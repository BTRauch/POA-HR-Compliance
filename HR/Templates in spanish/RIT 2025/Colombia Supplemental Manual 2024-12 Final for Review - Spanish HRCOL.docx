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CE8EB" w14:textId="77777777" w:rsidR="00441859" w:rsidRDefault="00DE7F5C" w:rsidP="0247BC5C">
      <w:pPr>
        <w:jc w:val="both"/>
        <w:rPr>
          <w:rFonts w:asciiTheme="majorHAnsi" w:hAnsiTheme="majorHAnsi" w:cstheme="majorBidi"/>
          <w:b/>
          <w:rPrChange w:id="0" w:author="Massiel Nayibe Moreno Ladino" w:date="2025-01-15T12:58:00Z" w16du:dateUtc="2025-01-15T17:58:00Z">
            <w:rPr>
              <w:rFonts w:asciiTheme="majorHAnsi" w:hAnsiTheme="majorHAnsi" w:cstheme="majorBidi"/>
            </w:rPr>
          </w:rPrChange>
        </w:rPr>
      </w:pPr>
      <w:commentRangeStart w:id="1"/>
      <w:r w:rsidRPr="005A750B">
        <w:rPr>
          <w:rFonts w:asciiTheme="majorHAnsi" w:hAnsiTheme="majorHAnsi" w:cstheme="majorHAnsi"/>
          <w:noProof/>
        </w:rPr>
        <mc:AlternateContent>
          <mc:Choice Requires="wps">
            <w:drawing>
              <wp:anchor distT="0" distB="0" distL="114300" distR="114300" simplePos="0" relativeHeight="251658240" behindDoc="0" locked="0" layoutInCell="1" allowOverlap="1" wp14:anchorId="14D32F7F" wp14:editId="04D1C6D3">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5810"/>
                <wp:effectExtent l="0" t="0" r="27940" b="21590"/>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3210" cy="9655810"/>
                        </a:xfrm>
                        <a:prstGeom prst="rect">
                          <a:avLst/>
                        </a:prstGeom>
                        <a:solidFill>
                          <a:srgbClr val="59582B"/>
                        </a:solidFill>
                        <a:ln>
                          <a:solidFill>
                            <a:srgbClr val="F15D22"/>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color w:val="FFFFFF" w:themeColor="background1"/>
                                <w:szCs w:val="72"/>
                              </w:rPr>
                              <w:alias w:val="Title"/>
                              <w:id w:val="1602136576"/>
                              <w:dataBinding w:prefixMappings="xmlns:ns0='http://schemas.openxmlformats.org/package/2006/metadata/core-properties' xmlns:ns1='http://purl.org/dc/elements/1.1/'" w:xpath="/ns0:coreProperties[1]/ns1:title[1]" w:storeItemID="{6C3C8BC8-F283-45AE-878A-BAB7291924A1}"/>
                              <w:text/>
                            </w:sdtPr>
                            <w:sdtContent>
                              <w:p w14:paraId="053C9F0F" w14:textId="0F9EC75D" w:rsidR="00441859" w:rsidRDefault="000902F5">
                                <w:pPr>
                                  <w:pStyle w:val="Ttulo"/>
                                  <w:jc w:val="right"/>
                                  <w:rPr>
                                    <w:b/>
                                    <w:caps/>
                                    <w:color w:val="FFFFFF" w:themeColor="background1"/>
                                    <w:szCs w:val="72"/>
                                  </w:rPr>
                                </w:pPr>
                                <w:r>
                                  <w:rPr>
                                    <w:b/>
                                    <w:caps/>
                                    <w:color w:val="FFFFFF" w:themeColor="background1"/>
                                    <w:szCs w:val="72"/>
                                  </w:rPr>
                                  <w:t>Colombia Supplemental Field Office Manual For Personnel and Operations</w:t>
                                </w:r>
                              </w:p>
                            </w:sdtContent>
                          </w:sdt>
                          <w:p w14:paraId="5D4298BD" w14:textId="77777777" w:rsidR="00E3300F" w:rsidRDefault="00E3300F" w:rsidP="007A1D44">
                            <w:pPr>
                              <w:spacing w:before="240"/>
                              <w:ind w:left="720"/>
                              <w:jc w:val="right"/>
                              <w:rPr>
                                <w:color w:val="FFFFFF" w:themeColor="background1"/>
                              </w:rPr>
                            </w:pPr>
                          </w:p>
                          <w:p w14:paraId="5EEA652C" w14:textId="77777777" w:rsidR="00E3300F" w:rsidRDefault="00E3300F" w:rsidP="007A1D44">
                            <w:pPr>
                              <w:spacing w:before="240"/>
                              <w:jc w:val="both"/>
                              <w:rPr>
                                <w:color w:val="FFFFFF" w:themeColor="background1"/>
                              </w:rPr>
                            </w:pPr>
                            <w:r w:rsidRPr="007A1D44">
                              <w:rPr>
                                <w:noProof/>
                              </w:rPr>
                              <w:drawing>
                                <wp:inline distT="0" distB="0" distL="0" distR="0" wp14:anchorId="22399D7B" wp14:editId="175B4B62">
                                  <wp:extent cx="4761230" cy="1198424"/>
                                  <wp:effectExtent l="0" t="0" r="127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424"/>
                                          </a:xfrm>
                                          <a:prstGeom prst="rect">
                                            <a:avLst/>
                                          </a:prstGeom>
                                          <a:noFill/>
                                          <a:ln>
                                            <a:noFill/>
                                          </a:ln>
                                        </pic:spPr>
                                      </pic:pic>
                                    </a:graphicData>
                                  </a:graphic>
                                </wp:inline>
                              </w:drawing>
                            </w:r>
                          </w:p>
                        </w:txbxContent>
                      </wps:txbx>
                      <wps:bodyPr rot="0" spcFirstLastPara="0" vertOverflow="overflow" horzOverflow="overflow" vert="horz" wrap="square" lIns="274320" tIns="914400" rIns="274320" bIns="45720" numCol="1" spcCol="0" rtlCol="0" fromWordArt="0" anchor="ctr" anchorCtr="0" forceAA="0" compatLnSpc="1">
                        <a:prstTxWarp prst="textNoShape">
                          <a:avLst/>
                        </a:prstTxWarp>
                        <a:noAutofit/>
                      </wps:bodyPr>
                    </wps:wsp>
                  </a:graphicData>
                </a:graphic>
                <wp14:sizeRelH relativeFrom="page">
                  <wp14:pctWidth>69000</wp14:pctWidth>
                </wp14:sizeRelH>
                <wp14:sizeRelV relativeFrom="page">
                  <wp14:pctHeight>96000</wp14:pctHeight>
                </wp14:sizeRelV>
              </wp:anchor>
            </w:drawing>
          </mc:Choice>
          <mc:Fallback>
            <w:pict>
              <v:rect w14:anchorId="14D32F7F" id="Rectangle 47" o:spid="_x0000_s1026" style="position:absolute;left:0;text-align:left;margin-left:0;margin-top:0;width:422.3pt;height:760.3pt;z-index:251658240;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" fillcolor="#59582b" strokecolor="#f15d22" strokeweight="2pt">
                <v:path arrowok="t"/>
                <v:textbox inset="21.6pt,1in,21.6pt">
                  <w:txbxContent>
                    <w:sdt>
                      <w:sdtPr>
                        <w:rPr>
                          <w:b/>
                          <w:caps/>
                          <w:color w:val="FFFFFF" w:themeColor="background1"/>
                          <w:szCs w:val="72"/>
                        </w:rPr>
                        <w:alias w:val="Title"/>
                        <w:id w:val="1602136576"/>
                        <w:dataBinding w:prefixMappings="xmlns:ns0='http://schemas.openxmlformats.org/package/2006/metadata/core-properties' xmlns:ns1='http://purl.org/dc/elements/1.1/'" w:xpath="/ns0:coreProperties[1]/ns1:title[1]" w:storeItemID="{6C3C8BC8-F283-45AE-878A-BAB7291924A1}"/>
                        <w:text/>
                      </w:sdtPr>
                      <w:sdtContent>
                        <w:p w14:paraId="053C9F0F" w14:textId="0F9EC75D" w:rsidR="00441859" w:rsidRDefault="000902F5">
                          <w:pPr>
                            <w:pStyle w:val="Ttulo"/>
                            <w:jc w:val="right"/>
                            <w:rPr>
                              <w:b/>
                              <w:caps/>
                              <w:color w:val="FFFFFF" w:themeColor="background1"/>
                              <w:szCs w:val="72"/>
                            </w:rPr>
                          </w:pPr>
                          <w:r>
                            <w:rPr>
                              <w:b/>
                              <w:caps/>
                              <w:color w:val="FFFFFF" w:themeColor="background1"/>
                              <w:szCs w:val="72"/>
                            </w:rPr>
                            <w:t>Colombia Supplemental Field Office Manual For Personnel and Operations</w:t>
                          </w:r>
                        </w:p>
                      </w:sdtContent>
                    </w:sdt>
                    <w:p w14:paraId="5D4298BD" w14:textId="77777777" w:rsidR="00E3300F" w:rsidRDefault="00E3300F" w:rsidP="007A1D44">
                      <w:pPr>
                        <w:spacing w:before="240"/>
                        <w:ind w:left="720"/>
                        <w:jc w:val="right"/>
                        <w:rPr>
                          <w:color w:val="FFFFFF" w:themeColor="background1"/>
                        </w:rPr>
                      </w:pPr>
                    </w:p>
                    <w:p w14:paraId="5EEA652C" w14:textId="77777777" w:rsidR="00E3300F" w:rsidRDefault="00E3300F" w:rsidP="007A1D44">
                      <w:pPr>
                        <w:spacing w:before="240"/>
                        <w:jc w:val="both"/>
                        <w:rPr>
                          <w:color w:val="FFFFFF" w:themeColor="background1"/>
                        </w:rPr>
                      </w:pPr>
                      <w:r w:rsidRPr="007A1D44">
                        <w:rPr>
                          <w:noProof/>
                        </w:rPr>
                        <w:drawing>
                          <wp:inline distT="0" distB="0" distL="0" distR="0" wp14:anchorId="22399D7B" wp14:editId="175B4B62">
                            <wp:extent cx="4761230" cy="1198424"/>
                            <wp:effectExtent l="0" t="0" r="127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424"/>
                                    </a:xfrm>
                                    <a:prstGeom prst="rect">
                                      <a:avLst/>
                                    </a:prstGeom>
                                    <a:noFill/>
                                    <a:ln>
                                      <a:noFill/>
                                    </a:ln>
                                  </pic:spPr>
                                </pic:pic>
                              </a:graphicData>
                            </a:graphic>
                          </wp:inline>
                        </w:drawing>
                      </w:r>
                    </w:p>
                  </w:txbxContent>
                </v:textbox>
                <w10:wrap anchorx="page" anchory="page"/>
              </v:rect>
            </w:pict>
          </mc:Fallback>
        </mc:AlternateContent>
      </w:r>
      <w:r w:rsidRPr="005A750B">
        <w:rPr>
          <w:rFonts w:asciiTheme="majorHAnsi" w:hAnsiTheme="majorHAnsi" w:cstheme="majorHAnsi"/>
          <w:noProof/>
        </w:rPr>
        <mc:AlternateContent>
          <mc:Choice Requires="wps">
            <w:drawing>
              <wp:anchor distT="0" distB="0" distL="114300" distR="114300" simplePos="0" relativeHeight="251658241" behindDoc="0" locked="0" layoutInCell="1" allowOverlap="1" wp14:anchorId="7EC53C27" wp14:editId="6FA1AA83">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24130" b="2159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rgbClr val="F15D22"/>
                        </a:solidFill>
                        <a:ln>
                          <a:solidFill>
                            <a:srgbClr val="59582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F8B1E2" w14:textId="77777777" w:rsidR="00441859" w:rsidRDefault="00DE7F5C">
                            <w:pPr>
                              <w:pStyle w:val="Subttulo"/>
                              <w:rPr>
                                <w:b/>
                                <w:color w:val="FFFFFF" w:themeColor="background1"/>
                              </w:rPr>
                            </w:pPr>
                            <w:r>
                              <w:rPr>
                                <w:b/>
                                <w:color w:val="FFFFFF" w:themeColor="background1"/>
                              </w:rPr>
                              <w:t>Diciembre de 2024</w:t>
                            </w: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7EC53C27" id="Rectangle 48" o:spid="_x0000_s1027" style="position:absolute;left:0;text-align:left;margin-left:0;margin-top:0;width:148.1pt;height:760.3pt;z-index:251658241;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" fillcolor="#f15d22" strokecolor="#59582b" strokeweight="2pt">
                <v:path arrowok="t"/>
                <v:textbox inset="14.4pt,,14.4pt">
                  <w:txbxContent>
                    <w:p w14:paraId="41F8B1E2" w14:textId="77777777" w:rsidR="00441859" w:rsidRDefault="00DE7F5C">
                      <w:pPr>
                        <w:pStyle w:val="Subttulo"/>
                        <w:rPr>
                          <w:b/>
                          <w:color w:val="FFFFFF" w:themeColor="background1"/>
                        </w:rPr>
                      </w:pPr>
                      <w:r>
                        <w:rPr>
                          <w:b/>
                          <w:color w:val="FFFFFF" w:themeColor="background1"/>
                        </w:rPr>
                        <w:t>Diciembre de 2024</w:t>
                      </w:r>
                    </w:p>
                  </w:txbxContent>
                </v:textbox>
                <w10:wrap anchorx="page" anchory="page"/>
              </v:rect>
            </w:pict>
          </mc:Fallback>
        </mc:AlternateContent>
      </w:r>
      <w:commentRangeEnd w:id="1"/>
      <w:r>
        <w:rPr>
          <w:rStyle w:val="Refdecomentario"/>
        </w:rPr>
        <w:commentReference w:id="1"/>
      </w:r>
    </w:p>
    <w:p w14:paraId="77C76D84" w14:textId="77777777" w:rsidR="007A1D44" w:rsidRPr="005A750B" w:rsidRDefault="007A1D44" w:rsidP="00E767D4">
      <w:pPr>
        <w:jc w:val="both"/>
        <w:rPr>
          <w:rFonts w:asciiTheme="majorHAnsi" w:hAnsiTheme="majorHAnsi" w:cstheme="majorHAnsi"/>
        </w:rPr>
      </w:pPr>
    </w:p>
    <w:p w14:paraId="38C159AA" w14:textId="77777777" w:rsidR="007B6E5A" w:rsidRPr="005A750B" w:rsidRDefault="007B6E5A" w:rsidP="00E767D4">
      <w:pPr>
        <w:spacing w:after="120"/>
        <w:jc w:val="both"/>
        <w:rPr>
          <w:rFonts w:asciiTheme="majorHAnsi" w:hAnsiTheme="majorHAnsi" w:cstheme="majorHAnsi"/>
          <w:sz w:val="72"/>
          <w:szCs w:val="22"/>
        </w:rPr>
      </w:pPr>
    </w:p>
    <w:p w14:paraId="6C999A35" w14:textId="77777777" w:rsidR="007B6E5A" w:rsidRPr="005A750B" w:rsidRDefault="007B6E5A" w:rsidP="00E767D4">
      <w:pPr>
        <w:spacing w:after="120"/>
        <w:jc w:val="both"/>
        <w:rPr>
          <w:rFonts w:asciiTheme="majorHAnsi" w:hAnsiTheme="majorHAnsi" w:cstheme="majorHAnsi"/>
          <w:sz w:val="72"/>
          <w:szCs w:val="22"/>
        </w:rPr>
      </w:pPr>
    </w:p>
    <w:p w14:paraId="5BBDE015" w14:textId="77777777" w:rsidR="007B6E5A" w:rsidRPr="005A750B" w:rsidRDefault="007B6E5A" w:rsidP="00E767D4">
      <w:pPr>
        <w:spacing w:after="120"/>
        <w:jc w:val="both"/>
        <w:rPr>
          <w:rFonts w:asciiTheme="majorHAnsi" w:hAnsiTheme="majorHAnsi" w:cstheme="majorHAnsi"/>
          <w:sz w:val="72"/>
          <w:szCs w:val="22"/>
        </w:rPr>
      </w:pPr>
    </w:p>
    <w:p w14:paraId="1E4A7726" w14:textId="77777777" w:rsidR="007B6E5A" w:rsidRPr="005A750B" w:rsidRDefault="007B6E5A" w:rsidP="00E767D4">
      <w:pPr>
        <w:spacing w:after="120"/>
        <w:jc w:val="both"/>
        <w:rPr>
          <w:rFonts w:asciiTheme="majorHAnsi" w:hAnsiTheme="majorHAnsi" w:cstheme="majorHAnsi"/>
          <w:sz w:val="72"/>
          <w:szCs w:val="22"/>
        </w:rPr>
      </w:pPr>
    </w:p>
    <w:p w14:paraId="29C9A766" w14:textId="77777777" w:rsidR="00692C31" w:rsidRPr="005A750B" w:rsidRDefault="00692C31" w:rsidP="00E767D4">
      <w:pPr>
        <w:spacing w:after="120"/>
        <w:jc w:val="both"/>
        <w:rPr>
          <w:rFonts w:asciiTheme="majorHAnsi" w:hAnsiTheme="majorHAnsi" w:cstheme="majorHAnsi"/>
        </w:rPr>
      </w:pPr>
    </w:p>
    <w:p w14:paraId="3827CF8B" w14:textId="77777777" w:rsidR="004A2E6E" w:rsidRPr="005A750B" w:rsidRDefault="004A2E6E" w:rsidP="00E767D4">
      <w:pPr>
        <w:spacing w:after="120"/>
        <w:jc w:val="both"/>
        <w:rPr>
          <w:rFonts w:asciiTheme="majorHAnsi" w:hAnsiTheme="majorHAnsi" w:cstheme="majorHAnsi"/>
        </w:rPr>
      </w:pPr>
    </w:p>
    <w:p w14:paraId="6A51D904" w14:textId="77777777" w:rsidR="004A2E6E" w:rsidRPr="005A750B" w:rsidRDefault="004A2E6E" w:rsidP="00E767D4">
      <w:pPr>
        <w:spacing w:after="120"/>
        <w:ind w:firstLine="720"/>
        <w:jc w:val="both"/>
        <w:rPr>
          <w:rFonts w:asciiTheme="majorHAnsi" w:hAnsiTheme="majorHAnsi" w:cstheme="majorHAnsi"/>
        </w:rPr>
      </w:pPr>
    </w:p>
    <w:p w14:paraId="60FF6044" w14:textId="77777777" w:rsidR="007B6E5A" w:rsidRPr="005A750B" w:rsidRDefault="007B6E5A" w:rsidP="00E767D4">
      <w:pPr>
        <w:spacing w:after="120"/>
        <w:jc w:val="both"/>
        <w:rPr>
          <w:rFonts w:asciiTheme="majorHAnsi" w:hAnsiTheme="majorHAnsi" w:cstheme="majorHAnsi"/>
        </w:rPr>
      </w:pPr>
      <w:r w:rsidRPr="005A750B">
        <w:rPr>
          <w:rFonts w:asciiTheme="majorHAnsi" w:hAnsiTheme="majorHAnsi" w:cstheme="majorHAnsi"/>
        </w:rPr>
        <w:br w:type="page"/>
      </w:r>
    </w:p>
    <w:sdt>
      <w:sdtPr>
        <w:rPr>
          <w:rFonts w:asciiTheme="minorHAnsi" w:eastAsiaTheme="minorEastAsia" w:hAnsiTheme="minorHAnsi" w:cstheme="minorBidi"/>
          <w:b w:val="0"/>
          <w:bCs w:val="0"/>
          <w:color w:val="auto"/>
          <w:sz w:val="24"/>
          <w:szCs w:val="24"/>
          <w:lang w:eastAsia="en-US"/>
        </w:rPr>
        <w:id w:val="1617938678"/>
        <w:docPartObj>
          <w:docPartGallery w:val="Table of Contents"/>
          <w:docPartUnique/>
        </w:docPartObj>
      </w:sdtPr>
      <w:sdtContent>
        <w:p w14:paraId="7CCD090F" w14:textId="77777777" w:rsidR="00441859" w:rsidRDefault="00DE7F5C">
          <w:pPr>
            <w:pStyle w:val="TtuloTDC"/>
            <w:spacing w:line="240" w:lineRule="auto"/>
            <w:jc w:val="both"/>
            <w:rPr>
              <w:rFonts w:cstheme="majorHAnsi"/>
            </w:rPr>
          </w:pPr>
          <w:r w:rsidRPr="005A750B">
            <w:rPr>
              <w:rFonts w:cstheme="majorHAnsi"/>
            </w:rPr>
            <w:t>Índice</w:t>
          </w:r>
        </w:p>
        <w:p w14:paraId="60E17C1C" w14:textId="77777777" w:rsidR="00441859" w:rsidRDefault="007B6E5A">
          <w:pPr>
            <w:pStyle w:val="TDC1"/>
            <w:rPr>
              <w:rFonts w:asciiTheme="minorHAnsi" w:hAnsiTheme="minorHAnsi"/>
              <w:noProof/>
              <w:sz w:val="22"/>
              <w:szCs w:val="22"/>
            </w:rPr>
          </w:pPr>
          <w:r w:rsidRPr="00A529CB">
            <w:fldChar w:fldCharType="begin"/>
          </w:r>
          <w:r w:rsidR="00DE7F5C" w:rsidRPr="005F4BB7">
            <w:rPr>
              <w:rFonts w:asciiTheme="majorHAnsi" w:hAnsiTheme="majorHAnsi" w:cstheme="majorHAnsi"/>
            </w:rPr>
            <w:instrText xml:space="preserve"> TOC \o "1-3" \h \z \u </w:instrText>
          </w:r>
          <w:r w:rsidRPr="00A529CB">
            <w:rPr>
              <w:rFonts w:asciiTheme="majorHAnsi" w:hAnsiTheme="majorHAnsi" w:cstheme="majorHAnsi"/>
            </w:rPr>
            <w:fldChar w:fldCharType="separate"/>
          </w:r>
          <w:hyperlink w:anchor="_Toc185435181" w:history="1">
            <w:r w:rsidR="007E2880" w:rsidRPr="002B50C3">
              <w:rPr>
                <w:rStyle w:val="Hipervnculo"/>
                <w:rFonts w:cstheme="majorHAnsi"/>
                <w:noProof/>
              </w:rPr>
              <w:t>1.</w:t>
            </w:r>
            <w:r w:rsidR="007E2880">
              <w:rPr>
                <w:rFonts w:asciiTheme="minorHAnsi" w:hAnsiTheme="minorHAnsi"/>
                <w:noProof/>
                <w:sz w:val="22"/>
                <w:szCs w:val="22"/>
              </w:rPr>
              <w:tab/>
            </w:r>
            <w:r w:rsidR="007E2880" w:rsidRPr="002B50C3">
              <w:rPr>
                <w:rStyle w:val="Hipervnculo"/>
                <w:rFonts w:cstheme="majorHAnsi"/>
                <w:noProof/>
              </w:rPr>
              <w:t>Introducción</w:t>
            </w:r>
            <w:r w:rsidR="007E2880">
              <w:rPr>
                <w:noProof/>
                <w:webHidden/>
              </w:rPr>
              <w:tab/>
            </w:r>
            <w:r w:rsidR="007E2880">
              <w:rPr>
                <w:noProof/>
                <w:webHidden/>
              </w:rPr>
              <w:fldChar w:fldCharType="begin"/>
            </w:r>
            <w:r w:rsidR="007E2880">
              <w:rPr>
                <w:noProof/>
                <w:webHidden/>
              </w:rPr>
              <w:instrText xml:space="preserve"> PAGEREF _Toc185435181 \h </w:instrText>
            </w:r>
            <w:r w:rsidR="007E2880">
              <w:rPr>
                <w:noProof/>
                <w:webHidden/>
              </w:rPr>
            </w:r>
            <w:r w:rsidR="007E2880">
              <w:rPr>
                <w:noProof/>
                <w:webHidden/>
              </w:rPr>
              <w:fldChar w:fldCharType="separate"/>
            </w:r>
            <w:r w:rsidR="007E2880">
              <w:rPr>
                <w:noProof/>
                <w:webHidden/>
              </w:rPr>
              <w:t>12</w:t>
            </w:r>
            <w:r w:rsidR="007E2880">
              <w:rPr>
                <w:noProof/>
                <w:webHidden/>
              </w:rPr>
              <w:fldChar w:fldCharType="end"/>
            </w:r>
          </w:hyperlink>
        </w:p>
        <w:p w14:paraId="45631B28" w14:textId="77777777" w:rsidR="00441859" w:rsidRDefault="007E2880">
          <w:pPr>
            <w:pStyle w:val="TDC2"/>
            <w:rPr>
              <w:rFonts w:asciiTheme="minorHAnsi" w:hAnsiTheme="minorHAnsi"/>
              <w:noProof/>
              <w:sz w:val="22"/>
              <w:szCs w:val="22"/>
            </w:rPr>
          </w:pPr>
          <w:hyperlink w:anchor="_Toc185435182" w:history="1">
            <w:r w:rsidRPr="002B50C3">
              <w:rPr>
                <w:rStyle w:val="Hipervnculo"/>
                <w:rFonts w:cstheme="majorHAnsi"/>
                <w:noProof/>
              </w:rPr>
              <w:t>1.1 Bienvenido a Partners</w:t>
            </w:r>
            <w:r>
              <w:rPr>
                <w:noProof/>
                <w:webHidden/>
              </w:rPr>
              <w:tab/>
            </w:r>
            <w:r>
              <w:rPr>
                <w:noProof/>
                <w:webHidden/>
              </w:rPr>
              <w:fldChar w:fldCharType="begin"/>
            </w:r>
            <w:r>
              <w:rPr>
                <w:noProof/>
                <w:webHidden/>
              </w:rPr>
              <w:instrText xml:space="preserve"> PAGEREF _Toc185435182 \h </w:instrText>
            </w:r>
            <w:r>
              <w:rPr>
                <w:noProof/>
                <w:webHidden/>
              </w:rPr>
            </w:r>
            <w:r>
              <w:rPr>
                <w:noProof/>
                <w:webHidden/>
              </w:rPr>
              <w:fldChar w:fldCharType="separate"/>
            </w:r>
            <w:r>
              <w:rPr>
                <w:noProof/>
                <w:webHidden/>
              </w:rPr>
              <w:t>12</w:t>
            </w:r>
            <w:r>
              <w:rPr>
                <w:noProof/>
                <w:webHidden/>
              </w:rPr>
              <w:fldChar w:fldCharType="end"/>
            </w:r>
          </w:hyperlink>
        </w:p>
        <w:p w14:paraId="0615B755" w14:textId="77777777" w:rsidR="00441859" w:rsidRDefault="007E2880">
          <w:pPr>
            <w:pStyle w:val="TDC2"/>
            <w:rPr>
              <w:rFonts w:asciiTheme="minorHAnsi" w:hAnsiTheme="minorHAnsi"/>
              <w:noProof/>
              <w:sz w:val="22"/>
              <w:szCs w:val="22"/>
            </w:rPr>
          </w:pPr>
          <w:hyperlink w:anchor="_Toc185435183" w:history="1">
            <w:r w:rsidRPr="002B50C3">
              <w:rPr>
                <w:rStyle w:val="Hipervnculo"/>
                <w:noProof/>
              </w:rPr>
              <w:t>1.2 Objetivo y ámbito de aplicación</w:t>
            </w:r>
            <w:r>
              <w:rPr>
                <w:noProof/>
                <w:webHidden/>
              </w:rPr>
              <w:tab/>
            </w:r>
            <w:r>
              <w:rPr>
                <w:noProof/>
                <w:webHidden/>
              </w:rPr>
              <w:fldChar w:fldCharType="begin"/>
            </w:r>
            <w:r>
              <w:rPr>
                <w:noProof/>
                <w:webHidden/>
              </w:rPr>
              <w:instrText xml:space="preserve"> PAGEREF _Toc185435183 \h </w:instrText>
            </w:r>
            <w:r>
              <w:rPr>
                <w:noProof/>
                <w:webHidden/>
              </w:rPr>
            </w:r>
            <w:r>
              <w:rPr>
                <w:noProof/>
                <w:webHidden/>
              </w:rPr>
              <w:fldChar w:fldCharType="separate"/>
            </w:r>
            <w:r>
              <w:rPr>
                <w:noProof/>
                <w:webHidden/>
              </w:rPr>
              <w:t>12</w:t>
            </w:r>
            <w:r>
              <w:rPr>
                <w:noProof/>
                <w:webHidden/>
              </w:rPr>
              <w:fldChar w:fldCharType="end"/>
            </w:r>
          </w:hyperlink>
        </w:p>
        <w:p w14:paraId="0A26FDA4" w14:textId="77777777" w:rsidR="00441859" w:rsidRDefault="007E2880">
          <w:pPr>
            <w:pStyle w:val="TDC2"/>
            <w:rPr>
              <w:rFonts w:asciiTheme="minorHAnsi" w:hAnsiTheme="minorHAnsi"/>
              <w:noProof/>
              <w:sz w:val="22"/>
              <w:szCs w:val="22"/>
            </w:rPr>
          </w:pPr>
          <w:hyperlink w:anchor="_Toc185435184" w:history="1">
            <w:r w:rsidRPr="002B50C3">
              <w:rPr>
                <w:rStyle w:val="Hipervnculo"/>
                <w:noProof/>
              </w:rPr>
              <w:t>1.3 Control de gestión - Funciones y responsabilidades en la sede central</w:t>
            </w:r>
            <w:r>
              <w:rPr>
                <w:noProof/>
                <w:webHidden/>
              </w:rPr>
              <w:tab/>
            </w:r>
            <w:r>
              <w:rPr>
                <w:noProof/>
                <w:webHidden/>
              </w:rPr>
              <w:fldChar w:fldCharType="begin"/>
            </w:r>
            <w:r>
              <w:rPr>
                <w:noProof/>
                <w:webHidden/>
              </w:rPr>
              <w:instrText xml:space="preserve"> PAGEREF _Toc185435184 \h </w:instrText>
            </w:r>
            <w:r>
              <w:rPr>
                <w:noProof/>
                <w:webHidden/>
              </w:rPr>
            </w:r>
            <w:r>
              <w:rPr>
                <w:noProof/>
                <w:webHidden/>
              </w:rPr>
              <w:fldChar w:fldCharType="separate"/>
            </w:r>
            <w:r>
              <w:rPr>
                <w:noProof/>
                <w:webHidden/>
              </w:rPr>
              <w:t>13</w:t>
            </w:r>
            <w:r>
              <w:rPr>
                <w:noProof/>
                <w:webHidden/>
              </w:rPr>
              <w:fldChar w:fldCharType="end"/>
            </w:r>
          </w:hyperlink>
        </w:p>
        <w:p w14:paraId="14DD342E" w14:textId="77777777" w:rsidR="00441859" w:rsidRDefault="007E2880">
          <w:pPr>
            <w:pStyle w:val="TDC2"/>
            <w:rPr>
              <w:rFonts w:asciiTheme="minorHAnsi" w:hAnsiTheme="minorHAnsi"/>
              <w:noProof/>
              <w:sz w:val="22"/>
              <w:szCs w:val="22"/>
            </w:rPr>
          </w:pPr>
          <w:hyperlink w:anchor="_Toc185435185" w:history="1">
            <w:r w:rsidRPr="002B50C3">
              <w:rPr>
                <w:rStyle w:val="Hipervnculo"/>
                <w:noProof/>
              </w:rPr>
              <w:t>1.4 Control de la aplicación - Funciones y responsabilidades en Colombia</w:t>
            </w:r>
            <w:r>
              <w:rPr>
                <w:noProof/>
                <w:webHidden/>
              </w:rPr>
              <w:tab/>
            </w:r>
            <w:r>
              <w:rPr>
                <w:noProof/>
                <w:webHidden/>
              </w:rPr>
              <w:fldChar w:fldCharType="begin"/>
            </w:r>
            <w:r>
              <w:rPr>
                <w:noProof/>
                <w:webHidden/>
              </w:rPr>
              <w:instrText xml:space="preserve"> PAGEREF _Toc185435185 \h </w:instrText>
            </w:r>
            <w:r>
              <w:rPr>
                <w:noProof/>
                <w:webHidden/>
              </w:rPr>
            </w:r>
            <w:r>
              <w:rPr>
                <w:noProof/>
                <w:webHidden/>
              </w:rPr>
              <w:fldChar w:fldCharType="separate"/>
            </w:r>
            <w:r>
              <w:rPr>
                <w:noProof/>
                <w:webHidden/>
              </w:rPr>
              <w:t>13</w:t>
            </w:r>
            <w:r>
              <w:rPr>
                <w:noProof/>
                <w:webHidden/>
              </w:rPr>
              <w:fldChar w:fldCharType="end"/>
            </w:r>
          </w:hyperlink>
        </w:p>
        <w:p w14:paraId="052773A6" w14:textId="77777777" w:rsidR="00441859" w:rsidRDefault="007E2880">
          <w:pPr>
            <w:pStyle w:val="TDC1"/>
            <w:rPr>
              <w:rFonts w:asciiTheme="minorHAnsi" w:hAnsiTheme="minorHAnsi"/>
              <w:noProof/>
              <w:sz w:val="22"/>
              <w:szCs w:val="22"/>
            </w:rPr>
          </w:pPr>
          <w:hyperlink w:anchor="_Toc185435186" w:history="1">
            <w:r w:rsidRPr="002B50C3">
              <w:rPr>
                <w:rStyle w:val="Hipervnculo"/>
                <w:noProof/>
              </w:rPr>
              <w:t>2. Controles internos</w:t>
            </w:r>
            <w:r>
              <w:rPr>
                <w:noProof/>
                <w:webHidden/>
              </w:rPr>
              <w:tab/>
            </w:r>
            <w:r>
              <w:rPr>
                <w:noProof/>
                <w:webHidden/>
              </w:rPr>
              <w:fldChar w:fldCharType="begin"/>
            </w:r>
            <w:r>
              <w:rPr>
                <w:noProof/>
                <w:webHidden/>
              </w:rPr>
              <w:instrText xml:space="preserve"> PAGEREF _Toc185435186 \h </w:instrText>
            </w:r>
            <w:r>
              <w:rPr>
                <w:noProof/>
                <w:webHidden/>
              </w:rPr>
            </w:r>
            <w:r>
              <w:rPr>
                <w:noProof/>
                <w:webHidden/>
              </w:rPr>
              <w:fldChar w:fldCharType="separate"/>
            </w:r>
            <w:r>
              <w:rPr>
                <w:noProof/>
                <w:webHidden/>
              </w:rPr>
              <w:t>14</w:t>
            </w:r>
            <w:r>
              <w:rPr>
                <w:noProof/>
                <w:webHidden/>
              </w:rPr>
              <w:fldChar w:fldCharType="end"/>
            </w:r>
          </w:hyperlink>
        </w:p>
        <w:p w14:paraId="558C5DDA" w14:textId="77777777" w:rsidR="00441859" w:rsidRDefault="007E2880">
          <w:pPr>
            <w:pStyle w:val="TDC2"/>
            <w:rPr>
              <w:rFonts w:asciiTheme="minorHAnsi" w:hAnsiTheme="minorHAnsi"/>
              <w:noProof/>
              <w:sz w:val="22"/>
              <w:szCs w:val="22"/>
            </w:rPr>
          </w:pPr>
          <w:hyperlink w:anchor="_Toc185435187" w:history="1">
            <w:r w:rsidRPr="002B50C3">
              <w:rPr>
                <w:rStyle w:val="Hipervnculo"/>
                <w:noProof/>
              </w:rPr>
              <w:t>2.1 Objeto y ámbito de aplicación</w:t>
            </w:r>
            <w:r>
              <w:rPr>
                <w:noProof/>
                <w:webHidden/>
              </w:rPr>
              <w:tab/>
            </w:r>
            <w:r>
              <w:rPr>
                <w:noProof/>
                <w:webHidden/>
              </w:rPr>
              <w:fldChar w:fldCharType="begin"/>
            </w:r>
            <w:r>
              <w:rPr>
                <w:noProof/>
                <w:webHidden/>
              </w:rPr>
              <w:instrText xml:space="preserve"> PAGEREF _Toc185435187 \h </w:instrText>
            </w:r>
            <w:r>
              <w:rPr>
                <w:noProof/>
                <w:webHidden/>
              </w:rPr>
            </w:r>
            <w:r>
              <w:rPr>
                <w:noProof/>
                <w:webHidden/>
              </w:rPr>
              <w:fldChar w:fldCharType="separate"/>
            </w:r>
            <w:r>
              <w:rPr>
                <w:noProof/>
                <w:webHidden/>
              </w:rPr>
              <w:t>14</w:t>
            </w:r>
            <w:r>
              <w:rPr>
                <w:noProof/>
                <w:webHidden/>
              </w:rPr>
              <w:fldChar w:fldCharType="end"/>
            </w:r>
          </w:hyperlink>
        </w:p>
        <w:p w14:paraId="04F95708" w14:textId="77777777" w:rsidR="00441859" w:rsidRDefault="007E2880">
          <w:pPr>
            <w:pStyle w:val="TDC2"/>
            <w:rPr>
              <w:rFonts w:asciiTheme="minorHAnsi" w:hAnsiTheme="minorHAnsi"/>
              <w:noProof/>
              <w:sz w:val="22"/>
              <w:szCs w:val="22"/>
            </w:rPr>
          </w:pPr>
          <w:hyperlink w:anchor="_Toc185435188" w:history="1">
            <w:r w:rsidRPr="002B50C3">
              <w:rPr>
                <w:rStyle w:val="Hipervnculo"/>
                <w:noProof/>
              </w:rPr>
              <w:t>2.2 Autoridad de homologación</w:t>
            </w:r>
            <w:r>
              <w:rPr>
                <w:noProof/>
                <w:webHidden/>
              </w:rPr>
              <w:tab/>
            </w:r>
            <w:r>
              <w:rPr>
                <w:noProof/>
                <w:webHidden/>
              </w:rPr>
              <w:fldChar w:fldCharType="begin"/>
            </w:r>
            <w:r>
              <w:rPr>
                <w:noProof/>
                <w:webHidden/>
              </w:rPr>
              <w:instrText xml:space="preserve"> PAGEREF _Toc185435188 \h </w:instrText>
            </w:r>
            <w:r>
              <w:rPr>
                <w:noProof/>
                <w:webHidden/>
              </w:rPr>
            </w:r>
            <w:r>
              <w:rPr>
                <w:noProof/>
                <w:webHidden/>
              </w:rPr>
              <w:fldChar w:fldCharType="separate"/>
            </w:r>
            <w:r>
              <w:rPr>
                <w:noProof/>
                <w:webHidden/>
              </w:rPr>
              <w:t>15</w:t>
            </w:r>
            <w:r>
              <w:rPr>
                <w:noProof/>
                <w:webHidden/>
              </w:rPr>
              <w:fldChar w:fldCharType="end"/>
            </w:r>
          </w:hyperlink>
        </w:p>
        <w:p w14:paraId="6C8C716B" w14:textId="77777777" w:rsidR="00441859" w:rsidRDefault="007E2880">
          <w:pPr>
            <w:pStyle w:val="TDC3"/>
            <w:rPr>
              <w:rFonts w:asciiTheme="minorHAnsi" w:hAnsiTheme="minorHAnsi"/>
              <w:noProof/>
              <w:sz w:val="22"/>
              <w:szCs w:val="22"/>
            </w:rPr>
          </w:pPr>
          <w:hyperlink w:anchor="_Toc185435189" w:history="1">
            <w:r w:rsidRPr="002B50C3">
              <w:rPr>
                <w:rStyle w:val="Hipervnculo"/>
                <w:noProof/>
              </w:rPr>
              <w:t>2.2.1 Responsabilidades de las Autoridades de Aprobación y Revisión</w:t>
            </w:r>
            <w:r>
              <w:rPr>
                <w:noProof/>
                <w:webHidden/>
              </w:rPr>
              <w:tab/>
            </w:r>
            <w:r>
              <w:rPr>
                <w:noProof/>
                <w:webHidden/>
              </w:rPr>
              <w:fldChar w:fldCharType="begin"/>
            </w:r>
            <w:r>
              <w:rPr>
                <w:noProof/>
                <w:webHidden/>
              </w:rPr>
              <w:instrText xml:space="preserve"> PAGEREF _Toc185435189 \h </w:instrText>
            </w:r>
            <w:r>
              <w:rPr>
                <w:noProof/>
                <w:webHidden/>
              </w:rPr>
            </w:r>
            <w:r>
              <w:rPr>
                <w:noProof/>
                <w:webHidden/>
              </w:rPr>
              <w:fldChar w:fldCharType="separate"/>
            </w:r>
            <w:r>
              <w:rPr>
                <w:noProof/>
                <w:webHidden/>
              </w:rPr>
              <w:t>15</w:t>
            </w:r>
            <w:r>
              <w:rPr>
                <w:noProof/>
                <w:webHidden/>
              </w:rPr>
              <w:fldChar w:fldCharType="end"/>
            </w:r>
          </w:hyperlink>
        </w:p>
        <w:p w14:paraId="62E819D1" w14:textId="77777777" w:rsidR="00441859" w:rsidRDefault="007E2880">
          <w:pPr>
            <w:pStyle w:val="TDC1"/>
            <w:rPr>
              <w:rFonts w:asciiTheme="minorHAnsi" w:hAnsiTheme="minorHAnsi"/>
              <w:noProof/>
              <w:sz w:val="22"/>
              <w:szCs w:val="22"/>
            </w:rPr>
          </w:pPr>
          <w:hyperlink w:anchor="_Toc185435190" w:history="1">
            <w:r w:rsidRPr="002B50C3">
              <w:rPr>
                <w:rStyle w:val="Hipervnculo"/>
                <w:noProof/>
              </w:rPr>
              <w:t>3. Informes financieros y conciliación de cuentas</w:t>
            </w:r>
            <w:r>
              <w:rPr>
                <w:noProof/>
                <w:webHidden/>
              </w:rPr>
              <w:tab/>
            </w:r>
            <w:r>
              <w:rPr>
                <w:noProof/>
                <w:webHidden/>
              </w:rPr>
              <w:fldChar w:fldCharType="begin"/>
            </w:r>
            <w:r>
              <w:rPr>
                <w:noProof/>
                <w:webHidden/>
              </w:rPr>
              <w:instrText xml:space="preserve"> PAGEREF _Toc185435190 \h </w:instrText>
            </w:r>
            <w:r>
              <w:rPr>
                <w:noProof/>
                <w:webHidden/>
              </w:rPr>
            </w:r>
            <w:r>
              <w:rPr>
                <w:noProof/>
                <w:webHidden/>
              </w:rPr>
              <w:fldChar w:fldCharType="separate"/>
            </w:r>
            <w:r>
              <w:rPr>
                <w:noProof/>
                <w:webHidden/>
              </w:rPr>
              <w:t>17</w:t>
            </w:r>
            <w:r>
              <w:rPr>
                <w:noProof/>
                <w:webHidden/>
              </w:rPr>
              <w:fldChar w:fldCharType="end"/>
            </w:r>
          </w:hyperlink>
        </w:p>
        <w:p w14:paraId="7D33622E" w14:textId="77777777" w:rsidR="00441859" w:rsidRDefault="007E2880">
          <w:pPr>
            <w:pStyle w:val="TDC2"/>
            <w:rPr>
              <w:rFonts w:asciiTheme="minorHAnsi" w:hAnsiTheme="minorHAnsi"/>
              <w:noProof/>
              <w:sz w:val="22"/>
              <w:szCs w:val="22"/>
            </w:rPr>
          </w:pPr>
          <w:hyperlink w:anchor="_Toc185435191" w:history="1">
            <w:r w:rsidRPr="002B50C3">
              <w:rPr>
                <w:rStyle w:val="Hipervnculo"/>
                <w:noProof/>
              </w:rPr>
              <w:t>3.1 Solicitudes de pago</w:t>
            </w:r>
            <w:r>
              <w:rPr>
                <w:noProof/>
                <w:webHidden/>
              </w:rPr>
              <w:tab/>
            </w:r>
            <w:r>
              <w:rPr>
                <w:noProof/>
                <w:webHidden/>
              </w:rPr>
              <w:fldChar w:fldCharType="begin"/>
            </w:r>
            <w:r>
              <w:rPr>
                <w:noProof/>
                <w:webHidden/>
              </w:rPr>
              <w:instrText xml:space="preserve"> PAGEREF _Toc185435191 \h </w:instrText>
            </w:r>
            <w:r>
              <w:rPr>
                <w:noProof/>
                <w:webHidden/>
              </w:rPr>
            </w:r>
            <w:r>
              <w:rPr>
                <w:noProof/>
                <w:webHidden/>
              </w:rPr>
              <w:fldChar w:fldCharType="separate"/>
            </w:r>
            <w:r>
              <w:rPr>
                <w:noProof/>
                <w:webHidden/>
              </w:rPr>
              <w:t>17</w:t>
            </w:r>
            <w:r>
              <w:rPr>
                <w:noProof/>
                <w:webHidden/>
              </w:rPr>
              <w:fldChar w:fldCharType="end"/>
            </w:r>
          </w:hyperlink>
        </w:p>
        <w:p w14:paraId="374A7732" w14:textId="77777777" w:rsidR="00441859" w:rsidRDefault="007E2880">
          <w:pPr>
            <w:pStyle w:val="TDC2"/>
            <w:rPr>
              <w:rFonts w:asciiTheme="minorHAnsi" w:hAnsiTheme="minorHAnsi"/>
              <w:noProof/>
              <w:sz w:val="22"/>
              <w:szCs w:val="22"/>
            </w:rPr>
          </w:pPr>
          <w:hyperlink w:anchor="_Toc185435192" w:history="1">
            <w:r w:rsidRPr="002B50C3">
              <w:rPr>
                <w:rStyle w:val="Hipervnculo"/>
                <w:noProof/>
              </w:rPr>
              <w:t xml:space="preserve">3.2 </w:t>
            </w:r>
            <w:r w:rsidRPr="002B50C3">
              <w:rPr>
                <w:rStyle w:val="Hipervnculo"/>
                <w:rFonts w:cstheme="majorHAnsi"/>
                <w:noProof/>
              </w:rPr>
              <w:t xml:space="preserve">Control </w:t>
            </w:r>
            <w:r w:rsidRPr="002B50C3">
              <w:rPr>
                <w:rStyle w:val="Hipervnculo"/>
                <w:noProof/>
              </w:rPr>
              <w:t>visual de conformidad</w:t>
            </w:r>
            <w:r>
              <w:rPr>
                <w:noProof/>
                <w:webHidden/>
              </w:rPr>
              <w:tab/>
            </w:r>
            <w:r>
              <w:rPr>
                <w:noProof/>
                <w:webHidden/>
              </w:rPr>
              <w:fldChar w:fldCharType="begin"/>
            </w:r>
            <w:r>
              <w:rPr>
                <w:noProof/>
                <w:webHidden/>
              </w:rPr>
              <w:instrText xml:space="preserve"> PAGEREF _Toc185435192 \h </w:instrText>
            </w:r>
            <w:r>
              <w:rPr>
                <w:noProof/>
                <w:webHidden/>
              </w:rPr>
            </w:r>
            <w:r>
              <w:rPr>
                <w:noProof/>
                <w:webHidden/>
              </w:rPr>
              <w:fldChar w:fldCharType="separate"/>
            </w:r>
            <w:r>
              <w:rPr>
                <w:noProof/>
                <w:webHidden/>
              </w:rPr>
              <w:t>18</w:t>
            </w:r>
            <w:r>
              <w:rPr>
                <w:noProof/>
                <w:webHidden/>
              </w:rPr>
              <w:fldChar w:fldCharType="end"/>
            </w:r>
          </w:hyperlink>
        </w:p>
        <w:p w14:paraId="3ECB9600" w14:textId="77777777" w:rsidR="00441859" w:rsidRDefault="007E2880">
          <w:pPr>
            <w:pStyle w:val="TDC2"/>
            <w:rPr>
              <w:rFonts w:asciiTheme="minorHAnsi" w:hAnsiTheme="minorHAnsi"/>
              <w:noProof/>
              <w:sz w:val="22"/>
              <w:szCs w:val="22"/>
            </w:rPr>
          </w:pPr>
          <w:hyperlink w:anchor="_Toc185435193" w:history="1">
            <w:r w:rsidRPr="002B50C3">
              <w:rPr>
                <w:rStyle w:val="Hipervnculo"/>
                <w:noProof/>
              </w:rPr>
              <w:t>3.3 Conciliación de cuentas</w:t>
            </w:r>
            <w:r>
              <w:rPr>
                <w:noProof/>
                <w:webHidden/>
              </w:rPr>
              <w:tab/>
            </w:r>
            <w:r>
              <w:rPr>
                <w:noProof/>
                <w:webHidden/>
              </w:rPr>
              <w:fldChar w:fldCharType="begin"/>
            </w:r>
            <w:r>
              <w:rPr>
                <w:noProof/>
                <w:webHidden/>
              </w:rPr>
              <w:instrText xml:space="preserve"> PAGEREF _Toc185435193 \h </w:instrText>
            </w:r>
            <w:r>
              <w:rPr>
                <w:noProof/>
                <w:webHidden/>
              </w:rPr>
            </w:r>
            <w:r>
              <w:rPr>
                <w:noProof/>
                <w:webHidden/>
              </w:rPr>
              <w:fldChar w:fldCharType="separate"/>
            </w:r>
            <w:r>
              <w:rPr>
                <w:noProof/>
                <w:webHidden/>
              </w:rPr>
              <w:t>18</w:t>
            </w:r>
            <w:r>
              <w:rPr>
                <w:noProof/>
                <w:webHidden/>
              </w:rPr>
              <w:fldChar w:fldCharType="end"/>
            </w:r>
          </w:hyperlink>
        </w:p>
        <w:p w14:paraId="234659DD" w14:textId="77777777" w:rsidR="00441859" w:rsidRDefault="007E2880">
          <w:pPr>
            <w:pStyle w:val="TDC2"/>
            <w:rPr>
              <w:rFonts w:asciiTheme="minorHAnsi" w:hAnsiTheme="minorHAnsi"/>
              <w:noProof/>
              <w:sz w:val="22"/>
              <w:szCs w:val="22"/>
            </w:rPr>
          </w:pPr>
          <w:hyperlink w:anchor="_Toc185435194" w:history="1">
            <w:r w:rsidRPr="002B50C3">
              <w:rPr>
                <w:rStyle w:val="Hipervnculo"/>
                <w:noProof/>
              </w:rPr>
              <w:t>3.4 Información financiera</w:t>
            </w:r>
            <w:r>
              <w:rPr>
                <w:noProof/>
                <w:webHidden/>
              </w:rPr>
              <w:tab/>
            </w:r>
            <w:r>
              <w:rPr>
                <w:noProof/>
                <w:webHidden/>
              </w:rPr>
              <w:fldChar w:fldCharType="begin"/>
            </w:r>
            <w:r>
              <w:rPr>
                <w:noProof/>
                <w:webHidden/>
              </w:rPr>
              <w:instrText xml:space="preserve"> PAGEREF _Toc185435194 \h </w:instrText>
            </w:r>
            <w:r>
              <w:rPr>
                <w:noProof/>
                <w:webHidden/>
              </w:rPr>
            </w:r>
            <w:r>
              <w:rPr>
                <w:noProof/>
                <w:webHidden/>
              </w:rPr>
              <w:fldChar w:fldCharType="separate"/>
            </w:r>
            <w:r>
              <w:rPr>
                <w:noProof/>
                <w:webHidden/>
              </w:rPr>
              <w:t>19</w:t>
            </w:r>
            <w:r>
              <w:rPr>
                <w:noProof/>
                <w:webHidden/>
              </w:rPr>
              <w:fldChar w:fldCharType="end"/>
            </w:r>
          </w:hyperlink>
        </w:p>
        <w:p w14:paraId="5CF24149" w14:textId="77777777" w:rsidR="00441859" w:rsidRDefault="007E2880">
          <w:pPr>
            <w:pStyle w:val="TDC2"/>
            <w:rPr>
              <w:rFonts w:asciiTheme="minorHAnsi" w:hAnsiTheme="minorHAnsi"/>
              <w:noProof/>
              <w:sz w:val="22"/>
              <w:szCs w:val="22"/>
            </w:rPr>
          </w:pPr>
          <w:hyperlink w:anchor="_Toc185435195" w:history="1">
            <w:r w:rsidRPr="002B50C3">
              <w:rPr>
                <w:rStyle w:val="Hipervnculo"/>
                <w:noProof/>
              </w:rPr>
              <w:t>3.5 Informes sobre tarjetas de crédito</w:t>
            </w:r>
            <w:r>
              <w:rPr>
                <w:noProof/>
                <w:webHidden/>
              </w:rPr>
              <w:tab/>
            </w:r>
            <w:r>
              <w:rPr>
                <w:noProof/>
                <w:webHidden/>
              </w:rPr>
              <w:fldChar w:fldCharType="begin"/>
            </w:r>
            <w:r>
              <w:rPr>
                <w:noProof/>
                <w:webHidden/>
              </w:rPr>
              <w:instrText xml:space="preserve"> PAGEREF _Toc185435195 \h </w:instrText>
            </w:r>
            <w:r>
              <w:rPr>
                <w:noProof/>
                <w:webHidden/>
              </w:rPr>
            </w:r>
            <w:r>
              <w:rPr>
                <w:noProof/>
                <w:webHidden/>
              </w:rPr>
              <w:fldChar w:fldCharType="separate"/>
            </w:r>
            <w:r>
              <w:rPr>
                <w:noProof/>
                <w:webHidden/>
              </w:rPr>
              <w:t>20</w:t>
            </w:r>
            <w:r>
              <w:rPr>
                <w:noProof/>
                <w:webHidden/>
              </w:rPr>
              <w:fldChar w:fldCharType="end"/>
            </w:r>
          </w:hyperlink>
        </w:p>
        <w:p w14:paraId="54BF6ABB" w14:textId="77777777" w:rsidR="00441859" w:rsidRDefault="007E2880">
          <w:pPr>
            <w:pStyle w:val="TDC1"/>
            <w:rPr>
              <w:rFonts w:asciiTheme="minorHAnsi" w:hAnsiTheme="minorHAnsi"/>
              <w:noProof/>
              <w:sz w:val="22"/>
              <w:szCs w:val="22"/>
            </w:rPr>
          </w:pPr>
          <w:hyperlink w:anchor="_Toc185435196" w:history="1">
            <w:r w:rsidRPr="002B50C3">
              <w:rPr>
                <w:rStyle w:val="Hipervnculo"/>
                <w:noProof/>
              </w:rPr>
              <w:t>4. Registros financieros, auditorías y conservación de registros</w:t>
            </w:r>
            <w:r>
              <w:rPr>
                <w:noProof/>
                <w:webHidden/>
              </w:rPr>
              <w:tab/>
            </w:r>
            <w:r>
              <w:rPr>
                <w:noProof/>
                <w:webHidden/>
              </w:rPr>
              <w:fldChar w:fldCharType="begin"/>
            </w:r>
            <w:r>
              <w:rPr>
                <w:noProof/>
                <w:webHidden/>
              </w:rPr>
              <w:instrText xml:space="preserve"> PAGEREF _Toc185435196 \h </w:instrText>
            </w:r>
            <w:r>
              <w:rPr>
                <w:noProof/>
                <w:webHidden/>
              </w:rPr>
            </w:r>
            <w:r>
              <w:rPr>
                <w:noProof/>
                <w:webHidden/>
              </w:rPr>
              <w:fldChar w:fldCharType="separate"/>
            </w:r>
            <w:r>
              <w:rPr>
                <w:noProof/>
                <w:webHidden/>
              </w:rPr>
              <w:t>20</w:t>
            </w:r>
            <w:r>
              <w:rPr>
                <w:noProof/>
                <w:webHidden/>
              </w:rPr>
              <w:fldChar w:fldCharType="end"/>
            </w:r>
          </w:hyperlink>
        </w:p>
        <w:p w14:paraId="4E6E6046" w14:textId="77777777" w:rsidR="00441859" w:rsidRDefault="007E2880">
          <w:pPr>
            <w:pStyle w:val="TDC2"/>
            <w:rPr>
              <w:rFonts w:asciiTheme="minorHAnsi" w:hAnsiTheme="minorHAnsi"/>
              <w:noProof/>
              <w:sz w:val="22"/>
              <w:szCs w:val="22"/>
            </w:rPr>
          </w:pPr>
          <w:hyperlink w:anchor="_Toc185435197" w:history="1">
            <w:r w:rsidRPr="002B50C3">
              <w:rPr>
                <w:rStyle w:val="Hipervnculo"/>
                <w:noProof/>
              </w:rPr>
              <w:t>4.1 Conservación de registros y contabilidad</w:t>
            </w:r>
            <w:r>
              <w:rPr>
                <w:noProof/>
                <w:webHidden/>
              </w:rPr>
              <w:tab/>
            </w:r>
            <w:r>
              <w:rPr>
                <w:noProof/>
                <w:webHidden/>
              </w:rPr>
              <w:fldChar w:fldCharType="begin"/>
            </w:r>
            <w:r>
              <w:rPr>
                <w:noProof/>
                <w:webHidden/>
              </w:rPr>
              <w:instrText xml:space="preserve"> PAGEREF _Toc185435197 \h </w:instrText>
            </w:r>
            <w:r>
              <w:rPr>
                <w:noProof/>
                <w:webHidden/>
              </w:rPr>
            </w:r>
            <w:r>
              <w:rPr>
                <w:noProof/>
                <w:webHidden/>
              </w:rPr>
              <w:fldChar w:fldCharType="separate"/>
            </w:r>
            <w:r>
              <w:rPr>
                <w:noProof/>
                <w:webHidden/>
              </w:rPr>
              <w:t>20</w:t>
            </w:r>
            <w:r>
              <w:rPr>
                <w:noProof/>
                <w:webHidden/>
              </w:rPr>
              <w:fldChar w:fldCharType="end"/>
            </w:r>
          </w:hyperlink>
        </w:p>
        <w:p w14:paraId="7B703D2F" w14:textId="77777777" w:rsidR="00441859" w:rsidRDefault="007E2880">
          <w:pPr>
            <w:pStyle w:val="TDC2"/>
            <w:rPr>
              <w:rFonts w:asciiTheme="minorHAnsi" w:hAnsiTheme="minorHAnsi"/>
              <w:noProof/>
              <w:sz w:val="22"/>
              <w:szCs w:val="22"/>
            </w:rPr>
          </w:pPr>
          <w:hyperlink w:anchor="_Toc185435198" w:history="1">
            <w:r w:rsidRPr="002B50C3">
              <w:rPr>
                <w:rStyle w:val="Hipervnculo"/>
                <w:noProof/>
              </w:rPr>
              <w:t>4.2 Archivos y registros</w:t>
            </w:r>
            <w:r>
              <w:rPr>
                <w:noProof/>
                <w:webHidden/>
              </w:rPr>
              <w:tab/>
            </w:r>
            <w:r>
              <w:rPr>
                <w:noProof/>
                <w:webHidden/>
              </w:rPr>
              <w:fldChar w:fldCharType="begin"/>
            </w:r>
            <w:r>
              <w:rPr>
                <w:noProof/>
                <w:webHidden/>
              </w:rPr>
              <w:instrText xml:space="preserve"> PAGEREF _Toc185435198 \h </w:instrText>
            </w:r>
            <w:r>
              <w:rPr>
                <w:noProof/>
                <w:webHidden/>
              </w:rPr>
            </w:r>
            <w:r>
              <w:rPr>
                <w:noProof/>
                <w:webHidden/>
              </w:rPr>
              <w:fldChar w:fldCharType="separate"/>
            </w:r>
            <w:r>
              <w:rPr>
                <w:noProof/>
                <w:webHidden/>
              </w:rPr>
              <w:t>21</w:t>
            </w:r>
            <w:r>
              <w:rPr>
                <w:noProof/>
                <w:webHidden/>
              </w:rPr>
              <w:fldChar w:fldCharType="end"/>
            </w:r>
          </w:hyperlink>
        </w:p>
        <w:p w14:paraId="1BE83986" w14:textId="77777777" w:rsidR="00441859" w:rsidRDefault="007E2880">
          <w:pPr>
            <w:pStyle w:val="TDC3"/>
            <w:rPr>
              <w:rFonts w:asciiTheme="minorHAnsi" w:hAnsiTheme="minorHAnsi"/>
              <w:noProof/>
              <w:sz w:val="22"/>
              <w:szCs w:val="22"/>
            </w:rPr>
          </w:pPr>
          <w:hyperlink w:anchor="_Toc185435199" w:history="1">
            <w:r w:rsidRPr="002B50C3">
              <w:rPr>
                <w:rStyle w:val="Hipervnculo"/>
                <w:noProof/>
              </w:rPr>
              <w:t>4.2.1 Privacidad e información de identificación personal (IIP)</w:t>
            </w:r>
            <w:r>
              <w:rPr>
                <w:noProof/>
                <w:webHidden/>
              </w:rPr>
              <w:tab/>
            </w:r>
            <w:r>
              <w:rPr>
                <w:noProof/>
                <w:webHidden/>
              </w:rPr>
              <w:fldChar w:fldCharType="begin"/>
            </w:r>
            <w:r>
              <w:rPr>
                <w:noProof/>
                <w:webHidden/>
              </w:rPr>
              <w:instrText xml:space="preserve"> PAGEREF _Toc185435199 \h </w:instrText>
            </w:r>
            <w:r>
              <w:rPr>
                <w:noProof/>
                <w:webHidden/>
              </w:rPr>
            </w:r>
            <w:r>
              <w:rPr>
                <w:noProof/>
                <w:webHidden/>
              </w:rPr>
              <w:fldChar w:fldCharType="separate"/>
            </w:r>
            <w:r>
              <w:rPr>
                <w:noProof/>
                <w:webHidden/>
              </w:rPr>
              <w:t>21</w:t>
            </w:r>
            <w:r>
              <w:rPr>
                <w:noProof/>
                <w:webHidden/>
              </w:rPr>
              <w:fldChar w:fldCharType="end"/>
            </w:r>
          </w:hyperlink>
        </w:p>
        <w:p w14:paraId="36F3907D" w14:textId="77777777" w:rsidR="00441859" w:rsidRDefault="007E2880">
          <w:pPr>
            <w:pStyle w:val="TDC2"/>
            <w:rPr>
              <w:rFonts w:asciiTheme="minorHAnsi" w:hAnsiTheme="minorHAnsi"/>
              <w:noProof/>
              <w:sz w:val="22"/>
              <w:szCs w:val="22"/>
            </w:rPr>
          </w:pPr>
          <w:hyperlink w:anchor="_Toc185435200" w:history="1">
            <w:r w:rsidRPr="002B50C3">
              <w:rPr>
                <w:rStyle w:val="Hipervnculo"/>
                <w:noProof/>
              </w:rPr>
              <w:t>4.3 Auditorías</w:t>
            </w:r>
            <w:r>
              <w:rPr>
                <w:noProof/>
                <w:webHidden/>
              </w:rPr>
              <w:tab/>
            </w:r>
            <w:r>
              <w:rPr>
                <w:noProof/>
                <w:webHidden/>
              </w:rPr>
              <w:fldChar w:fldCharType="begin"/>
            </w:r>
            <w:r>
              <w:rPr>
                <w:noProof/>
                <w:webHidden/>
              </w:rPr>
              <w:instrText xml:space="preserve"> PAGEREF _Toc185435200 \h </w:instrText>
            </w:r>
            <w:r>
              <w:rPr>
                <w:noProof/>
                <w:webHidden/>
              </w:rPr>
            </w:r>
            <w:r>
              <w:rPr>
                <w:noProof/>
                <w:webHidden/>
              </w:rPr>
              <w:fldChar w:fldCharType="separate"/>
            </w:r>
            <w:r>
              <w:rPr>
                <w:noProof/>
                <w:webHidden/>
              </w:rPr>
              <w:t>22</w:t>
            </w:r>
            <w:r>
              <w:rPr>
                <w:noProof/>
                <w:webHidden/>
              </w:rPr>
              <w:fldChar w:fldCharType="end"/>
            </w:r>
          </w:hyperlink>
        </w:p>
        <w:p w14:paraId="38FAD7D6" w14:textId="77777777" w:rsidR="00441859" w:rsidRDefault="007E2880">
          <w:pPr>
            <w:pStyle w:val="TDC1"/>
            <w:rPr>
              <w:rFonts w:asciiTheme="minorHAnsi" w:hAnsiTheme="minorHAnsi"/>
              <w:noProof/>
              <w:sz w:val="22"/>
              <w:szCs w:val="22"/>
            </w:rPr>
          </w:pPr>
          <w:hyperlink w:anchor="_Toc185435201" w:history="1">
            <w:r w:rsidRPr="002B50C3">
              <w:rPr>
                <w:rStyle w:val="Hipervnculo"/>
                <w:noProof/>
              </w:rPr>
              <w:t>5. Controles de inventario y de tecnologías de la información (TI)</w:t>
            </w:r>
            <w:r>
              <w:rPr>
                <w:noProof/>
                <w:webHidden/>
              </w:rPr>
              <w:tab/>
            </w:r>
            <w:r>
              <w:rPr>
                <w:noProof/>
                <w:webHidden/>
              </w:rPr>
              <w:fldChar w:fldCharType="begin"/>
            </w:r>
            <w:r>
              <w:rPr>
                <w:noProof/>
                <w:webHidden/>
              </w:rPr>
              <w:instrText xml:space="preserve"> PAGEREF _Toc185435201 \h </w:instrText>
            </w:r>
            <w:r>
              <w:rPr>
                <w:noProof/>
                <w:webHidden/>
              </w:rPr>
            </w:r>
            <w:r>
              <w:rPr>
                <w:noProof/>
                <w:webHidden/>
              </w:rPr>
              <w:fldChar w:fldCharType="separate"/>
            </w:r>
            <w:r>
              <w:rPr>
                <w:noProof/>
                <w:webHidden/>
              </w:rPr>
              <w:t>23</w:t>
            </w:r>
            <w:r>
              <w:rPr>
                <w:noProof/>
                <w:webHidden/>
              </w:rPr>
              <w:fldChar w:fldCharType="end"/>
            </w:r>
          </w:hyperlink>
        </w:p>
        <w:p w14:paraId="0A371113" w14:textId="77777777" w:rsidR="00441859" w:rsidRDefault="007E2880">
          <w:pPr>
            <w:pStyle w:val="TDC2"/>
            <w:rPr>
              <w:rFonts w:asciiTheme="minorHAnsi" w:hAnsiTheme="minorHAnsi"/>
              <w:noProof/>
              <w:sz w:val="22"/>
              <w:szCs w:val="22"/>
            </w:rPr>
          </w:pPr>
          <w:hyperlink w:anchor="_Toc185435202" w:history="1">
            <w:r w:rsidRPr="002B50C3">
              <w:rPr>
                <w:rStyle w:val="Hipervnculo"/>
                <w:noProof/>
              </w:rPr>
              <w:t>5.1 Equipamiento frente a suministros</w:t>
            </w:r>
            <w:r>
              <w:rPr>
                <w:noProof/>
                <w:webHidden/>
              </w:rPr>
              <w:tab/>
            </w:r>
            <w:r>
              <w:rPr>
                <w:noProof/>
                <w:webHidden/>
              </w:rPr>
              <w:fldChar w:fldCharType="begin"/>
            </w:r>
            <w:r>
              <w:rPr>
                <w:noProof/>
                <w:webHidden/>
              </w:rPr>
              <w:instrText xml:space="preserve"> PAGEREF _Toc185435202 \h </w:instrText>
            </w:r>
            <w:r>
              <w:rPr>
                <w:noProof/>
                <w:webHidden/>
              </w:rPr>
            </w:r>
            <w:r>
              <w:rPr>
                <w:noProof/>
                <w:webHidden/>
              </w:rPr>
              <w:fldChar w:fldCharType="separate"/>
            </w:r>
            <w:r>
              <w:rPr>
                <w:noProof/>
                <w:webHidden/>
              </w:rPr>
              <w:t>23</w:t>
            </w:r>
            <w:r>
              <w:rPr>
                <w:noProof/>
                <w:webHidden/>
              </w:rPr>
              <w:fldChar w:fldCharType="end"/>
            </w:r>
          </w:hyperlink>
        </w:p>
        <w:p w14:paraId="7D96C1B1" w14:textId="77777777" w:rsidR="00441859" w:rsidRDefault="007E2880">
          <w:pPr>
            <w:pStyle w:val="TDC3"/>
            <w:rPr>
              <w:rFonts w:asciiTheme="minorHAnsi" w:hAnsiTheme="minorHAnsi"/>
              <w:noProof/>
              <w:sz w:val="22"/>
              <w:szCs w:val="22"/>
            </w:rPr>
          </w:pPr>
          <w:hyperlink w:anchor="_Toc185435203" w:history="1">
            <w:r w:rsidRPr="002B50C3">
              <w:rPr>
                <w:rStyle w:val="Hipervnculo"/>
                <w:noProof/>
              </w:rPr>
              <w:t>5.1.1 Cumplimiento de la Sección 889</w:t>
            </w:r>
            <w:r>
              <w:rPr>
                <w:noProof/>
                <w:webHidden/>
              </w:rPr>
              <w:tab/>
            </w:r>
            <w:r>
              <w:rPr>
                <w:noProof/>
                <w:webHidden/>
              </w:rPr>
              <w:fldChar w:fldCharType="begin"/>
            </w:r>
            <w:r>
              <w:rPr>
                <w:noProof/>
                <w:webHidden/>
              </w:rPr>
              <w:instrText xml:space="preserve"> PAGEREF _Toc185435203 \h </w:instrText>
            </w:r>
            <w:r>
              <w:rPr>
                <w:noProof/>
                <w:webHidden/>
              </w:rPr>
            </w:r>
            <w:r>
              <w:rPr>
                <w:noProof/>
                <w:webHidden/>
              </w:rPr>
              <w:fldChar w:fldCharType="separate"/>
            </w:r>
            <w:r>
              <w:rPr>
                <w:noProof/>
                <w:webHidden/>
              </w:rPr>
              <w:t>23</w:t>
            </w:r>
            <w:r>
              <w:rPr>
                <w:noProof/>
                <w:webHidden/>
              </w:rPr>
              <w:fldChar w:fldCharType="end"/>
            </w:r>
          </w:hyperlink>
        </w:p>
        <w:p w14:paraId="1B91A18F" w14:textId="77777777" w:rsidR="00441859" w:rsidRDefault="007E2880">
          <w:pPr>
            <w:pStyle w:val="TDC2"/>
            <w:rPr>
              <w:rFonts w:asciiTheme="minorHAnsi" w:hAnsiTheme="minorHAnsi"/>
              <w:noProof/>
              <w:sz w:val="22"/>
              <w:szCs w:val="22"/>
            </w:rPr>
          </w:pPr>
          <w:hyperlink w:anchor="_Toc185435204" w:history="1">
            <w:r w:rsidRPr="002B50C3">
              <w:rPr>
                <w:rStyle w:val="Hipervnculo"/>
                <w:noProof/>
              </w:rPr>
              <w:t>5.2 Requisitos de control de inventario</w:t>
            </w:r>
            <w:r>
              <w:rPr>
                <w:noProof/>
                <w:webHidden/>
              </w:rPr>
              <w:tab/>
            </w:r>
            <w:r>
              <w:rPr>
                <w:noProof/>
                <w:webHidden/>
              </w:rPr>
              <w:fldChar w:fldCharType="begin"/>
            </w:r>
            <w:r>
              <w:rPr>
                <w:noProof/>
                <w:webHidden/>
              </w:rPr>
              <w:instrText xml:space="preserve"> PAGEREF _Toc185435204 \h </w:instrText>
            </w:r>
            <w:r>
              <w:rPr>
                <w:noProof/>
                <w:webHidden/>
              </w:rPr>
            </w:r>
            <w:r>
              <w:rPr>
                <w:noProof/>
                <w:webHidden/>
              </w:rPr>
              <w:fldChar w:fldCharType="separate"/>
            </w:r>
            <w:r>
              <w:rPr>
                <w:noProof/>
                <w:webHidden/>
              </w:rPr>
              <w:t>24</w:t>
            </w:r>
            <w:r>
              <w:rPr>
                <w:noProof/>
                <w:webHidden/>
              </w:rPr>
              <w:fldChar w:fldCharType="end"/>
            </w:r>
          </w:hyperlink>
        </w:p>
        <w:p w14:paraId="3CEFA0F9" w14:textId="77777777" w:rsidR="00441859" w:rsidRDefault="007E2880">
          <w:pPr>
            <w:pStyle w:val="TDC2"/>
            <w:rPr>
              <w:rFonts w:asciiTheme="minorHAnsi" w:hAnsiTheme="minorHAnsi"/>
              <w:noProof/>
              <w:sz w:val="22"/>
              <w:szCs w:val="22"/>
            </w:rPr>
          </w:pPr>
          <w:hyperlink w:anchor="_Toc185435205" w:history="1">
            <w:r w:rsidRPr="002B50C3">
              <w:rPr>
                <w:rStyle w:val="Hipervnculo"/>
                <w:noProof/>
              </w:rPr>
              <w:t>5.3 Configuración de nuevos usuarios para TI</w:t>
            </w:r>
            <w:r>
              <w:rPr>
                <w:noProof/>
                <w:webHidden/>
              </w:rPr>
              <w:tab/>
            </w:r>
            <w:r>
              <w:rPr>
                <w:noProof/>
                <w:webHidden/>
              </w:rPr>
              <w:fldChar w:fldCharType="begin"/>
            </w:r>
            <w:r>
              <w:rPr>
                <w:noProof/>
                <w:webHidden/>
              </w:rPr>
              <w:instrText xml:space="preserve"> PAGEREF _Toc185435205 \h </w:instrText>
            </w:r>
            <w:r>
              <w:rPr>
                <w:noProof/>
                <w:webHidden/>
              </w:rPr>
            </w:r>
            <w:r>
              <w:rPr>
                <w:noProof/>
                <w:webHidden/>
              </w:rPr>
              <w:fldChar w:fldCharType="separate"/>
            </w:r>
            <w:r>
              <w:rPr>
                <w:noProof/>
                <w:webHidden/>
              </w:rPr>
              <w:t>24</w:t>
            </w:r>
            <w:r>
              <w:rPr>
                <w:noProof/>
                <w:webHidden/>
              </w:rPr>
              <w:fldChar w:fldCharType="end"/>
            </w:r>
          </w:hyperlink>
        </w:p>
        <w:p w14:paraId="4FFF48DF" w14:textId="77777777" w:rsidR="00441859" w:rsidRDefault="007E2880">
          <w:pPr>
            <w:pStyle w:val="TDC2"/>
            <w:rPr>
              <w:rFonts w:asciiTheme="minorHAnsi" w:hAnsiTheme="minorHAnsi"/>
              <w:noProof/>
              <w:sz w:val="22"/>
              <w:szCs w:val="22"/>
            </w:rPr>
          </w:pPr>
          <w:hyperlink w:anchor="_Toc185435206" w:history="1">
            <w:r w:rsidRPr="002B50C3">
              <w:rPr>
                <w:rStyle w:val="Hipervnculo"/>
                <w:noProof/>
              </w:rPr>
              <w:t>5.4 Entrega de material</w:t>
            </w:r>
            <w:r>
              <w:rPr>
                <w:noProof/>
                <w:webHidden/>
              </w:rPr>
              <w:tab/>
            </w:r>
            <w:r>
              <w:rPr>
                <w:noProof/>
                <w:webHidden/>
              </w:rPr>
              <w:fldChar w:fldCharType="begin"/>
            </w:r>
            <w:r>
              <w:rPr>
                <w:noProof/>
                <w:webHidden/>
              </w:rPr>
              <w:instrText xml:space="preserve"> PAGEREF _Toc185435206 \h </w:instrText>
            </w:r>
            <w:r>
              <w:rPr>
                <w:noProof/>
                <w:webHidden/>
              </w:rPr>
            </w:r>
            <w:r>
              <w:rPr>
                <w:noProof/>
                <w:webHidden/>
              </w:rPr>
              <w:fldChar w:fldCharType="separate"/>
            </w:r>
            <w:r>
              <w:rPr>
                <w:noProof/>
                <w:webHidden/>
              </w:rPr>
              <w:t>24</w:t>
            </w:r>
            <w:r>
              <w:rPr>
                <w:noProof/>
                <w:webHidden/>
              </w:rPr>
              <w:fldChar w:fldCharType="end"/>
            </w:r>
          </w:hyperlink>
        </w:p>
        <w:p w14:paraId="0F9B79BE" w14:textId="77777777" w:rsidR="00441859" w:rsidRDefault="007E2880">
          <w:pPr>
            <w:pStyle w:val="TDC2"/>
            <w:rPr>
              <w:rFonts w:asciiTheme="minorHAnsi" w:hAnsiTheme="minorHAnsi"/>
              <w:noProof/>
              <w:sz w:val="22"/>
              <w:szCs w:val="22"/>
            </w:rPr>
          </w:pPr>
          <w:hyperlink w:anchor="_Toc185435207" w:history="1">
            <w:r w:rsidRPr="002B50C3">
              <w:rPr>
                <w:rStyle w:val="Hipervnculo"/>
                <w:noProof/>
              </w:rPr>
              <w:t>5.5 Utilización del material</w:t>
            </w:r>
            <w:r>
              <w:rPr>
                <w:noProof/>
                <w:webHidden/>
              </w:rPr>
              <w:tab/>
            </w:r>
            <w:r>
              <w:rPr>
                <w:noProof/>
                <w:webHidden/>
              </w:rPr>
              <w:fldChar w:fldCharType="begin"/>
            </w:r>
            <w:r>
              <w:rPr>
                <w:noProof/>
                <w:webHidden/>
              </w:rPr>
              <w:instrText xml:space="preserve"> PAGEREF _Toc185435207 \h </w:instrText>
            </w:r>
            <w:r>
              <w:rPr>
                <w:noProof/>
                <w:webHidden/>
              </w:rPr>
            </w:r>
            <w:r>
              <w:rPr>
                <w:noProof/>
                <w:webHidden/>
              </w:rPr>
              <w:fldChar w:fldCharType="separate"/>
            </w:r>
            <w:r>
              <w:rPr>
                <w:noProof/>
                <w:webHidden/>
              </w:rPr>
              <w:t>25</w:t>
            </w:r>
            <w:r>
              <w:rPr>
                <w:noProof/>
                <w:webHidden/>
              </w:rPr>
              <w:fldChar w:fldCharType="end"/>
            </w:r>
          </w:hyperlink>
        </w:p>
        <w:p w14:paraId="5A9A229F" w14:textId="77777777" w:rsidR="00441859" w:rsidRDefault="007E2880">
          <w:pPr>
            <w:pStyle w:val="TDC2"/>
            <w:rPr>
              <w:rFonts w:asciiTheme="minorHAnsi" w:hAnsiTheme="minorHAnsi"/>
              <w:noProof/>
              <w:sz w:val="22"/>
              <w:szCs w:val="22"/>
            </w:rPr>
          </w:pPr>
          <w:hyperlink w:anchor="_Toc185435208" w:history="1">
            <w:r w:rsidRPr="002B50C3">
              <w:rPr>
                <w:rStyle w:val="Hipervnculo"/>
                <w:noProof/>
              </w:rPr>
              <w:t>5.6 Controles informáticos</w:t>
            </w:r>
            <w:r>
              <w:rPr>
                <w:noProof/>
                <w:webHidden/>
              </w:rPr>
              <w:tab/>
            </w:r>
            <w:r>
              <w:rPr>
                <w:noProof/>
                <w:webHidden/>
              </w:rPr>
              <w:fldChar w:fldCharType="begin"/>
            </w:r>
            <w:r>
              <w:rPr>
                <w:noProof/>
                <w:webHidden/>
              </w:rPr>
              <w:instrText xml:space="preserve"> PAGEREF _Toc185435208 \h </w:instrText>
            </w:r>
            <w:r>
              <w:rPr>
                <w:noProof/>
                <w:webHidden/>
              </w:rPr>
            </w:r>
            <w:r>
              <w:rPr>
                <w:noProof/>
                <w:webHidden/>
              </w:rPr>
              <w:fldChar w:fldCharType="separate"/>
            </w:r>
            <w:r>
              <w:rPr>
                <w:noProof/>
                <w:webHidden/>
              </w:rPr>
              <w:t>29</w:t>
            </w:r>
            <w:r>
              <w:rPr>
                <w:noProof/>
                <w:webHidden/>
              </w:rPr>
              <w:fldChar w:fldCharType="end"/>
            </w:r>
          </w:hyperlink>
        </w:p>
        <w:p w14:paraId="662F1B3B" w14:textId="77777777" w:rsidR="00441859" w:rsidRDefault="007E2880">
          <w:pPr>
            <w:pStyle w:val="TDC2"/>
            <w:rPr>
              <w:rFonts w:asciiTheme="minorHAnsi" w:hAnsiTheme="minorHAnsi"/>
              <w:noProof/>
              <w:sz w:val="22"/>
              <w:szCs w:val="22"/>
            </w:rPr>
          </w:pPr>
          <w:hyperlink w:anchor="_Toc185435209" w:history="1">
            <w:r w:rsidRPr="002B50C3">
              <w:rPr>
                <w:rStyle w:val="Hipervnculo"/>
                <w:noProof/>
              </w:rPr>
              <w:t>5.7 Utilización de la Inteligencia Artificial</w:t>
            </w:r>
            <w:r>
              <w:rPr>
                <w:noProof/>
                <w:webHidden/>
              </w:rPr>
              <w:tab/>
            </w:r>
            <w:r>
              <w:rPr>
                <w:noProof/>
                <w:webHidden/>
              </w:rPr>
              <w:fldChar w:fldCharType="begin"/>
            </w:r>
            <w:r>
              <w:rPr>
                <w:noProof/>
                <w:webHidden/>
              </w:rPr>
              <w:instrText xml:space="preserve"> PAGEREF _Toc185435209 \h </w:instrText>
            </w:r>
            <w:r>
              <w:rPr>
                <w:noProof/>
                <w:webHidden/>
              </w:rPr>
            </w:r>
            <w:r>
              <w:rPr>
                <w:noProof/>
                <w:webHidden/>
              </w:rPr>
              <w:fldChar w:fldCharType="separate"/>
            </w:r>
            <w:r>
              <w:rPr>
                <w:noProof/>
                <w:webHidden/>
              </w:rPr>
              <w:t>32</w:t>
            </w:r>
            <w:r>
              <w:rPr>
                <w:noProof/>
                <w:webHidden/>
              </w:rPr>
              <w:fldChar w:fldCharType="end"/>
            </w:r>
          </w:hyperlink>
        </w:p>
        <w:p w14:paraId="38348EBC" w14:textId="77777777" w:rsidR="00441859" w:rsidRDefault="007E2880">
          <w:pPr>
            <w:pStyle w:val="TDC1"/>
            <w:rPr>
              <w:rFonts w:asciiTheme="minorHAnsi" w:hAnsiTheme="minorHAnsi"/>
              <w:noProof/>
              <w:sz w:val="22"/>
              <w:szCs w:val="22"/>
            </w:rPr>
          </w:pPr>
          <w:hyperlink w:anchor="_Toc185435210" w:history="1">
            <w:r w:rsidRPr="002B50C3">
              <w:rPr>
                <w:rStyle w:val="Hipervnculo"/>
                <w:noProof/>
              </w:rPr>
              <w:t>6. Gestión de tesorería</w:t>
            </w:r>
            <w:r>
              <w:rPr>
                <w:noProof/>
                <w:webHidden/>
              </w:rPr>
              <w:tab/>
            </w:r>
            <w:r>
              <w:rPr>
                <w:noProof/>
                <w:webHidden/>
              </w:rPr>
              <w:fldChar w:fldCharType="begin"/>
            </w:r>
            <w:r>
              <w:rPr>
                <w:noProof/>
                <w:webHidden/>
              </w:rPr>
              <w:instrText xml:space="preserve"> PAGEREF _Toc185435210 \h </w:instrText>
            </w:r>
            <w:r>
              <w:rPr>
                <w:noProof/>
                <w:webHidden/>
              </w:rPr>
            </w:r>
            <w:r>
              <w:rPr>
                <w:noProof/>
                <w:webHidden/>
              </w:rPr>
              <w:fldChar w:fldCharType="separate"/>
            </w:r>
            <w:r>
              <w:rPr>
                <w:noProof/>
                <w:webHidden/>
              </w:rPr>
              <w:t>33</w:t>
            </w:r>
            <w:r>
              <w:rPr>
                <w:noProof/>
                <w:webHidden/>
              </w:rPr>
              <w:fldChar w:fldCharType="end"/>
            </w:r>
          </w:hyperlink>
        </w:p>
        <w:p w14:paraId="53549624" w14:textId="77777777" w:rsidR="00441859" w:rsidRDefault="007E2880">
          <w:pPr>
            <w:pStyle w:val="TDC2"/>
            <w:rPr>
              <w:rFonts w:asciiTheme="minorHAnsi" w:hAnsiTheme="minorHAnsi"/>
              <w:noProof/>
              <w:sz w:val="22"/>
              <w:szCs w:val="22"/>
            </w:rPr>
          </w:pPr>
          <w:hyperlink w:anchor="_Toc185435211" w:history="1">
            <w:r w:rsidRPr="002B50C3">
              <w:rPr>
                <w:rStyle w:val="Hipervnculo"/>
                <w:noProof/>
              </w:rPr>
              <w:t>6.1 Caja chica</w:t>
            </w:r>
            <w:r>
              <w:rPr>
                <w:noProof/>
                <w:webHidden/>
              </w:rPr>
              <w:tab/>
            </w:r>
            <w:r>
              <w:rPr>
                <w:noProof/>
                <w:webHidden/>
              </w:rPr>
              <w:fldChar w:fldCharType="begin"/>
            </w:r>
            <w:r>
              <w:rPr>
                <w:noProof/>
                <w:webHidden/>
              </w:rPr>
              <w:instrText xml:space="preserve"> PAGEREF _Toc185435211 \h </w:instrText>
            </w:r>
            <w:r>
              <w:rPr>
                <w:noProof/>
                <w:webHidden/>
              </w:rPr>
            </w:r>
            <w:r>
              <w:rPr>
                <w:noProof/>
                <w:webHidden/>
              </w:rPr>
              <w:fldChar w:fldCharType="separate"/>
            </w:r>
            <w:r>
              <w:rPr>
                <w:noProof/>
                <w:webHidden/>
              </w:rPr>
              <w:t>33</w:t>
            </w:r>
            <w:r>
              <w:rPr>
                <w:noProof/>
                <w:webHidden/>
              </w:rPr>
              <w:fldChar w:fldCharType="end"/>
            </w:r>
          </w:hyperlink>
        </w:p>
        <w:p w14:paraId="6F10C6BB" w14:textId="77777777" w:rsidR="00441859" w:rsidRDefault="007E2880">
          <w:pPr>
            <w:pStyle w:val="TDC2"/>
            <w:rPr>
              <w:rFonts w:asciiTheme="minorHAnsi" w:hAnsiTheme="minorHAnsi"/>
              <w:noProof/>
              <w:sz w:val="22"/>
              <w:szCs w:val="22"/>
            </w:rPr>
          </w:pPr>
          <w:hyperlink w:anchor="_Toc185435212" w:history="1">
            <w:r w:rsidRPr="002B50C3">
              <w:rPr>
                <w:rStyle w:val="Hipervnculo"/>
                <w:noProof/>
              </w:rPr>
              <w:t>6.2 Tipos de cambio</w:t>
            </w:r>
            <w:r>
              <w:rPr>
                <w:noProof/>
                <w:webHidden/>
              </w:rPr>
              <w:tab/>
            </w:r>
            <w:r>
              <w:rPr>
                <w:noProof/>
                <w:webHidden/>
              </w:rPr>
              <w:fldChar w:fldCharType="begin"/>
            </w:r>
            <w:r>
              <w:rPr>
                <w:noProof/>
                <w:webHidden/>
              </w:rPr>
              <w:instrText xml:space="preserve"> PAGEREF _Toc185435212 \h </w:instrText>
            </w:r>
            <w:r>
              <w:rPr>
                <w:noProof/>
                <w:webHidden/>
              </w:rPr>
            </w:r>
            <w:r>
              <w:rPr>
                <w:noProof/>
                <w:webHidden/>
              </w:rPr>
              <w:fldChar w:fldCharType="separate"/>
            </w:r>
            <w:r>
              <w:rPr>
                <w:noProof/>
                <w:webHidden/>
              </w:rPr>
              <w:t>33</w:t>
            </w:r>
            <w:r>
              <w:rPr>
                <w:noProof/>
                <w:webHidden/>
              </w:rPr>
              <w:fldChar w:fldCharType="end"/>
            </w:r>
          </w:hyperlink>
        </w:p>
        <w:p w14:paraId="71A4E419" w14:textId="77777777" w:rsidR="00441859" w:rsidRDefault="007E2880">
          <w:pPr>
            <w:pStyle w:val="TDC2"/>
            <w:rPr>
              <w:rFonts w:asciiTheme="minorHAnsi" w:hAnsiTheme="minorHAnsi"/>
              <w:noProof/>
              <w:sz w:val="22"/>
              <w:szCs w:val="22"/>
            </w:rPr>
          </w:pPr>
          <w:hyperlink w:anchor="_Toc185435213" w:history="1">
            <w:r w:rsidRPr="002B50C3">
              <w:rPr>
                <w:rStyle w:val="Hipervnculo"/>
                <w:noProof/>
              </w:rPr>
              <w:t>6.3 Cuentas bancarias</w:t>
            </w:r>
            <w:r>
              <w:rPr>
                <w:noProof/>
                <w:webHidden/>
              </w:rPr>
              <w:tab/>
            </w:r>
            <w:r>
              <w:rPr>
                <w:noProof/>
                <w:webHidden/>
              </w:rPr>
              <w:fldChar w:fldCharType="begin"/>
            </w:r>
            <w:r>
              <w:rPr>
                <w:noProof/>
                <w:webHidden/>
              </w:rPr>
              <w:instrText xml:space="preserve"> PAGEREF _Toc185435213 \h </w:instrText>
            </w:r>
            <w:r>
              <w:rPr>
                <w:noProof/>
                <w:webHidden/>
              </w:rPr>
            </w:r>
            <w:r>
              <w:rPr>
                <w:noProof/>
                <w:webHidden/>
              </w:rPr>
              <w:fldChar w:fldCharType="separate"/>
            </w:r>
            <w:r>
              <w:rPr>
                <w:noProof/>
                <w:webHidden/>
              </w:rPr>
              <w:t>34</w:t>
            </w:r>
            <w:r>
              <w:rPr>
                <w:noProof/>
                <w:webHidden/>
              </w:rPr>
              <w:fldChar w:fldCharType="end"/>
            </w:r>
          </w:hyperlink>
        </w:p>
        <w:p w14:paraId="5DCF9023" w14:textId="77777777" w:rsidR="00441859" w:rsidRDefault="007E2880">
          <w:pPr>
            <w:pStyle w:val="TDC3"/>
            <w:rPr>
              <w:rFonts w:asciiTheme="minorHAnsi" w:hAnsiTheme="minorHAnsi"/>
              <w:noProof/>
              <w:sz w:val="22"/>
              <w:szCs w:val="22"/>
            </w:rPr>
          </w:pPr>
          <w:hyperlink w:anchor="_Toc185435214" w:history="1">
            <w:r w:rsidRPr="002B50C3">
              <w:rPr>
                <w:rStyle w:val="Hipervnculo"/>
                <w:noProof/>
              </w:rPr>
              <w:t>6.3.1 Conciliaciones bancarias mensuales</w:t>
            </w:r>
            <w:r>
              <w:rPr>
                <w:noProof/>
                <w:webHidden/>
              </w:rPr>
              <w:tab/>
            </w:r>
            <w:r>
              <w:rPr>
                <w:noProof/>
                <w:webHidden/>
              </w:rPr>
              <w:fldChar w:fldCharType="begin"/>
            </w:r>
            <w:r>
              <w:rPr>
                <w:noProof/>
                <w:webHidden/>
              </w:rPr>
              <w:instrText xml:space="preserve"> PAGEREF _Toc185435214 \h </w:instrText>
            </w:r>
            <w:r>
              <w:rPr>
                <w:noProof/>
                <w:webHidden/>
              </w:rPr>
            </w:r>
            <w:r>
              <w:rPr>
                <w:noProof/>
                <w:webHidden/>
              </w:rPr>
              <w:fldChar w:fldCharType="separate"/>
            </w:r>
            <w:r>
              <w:rPr>
                <w:noProof/>
                <w:webHidden/>
              </w:rPr>
              <w:t>34</w:t>
            </w:r>
            <w:r>
              <w:rPr>
                <w:noProof/>
                <w:webHidden/>
              </w:rPr>
              <w:fldChar w:fldCharType="end"/>
            </w:r>
          </w:hyperlink>
        </w:p>
        <w:p w14:paraId="7ED96EB2" w14:textId="77777777" w:rsidR="00441859" w:rsidRDefault="007E2880">
          <w:pPr>
            <w:pStyle w:val="TDC2"/>
            <w:rPr>
              <w:rFonts w:asciiTheme="minorHAnsi" w:hAnsiTheme="minorHAnsi"/>
              <w:noProof/>
              <w:sz w:val="22"/>
              <w:szCs w:val="22"/>
            </w:rPr>
          </w:pPr>
          <w:hyperlink w:anchor="_Toc185435215" w:history="1">
            <w:r w:rsidRPr="002B50C3">
              <w:rPr>
                <w:rStyle w:val="Hipervnculo"/>
                <w:noProof/>
              </w:rPr>
              <w:t>6,4 Anticipos de tesorería</w:t>
            </w:r>
            <w:r>
              <w:rPr>
                <w:noProof/>
                <w:webHidden/>
              </w:rPr>
              <w:tab/>
            </w:r>
            <w:r>
              <w:rPr>
                <w:noProof/>
                <w:webHidden/>
              </w:rPr>
              <w:fldChar w:fldCharType="begin"/>
            </w:r>
            <w:r>
              <w:rPr>
                <w:noProof/>
                <w:webHidden/>
              </w:rPr>
              <w:instrText xml:space="preserve"> PAGEREF _Toc185435215 \h </w:instrText>
            </w:r>
            <w:r>
              <w:rPr>
                <w:noProof/>
                <w:webHidden/>
              </w:rPr>
            </w:r>
            <w:r>
              <w:rPr>
                <w:noProof/>
                <w:webHidden/>
              </w:rPr>
              <w:fldChar w:fldCharType="separate"/>
            </w:r>
            <w:r>
              <w:rPr>
                <w:noProof/>
                <w:webHidden/>
              </w:rPr>
              <w:t>35</w:t>
            </w:r>
            <w:r>
              <w:rPr>
                <w:noProof/>
                <w:webHidden/>
              </w:rPr>
              <w:fldChar w:fldCharType="end"/>
            </w:r>
          </w:hyperlink>
        </w:p>
        <w:p w14:paraId="767896A6" w14:textId="77777777" w:rsidR="00441859" w:rsidRDefault="007E2880">
          <w:pPr>
            <w:pStyle w:val="TDC3"/>
            <w:rPr>
              <w:rFonts w:asciiTheme="minorHAnsi" w:hAnsiTheme="minorHAnsi"/>
              <w:noProof/>
              <w:sz w:val="22"/>
              <w:szCs w:val="22"/>
            </w:rPr>
          </w:pPr>
          <w:hyperlink w:anchor="_Toc185435216" w:history="1">
            <w:r w:rsidRPr="002B50C3">
              <w:rPr>
                <w:rStyle w:val="Hipervnculo"/>
                <w:noProof/>
              </w:rPr>
              <w:t>6.4.1 Exceso de efectivo en caja</w:t>
            </w:r>
            <w:r>
              <w:rPr>
                <w:noProof/>
                <w:webHidden/>
              </w:rPr>
              <w:tab/>
            </w:r>
            <w:r>
              <w:rPr>
                <w:noProof/>
                <w:webHidden/>
              </w:rPr>
              <w:fldChar w:fldCharType="begin"/>
            </w:r>
            <w:r>
              <w:rPr>
                <w:noProof/>
                <w:webHidden/>
              </w:rPr>
              <w:instrText xml:space="preserve"> PAGEREF _Toc185435216 \h </w:instrText>
            </w:r>
            <w:r>
              <w:rPr>
                <w:noProof/>
                <w:webHidden/>
              </w:rPr>
            </w:r>
            <w:r>
              <w:rPr>
                <w:noProof/>
                <w:webHidden/>
              </w:rPr>
              <w:fldChar w:fldCharType="separate"/>
            </w:r>
            <w:r>
              <w:rPr>
                <w:noProof/>
                <w:webHidden/>
              </w:rPr>
              <w:t>36</w:t>
            </w:r>
            <w:r>
              <w:rPr>
                <w:noProof/>
                <w:webHidden/>
              </w:rPr>
              <w:fldChar w:fldCharType="end"/>
            </w:r>
          </w:hyperlink>
        </w:p>
        <w:p w14:paraId="0B386567" w14:textId="77777777" w:rsidR="00441859" w:rsidRDefault="007E2880">
          <w:pPr>
            <w:pStyle w:val="TDC2"/>
            <w:rPr>
              <w:rFonts w:asciiTheme="minorHAnsi" w:hAnsiTheme="minorHAnsi"/>
              <w:noProof/>
              <w:sz w:val="22"/>
              <w:szCs w:val="22"/>
            </w:rPr>
          </w:pPr>
          <w:hyperlink w:anchor="_Toc185435217" w:history="1">
            <w:r w:rsidRPr="002B50C3">
              <w:rPr>
                <w:rStyle w:val="Hipervnculo"/>
                <w:noProof/>
              </w:rPr>
              <w:t>6.5 Políticas generales sobre el manejo de efectivo</w:t>
            </w:r>
            <w:r>
              <w:rPr>
                <w:noProof/>
                <w:webHidden/>
              </w:rPr>
              <w:tab/>
            </w:r>
            <w:r>
              <w:rPr>
                <w:noProof/>
                <w:webHidden/>
              </w:rPr>
              <w:fldChar w:fldCharType="begin"/>
            </w:r>
            <w:r>
              <w:rPr>
                <w:noProof/>
                <w:webHidden/>
              </w:rPr>
              <w:instrText xml:space="preserve"> PAGEREF _Toc185435217 \h </w:instrText>
            </w:r>
            <w:r>
              <w:rPr>
                <w:noProof/>
                <w:webHidden/>
              </w:rPr>
            </w:r>
            <w:r>
              <w:rPr>
                <w:noProof/>
                <w:webHidden/>
              </w:rPr>
              <w:fldChar w:fldCharType="separate"/>
            </w:r>
            <w:r>
              <w:rPr>
                <w:noProof/>
                <w:webHidden/>
              </w:rPr>
              <w:t>36</w:t>
            </w:r>
            <w:r>
              <w:rPr>
                <w:noProof/>
                <w:webHidden/>
              </w:rPr>
              <w:fldChar w:fldCharType="end"/>
            </w:r>
          </w:hyperlink>
        </w:p>
        <w:p w14:paraId="0D96E714" w14:textId="77777777" w:rsidR="00441859" w:rsidRDefault="007E2880">
          <w:pPr>
            <w:pStyle w:val="TDC3"/>
            <w:rPr>
              <w:rFonts w:asciiTheme="minorHAnsi" w:hAnsiTheme="minorHAnsi"/>
              <w:noProof/>
              <w:sz w:val="22"/>
              <w:szCs w:val="22"/>
            </w:rPr>
          </w:pPr>
          <w:hyperlink w:anchor="_Toc185435218" w:history="1">
            <w:r w:rsidRPr="002B50C3">
              <w:rPr>
                <w:rStyle w:val="Hipervnculo"/>
                <w:noProof/>
              </w:rPr>
              <w:t>6.5.1 Utilización de cajas fuertes</w:t>
            </w:r>
            <w:r>
              <w:rPr>
                <w:noProof/>
                <w:webHidden/>
              </w:rPr>
              <w:tab/>
            </w:r>
            <w:r>
              <w:rPr>
                <w:noProof/>
                <w:webHidden/>
              </w:rPr>
              <w:fldChar w:fldCharType="begin"/>
            </w:r>
            <w:r>
              <w:rPr>
                <w:noProof/>
                <w:webHidden/>
              </w:rPr>
              <w:instrText xml:space="preserve"> PAGEREF _Toc185435218 \h </w:instrText>
            </w:r>
            <w:r>
              <w:rPr>
                <w:noProof/>
                <w:webHidden/>
              </w:rPr>
            </w:r>
            <w:r>
              <w:rPr>
                <w:noProof/>
                <w:webHidden/>
              </w:rPr>
              <w:fldChar w:fldCharType="separate"/>
            </w:r>
            <w:r>
              <w:rPr>
                <w:noProof/>
                <w:webHidden/>
              </w:rPr>
              <w:t>36</w:t>
            </w:r>
            <w:r>
              <w:rPr>
                <w:noProof/>
                <w:webHidden/>
              </w:rPr>
              <w:fldChar w:fldCharType="end"/>
            </w:r>
          </w:hyperlink>
        </w:p>
        <w:p w14:paraId="712BA8C1" w14:textId="77777777" w:rsidR="00441859" w:rsidRDefault="007E2880">
          <w:pPr>
            <w:pStyle w:val="TDC3"/>
            <w:rPr>
              <w:rFonts w:asciiTheme="minorHAnsi" w:hAnsiTheme="minorHAnsi"/>
              <w:noProof/>
              <w:sz w:val="22"/>
              <w:szCs w:val="22"/>
            </w:rPr>
          </w:pPr>
          <w:hyperlink w:anchor="_Toc185435219" w:history="1">
            <w:r w:rsidRPr="002B50C3">
              <w:rPr>
                <w:rStyle w:val="Hipervnculo"/>
                <w:noProof/>
              </w:rPr>
              <w:t>6.5.2 Minimizar las transacciones en efectivo</w:t>
            </w:r>
            <w:r>
              <w:rPr>
                <w:noProof/>
                <w:webHidden/>
              </w:rPr>
              <w:tab/>
            </w:r>
            <w:r>
              <w:rPr>
                <w:noProof/>
                <w:webHidden/>
              </w:rPr>
              <w:fldChar w:fldCharType="begin"/>
            </w:r>
            <w:r>
              <w:rPr>
                <w:noProof/>
                <w:webHidden/>
              </w:rPr>
              <w:instrText xml:space="preserve"> PAGEREF _Toc185435219 \h </w:instrText>
            </w:r>
            <w:r>
              <w:rPr>
                <w:noProof/>
                <w:webHidden/>
              </w:rPr>
            </w:r>
            <w:r>
              <w:rPr>
                <w:noProof/>
                <w:webHidden/>
              </w:rPr>
              <w:fldChar w:fldCharType="separate"/>
            </w:r>
            <w:r>
              <w:rPr>
                <w:noProof/>
                <w:webHidden/>
              </w:rPr>
              <w:t>36</w:t>
            </w:r>
            <w:r>
              <w:rPr>
                <w:noProof/>
                <w:webHidden/>
              </w:rPr>
              <w:fldChar w:fldCharType="end"/>
            </w:r>
          </w:hyperlink>
        </w:p>
        <w:p w14:paraId="32F5E0AF" w14:textId="77777777" w:rsidR="00441859" w:rsidRDefault="007E2880">
          <w:pPr>
            <w:pStyle w:val="TDC3"/>
            <w:rPr>
              <w:rFonts w:asciiTheme="minorHAnsi" w:hAnsiTheme="minorHAnsi"/>
              <w:noProof/>
              <w:sz w:val="22"/>
              <w:szCs w:val="22"/>
            </w:rPr>
          </w:pPr>
          <w:hyperlink w:anchor="_Toc185435220" w:history="1">
            <w:r w:rsidRPr="002B50C3">
              <w:rPr>
                <w:rStyle w:val="Hipervnculo"/>
                <w:noProof/>
              </w:rPr>
              <w:t>6.5.3 Justificante de recepción por el beneficiario</w:t>
            </w:r>
            <w:r>
              <w:rPr>
                <w:noProof/>
                <w:webHidden/>
              </w:rPr>
              <w:tab/>
            </w:r>
            <w:r>
              <w:rPr>
                <w:noProof/>
                <w:webHidden/>
              </w:rPr>
              <w:fldChar w:fldCharType="begin"/>
            </w:r>
            <w:r>
              <w:rPr>
                <w:noProof/>
                <w:webHidden/>
              </w:rPr>
              <w:instrText xml:space="preserve"> PAGEREF _Toc185435220 \h </w:instrText>
            </w:r>
            <w:r>
              <w:rPr>
                <w:noProof/>
                <w:webHidden/>
              </w:rPr>
            </w:r>
            <w:r>
              <w:rPr>
                <w:noProof/>
                <w:webHidden/>
              </w:rPr>
              <w:fldChar w:fldCharType="separate"/>
            </w:r>
            <w:r>
              <w:rPr>
                <w:noProof/>
                <w:webHidden/>
              </w:rPr>
              <w:t>36</w:t>
            </w:r>
            <w:r>
              <w:rPr>
                <w:noProof/>
                <w:webHidden/>
              </w:rPr>
              <w:fldChar w:fldCharType="end"/>
            </w:r>
          </w:hyperlink>
        </w:p>
        <w:p w14:paraId="1DB97B0F" w14:textId="77777777" w:rsidR="00441859" w:rsidRDefault="007E2880">
          <w:pPr>
            <w:pStyle w:val="TDC3"/>
            <w:rPr>
              <w:rFonts w:asciiTheme="minorHAnsi" w:hAnsiTheme="minorHAnsi"/>
              <w:noProof/>
              <w:sz w:val="22"/>
              <w:szCs w:val="22"/>
            </w:rPr>
          </w:pPr>
          <w:hyperlink w:anchor="_Toc185435221" w:history="1">
            <w:r w:rsidRPr="002B50C3">
              <w:rPr>
                <w:rStyle w:val="Hipervnculo"/>
                <w:noProof/>
              </w:rPr>
              <w:t>6.5.4 Recuentos periódicos de efectivo - Certificación de caja chica</w:t>
            </w:r>
            <w:r>
              <w:rPr>
                <w:noProof/>
                <w:webHidden/>
              </w:rPr>
              <w:tab/>
            </w:r>
            <w:r>
              <w:rPr>
                <w:noProof/>
                <w:webHidden/>
              </w:rPr>
              <w:fldChar w:fldCharType="begin"/>
            </w:r>
            <w:r>
              <w:rPr>
                <w:noProof/>
                <w:webHidden/>
              </w:rPr>
              <w:instrText xml:space="preserve"> PAGEREF _Toc185435221 \h </w:instrText>
            </w:r>
            <w:r>
              <w:rPr>
                <w:noProof/>
                <w:webHidden/>
              </w:rPr>
            </w:r>
            <w:r>
              <w:rPr>
                <w:noProof/>
                <w:webHidden/>
              </w:rPr>
              <w:fldChar w:fldCharType="separate"/>
            </w:r>
            <w:r>
              <w:rPr>
                <w:noProof/>
                <w:webHidden/>
              </w:rPr>
              <w:t>36</w:t>
            </w:r>
            <w:r>
              <w:rPr>
                <w:noProof/>
                <w:webHidden/>
              </w:rPr>
              <w:fldChar w:fldCharType="end"/>
            </w:r>
          </w:hyperlink>
        </w:p>
        <w:p w14:paraId="6FB2ADFC" w14:textId="77777777" w:rsidR="00441859" w:rsidRDefault="007E2880">
          <w:pPr>
            <w:pStyle w:val="TDC1"/>
            <w:rPr>
              <w:rFonts w:asciiTheme="minorHAnsi" w:hAnsiTheme="minorHAnsi"/>
              <w:noProof/>
              <w:sz w:val="22"/>
              <w:szCs w:val="22"/>
            </w:rPr>
          </w:pPr>
          <w:hyperlink w:anchor="_Toc185435222" w:history="1">
            <w:r w:rsidRPr="002B50C3">
              <w:rPr>
                <w:rStyle w:val="Hipervnculo"/>
                <w:noProof/>
              </w:rPr>
              <w:t>7. Socios Colombia Políticas generales</w:t>
            </w:r>
            <w:r>
              <w:rPr>
                <w:noProof/>
                <w:webHidden/>
              </w:rPr>
              <w:tab/>
            </w:r>
            <w:r>
              <w:rPr>
                <w:noProof/>
                <w:webHidden/>
              </w:rPr>
              <w:fldChar w:fldCharType="begin"/>
            </w:r>
            <w:r>
              <w:rPr>
                <w:noProof/>
                <w:webHidden/>
              </w:rPr>
              <w:instrText xml:space="preserve"> PAGEREF _Toc185435222 \h </w:instrText>
            </w:r>
            <w:r>
              <w:rPr>
                <w:noProof/>
                <w:webHidden/>
              </w:rPr>
            </w:r>
            <w:r>
              <w:rPr>
                <w:noProof/>
                <w:webHidden/>
              </w:rPr>
              <w:fldChar w:fldCharType="separate"/>
            </w:r>
            <w:r>
              <w:rPr>
                <w:noProof/>
                <w:webHidden/>
              </w:rPr>
              <w:t>37</w:t>
            </w:r>
            <w:r>
              <w:rPr>
                <w:noProof/>
                <w:webHidden/>
              </w:rPr>
              <w:fldChar w:fldCharType="end"/>
            </w:r>
          </w:hyperlink>
        </w:p>
        <w:p w14:paraId="34C99DF3" w14:textId="77777777" w:rsidR="00441859" w:rsidRDefault="007E2880">
          <w:pPr>
            <w:pStyle w:val="TDC2"/>
            <w:tabs>
              <w:tab w:val="left" w:pos="880"/>
            </w:tabs>
            <w:rPr>
              <w:rFonts w:asciiTheme="minorHAnsi" w:hAnsiTheme="minorHAnsi"/>
              <w:noProof/>
              <w:sz w:val="22"/>
              <w:szCs w:val="22"/>
            </w:rPr>
          </w:pPr>
          <w:hyperlink w:anchor="_Toc185435223" w:history="1">
            <w:r w:rsidRPr="002B50C3">
              <w:rPr>
                <w:rStyle w:val="Hipervnculo"/>
                <w:noProof/>
              </w:rPr>
              <w:t>7.1</w:t>
            </w:r>
            <w:r>
              <w:rPr>
                <w:rFonts w:asciiTheme="minorHAnsi" w:hAnsiTheme="minorHAnsi"/>
                <w:noProof/>
                <w:sz w:val="22"/>
                <w:szCs w:val="22"/>
              </w:rPr>
              <w:tab/>
            </w:r>
            <w:r w:rsidRPr="002B50C3">
              <w:rPr>
                <w:rStyle w:val="Hipervnculo"/>
                <w:noProof/>
              </w:rPr>
              <w:t>Personas y conductas cubiertas</w:t>
            </w:r>
            <w:r>
              <w:rPr>
                <w:noProof/>
                <w:webHidden/>
              </w:rPr>
              <w:tab/>
            </w:r>
            <w:r>
              <w:rPr>
                <w:noProof/>
                <w:webHidden/>
              </w:rPr>
              <w:fldChar w:fldCharType="begin"/>
            </w:r>
            <w:r>
              <w:rPr>
                <w:noProof/>
                <w:webHidden/>
              </w:rPr>
              <w:instrText xml:space="preserve"> PAGEREF _Toc185435223 \h </w:instrText>
            </w:r>
            <w:r>
              <w:rPr>
                <w:noProof/>
                <w:webHidden/>
              </w:rPr>
            </w:r>
            <w:r>
              <w:rPr>
                <w:noProof/>
                <w:webHidden/>
              </w:rPr>
              <w:fldChar w:fldCharType="separate"/>
            </w:r>
            <w:r>
              <w:rPr>
                <w:noProof/>
                <w:webHidden/>
              </w:rPr>
              <w:t>37</w:t>
            </w:r>
            <w:r>
              <w:rPr>
                <w:noProof/>
                <w:webHidden/>
              </w:rPr>
              <w:fldChar w:fldCharType="end"/>
            </w:r>
          </w:hyperlink>
        </w:p>
        <w:p w14:paraId="35BD416E" w14:textId="77777777" w:rsidR="00441859" w:rsidRDefault="007E2880">
          <w:pPr>
            <w:pStyle w:val="TDC2"/>
            <w:tabs>
              <w:tab w:val="left" w:pos="880"/>
            </w:tabs>
            <w:rPr>
              <w:rFonts w:asciiTheme="minorHAnsi" w:hAnsiTheme="minorHAnsi"/>
              <w:noProof/>
              <w:sz w:val="22"/>
              <w:szCs w:val="22"/>
            </w:rPr>
          </w:pPr>
          <w:hyperlink w:anchor="_Toc185435224" w:history="1">
            <w:r w:rsidRPr="002B50C3">
              <w:rPr>
                <w:rStyle w:val="Hipervnculo"/>
                <w:noProof/>
              </w:rPr>
              <w:t>7.2</w:t>
            </w:r>
            <w:r>
              <w:rPr>
                <w:rFonts w:asciiTheme="minorHAnsi" w:hAnsiTheme="minorHAnsi"/>
                <w:noProof/>
                <w:sz w:val="22"/>
                <w:szCs w:val="22"/>
              </w:rPr>
              <w:tab/>
            </w:r>
            <w:r w:rsidRPr="002B50C3">
              <w:rPr>
                <w:rStyle w:val="Hipervnculo"/>
                <w:noProof/>
              </w:rPr>
              <w:t>Política anticorrupción y antisoborno</w:t>
            </w:r>
            <w:r>
              <w:rPr>
                <w:noProof/>
                <w:webHidden/>
              </w:rPr>
              <w:tab/>
            </w:r>
            <w:r>
              <w:rPr>
                <w:noProof/>
                <w:webHidden/>
              </w:rPr>
              <w:fldChar w:fldCharType="begin"/>
            </w:r>
            <w:r>
              <w:rPr>
                <w:noProof/>
                <w:webHidden/>
              </w:rPr>
              <w:instrText xml:space="preserve"> PAGEREF _Toc185435224 \h </w:instrText>
            </w:r>
            <w:r>
              <w:rPr>
                <w:noProof/>
                <w:webHidden/>
              </w:rPr>
            </w:r>
            <w:r>
              <w:rPr>
                <w:noProof/>
                <w:webHidden/>
              </w:rPr>
              <w:fldChar w:fldCharType="separate"/>
            </w:r>
            <w:r>
              <w:rPr>
                <w:noProof/>
                <w:webHidden/>
              </w:rPr>
              <w:t>37</w:t>
            </w:r>
            <w:r>
              <w:rPr>
                <w:noProof/>
                <w:webHidden/>
              </w:rPr>
              <w:fldChar w:fldCharType="end"/>
            </w:r>
          </w:hyperlink>
        </w:p>
        <w:p w14:paraId="3883DDBF" w14:textId="77777777" w:rsidR="00441859" w:rsidRDefault="007E2880">
          <w:pPr>
            <w:pStyle w:val="TDC2"/>
            <w:tabs>
              <w:tab w:val="left" w:pos="880"/>
            </w:tabs>
            <w:rPr>
              <w:rFonts w:asciiTheme="minorHAnsi" w:hAnsiTheme="minorHAnsi"/>
              <w:noProof/>
              <w:sz w:val="22"/>
              <w:szCs w:val="22"/>
            </w:rPr>
          </w:pPr>
          <w:hyperlink w:anchor="_Toc185435225" w:history="1">
            <w:r w:rsidRPr="002B50C3">
              <w:rPr>
                <w:rStyle w:val="Hipervnculo"/>
                <w:noProof/>
              </w:rPr>
              <w:t>7.3</w:t>
            </w:r>
            <w:r>
              <w:rPr>
                <w:rFonts w:asciiTheme="minorHAnsi" w:hAnsiTheme="minorHAnsi"/>
                <w:noProof/>
                <w:sz w:val="22"/>
                <w:szCs w:val="22"/>
              </w:rPr>
              <w:tab/>
            </w:r>
            <w:r w:rsidRPr="002B50C3">
              <w:rPr>
                <w:rStyle w:val="Hipervnculo"/>
                <w:noProof/>
              </w:rPr>
              <w:t>Prevención del blanqueo de capitales y financiación del terrorismo</w:t>
            </w:r>
            <w:r>
              <w:rPr>
                <w:noProof/>
                <w:webHidden/>
              </w:rPr>
              <w:tab/>
            </w:r>
            <w:r>
              <w:rPr>
                <w:noProof/>
                <w:webHidden/>
              </w:rPr>
              <w:fldChar w:fldCharType="begin"/>
            </w:r>
            <w:r>
              <w:rPr>
                <w:noProof/>
                <w:webHidden/>
              </w:rPr>
              <w:instrText xml:space="preserve"> PAGEREF _Toc185435225 \h </w:instrText>
            </w:r>
            <w:r>
              <w:rPr>
                <w:noProof/>
                <w:webHidden/>
              </w:rPr>
            </w:r>
            <w:r>
              <w:rPr>
                <w:noProof/>
                <w:webHidden/>
              </w:rPr>
              <w:fldChar w:fldCharType="separate"/>
            </w:r>
            <w:r>
              <w:rPr>
                <w:noProof/>
                <w:webHidden/>
              </w:rPr>
              <w:t>39</w:t>
            </w:r>
            <w:r>
              <w:rPr>
                <w:noProof/>
                <w:webHidden/>
              </w:rPr>
              <w:fldChar w:fldCharType="end"/>
            </w:r>
          </w:hyperlink>
        </w:p>
        <w:p w14:paraId="35DEB87C" w14:textId="77777777" w:rsidR="00441859" w:rsidRDefault="007E2880">
          <w:pPr>
            <w:pStyle w:val="TDC3"/>
            <w:rPr>
              <w:rFonts w:asciiTheme="minorHAnsi" w:hAnsiTheme="minorHAnsi"/>
              <w:noProof/>
              <w:sz w:val="22"/>
              <w:szCs w:val="22"/>
            </w:rPr>
          </w:pPr>
          <w:hyperlink w:anchor="_Toc185435226" w:history="1">
            <w:r w:rsidRPr="002B50C3">
              <w:rPr>
                <w:rStyle w:val="Hipervnculo"/>
                <w:noProof/>
              </w:rPr>
              <w:t xml:space="preserve">7.3.1 </w:t>
            </w:r>
            <w:r w:rsidRPr="002B50C3">
              <w:rPr>
                <w:rStyle w:val="Hipervnculo"/>
                <w:rFonts w:cs="Times New Roman"/>
                <w:noProof/>
              </w:rPr>
              <w:t>Definiciones</w:t>
            </w:r>
            <w:r>
              <w:rPr>
                <w:noProof/>
                <w:webHidden/>
              </w:rPr>
              <w:tab/>
            </w:r>
            <w:r>
              <w:rPr>
                <w:noProof/>
                <w:webHidden/>
              </w:rPr>
              <w:fldChar w:fldCharType="begin"/>
            </w:r>
            <w:r>
              <w:rPr>
                <w:noProof/>
                <w:webHidden/>
              </w:rPr>
              <w:instrText xml:space="preserve"> PAGEREF _Toc185435226 \h </w:instrText>
            </w:r>
            <w:r>
              <w:rPr>
                <w:noProof/>
                <w:webHidden/>
              </w:rPr>
            </w:r>
            <w:r>
              <w:rPr>
                <w:noProof/>
                <w:webHidden/>
              </w:rPr>
              <w:fldChar w:fldCharType="separate"/>
            </w:r>
            <w:r>
              <w:rPr>
                <w:noProof/>
                <w:webHidden/>
              </w:rPr>
              <w:t>39</w:t>
            </w:r>
            <w:r>
              <w:rPr>
                <w:noProof/>
                <w:webHidden/>
              </w:rPr>
              <w:fldChar w:fldCharType="end"/>
            </w:r>
          </w:hyperlink>
        </w:p>
        <w:p w14:paraId="3C584D8E" w14:textId="77777777" w:rsidR="00441859" w:rsidRDefault="007E2880">
          <w:pPr>
            <w:pStyle w:val="TDC3"/>
            <w:rPr>
              <w:rFonts w:asciiTheme="minorHAnsi" w:hAnsiTheme="minorHAnsi"/>
              <w:noProof/>
              <w:sz w:val="22"/>
              <w:szCs w:val="22"/>
            </w:rPr>
          </w:pPr>
          <w:hyperlink w:anchor="_Toc185435227" w:history="1">
            <w:r w:rsidRPr="002B50C3">
              <w:rPr>
                <w:rStyle w:val="Hipervnculo"/>
                <w:noProof/>
              </w:rPr>
              <w:t xml:space="preserve">7.3.2 </w:t>
            </w:r>
            <w:r w:rsidRPr="002B50C3">
              <w:rPr>
                <w:rStyle w:val="Hipervnculo"/>
                <w:rFonts w:cs="Times New Roman"/>
                <w:noProof/>
              </w:rPr>
              <w:t>Diligencia debida</w:t>
            </w:r>
            <w:r>
              <w:rPr>
                <w:noProof/>
                <w:webHidden/>
              </w:rPr>
              <w:tab/>
            </w:r>
            <w:r>
              <w:rPr>
                <w:noProof/>
                <w:webHidden/>
              </w:rPr>
              <w:fldChar w:fldCharType="begin"/>
            </w:r>
            <w:r>
              <w:rPr>
                <w:noProof/>
                <w:webHidden/>
              </w:rPr>
              <w:instrText xml:space="preserve"> PAGEREF _Toc185435227 \h </w:instrText>
            </w:r>
            <w:r>
              <w:rPr>
                <w:noProof/>
                <w:webHidden/>
              </w:rPr>
            </w:r>
            <w:r>
              <w:rPr>
                <w:noProof/>
                <w:webHidden/>
              </w:rPr>
              <w:fldChar w:fldCharType="separate"/>
            </w:r>
            <w:r>
              <w:rPr>
                <w:noProof/>
                <w:webHidden/>
              </w:rPr>
              <w:t>39</w:t>
            </w:r>
            <w:r>
              <w:rPr>
                <w:noProof/>
                <w:webHidden/>
              </w:rPr>
              <w:fldChar w:fldCharType="end"/>
            </w:r>
          </w:hyperlink>
        </w:p>
        <w:p w14:paraId="22A418A1" w14:textId="77777777" w:rsidR="00441859" w:rsidRDefault="007E2880">
          <w:pPr>
            <w:pStyle w:val="TDC3"/>
            <w:rPr>
              <w:rFonts w:asciiTheme="minorHAnsi" w:hAnsiTheme="minorHAnsi"/>
              <w:noProof/>
              <w:sz w:val="22"/>
              <w:szCs w:val="22"/>
            </w:rPr>
          </w:pPr>
          <w:hyperlink w:anchor="_Toc185435228" w:history="1">
            <w:r w:rsidRPr="002B50C3">
              <w:rPr>
                <w:rStyle w:val="Hipervnculo"/>
                <w:noProof/>
              </w:rPr>
              <w:t xml:space="preserve">7.3.3 </w:t>
            </w:r>
            <w:r w:rsidRPr="002B50C3">
              <w:rPr>
                <w:rStyle w:val="Hipervnculo"/>
                <w:rFonts w:cs="Times New Roman"/>
                <w:noProof/>
              </w:rPr>
              <w:t>Notificación de actividades sospechosas</w:t>
            </w:r>
            <w:r>
              <w:rPr>
                <w:noProof/>
                <w:webHidden/>
              </w:rPr>
              <w:tab/>
            </w:r>
            <w:r>
              <w:rPr>
                <w:noProof/>
                <w:webHidden/>
              </w:rPr>
              <w:fldChar w:fldCharType="begin"/>
            </w:r>
            <w:r>
              <w:rPr>
                <w:noProof/>
                <w:webHidden/>
              </w:rPr>
              <w:instrText xml:space="preserve"> PAGEREF _Toc185435228 \h </w:instrText>
            </w:r>
            <w:r>
              <w:rPr>
                <w:noProof/>
                <w:webHidden/>
              </w:rPr>
            </w:r>
            <w:r>
              <w:rPr>
                <w:noProof/>
                <w:webHidden/>
              </w:rPr>
              <w:fldChar w:fldCharType="separate"/>
            </w:r>
            <w:r>
              <w:rPr>
                <w:noProof/>
                <w:webHidden/>
              </w:rPr>
              <w:t>39</w:t>
            </w:r>
            <w:r>
              <w:rPr>
                <w:noProof/>
                <w:webHidden/>
              </w:rPr>
              <w:fldChar w:fldCharType="end"/>
            </w:r>
          </w:hyperlink>
        </w:p>
        <w:p w14:paraId="0C519C60" w14:textId="77777777" w:rsidR="00441859" w:rsidRDefault="007E2880">
          <w:pPr>
            <w:pStyle w:val="TDC2"/>
            <w:tabs>
              <w:tab w:val="left" w:pos="880"/>
            </w:tabs>
            <w:rPr>
              <w:rFonts w:asciiTheme="minorHAnsi" w:hAnsiTheme="minorHAnsi"/>
              <w:noProof/>
              <w:sz w:val="22"/>
              <w:szCs w:val="22"/>
            </w:rPr>
          </w:pPr>
          <w:hyperlink w:anchor="_Toc185435230" w:history="1">
            <w:r w:rsidRPr="002B50C3">
              <w:rPr>
                <w:rStyle w:val="Hipervnculo"/>
                <w:noProof/>
              </w:rPr>
              <w:t>7.4</w:t>
            </w:r>
            <w:r>
              <w:rPr>
                <w:rFonts w:asciiTheme="minorHAnsi" w:hAnsiTheme="minorHAnsi"/>
                <w:noProof/>
                <w:sz w:val="22"/>
                <w:szCs w:val="22"/>
              </w:rPr>
              <w:tab/>
            </w:r>
            <w:r w:rsidRPr="002B50C3">
              <w:rPr>
                <w:rStyle w:val="Hipervnculo"/>
                <w:noProof/>
              </w:rPr>
              <w:t>Lucha contra la discriminación</w:t>
            </w:r>
            <w:r>
              <w:rPr>
                <w:noProof/>
                <w:webHidden/>
              </w:rPr>
              <w:tab/>
            </w:r>
            <w:r>
              <w:rPr>
                <w:noProof/>
                <w:webHidden/>
              </w:rPr>
              <w:fldChar w:fldCharType="begin"/>
            </w:r>
            <w:r>
              <w:rPr>
                <w:noProof/>
                <w:webHidden/>
              </w:rPr>
              <w:instrText xml:space="preserve"> PAGEREF _Toc185435230 \h </w:instrText>
            </w:r>
            <w:r>
              <w:rPr>
                <w:noProof/>
                <w:webHidden/>
              </w:rPr>
            </w:r>
            <w:r>
              <w:rPr>
                <w:noProof/>
                <w:webHidden/>
              </w:rPr>
              <w:fldChar w:fldCharType="separate"/>
            </w:r>
            <w:r>
              <w:rPr>
                <w:noProof/>
                <w:webHidden/>
              </w:rPr>
              <w:t>40</w:t>
            </w:r>
            <w:r>
              <w:rPr>
                <w:noProof/>
                <w:webHidden/>
              </w:rPr>
              <w:fldChar w:fldCharType="end"/>
            </w:r>
          </w:hyperlink>
        </w:p>
        <w:p w14:paraId="31E8D815" w14:textId="77777777" w:rsidR="00441859" w:rsidRDefault="007E2880">
          <w:pPr>
            <w:pStyle w:val="TDC3"/>
            <w:rPr>
              <w:rFonts w:asciiTheme="minorHAnsi" w:hAnsiTheme="minorHAnsi"/>
              <w:noProof/>
              <w:sz w:val="22"/>
              <w:szCs w:val="22"/>
            </w:rPr>
          </w:pPr>
          <w:hyperlink w:anchor="_Toc185435231" w:history="1">
            <w:r w:rsidRPr="002B50C3">
              <w:rPr>
                <w:rStyle w:val="Hipervnculo"/>
                <w:noProof/>
              </w:rPr>
              <w:t>7.4.1 Igualdad de oportunidades en el empleo</w:t>
            </w:r>
            <w:r>
              <w:rPr>
                <w:noProof/>
                <w:webHidden/>
              </w:rPr>
              <w:tab/>
            </w:r>
            <w:r>
              <w:rPr>
                <w:noProof/>
                <w:webHidden/>
              </w:rPr>
              <w:fldChar w:fldCharType="begin"/>
            </w:r>
            <w:r>
              <w:rPr>
                <w:noProof/>
                <w:webHidden/>
              </w:rPr>
              <w:instrText xml:space="preserve"> PAGEREF _Toc185435231 \h </w:instrText>
            </w:r>
            <w:r>
              <w:rPr>
                <w:noProof/>
                <w:webHidden/>
              </w:rPr>
            </w:r>
            <w:r>
              <w:rPr>
                <w:noProof/>
                <w:webHidden/>
              </w:rPr>
              <w:fldChar w:fldCharType="separate"/>
            </w:r>
            <w:r>
              <w:rPr>
                <w:noProof/>
                <w:webHidden/>
              </w:rPr>
              <w:t>41</w:t>
            </w:r>
            <w:r>
              <w:rPr>
                <w:noProof/>
                <w:webHidden/>
              </w:rPr>
              <w:fldChar w:fldCharType="end"/>
            </w:r>
          </w:hyperlink>
        </w:p>
        <w:p w14:paraId="4CB662DD" w14:textId="77777777" w:rsidR="00441859" w:rsidRDefault="007E2880">
          <w:pPr>
            <w:pStyle w:val="TDC2"/>
            <w:tabs>
              <w:tab w:val="left" w:pos="880"/>
            </w:tabs>
            <w:rPr>
              <w:rFonts w:asciiTheme="minorHAnsi" w:hAnsiTheme="minorHAnsi"/>
              <w:noProof/>
              <w:sz w:val="22"/>
              <w:szCs w:val="22"/>
            </w:rPr>
          </w:pPr>
          <w:hyperlink w:anchor="_Toc185435232" w:history="1">
            <w:r w:rsidRPr="002B50C3">
              <w:rPr>
                <w:rStyle w:val="Hipervnculo"/>
                <w:noProof/>
              </w:rPr>
              <w:t>7.5</w:t>
            </w:r>
            <w:r>
              <w:rPr>
                <w:rFonts w:asciiTheme="minorHAnsi" w:hAnsiTheme="minorHAnsi"/>
                <w:noProof/>
                <w:sz w:val="22"/>
                <w:szCs w:val="22"/>
              </w:rPr>
              <w:tab/>
            </w:r>
            <w:r w:rsidRPr="002B50C3">
              <w:rPr>
                <w:rStyle w:val="Hipervnculo"/>
                <w:noProof/>
              </w:rPr>
              <w:t>Alojamiento para personas con discapacidad y diálogo interactivo</w:t>
            </w:r>
            <w:r>
              <w:rPr>
                <w:noProof/>
                <w:webHidden/>
              </w:rPr>
              <w:tab/>
            </w:r>
            <w:r>
              <w:rPr>
                <w:noProof/>
                <w:webHidden/>
              </w:rPr>
              <w:fldChar w:fldCharType="begin"/>
            </w:r>
            <w:r>
              <w:rPr>
                <w:noProof/>
                <w:webHidden/>
              </w:rPr>
              <w:instrText xml:space="preserve"> PAGEREF _Toc185435232 \h </w:instrText>
            </w:r>
            <w:r>
              <w:rPr>
                <w:noProof/>
                <w:webHidden/>
              </w:rPr>
            </w:r>
            <w:r>
              <w:rPr>
                <w:noProof/>
                <w:webHidden/>
              </w:rPr>
              <w:fldChar w:fldCharType="separate"/>
            </w:r>
            <w:r>
              <w:rPr>
                <w:noProof/>
                <w:webHidden/>
              </w:rPr>
              <w:t>42</w:t>
            </w:r>
            <w:r>
              <w:rPr>
                <w:noProof/>
                <w:webHidden/>
              </w:rPr>
              <w:fldChar w:fldCharType="end"/>
            </w:r>
          </w:hyperlink>
        </w:p>
        <w:p w14:paraId="0BFB8BD5" w14:textId="77777777" w:rsidR="00441859" w:rsidRDefault="007E2880">
          <w:pPr>
            <w:pStyle w:val="TDC2"/>
            <w:tabs>
              <w:tab w:val="left" w:pos="880"/>
            </w:tabs>
            <w:rPr>
              <w:rFonts w:asciiTheme="minorHAnsi" w:hAnsiTheme="minorHAnsi"/>
              <w:noProof/>
              <w:sz w:val="22"/>
              <w:szCs w:val="22"/>
            </w:rPr>
          </w:pPr>
          <w:hyperlink w:anchor="_Toc185435233" w:history="1">
            <w:r w:rsidRPr="002B50C3">
              <w:rPr>
                <w:rStyle w:val="Hipervnculo"/>
                <w:noProof/>
              </w:rPr>
              <w:t>7.6</w:t>
            </w:r>
            <w:r>
              <w:rPr>
                <w:rFonts w:asciiTheme="minorHAnsi" w:hAnsiTheme="minorHAnsi"/>
                <w:noProof/>
                <w:sz w:val="22"/>
                <w:szCs w:val="22"/>
              </w:rPr>
              <w:tab/>
            </w:r>
            <w:r w:rsidRPr="002B50C3">
              <w:rPr>
                <w:rStyle w:val="Hipervnculo"/>
                <w:noProof/>
              </w:rPr>
              <w:t>Lucha contra el acoso sexual</w:t>
            </w:r>
            <w:r>
              <w:rPr>
                <w:noProof/>
                <w:webHidden/>
              </w:rPr>
              <w:tab/>
            </w:r>
            <w:r>
              <w:rPr>
                <w:noProof/>
                <w:webHidden/>
              </w:rPr>
              <w:fldChar w:fldCharType="begin"/>
            </w:r>
            <w:r>
              <w:rPr>
                <w:noProof/>
                <w:webHidden/>
              </w:rPr>
              <w:instrText xml:space="preserve"> PAGEREF _Toc185435233 \h </w:instrText>
            </w:r>
            <w:r>
              <w:rPr>
                <w:noProof/>
                <w:webHidden/>
              </w:rPr>
            </w:r>
            <w:r>
              <w:rPr>
                <w:noProof/>
                <w:webHidden/>
              </w:rPr>
              <w:fldChar w:fldCharType="separate"/>
            </w:r>
            <w:r>
              <w:rPr>
                <w:noProof/>
                <w:webHidden/>
              </w:rPr>
              <w:t>43</w:t>
            </w:r>
            <w:r>
              <w:rPr>
                <w:noProof/>
                <w:webHidden/>
              </w:rPr>
              <w:fldChar w:fldCharType="end"/>
            </w:r>
          </w:hyperlink>
        </w:p>
        <w:p w14:paraId="4C303229" w14:textId="77777777" w:rsidR="00441859" w:rsidRDefault="007E2880">
          <w:pPr>
            <w:pStyle w:val="TDC2"/>
            <w:tabs>
              <w:tab w:val="left" w:pos="880"/>
            </w:tabs>
            <w:rPr>
              <w:rFonts w:asciiTheme="minorHAnsi" w:hAnsiTheme="minorHAnsi"/>
              <w:noProof/>
              <w:sz w:val="22"/>
              <w:szCs w:val="22"/>
            </w:rPr>
          </w:pPr>
          <w:hyperlink w:anchor="_Toc185435234" w:history="1">
            <w:r w:rsidRPr="002B50C3">
              <w:rPr>
                <w:rStyle w:val="Hipervnculo"/>
                <w:noProof/>
              </w:rPr>
              <w:t>7.7</w:t>
            </w:r>
            <w:r>
              <w:rPr>
                <w:rFonts w:asciiTheme="minorHAnsi" w:hAnsiTheme="minorHAnsi"/>
                <w:noProof/>
                <w:sz w:val="22"/>
                <w:szCs w:val="22"/>
              </w:rPr>
              <w:tab/>
            </w:r>
            <w:r w:rsidRPr="002B50C3">
              <w:rPr>
                <w:rStyle w:val="Hipervnculo"/>
                <w:noProof/>
              </w:rPr>
              <w:t>Lucha contra el acoso</w:t>
            </w:r>
            <w:r>
              <w:rPr>
                <w:noProof/>
                <w:webHidden/>
              </w:rPr>
              <w:tab/>
            </w:r>
            <w:r>
              <w:rPr>
                <w:noProof/>
                <w:webHidden/>
              </w:rPr>
              <w:fldChar w:fldCharType="begin"/>
            </w:r>
            <w:r>
              <w:rPr>
                <w:noProof/>
                <w:webHidden/>
              </w:rPr>
              <w:instrText xml:space="preserve"> PAGEREF _Toc185435234 \h </w:instrText>
            </w:r>
            <w:r>
              <w:rPr>
                <w:noProof/>
                <w:webHidden/>
              </w:rPr>
            </w:r>
            <w:r>
              <w:rPr>
                <w:noProof/>
                <w:webHidden/>
              </w:rPr>
              <w:fldChar w:fldCharType="separate"/>
            </w:r>
            <w:r>
              <w:rPr>
                <w:noProof/>
                <w:webHidden/>
              </w:rPr>
              <w:t>45</w:t>
            </w:r>
            <w:r>
              <w:rPr>
                <w:noProof/>
                <w:webHidden/>
              </w:rPr>
              <w:fldChar w:fldCharType="end"/>
            </w:r>
          </w:hyperlink>
        </w:p>
        <w:p w14:paraId="7001292E" w14:textId="77777777" w:rsidR="00441859" w:rsidRDefault="007E2880">
          <w:pPr>
            <w:pStyle w:val="TDC2"/>
            <w:tabs>
              <w:tab w:val="left" w:pos="880"/>
            </w:tabs>
            <w:rPr>
              <w:rFonts w:asciiTheme="minorHAnsi" w:hAnsiTheme="minorHAnsi"/>
              <w:noProof/>
              <w:sz w:val="22"/>
              <w:szCs w:val="22"/>
            </w:rPr>
          </w:pPr>
          <w:hyperlink w:anchor="_Toc185435235" w:history="1">
            <w:r w:rsidRPr="002B50C3">
              <w:rPr>
                <w:rStyle w:val="Hipervnculo"/>
                <w:noProof/>
              </w:rPr>
              <w:t>7.8</w:t>
            </w:r>
            <w:r>
              <w:rPr>
                <w:rFonts w:asciiTheme="minorHAnsi" w:hAnsiTheme="minorHAnsi"/>
                <w:noProof/>
                <w:sz w:val="22"/>
                <w:szCs w:val="22"/>
              </w:rPr>
              <w:tab/>
            </w:r>
            <w:r w:rsidRPr="002B50C3">
              <w:rPr>
                <w:rStyle w:val="Hipervnculo"/>
                <w:noProof/>
              </w:rPr>
              <w:t>Acoso laboral</w:t>
            </w:r>
            <w:r>
              <w:rPr>
                <w:noProof/>
                <w:webHidden/>
              </w:rPr>
              <w:tab/>
            </w:r>
            <w:r>
              <w:rPr>
                <w:noProof/>
                <w:webHidden/>
              </w:rPr>
              <w:fldChar w:fldCharType="begin"/>
            </w:r>
            <w:r>
              <w:rPr>
                <w:noProof/>
                <w:webHidden/>
              </w:rPr>
              <w:instrText xml:space="preserve"> PAGEREF _Toc185435235 \h </w:instrText>
            </w:r>
            <w:r>
              <w:rPr>
                <w:noProof/>
                <w:webHidden/>
              </w:rPr>
            </w:r>
            <w:r>
              <w:rPr>
                <w:noProof/>
                <w:webHidden/>
              </w:rPr>
              <w:fldChar w:fldCharType="separate"/>
            </w:r>
            <w:r>
              <w:rPr>
                <w:noProof/>
                <w:webHidden/>
              </w:rPr>
              <w:t>46</w:t>
            </w:r>
            <w:r>
              <w:rPr>
                <w:noProof/>
                <w:webHidden/>
              </w:rPr>
              <w:fldChar w:fldCharType="end"/>
            </w:r>
          </w:hyperlink>
        </w:p>
        <w:p w14:paraId="7795C531" w14:textId="77777777" w:rsidR="00441859" w:rsidRDefault="007E2880">
          <w:pPr>
            <w:pStyle w:val="TDC2"/>
            <w:tabs>
              <w:tab w:val="left" w:pos="880"/>
            </w:tabs>
            <w:rPr>
              <w:rFonts w:asciiTheme="minorHAnsi" w:hAnsiTheme="minorHAnsi"/>
              <w:noProof/>
              <w:sz w:val="22"/>
              <w:szCs w:val="22"/>
            </w:rPr>
          </w:pPr>
          <w:hyperlink w:anchor="_Toc185435236" w:history="1">
            <w:r w:rsidRPr="002B50C3">
              <w:rPr>
                <w:rStyle w:val="Hipervnculo"/>
                <w:noProof/>
              </w:rPr>
              <w:t>7.9</w:t>
            </w:r>
            <w:r>
              <w:rPr>
                <w:rFonts w:asciiTheme="minorHAnsi" w:hAnsiTheme="minorHAnsi"/>
                <w:noProof/>
                <w:sz w:val="22"/>
                <w:szCs w:val="22"/>
              </w:rPr>
              <w:tab/>
            </w:r>
            <w:r w:rsidRPr="002B50C3">
              <w:rPr>
                <w:rStyle w:val="Hipervnculo"/>
                <w:noProof/>
              </w:rPr>
              <w:t>Política de prevención de la violencia en el lugar de trabajo</w:t>
            </w:r>
            <w:r>
              <w:rPr>
                <w:noProof/>
                <w:webHidden/>
              </w:rPr>
              <w:tab/>
            </w:r>
            <w:r>
              <w:rPr>
                <w:noProof/>
                <w:webHidden/>
              </w:rPr>
              <w:fldChar w:fldCharType="begin"/>
            </w:r>
            <w:r>
              <w:rPr>
                <w:noProof/>
                <w:webHidden/>
              </w:rPr>
              <w:instrText xml:space="preserve"> PAGEREF _Toc185435236 \h </w:instrText>
            </w:r>
            <w:r>
              <w:rPr>
                <w:noProof/>
                <w:webHidden/>
              </w:rPr>
            </w:r>
            <w:r>
              <w:rPr>
                <w:noProof/>
                <w:webHidden/>
              </w:rPr>
              <w:fldChar w:fldCharType="separate"/>
            </w:r>
            <w:r>
              <w:rPr>
                <w:noProof/>
                <w:webHidden/>
              </w:rPr>
              <w:t>47</w:t>
            </w:r>
            <w:r>
              <w:rPr>
                <w:noProof/>
                <w:webHidden/>
              </w:rPr>
              <w:fldChar w:fldCharType="end"/>
            </w:r>
          </w:hyperlink>
        </w:p>
        <w:p w14:paraId="47BACFD4" w14:textId="77777777" w:rsidR="00441859" w:rsidRDefault="007E2880">
          <w:pPr>
            <w:pStyle w:val="TDC3"/>
            <w:rPr>
              <w:rFonts w:asciiTheme="minorHAnsi" w:hAnsiTheme="minorHAnsi"/>
              <w:noProof/>
              <w:sz w:val="22"/>
              <w:szCs w:val="22"/>
            </w:rPr>
          </w:pPr>
          <w:hyperlink w:anchor="_Toc185435237" w:history="1">
            <w:r w:rsidRPr="002B50C3">
              <w:rPr>
                <w:rStyle w:val="Hipervnculo"/>
                <w:noProof/>
              </w:rPr>
              <w:t>7.9.1 Conducta prohibida</w:t>
            </w:r>
            <w:r>
              <w:rPr>
                <w:noProof/>
                <w:webHidden/>
              </w:rPr>
              <w:tab/>
            </w:r>
            <w:r>
              <w:rPr>
                <w:noProof/>
                <w:webHidden/>
              </w:rPr>
              <w:fldChar w:fldCharType="begin"/>
            </w:r>
            <w:r>
              <w:rPr>
                <w:noProof/>
                <w:webHidden/>
              </w:rPr>
              <w:instrText xml:space="preserve"> PAGEREF _Toc185435237 \h </w:instrText>
            </w:r>
            <w:r>
              <w:rPr>
                <w:noProof/>
                <w:webHidden/>
              </w:rPr>
            </w:r>
            <w:r>
              <w:rPr>
                <w:noProof/>
                <w:webHidden/>
              </w:rPr>
              <w:fldChar w:fldCharType="separate"/>
            </w:r>
            <w:r>
              <w:rPr>
                <w:noProof/>
                <w:webHidden/>
              </w:rPr>
              <w:t>47</w:t>
            </w:r>
            <w:r>
              <w:rPr>
                <w:noProof/>
                <w:webHidden/>
              </w:rPr>
              <w:fldChar w:fldCharType="end"/>
            </w:r>
          </w:hyperlink>
        </w:p>
        <w:p w14:paraId="64C3C890" w14:textId="77777777" w:rsidR="00441859" w:rsidRDefault="007E2880">
          <w:pPr>
            <w:pStyle w:val="TDC3"/>
            <w:rPr>
              <w:rFonts w:asciiTheme="minorHAnsi" w:hAnsiTheme="minorHAnsi"/>
              <w:noProof/>
              <w:sz w:val="22"/>
              <w:szCs w:val="22"/>
            </w:rPr>
          </w:pPr>
          <w:hyperlink w:anchor="_Toc185435238" w:history="1">
            <w:r w:rsidRPr="002B50C3">
              <w:rPr>
                <w:rStyle w:val="Hipervnculo"/>
                <w:noProof/>
              </w:rPr>
              <w:t>7.9.2 Investigaciones y aplicación de la legislación</w:t>
            </w:r>
            <w:r>
              <w:rPr>
                <w:noProof/>
                <w:webHidden/>
              </w:rPr>
              <w:tab/>
            </w:r>
            <w:r>
              <w:rPr>
                <w:noProof/>
                <w:webHidden/>
              </w:rPr>
              <w:fldChar w:fldCharType="begin"/>
            </w:r>
            <w:r>
              <w:rPr>
                <w:noProof/>
                <w:webHidden/>
              </w:rPr>
              <w:instrText xml:space="preserve"> PAGEREF _Toc185435238 \h </w:instrText>
            </w:r>
            <w:r>
              <w:rPr>
                <w:noProof/>
                <w:webHidden/>
              </w:rPr>
            </w:r>
            <w:r>
              <w:rPr>
                <w:noProof/>
                <w:webHidden/>
              </w:rPr>
              <w:fldChar w:fldCharType="separate"/>
            </w:r>
            <w:r>
              <w:rPr>
                <w:noProof/>
                <w:webHidden/>
              </w:rPr>
              <w:t>48</w:t>
            </w:r>
            <w:r>
              <w:rPr>
                <w:noProof/>
                <w:webHidden/>
              </w:rPr>
              <w:fldChar w:fldCharType="end"/>
            </w:r>
          </w:hyperlink>
        </w:p>
        <w:p w14:paraId="45F22044" w14:textId="77777777" w:rsidR="00441859" w:rsidRDefault="007E2880">
          <w:pPr>
            <w:pStyle w:val="TDC2"/>
            <w:tabs>
              <w:tab w:val="left" w:pos="1100"/>
            </w:tabs>
            <w:rPr>
              <w:rFonts w:asciiTheme="minorHAnsi" w:hAnsiTheme="minorHAnsi"/>
              <w:noProof/>
              <w:sz w:val="22"/>
              <w:szCs w:val="22"/>
            </w:rPr>
          </w:pPr>
          <w:hyperlink w:anchor="_Toc185435240" w:history="1">
            <w:r w:rsidRPr="002B50C3">
              <w:rPr>
                <w:rStyle w:val="Hipervnculo"/>
                <w:noProof/>
              </w:rPr>
              <w:t>7.10</w:t>
            </w:r>
            <w:r>
              <w:rPr>
                <w:rFonts w:asciiTheme="minorHAnsi" w:hAnsiTheme="minorHAnsi"/>
                <w:noProof/>
                <w:sz w:val="22"/>
                <w:szCs w:val="22"/>
              </w:rPr>
              <w:tab/>
            </w:r>
            <w:r w:rsidRPr="002B50C3">
              <w:rPr>
                <w:rStyle w:val="Hipervnculo"/>
                <w:noProof/>
              </w:rPr>
              <w:t>Procedimiento de denuncia de acoso/intimidación/violencia</w:t>
            </w:r>
            <w:r>
              <w:rPr>
                <w:noProof/>
                <w:webHidden/>
              </w:rPr>
              <w:tab/>
            </w:r>
            <w:r>
              <w:rPr>
                <w:noProof/>
                <w:webHidden/>
              </w:rPr>
              <w:fldChar w:fldCharType="begin"/>
            </w:r>
            <w:r>
              <w:rPr>
                <w:noProof/>
                <w:webHidden/>
              </w:rPr>
              <w:instrText xml:space="preserve"> PAGEREF _Toc185435240 \h </w:instrText>
            </w:r>
            <w:r>
              <w:rPr>
                <w:noProof/>
                <w:webHidden/>
              </w:rPr>
            </w:r>
            <w:r>
              <w:rPr>
                <w:noProof/>
                <w:webHidden/>
              </w:rPr>
              <w:fldChar w:fldCharType="separate"/>
            </w:r>
            <w:r>
              <w:rPr>
                <w:noProof/>
                <w:webHidden/>
              </w:rPr>
              <w:t>48</w:t>
            </w:r>
            <w:r>
              <w:rPr>
                <w:noProof/>
                <w:webHidden/>
              </w:rPr>
              <w:fldChar w:fldCharType="end"/>
            </w:r>
          </w:hyperlink>
        </w:p>
        <w:p w14:paraId="74CCB661" w14:textId="77777777" w:rsidR="00441859" w:rsidRDefault="007E2880">
          <w:pPr>
            <w:pStyle w:val="TDC3"/>
            <w:rPr>
              <w:rFonts w:asciiTheme="minorHAnsi" w:hAnsiTheme="minorHAnsi"/>
              <w:noProof/>
              <w:sz w:val="22"/>
              <w:szCs w:val="22"/>
            </w:rPr>
          </w:pPr>
          <w:hyperlink w:anchor="_Toc185435241" w:history="1">
            <w:r w:rsidRPr="002B50C3">
              <w:rPr>
                <w:rStyle w:val="Hipervnculo"/>
                <w:noProof/>
              </w:rPr>
              <w:t>7.10.1 Protección frente a represalias</w:t>
            </w:r>
            <w:r>
              <w:rPr>
                <w:noProof/>
                <w:webHidden/>
              </w:rPr>
              <w:tab/>
            </w:r>
            <w:r>
              <w:rPr>
                <w:noProof/>
                <w:webHidden/>
              </w:rPr>
              <w:fldChar w:fldCharType="begin"/>
            </w:r>
            <w:r>
              <w:rPr>
                <w:noProof/>
                <w:webHidden/>
              </w:rPr>
              <w:instrText xml:space="preserve"> PAGEREF _Toc185435241 \h </w:instrText>
            </w:r>
            <w:r>
              <w:rPr>
                <w:noProof/>
                <w:webHidden/>
              </w:rPr>
            </w:r>
            <w:r>
              <w:rPr>
                <w:noProof/>
                <w:webHidden/>
              </w:rPr>
              <w:fldChar w:fldCharType="separate"/>
            </w:r>
            <w:r>
              <w:rPr>
                <w:noProof/>
                <w:webHidden/>
              </w:rPr>
              <w:t>50</w:t>
            </w:r>
            <w:r>
              <w:rPr>
                <w:noProof/>
                <w:webHidden/>
              </w:rPr>
              <w:fldChar w:fldCharType="end"/>
            </w:r>
          </w:hyperlink>
        </w:p>
        <w:p w14:paraId="6C7D93BB" w14:textId="77777777" w:rsidR="00441859" w:rsidRDefault="007E2880">
          <w:pPr>
            <w:pStyle w:val="TDC2"/>
            <w:tabs>
              <w:tab w:val="left" w:pos="1100"/>
            </w:tabs>
            <w:rPr>
              <w:rFonts w:asciiTheme="minorHAnsi" w:hAnsiTheme="minorHAnsi"/>
              <w:noProof/>
              <w:sz w:val="22"/>
              <w:szCs w:val="22"/>
            </w:rPr>
          </w:pPr>
          <w:hyperlink w:anchor="_Toc185435242" w:history="1">
            <w:r w:rsidRPr="002B50C3">
              <w:rPr>
                <w:rStyle w:val="Hipervnculo"/>
                <w:noProof/>
              </w:rPr>
              <w:t>7.11</w:t>
            </w:r>
            <w:r>
              <w:rPr>
                <w:rFonts w:asciiTheme="minorHAnsi" w:hAnsiTheme="minorHAnsi"/>
                <w:noProof/>
                <w:sz w:val="22"/>
                <w:szCs w:val="22"/>
              </w:rPr>
              <w:tab/>
            </w:r>
            <w:r w:rsidRPr="002B50C3">
              <w:rPr>
                <w:rStyle w:val="Hipervnculo"/>
                <w:noProof/>
              </w:rPr>
              <w:t>Libertad de asociación</w:t>
            </w:r>
            <w:r>
              <w:rPr>
                <w:noProof/>
                <w:webHidden/>
              </w:rPr>
              <w:tab/>
            </w:r>
            <w:r>
              <w:rPr>
                <w:noProof/>
                <w:webHidden/>
              </w:rPr>
              <w:fldChar w:fldCharType="begin"/>
            </w:r>
            <w:r>
              <w:rPr>
                <w:noProof/>
                <w:webHidden/>
              </w:rPr>
              <w:instrText xml:space="preserve"> PAGEREF _Toc185435242 \h </w:instrText>
            </w:r>
            <w:r>
              <w:rPr>
                <w:noProof/>
                <w:webHidden/>
              </w:rPr>
            </w:r>
            <w:r>
              <w:rPr>
                <w:noProof/>
                <w:webHidden/>
              </w:rPr>
              <w:fldChar w:fldCharType="separate"/>
            </w:r>
            <w:r>
              <w:rPr>
                <w:noProof/>
                <w:webHidden/>
              </w:rPr>
              <w:t>50</w:t>
            </w:r>
            <w:r>
              <w:rPr>
                <w:noProof/>
                <w:webHidden/>
              </w:rPr>
              <w:fldChar w:fldCharType="end"/>
            </w:r>
          </w:hyperlink>
        </w:p>
        <w:p w14:paraId="28996DBD" w14:textId="77777777" w:rsidR="00441859" w:rsidRDefault="007E2880">
          <w:pPr>
            <w:pStyle w:val="TDC2"/>
            <w:tabs>
              <w:tab w:val="left" w:pos="1100"/>
            </w:tabs>
            <w:rPr>
              <w:rFonts w:asciiTheme="minorHAnsi" w:hAnsiTheme="minorHAnsi"/>
              <w:noProof/>
              <w:sz w:val="22"/>
              <w:szCs w:val="22"/>
            </w:rPr>
          </w:pPr>
          <w:hyperlink w:anchor="_Toc185435243" w:history="1">
            <w:r w:rsidRPr="002B50C3">
              <w:rPr>
                <w:rStyle w:val="Hipervnculo"/>
                <w:noProof/>
              </w:rPr>
              <w:t>7.12</w:t>
            </w:r>
            <w:r>
              <w:rPr>
                <w:rFonts w:asciiTheme="minorHAnsi" w:hAnsiTheme="minorHAnsi"/>
                <w:noProof/>
                <w:sz w:val="22"/>
                <w:szCs w:val="22"/>
              </w:rPr>
              <w:tab/>
            </w:r>
            <w:r w:rsidRPr="002B50C3">
              <w:rPr>
                <w:rStyle w:val="Hipervnculo"/>
                <w:noProof/>
              </w:rPr>
              <w:t>Libertad de trabajo y lucha contra el trabajo forzoso</w:t>
            </w:r>
            <w:r>
              <w:rPr>
                <w:noProof/>
                <w:webHidden/>
              </w:rPr>
              <w:tab/>
            </w:r>
            <w:r>
              <w:rPr>
                <w:noProof/>
                <w:webHidden/>
              </w:rPr>
              <w:fldChar w:fldCharType="begin"/>
            </w:r>
            <w:r>
              <w:rPr>
                <w:noProof/>
                <w:webHidden/>
              </w:rPr>
              <w:instrText xml:space="preserve"> PAGEREF _Toc185435243 \h </w:instrText>
            </w:r>
            <w:r>
              <w:rPr>
                <w:noProof/>
                <w:webHidden/>
              </w:rPr>
            </w:r>
            <w:r>
              <w:rPr>
                <w:noProof/>
                <w:webHidden/>
              </w:rPr>
              <w:fldChar w:fldCharType="separate"/>
            </w:r>
            <w:r>
              <w:rPr>
                <w:noProof/>
                <w:webHidden/>
              </w:rPr>
              <w:t>51</w:t>
            </w:r>
            <w:r>
              <w:rPr>
                <w:noProof/>
                <w:webHidden/>
              </w:rPr>
              <w:fldChar w:fldCharType="end"/>
            </w:r>
          </w:hyperlink>
        </w:p>
        <w:p w14:paraId="2113A86E" w14:textId="77777777" w:rsidR="00441859" w:rsidRDefault="007E2880">
          <w:pPr>
            <w:pStyle w:val="TDC2"/>
            <w:tabs>
              <w:tab w:val="left" w:pos="1100"/>
            </w:tabs>
            <w:rPr>
              <w:rFonts w:asciiTheme="minorHAnsi" w:hAnsiTheme="minorHAnsi"/>
              <w:noProof/>
              <w:sz w:val="22"/>
              <w:szCs w:val="22"/>
            </w:rPr>
          </w:pPr>
          <w:hyperlink w:anchor="_Toc185435244" w:history="1">
            <w:r w:rsidRPr="002B50C3">
              <w:rPr>
                <w:rStyle w:val="Hipervnculo"/>
                <w:noProof/>
              </w:rPr>
              <w:t>7.13</w:t>
            </w:r>
            <w:r>
              <w:rPr>
                <w:rFonts w:asciiTheme="minorHAnsi" w:hAnsiTheme="minorHAnsi"/>
                <w:noProof/>
                <w:sz w:val="22"/>
                <w:szCs w:val="22"/>
              </w:rPr>
              <w:tab/>
            </w:r>
            <w:r w:rsidRPr="002B50C3">
              <w:rPr>
                <w:rStyle w:val="Hipervnculo"/>
                <w:noProof/>
              </w:rPr>
              <w:t>Política de identidad de género</w:t>
            </w:r>
            <w:r>
              <w:rPr>
                <w:noProof/>
                <w:webHidden/>
              </w:rPr>
              <w:tab/>
            </w:r>
            <w:r>
              <w:rPr>
                <w:noProof/>
                <w:webHidden/>
              </w:rPr>
              <w:fldChar w:fldCharType="begin"/>
            </w:r>
            <w:r>
              <w:rPr>
                <w:noProof/>
                <w:webHidden/>
              </w:rPr>
              <w:instrText xml:space="preserve"> PAGEREF _Toc185435244 \h </w:instrText>
            </w:r>
            <w:r>
              <w:rPr>
                <w:noProof/>
                <w:webHidden/>
              </w:rPr>
            </w:r>
            <w:r>
              <w:rPr>
                <w:noProof/>
                <w:webHidden/>
              </w:rPr>
              <w:fldChar w:fldCharType="separate"/>
            </w:r>
            <w:r>
              <w:rPr>
                <w:noProof/>
                <w:webHidden/>
              </w:rPr>
              <w:t>51</w:t>
            </w:r>
            <w:r>
              <w:rPr>
                <w:noProof/>
                <w:webHidden/>
              </w:rPr>
              <w:fldChar w:fldCharType="end"/>
            </w:r>
          </w:hyperlink>
        </w:p>
        <w:p w14:paraId="0A31435B" w14:textId="77777777" w:rsidR="00441859" w:rsidRDefault="007E2880">
          <w:pPr>
            <w:pStyle w:val="TDC2"/>
            <w:tabs>
              <w:tab w:val="left" w:pos="1100"/>
            </w:tabs>
            <w:rPr>
              <w:rFonts w:asciiTheme="minorHAnsi" w:hAnsiTheme="minorHAnsi"/>
              <w:noProof/>
              <w:sz w:val="22"/>
              <w:szCs w:val="22"/>
            </w:rPr>
          </w:pPr>
          <w:hyperlink w:anchor="_Toc185435245" w:history="1">
            <w:r w:rsidRPr="002B50C3">
              <w:rPr>
                <w:rStyle w:val="Hipervnculo"/>
                <w:noProof/>
              </w:rPr>
              <w:t>7.14</w:t>
            </w:r>
            <w:r>
              <w:rPr>
                <w:rFonts w:asciiTheme="minorHAnsi" w:hAnsiTheme="minorHAnsi"/>
                <w:noProof/>
                <w:sz w:val="22"/>
                <w:szCs w:val="22"/>
              </w:rPr>
              <w:tab/>
            </w:r>
            <w:r w:rsidRPr="002B50C3">
              <w:rPr>
                <w:rStyle w:val="Hipervnculo"/>
                <w:noProof/>
              </w:rPr>
              <w:t>Política de prevención de la explotación y los abusos sexuales</w:t>
            </w:r>
            <w:r>
              <w:rPr>
                <w:noProof/>
                <w:webHidden/>
              </w:rPr>
              <w:tab/>
            </w:r>
            <w:r>
              <w:rPr>
                <w:noProof/>
                <w:webHidden/>
              </w:rPr>
              <w:fldChar w:fldCharType="begin"/>
            </w:r>
            <w:r>
              <w:rPr>
                <w:noProof/>
                <w:webHidden/>
              </w:rPr>
              <w:instrText xml:space="preserve"> PAGEREF _Toc185435245 \h </w:instrText>
            </w:r>
            <w:r>
              <w:rPr>
                <w:noProof/>
                <w:webHidden/>
              </w:rPr>
            </w:r>
            <w:r>
              <w:rPr>
                <w:noProof/>
                <w:webHidden/>
              </w:rPr>
              <w:fldChar w:fldCharType="separate"/>
            </w:r>
            <w:r>
              <w:rPr>
                <w:noProof/>
                <w:webHidden/>
              </w:rPr>
              <w:t>52</w:t>
            </w:r>
            <w:r>
              <w:rPr>
                <w:noProof/>
                <w:webHidden/>
              </w:rPr>
              <w:fldChar w:fldCharType="end"/>
            </w:r>
          </w:hyperlink>
        </w:p>
        <w:p w14:paraId="1EF1A0CD" w14:textId="77777777" w:rsidR="00441859" w:rsidRDefault="007E2880">
          <w:pPr>
            <w:pStyle w:val="TDC2"/>
            <w:tabs>
              <w:tab w:val="left" w:pos="1100"/>
            </w:tabs>
            <w:rPr>
              <w:rFonts w:asciiTheme="minorHAnsi" w:hAnsiTheme="minorHAnsi"/>
              <w:noProof/>
              <w:sz w:val="22"/>
              <w:szCs w:val="22"/>
            </w:rPr>
          </w:pPr>
          <w:hyperlink w:anchor="_Toc185435246" w:history="1">
            <w:r w:rsidRPr="002B50C3">
              <w:rPr>
                <w:rStyle w:val="Hipervnculo"/>
                <w:noProof/>
              </w:rPr>
              <w:t>7.15</w:t>
            </w:r>
            <w:r>
              <w:rPr>
                <w:rFonts w:asciiTheme="minorHAnsi" w:hAnsiTheme="minorHAnsi"/>
                <w:noProof/>
                <w:sz w:val="22"/>
                <w:szCs w:val="22"/>
              </w:rPr>
              <w:tab/>
            </w:r>
            <w:r w:rsidRPr="002B50C3">
              <w:rPr>
                <w:rStyle w:val="Hipervnculo"/>
                <w:noProof/>
              </w:rPr>
              <w:t>Política de protección de la infancia</w:t>
            </w:r>
            <w:r>
              <w:rPr>
                <w:noProof/>
                <w:webHidden/>
              </w:rPr>
              <w:tab/>
            </w:r>
            <w:r>
              <w:rPr>
                <w:noProof/>
                <w:webHidden/>
              </w:rPr>
              <w:fldChar w:fldCharType="begin"/>
            </w:r>
            <w:r>
              <w:rPr>
                <w:noProof/>
                <w:webHidden/>
              </w:rPr>
              <w:instrText xml:space="preserve"> PAGEREF _Toc185435246 \h </w:instrText>
            </w:r>
            <w:r>
              <w:rPr>
                <w:noProof/>
                <w:webHidden/>
              </w:rPr>
            </w:r>
            <w:r>
              <w:rPr>
                <w:noProof/>
                <w:webHidden/>
              </w:rPr>
              <w:fldChar w:fldCharType="separate"/>
            </w:r>
            <w:r>
              <w:rPr>
                <w:noProof/>
                <w:webHidden/>
              </w:rPr>
              <w:t>52</w:t>
            </w:r>
            <w:r>
              <w:rPr>
                <w:noProof/>
                <w:webHidden/>
              </w:rPr>
              <w:fldChar w:fldCharType="end"/>
            </w:r>
          </w:hyperlink>
        </w:p>
        <w:p w14:paraId="36B2886D" w14:textId="77777777" w:rsidR="00441859" w:rsidRDefault="007E2880">
          <w:pPr>
            <w:pStyle w:val="TDC2"/>
            <w:tabs>
              <w:tab w:val="left" w:pos="1100"/>
            </w:tabs>
            <w:rPr>
              <w:rFonts w:asciiTheme="minorHAnsi" w:hAnsiTheme="minorHAnsi"/>
              <w:noProof/>
              <w:sz w:val="22"/>
              <w:szCs w:val="22"/>
            </w:rPr>
          </w:pPr>
          <w:hyperlink w:anchor="_Toc185435247" w:history="1">
            <w:r w:rsidRPr="002B50C3">
              <w:rPr>
                <w:rStyle w:val="Hipervnculo"/>
                <w:noProof/>
              </w:rPr>
              <w:t>7.16</w:t>
            </w:r>
            <w:r>
              <w:rPr>
                <w:rFonts w:asciiTheme="minorHAnsi" w:hAnsiTheme="minorHAnsi"/>
                <w:noProof/>
                <w:sz w:val="22"/>
                <w:szCs w:val="22"/>
              </w:rPr>
              <w:tab/>
            </w:r>
            <w:r w:rsidRPr="002B50C3">
              <w:rPr>
                <w:rStyle w:val="Hipervnculo"/>
                <w:noProof/>
              </w:rPr>
              <w:t>Política en materia de trata de personas</w:t>
            </w:r>
            <w:r>
              <w:rPr>
                <w:noProof/>
                <w:webHidden/>
              </w:rPr>
              <w:tab/>
            </w:r>
            <w:r>
              <w:rPr>
                <w:noProof/>
                <w:webHidden/>
              </w:rPr>
              <w:fldChar w:fldCharType="begin"/>
            </w:r>
            <w:r>
              <w:rPr>
                <w:noProof/>
                <w:webHidden/>
              </w:rPr>
              <w:instrText xml:space="preserve"> PAGEREF _Toc185435247 \h </w:instrText>
            </w:r>
            <w:r>
              <w:rPr>
                <w:noProof/>
                <w:webHidden/>
              </w:rPr>
            </w:r>
            <w:r>
              <w:rPr>
                <w:noProof/>
                <w:webHidden/>
              </w:rPr>
              <w:fldChar w:fldCharType="separate"/>
            </w:r>
            <w:r>
              <w:rPr>
                <w:noProof/>
                <w:webHidden/>
              </w:rPr>
              <w:t>52</w:t>
            </w:r>
            <w:r>
              <w:rPr>
                <w:noProof/>
                <w:webHidden/>
              </w:rPr>
              <w:fldChar w:fldCharType="end"/>
            </w:r>
          </w:hyperlink>
        </w:p>
        <w:p w14:paraId="7A28A106" w14:textId="77777777" w:rsidR="00441859" w:rsidRDefault="007E2880">
          <w:pPr>
            <w:pStyle w:val="TDC2"/>
            <w:tabs>
              <w:tab w:val="left" w:pos="1100"/>
            </w:tabs>
            <w:rPr>
              <w:rFonts w:asciiTheme="minorHAnsi" w:hAnsiTheme="minorHAnsi"/>
              <w:noProof/>
              <w:sz w:val="22"/>
              <w:szCs w:val="22"/>
            </w:rPr>
          </w:pPr>
          <w:hyperlink w:anchor="_Toc185435248" w:history="1">
            <w:r w:rsidRPr="002B50C3">
              <w:rPr>
                <w:rStyle w:val="Hipervnculo"/>
                <w:noProof/>
              </w:rPr>
              <w:t>7.17</w:t>
            </w:r>
            <w:r>
              <w:rPr>
                <w:rFonts w:asciiTheme="minorHAnsi" w:hAnsiTheme="minorHAnsi"/>
                <w:noProof/>
                <w:sz w:val="22"/>
                <w:szCs w:val="22"/>
              </w:rPr>
              <w:tab/>
            </w:r>
            <w:r w:rsidRPr="002B50C3">
              <w:rPr>
                <w:rStyle w:val="Hipervnculo"/>
                <w:noProof/>
              </w:rPr>
              <w:t>Conflicto de intereses</w:t>
            </w:r>
            <w:r>
              <w:rPr>
                <w:noProof/>
                <w:webHidden/>
              </w:rPr>
              <w:tab/>
            </w:r>
            <w:r>
              <w:rPr>
                <w:noProof/>
                <w:webHidden/>
              </w:rPr>
              <w:fldChar w:fldCharType="begin"/>
            </w:r>
            <w:r>
              <w:rPr>
                <w:noProof/>
                <w:webHidden/>
              </w:rPr>
              <w:instrText xml:space="preserve"> PAGEREF _Toc185435248 \h </w:instrText>
            </w:r>
            <w:r>
              <w:rPr>
                <w:noProof/>
                <w:webHidden/>
              </w:rPr>
            </w:r>
            <w:r>
              <w:rPr>
                <w:noProof/>
                <w:webHidden/>
              </w:rPr>
              <w:fldChar w:fldCharType="separate"/>
            </w:r>
            <w:r>
              <w:rPr>
                <w:noProof/>
                <w:webHidden/>
              </w:rPr>
              <w:t>52</w:t>
            </w:r>
            <w:r>
              <w:rPr>
                <w:noProof/>
                <w:webHidden/>
              </w:rPr>
              <w:fldChar w:fldCharType="end"/>
            </w:r>
          </w:hyperlink>
        </w:p>
        <w:p w14:paraId="03B664CF" w14:textId="77777777" w:rsidR="00441859" w:rsidRDefault="007E2880">
          <w:pPr>
            <w:pStyle w:val="TDC2"/>
            <w:tabs>
              <w:tab w:val="left" w:pos="1100"/>
            </w:tabs>
            <w:rPr>
              <w:rFonts w:asciiTheme="minorHAnsi" w:hAnsiTheme="minorHAnsi"/>
              <w:noProof/>
              <w:sz w:val="22"/>
              <w:szCs w:val="22"/>
            </w:rPr>
          </w:pPr>
          <w:hyperlink w:anchor="_Toc185435249" w:history="1">
            <w:r w:rsidRPr="002B50C3">
              <w:rPr>
                <w:rStyle w:val="Hipervnculo"/>
                <w:noProof/>
              </w:rPr>
              <w:t>7.18</w:t>
            </w:r>
            <w:r>
              <w:rPr>
                <w:rFonts w:asciiTheme="minorHAnsi" w:hAnsiTheme="minorHAnsi"/>
                <w:noProof/>
                <w:sz w:val="22"/>
                <w:szCs w:val="22"/>
              </w:rPr>
              <w:tab/>
            </w:r>
            <w:r w:rsidRPr="002B50C3">
              <w:rPr>
                <w:rStyle w:val="Hipervnculo"/>
                <w:noProof/>
              </w:rPr>
              <w:t>Consultorías y conflictos de intereses fuera de los socios</w:t>
            </w:r>
            <w:r>
              <w:rPr>
                <w:noProof/>
                <w:webHidden/>
              </w:rPr>
              <w:tab/>
            </w:r>
            <w:r>
              <w:rPr>
                <w:noProof/>
                <w:webHidden/>
              </w:rPr>
              <w:fldChar w:fldCharType="begin"/>
            </w:r>
            <w:r>
              <w:rPr>
                <w:noProof/>
                <w:webHidden/>
              </w:rPr>
              <w:instrText xml:space="preserve"> PAGEREF _Toc185435249 \h </w:instrText>
            </w:r>
            <w:r>
              <w:rPr>
                <w:noProof/>
                <w:webHidden/>
              </w:rPr>
            </w:r>
            <w:r>
              <w:rPr>
                <w:noProof/>
                <w:webHidden/>
              </w:rPr>
              <w:fldChar w:fldCharType="separate"/>
            </w:r>
            <w:r>
              <w:rPr>
                <w:noProof/>
                <w:webHidden/>
              </w:rPr>
              <w:t>54</w:t>
            </w:r>
            <w:r>
              <w:rPr>
                <w:noProof/>
                <w:webHidden/>
              </w:rPr>
              <w:fldChar w:fldCharType="end"/>
            </w:r>
          </w:hyperlink>
        </w:p>
        <w:p w14:paraId="074615F8" w14:textId="77777777" w:rsidR="00441859" w:rsidRDefault="007E2880">
          <w:pPr>
            <w:pStyle w:val="TDC2"/>
            <w:tabs>
              <w:tab w:val="left" w:pos="1100"/>
            </w:tabs>
            <w:rPr>
              <w:rFonts w:asciiTheme="minorHAnsi" w:hAnsiTheme="minorHAnsi"/>
              <w:noProof/>
              <w:sz w:val="22"/>
              <w:szCs w:val="22"/>
            </w:rPr>
          </w:pPr>
          <w:hyperlink w:anchor="_Toc185435250" w:history="1">
            <w:r w:rsidRPr="002B50C3">
              <w:rPr>
                <w:rStyle w:val="Hipervnculo"/>
                <w:noProof/>
              </w:rPr>
              <w:t>7.19</w:t>
            </w:r>
            <w:r>
              <w:rPr>
                <w:rFonts w:asciiTheme="minorHAnsi" w:hAnsiTheme="minorHAnsi"/>
                <w:noProof/>
                <w:sz w:val="22"/>
                <w:szCs w:val="22"/>
              </w:rPr>
              <w:tab/>
            </w:r>
            <w:r w:rsidRPr="002B50C3">
              <w:rPr>
                <w:rStyle w:val="Hipervnculo"/>
                <w:noProof/>
              </w:rPr>
              <w:t>Empleo de familiares</w:t>
            </w:r>
            <w:r>
              <w:rPr>
                <w:noProof/>
                <w:webHidden/>
              </w:rPr>
              <w:tab/>
            </w:r>
            <w:r>
              <w:rPr>
                <w:noProof/>
                <w:webHidden/>
              </w:rPr>
              <w:fldChar w:fldCharType="begin"/>
            </w:r>
            <w:r>
              <w:rPr>
                <w:noProof/>
                <w:webHidden/>
              </w:rPr>
              <w:instrText xml:space="preserve"> PAGEREF _Toc185435250 \h </w:instrText>
            </w:r>
            <w:r>
              <w:rPr>
                <w:noProof/>
                <w:webHidden/>
              </w:rPr>
            </w:r>
            <w:r>
              <w:rPr>
                <w:noProof/>
                <w:webHidden/>
              </w:rPr>
              <w:fldChar w:fldCharType="separate"/>
            </w:r>
            <w:r>
              <w:rPr>
                <w:noProof/>
                <w:webHidden/>
              </w:rPr>
              <w:t>56</w:t>
            </w:r>
            <w:r>
              <w:rPr>
                <w:noProof/>
                <w:webHidden/>
              </w:rPr>
              <w:fldChar w:fldCharType="end"/>
            </w:r>
          </w:hyperlink>
        </w:p>
        <w:p w14:paraId="26C58A7C" w14:textId="77777777" w:rsidR="00441859" w:rsidRDefault="007E2880">
          <w:pPr>
            <w:pStyle w:val="TDC2"/>
            <w:tabs>
              <w:tab w:val="left" w:pos="1100"/>
            </w:tabs>
            <w:rPr>
              <w:rFonts w:asciiTheme="minorHAnsi" w:hAnsiTheme="minorHAnsi"/>
              <w:noProof/>
              <w:sz w:val="22"/>
              <w:szCs w:val="22"/>
            </w:rPr>
          </w:pPr>
          <w:hyperlink w:anchor="_Toc185435251" w:history="1">
            <w:r w:rsidRPr="002B50C3">
              <w:rPr>
                <w:rStyle w:val="Hipervnculo"/>
                <w:noProof/>
              </w:rPr>
              <w:t>7.20</w:t>
            </w:r>
            <w:r>
              <w:rPr>
                <w:rFonts w:asciiTheme="minorHAnsi" w:hAnsiTheme="minorHAnsi"/>
                <w:noProof/>
                <w:sz w:val="22"/>
                <w:szCs w:val="22"/>
              </w:rPr>
              <w:tab/>
            </w:r>
            <w:r w:rsidRPr="002B50C3">
              <w:rPr>
                <w:rStyle w:val="Hipervnculo"/>
                <w:noProof/>
              </w:rPr>
              <w:t>Confidencialidad y propiedad intelectual e información reservada</w:t>
            </w:r>
            <w:r>
              <w:rPr>
                <w:noProof/>
                <w:webHidden/>
              </w:rPr>
              <w:tab/>
            </w:r>
            <w:r>
              <w:rPr>
                <w:noProof/>
                <w:webHidden/>
              </w:rPr>
              <w:fldChar w:fldCharType="begin"/>
            </w:r>
            <w:r>
              <w:rPr>
                <w:noProof/>
                <w:webHidden/>
              </w:rPr>
              <w:instrText xml:space="preserve"> PAGEREF _Toc185435251 \h </w:instrText>
            </w:r>
            <w:r>
              <w:rPr>
                <w:noProof/>
                <w:webHidden/>
              </w:rPr>
            </w:r>
            <w:r>
              <w:rPr>
                <w:noProof/>
                <w:webHidden/>
              </w:rPr>
              <w:fldChar w:fldCharType="separate"/>
            </w:r>
            <w:r>
              <w:rPr>
                <w:noProof/>
                <w:webHidden/>
              </w:rPr>
              <w:t>56</w:t>
            </w:r>
            <w:r>
              <w:rPr>
                <w:noProof/>
                <w:webHidden/>
              </w:rPr>
              <w:fldChar w:fldCharType="end"/>
            </w:r>
          </w:hyperlink>
        </w:p>
        <w:p w14:paraId="035E8427" w14:textId="77777777" w:rsidR="00441859" w:rsidRDefault="007E2880">
          <w:pPr>
            <w:pStyle w:val="TDC2"/>
            <w:tabs>
              <w:tab w:val="left" w:pos="1100"/>
            </w:tabs>
            <w:rPr>
              <w:rFonts w:asciiTheme="minorHAnsi" w:hAnsiTheme="minorHAnsi"/>
              <w:noProof/>
              <w:sz w:val="22"/>
              <w:szCs w:val="22"/>
            </w:rPr>
          </w:pPr>
          <w:hyperlink w:anchor="_Toc185435252" w:history="1">
            <w:r w:rsidRPr="002B50C3">
              <w:rPr>
                <w:rStyle w:val="Hipervnculo"/>
                <w:noProof/>
              </w:rPr>
              <w:t>7.21</w:t>
            </w:r>
            <w:r>
              <w:rPr>
                <w:rFonts w:asciiTheme="minorHAnsi" w:hAnsiTheme="minorHAnsi"/>
                <w:noProof/>
                <w:sz w:val="22"/>
                <w:szCs w:val="22"/>
              </w:rPr>
              <w:tab/>
            </w:r>
            <w:r w:rsidRPr="002B50C3">
              <w:rPr>
                <w:rStyle w:val="Hipervnculo"/>
                <w:noProof/>
              </w:rPr>
              <w:t>Política en materia de drogas y alcohol</w:t>
            </w:r>
            <w:r>
              <w:rPr>
                <w:noProof/>
                <w:webHidden/>
              </w:rPr>
              <w:tab/>
            </w:r>
            <w:r>
              <w:rPr>
                <w:noProof/>
                <w:webHidden/>
              </w:rPr>
              <w:fldChar w:fldCharType="begin"/>
            </w:r>
            <w:r>
              <w:rPr>
                <w:noProof/>
                <w:webHidden/>
              </w:rPr>
              <w:instrText xml:space="preserve"> PAGEREF _Toc185435252 \h </w:instrText>
            </w:r>
            <w:r>
              <w:rPr>
                <w:noProof/>
                <w:webHidden/>
              </w:rPr>
            </w:r>
            <w:r>
              <w:rPr>
                <w:noProof/>
                <w:webHidden/>
              </w:rPr>
              <w:fldChar w:fldCharType="separate"/>
            </w:r>
            <w:r>
              <w:rPr>
                <w:noProof/>
                <w:webHidden/>
              </w:rPr>
              <w:t>58</w:t>
            </w:r>
            <w:r>
              <w:rPr>
                <w:noProof/>
                <w:webHidden/>
              </w:rPr>
              <w:fldChar w:fldCharType="end"/>
            </w:r>
          </w:hyperlink>
        </w:p>
        <w:p w14:paraId="5C007C1F" w14:textId="77777777" w:rsidR="00441859" w:rsidRDefault="007E2880">
          <w:pPr>
            <w:pStyle w:val="TDC3"/>
            <w:rPr>
              <w:rFonts w:asciiTheme="minorHAnsi" w:hAnsiTheme="minorHAnsi"/>
              <w:noProof/>
              <w:sz w:val="22"/>
              <w:szCs w:val="22"/>
            </w:rPr>
          </w:pPr>
          <w:hyperlink w:anchor="_Toc185435253" w:history="1">
            <w:r w:rsidRPr="002B50C3">
              <w:rPr>
                <w:rStyle w:val="Hipervnculo"/>
                <w:noProof/>
              </w:rPr>
              <w:t>7.21.1 Definiciones</w:t>
            </w:r>
            <w:r>
              <w:rPr>
                <w:noProof/>
                <w:webHidden/>
              </w:rPr>
              <w:tab/>
            </w:r>
            <w:r>
              <w:rPr>
                <w:noProof/>
                <w:webHidden/>
              </w:rPr>
              <w:fldChar w:fldCharType="begin"/>
            </w:r>
            <w:r>
              <w:rPr>
                <w:noProof/>
                <w:webHidden/>
              </w:rPr>
              <w:instrText xml:space="preserve"> PAGEREF _Toc185435253 \h </w:instrText>
            </w:r>
            <w:r>
              <w:rPr>
                <w:noProof/>
                <w:webHidden/>
              </w:rPr>
            </w:r>
            <w:r>
              <w:rPr>
                <w:noProof/>
                <w:webHidden/>
              </w:rPr>
              <w:fldChar w:fldCharType="separate"/>
            </w:r>
            <w:r>
              <w:rPr>
                <w:noProof/>
                <w:webHidden/>
              </w:rPr>
              <w:t>59</w:t>
            </w:r>
            <w:r>
              <w:rPr>
                <w:noProof/>
                <w:webHidden/>
              </w:rPr>
              <w:fldChar w:fldCharType="end"/>
            </w:r>
          </w:hyperlink>
        </w:p>
        <w:p w14:paraId="19A694B2" w14:textId="77777777" w:rsidR="00441859" w:rsidRDefault="007E2880">
          <w:pPr>
            <w:pStyle w:val="TDC3"/>
            <w:rPr>
              <w:rFonts w:asciiTheme="minorHAnsi" w:hAnsiTheme="minorHAnsi"/>
              <w:noProof/>
              <w:sz w:val="22"/>
              <w:szCs w:val="22"/>
            </w:rPr>
          </w:pPr>
          <w:hyperlink w:anchor="_Toc185435254" w:history="1">
            <w:r w:rsidRPr="002B50C3">
              <w:rPr>
                <w:rStyle w:val="Hipervnculo"/>
                <w:noProof/>
              </w:rPr>
              <w:t>7.21.2 Normas de trabajo</w:t>
            </w:r>
            <w:r>
              <w:rPr>
                <w:noProof/>
                <w:webHidden/>
              </w:rPr>
              <w:tab/>
            </w:r>
            <w:r>
              <w:rPr>
                <w:noProof/>
                <w:webHidden/>
              </w:rPr>
              <w:fldChar w:fldCharType="begin"/>
            </w:r>
            <w:r>
              <w:rPr>
                <w:noProof/>
                <w:webHidden/>
              </w:rPr>
              <w:instrText xml:space="preserve"> PAGEREF _Toc185435254 \h </w:instrText>
            </w:r>
            <w:r>
              <w:rPr>
                <w:noProof/>
                <w:webHidden/>
              </w:rPr>
            </w:r>
            <w:r>
              <w:rPr>
                <w:noProof/>
                <w:webHidden/>
              </w:rPr>
              <w:fldChar w:fldCharType="separate"/>
            </w:r>
            <w:r>
              <w:rPr>
                <w:noProof/>
                <w:webHidden/>
              </w:rPr>
              <w:t>60</w:t>
            </w:r>
            <w:r>
              <w:rPr>
                <w:noProof/>
                <w:webHidden/>
              </w:rPr>
              <w:fldChar w:fldCharType="end"/>
            </w:r>
          </w:hyperlink>
        </w:p>
        <w:p w14:paraId="26A32591" w14:textId="77777777" w:rsidR="00441859" w:rsidRDefault="007E2880">
          <w:pPr>
            <w:pStyle w:val="TDC3"/>
            <w:rPr>
              <w:rFonts w:asciiTheme="minorHAnsi" w:hAnsiTheme="minorHAnsi"/>
              <w:noProof/>
              <w:sz w:val="22"/>
              <w:szCs w:val="22"/>
            </w:rPr>
          </w:pPr>
          <w:hyperlink w:anchor="_Toc185435255" w:history="1">
            <w:r w:rsidRPr="002B50C3">
              <w:rPr>
                <w:rStyle w:val="Hipervnculo"/>
                <w:noProof/>
              </w:rPr>
              <w:t>7.21.3 Apoyo a los trabajadores</w:t>
            </w:r>
            <w:r>
              <w:rPr>
                <w:noProof/>
                <w:webHidden/>
              </w:rPr>
              <w:tab/>
            </w:r>
            <w:r>
              <w:rPr>
                <w:noProof/>
                <w:webHidden/>
              </w:rPr>
              <w:fldChar w:fldCharType="begin"/>
            </w:r>
            <w:r>
              <w:rPr>
                <w:noProof/>
                <w:webHidden/>
              </w:rPr>
              <w:instrText xml:space="preserve"> PAGEREF _Toc185435255 \h </w:instrText>
            </w:r>
            <w:r>
              <w:rPr>
                <w:noProof/>
                <w:webHidden/>
              </w:rPr>
            </w:r>
            <w:r>
              <w:rPr>
                <w:noProof/>
                <w:webHidden/>
              </w:rPr>
              <w:fldChar w:fldCharType="separate"/>
            </w:r>
            <w:r>
              <w:rPr>
                <w:noProof/>
                <w:webHidden/>
              </w:rPr>
              <w:t>60</w:t>
            </w:r>
            <w:r>
              <w:rPr>
                <w:noProof/>
                <w:webHidden/>
              </w:rPr>
              <w:fldChar w:fldCharType="end"/>
            </w:r>
          </w:hyperlink>
        </w:p>
        <w:p w14:paraId="5BE4E84B" w14:textId="77777777" w:rsidR="00441859" w:rsidRDefault="007E2880">
          <w:pPr>
            <w:pStyle w:val="TDC3"/>
            <w:rPr>
              <w:rFonts w:asciiTheme="minorHAnsi" w:hAnsiTheme="minorHAnsi"/>
              <w:noProof/>
              <w:sz w:val="22"/>
              <w:szCs w:val="22"/>
            </w:rPr>
          </w:pPr>
          <w:hyperlink w:anchor="_Toc185435256" w:history="1">
            <w:r w:rsidRPr="002B50C3">
              <w:rPr>
                <w:rStyle w:val="Hipervnculo"/>
                <w:noProof/>
              </w:rPr>
              <w:t>7.21.4 Control de drogas</w:t>
            </w:r>
            <w:r>
              <w:rPr>
                <w:noProof/>
                <w:webHidden/>
              </w:rPr>
              <w:tab/>
            </w:r>
            <w:r>
              <w:rPr>
                <w:noProof/>
                <w:webHidden/>
              </w:rPr>
              <w:fldChar w:fldCharType="begin"/>
            </w:r>
            <w:r>
              <w:rPr>
                <w:noProof/>
                <w:webHidden/>
              </w:rPr>
              <w:instrText xml:space="preserve"> PAGEREF _Toc185435256 \h </w:instrText>
            </w:r>
            <w:r>
              <w:rPr>
                <w:noProof/>
                <w:webHidden/>
              </w:rPr>
            </w:r>
            <w:r>
              <w:rPr>
                <w:noProof/>
                <w:webHidden/>
              </w:rPr>
              <w:fldChar w:fldCharType="separate"/>
            </w:r>
            <w:r>
              <w:rPr>
                <w:noProof/>
                <w:webHidden/>
              </w:rPr>
              <w:t>61</w:t>
            </w:r>
            <w:r>
              <w:rPr>
                <w:noProof/>
                <w:webHidden/>
              </w:rPr>
              <w:fldChar w:fldCharType="end"/>
            </w:r>
          </w:hyperlink>
        </w:p>
        <w:p w14:paraId="77B05D0F" w14:textId="77777777" w:rsidR="00441859" w:rsidRDefault="007E2880">
          <w:pPr>
            <w:pStyle w:val="TDC3"/>
            <w:rPr>
              <w:rFonts w:asciiTheme="minorHAnsi" w:hAnsiTheme="minorHAnsi"/>
              <w:noProof/>
              <w:sz w:val="22"/>
              <w:szCs w:val="22"/>
            </w:rPr>
          </w:pPr>
          <w:hyperlink w:anchor="_Toc185435257" w:history="1">
            <w:r w:rsidRPr="002B50C3">
              <w:rPr>
                <w:rStyle w:val="Hipervnculo"/>
                <w:noProof/>
              </w:rPr>
              <w:t>7.21.5 Consecuencias</w:t>
            </w:r>
            <w:r>
              <w:rPr>
                <w:noProof/>
                <w:webHidden/>
              </w:rPr>
              <w:tab/>
            </w:r>
            <w:r>
              <w:rPr>
                <w:noProof/>
                <w:webHidden/>
              </w:rPr>
              <w:fldChar w:fldCharType="begin"/>
            </w:r>
            <w:r>
              <w:rPr>
                <w:noProof/>
                <w:webHidden/>
              </w:rPr>
              <w:instrText xml:space="preserve"> PAGEREF _Toc185435257 \h </w:instrText>
            </w:r>
            <w:r>
              <w:rPr>
                <w:noProof/>
                <w:webHidden/>
              </w:rPr>
            </w:r>
            <w:r>
              <w:rPr>
                <w:noProof/>
                <w:webHidden/>
              </w:rPr>
              <w:fldChar w:fldCharType="separate"/>
            </w:r>
            <w:r>
              <w:rPr>
                <w:noProof/>
                <w:webHidden/>
              </w:rPr>
              <w:t>62</w:t>
            </w:r>
            <w:r>
              <w:rPr>
                <w:noProof/>
                <w:webHidden/>
              </w:rPr>
              <w:fldChar w:fldCharType="end"/>
            </w:r>
          </w:hyperlink>
        </w:p>
        <w:p w14:paraId="43EF0428" w14:textId="77777777" w:rsidR="00441859" w:rsidRDefault="007E2880">
          <w:pPr>
            <w:pStyle w:val="TDC3"/>
            <w:rPr>
              <w:rFonts w:asciiTheme="minorHAnsi" w:hAnsiTheme="minorHAnsi"/>
              <w:noProof/>
              <w:sz w:val="22"/>
              <w:szCs w:val="22"/>
            </w:rPr>
          </w:pPr>
          <w:hyperlink w:anchor="_Toc185435258" w:history="1">
            <w:r w:rsidRPr="002B50C3">
              <w:rPr>
                <w:rStyle w:val="Hipervnculo"/>
                <w:noProof/>
              </w:rPr>
              <w:t>7.21.6 Confidencialidad</w:t>
            </w:r>
            <w:r>
              <w:rPr>
                <w:noProof/>
                <w:webHidden/>
              </w:rPr>
              <w:tab/>
            </w:r>
            <w:r>
              <w:rPr>
                <w:noProof/>
                <w:webHidden/>
              </w:rPr>
              <w:fldChar w:fldCharType="begin"/>
            </w:r>
            <w:r>
              <w:rPr>
                <w:noProof/>
                <w:webHidden/>
              </w:rPr>
              <w:instrText xml:space="preserve"> PAGEREF _Toc185435258 \h </w:instrText>
            </w:r>
            <w:r>
              <w:rPr>
                <w:noProof/>
                <w:webHidden/>
              </w:rPr>
            </w:r>
            <w:r>
              <w:rPr>
                <w:noProof/>
                <w:webHidden/>
              </w:rPr>
              <w:fldChar w:fldCharType="separate"/>
            </w:r>
            <w:r>
              <w:rPr>
                <w:noProof/>
                <w:webHidden/>
              </w:rPr>
              <w:t>63</w:t>
            </w:r>
            <w:r>
              <w:rPr>
                <w:noProof/>
                <w:webHidden/>
              </w:rPr>
              <w:fldChar w:fldCharType="end"/>
            </w:r>
          </w:hyperlink>
        </w:p>
        <w:p w14:paraId="437F482D" w14:textId="77777777" w:rsidR="00441859" w:rsidRDefault="007E2880">
          <w:pPr>
            <w:pStyle w:val="TDC3"/>
            <w:rPr>
              <w:rFonts w:asciiTheme="minorHAnsi" w:hAnsiTheme="minorHAnsi"/>
              <w:noProof/>
              <w:sz w:val="22"/>
              <w:szCs w:val="22"/>
            </w:rPr>
          </w:pPr>
          <w:hyperlink w:anchor="_Toc185435259" w:history="1">
            <w:r w:rsidRPr="002B50C3">
              <w:rPr>
                <w:rStyle w:val="Hipervnculo"/>
                <w:noProof/>
              </w:rPr>
              <w:t>7.21.7 Inspecciones</w:t>
            </w:r>
            <w:r>
              <w:rPr>
                <w:noProof/>
                <w:webHidden/>
              </w:rPr>
              <w:tab/>
            </w:r>
            <w:r>
              <w:rPr>
                <w:noProof/>
                <w:webHidden/>
              </w:rPr>
              <w:fldChar w:fldCharType="begin"/>
            </w:r>
            <w:r>
              <w:rPr>
                <w:noProof/>
                <w:webHidden/>
              </w:rPr>
              <w:instrText xml:space="preserve"> PAGEREF _Toc185435259 \h </w:instrText>
            </w:r>
            <w:r>
              <w:rPr>
                <w:noProof/>
                <w:webHidden/>
              </w:rPr>
            </w:r>
            <w:r>
              <w:rPr>
                <w:noProof/>
                <w:webHidden/>
              </w:rPr>
              <w:fldChar w:fldCharType="separate"/>
            </w:r>
            <w:r>
              <w:rPr>
                <w:noProof/>
                <w:webHidden/>
              </w:rPr>
              <w:t>63</w:t>
            </w:r>
            <w:r>
              <w:rPr>
                <w:noProof/>
                <w:webHidden/>
              </w:rPr>
              <w:fldChar w:fldCharType="end"/>
            </w:r>
          </w:hyperlink>
        </w:p>
        <w:p w14:paraId="0500B16E" w14:textId="77777777" w:rsidR="00441859" w:rsidRDefault="007E2880">
          <w:pPr>
            <w:pStyle w:val="TDC3"/>
            <w:rPr>
              <w:rFonts w:asciiTheme="minorHAnsi" w:hAnsiTheme="minorHAnsi"/>
              <w:noProof/>
              <w:sz w:val="22"/>
              <w:szCs w:val="22"/>
            </w:rPr>
          </w:pPr>
          <w:hyperlink w:anchor="_Toc185435260" w:history="1">
            <w:r w:rsidRPr="002B50C3">
              <w:rPr>
                <w:rStyle w:val="Hipervnculo"/>
                <w:noProof/>
              </w:rPr>
              <w:t>7.21.8 Delitos relacionados con las drogas</w:t>
            </w:r>
            <w:r>
              <w:rPr>
                <w:noProof/>
                <w:webHidden/>
              </w:rPr>
              <w:tab/>
            </w:r>
            <w:r>
              <w:rPr>
                <w:noProof/>
                <w:webHidden/>
              </w:rPr>
              <w:fldChar w:fldCharType="begin"/>
            </w:r>
            <w:r>
              <w:rPr>
                <w:noProof/>
                <w:webHidden/>
              </w:rPr>
              <w:instrText xml:space="preserve"> PAGEREF _Toc185435260 \h </w:instrText>
            </w:r>
            <w:r>
              <w:rPr>
                <w:noProof/>
                <w:webHidden/>
              </w:rPr>
            </w:r>
            <w:r>
              <w:rPr>
                <w:noProof/>
                <w:webHidden/>
              </w:rPr>
              <w:fldChar w:fldCharType="separate"/>
            </w:r>
            <w:r>
              <w:rPr>
                <w:noProof/>
                <w:webHidden/>
              </w:rPr>
              <w:t>63</w:t>
            </w:r>
            <w:r>
              <w:rPr>
                <w:noProof/>
                <w:webHidden/>
              </w:rPr>
              <w:fldChar w:fldCharType="end"/>
            </w:r>
          </w:hyperlink>
        </w:p>
        <w:p w14:paraId="06A37C97" w14:textId="77777777" w:rsidR="00441859" w:rsidRDefault="007E2880">
          <w:pPr>
            <w:pStyle w:val="TDC2"/>
            <w:tabs>
              <w:tab w:val="left" w:pos="1100"/>
            </w:tabs>
            <w:rPr>
              <w:rFonts w:asciiTheme="minorHAnsi" w:hAnsiTheme="minorHAnsi"/>
              <w:noProof/>
              <w:sz w:val="22"/>
              <w:szCs w:val="22"/>
            </w:rPr>
          </w:pPr>
          <w:hyperlink w:anchor="_Toc185435263" w:history="1">
            <w:r w:rsidRPr="002B50C3">
              <w:rPr>
                <w:rStyle w:val="Hipervnculo"/>
                <w:noProof/>
              </w:rPr>
              <w:t>7.22</w:t>
            </w:r>
            <w:r>
              <w:rPr>
                <w:rFonts w:asciiTheme="minorHAnsi" w:hAnsiTheme="minorHAnsi"/>
                <w:noProof/>
                <w:sz w:val="22"/>
                <w:szCs w:val="22"/>
              </w:rPr>
              <w:tab/>
            </w:r>
            <w:r w:rsidRPr="002B50C3">
              <w:rPr>
                <w:rStyle w:val="Hipervnculo"/>
                <w:noProof/>
              </w:rPr>
              <w:t>Política de lugares de trabajo libres de humo y vapor</w:t>
            </w:r>
            <w:r>
              <w:rPr>
                <w:noProof/>
                <w:webHidden/>
              </w:rPr>
              <w:tab/>
            </w:r>
            <w:r>
              <w:rPr>
                <w:noProof/>
                <w:webHidden/>
              </w:rPr>
              <w:fldChar w:fldCharType="begin"/>
            </w:r>
            <w:r>
              <w:rPr>
                <w:noProof/>
                <w:webHidden/>
              </w:rPr>
              <w:instrText xml:space="preserve"> PAGEREF _Toc185435263 \h </w:instrText>
            </w:r>
            <w:r>
              <w:rPr>
                <w:noProof/>
                <w:webHidden/>
              </w:rPr>
            </w:r>
            <w:r>
              <w:rPr>
                <w:noProof/>
                <w:webHidden/>
              </w:rPr>
              <w:fldChar w:fldCharType="separate"/>
            </w:r>
            <w:r>
              <w:rPr>
                <w:noProof/>
                <w:webHidden/>
              </w:rPr>
              <w:t>64</w:t>
            </w:r>
            <w:r>
              <w:rPr>
                <w:noProof/>
                <w:webHidden/>
              </w:rPr>
              <w:fldChar w:fldCharType="end"/>
            </w:r>
          </w:hyperlink>
        </w:p>
        <w:p w14:paraId="48EF661A" w14:textId="77777777" w:rsidR="00441859" w:rsidRDefault="007E2880">
          <w:pPr>
            <w:pStyle w:val="TDC2"/>
            <w:tabs>
              <w:tab w:val="left" w:pos="1100"/>
            </w:tabs>
            <w:rPr>
              <w:rFonts w:asciiTheme="minorHAnsi" w:hAnsiTheme="minorHAnsi"/>
              <w:noProof/>
              <w:sz w:val="22"/>
              <w:szCs w:val="22"/>
            </w:rPr>
          </w:pPr>
          <w:hyperlink w:anchor="_Toc185435266" w:history="1">
            <w:r w:rsidRPr="002B50C3">
              <w:rPr>
                <w:rStyle w:val="Hipervnculo"/>
                <w:noProof/>
              </w:rPr>
              <w:t>7.23</w:t>
            </w:r>
            <w:r>
              <w:rPr>
                <w:rFonts w:asciiTheme="minorHAnsi" w:hAnsiTheme="minorHAnsi"/>
                <w:noProof/>
                <w:sz w:val="22"/>
                <w:szCs w:val="22"/>
              </w:rPr>
              <w:tab/>
            </w:r>
            <w:r w:rsidRPr="002B50C3">
              <w:rPr>
                <w:rStyle w:val="Hipervnculo"/>
                <w:noProof/>
              </w:rPr>
              <w:t>Código de conducta</w:t>
            </w:r>
            <w:r>
              <w:rPr>
                <w:noProof/>
                <w:webHidden/>
              </w:rPr>
              <w:tab/>
            </w:r>
            <w:r>
              <w:rPr>
                <w:noProof/>
                <w:webHidden/>
              </w:rPr>
              <w:fldChar w:fldCharType="begin"/>
            </w:r>
            <w:r>
              <w:rPr>
                <w:noProof/>
                <w:webHidden/>
              </w:rPr>
              <w:instrText xml:space="preserve"> PAGEREF _Toc185435266 \h </w:instrText>
            </w:r>
            <w:r>
              <w:rPr>
                <w:noProof/>
                <w:webHidden/>
              </w:rPr>
            </w:r>
            <w:r>
              <w:rPr>
                <w:noProof/>
                <w:webHidden/>
              </w:rPr>
              <w:fldChar w:fldCharType="separate"/>
            </w:r>
            <w:r>
              <w:rPr>
                <w:noProof/>
                <w:webHidden/>
              </w:rPr>
              <w:t>64</w:t>
            </w:r>
            <w:r>
              <w:rPr>
                <w:noProof/>
                <w:webHidden/>
              </w:rPr>
              <w:fldChar w:fldCharType="end"/>
            </w:r>
          </w:hyperlink>
        </w:p>
        <w:p w14:paraId="232CC498" w14:textId="77777777" w:rsidR="00441859" w:rsidRDefault="007E2880">
          <w:pPr>
            <w:pStyle w:val="TDC2"/>
            <w:tabs>
              <w:tab w:val="left" w:pos="1100"/>
            </w:tabs>
            <w:rPr>
              <w:rFonts w:asciiTheme="minorHAnsi" w:hAnsiTheme="minorHAnsi"/>
              <w:noProof/>
              <w:sz w:val="22"/>
              <w:szCs w:val="22"/>
            </w:rPr>
          </w:pPr>
          <w:hyperlink w:anchor="_Toc185435267" w:history="1">
            <w:r w:rsidRPr="002B50C3">
              <w:rPr>
                <w:rStyle w:val="Hipervnculo"/>
                <w:noProof/>
              </w:rPr>
              <w:t>7.24</w:t>
            </w:r>
            <w:r>
              <w:rPr>
                <w:rFonts w:asciiTheme="minorHAnsi" w:hAnsiTheme="minorHAnsi"/>
                <w:noProof/>
                <w:sz w:val="22"/>
                <w:szCs w:val="22"/>
              </w:rPr>
              <w:tab/>
            </w:r>
            <w:r w:rsidRPr="002B50C3">
              <w:rPr>
                <w:rStyle w:val="Hipervnculo"/>
                <w:noProof/>
              </w:rPr>
              <w:t>Política de reclamaciones</w:t>
            </w:r>
            <w:r>
              <w:rPr>
                <w:noProof/>
                <w:webHidden/>
              </w:rPr>
              <w:tab/>
            </w:r>
            <w:r>
              <w:rPr>
                <w:noProof/>
                <w:webHidden/>
              </w:rPr>
              <w:fldChar w:fldCharType="begin"/>
            </w:r>
            <w:r>
              <w:rPr>
                <w:noProof/>
                <w:webHidden/>
              </w:rPr>
              <w:instrText xml:space="preserve"> PAGEREF _Toc185435267 \h </w:instrText>
            </w:r>
            <w:r>
              <w:rPr>
                <w:noProof/>
                <w:webHidden/>
              </w:rPr>
            </w:r>
            <w:r>
              <w:rPr>
                <w:noProof/>
                <w:webHidden/>
              </w:rPr>
              <w:fldChar w:fldCharType="separate"/>
            </w:r>
            <w:r>
              <w:rPr>
                <w:noProof/>
                <w:webHidden/>
              </w:rPr>
              <w:t>66</w:t>
            </w:r>
            <w:r>
              <w:rPr>
                <w:noProof/>
                <w:webHidden/>
              </w:rPr>
              <w:fldChar w:fldCharType="end"/>
            </w:r>
          </w:hyperlink>
        </w:p>
        <w:p w14:paraId="077ECA32" w14:textId="77777777" w:rsidR="00441859" w:rsidRDefault="007E2880">
          <w:pPr>
            <w:pStyle w:val="TDC2"/>
            <w:tabs>
              <w:tab w:val="left" w:pos="1100"/>
            </w:tabs>
            <w:rPr>
              <w:rFonts w:asciiTheme="minorHAnsi" w:hAnsiTheme="minorHAnsi"/>
              <w:noProof/>
              <w:sz w:val="22"/>
              <w:szCs w:val="22"/>
            </w:rPr>
          </w:pPr>
          <w:hyperlink w:anchor="_Toc185435268" w:history="1">
            <w:r w:rsidRPr="002B50C3">
              <w:rPr>
                <w:rStyle w:val="Hipervnculo"/>
                <w:noProof/>
              </w:rPr>
              <w:t>7.25</w:t>
            </w:r>
            <w:r>
              <w:rPr>
                <w:rFonts w:asciiTheme="minorHAnsi" w:hAnsiTheme="minorHAnsi"/>
                <w:noProof/>
                <w:sz w:val="22"/>
                <w:szCs w:val="22"/>
              </w:rPr>
              <w:tab/>
            </w:r>
            <w:r w:rsidRPr="002B50C3">
              <w:rPr>
                <w:rStyle w:val="Hipervnculo"/>
                <w:noProof/>
              </w:rPr>
              <w:t>Política de puertas abiertas</w:t>
            </w:r>
            <w:r>
              <w:rPr>
                <w:noProof/>
                <w:webHidden/>
              </w:rPr>
              <w:tab/>
            </w:r>
            <w:r>
              <w:rPr>
                <w:noProof/>
                <w:webHidden/>
              </w:rPr>
              <w:fldChar w:fldCharType="begin"/>
            </w:r>
            <w:r>
              <w:rPr>
                <w:noProof/>
                <w:webHidden/>
              </w:rPr>
              <w:instrText xml:space="preserve"> PAGEREF _Toc185435268 \h </w:instrText>
            </w:r>
            <w:r>
              <w:rPr>
                <w:noProof/>
                <w:webHidden/>
              </w:rPr>
            </w:r>
            <w:r>
              <w:rPr>
                <w:noProof/>
                <w:webHidden/>
              </w:rPr>
              <w:fldChar w:fldCharType="separate"/>
            </w:r>
            <w:r>
              <w:rPr>
                <w:noProof/>
                <w:webHidden/>
              </w:rPr>
              <w:t>67</w:t>
            </w:r>
            <w:r>
              <w:rPr>
                <w:noProof/>
                <w:webHidden/>
              </w:rPr>
              <w:fldChar w:fldCharType="end"/>
            </w:r>
          </w:hyperlink>
        </w:p>
        <w:p w14:paraId="261FA4E0" w14:textId="77777777" w:rsidR="00441859" w:rsidRDefault="007E2880">
          <w:pPr>
            <w:pStyle w:val="TDC2"/>
            <w:tabs>
              <w:tab w:val="left" w:pos="1100"/>
            </w:tabs>
            <w:rPr>
              <w:rFonts w:asciiTheme="minorHAnsi" w:hAnsiTheme="minorHAnsi"/>
              <w:noProof/>
              <w:sz w:val="22"/>
              <w:szCs w:val="22"/>
            </w:rPr>
          </w:pPr>
          <w:hyperlink w:anchor="_Toc185435269" w:history="1">
            <w:r w:rsidRPr="002B50C3">
              <w:rPr>
                <w:rStyle w:val="Hipervnculo"/>
                <w:noProof/>
              </w:rPr>
              <w:t>7.26</w:t>
            </w:r>
            <w:r>
              <w:rPr>
                <w:rFonts w:asciiTheme="minorHAnsi" w:hAnsiTheme="minorHAnsi"/>
                <w:noProof/>
                <w:sz w:val="22"/>
                <w:szCs w:val="22"/>
              </w:rPr>
              <w:tab/>
            </w:r>
            <w:r w:rsidRPr="002B50C3">
              <w:rPr>
                <w:rStyle w:val="Hipervnculo"/>
                <w:noProof/>
              </w:rPr>
              <w:t>Política de denuncia de irregularidades</w:t>
            </w:r>
            <w:r>
              <w:rPr>
                <w:noProof/>
                <w:webHidden/>
              </w:rPr>
              <w:tab/>
            </w:r>
            <w:r>
              <w:rPr>
                <w:noProof/>
                <w:webHidden/>
              </w:rPr>
              <w:fldChar w:fldCharType="begin"/>
            </w:r>
            <w:r>
              <w:rPr>
                <w:noProof/>
                <w:webHidden/>
              </w:rPr>
              <w:instrText xml:space="preserve"> PAGEREF _Toc185435269 \h </w:instrText>
            </w:r>
            <w:r>
              <w:rPr>
                <w:noProof/>
                <w:webHidden/>
              </w:rPr>
            </w:r>
            <w:r>
              <w:rPr>
                <w:noProof/>
                <w:webHidden/>
              </w:rPr>
              <w:fldChar w:fldCharType="separate"/>
            </w:r>
            <w:r>
              <w:rPr>
                <w:noProof/>
                <w:webHidden/>
              </w:rPr>
              <w:t>67</w:t>
            </w:r>
            <w:r>
              <w:rPr>
                <w:noProof/>
                <w:webHidden/>
              </w:rPr>
              <w:fldChar w:fldCharType="end"/>
            </w:r>
          </w:hyperlink>
        </w:p>
        <w:p w14:paraId="2704EE82" w14:textId="77777777" w:rsidR="00441859" w:rsidRDefault="007E2880">
          <w:pPr>
            <w:pStyle w:val="TDC3"/>
            <w:rPr>
              <w:rFonts w:asciiTheme="minorHAnsi" w:hAnsiTheme="minorHAnsi"/>
              <w:noProof/>
              <w:sz w:val="22"/>
              <w:szCs w:val="22"/>
            </w:rPr>
          </w:pPr>
          <w:hyperlink w:anchor="_Toc185435270" w:history="1">
            <w:r w:rsidRPr="002B50C3">
              <w:rPr>
                <w:rStyle w:val="Hipervnculo"/>
                <w:noProof/>
              </w:rPr>
              <w:t>7.26.1 Procedimiento de denuncia de irregularidades</w:t>
            </w:r>
            <w:r>
              <w:rPr>
                <w:noProof/>
                <w:webHidden/>
              </w:rPr>
              <w:tab/>
            </w:r>
            <w:r>
              <w:rPr>
                <w:noProof/>
                <w:webHidden/>
              </w:rPr>
              <w:fldChar w:fldCharType="begin"/>
            </w:r>
            <w:r>
              <w:rPr>
                <w:noProof/>
                <w:webHidden/>
              </w:rPr>
              <w:instrText xml:space="preserve"> PAGEREF _Toc185435270 \h </w:instrText>
            </w:r>
            <w:r>
              <w:rPr>
                <w:noProof/>
                <w:webHidden/>
              </w:rPr>
            </w:r>
            <w:r>
              <w:rPr>
                <w:noProof/>
                <w:webHidden/>
              </w:rPr>
              <w:fldChar w:fldCharType="separate"/>
            </w:r>
            <w:r>
              <w:rPr>
                <w:noProof/>
                <w:webHidden/>
              </w:rPr>
              <w:t>68</w:t>
            </w:r>
            <w:r>
              <w:rPr>
                <w:noProof/>
                <w:webHidden/>
              </w:rPr>
              <w:fldChar w:fldCharType="end"/>
            </w:r>
          </w:hyperlink>
        </w:p>
        <w:p w14:paraId="033EAF7F" w14:textId="77777777" w:rsidR="00441859" w:rsidRDefault="007E2880">
          <w:pPr>
            <w:pStyle w:val="TDC3"/>
            <w:rPr>
              <w:rFonts w:asciiTheme="minorHAnsi" w:hAnsiTheme="minorHAnsi"/>
              <w:noProof/>
              <w:sz w:val="22"/>
              <w:szCs w:val="22"/>
            </w:rPr>
          </w:pPr>
          <w:hyperlink w:anchor="_Toc185435271" w:history="1">
            <w:r w:rsidRPr="002B50C3">
              <w:rPr>
                <w:rStyle w:val="Hipervnculo"/>
                <w:noProof/>
              </w:rPr>
              <w:t>7.26.2 Protección frente a represalias por denuncia de irregularidades</w:t>
            </w:r>
            <w:r>
              <w:rPr>
                <w:noProof/>
                <w:webHidden/>
              </w:rPr>
              <w:tab/>
            </w:r>
            <w:r>
              <w:rPr>
                <w:noProof/>
                <w:webHidden/>
              </w:rPr>
              <w:fldChar w:fldCharType="begin"/>
            </w:r>
            <w:r>
              <w:rPr>
                <w:noProof/>
                <w:webHidden/>
              </w:rPr>
              <w:instrText xml:space="preserve"> PAGEREF _Toc185435271 \h </w:instrText>
            </w:r>
            <w:r>
              <w:rPr>
                <w:noProof/>
                <w:webHidden/>
              </w:rPr>
            </w:r>
            <w:r>
              <w:rPr>
                <w:noProof/>
                <w:webHidden/>
              </w:rPr>
              <w:fldChar w:fldCharType="separate"/>
            </w:r>
            <w:r>
              <w:rPr>
                <w:noProof/>
                <w:webHidden/>
              </w:rPr>
              <w:t>68</w:t>
            </w:r>
            <w:r>
              <w:rPr>
                <w:noProof/>
                <w:webHidden/>
              </w:rPr>
              <w:fldChar w:fldCharType="end"/>
            </w:r>
          </w:hyperlink>
        </w:p>
        <w:p w14:paraId="16DF4C71" w14:textId="77777777" w:rsidR="00441859" w:rsidRDefault="007E2880">
          <w:pPr>
            <w:pStyle w:val="TDC2"/>
            <w:tabs>
              <w:tab w:val="left" w:pos="1100"/>
            </w:tabs>
            <w:rPr>
              <w:rFonts w:asciiTheme="minorHAnsi" w:hAnsiTheme="minorHAnsi"/>
              <w:noProof/>
              <w:sz w:val="22"/>
              <w:szCs w:val="22"/>
            </w:rPr>
          </w:pPr>
          <w:hyperlink w:anchor="_Toc185435276" w:history="1">
            <w:r w:rsidRPr="002B50C3">
              <w:rPr>
                <w:rStyle w:val="Hipervnculo"/>
                <w:noProof/>
              </w:rPr>
              <w:t>7.27</w:t>
            </w:r>
            <w:r>
              <w:rPr>
                <w:rFonts w:asciiTheme="minorHAnsi" w:hAnsiTheme="minorHAnsi"/>
                <w:noProof/>
                <w:sz w:val="22"/>
                <w:szCs w:val="22"/>
              </w:rPr>
              <w:tab/>
            </w:r>
            <w:r w:rsidRPr="002B50C3">
              <w:rPr>
                <w:rStyle w:val="Hipervnculo"/>
                <w:noProof/>
              </w:rPr>
              <w:t>Higiene, salud y seguridad en el trabajo</w:t>
            </w:r>
            <w:r>
              <w:rPr>
                <w:noProof/>
                <w:webHidden/>
              </w:rPr>
              <w:tab/>
            </w:r>
            <w:r>
              <w:rPr>
                <w:noProof/>
                <w:webHidden/>
              </w:rPr>
              <w:fldChar w:fldCharType="begin"/>
            </w:r>
            <w:r>
              <w:rPr>
                <w:noProof/>
                <w:webHidden/>
              </w:rPr>
              <w:instrText xml:space="preserve"> PAGEREF _Toc185435276 \h </w:instrText>
            </w:r>
            <w:r>
              <w:rPr>
                <w:noProof/>
                <w:webHidden/>
              </w:rPr>
            </w:r>
            <w:r>
              <w:rPr>
                <w:noProof/>
                <w:webHidden/>
              </w:rPr>
              <w:fldChar w:fldCharType="separate"/>
            </w:r>
            <w:r>
              <w:rPr>
                <w:noProof/>
                <w:webHidden/>
              </w:rPr>
              <w:t>68</w:t>
            </w:r>
            <w:r>
              <w:rPr>
                <w:noProof/>
                <w:webHidden/>
              </w:rPr>
              <w:fldChar w:fldCharType="end"/>
            </w:r>
          </w:hyperlink>
        </w:p>
        <w:p w14:paraId="0F845277" w14:textId="77777777" w:rsidR="00441859" w:rsidRDefault="007E2880">
          <w:pPr>
            <w:pStyle w:val="TDC3"/>
            <w:rPr>
              <w:rFonts w:asciiTheme="minorHAnsi" w:hAnsiTheme="minorHAnsi"/>
              <w:noProof/>
              <w:sz w:val="22"/>
              <w:szCs w:val="22"/>
            </w:rPr>
          </w:pPr>
          <w:hyperlink w:anchor="_Toc185435277" w:history="1">
            <w:r w:rsidRPr="002B50C3">
              <w:rPr>
                <w:rStyle w:val="Hipervnculo"/>
                <w:noProof/>
              </w:rPr>
              <w:t>7.27.1 Limpieza</w:t>
            </w:r>
            <w:r>
              <w:rPr>
                <w:noProof/>
                <w:webHidden/>
              </w:rPr>
              <w:tab/>
            </w:r>
            <w:r>
              <w:rPr>
                <w:noProof/>
                <w:webHidden/>
              </w:rPr>
              <w:fldChar w:fldCharType="begin"/>
            </w:r>
            <w:r>
              <w:rPr>
                <w:noProof/>
                <w:webHidden/>
              </w:rPr>
              <w:instrText xml:space="preserve"> PAGEREF _Toc185435277 \h </w:instrText>
            </w:r>
            <w:r>
              <w:rPr>
                <w:noProof/>
                <w:webHidden/>
              </w:rPr>
            </w:r>
            <w:r>
              <w:rPr>
                <w:noProof/>
                <w:webHidden/>
              </w:rPr>
              <w:fldChar w:fldCharType="separate"/>
            </w:r>
            <w:r>
              <w:rPr>
                <w:noProof/>
                <w:webHidden/>
              </w:rPr>
              <w:t>69</w:t>
            </w:r>
            <w:r>
              <w:rPr>
                <w:noProof/>
                <w:webHidden/>
              </w:rPr>
              <w:fldChar w:fldCharType="end"/>
            </w:r>
          </w:hyperlink>
        </w:p>
        <w:p w14:paraId="625C4751" w14:textId="77777777" w:rsidR="00441859" w:rsidRDefault="007E2880">
          <w:pPr>
            <w:pStyle w:val="TDC3"/>
            <w:rPr>
              <w:rFonts w:asciiTheme="minorHAnsi" w:hAnsiTheme="minorHAnsi"/>
              <w:noProof/>
              <w:sz w:val="22"/>
              <w:szCs w:val="22"/>
            </w:rPr>
          </w:pPr>
          <w:hyperlink w:anchor="_Toc185435278" w:history="1">
            <w:r w:rsidRPr="002B50C3">
              <w:rPr>
                <w:rStyle w:val="Hipervnculo"/>
                <w:noProof/>
              </w:rPr>
              <w:t>7.27.2 Notificación de accidentes laborales</w:t>
            </w:r>
            <w:r>
              <w:rPr>
                <w:noProof/>
                <w:webHidden/>
              </w:rPr>
              <w:tab/>
            </w:r>
            <w:r>
              <w:rPr>
                <w:noProof/>
                <w:webHidden/>
              </w:rPr>
              <w:fldChar w:fldCharType="begin"/>
            </w:r>
            <w:r>
              <w:rPr>
                <w:noProof/>
                <w:webHidden/>
              </w:rPr>
              <w:instrText xml:space="preserve"> PAGEREF _Toc185435278 \h </w:instrText>
            </w:r>
            <w:r>
              <w:rPr>
                <w:noProof/>
                <w:webHidden/>
              </w:rPr>
            </w:r>
            <w:r>
              <w:rPr>
                <w:noProof/>
                <w:webHidden/>
              </w:rPr>
              <w:fldChar w:fldCharType="separate"/>
            </w:r>
            <w:r>
              <w:rPr>
                <w:noProof/>
                <w:webHidden/>
              </w:rPr>
              <w:t>70</w:t>
            </w:r>
            <w:r>
              <w:rPr>
                <w:noProof/>
                <w:webHidden/>
              </w:rPr>
              <w:fldChar w:fldCharType="end"/>
            </w:r>
          </w:hyperlink>
        </w:p>
        <w:p w14:paraId="0928CF16" w14:textId="77777777" w:rsidR="00441859" w:rsidRDefault="007E2880">
          <w:pPr>
            <w:pStyle w:val="TDC2"/>
            <w:tabs>
              <w:tab w:val="left" w:pos="1100"/>
            </w:tabs>
            <w:rPr>
              <w:rFonts w:asciiTheme="minorHAnsi" w:hAnsiTheme="minorHAnsi"/>
              <w:noProof/>
              <w:sz w:val="22"/>
              <w:szCs w:val="22"/>
            </w:rPr>
          </w:pPr>
          <w:hyperlink w:anchor="_Toc185435279" w:history="1">
            <w:r w:rsidRPr="002B50C3">
              <w:rPr>
                <w:rStyle w:val="Hipervnculo"/>
                <w:noProof/>
              </w:rPr>
              <w:t>7.28</w:t>
            </w:r>
            <w:r>
              <w:rPr>
                <w:rFonts w:asciiTheme="minorHAnsi" w:hAnsiTheme="minorHAnsi"/>
                <w:noProof/>
                <w:sz w:val="22"/>
                <w:szCs w:val="22"/>
              </w:rPr>
              <w:tab/>
            </w:r>
            <w:r w:rsidRPr="002B50C3">
              <w:rPr>
                <w:rStyle w:val="Hipervnculo"/>
                <w:noProof/>
              </w:rPr>
              <w:t>Deber de diligencia - Seguridad</w:t>
            </w:r>
            <w:r>
              <w:rPr>
                <w:noProof/>
                <w:webHidden/>
              </w:rPr>
              <w:tab/>
            </w:r>
            <w:r>
              <w:rPr>
                <w:noProof/>
                <w:webHidden/>
              </w:rPr>
              <w:fldChar w:fldCharType="begin"/>
            </w:r>
            <w:r>
              <w:rPr>
                <w:noProof/>
                <w:webHidden/>
              </w:rPr>
              <w:instrText xml:space="preserve"> PAGEREF _Toc185435279 \h </w:instrText>
            </w:r>
            <w:r>
              <w:rPr>
                <w:noProof/>
                <w:webHidden/>
              </w:rPr>
            </w:r>
            <w:r>
              <w:rPr>
                <w:noProof/>
                <w:webHidden/>
              </w:rPr>
              <w:fldChar w:fldCharType="separate"/>
            </w:r>
            <w:r>
              <w:rPr>
                <w:noProof/>
                <w:webHidden/>
              </w:rPr>
              <w:t>70</w:t>
            </w:r>
            <w:r>
              <w:rPr>
                <w:noProof/>
                <w:webHidden/>
              </w:rPr>
              <w:fldChar w:fldCharType="end"/>
            </w:r>
          </w:hyperlink>
        </w:p>
        <w:p w14:paraId="7D9D3E9A" w14:textId="77777777" w:rsidR="00441859" w:rsidRDefault="007E2880">
          <w:pPr>
            <w:pStyle w:val="TDC3"/>
            <w:rPr>
              <w:rFonts w:asciiTheme="minorHAnsi" w:hAnsiTheme="minorHAnsi"/>
              <w:noProof/>
              <w:sz w:val="22"/>
              <w:szCs w:val="22"/>
            </w:rPr>
          </w:pPr>
          <w:hyperlink w:anchor="_Toc185435280" w:history="1">
            <w:r w:rsidRPr="002B50C3">
              <w:rPr>
                <w:rStyle w:val="Hipervnculo"/>
                <w:noProof/>
              </w:rPr>
              <w:t>7.28.1 Protocolos de seguridad en viajes de negocios</w:t>
            </w:r>
            <w:r>
              <w:rPr>
                <w:noProof/>
                <w:webHidden/>
              </w:rPr>
              <w:tab/>
            </w:r>
            <w:r>
              <w:rPr>
                <w:noProof/>
                <w:webHidden/>
              </w:rPr>
              <w:fldChar w:fldCharType="begin"/>
            </w:r>
            <w:r>
              <w:rPr>
                <w:noProof/>
                <w:webHidden/>
              </w:rPr>
              <w:instrText xml:space="preserve"> PAGEREF _Toc185435280 \h </w:instrText>
            </w:r>
            <w:r>
              <w:rPr>
                <w:noProof/>
                <w:webHidden/>
              </w:rPr>
            </w:r>
            <w:r>
              <w:rPr>
                <w:noProof/>
                <w:webHidden/>
              </w:rPr>
              <w:fldChar w:fldCharType="separate"/>
            </w:r>
            <w:r>
              <w:rPr>
                <w:noProof/>
                <w:webHidden/>
              </w:rPr>
              <w:t>70</w:t>
            </w:r>
            <w:r>
              <w:rPr>
                <w:noProof/>
                <w:webHidden/>
              </w:rPr>
              <w:fldChar w:fldCharType="end"/>
            </w:r>
          </w:hyperlink>
        </w:p>
        <w:p w14:paraId="1477A251" w14:textId="77777777" w:rsidR="00441859" w:rsidRDefault="007E2880">
          <w:pPr>
            <w:pStyle w:val="TDC3"/>
            <w:rPr>
              <w:rFonts w:asciiTheme="minorHAnsi" w:hAnsiTheme="minorHAnsi"/>
              <w:noProof/>
              <w:sz w:val="22"/>
              <w:szCs w:val="22"/>
            </w:rPr>
          </w:pPr>
          <w:hyperlink w:anchor="_Toc185435281" w:history="1">
            <w:r w:rsidRPr="002B50C3">
              <w:rPr>
                <w:rStyle w:val="Hipervnculo"/>
                <w:noProof/>
              </w:rPr>
              <w:t>7.28.2 Línea de emergencia</w:t>
            </w:r>
            <w:r>
              <w:rPr>
                <w:noProof/>
                <w:webHidden/>
              </w:rPr>
              <w:tab/>
            </w:r>
            <w:r>
              <w:rPr>
                <w:noProof/>
                <w:webHidden/>
              </w:rPr>
              <w:fldChar w:fldCharType="begin"/>
            </w:r>
            <w:r>
              <w:rPr>
                <w:noProof/>
                <w:webHidden/>
              </w:rPr>
              <w:instrText xml:space="preserve"> PAGEREF _Toc185435281 \h </w:instrText>
            </w:r>
            <w:r>
              <w:rPr>
                <w:noProof/>
                <w:webHidden/>
              </w:rPr>
            </w:r>
            <w:r>
              <w:rPr>
                <w:noProof/>
                <w:webHidden/>
              </w:rPr>
              <w:fldChar w:fldCharType="separate"/>
            </w:r>
            <w:r>
              <w:rPr>
                <w:noProof/>
                <w:webHidden/>
              </w:rPr>
              <w:t>71</w:t>
            </w:r>
            <w:r>
              <w:rPr>
                <w:noProof/>
                <w:webHidden/>
              </w:rPr>
              <w:fldChar w:fldCharType="end"/>
            </w:r>
          </w:hyperlink>
        </w:p>
        <w:p w14:paraId="4C9AC761" w14:textId="77777777" w:rsidR="00441859" w:rsidRDefault="007E2880">
          <w:pPr>
            <w:pStyle w:val="TDC3"/>
            <w:rPr>
              <w:rFonts w:asciiTheme="minorHAnsi" w:hAnsiTheme="minorHAnsi"/>
              <w:noProof/>
              <w:sz w:val="22"/>
              <w:szCs w:val="22"/>
            </w:rPr>
          </w:pPr>
          <w:hyperlink w:anchor="_Toc185435282" w:history="1">
            <w:r w:rsidRPr="002B50C3">
              <w:rPr>
                <w:rStyle w:val="Hipervnculo"/>
                <w:noProof/>
              </w:rPr>
              <w:t>7.28.3 Política local de salud y seguridad en el trabajo y seguridad vial</w:t>
            </w:r>
            <w:r>
              <w:rPr>
                <w:noProof/>
                <w:webHidden/>
              </w:rPr>
              <w:tab/>
            </w:r>
            <w:r>
              <w:rPr>
                <w:noProof/>
                <w:webHidden/>
              </w:rPr>
              <w:fldChar w:fldCharType="begin"/>
            </w:r>
            <w:r>
              <w:rPr>
                <w:noProof/>
                <w:webHidden/>
              </w:rPr>
              <w:instrText xml:space="preserve"> PAGEREF _Toc185435282 \h </w:instrText>
            </w:r>
            <w:r>
              <w:rPr>
                <w:noProof/>
                <w:webHidden/>
              </w:rPr>
            </w:r>
            <w:r>
              <w:rPr>
                <w:noProof/>
                <w:webHidden/>
              </w:rPr>
              <w:fldChar w:fldCharType="separate"/>
            </w:r>
            <w:r>
              <w:rPr>
                <w:noProof/>
                <w:webHidden/>
              </w:rPr>
              <w:t>71</w:t>
            </w:r>
            <w:r>
              <w:rPr>
                <w:noProof/>
                <w:webHidden/>
              </w:rPr>
              <w:fldChar w:fldCharType="end"/>
            </w:r>
          </w:hyperlink>
        </w:p>
        <w:p w14:paraId="68DFB8CA" w14:textId="77777777" w:rsidR="00441859" w:rsidRDefault="007E2880">
          <w:pPr>
            <w:pStyle w:val="TDC2"/>
            <w:tabs>
              <w:tab w:val="left" w:pos="1100"/>
            </w:tabs>
            <w:rPr>
              <w:rFonts w:asciiTheme="minorHAnsi" w:hAnsiTheme="minorHAnsi"/>
              <w:noProof/>
              <w:sz w:val="22"/>
              <w:szCs w:val="22"/>
            </w:rPr>
          </w:pPr>
          <w:hyperlink w:anchor="_Toc185435284" w:history="1">
            <w:r w:rsidRPr="002B50C3">
              <w:rPr>
                <w:rStyle w:val="Hipervnculo"/>
                <w:noProof/>
              </w:rPr>
              <w:t>7.29</w:t>
            </w:r>
            <w:r>
              <w:rPr>
                <w:rFonts w:asciiTheme="minorHAnsi" w:hAnsiTheme="minorHAnsi"/>
                <w:noProof/>
                <w:sz w:val="22"/>
                <w:szCs w:val="22"/>
              </w:rPr>
              <w:tab/>
            </w:r>
            <w:r w:rsidRPr="002B50C3">
              <w:rPr>
                <w:rStyle w:val="Hipervnculo"/>
                <w:noProof/>
              </w:rPr>
              <w:t>Juego en el lugar de trabajo</w:t>
            </w:r>
            <w:r>
              <w:rPr>
                <w:noProof/>
                <w:webHidden/>
              </w:rPr>
              <w:tab/>
            </w:r>
            <w:r>
              <w:rPr>
                <w:noProof/>
                <w:webHidden/>
              </w:rPr>
              <w:fldChar w:fldCharType="begin"/>
            </w:r>
            <w:r>
              <w:rPr>
                <w:noProof/>
                <w:webHidden/>
              </w:rPr>
              <w:instrText xml:space="preserve"> PAGEREF _Toc185435284 \h </w:instrText>
            </w:r>
            <w:r>
              <w:rPr>
                <w:noProof/>
                <w:webHidden/>
              </w:rPr>
            </w:r>
            <w:r>
              <w:rPr>
                <w:noProof/>
                <w:webHidden/>
              </w:rPr>
              <w:fldChar w:fldCharType="separate"/>
            </w:r>
            <w:r>
              <w:rPr>
                <w:noProof/>
                <w:webHidden/>
              </w:rPr>
              <w:t>72</w:t>
            </w:r>
            <w:r>
              <w:rPr>
                <w:noProof/>
                <w:webHidden/>
              </w:rPr>
              <w:fldChar w:fldCharType="end"/>
            </w:r>
          </w:hyperlink>
        </w:p>
        <w:p w14:paraId="69C11471" w14:textId="77777777" w:rsidR="00441859" w:rsidRDefault="007E2880">
          <w:pPr>
            <w:pStyle w:val="TDC2"/>
            <w:tabs>
              <w:tab w:val="left" w:pos="1100"/>
            </w:tabs>
            <w:rPr>
              <w:rFonts w:asciiTheme="minorHAnsi" w:hAnsiTheme="minorHAnsi"/>
              <w:noProof/>
              <w:sz w:val="22"/>
              <w:szCs w:val="22"/>
            </w:rPr>
          </w:pPr>
          <w:hyperlink w:anchor="_Toc185435285" w:history="1">
            <w:r w:rsidRPr="002B50C3">
              <w:rPr>
                <w:rStyle w:val="Hipervnculo"/>
                <w:noProof/>
              </w:rPr>
              <w:t>7.30</w:t>
            </w:r>
            <w:r>
              <w:rPr>
                <w:rFonts w:asciiTheme="minorHAnsi" w:hAnsiTheme="minorHAnsi"/>
                <w:noProof/>
                <w:sz w:val="22"/>
                <w:szCs w:val="22"/>
              </w:rPr>
              <w:tab/>
            </w:r>
            <w:r w:rsidRPr="002B50C3">
              <w:rPr>
                <w:rStyle w:val="Hipervnculo"/>
                <w:noProof/>
              </w:rPr>
              <w:t>Política de redes sociales</w:t>
            </w:r>
            <w:r>
              <w:rPr>
                <w:noProof/>
                <w:webHidden/>
              </w:rPr>
              <w:tab/>
            </w:r>
            <w:r>
              <w:rPr>
                <w:noProof/>
                <w:webHidden/>
              </w:rPr>
              <w:fldChar w:fldCharType="begin"/>
            </w:r>
            <w:r>
              <w:rPr>
                <w:noProof/>
                <w:webHidden/>
              </w:rPr>
              <w:instrText xml:space="preserve"> PAGEREF _Toc185435285 \h </w:instrText>
            </w:r>
            <w:r>
              <w:rPr>
                <w:noProof/>
                <w:webHidden/>
              </w:rPr>
            </w:r>
            <w:r>
              <w:rPr>
                <w:noProof/>
                <w:webHidden/>
              </w:rPr>
              <w:fldChar w:fldCharType="separate"/>
            </w:r>
            <w:r>
              <w:rPr>
                <w:noProof/>
                <w:webHidden/>
              </w:rPr>
              <w:t>72</w:t>
            </w:r>
            <w:r>
              <w:rPr>
                <w:noProof/>
                <w:webHidden/>
              </w:rPr>
              <w:fldChar w:fldCharType="end"/>
            </w:r>
          </w:hyperlink>
        </w:p>
        <w:p w14:paraId="2F3A24F1" w14:textId="77777777" w:rsidR="00441859" w:rsidRDefault="007E2880">
          <w:pPr>
            <w:pStyle w:val="TDC3"/>
            <w:rPr>
              <w:rFonts w:asciiTheme="minorHAnsi" w:hAnsiTheme="minorHAnsi"/>
              <w:noProof/>
              <w:sz w:val="22"/>
              <w:szCs w:val="22"/>
            </w:rPr>
          </w:pPr>
          <w:hyperlink w:anchor="_Toc185435286" w:history="1">
            <w:r w:rsidRPr="002B50C3">
              <w:rPr>
                <w:rStyle w:val="Hipervnculo"/>
                <w:noProof/>
              </w:rPr>
              <w:t>7.30.1 Uso de los medios sociales</w:t>
            </w:r>
            <w:r>
              <w:rPr>
                <w:noProof/>
                <w:webHidden/>
              </w:rPr>
              <w:tab/>
            </w:r>
            <w:r>
              <w:rPr>
                <w:noProof/>
                <w:webHidden/>
              </w:rPr>
              <w:fldChar w:fldCharType="begin"/>
            </w:r>
            <w:r>
              <w:rPr>
                <w:noProof/>
                <w:webHidden/>
              </w:rPr>
              <w:instrText xml:space="preserve"> PAGEREF _Toc185435286 \h </w:instrText>
            </w:r>
            <w:r>
              <w:rPr>
                <w:noProof/>
                <w:webHidden/>
              </w:rPr>
            </w:r>
            <w:r>
              <w:rPr>
                <w:noProof/>
                <w:webHidden/>
              </w:rPr>
              <w:fldChar w:fldCharType="separate"/>
            </w:r>
            <w:r>
              <w:rPr>
                <w:noProof/>
                <w:webHidden/>
              </w:rPr>
              <w:t>72</w:t>
            </w:r>
            <w:r>
              <w:rPr>
                <w:noProof/>
                <w:webHidden/>
              </w:rPr>
              <w:fldChar w:fldCharType="end"/>
            </w:r>
          </w:hyperlink>
        </w:p>
        <w:p w14:paraId="64A80EFC" w14:textId="77777777" w:rsidR="00441859" w:rsidRDefault="007E2880">
          <w:pPr>
            <w:pStyle w:val="TDC3"/>
            <w:rPr>
              <w:rFonts w:asciiTheme="minorHAnsi" w:hAnsiTheme="minorHAnsi"/>
              <w:noProof/>
              <w:sz w:val="22"/>
              <w:szCs w:val="22"/>
            </w:rPr>
          </w:pPr>
          <w:hyperlink w:anchor="_Toc185435287" w:history="1">
            <w:r w:rsidRPr="002B50C3">
              <w:rPr>
                <w:rStyle w:val="Hipervnculo"/>
                <w:noProof/>
              </w:rPr>
              <w:t>7.30.2 Renuncias</w:t>
            </w:r>
            <w:r>
              <w:rPr>
                <w:noProof/>
                <w:webHidden/>
              </w:rPr>
              <w:tab/>
            </w:r>
            <w:r>
              <w:rPr>
                <w:noProof/>
                <w:webHidden/>
              </w:rPr>
              <w:fldChar w:fldCharType="begin"/>
            </w:r>
            <w:r>
              <w:rPr>
                <w:noProof/>
                <w:webHidden/>
              </w:rPr>
              <w:instrText xml:space="preserve"> PAGEREF _Toc185435287 \h </w:instrText>
            </w:r>
            <w:r>
              <w:rPr>
                <w:noProof/>
                <w:webHidden/>
              </w:rPr>
            </w:r>
            <w:r>
              <w:rPr>
                <w:noProof/>
                <w:webHidden/>
              </w:rPr>
              <w:fldChar w:fldCharType="separate"/>
            </w:r>
            <w:r>
              <w:rPr>
                <w:noProof/>
                <w:webHidden/>
              </w:rPr>
              <w:t>73</w:t>
            </w:r>
            <w:r>
              <w:rPr>
                <w:noProof/>
                <w:webHidden/>
              </w:rPr>
              <w:fldChar w:fldCharType="end"/>
            </w:r>
          </w:hyperlink>
        </w:p>
        <w:p w14:paraId="1E53C6CB" w14:textId="77777777" w:rsidR="00441859" w:rsidRDefault="007E2880">
          <w:pPr>
            <w:pStyle w:val="TDC3"/>
            <w:rPr>
              <w:rFonts w:asciiTheme="minorHAnsi" w:hAnsiTheme="minorHAnsi"/>
              <w:noProof/>
              <w:sz w:val="22"/>
              <w:szCs w:val="22"/>
            </w:rPr>
          </w:pPr>
          <w:hyperlink w:anchor="_Toc185435288" w:history="1">
            <w:r w:rsidRPr="002B50C3">
              <w:rPr>
                <w:rStyle w:val="Hipervnculo"/>
                <w:noProof/>
              </w:rPr>
              <w:t>7.30.3 Marcas, derechos de autor y cuestiones jurídicas</w:t>
            </w:r>
            <w:r>
              <w:rPr>
                <w:noProof/>
                <w:webHidden/>
              </w:rPr>
              <w:tab/>
            </w:r>
            <w:r>
              <w:rPr>
                <w:noProof/>
                <w:webHidden/>
              </w:rPr>
              <w:fldChar w:fldCharType="begin"/>
            </w:r>
            <w:r>
              <w:rPr>
                <w:noProof/>
                <w:webHidden/>
              </w:rPr>
              <w:instrText xml:space="preserve"> PAGEREF _Toc185435288 \h </w:instrText>
            </w:r>
            <w:r>
              <w:rPr>
                <w:noProof/>
                <w:webHidden/>
              </w:rPr>
            </w:r>
            <w:r>
              <w:rPr>
                <w:noProof/>
                <w:webHidden/>
              </w:rPr>
              <w:fldChar w:fldCharType="separate"/>
            </w:r>
            <w:r>
              <w:rPr>
                <w:noProof/>
                <w:webHidden/>
              </w:rPr>
              <w:t>73</w:t>
            </w:r>
            <w:r>
              <w:rPr>
                <w:noProof/>
                <w:webHidden/>
              </w:rPr>
              <w:fldChar w:fldCharType="end"/>
            </w:r>
          </w:hyperlink>
        </w:p>
        <w:p w14:paraId="0EFE2D25" w14:textId="77777777" w:rsidR="00441859" w:rsidRDefault="007E2880">
          <w:pPr>
            <w:pStyle w:val="TDC3"/>
            <w:rPr>
              <w:rFonts w:asciiTheme="minorHAnsi" w:hAnsiTheme="minorHAnsi"/>
              <w:noProof/>
              <w:sz w:val="22"/>
              <w:szCs w:val="22"/>
            </w:rPr>
          </w:pPr>
          <w:hyperlink w:anchor="_Toc185435289" w:history="1">
            <w:r w:rsidRPr="002B50C3">
              <w:rPr>
                <w:rStyle w:val="Hipervnculo"/>
                <w:noProof/>
              </w:rPr>
              <w:t>7.30.4 Derecho de control</w:t>
            </w:r>
            <w:r>
              <w:rPr>
                <w:noProof/>
                <w:webHidden/>
              </w:rPr>
              <w:tab/>
            </w:r>
            <w:r>
              <w:rPr>
                <w:noProof/>
                <w:webHidden/>
              </w:rPr>
              <w:fldChar w:fldCharType="begin"/>
            </w:r>
            <w:r>
              <w:rPr>
                <w:noProof/>
                <w:webHidden/>
              </w:rPr>
              <w:instrText xml:space="preserve"> PAGEREF _Toc185435289 \h </w:instrText>
            </w:r>
            <w:r>
              <w:rPr>
                <w:noProof/>
                <w:webHidden/>
              </w:rPr>
            </w:r>
            <w:r>
              <w:rPr>
                <w:noProof/>
                <w:webHidden/>
              </w:rPr>
              <w:fldChar w:fldCharType="separate"/>
            </w:r>
            <w:r>
              <w:rPr>
                <w:noProof/>
                <w:webHidden/>
              </w:rPr>
              <w:t>73</w:t>
            </w:r>
            <w:r>
              <w:rPr>
                <w:noProof/>
                <w:webHidden/>
              </w:rPr>
              <w:fldChar w:fldCharType="end"/>
            </w:r>
          </w:hyperlink>
        </w:p>
        <w:p w14:paraId="48169E49" w14:textId="77777777" w:rsidR="00441859" w:rsidRDefault="007E2880">
          <w:pPr>
            <w:pStyle w:val="TDC3"/>
            <w:rPr>
              <w:rFonts w:asciiTheme="minorHAnsi" w:hAnsiTheme="minorHAnsi"/>
              <w:noProof/>
              <w:sz w:val="22"/>
              <w:szCs w:val="22"/>
            </w:rPr>
          </w:pPr>
          <w:hyperlink w:anchor="_Toc185435290" w:history="1">
            <w:r w:rsidRPr="002B50C3">
              <w:rPr>
                <w:rStyle w:val="Hipervnculo"/>
                <w:noProof/>
              </w:rPr>
              <w:t>7.30.5 Comunicados de prensa</w:t>
            </w:r>
            <w:r>
              <w:rPr>
                <w:noProof/>
                <w:webHidden/>
              </w:rPr>
              <w:tab/>
            </w:r>
            <w:r>
              <w:rPr>
                <w:noProof/>
                <w:webHidden/>
              </w:rPr>
              <w:fldChar w:fldCharType="begin"/>
            </w:r>
            <w:r>
              <w:rPr>
                <w:noProof/>
                <w:webHidden/>
              </w:rPr>
              <w:instrText xml:space="preserve"> PAGEREF _Toc185435290 \h </w:instrText>
            </w:r>
            <w:r>
              <w:rPr>
                <w:noProof/>
                <w:webHidden/>
              </w:rPr>
            </w:r>
            <w:r>
              <w:rPr>
                <w:noProof/>
                <w:webHidden/>
              </w:rPr>
              <w:fldChar w:fldCharType="separate"/>
            </w:r>
            <w:r>
              <w:rPr>
                <w:noProof/>
                <w:webHidden/>
              </w:rPr>
              <w:t>74</w:t>
            </w:r>
            <w:r>
              <w:rPr>
                <w:noProof/>
                <w:webHidden/>
              </w:rPr>
              <w:fldChar w:fldCharType="end"/>
            </w:r>
          </w:hyperlink>
        </w:p>
        <w:p w14:paraId="26C3390D" w14:textId="77777777" w:rsidR="00441859" w:rsidRDefault="007E2880">
          <w:pPr>
            <w:pStyle w:val="TDC3"/>
            <w:rPr>
              <w:rFonts w:asciiTheme="minorHAnsi" w:hAnsiTheme="minorHAnsi"/>
              <w:noProof/>
              <w:sz w:val="22"/>
              <w:szCs w:val="22"/>
            </w:rPr>
          </w:pPr>
          <w:hyperlink w:anchor="_Toc185435291" w:history="1">
            <w:r w:rsidRPr="002B50C3">
              <w:rPr>
                <w:rStyle w:val="Hipervnculo"/>
                <w:noProof/>
              </w:rPr>
              <w:t>7.30.6 Cumplimiento de la Sección 508</w:t>
            </w:r>
            <w:r>
              <w:rPr>
                <w:noProof/>
                <w:webHidden/>
              </w:rPr>
              <w:tab/>
            </w:r>
            <w:r>
              <w:rPr>
                <w:noProof/>
                <w:webHidden/>
              </w:rPr>
              <w:fldChar w:fldCharType="begin"/>
            </w:r>
            <w:r>
              <w:rPr>
                <w:noProof/>
                <w:webHidden/>
              </w:rPr>
              <w:instrText xml:space="preserve"> PAGEREF _Toc185435291 \h </w:instrText>
            </w:r>
            <w:r>
              <w:rPr>
                <w:noProof/>
                <w:webHidden/>
              </w:rPr>
            </w:r>
            <w:r>
              <w:rPr>
                <w:noProof/>
                <w:webHidden/>
              </w:rPr>
              <w:fldChar w:fldCharType="separate"/>
            </w:r>
            <w:r>
              <w:rPr>
                <w:noProof/>
                <w:webHidden/>
              </w:rPr>
              <w:t>74</w:t>
            </w:r>
            <w:r>
              <w:rPr>
                <w:noProof/>
                <w:webHidden/>
              </w:rPr>
              <w:fldChar w:fldCharType="end"/>
            </w:r>
          </w:hyperlink>
        </w:p>
        <w:p w14:paraId="2A707C18" w14:textId="77777777" w:rsidR="00441859" w:rsidRDefault="007E2880">
          <w:pPr>
            <w:pStyle w:val="TDC2"/>
            <w:tabs>
              <w:tab w:val="left" w:pos="1100"/>
            </w:tabs>
            <w:rPr>
              <w:rFonts w:asciiTheme="minorHAnsi" w:hAnsiTheme="minorHAnsi"/>
              <w:noProof/>
              <w:sz w:val="22"/>
              <w:szCs w:val="22"/>
            </w:rPr>
          </w:pPr>
          <w:hyperlink w:anchor="_Toc185435292" w:history="1">
            <w:r w:rsidRPr="002B50C3">
              <w:rPr>
                <w:rStyle w:val="Hipervnculo"/>
                <w:noProof/>
              </w:rPr>
              <w:t>7.31</w:t>
            </w:r>
            <w:r>
              <w:rPr>
                <w:rFonts w:asciiTheme="minorHAnsi" w:hAnsiTheme="minorHAnsi"/>
                <w:noProof/>
                <w:sz w:val="22"/>
                <w:szCs w:val="22"/>
              </w:rPr>
              <w:tab/>
            </w:r>
            <w:r w:rsidRPr="002B50C3">
              <w:rPr>
                <w:rStyle w:val="Hipervnculo"/>
                <w:noProof/>
              </w:rPr>
              <w:t>Reglamento Interno de Trabajo</w:t>
            </w:r>
            <w:r>
              <w:rPr>
                <w:noProof/>
                <w:webHidden/>
              </w:rPr>
              <w:tab/>
            </w:r>
            <w:r>
              <w:rPr>
                <w:noProof/>
                <w:webHidden/>
              </w:rPr>
              <w:fldChar w:fldCharType="begin"/>
            </w:r>
            <w:r>
              <w:rPr>
                <w:noProof/>
                <w:webHidden/>
              </w:rPr>
              <w:instrText xml:space="preserve"> PAGEREF _Toc185435292 \h </w:instrText>
            </w:r>
            <w:r>
              <w:rPr>
                <w:noProof/>
                <w:webHidden/>
              </w:rPr>
            </w:r>
            <w:r>
              <w:rPr>
                <w:noProof/>
                <w:webHidden/>
              </w:rPr>
              <w:fldChar w:fldCharType="separate"/>
            </w:r>
            <w:r>
              <w:rPr>
                <w:noProof/>
                <w:webHidden/>
              </w:rPr>
              <w:t>74</w:t>
            </w:r>
            <w:r>
              <w:rPr>
                <w:noProof/>
                <w:webHidden/>
              </w:rPr>
              <w:fldChar w:fldCharType="end"/>
            </w:r>
          </w:hyperlink>
        </w:p>
        <w:p w14:paraId="38556C6D" w14:textId="77777777" w:rsidR="00441859" w:rsidRDefault="007E2880">
          <w:pPr>
            <w:pStyle w:val="TDC1"/>
            <w:rPr>
              <w:rFonts w:asciiTheme="minorHAnsi" w:hAnsiTheme="minorHAnsi"/>
              <w:noProof/>
              <w:sz w:val="22"/>
              <w:szCs w:val="22"/>
            </w:rPr>
          </w:pPr>
          <w:hyperlink w:anchor="_Toc185435293" w:history="1">
            <w:r w:rsidRPr="002B50C3">
              <w:rPr>
                <w:rStyle w:val="Hipervnculo"/>
                <w:noProof/>
              </w:rPr>
              <w:t>8. Contratación y contratos laborales</w:t>
            </w:r>
            <w:r>
              <w:rPr>
                <w:noProof/>
                <w:webHidden/>
              </w:rPr>
              <w:tab/>
            </w:r>
            <w:r>
              <w:rPr>
                <w:noProof/>
                <w:webHidden/>
              </w:rPr>
              <w:fldChar w:fldCharType="begin"/>
            </w:r>
            <w:r>
              <w:rPr>
                <w:noProof/>
                <w:webHidden/>
              </w:rPr>
              <w:instrText xml:space="preserve"> PAGEREF _Toc185435293 \h </w:instrText>
            </w:r>
            <w:r>
              <w:rPr>
                <w:noProof/>
                <w:webHidden/>
              </w:rPr>
            </w:r>
            <w:r>
              <w:rPr>
                <w:noProof/>
                <w:webHidden/>
              </w:rPr>
              <w:fldChar w:fldCharType="separate"/>
            </w:r>
            <w:r>
              <w:rPr>
                <w:noProof/>
                <w:webHidden/>
              </w:rPr>
              <w:t>75</w:t>
            </w:r>
            <w:r>
              <w:rPr>
                <w:noProof/>
                <w:webHidden/>
              </w:rPr>
              <w:fldChar w:fldCharType="end"/>
            </w:r>
          </w:hyperlink>
        </w:p>
        <w:p w14:paraId="402D64EB" w14:textId="77777777" w:rsidR="00441859" w:rsidRDefault="007E2880">
          <w:pPr>
            <w:pStyle w:val="TDC2"/>
            <w:tabs>
              <w:tab w:val="left" w:pos="880"/>
            </w:tabs>
            <w:rPr>
              <w:rFonts w:asciiTheme="minorHAnsi" w:hAnsiTheme="minorHAnsi"/>
              <w:noProof/>
              <w:sz w:val="22"/>
              <w:szCs w:val="22"/>
            </w:rPr>
          </w:pPr>
          <w:hyperlink w:anchor="_Toc185435295" w:history="1">
            <w:r w:rsidRPr="002B50C3">
              <w:rPr>
                <w:rStyle w:val="Hipervnculo"/>
                <w:noProof/>
              </w:rPr>
              <w:t>8.1</w:t>
            </w:r>
            <w:r>
              <w:rPr>
                <w:rFonts w:asciiTheme="minorHAnsi" w:hAnsiTheme="minorHAnsi"/>
                <w:noProof/>
                <w:sz w:val="22"/>
                <w:szCs w:val="22"/>
              </w:rPr>
              <w:tab/>
            </w:r>
            <w:r w:rsidRPr="002B50C3">
              <w:rPr>
                <w:rStyle w:val="Hipervnculo"/>
                <w:noProof/>
              </w:rPr>
              <w:t>Descargo de responsabilidad</w:t>
            </w:r>
            <w:r>
              <w:rPr>
                <w:noProof/>
                <w:webHidden/>
              </w:rPr>
              <w:tab/>
            </w:r>
            <w:r>
              <w:rPr>
                <w:noProof/>
                <w:webHidden/>
              </w:rPr>
              <w:fldChar w:fldCharType="begin"/>
            </w:r>
            <w:r>
              <w:rPr>
                <w:noProof/>
                <w:webHidden/>
              </w:rPr>
              <w:instrText xml:space="preserve"> PAGEREF _Toc185435295 \h </w:instrText>
            </w:r>
            <w:r>
              <w:rPr>
                <w:noProof/>
                <w:webHidden/>
              </w:rPr>
            </w:r>
            <w:r>
              <w:rPr>
                <w:noProof/>
                <w:webHidden/>
              </w:rPr>
              <w:fldChar w:fldCharType="separate"/>
            </w:r>
            <w:r>
              <w:rPr>
                <w:noProof/>
                <w:webHidden/>
              </w:rPr>
              <w:t>75</w:t>
            </w:r>
            <w:r>
              <w:rPr>
                <w:noProof/>
                <w:webHidden/>
              </w:rPr>
              <w:fldChar w:fldCharType="end"/>
            </w:r>
          </w:hyperlink>
        </w:p>
        <w:p w14:paraId="2885649D" w14:textId="77777777" w:rsidR="00441859" w:rsidRDefault="007E2880">
          <w:pPr>
            <w:pStyle w:val="TDC2"/>
            <w:tabs>
              <w:tab w:val="left" w:pos="880"/>
            </w:tabs>
            <w:rPr>
              <w:rFonts w:asciiTheme="minorHAnsi" w:hAnsiTheme="minorHAnsi"/>
              <w:noProof/>
              <w:sz w:val="22"/>
              <w:szCs w:val="22"/>
            </w:rPr>
          </w:pPr>
          <w:hyperlink w:anchor="_Toc185435296" w:history="1">
            <w:r w:rsidRPr="002B50C3">
              <w:rPr>
                <w:rStyle w:val="Hipervnculo"/>
                <w:noProof/>
              </w:rPr>
              <w:t>8.2</w:t>
            </w:r>
            <w:r>
              <w:rPr>
                <w:rFonts w:asciiTheme="minorHAnsi" w:hAnsiTheme="minorHAnsi"/>
                <w:noProof/>
                <w:sz w:val="22"/>
                <w:szCs w:val="22"/>
              </w:rPr>
              <w:tab/>
            </w:r>
            <w:r w:rsidRPr="002B50C3">
              <w:rPr>
                <w:rStyle w:val="Hipervnculo"/>
                <w:noProof/>
              </w:rPr>
              <w:t>Declaración de igualdad de oportunidades en la contratación (EEO)</w:t>
            </w:r>
            <w:r>
              <w:rPr>
                <w:noProof/>
                <w:webHidden/>
              </w:rPr>
              <w:tab/>
            </w:r>
            <w:r>
              <w:rPr>
                <w:noProof/>
                <w:webHidden/>
              </w:rPr>
              <w:fldChar w:fldCharType="begin"/>
            </w:r>
            <w:r>
              <w:rPr>
                <w:noProof/>
                <w:webHidden/>
              </w:rPr>
              <w:instrText xml:space="preserve"> PAGEREF _Toc185435296 \h </w:instrText>
            </w:r>
            <w:r>
              <w:rPr>
                <w:noProof/>
                <w:webHidden/>
              </w:rPr>
            </w:r>
            <w:r>
              <w:rPr>
                <w:noProof/>
                <w:webHidden/>
              </w:rPr>
              <w:fldChar w:fldCharType="separate"/>
            </w:r>
            <w:r>
              <w:rPr>
                <w:noProof/>
                <w:webHidden/>
              </w:rPr>
              <w:t>75</w:t>
            </w:r>
            <w:r>
              <w:rPr>
                <w:noProof/>
                <w:webHidden/>
              </w:rPr>
              <w:fldChar w:fldCharType="end"/>
            </w:r>
          </w:hyperlink>
        </w:p>
        <w:p w14:paraId="20719B53" w14:textId="77777777" w:rsidR="00441859" w:rsidRDefault="007E2880">
          <w:pPr>
            <w:pStyle w:val="TDC2"/>
            <w:tabs>
              <w:tab w:val="left" w:pos="880"/>
            </w:tabs>
            <w:rPr>
              <w:rFonts w:asciiTheme="minorHAnsi" w:hAnsiTheme="minorHAnsi"/>
              <w:noProof/>
              <w:sz w:val="22"/>
              <w:szCs w:val="22"/>
            </w:rPr>
          </w:pPr>
          <w:hyperlink w:anchor="_Toc185435315" w:history="1">
            <w:r w:rsidRPr="002B50C3">
              <w:rPr>
                <w:rStyle w:val="Hipervnculo"/>
                <w:noProof/>
              </w:rPr>
              <w:t>8.3</w:t>
            </w:r>
            <w:r>
              <w:rPr>
                <w:rFonts w:asciiTheme="minorHAnsi" w:hAnsiTheme="minorHAnsi"/>
                <w:noProof/>
                <w:sz w:val="22"/>
                <w:szCs w:val="22"/>
              </w:rPr>
              <w:tab/>
            </w:r>
            <w:r w:rsidRPr="002B50C3">
              <w:rPr>
                <w:rStyle w:val="Hipervnculo"/>
                <w:noProof/>
              </w:rPr>
              <w:t>Contratación</w:t>
            </w:r>
            <w:r>
              <w:rPr>
                <w:noProof/>
                <w:webHidden/>
              </w:rPr>
              <w:tab/>
            </w:r>
            <w:r>
              <w:rPr>
                <w:noProof/>
                <w:webHidden/>
              </w:rPr>
              <w:fldChar w:fldCharType="begin"/>
            </w:r>
            <w:r>
              <w:rPr>
                <w:noProof/>
                <w:webHidden/>
              </w:rPr>
              <w:instrText xml:space="preserve"> PAGEREF _Toc185435315 \h </w:instrText>
            </w:r>
            <w:r>
              <w:rPr>
                <w:noProof/>
                <w:webHidden/>
              </w:rPr>
            </w:r>
            <w:r>
              <w:rPr>
                <w:noProof/>
                <w:webHidden/>
              </w:rPr>
              <w:fldChar w:fldCharType="separate"/>
            </w:r>
            <w:r>
              <w:rPr>
                <w:noProof/>
                <w:webHidden/>
              </w:rPr>
              <w:t>76</w:t>
            </w:r>
            <w:r>
              <w:rPr>
                <w:noProof/>
                <w:webHidden/>
              </w:rPr>
              <w:fldChar w:fldCharType="end"/>
            </w:r>
          </w:hyperlink>
        </w:p>
        <w:p w14:paraId="41609326" w14:textId="77777777" w:rsidR="00441859" w:rsidRDefault="007E2880">
          <w:pPr>
            <w:pStyle w:val="TDC3"/>
            <w:rPr>
              <w:rFonts w:asciiTheme="minorHAnsi" w:hAnsiTheme="minorHAnsi"/>
              <w:noProof/>
              <w:sz w:val="22"/>
              <w:szCs w:val="22"/>
            </w:rPr>
          </w:pPr>
          <w:hyperlink w:anchor="_Toc185435316" w:history="1">
            <w:r w:rsidRPr="002B50C3">
              <w:rPr>
                <w:rStyle w:val="Hipervnculo"/>
                <w:noProof/>
              </w:rPr>
              <w:t>8.3.1 Reclutamiento y contratación de empleados</w:t>
            </w:r>
            <w:r>
              <w:rPr>
                <w:noProof/>
                <w:webHidden/>
              </w:rPr>
              <w:tab/>
            </w:r>
            <w:r>
              <w:rPr>
                <w:noProof/>
                <w:webHidden/>
              </w:rPr>
              <w:fldChar w:fldCharType="begin"/>
            </w:r>
            <w:r>
              <w:rPr>
                <w:noProof/>
                <w:webHidden/>
              </w:rPr>
              <w:instrText xml:space="preserve"> PAGEREF _Toc185435316 \h </w:instrText>
            </w:r>
            <w:r>
              <w:rPr>
                <w:noProof/>
                <w:webHidden/>
              </w:rPr>
            </w:r>
            <w:r>
              <w:rPr>
                <w:noProof/>
                <w:webHidden/>
              </w:rPr>
              <w:fldChar w:fldCharType="separate"/>
            </w:r>
            <w:r>
              <w:rPr>
                <w:noProof/>
                <w:webHidden/>
              </w:rPr>
              <w:t>76</w:t>
            </w:r>
            <w:r>
              <w:rPr>
                <w:noProof/>
                <w:webHidden/>
              </w:rPr>
              <w:fldChar w:fldCharType="end"/>
            </w:r>
          </w:hyperlink>
        </w:p>
        <w:p w14:paraId="30F9E409" w14:textId="77777777" w:rsidR="00441859" w:rsidRDefault="007E2880">
          <w:pPr>
            <w:pStyle w:val="TDC3"/>
            <w:rPr>
              <w:rFonts w:asciiTheme="minorHAnsi" w:hAnsiTheme="minorHAnsi"/>
              <w:noProof/>
              <w:sz w:val="22"/>
              <w:szCs w:val="22"/>
            </w:rPr>
          </w:pPr>
          <w:hyperlink w:anchor="_Toc185435317" w:history="1">
            <w:r w:rsidRPr="002B50C3">
              <w:rPr>
                <w:rStyle w:val="Hipervnculo"/>
                <w:noProof/>
              </w:rPr>
              <w:t>8.3.2 Proceso de solicitud de personal</w:t>
            </w:r>
            <w:r>
              <w:rPr>
                <w:noProof/>
                <w:webHidden/>
              </w:rPr>
              <w:tab/>
            </w:r>
            <w:r>
              <w:rPr>
                <w:noProof/>
                <w:webHidden/>
              </w:rPr>
              <w:fldChar w:fldCharType="begin"/>
            </w:r>
            <w:r>
              <w:rPr>
                <w:noProof/>
                <w:webHidden/>
              </w:rPr>
              <w:instrText xml:space="preserve"> PAGEREF _Toc185435317 \h </w:instrText>
            </w:r>
            <w:r>
              <w:rPr>
                <w:noProof/>
                <w:webHidden/>
              </w:rPr>
            </w:r>
            <w:r>
              <w:rPr>
                <w:noProof/>
                <w:webHidden/>
              </w:rPr>
              <w:fldChar w:fldCharType="separate"/>
            </w:r>
            <w:r>
              <w:rPr>
                <w:noProof/>
                <w:webHidden/>
              </w:rPr>
              <w:t>76</w:t>
            </w:r>
            <w:r>
              <w:rPr>
                <w:noProof/>
                <w:webHidden/>
              </w:rPr>
              <w:fldChar w:fldCharType="end"/>
            </w:r>
          </w:hyperlink>
        </w:p>
        <w:p w14:paraId="7DADEED4" w14:textId="77777777" w:rsidR="00441859" w:rsidRDefault="007E2880">
          <w:pPr>
            <w:pStyle w:val="TDC3"/>
            <w:rPr>
              <w:rFonts w:asciiTheme="minorHAnsi" w:hAnsiTheme="minorHAnsi"/>
              <w:noProof/>
              <w:sz w:val="22"/>
              <w:szCs w:val="22"/>
            </w:rPr>
          </w:pPr>
          <w:hyperlink w:anchor="_Toc185435318" w:history="1">
            <w:r w:rsidRPr="002B50C3">
              <w:rPr>
                <w:rStyle w:val="Hipervnculo"/>
                <w:noProof/>
              </w:rPr>
              <w:t>8.3.3 Contratación interna con ofertas de empleo internas</w:t>
            </w:r>
            <w:r>
              <w:rPr>
                <w:noProof/>
                <w:webHidden/>
              </w:rPr>
              <w:tab/>
            </w:r>
            <w:r>
              <w:rPr>
                <w:noProof/>
                <w:webHidden/>
              </w:rPr>
              <w:fldChar w:fldCharType="begin"/>
            </w:r>
            <w:r>
              <w:rPr>
                <w:noProof/>
                <w:webHidden/>
              </w:rPr>
              <w:instrText xml:space="preserve"> PAGEREF _Toc185435318 \h </w:instrText>
            </w:r>
            <w:r>
              <w:rPr>
                <w:noProof/>
                <w:webHidden/>
              </w:rPr>
            </w:r>
            <w:r>
              <w:rPr>
                <w:noProof/>
                <w:webHidden/>
              </w:rPr>
              <w:fldChar w:fldCharType="separate"/>
            </w:r>
            <w:r>
              <w:rPr>
                <w:noProof/>
                <w:webHidden/>
              </w:rPr>
              <w:t>77</w:t>
            </w:r>
            <w:r>
              <w:rPr>
                <w:noProof/>
                <w:webHidden/>
              </w:rPr>
              <w:fldChar w:fldCharType="end"/>
            </w:r>
          </w:hyperlink>
        </w:p>
        <w:p w14:paraId="14B038C0" w14:textId="77777777" w:rsidR="00441859" w:rsidRDefault="007E2880">
          <w:pPr>
            <w:pStyle w:val="TDC3"/>
            <w:rPr>
              <w:rFonts w:asciiTheme="minorHAnsi" w:hAnsiTheme="minorHAnsi"/>
              <w:noProof/>
              <w:sz w:val="22"/>
              <w:szCs w:val="22"/>
            </w:rPr>
          </w:pPr>
          <w:hyperlink w:anchor="_Toc185435319" w:history="1">
            <w:r w:rsidRPr="002B50C3">
              <w:rPr>
                <w:rStyle w:val="Hipervnculo"/>
                <w:noProof/>
              </w:rPr>
              <w:t>8.3.4 Contratación interna sin publicación interna de ofertas de empleo</w:t>
            </w:r>
            <w:r>
              <w:rPr>
                <w:noProof/>
                <w:webHidden/>
              </w:rPr>
              <w:tab/>
            </w:r>
            <w:r>
              <w:rPr>
                <w:noProof/>
                <w:webHidden/>
              </w:rPr>
              <w:fldChar w:fldCharType="begin"/>
            </w:r>
            <w:r>
              <w:rPr>
                <w:noProof/>
                <w:webHidden/>
              </w:rPr>
              <w:instrText xml:space="preserve"> PAGEREF _Toc185435319 \h </w:instrText>
            </w:r>
            <w:r>
              <w:rPr>
                <w:noProof/>
                <w:webHidden/>
              </w:rPr>
            </w:r>
            <w:r>
              <w:rPr>
                <w:noProof/>
                <w:webHidden/>
              </w:rPr>
              <w:fldChar w:fldCharType="separate"/>
            </w:r>
            <w:r>
              <w:rPr>
                <w:noProof/>
                <w:webHidden/>
              </w:rPr>
              <w:t>77</w:t>
            </w:r>
            <w:r>
              <w:rPr>
                <w:noProof/>
                <w:webHidden/>
              </w:rPr>
              <w:fldChar w:fldCharType="end"/>
            </w:r>
          </w:hyperlink>
        </w:p>
        <w:p w14:paraId="477DC96F" w14:textId="77777777" w:rsidR="00441859" w:rsidRDefault="007E2880">
          <w:pPr>
            <w:pStyle w:val="TDC3"/>
            <w:rPr>
              <w:rFonts w:asciiTheme="minorHAnsi" w:hAnsiTheme="minorHAnsi"/>
              <w:noProof/>
              <w:sz w:val="22"/>
              <w:szCs w:val="22"/>
            </w:rPr>
          </w:pPr>
          <w:hyperlink w:anchor="_Toc185435320" w:history="1">
            <w:r w:rsidRPr="002B50C3">
              <w:rPr>
                <w:rStyle w:val="Hipervnculo"/>
                <w:noProof/>
              </w:rPr>
              <w:t>8.3.5 Contratación externa</w:t>
            </w:r>
            <w:r>
              <w:rPr>
                <w:noProof/>
                <w:webHidden/>
              </w:rPr>
              <w:tab/>
            </w:r>
            <w:r>
              <w:rPr>
                <w:noProof/>
                <w:webHidden/>
              </w:rPr>
              <w:fldChar w:fldCharType="begin"/>
            </w:r>
            <w:r>
              <w:rPr>
                <w:noProof/>
                <w:webHidden/>
              </w:rPr>
              <w:instrText xml:space="preserve"> PAGEREF _Toc185435320 \h </w:instrText>
            </w:r>
            <w:r>
              <w:rPr>
                <w:noProof/>
                <w:webHidden/>
              </w:rPr>
            </w:r>
            <w:r>
              <w:rPr>
                <w:noProof/>
                <w:webHidden/>
              </w:rPr>
              <w:fldChar w:fldCharType="separate"/>
            </w:r>
            <w:r>
              <w:rPr>
                <w:noProof/>
                <w:webHidden/>
              </w:rPr>
              <w:t>78</w:t>
            </w:r>
            <w:r>
              <w:rPr>
                <w:noProof/>
                <w:webHidden/>
              </w:rPr>
              <w:fldChar w:fldCharType="end"/>
            </w:r>
          </w:hyperlink>
        </w:p>
        <w:p w14:paraId="3FA57D31" w14:textId="77777777" w:rsidR="00441859" w:rsidRDefault="007E2880">
          <w:pPr>
            <w:pStyle w:val="TDC3"/>
            <w:rPr>
              <w:rFonts w:asciiTheme="minorHAnsi" w:hAnsiTheme="minorHAnsi"/>
              <w:noProof/>
              <w:sz w:val="22"/>
              <w:szCs w:val="22"/>
            </w:rPr>
          </w:pPr>
          <w:hyperlink w:anchor="_Toc185435321" w:history="1">
            <w:r w:rsidRPr="002B50C3">
              <w:rPr>
                <w:rStyle w:val="Hipervnculo"/>
                <w:noProof/>
              </w:rPr>
              <w:t>8.3.6 Contratación de cónyuges o familiares</w:t>
            </w:r>
            <w:r>
              <w:rPr>
                <w:noProof/>
                <w:webHidden/>
              </w:rPr>
              <w:tab/>
            </w:r>
            <w:r>
              <w:rPr>
                <w:noProof/>
                <w:webHidden/>
              </w:rPr>
              <w:fldChar w:fldCharType="begin"/>
            </w:r>
            <w:r>
              <w:rPr>
                <w:noProof/>
                <w:webHidden/>
              </w:rPr>
              <w:instrText xml:space="preserve"> PAGEREF _Toc185435321 \h </w:instrText>
            </w:r>
            <w:r>
              <w:rPr>
                <w:noProof/>
                <w:webHidden/>
              </w:rPr>
            </w:r>
            <w:r>
              <w:rPr>
                <w:noProof/>
                <w:webHidden/>
              </w:rPr>
              <w:fldChar w:fldCharType="separate"/>
            </w:r>
            <w:r>
              <w:rPr>
                <w:noProof/>
                <w:webHidden/>
              </w:rPr>
              <w:t>79</w:t>
            </w:r>
            <w:r>
              <w:rPr>
                <w:noProof/>
                <w:webHidden/>
              </w:rPr>
              <w:fldChar w:fldCharType="end"/>
            </w:r>
          </w:hyperlink>
        </w:p>
        <w:p w14:paraId="4AC0A0C9" w14:textId="77777777" w:rsidR="00441859" w:rsidRDefault="007E2880">
          <w:pPr>
            <w:pStyle w:val="TDC3"/>
            <w:rPr>
              <w:rFonts w:asciiTheme="minorHAnsi" w:hAnsiTheme="minorHAnsi"/>
              <w:noProof/>
              <w:sz w:val="22"/>
              <w:szCs w:val="22"/>
            </w:rPr>
          </w:pPr>
          <w:hyperlink w:anchor="_Toc185435322" w:history="1">
            <w:r w:rsidRPr="002B50C3">
              <w:rPr>
                <w:rStyle w:val="Hipervnculo"/>
                <w:noProof/>
              </w:rPr>
              <w:t>8.3.7 Transferencia entre socios</w:t>
            </w:r>
            <w:r>
              <w:rPr>
                <w:noProof/>
                <w:webHidden/>
              </w:rPr>
              <w:tab/>
            </w:r>
            <w:r>
              <w:rPr>
                <w:noProof/>
                <w:webHidden/>
              </w:rPr>
              <w:fldChar w:fldCharType="begin"/>
            </w:r>
            <w:r>
              <w:rPr>
                <w:noProof/>
                <w:webHidden/>
              </w:rPr>
              <w:instrText xml:space="preserve"> PAGEREF _Toc185435322 \h </w:instrText>
            </w:r>
            <w:r>
              <w:rPr>
                <w:noProof/>
                <w:webHidden/>
              </w:rPr>
            </w:r>
            <w:r>
              <w:rPr>
                <w:noProof/>
                <w:webHidden/>
              </w:rPr>
              <w:fldChar w:fldCharType="separate"/>
            </w:r>
            <w:r>
              <w:rPr>
                <w:noProof/>
                <w:webHidden/>
              </w:rPr>
              <w:t>79</w:t>
            </w:r>
            <w:r>
              <w:rPr>
                <w:noProof/>
                <w:webHidden/>
              </w:rPr>
              <w:fldChar w:fldCharType="end"/>
            </w:r>
          </w:hyperlink>
        </w:p>
        <w:p w14:paraId="5AE50CA5" w14:textId="77777777" w:rsidR="00441859" w:rsidRDefault="007E2880">
          <w:pPr>
            <w:pStyle w:val="TDC3"/>
            <w:rPr>
              <w:rFonts w:asciiTheme="minorHAnsi" w:hAnsiTheme="minorHAnsi"/>
              <w:noProof/>
              <w:sz w:val="22"/>
              <w:szCs w:val="22"/>
            </w:rPr>
          </w:pPr>
          <w:hyperlink w:anchor="_Toc185435323" w:history="1">
            <w:r w:rsidRPr="002B50C3">
              <w:rPr>
                <w:rStyle w:val="Hipervnculo"/>
                <w:noProof/>
              </w:rPr>
              <w:t>8.3.8 Promoción</w:t>
            </w:r>
            <w:r>
              <w:rPr>
                <w:noProof/>
                <w:webHidden/>
              </w:rPr>
              <w:tab/>
            </w:r>
            <w:r>
              <w:rPr>
                <w:noProof/>
                <w:webHidden/>
              </w:rPr>
              <w:fldChar w:fldCharType="begin"/>
            </w:r>
            <w:r>
              <w:rPr>
                <w:noProof/>
                <w:webHidden/>
              </w:rPr>
              <w:instrText xml:space="preserve"> PAGEREF _Toc185435323 \h </w:instrText>
            </w:r>
            <w:r>
              <w:rPr>
                <w:noProof/>
                <w:webHidden/>
              </w:rPr>
            </w:r>
            <w:r>
              <w:rPr>
                <w:noProof/>
                <w:webHidden/>
              </w:rPr>
              <w:fldChar w:fldCharType="separate"/>
            </w:r>
            <w:r>
              <w:rPr>
                <w:noProof/>
                <w:webHidden/>
              </w:rPr>
              <w:t>80</w:t>
            </w:r>
            <w:r>
              <w:rPr>
                <w:noProof/>
                <w:webHidden/>
              </w:rPr>
              <w:fldChar w:fldCharType="end"/>
            </w:r>
          </w:hyperlink>
        </w:p>
        <w:p w14:paraId="2022F6AD" w14:textId="77777777" w:rsidR="00441859" w:rsidRDefault="007E2880">
          <w:pPr>
            <w:pStyle w:val="TDC3"/>
            <w:rPr>
              <w:rFonts w:asciiTheme="minorHAnsi" w:hAnsiTheme="minorHAnsi"/>
              <w:noProof/>
              <w:sz w:val="22"/>
              <w:szCs w:val="22"/>
            </w:rPr>
          </w:pPr>
          <w:hyperlink w:anchor="_Toc185435324" w:history="1">
            <w:r w:rsidRPr="002B50C3">
              <w:rPr>
                <w:rStyle w:val="Hipervnculo"/>
                <w:noProof/>
              </w:rPr>
              <w:t>8.3.9 Puestos interinos</w:t>
            </w:r>
            <w:r>
              <w:rPr>
                <w:noProof/>
                <w:webHidden/>
              </w:rPr>
              <w:tab/>
            </w:r>
            <w:r>
              <w:rPr>
                <w:noProof/>
                <w:webHidden/>
              </w:rPr>
              <w:fldChar w:fldCharType="begin"/>
            </w:r>
            <w:r>
              <w:rPr>
                <w:noProof/>
                <w:webHidden/>
              </w:rPr>
              <w:instrText xml:space="preserve"> PAGEREF _Toc185435324 \h </w:instrText>
            </w:r>
            <w:r>
              <w:rPr>
                <w:noProof/>
                <w:webHidden/>
              </w:rPr>
            </w:r>
            <w:r>
              <w:rPr>
                <w:noProof/>
                <w:webHidden/>
              </w:rPr>
              <w:fldChar w:fldCharType="separate"/>
            </w:r>
            <w:r>
              <w:rPr>
                <w:noProof/>
                <w:webHidden/>
              </w:rPr>
              <w:t>81</w:t>
            </w:r>
            <w:r>
              <w:rPr>
                <w:noProof/>
                <w:webHidden/>
              </w:rPr>
              <w:fldChar w:fldCharType="end"/>
            </w:r>
          </w:hyperlink>
        </w:p>
        <w:p w14:paraId="785E116D" w14:textId="77777777" w:rsidR="00441859" w:rsidRDefault="007E2880">
          <w:pPr>
            <w:pStyle w:val="TDC3"/>
            <w:rPr>
              <w:rFonts w:asciiTheme="minorHAnsi" w:hAnsiTheme="minorHAnsi"/>
              <w:noProof/>
              <w:sz w:val="22"/>
              <w:szCs w:val="22"/>
            </w:rPr>
          </w:pPr>
          <w:hyperlink w:anchor="_Toc185435325" w:history="1">
            <w:r w:rsidRPr="002B50C3">
              <w:rPr>
                <w:rStyle w:val="Hipervnculo"/>
                <w:noProof/>
              </w:rPr>
              <w:t>8.3.10 Remuneración de los cargos interinos</w:t>
            </w:r>
            <w:r>
              <w:rPr>
                <w:noProof/>
                <w:webHidden/>
              </w:rPr>
              <w:tab/>
            </w:r>
            <w:r>
              <w:rPr>
                <w:noProof/>
                <w:webHidden/>
              </w:rPr>
              <w:fldChar w:fldCharType="begin"/>
            </w:r>
            <w:r>
              <w:rPr>
                <w:noProof/>
                <w:webHidden/>
              </w:rPr>
              <w:instrText xml:space="preserve"> PAGEREF _Toc185435325 \h </w:instrText>
            </w:r>
            <w:r>
              <w:rPr>
                <w:noProof/>
                <w:webHidden/>
              </w:rPr>
            </w:r>
            <w:r>
              <w:rPr>
                <w:noProof/>
                <w:webHidden/>
              </w:rPr>
              <w:fldChar w:fldCharType="separate"/>
            </w:r>
            <w:r>
              <w:rPr>
                <w:noProof/>
                <w:webHidden/>
              </w:rPr>
              <w:t>81</w:t>
            </w:r>
            <w:r>
              <w:rPr>
                <w:noProof/>
                <w:webHidden/>
              </w:rPr>
              <w:fldChar w:fldCharType="end"/>
            </w:r>
          </w:hyperlink>
        </w:p>
        <w:p w14:paraId="4BCF86D8" w14:textId="77777777" w:rsidR="00441859" w:rsidRDefault="007E2880">
          <w:pPr>
            <w:pStyle w:val="TDC3"/>
            <w:rPr>
              <w:rFonts w:asciiTheme="minorHAnsi" w:hAnsiTheme="minorHAnsi"/>
              <w:noProof/>
              <w:sz w:val="22"/>
              <w:szCs w:val="22"/>
            </w:rPr>
          </w:pPr>
          <w:hyperlink w:anchor="_Toc185435326" w:history="1">
            <w:r w:rsidRPr="002B50C3">
              <w:rPr>
                <w:rStyle w:val="Hipervnculo"/>
                <w:noProof/>
              </w:rPr>
              <w:t>8.3.11 Cobertura temporal de puestos</w:t>
            </w:r>
            <w:r>
              <w:rPr>
                <w:noProof/>
                <w:webHidden/>
              </w:rPr>
              <w:tab/>
            </w:r>
            <w:r>
              <w:rPr>
                <w:noProof/>
                <w:webHidden/>
              </w:rPr>
              <w:fldChar w:fldCharType="begin"/>
            </w:r>
            <w:r>
              <w:rPr>
                <w:noProof/>
                <w:webHidden/>
              </w:rPr>
              <w:instrText xml:space="preserve"> PAGEREF _Toc185435326 \h </w:instrText>
            </w:r>
            <w:r>
              <w:rPr>
                <w:noProof/>
                <w:webHidden/>
              </w:rPr>
            </w:r>
            <w:r>
              <w:rPr>
                <w:noProof/>
                <w:webHidden/>
              </w:rPr>
              <w:fldChar w:fldCharType="separate"/>
            </w:r>
            <w:r>
              <w:rPr>
                <w:noProof/>
                <w:webHidden/>
              </w:rPr>
              <w:t>82</w:t>
            </w:r>
            <w:r>
              <w:rPr>
                <w:noProof/>
                <w:webHidden/>
              </w:rPr>
              <w:fldChar w:fldCharType="end"/>
            </w:r>
          </w:hyperlink>
        </w:p>
        <w:p w14:paraId="7374FD3C" w14:textId="77777777" w:rsidR="00441859" w:rsidRDefault="007E2880">
          <w:pPr>
            <w:pStyle w:val="TDC3"/>
            <w:rPr>
              <w:rFonts w:asciiTheme="minorHAnsi" w:hAnsiTheme="minorHAnsi"/>
              <w:noProof/>
              <w:sz w:val="22"/>
              <w:szCs w:val="22"/>
            </w:rPr>
          </w:pPr>
          <w:hyperlink w:anchor="_Toc185435327" w:history="1">
            <w:r w:rsidRPr="002B50C3">
              <w:rPr>
                <w:rStyle w:val="Hipervnculo"/>
                <w:noProof/>
              </w:rPr>
              <w:t>8.3.12 Cobertura temporal de puestos Remuneración</w:t>
            </w:r>
            <w:r>
              <w:rPr>
                <w:noProof/>
                <w:webHidden/>
              </w:rPr>
              <w:tab/>
            </w:r>
            <w:r>
              <w:rPr>
                <w:noProof/>
                <w:webHidden/>
              </w:rPr>
              <w:fldChar w:fldCharType="begin"/>
            </w:r>
            <w:r>
              <w:rPr>
                <w:noProof/>
                <w:webHidden/>
              </w:rPr>
              <w:instrText xml:space="preserve"> PAGEREF _Toc185435327 \h </w:instrText>
            </w:r>
            <w:r>
              <w:rPr>
                <w:noProof/>
                <w:webHidden/>
              </w:rPr>
            </w:r>
            <w:r>
              <w:rPr>
                <w:noProof/>
                <w:webHidden/>
              </w:rPr>
              <w:fldChar w:fldCharType="separate"/>
            </w:r>
            <w:r>
              <w:rPr>
                <w:noProof/>
                <w:webHidden/>
              </w:rPr>
              <w:t>82</w:t>
            </w:r>
            <w:r>
              <w:rPr>
                <w:noProof/>
                <w:webHidden/>
              </w:rPr>
              <w:fldChar w:fldCharType="end"/>
            </w:r>
          </w:hyperlink>
        </w:p>
        <w:p w14:paraId="6A23CECC" w14:textId="77777777" w:rsidR="00441859" w:rsidRDefault="007E2880">
          <w:pPr>
            <w:pStyle w:val="TDC3"/>
            <w:rPr>
              <w:rFonts w:asciiTheme="minorHAnsi" w:hAnsiTheme="minorHAnsi"/>
              <w:noProof/>
              <w:sz w:val="22"/>
              <w:szCs w:val="22"/>
            </w:rPr>
          </w:pPr>
          <w:hyperlink w:anchor="_Toc185435328" w:history="1">
            <w:r w:rsidRPr="002B50C3">
              <w:rPr>
                <w:rStyle w:val="Hipervnculo"/>
                <w:noProof/>
              </w:rPr>
              <w:t>8.3.13 Recontratación de antiguos empleados</w:t>
            </w:r>
            <w:r>
              <w:rPr>
                <w:noProof/>
                <w:webHidden/>
              </w:rPr>
              <w:tab/>
            </w:r>
            <w:r>
              <w:rPr>
                <w:noProof/>
                <w:webHidden/>
              </w:rPr>
              <w:fldChar w:fldCharType="begin"/>
            </w:r>
            <w:r>
              <w:rPr>
                <w:noProof/>
                <w:webHidden/>
              </w:rPr>
              <w:instrText xml:space="preserve"> PAGEREF _Toc185435328 \h </w:instrText>
            </w:r>
            <w:r>
              <w:rPr>
                <w:noProof/>
                <w:webHidden/>
              </w:rPr>
            </w:r>
            <w:r>
              <w:rPr>
                <w:noProof/>
                <w:webHidden/>
              </w:rPr>
              <w:fldChar w:fldCharType="separate"/>
            </w:r>
            <w:r>
              <w:rPr>
                <w:noProof/>
                <w:webHidden/>
              </w:rPr>
              <w:t>82</w:t>
            </w:r>
            <w:r>
              <w:rPr>
                <w:noProof/>
                <w:webHidden/>
              </w:rPr>
              <w:fldChar w:fldCharType="end"/>
            </w:r>
          </w:hyperlink>
        </w:p>
        <w:p w14:paraId="7AC14671" w14:textId="77777777" w:rsidR="00441859" w:rsidRDefault="007E2880">
          <w:pPr>
            <w:pStyle w:val="TDC2"/>
            <w:tabs>
              <w:tab w:val="left" w:pos="880"/>
            </w:tabs>
            <w:rPr>
              <w:rFonts w:asciiTheme="minorHAnsi" w:hAnsiTheme="minorHAnsi"/>
              <w:noProof/>
              <w:sz w:val="22"/>
              <w:szCs w:val="22"/>
            </w:rPr>
          </w:pPr>
          <w:hyperlink w:anchor="_Toc185435340" w:history="1">
            <w:r w:rsidRPr="002B50C3">
              <w:rPr>
                <w:rStyle w:val="Hipervnculo"/>
                <w:noProof/>
              </w:rPr>
              <w:t>8.4</w:t>
            </w:r>
            <w:r>
              <w:rPr>
                <w:rFonts w:asciiTheme="minorHAnsi" w:hAnsiTheme="minorHAnsi"/>
                <w:noProof/>
                <w:sz w:val="22"/>
                <w:szCs w:val="22"/>
              </w:rPr>
              <w:tab/>
            </w:r>
            <w:r w:rsidRPr="002B50C3">
              <w:rPr>
                <w:rStyle w:val="Hipervnculo"/>
                <w:noProof/>
              </w:rPr>
              <w:t>Verificación de antecedentes y referencias</w:t>
            </w:r>
            <w:r>
              <w:rPr>
                <w:noProof/>
                <w:webHidden/>
              </w:rPr>
              <w:tab/>
            </w:r>
            <w:r>
              <w:rPr>
                <w:noProof/>
                <w:webHidden/>
              </w:rPr>
              <w:fldChar w:fldCharType="begin"/>
            </w:r>
            <w:r>
              <w:rPr>
                <w:noProof/>
                <w:webHidden/>
              </w:rPr>
              <w:instrText xml:space="preserve"> PAGEREF _Toc185435340 \h </w:instrText>
            </w:r>
            <w:r>
              <w:rPr>
                <w:noProof/>
                <w:webHidden/>
              </w:rPr>
            </w:r>
            <w:r>
              <w:rPr>
                <w:noProof/>
                <w:webHidden/>
              </w:rPr>
              <w:fldChar w:fldCharType="separate"/>
            </w:r>
            <w:r>
              <w:rPr>
                <w:noProof/>
                <w:webHidden/>
              </w:rPr>
              <w:t>83</w:t>
            </w:r>
            <w:r>
              <w:rPr>
                <w:noProof/>
                <w:webHidden/>
              </w:rPr>
              <w:fldChar w:fldCharType="end"/>
            </w:r>
          </w:hyperlink>
        </w:p>
        <w:p w14:paraId="63B85130" w14:textId="77777777" w:rsidR="00441859" w:rsidRDefault="007E2880">
          <w:pPr>
            <w:pStyle w:val="TDC2"/>
            <w:tabs>
              <w:tab w:val="left" w:pos="880"/>
            </w:tabs>
            <w:rPr>
              <w:rFonts w:asciiTheme="minorHAnsi" w:hAnsiTheme="minorHAnsi"/>
              <w:noProof/>
              <w:sz w:val="22"/>
              <w:szCs w:val="22"/>
            </w:rPr>
          </w:pPr>
          <w:hyperlink w:anchor="_Toc185435341" w:history="1">
            <w:r w:rsidRPr="002B50C3">
              <w:rPr>
                <w:rStyle w:val="Hipervnculo"/>
                <w:noProof/>
              </w:rPr>
              <w:t>8.5</w:t>
            </w:r>
            <w:r>
              <w:rPr>
                <w:rFonts w:asciiTheme="minorHAnsi" w:hAnsiTheme="minorHAnsi"/>
                <w:noProof/>
                <w:sz w:val="22"/>
                <w:szCs w:val="22"/>
              </w:rPr>
              <w:tab/>
            </w:r>
            <w:r w:rsidRPr="002B50C3">
              <w:rPr>
                <w:rStyle w:val="Hipervnculo"/>
                <w:noProof/>
              </w:rPr>
              <w:t>Liquidación de posibles nuevas contrataciones con empleos anteriores en USG</w:t>
            </w:r>
            <w:r>
              <w:rPr>
                <w:noProof/>
                <w:webHidden/>
              </w:rPr>
              <w:tab/>
            </w:r>
            <w:r>
              <w:rPr>
                <w:noProof/>
                <w:webHidden/>
              </w:rPr>
              <w:fldChar w:fldCharType="begin"/>
            </w:r>
            <w:r>
              <w:rPr>
                <w:noProof/>
                <w:webHidden/>
              </w:rPr>
              <w:instrText xml:space="preserve"> PAGEREF _Toc185435341 \h </w:instrText>
            </w:r>
            <w:r>
              <w:rPr>
                <w:noProof/>
                <w:webHidden/>
              </w:rPr>
            </w:r>
            <w:r>
              <w:rPr>
                <w:noProof/>
                <w:webHidden/>
              </w:rPr>
              <w:fldChar w:fldCharType="separate"/>
            </w:r>
            <w:r>
              <w:rPr>
                <w:noProof/>
                <w:webHidden/>
              </w:rPr>
              <w:t>83</w:t>
            </w:r>
            <w:r>
              <w:rPr>
                <w:noProof/>
                <w:webHidden/>
              </w:rPr>
              <w:fldChar w:fldCharType="end"/>
            </w:r>
          </w:hyperlink>
        </w:p>
        <w:p w14:paraId="310F8D42" w14:textId="77777777" w:rsidR="00441859" w:rsidRDefault="007E2880">
          <w:pPr>
            <w:pStyle w:val="TDC3"/>
            <w:rPr>
              <w:rFonts w:asciiTheme="minorHAnsi" w:hAnsiTheme="minorHAnsi"/>
              <w:noProof/>
              <w:sz w:val="22"/>
              <w:szCs w:val="22"/>
            </w:rPr>
          </w:pPr>
          <w:hyperlink w:anchor="_Toc185435342" w:history="1">
            <w:r w:rsidRPr="002B50C3">
              <w:rPr>
                <w:rStyle w:val="Hipervnculo"/>
                <w:noProof/>
              </w:rPr>
              <w:t>8.5.1 Liquidación de conflictos de intereses</w:t>
            </w:r>
            <w:r>
              <w:rPr>
                <w:noProof/>
                <w:webHidden/>
              </w:rPr>
              <w:tab/>
            </w:r>
            <w:r>
              <w:rPr>
                <w:noProof/>
                <w:webHidden/>
              </w:rPr>
              <w:fldChar w:fldCharType="begin"/>
            </w:r>
            <w:r>
              <w:rPr>
                <w:noProof/>
                <w:webHidden/>
              </w:rPr>
              <w:instrText xml:space="preserve"> PAGEREF _Toc185435342 \h </w:instrText>
            </w:r>
            <w:r>
              <w:rPr>
                <w:noProof/>
                <w:webHidden/>
              </w:rPr>
            </w:r>
            <w:r>
              <w:rPr>
                <w:noProof/>
                <w:webHidden/>
              </w:rPr>
              <w:fldChar w:fldCharType="separate"/>
            </w:r>
            <w:r>
              <w:rPr>
                <w:noProof/>
                <w:webHidden/>
              </w:rPr>
              <w:t>83</w:t>
            </w:r>
            <w:r>
              <w:rPr>
                <w:noProof/>
                <w:webHidden/>
              </w:rPr>
              <w:fldChar w:fldCharType="end"/>
            </w:r>
          </w:hyperlink>
        </w:p>
        <w:p w14:paraId="3CAAE941" w14:textId="77777777" w:rsidR="00441859" w:rsidRDefault="007E2880">
          <w:pPr>
            <w:pStyle w:val="TDC3"/>
            <w:rPr>
              <w:rFonts w:asciiTheme="minorHAnsi" w:hAnsiTheme="minorHAnsi"/>
              <w:noProof/>
              <w:sz w:val="22"/>
              <w:szCs w:val="22"/>
            </w:rPr>
          </w:pPr>
          <w:hyperlink w:anchor="_Toc185435343" w:history="1">
            <w:r w:rsidRPr="002B50C3">
              <w:rPr>
                <w:rStyle w:val="Hipervnculo"/>
                <w:noProof/>
              </w:rPr>
              <w:t>8.5.2 Mitigación y resolución</w:t>
            </w:r>
            <w:r>
              <w:rPr>
                <w:noProof/>
                <w:webHidden/>
              </w:rPr>
              <w:tab/>
            </w:r>
            <w:r>
              <w:rPr>
                <w:noProof/>
                <w:webHidden/>
              </w:rPr>
              <w:fldChar w:fldCharType="begin"/>
            </w:r>
            <w:r>
              <w:rPr>
                <w:noProof/>
                <w:webHidden/>
              </w:rPr>
              <w:instrText xml:space="preserve"> PAGEREF _Toc185435343 \h </w:instrText>
            </w:r>
            <w:r>
              <w:rPr>
                <w:noProof/>
                <w:webHidden/>
              </w:rPr>
            </w:r>
            <w:r>
              <w:rPr>
                <w:noProof/>
                <w:webHidden/>
              </w:rPr>
              <w:fldChar w:fldCharType="separate"/>
            </w:r>
            <w:r>
              <w:rPr>
                <w:noProof/>
                <w:webHidden/>
              </w:rPr>
              <w:t>84</w:t>
            </w:r>
            <w:r>
              <w:rPr>
                <w:noProof/>
                <w:webHidden/>
              </w:rPr>
              <w:fldChar w:fldCharType="end"/>
            </w:r>
          </w:hyperlink>
        </w:p>
        <w:p w14:paraId="03C33902" w14:textId="77777777" w:rsidR="00441859" w:rsidRDefault="007E2880">
          <w:pPr>
            <w:pStyle w:val="TDC2"/>
            <w:tabs>
              <w:tab w:val="left" w:pos="880"/>
            </w:tabs>
            <w:rPr>
              <w:rFonts w:asciiTheme="minorHAnsi" w:hAnsiTheme="minorHAnsi"/>
              <w:noProof/>
              <w:sz w:val="22"/>
              <w:szCs w:val="22"/>
            </w:rPr>
          </w:pPr>
          <w:hyperlink w:anchor="_Toc185435344" w:history="1">
            <w:r w:rsidRPr="002B50C3">
              <w:rPr>
                <w:rStyle w:val="Hipervnculo"/>
                <w:noProof/>
              </w:rPr>
              <w:t>8.6</w:t>
            </w:r>
            <w:r>
              <w:rPr>
                <w:rFonts w:asciiTheme="minorHAnsi" w:hAnsiTheme="minorHAnsi"/>
                <w:noProof/>
                <w:sz w:val="22"/>
                <w:szCs w:val="22"/>
              </w:rPr>
              <w:tab/>
            </w:r>
            <w:r w:rsidRPr="002B50C3">
              <w:rPr>
                <w:rStyle w:val="Hipervnculo"/>
                <w:noProof/>
              </w:rPr>
              <w:t>Registros de personal y privacidad</w:t>
            </w:r>
            <w:r>
              <w:rPr>
                <w:noProof/>
                <w:webHidden/>
              </w:rPr>
              <w:tab/>
            </w:r>
            <w:r>
              <w:rPr>
                <w:noProof/>
                <w:webHidden/>
              </w:rPr>
              <w:fldChar w:fldCharType="begin"/>
            </w:r>
            <w:r>
              <w:rPr>
                <w:noProof/>
                <w:webHidden/>
              </w:rPr>
              <w:instrText xml:space="preserve"> PAGEREF _Toc185435344 \h </w:instrText>
            </w:r>
            <w:r>
              <w:rPr>
                <w:noProof/>
                <w:webHidden/>
              </w:rPr>
            </w:r>
            <w:r>
              <w:rPr>
                <w:noProof/>
                <w:webHidden/>
              </w:rPr>
              <w:fldChar w:fldCharType="separate"/>
            </w:r>
            <w:r>
              <w:rPr>
                <w:noProof/>
                <w:webHidden/>
              </w:rPr>
              <w:t>84</w:t>
            </w:r>
            <w:r>
              <w:rPr>
                <w:noProof/>
                <w:webHidden/>
              </w:rPr>
              <w:fldChar w:fldCharType="end"/>
            </w:r>
          </w:hyperlink>
        </w:p>
        <w:p w14:paraId="736EC5C2" w14:textId="77777777" w:rsidR="00441859" w:rsidRDefault="007E2880">
          <w:pPr>
            <w:pStyle w:val="TDC2"/>
            <w:tabs>
              <w:tab w:val="left" w:pos="880"/>
            </w:tabs>
            <w:rPr>
              <w:rFonts w:asciiTheme="minorHAnsi" w:hAnsiTheme="minorHAnsi"/>
              <w:noProof/>
              <w:sz w:val="22"/>
              <w:szCs w:val="22"/>
            </w:rPr>
          </w:pPr>
          <w:hyperlink w:anchor="_Toc185435348" w:history="1">
            <w:r w:rsidRPr="002B50C3">
              <w:rPr>
                <w:rStyle w:val="Hipervnculo"/>
                <w:noProof/>
              </w:rPr>
              <w:t>8.7</w:t>
            </w:r>
            <w:r>
              <w:rPr>
                <w:rFonts w:asciiTheme="minorHAnsi" w:hAnsiTheme="minorHAnsi"/>
                <w:noProof/>
                <w:sz w:val="22"/>
                <w:szCs w:val="22"/>
              </w:rPr>
              <w:tab/>
            </w:r>
            <w:r w:rsidRPr="002B50C3">
              <w:rPr>
                <w:rStyle w:val="Hipervnculo"/>
                <w:noProof/>
              </w:rPr>
              <w:t>Definición de contratista independiente (consultor)</w:t>
            </w:r>
            <w:r>
              <w:rPr>
                <w:noProof/>
                <w:webHidden/>
              </w:rPr>
              <w:tab/>
            </w:r>
            <w:r>
              <w:rPr>
                <w:noProof/>
                <w:webHidden/>
              </w:rPr>
              <w:fldChar w:fldCharType="begin"/>
            </w:r>
            <w:r>
              <w:rPr>
                <w:noProof/>
                <w:webHidden/>
              </w:rPr>
              <w:instrText xml:space="preserve"> PAGEREF _Toc185435348 \h </w:instrText>
            </w:r>
            <w:r>
              <w:rPr>
                <w:noProof/>
                <w:webHidden/>
              </w:rPr>
            </w:r>
            <w:r>
              <w:rPr>
                <w:noProof/>
                <w:webHidden/>
              </w:rPr>
              <w:fldChar w:fldCharType="separate"/>
            </w:r>
            <w:r>
              <w:rPr>
                <w:noProof/>
                <w:webHidden/>
              </w:rPr>
              <w:t>85</w:t>
            </w:r>
            <w:r>
              <w:rPr>
                <w:noProof/>
                <w:webHidden/>
              </w:rPr>
              <w:fldChar w:fldCharType="end"/>
            </w:r>
          </w:hyperlink>
        </w:p>
        <w:p w14:paraId="7BA5A0FA" w14:textId="77777777" w:rsidR="00441859" w:rsidRDefault="007E2880">
          <w:pPr>
            <w:pStyle w:val="TDC3"/>
            <w:rPr>
              <w:rFonts w:asciiTheme="minorHAnsi" w:hAnsiTheme="minorHAnsi"/>
              <w:noProof/>
              <w:sz w:val="22"/>
              <w:szCs w:val="22"/>
            </w:rPr>
          </w:pPr>
          <w:hyperlink w:anchor="_Toc185435349" w:history="1">
            <w:r w:rsidRPr="002B50C3">
              <w:rPr>
                <w:rStyle w:val="Hipervnculo"/>
                <w:noProof/>
              </w:rPr>
              <w:t>8.7.1 Estructura de pago de los contratos de consultoría</w:t>
            </w:r>
            <w:r>
              <w:rPr>
                <w:noProof/>
                <w:webHidden/>
              </w:rPr>
              <w:tab/>
            </w:r>
            <w:r>
              <w:rPr>
                <w:noProof/>
                <w:webHidden/>
              </w:rPr>
              <w:fldChar w:fldCharType="begin"/>
            </w:r>
            <w:r>
              <w:rPr>
                <w:noProof/>
                <w:webHidden/>
              </w:rPr>
              <w:instrText xml:space="preserve"> PAGEREF _Toc185435349 \h </w:instrText>
            </w:r>
            <w:r>
              <w:rPr>
                <w:noProof/>
                <w:webHidden/>
              </w:rPr>
            </w:r>
            <w:r>
              <w:rPr>
                <w:noProof/>
                <w:webHidden/>
              </w:rPr>
              <w:fldChar w:fldCharType="separate"/>
            </w:r>
            <w:r>
              <w:rPr>
                <w:noProof/>
                <w:webHidden/>
              </w:rPr>
              <w:t>87</w:t>
            </w:r>
            <w:r>
              <w:rPr>
                <w:noProof/>
                <w:webHidden/>
              </w:rPr>
              <w:fldChar w:fldCharType="end"/>
            </w:r>
          </w:hyperlink>
        </w:p>
        <w:p w14:paraId="1C1DA09E" w14:textId="77777777" w:rsidR="00441859" w:rsidRDefault="007E2880">
          <w:pPr>
            <w:pStyle w:val="TDC2"/>
            <w:tabs>
              <w:tab w:val="left" w:pos="880"/>
            </w:tabs>
            <w:rPr>
              <w:rFonts w:asciiTheme="minorHAnsi" w:hAnsiTheme="minorHAnsi"/>
              <w:noProof/>
              <w:sz w:val="22"/>
              <w:szCs w:val="22"/>
            </w:rPr>
          </w:pPr>
          <w:hyperlink w:anchor="_Toc185435350" w:history="1">
            <w:r w:rsidRPr="002B50C3">
              <w:rPr>
                <w:rStyle w:val="Hipervnculo"/>
                <w:noProof/>
              </w:rPr>
              <w:t>8.8</w:t>
            </w:r>
            <w:r>
              <w:rPr>
                <w:rFonts w:asciiTheme="minorHAnsi" w:hAnsiTheme="minorHAnsi"/>
                <w:noProof/>
                <w:sz w:val="22"/>
                <w:szCs w:val="22"/>
              </w:rPr>
              <w:tab/>
            </w:r>
            <w:r w:rsidRPr="002B50C3">
              <w:rPr>
                <w:rStyle w:val="Hipervnculo"/>
                <w:noProof/>
              </w:rPr>
              <w:t>Definición de voluntario</w:t>
            </w:r>
            <w:r>
              <w:rPr>
                <w:noProof/>
                <w:webHidden/>
              </w:rPr>
              <w:tab/>
            </w:r>
            <w:r>
              <w:rPr>
                <w:noProof/>
                <w:webHidden/>
              </w:rPr>
              <w:fldChar w:fldCharType="begin"/>
            </w:r>
            <w:r>
              <w:rPr>
                <w:noProof/>
                <w:webHidden/>
              </w:rPr>
              <w:instrText xml:space="preserve"> PAGEREF _Toc185435350 \h </w:instrText>
            </w:r>
            <w:r>
              <w:rPr>
                <w:noProof/>
                <w:webHidden/>
              </w:rPr>
            </w:r>
            <w:r>
              <w:rPr>
                <w:noProof/>
                <w:webHidden/>
              </w:rPr>
              <w:fldChar w:fldCharType="separate"/>
            </w:r>
            <w:r>
              <w:rPr>
                <w:noProof/>
                <w:webHidden/>
              </w:rPr>
              <w:t>87</w:t>
            </w:r>
            <w:r>
              <w:rPr>
                <w:noProof/>
                <w:webHidden/>
              </w:rPr>
              <w:fldChar w:fldCharType="end"/>
            </w:r>
          </w:hyperlink>
        </w:p>
        <w:p w14:paraId="37A78260" w14:textId="77777777" w:rsidR="00441859" w:rsidRDefault="007E2880">
          <w:pPr>
            <w:pStyle w:val="TDC2"/>
            <w:tabs>
              <w:tab w:val="left" w:pos="880"/>
            </w:tabs>
            <w:rPr>
              <w:rFonts w:asciiTheme="minorHAnsi" w:hAnsiTheme="minorHAnsi"/>
              <w:noProof/>
              <w:sz w:val="22"/>
              <w:szCs w:val="22"/>
            </w:rPr>
          </w:pPr>
          <w:hyperlink w:anchor="_Toc185435351" w:history="1">
            <w:r w:rsidRPr="002B50C3">
              <w:rPr>
                <w:rStyle w:val="Hipervnculo"/>
                <w:noProof/>
              </w:rPr>
              <w:t>8.9</w:t>
            </w:r>
            <w:r>
              <w:rPr>
                <w:rFonts w:asciiTheme="minorHAnsi" w:hAnsiTheme="minorHAnsi"/>
                <w:noProof/>
                <w:sz w:val="22"/>
                <w:szCs w:val="22"/>
              </w:rPr>
              <w:tab/>
            </w:r>
            <w:r w:rsidRPr="002B50C3">
              <w:rPr>
                <w:rStyle w:val="Hipervnculo"/>
                <w:noProof/>
              </w:rPr>
              <w:t>Definición de interno</w:t>
            </w:r>
            <w:r>
              <w:rPr>
                <w:noProof/>
                <w:webHidden/>
              </w:rPr>
              <w:tab/>
            </w:r>
            <w:r>
              <w:rPr>
                <w:noProof/>
                <w:webHidden/>
              </w:rPr>
              <w:fldChar w:fldCharType="begin"/>
            </w:r>
            <w:r>
              <w:rPr>
                <w:noProof/>
                <w:webHidden/>
              </w:rPr>
              <w:instrText xml:space="preserve"> PAGEREF _Toc185435351 \h </w:instrText>
            </w:r>
            <w:r>
              <w:rPr>
                <w:noProof/>
                <w:webHidden/>
              </w:rPr>
            </w:r>
            <w:r>
              <w:rPr>
                <w:noProof/>
                <w:webHidden/>
              </w:rPr>
              <w:fldChar w:fldCharType="separate"/>
            </w:r>
            <w:r>
              <w:rPr>
                <w:noProof/>
                <w:webHidden/>
              </w:rPr>
              <w:t>87</w:t>
            </w:r>
            <w:r>
              <w:rPr>
                <w:noProof/>
                <w:webHidden/>
              </w:rPr>
              <w:fldChar w:fldCharType="end"/>
            </w:r>
          </w:hyperlink>
        </w:p>
        <w:p w14:paraId="30416076" w14:textId="77777777" w:rsidR="00441859" w:rsidRDefault="007E2880">
          <w:pPr>
            <w:pStyle w:val="TDC3"/>
            <w:rPr>
              <w:rFonts w:asciiTheme="minorHAnsi" w:hAnsiTheme="minorHAnsi"/>
              <w:noProof/>
              <w:sz w:val="22"/>
              <w:szCs w:val="22"/>
            </w:rPr>
          </w:pPr>
          <w:hyperlink w:anchor="_Toc185435352" w:history="1">
            <w:r w:rsidRPr="002B50C3">
              <w:rPr>
                <w:rStyle w:val="Hipervnculo"/>
                <w:noProof/>
              </w:rPr>
              <w:t>8.9.1 Reclutamiento y contratación de becarios</w:t>
            </w:r>
            <w:r>
              <w:rPr>
                <w:noProof/>
                <w:webHidden/>
              </w:rPr>
              <w:tab/>
            </w:r>
            <w:r>
              <w:rPr>
                <w:noProof/>
                <w:webHidden/>
              </w:rPr>
              <w:fldChar w:fldCharType="begin"/>
            </w:r>
            <w:r>
              <w:rPr>
                <w:noProof/>
                <w:webHidden/>
              </w:rPr>
              <w:instrText xml:space="preserve"> PAGEREF _Toc185435352 \h </w:instrText>
            </w:r>
            <w:r>
              <w:rPr>
                <w:noProof/>
                <w:webHidden/>
              </w:rPr>
            </w:r>
            <w:r>
              <w:rPr>
                <w:noProof/>
                <w:webHidden/>
              </w:rPr>
              <w:fldChar w:fldCharType="separate"/>
            </w:r>
            <w:r>
              <w:rPr>
                <w:noProof/>
                <w:webHidden/>
              </w:rPr>
              <w:t>89</w:t>
            </w:r>
            <w:r>
              <w:rPr>
                <w:noProof/>
                <w:webHidden/>
              </w:rPr>
              <w:fldChar w:fldCharType="end"/>
            </w:r>
          </w:hyperlink>
        </w:p>
        <w:p w14:paraId="571E6290" w14:textId="77777777" w:rsidR="00441859" w:rsidRDefault="007E2880">
          <w:pPr>
            <w:pStyle w:val="TDC3"/>
            <w:rPr>
              <w:rFonts w:asciiTheme="minorHAnsi" w:hAnsiTheme="minorHAnsi"/>
              <w:noProof/>
              <w:sz w:val="22"/>
              <w:szCs w:val="22"/>
            </w:rPr>
          </w:pPr>
          <w:hyperlink w:anchor="_Toc185435353" w:history="1">
            <w:r w:rsidRPr="002B50C3">
              <w:rPr>
                <w:rStyle w:val="Hipervnculo"/>
                <w:noProof/>
              </w:rPr>
              <w:t>8.9.2 Matriz de estipendios para becarios</w:t>
            </w:r>
            <w:r>
              <w:rPr>
                <w:noProof/>
                <w:webHidden/>
              </w:rPr>
              <w:tab/>
            </w:r>
            <w:r>
              <w:rPr>
                <w:noProof/>
                <w:webHidden/>
              </w:rPr>
              <w:fldChar w:fldCharType="begin"/>
            </w:r>
            <w:r>
              <w:rPr>
                <w:noProof/>
                <w:webHidden/>
              </w:rPr>
              <w:instrText xml:space="preserve"> PAGEREF _Toc185435353 \h </w:instrText>
            </w:r>
            <w:r>
              <w:rPr>
                <w:noProof/>
                <w:webHidden/>
              </w:rPr>
            </w:r>
            <w:r>
              <w:rPr>
                <w:noProof/>
                <w:webHidden/>
              </w:rPr>
              <w:fldChar w:fldCharType="separate"/>
            </w:r>
            <w:r>
              <w:rPr>
                <w:noProof/>
                <w:webHidden/>
              </w:rPr>
              <w:t>89</w:t>
            </w:r>
            <w:r>
              <w:rPr>
                <w:noProof/>
                <w:webHidden/>
              </w:rPr>
              <w:fldChar w:fldCharType="end"/>
            </w:r>
          </w:hyperlink>
        </w:p>
        <w:p w14:paraId="43B80408" w14:textId="77777777" w:rsidR="00441859" w:rsidRDefault="007E2880">
          <w:pPr>
            <w:pStyle w:val="TDC3"/>
            <w:rPr>
              <w:rFonts w:asciiTheme="minorHAnsi" w:hAnsiTheme="minorHAnsi"/>
              <w:noProof/>
              <w:sz w:val="22"/>
              <w:szCs w:val="22"/>
            </w:rPr>
          </w:pPr>
          <w:hyperlink w:anchor="_Toc185435354" w:history="1">
            <w:r w:rsidRPr="002B50C3">
              <w:rPr>
                <w:rStyle w:val="Hipervnculo"/>
                <w:noProof/>
                <w:lang w:val="pt-BR" w:bidi="es-CO"/>
              </w:rPr>
              <w:t>8.9.3 Contrato de Aprendizaje</w:t>
            </w:r>
            <w:r>
              <w:rPr>
                <w:noProof/>
                <w:webHidden/>
              </w:rPr>
              <w:tab/>
            </w:r>
            <w:r>
              <w:rPr>
                <w:noProof/>
                <w:webHidden/>
              </w:rPr>
              <w:fldChar w:fldCharType="begin"/>
            </w:r>
            <w:r>
              <w:rPr>
                <w:noProof/>
                <w:webHidden/>
              </w:rPr>
              <w:instrText xml:space="preserve"> PAGEREF _Toc185435354 \h </w:instrText>
            </w:r>
            <w:r>
              <w:rPr>
                <w:noProof/>
                <w:webHidden/>
              </w:rPr>
            </w:r>
            <w:r>
              <w:rPr>
                <w:noProof/>
                <w:webHidden/>
              </w:rPr>
              <w:fldChar w:fldCharType="separate"/>
            </w:r>
            <w:r>
              <w:rPr>
                <w:noProof/>
                <w:webHidden/>
              </w:rPr>
              <w:t>89</w:t>
            </w:r>
            <w:r>
              <w:rPr>
                <w:noProof/>
                <w:webHidden/>
              </w:rPr>
              <w:fldChar w:fldCharType="end"/>
            </w:r>
          </w:hyperlink>
        </w:p>
        <w:p w14:paraId="057F78F5" w14:textId="77777777" w:rsidR="00441859" w:rsidRDefault="007E2880">
          <w:pPr>
            <w:pStyle w:val="TDC2"/>
            <w:tabs>
              <w:tab w:val="left" w:pos="1100"/>
            </w:tabs>
            <w:rPr>
              <w:rFonts w:asciiTheme="minorHAnsi" w:hAnsiTheme="minorHAnsi"/>
              <w:noProof/>
              <w:sz w:val="22"/>
              <w:szCs w:val="22"/>
            </w:rPr>
          </w:pPr>
          <w:hyperlink w:anchor="_Toc185435356" w:history="1">
            <w:r w:rsidRPr="002B50C3">
              <w:rPr>
                <w:rStyle w:val="Hipervnculo"/>
                <w:noProof/>
              </w:rPr>
              <w:t>8.10</w:t>
            </w:r>
            <w:r>
              <w:rPr>
                <w:rFonts w:asciiTheme="minorHAnsi" w:hAnsiTheme="minorHAnsi"/>
                <w:noProof/>
                <w:sz w:val="22"/>
                <w:szCs w:val="22"/>
              </w:rPr>
              <w:tab/>
            </w:r>
            <w:r w:rsidRPr="002B50C3">
              <w:rPr>
                <w:rStyle w:val="Hipervnculo"/>
                <w:noProof/>
              </w:rPr>
              <w:t>Definición de empleado</w:t>
            </w:r>
            <w:r>
              <w:rPr>
                <w:noProof/>
                <w:webHidden/>
              </w:rPr>
              <w:tab/>
            </w:r>
            <w:r>
              <w:rPr>
                <w:noProof/>
                <w:webHidden/>
              </w:rPr>
              <w:fldChar w:fldCharType="begin"/>
            </w:r>
            <w:r>
              <w:rPr>
                <w:noProof/>
                <w:webHidden/>
              </w:rPr>
              <w:instrText xml:space="preserve"> PAGEREF _Toc185435356 \h </w:instrText>
            </w:r>
            <w:r>
              <w:rPr>
                <w:noProof/>
                <w:webHidden/>
              </w:rPr>
            </w:r>
            <w:r>
              <w:rPr>
                <w:noProof/>
                <w:webHidden/>
              </w:rPr>
              <w:fldChar w:fldCharType="separate"/>
            </w:r>
            <w:r>
              <w:rPr>
                <w:noProof/>
                <w:webHidden/>
              </w:rPr>
              <w:t>90</w:t>
            </w:r>
            <w:r>
              <w:rPr>
                <w:noProof/>
                <w:webHidden/>
              </w:rPr>
              <w:fldChar w:fldCharType="end"/>
            </w:r>
          </w:hyperlink>
        </w:p>
        <w:p w14:paraId="064FFE83" w14:textId="77777777" w:rsidR="00441859" w:rsidRDefault="007E2880">
          <w:pPr>
            <w:pStyle w:val="TDC3"/>
            <w:rPr>
              <w:rFonts w:asciiTheme="minorHAnsi" w:hAnsiTheme="minorHAnsi"/>
              <w:noProof/>
              <w:sz w:val="22"/>
              <w:szCs w:val="22"/>
            </w:rPr>
          </w:pPr>
          <w:hyperlink w:anchor="_Toc185435357" w:history="1">
            <w:r w:rsidRPr="002B50C3">
              <w:rPr>
                <w:rStyle w:val="Hipervnculo"/>
                <w:noProof/>
              </w:rPr>
              <w:t>8.10.1 Acuerdos laborales con los empleados</w:t>
            </w:r>
            <w:r>
              <w:rPr>
                <w:noProof/>
                <w:webHidden/>
              </w:rPr>
              <w:tab/>
            </w:r>
            <w:r>
              <w:rPr>
                <w:noProof/>
                <w:webHidden/>
              </w:rPr>
              <w:fldChar w:fldCharType="begin"/>
            </w:r>
            <w:r>
              <w:rPr>
                <w:noProof/>
                <w:webHidden/>
              </w:rPr>
              <w:instrText xml:space="preserve"> PAGEREF _Toc185435357 \h </w:instrText>
            </w:r>
            <w:r>
              <w:rPr>
                <w:noProof/>
                <w:webHidden/>
              </w:rPr>
            </w:r>
            <w:r>
              <w:rPr>
                <w:noProof/>
                <w:webHidden/>
              </w:rPr>
              <w:fldChar w:fldCharType="separate"/>
            </w:r>
            <w:r>
              <w:rPr>
                <w:noProof/>
                <w:webHidden/>
              </w:rPr>
              <w:t>90</w:t>
            </w:r>
            <w:r>
              <w:rPr>
                <w:noProof/>
                <w:webHidden/>
              </w:rPr>
              <w:fldChar w:fldCharType="end"/>
            </w:r>
          </w:hyperlink>
        </w:p>
        <w:p w14:paraId="45E3A136" w14:textId="77777777" w:rsidR="00441859" w:rsidRDefault="007E2880">
          <w:pPr>
            <w:pStyle w:val="TDC3"/>
            <w:rPr>
              <w:rFonts w:asciiTheme="minorHAnsi" w:hAnsiTheme="minorHAnsi"/>
              <w:noProof/>
              <w:sz w:val="22"/>
              <w:szCs w:val="22"/>
            </w:rPr>
          </w:pPr>
          <w:hyperlink w:anchor="_Toc185435358" w:history="1">
            <w:r w:rsidRPr="002B50C3">
              <w:rPr>
                <w:rStyle w:val="Hipervnculo"/>
                <w:noProof/>
              </w:rPr>
              <w:t>8.10.2 Tipos de contratos</w:t>
            </w:r>
            <w:r>
              <w:rPr>
                <w:noProof/>
                <w:webHidden/>
              </w:rPr>
              <w:tab/>
            </w:r>
            <w:r>
              <w:rPr>
                <w:noProof/>
                <w:webHidden/>
              </w:rPr>
              <w:fldChar w:fldCharType="begin"/>
            </w:r>
            <w:r>
              <w:rPr>
                <w:noProof/>
                <w:webHidden/>
              </w:rPr>
              <w:instrText xml:space="preserve"> PAGEREF _Toc185435358 \h </w:instrText>
            </w:r>
            <w:r>
              <w:rPr>
                <w:noProof/>
                <w:webHidden/>
              </w:rPr>
            </w:r>
            <w:r>
              <w:rPr>
                <w:noProof/>
                <w:webHidden/>
              </w:rPr>
              <w:fldChar w:fldCharType="separate"/>
            </w:r>
            <w:r>
              <w:rPr>
                <w:noProof/>
                <w:webHidden/>
              </w:rPr>
              <w:t>90</w:t>
            </w:r>
            <w:r>
              <w:rPr>
                <w:noProof/>
                <w:webHidden/>
              </w:rPr>
              <w:fldChar w:fldCharType="end"/>
            </w:r>
          </w:hyperlink>
        </w:p>
        <w:p w14:paraId="48AC623E" w14:textId="77777777" w:rsidR="00441859" w:rsidRDefault="007E2880">
          <w:pPr>
            <w:pStyle w:val="TDC3"/>
            <w:rPr>
              <w:rFonts w:asciiTheme="minorHAnsi" w:hAnsiTheme="minorHAnsi"/>
              <w:noProof/>
              <w:sz w:val="22"/>
              <w:szCs w:val="22"/>
            </w:rPr>
          </w:pPr>
          <w:hyperlink w:anchor="_Toc185435359" w:history="1">
            <w:r w:rsidRPr="002B50C3">
              <w:rPr>
                <w:rStyle w:val="Hipervnculo"/>
                <w:noProof/>
              </w:rPr>
              <w:t>8.10.3 Estructura de pago de los contratos laborales</w:t>
            </w:r>
            <w:r>
              <w:rPr>
                <w:noProof/>
                <w:webHidden/>
              </w:rPr>
              <w:tab/>
            </w:r>
            <w:r>
              <w:rPr>
                <w:noProof/>
                <w:webHidden/>
              </w:rPr>
              <w:fldChar w:fldCharType="begin"/>
            </w:r>
            <w:r>
              <w:rPr>
                <w:noProof/>
                <w:webHidden/>
              </w:rPr>
              <w:instrText xml:space="preserve"> PAGEREF _Toc185435359 \h </w:instrText>
            </w:r>
            <w:r>
              <w:rPr>
                <w:noProof/>
                <w:webHidden/>
              </w:rPr>
            </w:r>
            <w:r>
              <w:rPr>
                <w:noProof/>
                <w:webHidden/>
              </w:rPr>
              <w:fldChar w:fldCharType="separate"/>
            </w:r>
            <w:r>
              <w:rPr>
                <w:noProof/>
                <w:webHidden/>
              </w:rPr>
              <w:t>91</w:t>
            </w:r>
            <w:r>
              <w:rPr>
                <w:noProof/>
                <w:webHidden/>
              </w:rPr>
              <w:fldChar w:fldCharType="end"/>
            </w:r>
          </w:hyperlink>
        </w:p>
        <w:p w14:paraId="1841C542" w14:textId="77777777" w:rsidR="00441859" w:rsidRDefault="007E2880">
          <w:pPr>
            <w:pStyle w:val="TDC3"/>
            <w:rPr>
              <w:rFonts w:asciiTheme="minorHAnsi" w:hAnsiTheme="minorHAnsi"/>
              <w:noProof/>
              <w:sz w:val="22"/>
              <w:szCs w:val="22"/>
            </w:rPr>
          </w:pPr>
          <w:hyperlink w:anchor="_Toc185435360" w:history="1">
            <w:r w:rsidRPr="002B50C3">
              <w:rPr>
                <w:rStyle w:val="Hipervnculo"/>
                <w:noProof/>
              </w:rPr>
              <w:t>8.10.4 Estructura salarial</w:t>
            </w:r>
            <w:r>
              <w:rPr>
                <w:noProof/>
                <w:webHidden/>
              </w:rPr>
              <w:tab/>
            </w:r>
            <w:r>
              <w:rPr>
                <w:noProof/>
                <w:webHidden/>
              </w:rPr>
              <w:fldChar w:fldCharType="begin"/>
            </w:r>
            <w:r>
              <w:rPr>
                <w:noProof/>
                <w:webHidden/>
              </w:rPr>
              <w:instrText xml:space="preserve"> PAGEREF _Toc185435360 \h </w:instrText>
            </w:r>
            <w:r>
              <w:rPr>
                <w:noProof/>
                <w:webHidden/>
              </w:rPr>
            </w:r>
            <w:r>
              <w:rPr>
                <w:noProof/>
                <w:webHidden/>
              </w:rPr>
              <w:fldChar w:fldCharType="separate"/>
            </w:r>
            <w:r>
              <w:rPr>
                <w:noProof/>
                <w:webHidden/>
              </w:rPr>
              <w:t>92</w:t>
            </w:r>
            <w:r>
              <w:rPr>
                <w:noProof/>
                <w:webHidden/>
              </w:rPr>
              <w:fldChar w:fldCharType="end"/>
            </w:r>
          </w:hyperlink>
        </w:p>
        <w:p w14:paraId="2E393B8F" w14:textId="77777777" w:rsidR="00441859" w:rsidRDefault="007E2880">
          <w:pPr>
            <w:pStyle w:val="TDC2"/>
            <w:tabs>
              <w:tab w:val="left" w:pos="1100"/>
            </w:tabs>
            <w:rPr>
              <w:rFonts w:asciiTheme="minorHAnsi" w:hAnsiTheme="minorHAnsi"/>
              <w:noProof/>
              <w:sz w:val="22"/>
              <w:szCs w:val="22"/>
            </w:rPr>
          </w:pPr>
          <w:hyperlink w:anchor="_Toc185435361" w:history="1">
            <w:r w:rsidRPr="002B50C3">
              <w:rPr>
                <w:rStyle w:val="Hipervnculo"/>
                <w:noProof/>
              </w:rPr>
              <w:t>8.11</w:t>
            </w:r>
            <w:r>
              <w:rPr>
                <w:rFonts w:asciiTheme="minorHAnsi" w:hAnsiTheme="minorHAnsi"/>
                <w:noProof/>
                <w:sz w:val="22"/>
                <w:szCs w:val="22"/>
              </w:rPr>
              <w:tab/>
            </w:r>
            <w:r w:rsidRPr="002B50C3">
              <w:rPr>
                <w:rStyle w:val="Hipervnculo"/>
                <w:noProof/>
              </w:rPr>
              <w:t>Contenido de los contratos laborales</w:t>
            </w:r>
            <w:r>
              <w:rPr>
                <w:noProof/>
                <w:webHidden/>
              </w:rPr>
              <w:tab/>
            </w:r>
            <w:r>
              <w:rPr>
                <w:noProof/>
                <w:webHidden/>
              </w:rPr>
              <w:fldChar w:fldCharType="begin"/>
            </w:r>
            <w:r>
              <w:rPr>
                <w:noProof/>
                <w:webHidden/>
              </w:rPr>
              <w:instrText xml:space="preserve"> PAGEREF _Toc185435361 \h </w:instrText>
            </w:r>
            <w:r>
              <w:rPr>
                <w:noProof/>
                <w:webHidden/>
              </w:rPr>
            </w:r>
            <w:r>
              <w:rPr>
                <w:noProof/>
                <w:webHidden/>
              </w:rPr>
              <w:fldChar w:fldCharType="separate"/>
            </w:r>
            <w:r>
              <w:rPr>
                <w:noProof/>
                <w:webHidden/>
              </w:rPr>
              <w:t>92</w:t>
            </w:r>
            <w:r>
              <w:rPr>
                <w:noProof/>
                <w:webHidden/>
              </w:rPr>
              <w:fldChar w:fldCharType="end"/>
            </w:r>
          </w:hyperlink>
        </w:p>
        <w:p w14:paraId="64AEBAD5" w14:textId="77777777" w:rsidR="00441859" w:rsidRDefault="007E2880">
          <w:pPr>
            <w:pStyle w:val="TDC2"/>
            <w:tabs>
              <w:tab w:val="left" w:pos="1100"/>
            </w:tabs>
            <w:rPr>
              <w:rFonts w:asciiTheme="minorHAnsi" w:hAnsiTheme="minorHAnsi"/>
              <w:noProof/>
              <w:sz w:val="22"/>
              <w:szCs w:val="22"/>
            </w:rPr>
          </w:pPr>
          <w:hyperlink w:anchor="_Toc185435362" w:history="1">
            <w:r w:rsidRPr="002B50C3">
              <w:rPr>
                <w:rStyle w:val="Hipervnculo"/>
                <w:noProof/>
              </w:rPr>
              <w:t>8.12</w:t>
            </w:r>
            <w:r>
              <w:rPr>
                <w:rFonts w:asciiTheme="minorHAnsi" w:hAnsiTheme="minorHAnsi"/>
                <w:noProof/>
                <w:sz w:val="22"/>
                <w:szCs w:val="22"/>
              </w:rPr>
              <w:tab/>
            </w:r>
            <w:r w:rsidRPr="002B50C3">
              <w:rPr>
                <w:rStyle w:val="Hipervnculo"/>
                <w:noProof/>
              </w:rPr>
              <w:t>Derechos y obligaciones de trabajadores y empresarios</w:t>
            </w:r>
            <w:r>
              <w:rPr>
                <w:noProof/>
                <w:webHidden/>
              </w:rPr>
              <w:tab/>
            </w:r>
            <w:r>
              <w:rPr>
                <w:noProof/>
                <w:webHidden/>
              </w:rPr>
              <w:fldChar w:fldCharType="begin"/>
            </w:r>
            <w:r>
              <w:rPr>
                <w:noProof/>
                <w:webHidden/>
              </w:rPr>
              <w:instrText xml:space="preserve"> PAGEREF _Toc185435362 \h </w:instrText>
            </w:r>
            <w:r>
              <w:rPr>
                <w:noProof/>
                <w:webHidden/>
              </w:rPr>
            </w:r>
            <w:r>
              <w:rPr>
                <w:noProof/>
                <w:webHidden/>
              </w:rPr>
              <w:fldChar w:fldCharType="separate"/>
            </w:r>
            <w:r>
              <w:rPr>
                <w:noProof/>
                <w:webHidden/>
              </w:rPr>
              <w:t>94</w:t>
            </w:r>
            <w:r>
              <w:rPr>
                <w:noProof/>
                <w:webHidden/>
              </w:rPr>
              <w:fldChar w:fldCharType="end"/>
            </w:r>
          </w:hyperlink>
        </w:p>
        <w:p w14:paraId="1E426E13" w14:textId="77777777" w:rsidR="00441859" w:rsidRDefault="007E2880">
          <w:pPr>
            <w:pStyle w:val="TDC2"/>
            <w:tabs>
              <w:tab w:val="left" w:pos="1100"/>
            </w:tabs>
            <w:rPr>
              <w:rFonts w:asciiTheme="minorHAnsi" w:hAnsiTheme="minorHAnsi"/>
              <w:noProof/>
              <w:sz w:val="22"/>
              <w:szCs w:val="22"/>
            </w:rPr>
          </w:pPr>
          <w:hyperlink w:anchor="_Toc185435363" w:history="1">
            <w:r w:rsidRPr="002B50C3">
              <w:rPr>
                <w:rStyle w:val="Hipervnculo"/>
                <w:noProof/>
              </w:rPr>
              <w:t>8.13</w:t>
            </w:r>
            <w:r>
              <w:rPr>
                <w:rFonts w:asciiTheme="minorHAnsi" w:hAnsiTheme="minorHAnsi"/>
                <w:noProof/>
                <w:sz w:val="22"/>
                <w:szCs w:val="22"/>
              </w:rPr>
              <w:tab/>
            </w:r>
            <w:r w:rsidRPr="002B50C3">
              <w:rPr>
                <w:rStyle w:val="Hipervnculo"/>
                <w:noProof/>
              </w:rPr>
              <w:t>Período de prueba</w:t>
            </w:r>
            <w:r>
              <w:rPr>
                <w:noProof/>
                <w:webHidden/>
              </w:rPr>
              <w:tab/>
            </w:r>
            <w:r>
              <w:rPr>
                <w:noProof/>
                <w:webHidden/>
              </w:rPr>
              <w:fldChar w:fldCharType="begin"/>
            </w:r>
            <w:r>
              <w:rPr>
                <w:noProof/>
                <w:webHidden/>
              </w:rPr>
              <w:instrText xml:space="preserve"> PAGEREF _Toc185435363 \h </w:instrText>
            </w:r>
            <w:r>
              <w:rPr>
                <w:noProof/>
                <w:webHidden/>
              </w:rPr>
            </w:r>
            <w:r>
              <w:rPr>
                <w:noProof/>
                <w:webHidden/>
              </w:rPr>
              <w:fldChar w:fldCharType="separate"/>
            </w:r>
            <w:r>
              <w:rPr>
                <w:noProof/>
                <w:webHidden/>
              </w:rPr>
              <w:t>97</w:t>
            </w:r>
            <w:r>
              <w:rPr>
                <w:noProof/>
                <w:webHidden/>
              </w:rPr>
              <w:fldChar w:fldCharType="end"/>
            </w:r>
          </w:hyperlink>
        </w:p>
        <w:p w14:paraId="75858991" w14:textId="77777777" w:rsidR="00441859" w:rsidRDefault="007E2880">
          <w:pPr>
            <w:pStyle w:val="TDC2"/>
            <w:tabs>
              <w:tab w:val="left" w:pos="1100"/>
            </w:tabs>
            <w:rPr>
              <w:rFonts w:asciiTheme="minorHAnsi" w:hAnsiTheme="minorHAnsi"/>
              <w:noProof/>
              <w:sz w:val="22"/>
              <w:szCs w:val="22"/>
            </w:rPr>
          </w:pPr>
          <w:hyperlink w:anchor="_Toc185435364" w:history="1">
            <w:r w:rsidRPr="002B50C3">
              <w:rPr>
                <w:rStyle w:val="Hipervnculo"/>
                <w:noProof/>
              </w:rPr>
              <w:t>8.14</w:t>
            </w:r>
            <w:r>
              <w:rPr>
                <w:rFonts w:asciiTheme="minorHAnsi" w:hAnsiTheme="minorHAnsi"/>
                <w:noProof/>
                <w:sz w:val="22"/>
                <w:szCs w:val="22"/>
              </w:rPr>
              <w:tab/>
            </w:r>
            <w:r w:rsidRPr="002B50C3">
              <w:rPr>
                <w:rStyle w:val="Hipervnculo"/>
                <w:noProof/>
              </w:rPr>
              <w:t>Rescisión y suspensión del contrato laboral</w:t>
            </w:r>
            <w:r>
              <w:rPr>
                <w:noProof/>
                <w:webHidden/>
              </w:rPr>
              <w:tab/>
            </w:r>
            <w:r>
              <w:rPr>
                <w:noProof/>
                <w:webHidden/>
              </w:rPr>
              <w:fldChar w:fldCharType="begin"/>
            </w:r>
            <w:r>
              <w:rPr>
                <w:noProof/>
                <w:webHidden/>
              </w:rPr>
              <w:instrText xml:space="preserve"> PAGEREF _Toc185435364 \h </w:instrText>
            </w:r>
            <w:r>
              <w:rPr>
                <w:noProof/>
                <w:webHidden/>
              </w:rPr>
            </w:r>
            <w:r>
              <w:rPr>
                <w:noProof/>
                <w:webHidden/>
              </w:rPr>
              <w:fldChar w:fldCharType="separate"/>
            </w:r>
            <w:r>
              <w:rPr>
                <w:noProof/>
                <w:webHidden/>
              </w:rPr>
              <w:t>98</w:t>
            </w:r>
            <w:r>
              <w:rPr>
                <w:noProof/>
                <w:webHidden/>
              </w:rPr>
              <w:fldChar w:fldCharType="end"/>
            </w:r>
          </w:hyperlink>
        </w:p>
        <w:p w14:paraId="1EFB887F" w14:textId="77777777" w:rsidR="00441859" w:rsidRDefault="007E2880">
          <w:pPr>
            <w:pStyle w:val="TDC3"/>
            <w:rPr>
              <w:rFonts w:asciiTheme="minorHAnsi" w:hAnsiTheme="minorHAnsi"/>
              <w:noProof/>
              <w:sz w:val="22"/>
              <w:szCs w:val="22"/>
            </w:rPr>
          </w:pPr>
          <w:hyperlink w:anchor="_Toc185435365" w:history="1">
            <w:r w:rsidRPr="002B50C3">
              <w:rPr>
                <w:rStyle w:val="Hipervnculo"/>
                <w:noProof/>
              </w:rPr>
              <w:t>8.14.1 Suspensión Temporal del Contrato de Trabajo sin Responsabilidad para las Partes</w:t>
            </w:r>
            <w:r>
              <w:rPr>
                <w:noProof/>
                <w:webHidden/>
              </w:rPr>
              <w:tab/>
            </w:r>
            <w:r>
              <w:rPr>
                <w:noProof/>
                <w:webHidden/>
              </w:rPr>
              <w:fldChar w:fldCharType="begin"/>
            </w:r>
            <w:r>
              <w:rPr>
                <w:noProof/>
                <w:webHidden/>
              </w:rPr>
              <w:instrText xml:space="preserve"> PAGEREF _Toc185435365 \h </w:instrText>
            </w:r>
            <w:r>
              <w:rPr>
                <w:noProof/>
                <w:webHidden/>
              </w:rPr>
            </w:r>
            <w:r>
              <w:rPr>
                <w:noProof/>
                <w:webHidden/>
              </w:rPr>
              <w:fldChar w:fldCharType="separate"/>
            </w:r>
            <w:r>
              <w:rPr>
                <w:noProof/>
                <w:webHidden/>
              </w:rPr>
              <w:t>98</w:t>
            </w:r>
            <w:r>
              <w:rPr>
                <w:noProof/>
                <w:webHidden/>
              </w:rPr>
              <w:fldChar w:fldCharType="end"/>
            </w:r>
          </w:hyperlink>
        </w:p>
        <w:p w14:paraId="32B03DB0" w14:textId="77777777" w:rsidR="00441859" w:rsidRDefault="007E2880">
          <w:pPr>
            <w:pStyle w:val="TDC3"/>
            <w:rPr>
              <w:rFonts w:asciiTheme="minorHAnsi" w:hAnsiTheme="minorHAnsi"/>
              <w:noProof/>
              <w:sz w:val="22"/>
              <w:szCs w:val="22"/>
            </w:rPr>
          </w:pPr>
          <w:hyperlink w:anchor="_Toc185435366" w:history="1">
            <w:r w:rsidRPr="002B50C3">
              <w:rPr>
                <w:rStyle w:val="Hipervnculo"/>
                <w:noProof/>
              </w:rPr>
              <w:t>8.14.2 Rescisión del contrato de trabajo</w:t>
            </w:r>
            <w:r>
              <w:rPr>
                <w:noProof/>
                <w:webHidden/>
              </w:rPr>
              <w:tab/>
            </w:r>
            <w:r>
              <w:rPr>
                <w:noProof/>
                <w:webHidden/>
              </w:rPr>
              <w:fldChar w:fldCharType="begin"/>
            </w:r>
            <w:r>
              <w:rPr>
                <w:noProof/>
                <w:webHidden/>
              </w:rPr>
              <w:instrText xml:space="preserve"> PAGEREF _Toc185435366 \h </w:instrText>
            </w:r>
            <w:r>
              <w:rPr>
                <w:noProof/>
                <w:webHidden/>
              </w:rPr>
            </w:r>
            <w:r>
              <w:rPr>
                <w:noProof/>
                <w:webHidden/>
              </w:rPr>
              <w:fldChar w:fldCharType="separate"/>
            </w:r>
            <w:r>
              <w:rPr>
                <w:noProof/>
                <w:webHidden/>
              </w:rPr>
              <w:t>99</w:t>
            </w:r>
            <w:r>
              <w:rPr>
                <w:noProof/>
                <w:webHidden/>
              </w:rPr>
              <w:fldChar w:fldCharType="end"/>
            </w:r>
          </w:hyperlink>
        </w:p>
        <w:p w14:paraId="2E3B62B4" w14:textId="77777777" w:rsidR="00441859" w:rsidRDefault="007E2880">
          <w:pPr>
            <w:pStyle w:val="TDC3"/>
            <w:rPr>
              <w:rFonts w:asciiTheme="minorHAnsi" w:hAnsiTheme="minorHAnsi"/>
              <w:noProof/>
              <w:sz w:val="22"/>
              <w:szCs w:val="22"/>
            </w:rPr>
          </w:pPr>
          <w:hyperlink w:anchor="_Toc185435367" w:history="1">
            <w:r w:rsidRPr="002B50C3">
              <w:rPr>
                <w:rStyle w:val="Hipervnculo"/>
                <w:noProof/>
              </w:rPr>
              <w:t>8.14.3 Certificado de trabajo en caso de cese</w:t>
            </w:r>
            <w:r>
              <w:rPr>
                <w:noProof/>
                <w:webHidden/>
              </w:rPr>
              <w:tab/>
            </w:r>
            <w:r>
              <w:rPr>
                <w:noProof/>
                <w:webHidden/>
              </w:rPr>
              <w:fldChar w:fldCharType="begin"/>
            </w:r>
            <w:r>
              <w:rPr>
                <w:noProof/>
                <w:webHidden/>
              </w:rPr>
              <w:instrText xml:space="preserve"> PAGEREF _Toc185435367 \h </w:instrText>
            </w:r>
            <w:r>
              <w:rPr>
                <w:noProof/>
                <w:webHidden/>
              </w:rPr>
            </w:r>
            <w:r>
              <w:rPr>
                <w:noProof/>
                <w:webHidden/>
              </w:rPr>
              <w:fldChar w:fldCharType="separate"/>
            </w:r>
            <w:r>
              <w:rPr>
                <w:noProof/>
                <w:webHidden/>
              </w:rPr>
              <w:t>103</w:t>
            </w:r>
            <w:r>
              <w:rPr>
                <w:noProof/>
                <w:webHidden/>
              </w:rPr>
              <w:fldChar w:fldCharType="end"/>
            </w:r>
          </w:hyperlink>
        </w:p>
        <w:p w14:paraId="37465E18" w14:textId="77777777" w:rsidR="00441859" w:rsidRDefault="007E2880">
          <w:pPr>
            <w:pStyle w:val="TDC2"/>
            <w:tabs>
              <w:tab w:val="left" w:pos="1100"/>
            </w:tabs>
            <w:rPr>
              <w:rFonts w:asciiTheme="minorHAnsi" w:hAnsiTheme="minorHAnsi"/>
              <w:noProof/>
              <w:sz w:val="22"/>
              <w:szCs w:val="22"/>
            </w:rPr>
          </w:pPr>
          <w:hyperlink w:anchor="_Toc185435368" w:history="1">
            <w:r w:rsidRPr="002B50C3">
              <w:rPr>
                <w:rStyle w:val="Hipervnculo"/>
                <w:noProof/>
              </w:rPr>
              <w:t>8.15</w:t>
            </w:r>
            <w:r>
              <w:rPr>
                <w:rFonts w:asciiTheme="minorHAnsi" w:hAnsiTheme="minorHAnsi"/>
                <w:noProof/>
                <w:sz w:val="22"/>
                <w:szCs w:val="22"/>
              </w:rPr>
              <w:tab/>
            </w:r>
            <w:r w:rsidRPr="002B50C3">
              <w:rPr>
                <w:rStyle w:val="Hipervnculo"/>
                <w:noProof/>
              </w:rPr>
              <w:t>Entrevistas de salida</w:t>
            </w:r>
            <w:r>
              <w:rPr>
                <w:noProof/>
                <w:webHidden/>
              </w:rPr>
              <w:tab/>
            </w:r>
            <w:r>
              <w:rPr>
                <w:noProof/>
                <w:webHidden/>
              </w:rPr>
              <w:fldChar w:fldCharType="begin"/>
            </w:r>
            <w:r>
              <w:rPr>
                <w:noProof/>
                <w:webHidden/>
              </w:rPr>
              <w:instrText xml:space="preserve"> PAGEREF _Toc185435368 \h </w:instrText>
            </w:r>
            <w:r>
              <w:rPr>
                <w:noProof/>
                <w:webHidden/>
              </w:rPr>
            </w:r>
            <w:r>
              <w:rPr>
                <w:noProof/>
                <w:webHidden/>
              </w:rPr>
              <w:fldChar w:fldCharType="separate"/>
            </w:r>
            <w:r>
              <w:rPr>
                <w:noProof/>
                <w:webHidden/>
              </w:rPr>
              <w:t>104</w:t>
            </w:r>
            <w:r>
              <w:rPr>
                <w:noProof/>
                <w:webHidden/>
              </w:rPr>
              <w:fldChar w:fldCharType="end"/>
            </w:r>
          </w:hyperlink>
        </w:p>
        <w:p w14:paraId="21949C3B" w14:textId="77777777" w:rsidR="00441859" w:rsidRDefault="007E2880">
          <w:pPr>
            <w:pStyle w:val="TDC2"/>
            <w:tabs>
              <w:tab w:val="left" w:pos="1100"/>
            </w:tabs>
            <w:rPr>
              <w:rFonts w:asciiTheme="minorHAnsi" w:hAnsiTheme="minorHAnsi"/>
              <w:noProof/>
              <w:sz w:val="22"/>
              <w:szCs w:val="22"/>
            </w:rPr>
          </w:pPr>
          <w:hyperlink w:anchor="_Toc185435369" w:history="1">
            <w:r w:rsidRPr="002B50C3">
              <w:rPr>
                <w:rStyle w:val="Hipervnculo"/>
                <w:noProof/>
              </w:rPr>
              <w:t>8.16</w:t>
            </w:r>
            <w:r>
              <w:rPr>
                <w:rFonts w:asciiTheme="minorHAnsi" w:hAnsiTheme="minorHAnsi"/>
                <w:noProof/>
                <w:sz w:val="22"/>
                <w:szCs w:val="22"/>
              </w:rPr>
              <w:tab/>
            </w:r>
            <w:r w:rsidRPr="002B50C3">
              <w:rPr>
                <w:rStyle w:val="Hipervnculo"/>
                <w:noProof/>
              </w:rPr>
              <w:t>Avisos obligatorios de rescisión del contrato de trabajo</w:t>
            </w:r>
            <w:r>
              <w:rPr>
                <w:noProof/>
                <w:webHidden/>
              </w:rPr>
              <w:tab/>
            </w:r>
            <w:r>
              <w:rPr>
                <w:noProof/>
                <w:webHidden/>
              </w:rPr>
              <w:fldChar w:fldCharType="begin"/>
            </w:r>
            <w:r>
              <w:rPr>
                <w:noProof/>
                <w:webHidden/>
              </w:rPr>
              <w:instrText xml:space="preserve"> PAGEREF _Toc185435369 \h </w:instrText>
            </w:r>
            <w:r>
              <w:rPr>
                <w:noProof/>
                <w:webHidden/>
              </w:rPr>
            </w:r>
            <w:r>
              <w:rPr>
                <w:noProof/>
                <w:webHidden/>
              </w:rPr>
              <w:fldChar w:fldCharType="separate"/>
            </w:r>
            <w:r>
              <w:rPr>
                <w:noProof/>
                <w:webHidden/>
              </w:rPr>
              <w:t>104</w:t>
            </w:r>
            <w:r>
              <w:rPr>
                <w:noProof/>
                <w:webHidden/>
              </w:rPr>
              <w:fldChar w:fldCharType="end"/>
            </w:r>
          </w:hyperlink>
        </w:p>
        <w:p w14:paraId="5D3A5148" w14:textId="77777777" w:rsidR="00441859" w:rsidRDefault="007E2880">
          <w:pPr>
            <w:pStyle w:val="TDC2"/>
            <w:tabs>
              <w:tab w:val="left" w:pos="1100"/>
            </w:tabs>
            <w:rPr>
              <w:rFonts w:asciiTheme="minorHAnsi" w:hAnsiTheme="minorHAnsi"/>
              <w:noProof/>
              <w:sz w:val="22"/>
              <w:szCs w:val="22"/>
            </w:rPr>
          </w:pPr>
          <w:hyperlink w:anchor="_Toc185435370" w:history="1">
            <w:r w:rsidRPr="002B50C3">
              <w:rPr>
                <w:rStyle w:val="Hipervnculo"/>
                <w:noProof/>
              </w:rPr>
              <w:t>8.17</w:t>
            </w:r>
            <w:r>
              <w:rPr>
                <w:rFonts w:asciiTheme="minorHAnsi" w:hAnsiTheme="minorHAnsi"/>
                <w:noProof/>
                <w:sz w:val="22"/>
                <w:szCs w:val="22"/>
              </w:rPr>
              <w:tab/>
            </w:r>
            <w:r w:rsidRPr="002B50C3">
              <w:rPr>
                <w:rStyle w:val="Hipervnculo"/>
                <w:noProof/>
              </w:rPr>
              <w:t>Indemnización por despido</w:t>
            </w:r>
            <w:r>
              <w:rPr>
                <w:noProof/>
                <w:webHidden/>
              </w:rPr>
              <w:tab/>
            </w:r>
            <w:r>
              <w:rPr>
                <w:noProof/>
                <w:webHidden/>
              </w:rPr>
              <w:fldChar w:fldCharType="begin"/>
            </w:r>
            <w:r>
              <w:rPr>
                <w:noProof/>
                <w:webHidden/>
              </w:rPr>
              <w:instrText xml:space="preserve"> PAGEREF _Toc185435370 \h </w:instrText>
            </w:r>
            <w:r>
              <w:rPr>
                <w:noProof/>
                <w:webHidden/>
              </w:rPr>
            </w:r>
            <w:r>
              <w:rPr>
                <w:noProof/>
                <w:webHidden/>
              </w:rPr>
              <w:fldChar w:fldCharType="separate"/>
            </w:r>
            <w:r>
              <w:rPr>
                <w:noProof/>
                <w:webHidden/>
              </w:rPr>
              <w:t>105</w:t>
            </w:r>
            <w:r>
              <w:rPr>
                <w:noProof/>
                <w:webHidden/>
              </w:rPr>
              <w:fldChar w:fldCharType="end"/>
            </w:r>
          </w:hyperlink>
        </w:p>
        <w:p w14:paraId="214D2CCC" w14:textId="77777777" w:rsidR="00441859" w:rsidRDefault="007E2880">
          <w:pPr>
            <w:pStyle w:val="TDC2"/>
            <w:tabs>
              <w:tab w:val="left" w:pos="1100"/>
            </w:tabs>
            <w:rPr>
              <w:rFonts w:asciiTheme="minorHAnsi" w:hAnsiTheme="minorHAnsi"/>
              <w:noProof/>
              <w:sz w:val="22"/>
              <w:szCs w:val="22"/>
            </w:rPr>
          </w:pPr>
          <w:hyperlink w:anchor="_Toc185435372" w:history="1">
            <w:r w:rsidRPr="002B50C3">
              <w:rPr>
                <w:rStyle w:val="Hipervnculo"/>
                <w:noProof/>
              </w:rPr>
              <w:t>8.18</w:t>
            </w:r>
            <w:r>
              <w:rPr>
                <w:rFonts w:asciiTheme="minorHAnsi" w:hAnsiTheme="minorHAnsi"/>
                <w:noProof/>
                <w:sz w:val="22"/>
                <w:szCs w:val="22"/>
              </w:rPr>
              <w:tab/>
            </w:r>
            <w:r w:rsidRPr="002B50C3">
              <w:rPr>
                <w:rStyle w:val="Hipervnculo"/>
                <w:noProof/>
              </w:rPr>
              <w:t>Registro de personal</w:t>
            </w:r>
            <w:r>
              <w:rPr>
                <w:noProof/>
                <w:webHidden/>
              </w:rPr>
              <w:tab/>
            </w:r>
            <w:r>
              <w:rPr>
                <w:noProof/>
                <w:webHidden/>
              </w:rPr>
              <w:fldChar w:fldCharType="begin"/>
            </w:r>
            <w:r>
              <w:rPr>
                <w:noProof/>
                <w:webHidden/>
              </w:rPr>
              <w:instrText xml:space="preserve"> PAGEREF _Toc185435372 \h </w:instrText>
            </w:r>
            <w:r>
              <w:rPr>
                <w:noProof/>
                <w:webHidden/>
              </w:rPr>
            </w:r>
            <w:r>
              <w:rPr>
                <w:noProof/>
                <w:webHidden/>
              </w:rPr>
              <w:fldChar w:fldCharType="separate"/>
            </w:r>
            <w:r>
              <w:rPr>
                <w:noProof/>
                <w:webHidden/>
              </w:rPr>
              <w:t>106</w:t>
            </w:r>
            <w:r>
              <w:rPr>
                <w:noProof/>
                <w:webHidden/>
              </w:rPr>
              <w:fldChar w:fldCharType="end"/>
            </w:r>
          </w:hyperlink>
        </w:p>
        <w:p w14:paraId="28BC4855" w14:textId="77777777" w:rsidR="00441859" w:rsidRDefault="007E2880">
          <w:pPr>
            <w:pStyle w:val="TDC3"/>
            <w:rPr>
              <w:rFonts w:asciiTheme="minorHAnsi" w:hAnsiTheme="minorHAnsi"/>
              <w:noProof/>
              <w:sz w:val="22"/>
              <w:szCs w:val="22"/>
            </w:rPr>
          </w:pPr>
          <w:hyperlink w:anchor="_Toc185435373" w:history="1">
            <w:r w:rsidRPr="002B50C3">
              <w:rPr>
                <w:rStyle w:val="Hipervnculo"/>
                <w:noProof/>
              </w:rPr>
              <w:t>8.18.1 Acceso a los expedientes personales</w:t>
            </w:r>
            <w:r>
              <w:rPr>
                <w:noProof/>
                <w:webHidden/>
              </w:rPr>
              <w:tab/>
            </w:r>
            <w:r>
              <w:rPr>
                <w:noProof/>
                <w:webHidden/>
              </w:rPr>
              <w:fldChar w:fldCharType="begin"/>
            </w:r>
            <w:r>
              <w:rPr>
                <w:noProof/>
                <w:webHidden/>
              </w:rPr>
              <w:instrText xml:space="preserve"> PAGEREF _Toc185435373 \h </w:instrText>
            </w:r>
            <w:r>
              <w:rPr>
                <w:noProof/>
                <w:webHidden/>
              </w:rPr>
            </w:r>
            <w:r>
              <w:rPr>
                <w:noProof/>
                <w:webHidden/>
              </w:rPr>
              <w:fldChar w:fldCharType="separate"/>
            </w:r>
            <w:r>
              <w:rPr>
                <w:noProof/>
                <w:webHidden/>
              </w:rPr>
              <w:t>107</w:t>
            </w:r>
            <w:r>
              <w:rPr>
                <w:noProof/>
                <w:webHidden/>
              </w:rPr>
              <w:fldChar w:fldCharType="end"/>
            </w:r>
          </w:hyperlink>
        </w:p>
        <w:p w14:paraId="5A2F9D86" w14:textId="77777777" w:rsidR="00441859" w:rsidRDefault="007E2880">
          <w:pPr>
            <w:pStyle w:val="TDC1"/>
            <w:rPr>
              <w:rFonts w:asciiTheme="minorHAnsi" w:hAnsiTheme="minorHAnsi"/>
              <w:noProof/>
              <w:sz w:val="22"/>
              <w:szCs w:val="22"/>
            </w:rPr>
          </w:pPr>
          <w:hyperlink w:anchor="_Toc185435374" w:history="1">
            <w:r w:rsidRPr="002B50C3">
              <w:rPr>
                <w:rStyle w:val="Hipervnculo"/>
                <w:noProof/>
              </w:rPr>
              <w:t>9. Tiempo de trabajo, días laborables y vacaciones</w:t>
            </w:r>
            <w:r>
              <w:rPr>
                <w:noProof/>
                <w:webHidden/>
              </w:rPr>
              <w:tab/>
            </w:r>
            <w:r>
              <w:rPr>
                <w:noProof/>
                <w:webHidden/>
              </w:rPr>
              <w:fldChar w:fldCharType="begin"/>
            </w:r>
            <w:r>
              <w:rPr>
                <w:noProof/>
                <w:webHidden/>
              </w:rPr>
              <w:instrText xml:space="preserve"> PAGEREF _Toc185435374 \h </w:instrText>
            </w:r>
            <w:r>
              <w:rPr>
                <w:noProof/>
                <w:webHidden/>
              </w:rPr>
            </w:r>
            <w:r>
              <w:rPr>
                <w:noProof/>
                <w:webHidden/>
              </w:rPr>
              <w:fldChar w:fldCharType="separate"/>
            </w:r>
            <w:r>
              <w:rPr>
                <w:noProof/>
                <w:webHidden/>
              </w:rPr>
              <w:t>107</w:t>
            </w:r>
            <w:r>
              <w:rPr>
                <w:noProof/>
                <w:webHidden/>
              </w:rPr>
              <w:fldChar w:fldCharType="end"/>
            </w:r>
          </w:hyperlink>
        </w:p>
        <w:p w14:paraId="6FBB03CE" w14:textId="77777777" w:rsidR="00441859" w:rsidRDefault="007E2880">
          <w:pPr>
            <w:pStyle w:val="TDC2"/>
            <w:tabs>
              <w:tab w:val="left" w:pos="880"/>
            </w:tabs>
            <w:rPr>
              <w:rFonts w:asciiTheme="minorHAnsi" w:hAnsiTheme="minorHAnsi"/>
              <w:noProof/>
              <w:sz w:val="22"/>
              <w:szCs w:val="22"/>
            </w:rPr>
          </w:pPr>
          <w:hyperlink w:anchor="_Toc185435376" w:history="1">
            <w:r w:rsidRPr="002B50C3">
              <w:rPr>
                <w:rStyle w:val="Hipervnculo"/>
                <w:noProof/>
              </w:rPr>
              <w:t>9.1</w:t>
            </w:r>
            <w:r>
              <w:rPr>
                <w:rFonts w:asciiTheme="minorHAnsi" w:hAnsiTheme="minorHAnsi"/>
                <w:noProof/>
                <w:sz w:val="22"/>
                <w:szCs w:val="22"/>
              </w:rPr>
              <w:tab/>
            </w:r>
            <w:r w:rsidRPr="002B50C3">
              <w:rPr>
                <w:rStyle w:val="Hipervnculo"/>
                <w:noProof/>
              </w:rPr>
              <w:t>Horario normal de trabajo</w:t>
            </w:r>
            <w:r>
              <w:rPr>
                <w:noProof/>
                <w:webHidden/>
              </w:rPr>
              <w:tab/>
            </w:r>
            <w:r>
              <w:rPr>
                <w:noProof/>
                <w:webHidden/>
              </w:rPr>
              <w:fldChar w:fldCharType="begin"/>
            </w:r>
            <w:r>
              <w:rPr>
                <w:noProof/>
                <w:webHidden/>
              </w:rPr>
              <w:instrText xml:space="preserve"> PAGEREF _Toc185435376 \h </w:instrText>
            </w:r>
            <w:r>
              <w:rPr>
                <w:noProof/>
                <w:webHidden/>
              </w:rPr>
            </w:r>
            <w:r>
              <w:rPr>
                <w:noProof/>
                <w:webHidden/>
              </w:rPr>
              <w:fldChar w:fldCharType="separate"/>
            </w:r>
            <w:r>
              <w:rPr>
                <w:noProof/>
                <w:webHidden/>
              </w:rPr>
              <w:t>107</w:t>
            </w:r>
            <w:r>
              <w:rPr>
                <w:noProof/>
                <w:webHidden/>
              </w:rPr>
              <w:fldChar w:fldCharType="end"/>
            </w:r>
          </w:hyperlink>
        </w:p>
        <w:p w14:paraId="748DE5C7" w14:textId="77777777" w:rsidR="00441859" w:rsidRDefault="007E2880">
          <w:pPr>
            <w:pStyle w:val="TDC3"/>
            <w:rPr>
              <w:rFonts w:asciiTheme="minorHAnsi" w:hAnsiTheme="minorHAnsi"/>
              <w:noProof/>
              <w:sz w:val="22"/>
              <w:szCs w:val="22"/>
            </w:rPr>
          </w:pPr>
          <w:hyperlink w:anchor="_Toc185435377" w:history="1">
            <w:r w:rsidRPr="002B50C3">
              <w:rPr>
                <w:rStyle w:val="Hipervnculo"/>
                <w:noProof/>
              </w:rPr>
              <w:t>9.1.1 Comunicaciones fuera del horario de oficina</w:t>
            </w:r>
            <w:r>
              <w:rPr>
                <w:noProof/>
                <w:webHidden/>
              </w:rPr>
              <w:tab/>
            </w:r>
            <w:r>
              <w:rPr>
                <w:noProof/>
                <w:webHidden/>
              </w:rPr>
              <w:fldChar w:fldCharType="begin"/>
            </w:r>
            <w:r>
              <w:rPr>
                <w:noProof/>
                <w:webHidden/>
              </w:rPr>
              <w:instrText xml:space="preserve"> PAGEREF _Toc185435377 \h </w:instrText>
            </w:r>
            <w:r>
              <w:rPr>
                <w:noProof/>
                <w:webHidden/>
              </w:rPr>
            </w:r>
            <w:r>
              <w:rPr>
                <w:noProof/>
                <w:webHidden/>
              </w:rPr>
              <w:fldChar w:fldCharType="separate"/>
            </w:r>
            <w:r>
              <w:rPr>
                <w:noProof/>
                <w:webHidden/>
              </w:rPr>
              <w:t>108</w:t>
            </w:r>
            <w:r>
              <w:rPr>
                <w:noProof/>
                <w:webHidden/>
              </w:rPr>
              <w:fldChar w:fldCharType="end"/>
            </w:r>
          </w:hyperlink>
        </w:p>
        <w:p w14:paraId="02B4EB86" w14:textId="77777777" w:rsidR="00441859" w:rsidRDefault="007E2880">
          <w:pPr>
            <w:pStyle w:val="TDC2"/>
            <w:tabs>
              <w:tab w:val="left" w:pos="880"/>
            </w:tabs>
            <w:rPr>
              <w:rFonts w:asciiTheme="minorHAnsi" w:hAnsiTheme="minorHAnsi"/>
              <w:noProof/>
              <w:sz w:val="22"/>
              <w:szCs w:val="22"/>
            </w:rPr>
          </w:pPr>
          <w:hyperlink w:anchor="_Toc185435378" w:history="1">
            <w:r w:rsidRPr="002B50C3">
              <w:rPr>
                <w:rStyle w:val="Hipervnculo"/>
                <w:noProof/>
              </w:rPr>
              <w:t>9.2</w:t>
            </w:r>
            <w:r>
              <w:rPr>
                <w:rFonts w:asciiTheme="minorHAnsi" w:hAnsiTheme="minorHAnsi"/>
                <w:noProof/>
                <w:sz w:val="22"/>
                <w:szCs w:val="22"/>
              </w:rPr>
              <w:tab/>
            </w:r>
            <w:r w:rsidRPr="002B50C3">
              <w:rPr>
                <w:rStyle w:val="Hipervnculo"/>
                <w:noProof/>
              </w:rPr>
              <w:t>Horas extraordinarias - Trabajo diurno y limitaciones</w:t>
            </w:r>
            <w:r>
              <w:rPr>
                <w:noProof/>
                <w:webHidden/>
              </w:rPr>
              <w:tab/>
            </w:r>
            <w:r>
              <w:rPr>
                <w:noProof/>
                <w:webHidden/>
              </w:rPr>
              <w:fldChar w:fldCharType="begin"/>
            </w:r>
            <w:r>
              <w:rPr>
                <w:noProof/>
                <w:webHidden/>
              </w:rPr>
              <w:instrText xml:space="preserve"> PAGEREF _Toc185435378 \h </w:instrText>
            </w:r>
            <w:r>
              <w:rPr>
                <w:noProof/>
                <w:webHidden/>
              </w:rPr>
            </w:r>
            <w:r>
              <w:rPr>
                <w:noProof/>
                <w:webHidden/>
              </w:rPr>
              <w:fldChar w:fldCharType="separate"/>
            </w:r>
            <w:r>
              <w:rPr>
                <w:noProof/>
                <w:webHidden/>
              </w:rPr>
              <w:t>109</w:t>
            </w:r>
            <w:r>
              <w:rPr>
                <w:noProof/>
                <w:webHidden/>
              </w:rPr>
              <w:fldChar w:fldCharType="end"/>
            </w:r>
          </w:hyperlink>
        </w:p>
        <w:p w14:paraId="71BC1A44" w14:textId="77777777" w:rsidR="00441859" w:rsidRDefault="007E2880">
          <w:pPr>
            <w:pStyle w:val="TDC2"/>
            <w:tabs>
              <w:tab w:val="left" w:pos="880"/>
            </w:tabs>
            <w:rPr>
              <w:rFonts w:asciiTheme="minorHAnsi" w:hAnsiTheme="minorHAnsi"/>
              <w:noProof/>
              <w:sz w:val="22"/>
              <w:szCs w:val="22"/>
            </w:rPr>
          </w:pPr>
          <w:hyperlink w:anchor="_Toc185435379" w:history="1">
            <w:r w:rsidRPr="002B50C3">
              <w:rPr>
                <w:rStyle w:val="Hipervnculo"/>
                <w:noProof/>
              </w:rPr>
              <w:t>9.3</w:t>
            </w:r>
            <w:r>
              <w:rPr>
                <w:rFonts w:asciiTheme="minorHAnsi" w:hAnsiTheme="minorHAnsi"/>
                <w:noProof/>
                <w:sz w:val="22"/>
                <w:szCs w:val="22"/>
              </w:rPr>
              <w:tab/>
            </w:r>
            <w:r w:rsidRPr="002B50C3">
              <w:rPr>
                <w:rStyle w:val="Hipervnculo"/>
                <w:noProof/>
              </w:rPr>
              <w:t>Trabajo nocturno</w:t>
            </w:r>
            <w:r>
              <w:rPr>
                <w:noProof/>
                <w:webHidden/>
              </w:rPr>
              <w:tab/>
            </w:r>
            <w:r>
              <w:rPr>
                <w:noProof/>
                <w:webHidden/>
              </w:rPr>
              <w:fldChar w:fldCharType="begin"/>
            </w:r>
            <w:r>
              <w:rPr>
                <w:noProof/>
                <w:webHidden/>
              </w:rPr>
              <w:instrText xml:space="preserve"> PAGEREF _Toc185435379 \h </w:instrText>
            </w:r>
            <w:r>
              <w:rPr>
                <w:noProof/>
                <w:webHidden/>
              </w:rPr>
            </w:r>
            <w:r>
              <w:rPr>
                <w:noProof/>
                <w:webHidden/>
              </w:rPr>
              <w:fldChar w:fldCharType="separate"/>
            </w:r>
            <w:r>
              <w:rPr>
                <w:noProof/>
                <w:webHidden/>
              </w:rPr>
              <w:t>109</w:t>
            </w:r>
            <w:r>
              <w:rPr>
                <w:noProof/>
                <w:webHidden/>
              </w:rPr>
              <w:fldChar w:fldCharType="end"/>
            </w:r>
          </w:hyperlink>
        </w:p>
        <w:p w14:paraId="58489173" w14:textId="77777777" w:rsidR="00441859" w:rsidRDefault="007E2880">
          <w:pPr>
            <w:pStyle w:val="TDC3"/>
            <w:rPr>
              <w:rFonts w:asciiTheme="minorHAnsi" w:hAnsiTheme="minorHAnsi"/>
              <w:noProof/>
              <w:sz w:val="22"/>
              <w:szCs w:val="22"/>
            </w:rPr>
          </w:pPr>
          <w:hyperlink w:anchor="_Toc185435380" w:history="1">
            <w:r w:rsidRPr="002B50C3">
              <w:rPr>
                <w:rStyle w:val="Hipervnculo"/>
                <w:noProof/>
              </w:rPr>
              <w:t>9.3.1 Trabajo nocturno y horas extraordinarias</w:t>
            </w:r>
            <w:r>
              <w:rPr>
                <w:noProof/>
                <w:webHidden/>
              </w:rPr>
              <w:tab/>
            </w:r>
            <w:r>
              <w:rPr>
                <w:noProof/>
                <w:webHidden/>
              </w:rPr>
              <w:fldChar w:fldCharType="begin"/>
            </w:r>
            <w:r>
              <w:rPr>
                <w:noProof/>
                <w:webHidden/>
              </w:rPr>
              <w:instrText xml:space="preserve"> PAGEREF _Toc185435380 \h </w:instrText>
            </w:r>
            <w:r>
              <w:rPr>
                <w:noProof/>
                <w:webHidden/>
              </w:rPr>
            </w:r>
            <w:r>
              <w:rPr>
                <w:noProof/>
                <w:webHidden/>
              </w:rPr>
              <w:fldChar w:fldCharType="separate"/>
            </w:r>
            <w:r>
              <w:rPr>
                <w:noProof/>
                <w:webHidden/>
              </w:rPr>
              <w:t>109</w:t>
            </w:r>
            <w:r>
              <w:rPr>
                <w:noProof/>
                <w:webHidden/>
              </w:rPr>
              <w:fldChar w:fldCharType="end"/>
            </w:r>
          </w:hyperlink>
        </w:p>
        <w:p w14:paraId="7300C529" w14:textId="77777777" w:rsidR="00441859" w:rsidRDefault="007E2880">
          <w:pPr>
            <w:pStyle w:val="TDC2"/>
            <w:tabs>
              <w:tab w:val="left" w:pos="880"/>
            </w:tabs>
            <w:rPr>
              <w:rFonts w:asciiTheme="minorHAnsi" w:hAnsiTheme="minorHAnsi"/>
              <w:noProof/>
              <w:sz w:val="22"/>
              <w:szCs w:val="22"/>
            </w:rPr>
          </w:pPr>
          <w:hyperlink w:anchor="_Toc185435381" w:history="1">
            <w:r w:rsidRPr="002B50C3">
              <w:rPr>
                <w:rStyle w:val="Hipervnculo"/>
                <w:noProof/>
              </w:rPr>
              <w:t>9.4</w:t>
            </w:r>
            <w:r>
              <w:rPr>
                <w:rFonts w:asciiTheme="minorHAnsi" w:hAnsiTheme="minorHAnsi"/>
                <w:noProof/>
                <w:sz w:val="22"/>
                <w:szCs w:val="22"/>
              </w:rPr>
              <w:tab/>
            </w:r>
            <w:r w:rsidRPr="002B50C3">
              <w:rPr>
                <w:rStyle w:val="Hipervnculo"/>
                <w:noProof/>
              </w:rPr>
              <w:t>Tiempo de descanso y pausas</w:t>
            </w:r>
            <w:r>
              <w:rPr>
                <w:noProof/>
                <w:webHidden/>
              </w:rPr>
              <w:tab/>
            </w:r>
            <w:r>
              <w:rPr>
                <w:noProof/>
                <w:webHidden/>
              </w:rPr>
              <w:fldChar w:fldCharType="begin"/>
            </w:r>
            <w:r>
              <w:rPr>
                <w:noProof/>
                <w:webHidden/>
              </w:rPr>
              <w:instrText xml:space="preserve"> PAGEREF _Toc185435381 \h </w:instrText>
            </w:r>
            <w:r>
              <w:rPr>
                <w:noProof/>
                <w:webHidden/>
              </w:rPr>
            </w:r>
            <w:r>
              <w:rPr>
                <w:noProof/>
                <w:webHidden/>
              </w:rPr>
              <w:fldChar w:fldCharType="separate"/>
            </w:r>
            <w:r>
              <w:rPr>
                <w:noProof/>
                <w:webHidden/>
              </w:rPr>
              <w:t>109</w:t>
            </w:r>
            <w:r>
              <w:rPr>
                <w:noProof/>
                <w:webHidden/>
              </w:rPr>
              <w:fldChar w:fldCharType="end"/>
            </w:r>
          </w:hyperlink>
        </w:p>
        <w:p w14:paraId="7F98B4AB" w14:textId="77777777" w:rsidR="00441859" w:rsidRDefault="007E2880">
          <w:pPr>
            <w:pStyle w:val="TDC2"/>
            <w:tabs>
              <w:tab w:val="left" w:pos="880"/>
            </w:tabs>
            <w:rPr>
              <w:rFonts w:asciiTheme="minorHAnsi" w:hAnsiTheme="minorHAnsi"/>
              <w:noProof/>
              <w:sz w:val="22"/>
              <w:szCs w:val="22"/>
            </w:rPr>
          </w:pPr>
          <w:hyperlink w:anchor="_Toc185435382" w:history="1">
            <w:r w:rsidRPr="002B50C3">
              <w:rPr>
                <w:rStyle w:val="Hipervnculo"/>
                <w:noProof/>
              </w:rPr>
              <w:t>9.5</w:t>
            </w:r>
            <w:r>
              <w:rPr>
                <w:rFonts w:asciiTheme="minorHAnsi" w:hAnsiTheme="minorHAnsi"/>
                <w:noProof/>
                <w:sz w:val="22"/>
                <w:szCs w:val="22"/>
              </w:rPr>
              <w:tab/>
            </w:r>
            <w:r w:rsidRPr="002B50C3">
              <w:rPr>
                <w:rStyle w:val="Hipervnculo"/>
                <w:noProof/>
              </w:rPr>
              <w:t>Día de descanso semanal</w:t>
            </w:r>
            <w:r>
              <w:rPr>
                <w:noProof/>
                <w:webHidden/>
              </w:rPr>
              <w:tab/>
            </w:r>
            <w:r>
              <w:rPr>
                <w:noProof/>
                <w:webHidden/>
              </w:rPr>
              <w:fldChar w:fldCharType="begin"/>
            </w:r>
            <w:r>
              <w:rPr>
                <w:noProof/>
                <w:webHidden/>
              </w:rPr>
              <w:instrText xml:space="preserve"> PAGEREF _Toc185435382 \h </w:instrText>
            </w:r>
            <w:r>
              <w:rPr>
                <w:noProof/>
                <w:webHidden/>
              </w:rPr>
            </w:r>
            <w:r>
              <w:rPr>
                <w:noProof/>
                <w:webHidden/>
              </w:rPr>
              <w:fldChar w:fldCharType="separate"/>
            </w:r>
            <w:r>
              <w:rPr>
                <w:noProof/>
                <w:webHidden/>
              </w:rPr>
              <w:t>110</w:t>
            </w:r>
            <w:r>
              <w:rPr>
                <w:noProof/>
                <w:webHidden/>
              </w:rPr>
              <w:fldChar w:fldCharType="end"/>
            </w:r>
          </w:hyperlink>
        </w:p>
        <w:p w14:paraId="20581137" w14:textId="77777777" w:rsidR="00441859" w:rsidRDefault="007E2880">
          <w:pPr>
            <w:pStyle w:val="TDC3"/>
            <w:rPr>
              <w:rFonts w:asciiTheme="minorHAnsi" w:hAnsiTheme="minorHAnsi"/>
              <w:noProof/>
              <w:sz w:val="22"/>
              <w:szCs w:val="22"/>
            </w:rPr>
          </w:pPr>
          <w:hyperlink w:anchor="_Toc185435383" w:history="1">
            <w:r w:rsidRPr="002B50C3">
              <w:rPr>
                <w:rStyle w:val="Hipervnculo"/>
                <w:noProof/>
              </w:rPr>
              <w:t>9.5.1 Trabajo en día de descanso semanal</w:t>
            </w:r>
            <w:r>
              <w:rPr>
                <w:noProof/>
                <w:webHidden/>
              </w:rPr>
              <w:tab/>
            </w:r>
            <w:r>
              <w:rPr>
                <w:noProof/>
                <w:webHidden/>
              </w:rPr>
              <w:fldChar w:fldCharType="begin"/>
            </w:r>
            <w:r>
              <w:rPr>
                <w:noProof/>
                <w:webHidden/>
              </w:rPr>
              <w:instrText xml:space="preserve"> PAGEREF _Toc185435383 \h </w:instrText>
            </w:r>
            <w:r>
              <w:rPr>
                <w:noProof/>
                <w:webHidden/>
              </w:rPr>
            </w:r>
            <w:r>
              <w:rPr>
                <w:noProof/>
                <w:webHidden/>
              </w:rPr>
              <w:fldChar w:fldCharType="separate"/>
            </w:r>
            <w:r>
              <w:rPr>
                <w:noProof/>
                <w:webHidden/>
              </w:rPr>
              <w:t>110</w:t>
            </w:r>
            <w:r>
              <w:rPr>
                <w:noProof/>
                <w:webHidden/>
              </w:rPr>
              <w:fldChar w:fldCharType="end"/>
            </w:r>
          </w:hyperlink>
        </w:p>
        <w:p w14:paraId="6D991FA7" w14:textId="77777777" w:rsidR="00441859" w:rsidRDefault="007E2880">
          <w:pPr>
            <w:pStyle w:val="TDC2"/>
            <w:tabs>
              <w:tab w:val="left" w:pos="880"/>
            </w:tabs>
            <w:rPr>
              <w:rFonts w:asciiTheme="minorHAnsi" w:hAnsiTheme="minorHAnsi"/>
              <w:noProof/>
              <w:sz w:val="22"/>
              <w:szCs w:val="22"/>
            </w:rPr>
          </w:pPr>
          <w:hyperlink w:anchor="_Toc185435384" w:history="1">
            <w:r w:rsidRPr="002B50C3">
              <w:rPr>
                <w:rStyle w:val="Hipervnculo"/>
                <w:noProof/>
              </w:rPr>
              <w:t>9.6</w:t>
            </w:r>
            <w:r>
              <w:rPr>
                <w:rFonts w:asciiTheme="minorHAnsi" w:hAnsiTheme="minorHAnsi"/>
                <w:noProof/>
                <w:sz w:val="22"/>
                <w:szCs w:val="22"/>
              </w:rPr>
              <w:tab/>
            </w:r>
            <w:r w:rsidRPr="002B50C3">
              <w:rPr>
                <w:rStyle w:val="Hipervnculo"/>
                <w:noProof/>
              </w:rPr>
              <w:t>Vacaciones</w:t>
            </w:r>
            <w:r>
              <w:rPr>
                <w:noProof/>
                <w:webHidden/>
              </w:rPr>
              <w:tab/>
            </w:r>
            <w:r>
              <w:rPr>
                <w:noProof/>
                <w:webHidden/>
              </w:rPr>
              <w:fldChar w:fldCharType="begin"/>
            </w:r>
            <w:r>
              <w:rPr>
                <w:noProof/>
                <w:webHidden/>
              </w:rPr>
              <w:instrText xml:space="preserve"> PAGEREF _Toc185435384 \h </w:instrText>
            </w:r>
            <w:r>
              <w:rPr>
                <w:noProof/>
                <w:webHidden/>
              </w:rPr>
            </w:r>
            <w:r>
              <w:rPr>
                <w:noProof/>
                <w:webHidden/>
              </w:rPr>
              <w:fldChar w:fldCharType="separate"/>
            </w:r>
            <w:r>
              <w:rPr>
                <w:noProof/>
                <w:webHidden/>
              </w:rPr>
              <w:t>111</w:t>
            </w:r>
            <w:r>
              <w:rPr>
                <w:noProof/>
                <w:webHidden/>
              </w:rPr>
              <w:fldChar w:fldCharType="end"/>
            </w:r>
          </w:hyperlink>
        </w:p>
        <w:p w14:paraId="26603E1C" w14:textId="77777777" w:rsidR="00441859" w:rsidRDefault="007E2880">
          <w:pPr>
            <w:pStyle w:val="TDC3"/>
            <w:rPr>
              <w:rFonts w:asciiTheme="minorHAnsi" w:hAnsiTheme="minorHAnsi"/>
              <w:noProof/>
              <w:sz w:val="22"/>
              <w:szCs w:val="22"/>
            </w:rPr>
          </w:pPr>
          <w:hyperlink w:anchor="_Toc185435385" w:history="1">
            <w:r w:rsidRPr="002B50C3">
              <w:rPr>
                <w:rStyle w:val="Hipervnculo"/>
                <w:noProof/>
              </w:rPr>
              <w:t>9.6.1 Vacaciones flotantes</w:t>
            </w:r>
            <w:r>
              <w:rPr>
                <w:noProof/>
                <w:webHidden/>
              </w:rPr>
              <w:tab/>
            </w:r>
            <w:r>
              <w:rPr>
                <w:noProof/>
                <w:webHidden/>
              </w:rPr>
              <w:fldChar w:fldCharType="begin"/>
            </w:r>
            <w:r>
              <w:rPr>
                <w:noProof/>
                <w:webHidden/>
              </w:rPr>
              <w:instrText xml:space="preserve"> PAGEREF _Toc185435385 \h </w:instrText>
            </w:r>
            <w:r>
              <w:rPr>
                <w:noProof/>
                <w:webHidden/>
              </w:rPr>
            </w:r>
            <w:r>
              <w:rPr>
                <w:noProof/>
                <w:webHidden/>
              </w:rPr>
              <w:fldChar w:fldCharType="separate"/>
            </w:r>
            <w:r>
              <w:rPr>
                <w:noProof/>
                <w:webHidden/>
              </w:rPr>
              <w:t>112</w:t>
            </w:r>
            <w:r>
              <w:rPr>
                <w:noProof/>
                <w:webHidden/>
              </w:rPr>
              <w:fldChar w:fldCharType="end"/>
            </w:r>
          </w:hyperlink>
        </w:p>
        <w:p w14:paraId="553B7623" w14:textId="77777777" w:rsidR="00441859" w:rsidRDefault="007E2880">
          <w:pPr>
            <w:pStyle w:val="TDC2"/>
            <w:tabs>
              <w:tab w:val="left" w:pos="880"/>
            </w:tabs>
            <w:rPr>
              <w:rFonts w:asciiTheme="minorHAnsi" w:hAnsiTheme="minorHAnsi"/>
              <w:noProof/>
              <w:sz w:val="22"/>
              <w:szCs w:val="22"/>
            </w:rPr>
          </w:pPr>
          <w:hyperlink w:anchor="_Toc185435386" w:history="1">
            <w:r w:rsidRPr="002B50C3">
              <w:rPr>
                <w:rStyle w:val="Hipervnculo"/>
                <w:noProof/>
              </w:rPr>
              <w:t>9.7</w:t>
            </w:r>
            <w:r>
              <w:rPr>
                <w:rFonts w:asciiTheme="minorHAnsi" w:hAnsiTheme="minorHAnsi"/>
                <w:noProof/>
                <w:sz w:val="22"/>
                <w:szCs w:val="22"/>
              </w:rPr>
              <w:tab/>
            </w:r>
            <w:r w:rsidRPr="002B50C3">
              <w:rPr>
                <w:rStyle w:val="Hipervnculo"/>
                <w:noProof/>
              </w:rPr>
              <w:t>Tiempo compensatorio</w:t>
            </w:r>
            <w:r>
              <w:rPr>
                <w:noProof/>
                <w:webHidden/>
              </w:rPr>
              <w:tab/>
            </w:r>
            <w:r>
              <w:rPr>
                <w:noProof/>
                <w:webHidden/>
              </w:rPr>
              <w:fldChar w:fldCharType="begin"/>
            </w:r>
            <w:r>
              <w:rPr>
                <w:noProof/>
                <w:webHidden/>
              </w:rPr>
              <w:instrText xml:space="preserve"> PAGEREF _Toc185435386 \h </w:instrText>
            </w:r>
            <w:r>
              <w:rPr>
                <w:noProof/>
                <w:webHidden/>
              </w:rPr>
            </w:r>
            <w:r>
              <w:rPr>
                <w:noProof/>
                <w:webHidden/>
              </w:rPr>
              <w:fldChar w:fldCharType="separate"/>
            </w:r>
            <w:r>
              <w:rPr>
                <w:noProof/>
                <w:webHidden/>
              </w:rPr>
              <w:t>113</w:t>
            </w:r>
            <w:r>
              <w:rPr>
                <w:noProof/>
                <w:webHidden/>
              </w:rPr>
              <w:fldChar w:fldCharType="end"/>
            </w:r>
          </w:hyperlink>
        </w:p>
        <w:p w14:paraId="652FFEDE" w14:textId="77777777" w:rsidR="00441859" w:rsidRDefault="007E2880">
          <w:pPr>
            <w:pStyle w:val="TDC2"/>
            <w:tabs>
              <w:tab w:val="left" w:pos="880"/>
            </w:tabs>
            <w:rPr>
              <w:rFonts w:asciiTheme="minorHAnsi" w:hAnsiTheme="minorHAnsi"/>
              <w:noProof/>
              <w:sz w:val="22"/>
              <w:szCs w:val="22"/>
            </w:rPr>
          </w:pPr>
          <w:hyperlink w:anchor="_Toc185435389" w:history="1">
            <w:r w:rsidRPr="002B50C3">
              <w:rPr>
                <w:rStyle w:val="Hipervnculo"/>
                <w:noProof/>
              </w:rPr>
              <w:t>9.8</w:t>
            </w:r>
            <w:r>
              <w:rPr>
                <w:rFonts w:asciiTheme="minorHAnsi" w:hAnsiTheme="minorHAnsi"/>
                <w:noProof/>
                <w:sz w:val="22"/>
                <w:szCs w:val="22"/>
              </w:rPr>
              <w:tab/>
            </w:r>
            <w:r w:rsidRPr="002B50C3">
              <w:rPr>
                <w:rStyle w:val="Hipervnculo"/>
                <w:noProof/>
              </w:rPr>
              <w:t>Política de desconexión laboral</w:t>
            </w:r>
            <w:r>
              <w:rPr>
                <w:noProof/>
                <w:webHidden/>
              </w:rPr>
              <w:tab/>
            </w:r>
            <w:r>
              <w:rPr>
                <w:noProof/>
                <w:webHidden/>
              </w:rPr>
              <w:fldChar w:fldCharType="begin"/>
            </w:r>
            <w:r>
              <w:rPr>
                <w:noProof/>
                <w:webHidden/>
              </w:rPr>
              <w:instrText xml:space="preserve"> PAGEREF _Toc185435389 \h </w:instrText>
            </w:r>
            <w:r>
              <w:rPr>
                <w:noProof/>
                <w:webHidden/>
              </w:rPr>
            </w:r>
            <w:r>
              <w:rPr>
                <w:noProof/>
                <w:webHidden/>
              </w:rPr>
              <w:fldChar w:fldCharType="separate"/>
            </w:r>
            <w:r>
              <w:rPr>
                <w:noProof/>
                <w:webHidden/>
              </w:rPr>
              <w:t>115</w:t>
            </w:r>
            <w:r>
              <w:rPr>
                <w:noProof/>
                <w:webHidden/>
              </w:rPr>
              <w:fldChar w:fldCharType="end"/>
            </w:r>
          </w:hyperlink>
        </w:p>
        <w:p w14:paraId="7D5188E6" w14:textId="77777777" w:rsidR="00441859" w:rsidRDefault="007E2880">
          <w:pPr>
            <w:pStyle w:val="TDC2"/>
            <w:tabs>
              <w:tab w:val="left" w:pos="880"/>
            </w:tabs>
            <w:rPr>
              <w:rFonts w:asciiTheme="minorHAnsi" w:hAnsiTheme="minorHAnsi"/>
              <w:noProof/>
              <w:sz w:val="22"/>
              <w:szCs w:val="22"/>
            </w:rPr>
          </w:pPr>
          <w:hyperlink w:anchor="_Toc185435390" w:history="1">
            <w:r w:rsidRPr="002B50C3">
              <w:rPr>
                <w:rStyle w:val="Hipervnculo"/>
                <w:noProof/>
              </w:rPr>
              <w:t>9.9</w:t>
            </w:r>
            <w:r>
              <w:rPr>
                <w:rFonts w:asciiTheme="minorHAnsi" w:hAnsiTheme="minorHAnsi"/>
                <w:noProof/>
                <w:sz w:val="22"/>
                <w:szCs w:val="22"/>
              </w:rPr>
              <w:tab/>
            </w:r>
            <w:r w:rsidRPr="002B50C3">
              <w:rPr>
                <w:rStyle w:val="Hipervnculo"/>
                <w:noProof/>
              </w:rPr>
              <w:t>Política de teletrabajo y requisitos de presencia física</w:t>
            </w:r>
            <w:r>
              <w:rPr>
                <w:noProof/>
                <w:webHidden/>
              </w:rPr>
              <w:tab/>
            </w:r>
            <w:r>
              <w:rPr>
                <w:noProof/>
                <w:webHidden/>
              </w:rPr>
              <w:fldChar w:fldCharType="begin"/>
            </w:r>
            <w:r>
              <w:rPr>
                <w:noProof/>
                <w:webHidden/>
              </w:rPr>
              <w:instrText xml:space="preserve"> PAGEREF _Toc185435390 \h </w:instrText>
            </w:r>
            <w:r>
              <w:rPr>
                <w:noProof/>
                <w:webHidden/>
              </w:rPr>
            </w:r>
            <w:r>
              <w:rPr>
                <w:noProof/>
                <w:webHidden/>
              </w:rPr>
              <w:fldChar w:fldCharType="separate"/>
            </w:r>
            <w:r>
              <w:rPr>
                <w:noProof/>
                <w:webHidden/>
              </w:rPr>
              <w:t>116</w:t>
            </w:r>
            <w:r>
              <w:rPr>
                <w:noProof/>
                <w:webHidden/>
              </w:rPr>
              <w:fldChar w:fldCharType="end"/>
            </w:r>
          </w:hyperlink>
        </w:p>
        <w:p w14:paraId="3BFDE23B" w14:textId="77777777" w:rsidR="00441859" w:rsidRDefault="007E2880">
          <w:pPr>
            <w:pStyle w:val="TDC1"/>
            <w:rPr>
              <w:rFonts w:asciiTheme="minorHAnsi" w:hAnsiTheme="minorHAnsi"/>
              <w:noProof/>
              <w:sz w:val="22"/>
              <w:szCs w:val="22"/>
            </w:rPr>
          </w:pPr>
          <w:hyperlink w:anchor="_Toc185435391" w:history="1">
            <w:r w:rsidRPr="002B50C3">
              <w:rPr>
                <w:rStyle w:val="Hipervnculo"/>
                <w:noProof/>
              </w:rPr>
              <w:t>10. Salarios y prestaciones sociales</w:t>
            </w:r>
            <w:r>
              <w:rPr>
                <w:noProof/>
                <w:webHidden/>
              </w:rPr>
              <w:tab/>
            </w:r>
            <w:r>
              <w:rPr>
                <w:noProof/>
                <w:webHidden/>
              </w:rPr>
              <w:fldChar w:fldCharType="begin"/>
            </w:r>
            <w:r>
              <w:rPr>
                <w:noProof/>
                <w:webHidden/>
              </w:rPr>
              <w:instrText xml:space="preserve"> PAGEREF _Toc185435391 \h </w:instrText>
            </w:r>
            <w:r>
              <w:rPr>
                <w:noProof/>
                <w:webHidden/>
              </w:rPr>
            </w:r>
            <w:r>
              <w:rPr>
                <w:noProof/>
                <w:webHidden/>
              </w:rPr>
              <w:fldChar w:fldCharType="separate"/>
            </w:r>
            <w:r>
              <w:rPr>
                <w:noProof/>
                <w:webHidden/>
              </w:rPr>
              <w:t>117</w:t>
            </w:r>
            <w:r>
              <w:rPr>
                <w:noProof/>
                <w:webHidden/>
              </w:rPr>
              <w:fldChar w:fldCharType="end"/>
            </w:r>
          </w:hyperlink>
        </w:p>
        <w:p w14:paraId="15DCC2E2" w14:textId="77777777" w:rsidR="00441859" w:rsidRDefault="007E2880">
          <w:pPr>
            <w:pStyle w:val="TDC2"/>
            <w:tabs>
              <w:tab w:val="left" w:pos="1100"/>
            </w:tabs>
            <w:rPr>
              <w:rFonts w:asciiTheme="minorHAnsi" w:hAnsiTheme="minorHAnsi"/>
              <w:noProof/>
              <w:sz w:val="22"/>
              <w:szCs w:val="22"/>
            </w:rPr>
          </w:pPr>
          <w:hyperlink w:anchor="_Toc185435393" w:history="1">
            <w:r w:rsidRPr="002B50C3">
              <w:rPr>
                <w:rStyle w:val="Hipervnculo"/>
                <w:noProof/>
              </w:rPr>
              <w:t>10.1</w:t>
            </w:r>
            <w:r>
              <w:rPr>
                <w:rFonts w:asciiTheme="minorHAnsi" w:hAnsiTheme="minorHAnsi"/>
                <w:noProof/>
                <w:sz w:val="22"/>
                <w:szCs w:val="22"/>
              </w:rPr>
              <w:tab/>
            </w:r>
            <w:r w:rsidRPr="002B50C3">
              <w:rPr>
                <w:rStyle w:val="Hipervnculo"/>
                <w:noProof/>
              </w:rPr>
              <w:t>Salarios</w:t>
            </w:r>
            <w:r>
              <w:rPr>
                <w:noProof/>
                <w:webHidden/>
              </w:rPr>
              <w:tab/>
            </w:r>
            <w:r>
              <w:rPr>
                <w:noProof/>
                <w:webHidden/>
              </w:rPr>
              <w:fldChar w:fldCharType="begin"/>
            </w:r>
            <w:r>
              <w:rPr>
                <w:noProof/>
                <w:webHidden/>
              </w:rPr>
              <w:instrText xml:space="preserve"> PAGEREF _Toc185435393 \h </w:instrText>
            </w:r>
            <w:r>
              <w:rPr>
                <w:noProof/>
                <w:webHidden/>
              </w:rPr>
            </w:r>
            <w:r>
              <w:rPr>
                <w:noProof/>
                <w:webHidden/>
              </w:rPr>
              <w:fldChar w:fldCharType="separate"/>
            </w:r>
            <w:r>
              <w:rPr>
                <w:noProof/>
                <w:webHidden/>
              </w:rPr>
              <w:t>118</w:t>
            </w:r>
            <w:r>
              <w:rPr>
                <w:noProof/>
                <w:webHidden/>
              </w:rPr>
              <w:fldChar w:fldCharType="end"/>
            </w:r>
          </w:hyperlink>
        </w:p>
        <w:p w14:paraId="512D1C96" w14:textId="77777777" w:rsidR="00441859" w:rsidRDefault="007E2880">
          <w:pPr>
            <w:pStyle w:val="TDC2"/>
            <w:tabs>
              <w:tab w:val="left" w:pos="1100"/>
            </w:tabs>
            <w:rPr>
              <w:rFonts w:asciiTheme="minorHAnsi" w:hAnsiTheme="minorHAnsi"/>
              <w:noProof/>
              <w:sz w:val="22"/>
              <w:szCs w:val="22"/>
            </w:rPr>
          </w:pPr>
          <w:hyperlink w:anchor="_Toc185435394" w:history="1">
            <w:r w:rsidRPr="002B50C3">
              <w:rPr>
                <w:rStyle w:val="Hipervnculo"/>
                <w:noProof/>
              </w:rPr>
              <w:t>10.2</w:t>
            </w:r>
            <w:r>
              <w:rPr>
                <w:rFonts w:asciiTheme="minorHAnsi" w:hAnsiTheme="minorHAnsi"/>
                <w:noProof/>
                <w:sz w:val="22"/>
                <w:szCs w:val="22"/>
              </w:rPr>
              <w:tab/>
            </w:r>
            <w:r w:rsidRPr="002B50C3">
              <w:rPr>
                <w:rStyle w:val="Hipervnculo"/>
                <w:noProof/>
              </w:rPr>
              <w:t>Anticipos de salarios y vacaciones</w:t>
            </w:r>
            <w:r>
              <w:rPr>
                <w:noProof/>
                <w:webHidden/>
              </w:rPr>
              <w:tab/>
            </w:r>
            <w:r>
              <w:rPr>
                <w:noProof/>
                <w:webHidden/>
              </w:rPr>
              <w:fldChar w:fldCharType="begin"/>
            </w:r>
            <w:r>
              <w:rPr>
                <w:noProof/>
                <w:webHidden/>
              </w:rPr>
              <w:instrText xml:space="preserve"> PAGEREF _Toc185435394 \h </w:instrText>
            </w:r>
            <w:r>
              <w:rPr>
                <w:noProof/>
                <w:webHidden/>
              </w:rPr>
            </w:r>
            <w:r>
              <w:rPr>
                <w:noProof/>
                <w:webHidden/>
              </w:rPr>
              <w:fldChar w:fldCharType="separate"/>
            </w:r>
            <w:r>
              <w:rPr>
                <w:noProof/>
                <w:webHidden/>
              </w:rPr>
              <w:t>119</w:t>
            </w:r>
            <w:r>
              <w:rPr>
                <w:noProof/>
                <w:webHidden/>
              </w:rPr>
              <w:fldChar w:fldCharType="end"/>
            </w:r>
          </w:hyperlink>
        </w:p>
        <w:p w14:paraId="4AAE8115" w14:textId="77777777" w:rsidR="00441859" w:rsidRDefault="007E2880">
          <w:pPr>
            <w:pStyle w:val="TDC2"/>
            <w:tabs>
              <w:tab w:val="left" w:pos="1100"/>
            </w:tabs>
            <w:rPr>
              <w:rFonts w:asciiTheme="minorHAnsi" w:hAnsiTheme="minorHAnsi"/>
              <w:noProof/>
              <w:sz w:val="22"/>
              <w:szCs w:val="22"/>
            </w:rPr>
          </w:pPr>
          <w:hyperlink w:anchor="_Toc185435395" w:history="1">
            <w:r w:rsidRPr="002B50C3">
              <w:rPr>
                <w:rStyle w:val="Hipervnculo"/>
                <w:noProof/>
              </w:rPr>
              <w:t>10.3</w:t>
            </w:r>
            <w:r>
              <w:rPr>
                <w:rFonts w:asciiTheme="minorHAnsi" w:hAnsiTheme="minorHAnsi"/>
                <w:noProof/>
                <w:sz w:val="22"/>
                <w:szCs w:val="22"/>
              </w:rPr>
              <w:tab/>
            </w:r>
            <w:r w:rsidRPr="002B50C3">
              <w:rPr>
                <w:rStyle w:val="Hipervnculo"/>
                <w:noProof/>
              </w:rPr>
              <w:t>Cronometraje</w:t>
            </w:r>
            <w:r>
              <w:rPr>
                <w:noProof/>
                <w:webHidden/>
              </w:rPr>
              <w:tab/>
            </w:r>
            <w:r>
              <w:rPr>
                <w:noProof/>
                <w:webHidden/>
              </w:rPr>
              <w:fldChar w:fldCharType="begin"/>
            </w:r>
            <w:r>
              <w:rPr>
                <w:noProof/>
                <w:webHidden/>
              </w:rPr>
              <w:instrText xml:space="preserve"> PAGEREF _Toc185435395 \h </w:instrText>
            </w:r>
            <w:r>
              <w:rPr>
                <w:noProof/>
                <w:webHidden/>
              </w:rPr>
            </w:r>
            <w:r>
              <w:rPr>
                <w:noProof/>
                <w:webHidden/>
              </w:rPr>
              <w:fldChar w:fldCharType="separate"/>
            </w:r>
            <w:r>
              <w:rPr>
                <w:noProof/>
                <w:webHidden/>
              </w:rPr>
              <w:t>120</w:t>
            </w:r>
            <w:r>
              <w:rPr>
                <w:noProof/>
                <w:webHidden/>
              </w:rPr>
              <w:fldChar w:fldCharType="end"/>
            </w:r>
          </w:hyperlink>
        </w:p>
        <w:p w14:paraId="239ACD42" w14:textId="77777777" w:rsidR="00441859" w:rsidRDefault="007E2880">
          <w:pPr>
            <w:pStyle w:val="TDC3"/>
            <w:rPr>
              <w:rFonts w:asciiTheme="minorHAnsi" w:hAnsiTheme="minorHAnsi"/>
              <w:noProof/>
              <w:sz w:val="22"/>
              <w:szCs w:val="22"/>
            </w:rPr>
          </w:pPr>
          <w:hyperlink w:anchor="_Toc185435396" w:history="1">
            <w:r w:rsidRPr="002B50C3">
              <w:rPr>
                <w:rStyle w:val="Hipervnculo"/>
                <w:noProof/>
              </w:rPr>
              <w:t>10.3.1 Cumplimentación y presentación del parte de horas</w:t>
            </w:r>
            <w:r>
              <w:rPr>
                <w:noProof/>
                <w:webHidden/>
              </w:rPr>
              <w:tab/>
            </w:r>
            <w:r>
              <w:rPr>
                <w:noProof/>
                <w:webHidden/>
              </w:rPr>
              <w:fldChar w:fldCharType="begin"/>
            </w:r>
            <w:r>
              <w:rPr>
                <w:noProof/>
                <w:webHidden/>
              </w:rPr>
              <w:instrText xml:space="preserve"> PAGEREF _Toc185435396 \h </w:instrText>
            </w:r>
            <w:r>
              <w:rPr>
                <w:noProof/>
                <w:webHidden/>
              </w:rPr>
            </w:r>
            <w:r>
              <w:rPr>
                <w:noProof/>
                <w:webHidden/>
              </w:rPr>
              <w:fldChar w:fldCharType="separate"/>
            </w:r>
            <w:r>
              <w:rPr>
                <w:noProof/>
                <w:webHidden/>
              </w:rPr>
              <w:t>120</w:t>
            </w:r>
            <w:r>
              <w:rPr>
                <w:noProof/>
                <w:webHidden/>
              </w:rPr>
              <w:fldChar w:fldCharType="end"/>
            </w:r>
          </w:hyperlink>
        </w:p>
        <w:p w14:paraId="04C13386" w14:textId="77777777" w:rsidR="00441859" w:rsidRDefault="007E2880">
          <w:pPr>
            <w:pStyle w:val="TDC3"/>
            <w:rPr>
              <w:rFonts w:asciiTheme="minorHAnsi" w:hAnsiTheme="minorHAnsi"/>
              <w:noProof/>
              <w:sz w:val="22"/>
              <w:szCs w:val="22"/>
            </w:rPr>
          </w:pPr>
          <w:hyperlink w:anchor="_Toc185435397" w:history="1">
            <w:r w:rsidRPr="002B50C3">
              <w:rPr>
                <w:rStyle w:val="Hipervnculo"/>
                <w:noProof/>
              </w:rPr>
              <w:t>10.3.2 Fechas de vencimiento de los partes de horas</w:t>
            </w:r>
            <w:r>
              <w:rPr>
                <w:noProof/>
                <w:webHidden/>
              </w:rPr>
              <w:tab/>
            </w:r>
            <w:r>
              <w:rPr>
                <w:noProof/>
                <w:webHidden/>
              </w:rPr>
              <w:fldChar w:fldCharType="begin"/>
            </w:r>
            <w:r>
              <w:rPr>
                <w:noProof/>
                <w:webHidden/>
              </w:rPr>
              <w:instrText xml:space="preserve"> PAGEREF _Toc185435397 \h </w:instrText>
            </w:r>
            <w:r>
              <w:rPr>
                <w:noProof/>
                <w:webHidden/>
              </w:rPr>
            </w:r>
            <w:r>
              <w:rPr>
                <w:noProof/>
                <w:webHidden/>
              </w:rPr>
              <w:fldChar w:fldCharType="separate"/>
            </w:r>
            <w:r>
              <w:rPr>
                <w:noProof/>
                <w:webHidden/>
              </w:rPr>
              <w:t>120</w:t>
            </w:r>
            <w:r>
              <w:rPr>
                <w:noProof/>
                <w:webHidden/>
              </w:rPr>
              <w:fldChar w:fldCharType="end"/>
            </w:r>
          </w:hyperlink>
        </w:p>
        <w:p w14:paraId="02E2474B" w14:textId="77777777" w:rsidR="00441859" w:rsidRDefault="007E2880">
          <w:pPr>
            <w:pStyle w:val="TDC3"/>
            <w:rPr>
              <w:rFonts w:asciiTheme="minorHAnsi" w:hAnsiTheme="minorHAnsi"/>
              <w:noProof/>
              <w:sz w:val="22"/>
              <w:szCs w:val="22"/>
            </w:rPr>
          </w:pPr>
          <w:hyperlink w:anchor="_Toc185435398" w:history="1">
            <w:r w:rsidRPr="002B50C3">
              <w:rPr>
                <w:rStyle w:val="Hipervnculo"/>
                <w:noProof/>
              </w:rPr>
              <w:t>10.3.3 Responsabilidades de la hoja de horas</w:t>
            </w:r>
            <w:r>
              <w:rPr>
                <w:noProof/>
                <w:webHidden/>
              </w:rPr>
              <w:tab/>
            </w:r>
            <w:r>
              <w:rPr>
                <w:noProof/>
                <w:webHidden/>
              </w:rPr>
              <w:fldChar w:fldCharType="begin"/>
            </w:r>
            <w:r>
              <w:rPr>
                <w:noProof/>
                <w:webHidden/>
              </w:rPr>
              <w:instrText xml:space="preserve"> PAGEREF _Toc185435398 \h </w:instrText>
            </w:r>
            <w:r>
              <w:rPr>
                <w:noProof/>
                <w:webHidden/>
              </w:rPr>
            </w:r>
            <w:r>
              <w:rPr>
                <w:noProof/>
                <w:webHidden/>
              </w:rPr>
              <w:fldChar w:fldCharType="separate"/>
            </w:r>
            <w:r>
              <w:rPr>
                <w:noProof/>
                <w:webHidden/>
              </w:rPr>
              <w:t>121</w:t>
            </w:r>
            <w:r>
              <w:rPr>
                <w:noProof/>
                <w:webHidden/>
              </w:rPr>
              <w:fldChar w:fldCharType="end"/>
            </w:r>
          </w:hyperlink>
        </w:p>
        <w:p w14:paraId="3DD5B0C8" w14:textId="77777777" w:rsidR="00441859" w:rsidRDefault="007E2880">
          <w:pPr>
            <w:pStyle w:val="TDC3"/>
            <w:rPr>
              <w:rFonts w:asciiTheme="minorHAnsi" w:hAnsiTheme="minorHAnsi"/>
              <w:noProof/>
              <w:sz w:val="22"/>
              <w:szCs w:val="22"/>
            </w:rPr>
          </w:pPr>
          <w:hyperlink w:anchor="_Toc185435399" w:history="1">
            <w:r w:rsidRPr="002B50C3">
              <w:rPr>
                <w:rStyle w:val="Hipervnculo"/>
                <w:noProof/>
                <w:lang w:val="en"/>
              </w:rPr>
              <w:t>10.3.4 Comunicación de ausencias o retrasos</w:t>
            </w:r>
            <w:r>
              <w:rPr>
                <w:noProof/>
                <w:webHidden/>
              </w:rPr>
              <w:tab/>
            </w:r>
            <w:r>
              <w:rPr>
                <w:noProof/>
                <w:webHidden/>
              </w:rPr>
              <w:fldChar w:fldCharType="begin"/>
            </w:r>
            <w:r>
              <w:rPr>
                <w:noProof/>
                <w:webHidden/>
              </w:rPr>
              <w:instrText xml:space="preserve"> PAGEREF _Toc185435399 \h </w:instrText>
            </w:r>
            <w:r>
              <w:rPr>
                <w:noProof/>
                <w:webHidden/>
              </w:rPr>
            </w:r>
            <w:r>
              <w:rPr>
                <w:noProof/>
                <w:webHidden/>
              </w:rPr>
              <w:fldChar w:fldCharType="separate"/>
            </w:r>
            <w:r>
              <w:rPr>
                <w:noProof/>
                <w:webHidden/>
              </w:rPr>
              <w:t>121</w:t>
            </w:r>
            <w:r>
              <w:rPr>
                <w:noProof/>
                <w:webHidden/>
              </w:rPr>
              <w:fldChar w:fldCharType="end"/>
            </w:r>
          </w:hyperlink>
        </w:p>
        <w:p w14:paraId="49EBCCC3" w14:textId="77777777" w:rsidR="00441859" w:rsidRDefault="007E2880">
          <w:pPr>
            <w:pStyle w:val="TDC2"/>
            <w:tabs>
              <w:tab w:val="left" w:pos="1100"/>
            </w:tabs>
            <w:rPr>
              <w:rFonts w:asciiTheme="minorHAnsi" w:hAnsiTheme="minorHAnsi"/>
              <w:noProof/>
              <w:sz w:val="22"/>
              <w:szCs w:val="22"/>
            </w:rPr>
          </w:pPr>
          <w:hyperlink w:anchor="_Toc185435400" w:history="1">
            <w:r w:rsidRPr="002B50C3">
              <w:rPr>
                <w:rStyle w:val="Hipervnculo"/>
                <w:noProof/>
              </w:rPr>
              <w:t>10.4</w:t>
            </w:r>
            <w:r>
              <w:rPr>
                <w:rFonts w:asciiTheme="minorHAnsi" w:hAnsiTheme="minorHAnsi"/>
                <w:noProof/>
                <w:sz w:val="22"/>
                <w:szCs w:val="22"/>
              </w:rPr>
              <w:tab/>
            </w:r>
            <w:r w:rsidRPr="002B50C3">
              <w:rPr>
                <w:rStyle w:val="Hipervnculo"/>
                <w:noProof/>
              </w:rPr>
              <w:t>Nóminas (recibos de sueldo)</w:t>
            </w:r>
            <w:r>
              <w:rPr>
                <w:noProof/>
                <w:webHidden/>
              </w:rPr>
              <w:tab/>
            </w:r>
            <w:r>
              <w:rPr>
                <w:noProof/>
                <w:webHidden/>
              </w:rPr>
              <w:fldChar w:fldCharType="begin"/>
            </w:r>
            <w:r>
              <w:rPr>
                <w:noProof/>
                <w:webHidden/>
              </w:rPr>
              <w:instrText xml:space="preserve"> PAGEREF _Toc185435400 \h </w:instrText>
            </w:r>
            <w:r>
              <w:rPr>
                <w:noProof/>
                <w:webHidden/>
              </w:rPr>
            </w:r>
            <w:r>
              <w:rPr>
                <w:noProof/>
                <w:webHidden/>
              </w:rPr>
              <w:fldChar w:fldCharType="separate"/>
            </w:r>
            <w:r>
              <w:rPr>
                <w:noProof/>
                <w:webHidden/>
              </w:rPr>
              <w:t>121</w:t>
            </w:r>
            <w:r>
              <w:rPr>
                <w:noProof/>
                <w:webHidden/>
              </w:rPr>
              <w:fldChar w:fldCharType="end"/>
            </w:r>
          </w:hyperlink>
        </w:p>
        <w:p w14:paraId="761B3917" w14:textId="77777777" w:rsidR="00441859" w:rsidRDefault="007E2880">
          <w:pPr>
            <w:pStyle w:val="TDC2"/>
            <w:tabs>
              <w:tab w:val="left" w:pos="1100"/>
            </w:tabs>
            <w:rPr>
              <w:rFonts w:asciiTheme="minorHAnsi" w:hAnsiTheme="minorHAnsi"/>
              <w:noProof/>
              <w:sz w:val="22"/>
              <w:szCs w:val="22"/>
            </w:rPr>
          </w:pPr>
          <w:hyperlink w:anchor="_Toc185435401" w:history="1">
            <w:r w:rsidRPr="002B50C3">
              <w:rPr>
                <w:rStyle w:val="Hipervnculo"/>
                <w:noProof/>
              </w:rPr>
              <w:t>10.5</w:t>
            </w:r>
            <w:r>
              <w:rPr>
                <w:rFonts w:asciiTheme="minorHAnsi" w:hAnsiTheme="minorHAnsi"/>
                <w:noProof/>
                <w:sz w:val="22"/>
                <w:szCs w:val="22"/>
              </w:rPr>
              <w:tab/>
            </w:r>
            <w:r w:rsidRPr="002B50C3">
              <w:rPr>
                <w:rStyle w:val="Hipervnculo"/>
                <w:noProof/>
              </w:rPr>
              <w:t>Retenciones salariales</w:t>
            </w:r>
            <w:r>
              <w:rPr>
                <w:noProof/>
                <w:webHidden/>
              </w:rPr>
              <w:tab/>
            </w:r>
            <w:r>
              <w:rPr>
                <w:noProof/>
                <w:webHidden/>
              </w:rPr>
              <w:fldChar w:fldCharType="begin"/>
            </w:r>
            <w:r>
              <w:rPr>
                <w:noProof/>
                <w:webHidden/>
              </w:rPr>
              <w:instrText xml:space="preserve"> PAGEREF _Toc185435401 \h </w:instrText>
            </w:r>
            <w:r>
              <w:rPr>
                <w:noProof/>
                <w:webHidden/>
              </w:rPr>
            </w:r>
            <w:r>
              <w:rPr>
                <w:noProof/>
                <w:webHidden/>
              </w:rPr>
              <w:fldChar w:fldCharType="separate"/>
            </w:r>
            <w:r>
              <w:rPr>
                <w:noProof/>
                <w:webHidden/>
              </w:rPr>
              <w:t>122</w:t>
            </w:r>
            <w:r>
              <w:rPr>
                <w:noProof/>
                <w:webHidden/>
              </w:rPr>
              <w:fldChar w:fldCharType="end"/>
            </w:r>
          </w:hyperlink>
        </w:p>
        <w:p w14:paraId="0D6A28E9" w14:textId="77777777" w:rsidR="00441859" w:rsidRDefault="007E2880">
          <w:pPr>
            <w:pStyle w:val="TDC3"/>
            <w:rPr>
              <w:rFonts w:asciiTheme="minorHAnsi" w:hAnsiTheme="minorHAnsi"/>
              <w:noProof/>
              <w:sz w:val="22"/>
              <w:szCs w:val="22"/>
            </w:rPr>
          </w:pPr>
          <w:hyperlink w:anchor="_Toc185435402" w:history="1">
            <w:r w:rsidRPr="002B50C3">
              <w:rPr>
                <w:rStyle w:val="Hipervnculo"/>
                <w:noProof/>
              </w:rPr>
              <w:t>10.5.1 Deducciones legales</w:t>
            </w:r>
            <w:r>
              <w:rPr>
                <w:noProof/>
                <w:webHidden/>
              </w:rPr>
              <w:tab/>
            </w:r>
            <w:r>
              <w:rPr>
                <w:noProof/>
                <w:webHidden/>
              </w:rPr>
              <w:fldChar w:fldCharType="begin"/>
            </w:r>
            <w:r>
              <w:rPr>
                <w:noProof/>
                <w:webHidden/>
              </w:rPr>
              <w:instrText xml:space="preserve"> PAGEREF _Toc185435402 \h </w:instrText>
            </w:r>
            <w:r>
              <w:rPr>
                <w:noProof/>
                <w:webHidden/>
              </w:rPr>
            </w:r>
            <w:r>
              <w:rPr>
                <w:noProof/>
                <w:webHidden/>
              </w:rPr>
              <w:fldChar w:fldCharType="separate"/>
            </w:r>
            <w:r>
              <w:rPr>
                <w:noProof/>
                <w:webHidden/>
              </w:rPr>
              <w:t>122</w:t>
            </w:r>
            <w:r>
              <w:rPr>
                <w:noProof/>
                <w:webHidden/>
              </w:rPr>
              <w:fldChar w:fldCharType="end"/>
            </w:r>
          </w:hyperlink>
        </w:p>
        <w:p w14:paraId="3CB0285E" w14:textId="77777777" w:rsidR="00441859" w:rsidRDefault="007E2880">
          <w:pPr>
            <w:pStyle w:val="TDC3"/>
            <w:rPr>
              <w:rFonts w:asciiTheme="minorHAnsi" w:hAnsiTheme="minorHAnsi"/>
              <w:noProof/>
              <w:sz w:val="22"/>
              <w:szCs w:val="22"/>
            </w:rPr>
          </w:pPr>
          <w:hyperlink w:anchor="_Toc185435403" w:history="1">
            <w:r w:rsidRPr="002B50C3">
              <w:rPr>
                <w:rStyle w:val="Hipervnculo"/>
                <w:noProof/>
              </w:rPr>
              <w:t>10.5.2 Otras deducciones</w:t>
            </w:r>
            <w:r>
              <w:rPr>
                <w:noProof/>
                <w:webHidden/>
              </w:rPr>
              <w:tab/>
            </w:r>
            <w:r>
              <w:rPr>
                <w:noProof/>
                <w:webHidden/>
              </w:rPr>
              <w:fldChar w:fldCharType="begin"/>
            </w:r>
            <w:r>
              <w:rPr>
                <w:noProof/>
                <w:webHidden/>
              </w:rPr>
              <w:instrText xml:space="preserve"> PAGEREF _Toc185435403 \h </w:instrText>
            </w:r>
            <w:r>
              <w:rPr>
                <w:noProof/>
                <w:webHidden/>
              </w:rPr>
            </w:r>
            <w:r>
              <w:rPr>
                <w:noProof/>
                <w:webHidden/>
              </w:rPr>
              <w:fldChar w:fldCharType="separate"/>
            </w:r>
            <w:r>
              <w:rPr>
                <w:noProof/>
                <w:webHidden/>
              </w:rPr>
              <w:t>122</w:t>
            </w:r>
            <w:r>
              <w:rPr>
                <w:noProof/>
                <w:webHidden/>
              </w:rPr>
              <w:fldChar w:fldCharType="end"/>
            </w:r>
          </w:hyperlink>
        </w:p>
        <w:p w14:paraId="4D09810E" w14:textId="77777777" w:rsidR="00441859" w:rsidRDefault="007E2880">
          <w:pPr>
            <w:pStyle w:val="TDC2"/>
            <w:tabs>
              <w:tab w:val="left" w:pos="1100"/>
            </w:tabs>
            <w:rPr>
              <w:rFonts w:asciiTheme="minorHAnsi" w:hAnsiTheme="minorHAnsi"/>
              <w:noProof/>
              <w:sz w:val="22"/>
              <w:szCs w:val="22"/>
            </w:rPr>
          </w:pPr>
          <w:hyperlink w:anchor="_Toc185435404" w:history="1">
            <w:r w:rsidRPr="002B50C3">
              <w:rPr>
                <w:rStyle w:val="Hipervnculo"/>
                <w:noProof/>
              </w:rPr>
              <w:t>10.6</w:t>
            </w:r>
            <w:r>
              <w:rPr>
                <w:rFonts w:asciiTheme="minorHAnsi" w:hAnsiTheme="minorHAnsi"/>
                <w:noProof/>
                <w:sz w:val="22"/>
                <w:szCs w:val="22"/>
              </w:rPr>
              <w:tab/>
            </w:r>
            <w:r w:rsidRPr="002B50C3">
              <w:rPr>
                <w:rStyle w:val="Hipervnculo"/>
                <w:noProof/>
              </w:rPr>
              <w:t>Primas y beneficios</w:t>
            </w:r>
            <w:r>
              <w:rPr>
                <w:noProof/>
                <w:webHidden/>
              </w:rPr>
              <w:tab/>
            </w:r>
            <w:r>
              <w:rPr>
                <w:noProof/>
                <w:webHidden/>
              </w:rPr>
              <w:fldChar w:fldCharType="begin"/>
            </w:r>
            <w:r>
              <w:rPr>
                <w:noProof/>
                <w:webHidden/>
              </w:rPr>
              <w:instrText xml:space="preserve"> PAGEREF _Toc185435404 \h </w:instrText>
            </w:r>
            <w:r>
              <w:rPr>
                <w:noProof/>
                <w:webHidden/>
              </w:rPr>
            </w:r>
            <w:r>
              <w:rPr>
                <w:noProof/>
                <w:webHidden/>
              </w:rPr>
              <w:fldChar w:fldCharType="separate"/>
            </w:r>
            <w:r>
              <w:rPr>
                <w:noProof/>
                <w:webHidden/>
              </w:rPr>
              <w:t>123</w:t>
            </w:r>
            <w:r>
              <w:rPr>
                <w:noProof/>
                <w:webHidden/>
              </w:rPr>
              <w:fldChar w:fldCharType="end"/>
            </w:r>
          </w:hyperlink>
        </w:p>
        <w:p w14:paraId="00A8C6F0" w14:textId="77777777" w:rsidR="00441859" w:rsidRDefault="007E2880">
          <w:pPr>
            <w:pStyle w:val="TDC3"/>
            <w:rPr>
              <w:rFonts w:asciiTheme="minorHAnsi" w:hAnsiTheme="minorHAnsi"/>
              <w:noProof/>
              <w:sz w:val="22"/>
              <w:szCs w:val="22"/>
            </w:rPr>
          </w:pPr>
          <w:hyperlink w:anchor="_Toc185435405" w:history="1">
            <w:r w:rsidRPr="002B50C3">
              <w:rPr>
                <w:rStyle w:val="Hipervnculo"/>
                <w:noProof/>
              </w:rPr>
              <w:t>10.6.1 Prima anual (Prima)</w:t>
            </w:r>
            <w:r>
              <w:rPr>
                <w:noProof/>
                <w:webHidden/>
              </w:rPr>
              <w:tab/>
            </w:r>
            <w:r>
              <w:rPr>
                <w:noProof/>
                <w:webHidden/>
              </w:rPr>
              <w:fldChar w:fldCharType="begin"/>
            </w:r>
            <w:r>
              <w:rPr>
                <w:noProof/>
                <w:webHidden/>
              </w:rPr>
              <w:instrText xml:space="preserve"> PAGEREF _Toc185435405 \h </w:instrText>
            </w:r>
            <w:r>
              <w:rPr>
                <w:noProof/>
                <w:webHidden/>
              </w:rPr>
            </w:r>
            <w:r>
              <w:rPr>
                <w:noProof/>
                <w:webHidden/>
              </w:rPr>
              <w:fldChar w:fldCharType="separate"/>
            </w:r>
            <w:r>
              <w:rPr>
                <w:noProof/>
                <w:webHidden/>
              </w:rPr>
              <w:t>123</w:t>
            </w:r>
            <w:r>
              <w:rPr>
                <w:noProof/>
                <w:webHidden/>
              </w:rPr>
              <w:fldChar w:fldCharType="end"/>
            </w:r>
          </w:hyperlink>
        </w:p>
        <w:p w14:paraId="65E49849" w14:textId="77777777" w:rsidR="00441859" w:rsidRDefault="007E2880">
          <w:pPr>
            <w:pStyle w:val="TDC3"/>
            <w:rPr>
              <w:rFonts w:asciiTheme="minorHAnsi" w:hAnsiTheme="minorHAnsi"/>
              <w:noProof/>
              <w:sz w:val="22"/>
              <w:szCs w:val="22"/>
            </w:rPr>
          </w:pPr>
          <w:hyperlink w:anchor="_Toc185435406" w:history="1">
            <w:r w:rsidRPr="002B50C3">
              <w:rPr>
                <w:rStyle w:val="Hipervnculo"/>
                <w:noProof/>
              </w:rPr>
              <w:t>10.6.2 Ayudas por cese (Cesantías)</w:t>
            </w:r>
            <w:r>
              <w:rPr>
                <w:noProof/>
                <w:webHidden/>
              </w:rPr>
              <w:tab/>
            </w:r>
            <w:r>
              <w:rPr>
                <w:noProof/>
                <w:webHidden/>
              </w:rPr>
              <w:fldChar w:fldCharType="begin"/>
            </w:r>
            <w:r>
              <w:rPr>
                <w:noProof/>
                <w:webHidden/>
              </w:rPr>
              <w:instrText xml:space="preserve"> PAGEREF _Toc185435406 \h </w:instrText>
            </w:r>
            <w:r>
              <w:rPr>
                <w:noProof/>
                <w:webHidden/>
              </w:rPr>
            </w:r>
            <w:r>
              <w:rPr>
                <w:noProof/>
                <w:webHidden/>
              </w:rPr>
              <w:fldChar w:fldCharType="separate"/>
            </w:r>
            <w:r>
              <w:rPr>
                <w:noProof/>
                <w:webHidden/>
              </w:rPr>
              <w:t>123</w:t>
            </w:r>
            <w:r>
              <w:rPr>
                <w:noProof/>
                <w:webHidden/>
              </w:rPr>
              <w:fldChar w:fldCharType="end"/>
            </w:r>
          </w:hyperlink>
        </w:p>
        <w:p w14:paraId="0DB32415" w14:textId="77777777" w:rsidR="00441859" w:rsidRDefault="007E2880">
          <w:pPr>
            <w:pStyle w:val="TDC3"/>
            <w:rPr>
              <w:rFonts w:asciiTheme="minorHAnsi" w:hAnsiTheme="minorHAnsi"/>
              <w:noProof/>
              <w:sz w:val="22"/>
              <w:szCs w:val="22"/>
            </w:rPr>
          </w:pPr>
          <w:hyperlink w:anchor="_Toc185435407" w:history="1">
            <w:r w:rsidRPr="002B50C3">
              <w:rPr>
                <w:rStyle w:val="Hipervnculo"/>
                <w:noProof/>
              </w:rPr>
              <w:t>10.6.3 Intereses de Cesantías</w:t>
            </w:r>
            <w:r>
              <w:rPr>
                <w:noProof/>
                <w:webHidden/>
              </w:rPr>
              <w:tab/>
            </w:r>
            <w:r>
              <w:rPr>
                <w:noProof/>
                <w:webHidden/>
              </w:rPr>
              <w:fldChar w:fldCharType="begin"/>
            </w:r>
            <w:r>
              <w:rPr>
                <w:noProof/>
                <w:webHidden/>
              </w:rPr>
              <w:instrText xml:space="preserve"> PAGEREF _Toc185435407 \h </w:instrText>
            </w:r>
            <w:r>
              <w:rPr>
                <w:noProof/>
                <w:webHidden/>
              </w:rPr>
            </w:r>
            <w:r>
              <w:rPr>
                <w:noProof/>
                <w:webHidden/>
              </w:rPr>
              <w:fldChar w:fldCharType="separate"/>
            </w:r>
            <w:r>
              <w:rPr>
                <w:noProof/>
                <w:webHidden/>
              </w:rPr>
              <w:t>124</w:t>
            </w:r>
            <w:r>
              <w:rPr>
                <w:noProof/>
                <w:webHidden/>
              </w:rPr>
              <w:fldChar w:fldCharType="end"/>
            </w:r>
          </w:hyperlink>
        </w:p>
        <w:p w14:paraId="2C7BE65D" w14:textId="77777777" w:rsidR="00441859" w:rsidRDefault="007E2880">
          <w:pPr>
            <w:pStyle w:val="TDC3"/>
            <w:rPr>
              <w:rFonts w:asciiTheme="minorHAnsi" w:hAnsiTheme="minorHAnsi"/>
              <w:noProof/>
              <w:sz w:val="22"/>
              <w:szCs w:val="22"/>
            </w:rPr>
          </w:pPr>
          <w:hyperlink w:anchor="_Toc185435408" w:history="1">
            <w:r w:rsidRPr="002B50C3">
              <w:rPr>
                <w:rStyle w:val="Hipervnculo"/>
                <w:noProof/>
              </w:rPr>
              <w:t>10.6.4 Seguro de vida</w:t>
            </w:r>
            <w:r>
              <w:rPr>
                <w:noProof/>
                <w:webHidden/>
              </w:rPr>
              <w:tab/>
            </w:r>
            <w:r>
              <w:rPr>
                <w:noProof/>
                <w:webHidden/>
              </w:rPr>
              <w:fldChar w:fldCharType="begin"/>
            </w:r>
            <w:r>
              <w:rPr>
                <w:noProof/>
                <w:webHidden/>
              </w:rPr>
              <w:instrText xml:space="preserve"> PAGEREF _Toc185435408 \h </w:instrText>
            </w:r>
            <w:r>
              <w:rPr>
                <w:noProof/>
                <w:webHidden/>
              </w:rPr>
            </w:r>
            <w:r>
              <w:rPr>
                <w:noProof/>
                <w:webHidden/>
              </w:rPr>
              <w:fldChar w:fldCharType="separate"/>
            </w:r>
            <w:r>
              <w:rPr>
                <w:noProof/>
                <w:webHidden/>
              </w:rPr>
              <w:t>125</w:t>
            </w:r>
            <w:r>
              <w:rPr>
                <w:noProof/>
                <w:webHidden/>
              </w:rPr>
              <w:fldChar w:fldCharType="end"/>
            </w:r>
          </w:hyperlink>
        </w:p>
        <w:p w14:paraId="2841421F" w14:textId="77777777" w:rsidR="00441859" w:rsidRDefault="007E2880">
          <w:pPr>
            <w:pStyle w:val="TDC3"/>
            <w:rPr>
              <w:rFonts w:asciiTheme="minorHAnsi" w:hAnsiTheme="minorHAnsi"/>
              <w:noProof/>
              <w:sz w:val="22"/>
              <w:szCs w:val="22"/>
            </w:rPr>
          </w:pPr>
          <w:hyperlink w:anchor="_Toc185435409" w:history="1">
            <w:r w:rsidRPr="002B50C3">
              <w:rPr>
                <w:rStyle w:val="Hipervnculo"/>
                <w:noProof/>
              </w:rPr>
              <w:t>10.6.5 Indemnización de los trabajadores</w:t>
            </w:r>
            <w:r>
              <w:rPr>
                <w:noProof/>
                <w:webHidden/>
              </w:rPr>
              <w:tab/>
            </w:r>
            <w:r>
              <w:rPr>
                <w:noProof/>
                <w:webHidden/>
              </w:rPr>
              <w:fldChar w:fldCharType="begin"/>
            </w:r>
            <w:r>
              <w:rPr>
                <w:noProof/>
                <w:webHidden/>
              </w:rPr>
              <w:instrText xml:space="preserve"> PAGEREF _Toc185435409 \h </w:instrText>
            </w:r>
            <w:r>
              <w:rPr>
                <w:noProof/>
                <w:webHidden/>
              </w:rPr>
            </w:r>
            <w:r>
              <w:rPr>
                <w:noProof/>
                <w:webHidden/>
              </w:rPr>
              <w:fldChar w:fldCharType="separate"/>
            </w:r>
            <w:r>
              <w:rPr>
                <w:noProof/>
                <w:webHidden/>
              </w:rPr>
              <w:t>125</w:t>
            </w:r>
            <w:r>
              <w:rPr>
                <w:noProof/>
                <w:webHidden/>
              </w:rPr>
              <w:fldChar w:fldCharType="end"/>
            </w:r>
          </w:hyperlink>
        </w:p>
        <w:p w14:paraId="6A926BE9" w14:textId="77777777" w:rsidR="00441859" w:rsidRDefault="007E2880">
          <w:pPr>
            <w:pStyle w:val="TDC3"/>
            <w:rPr>
              <w:rFonts w:asciiTheme="minorHAnsi" w:hAnsiTheme="minorHAnsi"/>
              <w:noProof/>
              <w:sz w:val="22"/>
              <w:szCs w:val="22"/>
            </w:rPr>
          </w:pPr>
          <w:hyperlink w:anchor="_Toc185435410" w:history="1">
            <w:r w:rsidRPr="002B50C3">
              <w:rPr>
                <w:rStyle w:val="Hipervnculo"/>
                <w:noProof/>
              </w:rPr>
              <w:t>10.6.6 Programa de asistencia a los empleados (PAE)</w:t>
            </w:r>
            <w:r>
              <w:rPr>
                <w:noProof/>
                <w:webHidden/>
              </w:rPr>
              <w:tab/>
            </w:r>
            <w:r>
              <w:rPr>
                <w:noProof/>
                <w:webHidden/>
              </w:rPr>
              <w:fldChar w:fldCharType="begin"/>
            </w:r>
            <w:r>
              <w:rPr>
                <w:noProof/>
                <w:webHidden/>
              </w:rPr>
              <w:instrText xml:space="preserve"> PAGEREF _Toc185435410 \h </w:instrText>
            </w:r>
            <w:r>
              <w:rPr>
                <w:noProof/>
                <w:webHidden/>
              </w:rPr>
            </w:r>
            <w:r>
              <w:rPr>
                <w:noProof/>
                <w:webHidden/>
              </w:rPr>
              <w:fldChar w:fldCharType="separate"/>
            </w:r>
            <w:r>
              <w:rPr>
                <w:noProof/>
                <w:webHidden/>
              </w:rPr>
              <w:t>125</w:t>
            </w:r>
            <w:r>
              <w:rPr>
                <w:noProof/>
                <w:webHidden/>
              </w:rPr>
              <w:fldChar w:fldCharType="end"/>
            </w:r>
          </w:hyperlink>
        </w:p>
        <w:p w14:paraId="0E42C2E2" w14:textId="77777777" w:rsidR="00441859" w:rsidRDefault="007E2880">
          <w:pPr>
            <w:pStyle w:val="TDC3"/>
            <w:rPr>
              <w:rFonts w:asciiTheme="minorHAnsi" w:hAnsiTheme="minorHAnsi"/>
              <w:noProof/>
              <w:sz w:val="22"/>
              <w:szCs w:val="22"/>
            </w:rPr>
          </w:pPr>
          <w:hyperlink w:anchor="_Toc185435411" w:history="1">
            <w:r w:rsidRPr="002B50C3">
              <w:rPr>
                <w:rStyle w:val="Hipervnculo"/>
                <w:noProof/>
              </w:rPr>
              <w:t>10.6.7 Estipendio TI y Comunicaciones</w:t>
            </w:r>
            <w:r>
              <w:rPr>
                <w:noProof/>
                <w:webHidden/>
              </w:rPr>
              <w:tab/>
            </w:r>
            <w:r>
              <w:rPr>
                <w:noProof/>
                <w:webHidden/>
              </w:rPr>
              <w:fldChar w:fldCharType="begin"/>
            </w:r>
            <w:r>
              <w:rPr>
                <w:noProof/>
                <w:webHidden/>
              </w:rPr>
              <w:instrText xml:space="preserve"> PAGEREF _Toc185435411 \h </w:instrText>
            </w:r>
            <w:r>
              <w:rPr>
                <w:noProof/>
                <w:webHidden/>
              </w:rPr>
            </w:r>
            <w:r>
              <w:rPr>
                <w:noProof/>
                <w:webHidden/>
              </w:rPr>
              <w:fldChar w:fldCharType="separate"/>
            </w:r>
            <w:r>
              <w:rPr>
                <w:noProof/>
                <w:webHidden/>
              </w:rPr>
              <w:t>125</w:t>
            </w:r>
            <w:r>
              <w:rPr>
                <w:noProof/>
                <w:webHidden/>
              </w:rPr>
              <w:fldChar w:fldCharType="end"/>
            </w:r>
          </w:hyperlink>
        </w:p>
        <w:p w14:paraId="323B0788" w14:textId="77777777" w:rsidR="00441859" w:rsidRDefault="007E2880">
          <w:pPr>
            <w:pStyle w:val="TDC3"/>
            <w:rPr>
              <w:rFonts w:asciiTheme="minorHAnsi" w:hAnsiTheme="minorHAnsi"/>
              <w:noProof/>
              <w:sz w:val="22"/>
              <w:szCs w:val="22"/>
            </w:rPr>
          </w:pPr>
          <w:hyperlink w:anchor="_Toc185435412" w:history="1">
            <w:r w:rsidRPr="002B50C3">
              <w:rPr>
                <w:rStyle w:val="Hipervnculo"/>
                <w:noProof/>
              </w:rPr>
              <w:t>10.6.8 Política de desarrollo profesional</w:t>
            </w:r>
            <w:r>
              <w:rPr>
                <w:noProof/>
                <w:webHidden/>
              </w:rPr>
              <w:tab/>
            </w:r>
            <w:r>
              <w:rPr>
                <w:noProof/>
                <w:webHidden/>
              </w:rPr>
              <w:fldChar w:fldCharType="begin"/>
            </w:r>
            <w:r>
              <w:rPr>
                <w:noProof/>
                <w:webHidden/>
              </w:rPr>
              <w:instrText xml:space="preserve"> PAGEREF _Toc185435412 \h </w:instrText>
            </w:r>
            <w:r>
              <w:rPr>
                <w:noProof/>
                <w:webHidden/>
              </w:rPr>
            </w:r>
            <w:r>
              <w:rPr>
                <w:noProof/>
                <w:webHidden/>
              </w:rPr>
              <w:fldChar w:fldCharType="separate"/>
            </w:r>
            <w:r>
              <w:rPr>
                <w:noProof/>
                <w:webHidden/>
              </w:rPr>
              <w:t>126</w:t>
            </w:r>
            <w:r>
              <w:rPr>
                <w:noProof/>
                <w:webHidden/>
              </w:rPr>
              <w:fldChar w:fldCharType="end"/>
            </w:r>
          </w:hyperlink>
        </w:p>
        <w:p w14:paraId="1D9CC56C" w14:textId="77777777" w:rsidR="00441859" w:rsidRDefault="007E2880">
          <w:pPr>
            <w:pStyle w:val="TDC2"/>
            <w:tabs>
              <w:tab w:val="left" w:pos="1100"/>
            </w:tabs>
            <w:rPr>
              <w:rFonts w:asciiTheme="minorHAnsi" w:hAnsiTheme="minorHAnsi"/>
              <w:noProof/>
              <w:sz w:val="22"/>
              <w:szCs w:val="22"/>
            </w:rPr>
          </w:pPr>
          <w:hyperlink w:anchor="_Toc185435413" w:history="1">
            <w:r w:rsidRPr="002B50C3">
              <w:rPr>
                <w:rStyle w:val="Hipervnculo"/>
                <w:noProof/>
              </w:rPr>
              <w:t>10.7</w:t>
            </w:r>
            <w:r>
              <w:rPr>
                <w:rFonts w:asciiTheme="minorHAnsi" w:hAnsiTheme="minorHAnsi"/>
                <w:noProof/>
                <w:sz w:val="22"/>
                <w:szCs w:val="22"/>
              </w:rPr>
              <w:tab/>
            </w:r>
            <w:r w:rsidRPr="002B50C3">
              <w:rPr>
                <w:rStyle w:val="Hipervnculo"/>
                <w:noProof/>
              </w:rPr>
              <w:t>Permiso retribuido</w:t>
            </w:r>
            <w:r>
              <w:rPr>
                <w:noProof/>
                <w:webHidden/>
              </w:rPr>
              <w:tab/>
            </w:r>
            <w:r>
              <w:rPr>
                <w:noProof/>
                <w:webHidden/>
              </w:rPr>
              <w:fldChar w:fldCharType="begin"/>
            </w:r>
            <w:r>
              <w:rPr>
                <w:noProof/>
                <w:webHidden/>
              </w:rPr>
              <w:instrText xml:space="preserve"> PAGEREF _Toc185435413 \h </w:instrText>
            </w:r>
            <w:r>
              <w:rPr>
                <w:noProof/>
                <w:webHidden/>
              </w:rPr>
            </w:r>
            <w:r>
              <w:rPr>
                <w:noProof/>
                <w:webHidden/>
              </w:rPr>
              <w:fldChar w:fldCharType="separate"/>
            </w:r>
            <w:r>
              <w:rPr>
                <w:noProof/>
                <w:webHidden/>
              </w:rPr>
              <w:t>126</w:t>
            </w:r>
            <w:r>
              <w:rPr>
                <w:noProof/>
                <w:webHidden/>
              </w:rPr>
              <w:fldChar w:fldCharType="end"/>
            </w:r>
          </w:hyperlink>
        </w:p>
        <w:p w14:paraId="224E91FC" w14:textId="77777777" w:rsidR="00441859" w:rsidRDefault="007E2880">
          <w:pPr>
            <w:pStyle w:val="TDC3"/>
            <w:rPr>
              <w:rFonts w:asciiTheme="minorHAnsi" w:hAnsiTheme="minorHAnsi"/>
              <w:noProof/>
              <w:sz w:val="22"/>
              <w:szCs w:val="22"/>
            </w:rPr>
          </w:pPr>
          <w:hyperlink w:anchor="_Toc185435414" w:history="1">
            <w:r w:rsidRPr="002B50C3">
              <w:rPr>
                <w:rStyle w:val="Hipervnculo"/>
                <w:noProof/>
              </w:rPr>
              <w:t>10.7.1 Vacaciones anuales</w:t>
            </w:r>
            <w:r>
              <w:rPr>
                <w:noProof/>
                <w:webHidden/>
              </w:rPr>
              <w:tab/>
            </w:r>
            <w:r>
              <w:rPr>
                <w:noProof/>
                <w:webHidden/>
              </w:rPr>
              <w:fldChar w:fldCharType="begin"/>
            </w:r>
            <w:r>
              <w:rPr>
                <w:noProof/>
                <w:webHidden/>
              </w:rPr>
              <w:instrText xml:space="preserve"> PAGEREF _Toc185435414 \h </w:instrText>
            </w:r>
            <w:r>
              <w:rPr>
                <w:noProof/>
                <w:webHidden/>
              </w:rPr>
            </w:r>
            <w:r>
              <w:rPr>
                <w:noProof/>
                <w:webHidden/>
              </w:rPr>
              <w:fldChar w:fldCharType="separate"/>
            </w:r>
            <w:r>
              <w:rPr>
                <w:noProof/>
                <w:webHidden/>
              </w:rPr>
              <w:t>127</w:t>
            </w:r>
            <w:r>
              <w:rPr>
                <w:noProof/>
                <w:webHidden/>
              </w:rPr>
              <w:fldChar w:fldCharType="end"/>
            </w:r>
          </w:hyperlink>
        </w:p>
        <w:p w14:paraId="3B432A8B" w14:textId="77777777" w:rsidR="00441859" w:rsidRDefault="007E2880">
          <w:pPr>
            <w:pStyle w:val="TDC3"/>
            <w:rPr>
              <w:rFonts w:asciiTheme="minorHAnsi" w:hAnsiTheme="minorHAnsi"/>
              <w:noProof/>
              <w:sz w:val="22"/>
              <w:szCs w:val="22"/>
            </w:rPr>
          </w:pPr>
          <w:hyperlink w:anchor="_Toc185435415" w:history="1">
            <w:r w:rsidRPr="002B50C3">
              <w:rPr>
                <w:rStyle w:val="Hipervnculo"/>
                <w:noProof/>
              </w:rPr>
              <w:t>10.7.2 Baja por enfermedad</w:t>
            </w:r>
            <w:r>
              <w:rPr>
                <w:noProof/>
                <w:webHidden/>
              </w:rPr>
              <w:tab/>
            </w:r>
            <w:r>
              <w:rPr>
                <w:noProof/>
                <w:webHidden/>
              </w:rPr>
              <w:fldChar w:fldCharType="begin"/>
            </w:r>
            <w:r>
              <w:rPr>
                <w:noProof/>
                <w:webHidden/>
              </w:rPr>
              <w:instrText xml:space="preserve"> PAGEREF _Toc185435415 \h </w:instrText>
            </w:r>
            <w:r>
              <w:rPr>
                <w:noProof/>
                <w:webHidden/>
              </w:rPr>
            </w:r>
            <w:r>
              <w:rPr>
                <w:noProof/>
                <w:webHidden/>
              </w:rPr>
              <w:fldChar w:fldCharType="separate"/>
            </w:r>
            <w:r>
              <w:rPr>
                <w:noProof/>
                <w:webHidden/>
              </w:rPr>
              <w:t>130</w:t>
            </w:r>
            <w:r>
              <w:rPr>
                <w:noProof/>
                <w:webHidden/>
              </w:rPr>
              <w:fldChar w:fldCharType="end"/>
            </w:r>
          </w:hyperlink>
        </w:p>
        <w:p w14:paraId="1AC3E09A" w14:textId="77777777" w:rsidR="00441859" w:rsidRDefault="007E2880">
          <w:pPr>
            <w:pStyle w:val="TDC3"/>
            <w:rPr>
              <w:rFonts w:asciiTheme="minorHAnsi" w:hAnsiTheme="minorHAnsi"/>
              <w:noProof/>
              <w:sz w:val="22"/>
              <w:szCs w:val="22"/>
            </w:rPr>
          </w:pPr>
          <w:hyperlink w:anchor="_Toc185435416" w:history="1">
            <w:r w:rsidRPr="002B50C3">
              <w:rPr>
                <w:rStyle w:val="Hipervnculo"/>
                <w:rFonts w:cs="Times New Roman"/>
                <w:i/>
                <w:iCs/>
                <w:noProof/>
              </w:rPr>
              <w:t>10.7.2.1 Utilización de la baja por enfermedad</w:t>
            </w:r>
            <w:r>
              <w:rPr>
                <w:noProof/>
                <w:webHidden/>
              </w:rPr>
              <w:tab/>
            </w:r>
            <w:r>
              <w:rPr>
                <w:noProof/>
                <w:webHidden/>
              </w:rPr>
              <w:fldChar w:fldCharType="begin"/>
            </w:r>
            <w:r>
              <w:rPr>
                <w:noProof/>
                <w:webHidden/>
              </w:rPr>
              <w:instrText xml:space="preserve"> PAGEREF _Toc185435416 \h </w:instrText>
            </w:r>
            <w:r>
              <w:rPr>
                <w:noProof/>
                <w:webHidden/>
              </w:rPr>
            </w:r>
            <w:r>
              <w:rPr>
                <w:noProof/>
                <w:webHidden/>
              </w:rPr>
              <w:fldChar w:fldCharType="separate"/>
            </w:r>
            <w:r>
              <w:rPr>
                <w:noProof/>
                <w:webHidden/>
              </w:rPr>
              <w:t>130</w:t>
            </w:r>
            <w:r>
              <w:rPr>
                <w:noProof/>
                <w:webHidden/>
              </w:rPr>
              <w:fldChar w:fldCharType="end"/>
            </w:r>
          </w:hyperlink>
        </w:p>
        <w:p w14:paraId="678C4012" w14:textId="77777777" w:rsidR="00441859" w:rsidRDefault="007E2880">
          <w:pPr>
            <w:pStyle w:val="TDC3"/>
            <w:rPr>
              <w:rFonts w:asciiTheme="minorHAnsi" w:hAnsiTheme="minorHAnsi"/>
              <w:noProof/>
              <w:sz w:val="22"/>
              <w:szCs w:val="22"/>
            </w:rPr>
          </w:pPr>
          <w:hyperlink w:anchor="_Toc185435417" w:history="1">
            <w:r w:rsidRPr="002B50C3">
              <w:rPr>
                <w:rStyle w:val="Hipervnculo"/>
                <w:rFonts w:cs="Times New Roman"/>
                <w:i/>
                <w:iCs/>
                <w:noProof/>
              </w:rPr>
              <w:t>10.7.2.2 Motivos de baja</w:t>
            </w:r>
            <w:r>
              <w:rPr>
                <w:noProof/>
                <w:webHidden/>
              </w:rPr>
              <w:tab/>
            </w:r>
            <w:r>
              <w:rPr>
                <w:noProof/>
                <w:webHidden/>
              </w:rPr>
              <w:fldChar w:fldCharType="begin"/>
            </w:r>
            <w:r>
              <w:rPr>
                <w:noProof/>
                <w:webHidden/>
              </w:rPr>
              <w:instrText xml:space="preserve"> PAGEREF _Toc185435417 \h </w:instrText>
            </w:r>
            <w:r>
              <w:rPr>
                <w:noProof/>
                <w:webHidden/>
              </w:rPr>
            </w:r>
            <w:r>
              <w:rPr>
                <w:noProof/>
                <w:webHidden/>
              </w:rPr>
              <w:fldChar w:fldCharType="separate"/>
            </w:r>
            <w:r>
              <w:rPr>
                <w:noProof/>
                <w:webHidden/>
              </w:rPr>
              <w:t>131</w:t>
            </w:r>
            <w:r>
              <w:rPr>
                <w:noProof/>
                <w:webHidden/>
              </w:rPr>
              <w:fldChar w:fldCharType="end"/>
            </w:r>
          </w:hyperlink>
        </w:p>
        <w:p w14:paraId="0A82E15D" w14:textId="77777777" w:rsidR="00441859" w:rsidRDefault="007E2880">
          <w:pPr>
            <w:pStyle w:val="TDC3"/>
            <w:rPr>
              <w:rFonts w:asciiTheme="minorHAnsi" w:hAnsiTheme="minorHAnsi"/>
              <w:noProof/>
              <w:sz w:val="22"/>
              <w:szCs w:val="22"/>
            </w:rPr>
          </w:pPr>
          <w:hyperlink w:anchor="_Toc185435418" w:history="1">
            <w:r w:rsidRPr="002B50C3">
              <w:rPr>
                <w:rStyle w:val="Hipervnculo"/>
                <w:rFonts w:cs="Times New Roman"/>
                <w:i/>
                <w:iCs/>
                <w:noProof/>
              </w:rPr>
              <w:t>10.7.2.3 Traslado de bajas por enfermedad</w:t>
            </w:r>
            <w:r>
              <w:rPr>
                <w:noProof/>
                <w:webHidden/>
              </w:rPr>
              <w:tab/>
            </w:r>
            <w:r>
              <w:rPr>
                <w:noProof/>
                <w:webHidden/>
              </w:rPr>
              <w:fldChar w:fldCharType="begin"/>
            </w:r>
            <w:r>
              <w:rPr>
                <w:noProof/>
                <w:webHidden/>
              </w:rPr>
              <w:instrText xml:space="preserve"> PAGEREF _Toc185435418 \h </w:instrText>
            </w:r>
            <w:r>
              <w:rPr>
                <w:noProof/>
                <w:webHidden/>
              </w:rPr>
            </w:r>
            <w:r>
              <w:rPr>
                <w:noProof/>
                <w:webHidden/>
              </w:rPr>
              <w:fldChar w:fldCharType="separate"/>
            </w:r>
            <w:r>
              <w:rPr>
                <w:noProof/>
                <w:webHidden/>
              </w:rPr>
              <w:t>132</w:t>
            </w:r>
            <w:r>
              <w:rPr>
                <w:noProof/>
                <w:webHidden/>
              </w:rPr>
              <w:fldChar w:fldCharType="end"/>
            </w:r>
          </w:hyperlink>
        </w:p>
        <w:p w14:paraId="5A0C52B3" w14:textId="77777777" w:rsidR="00441859" w:rsidRDefault="007E2880">
          <w:pPr>
            <w:pStyle w:val="TDC3"/>
            <w:rPr>
              <w:rFonts w:asciiTheme="minorHAnsi" w:hAnsiTheme="minorHAnsi"/>
              <w:noProof/>
              <w:sz w:val="22"/>
              <w:szCs w:val="22"/>
            </w:rPr>
          </w:pPr>
          <w:hyperlink w:anchor="_Toc185435419" w:history="1">
            <w:r w:rsidRPr="002B50C3">
              <w:rPr>
                <w:rStyle w:val="Hipervnculo"/>
                <w:noProof/>
              </w:rPr>
              <w:t>10.7.3 Alojamiento para embarazadas</w:t>
            </w:r>
            <w:r>
              <w:rPr>
                <w:noProof/>
                <w:webHidden/>
              </w:rPr>
              <w:tab/>
            </w:r>
            <w:r>
              <w:rPr>
                <w:noProof/>
                <w:webHidden/>
              </w:rPr>
              <w:fldChar w:fldCharType="begin"/>
            </w:r>
            <w:r>
              <w:rPr>
                <w:noProof/>
                <w:webHidden/>
              </w:rPr>
              <w:instrText xml:space="preserve"> PAGEREF _Toc185435419 \h </w:instrText>
            </w:r>
            <w:r>
              <w:rPr>
                <w:noProof/>
                <w:webHidden/>
              </w:rPr>
            </w:r>
            <w:r>
              <w:rPr>
                <w:noProof/>
                <w:webHidden/>
              </w:rPr>
              <w:fldChar w:fldCharType="separate"/>
            </w:r>
            <w:r>
              <w:rPr>
                <w:noProof/>
                <w:webHidden/>
              </w:rPr>
              <w:t>132</w:t>
            </w:r>
            <w:r>
              <w:rPr>
                <w:noProof/>
                <w:webHidden/>
              </w:rPr>
              <w:fldChar w:fldCharType="end"/>
            </w:r>
          </w:hyperlink>
        </w:p>
        <w:p w14:paraId="25CD736C" w14:textId="77777777" w:rsidR="00441859" w:rsidRDefault="007E2880">
          <w:pPr>
            <w:pStyle w:val="TDC3"/>
            <w:rPr>
              <w:rFonts w:asciiTheme="minorHAnsi" w:hAnsiTheme="minorHAnsi"/>
              <w:noProof/>
              <w:sz w:val="22"/>
              <w:szCs w:val="22"/>
            </w:rPr>
          </w:pPr>
          <w:hyperlink w:anchor="_Toc185435420" w:history="1">
            <w:r w:rsidRPr="002B50C3">
              <w:rPr>
                <w:rStyle w:val="Hipervnculo"/>
                <w:rFonts w:cs="Times New Roman"/>
                <w:i/>
                <w:iCs/>
                <w:noProof/>
              </w:rPr>
              <w:t>10.7.3.1 Adaptaciones para la lactancia materna</w:t>
            </w:r>
            <w:r>
              <w:rPr>
                <w:noProof/>
                <w:webHidden/>
              </w:rPr>
              <w:tab/>
            </w:r>
            <w:r>
              <w:rPr>
                <w:noProof/>
                <w:webHidden/>
              </w:rPr>
              <w:fldChar w:fldCharType="begin"/>
            </w:r>
            <w:r>
              <w:rPr>
                <w:noProof/>
                <w:webHidden/>
              </w:rPr>
              <w:instrText xml:space="preserve"> PAGEREF _Toc185435420 \h </w:instrText>
            </w:r>
            <w:r>
              <w:rPr>
                <w:noProof/>
                <w:webHidden/>
              </w:rPr>
            </w:r>
            <w:r>
              <w:rPr>
                <w:noProof/>
                <w:webHidden/>
              </w:rPr>
              <w:fldChar w:fldCharType="separate"/>
            </w:r>
            <w:r>
              <w:rPr>
                <w:noProof/>
                <w:webHidden/>
              </w:rPr>
              <w:t>132</w:t>
            </w:r>
            <w:r>
              <w:rPr>
                <w:noProof/>
                <w:webHidden/>
              </w:rPr>
              <w:fldChar w:fldCharType="end"/>
            </w:r>
          </w:hyperlink>
        </w:p>
        <w:p w14:paraId="55D1BA45" w14:textId="77777777" w:rsidR="00441859" w:rsidRDefault="007E2880">
          <w:pPr>
            <w:pStyle w:val="TDC3"/>
            <w:rPr>
              <w:rFonts w:asciiTheme="minorHAnsi" w:hAnsiTheme="minorHAnsi"/>
              <w:noProof/>
              <w:sz w:val="22"/>
              <w:szCs w:val="22"/>
            </w:rPr>
          </w:pPr>
          <w:hyperlink w:anchor="_Toc185435421" w:history="1">
            <w:r w:rsidRPr="002B50C3">
              <w:rPr>
                <w:rStyle w:val="Hipervnculo"/>
                <w:noProof/>
              </w:rPr>
              <w:t>10.7.4 Baja por maternidad</w:t>
            </w:r>
            <w:r>
              <w:rPr>
                <w:noProof/>
                <w:webHidden/>
              </w:rPr>
              <w:tab/>
            </w:r>
            <w:r>
              <w:rPr>
                <w:noProof/>
                <w:webHidden/>
              </w:rPr>
              <w:fldChar w:fldCharType="begin"/>
            </w:r>
            <w:r>
              <w:rPr>
                <w:noProof/>
                <w:webHidden/>
              </w:rPr>
              <w:instrText xml:space="preserve"> PAGEREF _Toc185435421 \h </w:instrText>
            </w:r>
            <w:r>
              <w:rPr>
                <w:noProof/>
                <w:webHidden/>
              </w:rPr>
            </w:r>
            <w:r>
              <w:rPr>
                <w:noProof/>
                <w:webHidden/>
              </w:rPr>
              <w:fldChar w:fldCharType="separate"/>
            </w:r>
            <w:r>
              <w:rPr>
                <w:noProof/>
                <w:webHidden/>
              </w:rPr>
              <w:t>133</w:t>
            </w:r>
            <w:r>
              <w:rPr>
                <w:noProof/>
                <w:webHidden/>
              </w:rPr>
              <w:fldChar w:fldCharType="end"/>
            </w:r>
          </w:hyperlink>
        </w:p>
        <w:p w14:paraId="69E3C035" w14:textId="77777777" w:rsidR="00441859" w:rsidRDefault="007E2880">
          <w:pPr>
            <w:pStyle w:val="TDC3"/>
            <w:rPr>
              <w:rFonts w:asciiTheme="minorHAnsi" w:hAnsiTheme="minorHAnsi"/>
              <w:noProof/>
              <w:sz w:val="22"/>
              <w:szCs w:val="22"/>
            </w:rPr>
          </w:pPr>
          <w:hyperlink w:anchor="_Toc185435422" w:history="1">
            <w:r w:rsidRPr="002B50C3">
              <w:rPr>
                <w:rStyle w:val="Hipervnculo"/>
                <w:noProof/>
              </w:rPr>
              <w:t>10.7.5 Permiso de paternidad</w:t>
            </w:r>
            <w:r>
              <w:rPr>
                <w:noProof/>
                <w:webHidden/>
              </w:rPr>
              <w:tab/>
            </w:r>
            <w:r>
              <w:rPr>
                <w:noProof/>
                <w:webHidden/>
              </w:rPr>
              <w:fldChar w:fldCharType="begin"/>
            </w:r>
            <w:r>
              <w:rPr>
                <w:noProof/>
                <w:webHidden/>
              </w:rPr>
              <w:instrText xml:space="preserve"> PAGEREF _Toc185435422 \h </w:instrText>
            </w:r>
            <w:r>
              <w:rPr>
                <w:noProof/>
                <w:webHidden/>
              </w:rPr>
            </w:r>
            <w:r>
              <w:rPr>
                <w:noProof/>
                <w:webHidden/>
              </w:rPr>
              <w:fldChar w:fldCharType="separate"/>
            </w:r>
            <w:r>
              <w:rPr>
                <w:noProof/>
                <w:webHidden/>
              </w:rPr>
              <w:t>134</w:t>
            </w:r>
            <w:r>
              <w:rPr>
                <w:noProof/>
                <w:webHidden/>
              </w:rPr>
              <w:fldChar w:fldCharType="end"/>
            </w:r>
          </w:hyperlink>
        </w:p>
        <w:p w14:paraId="6151949B" w14:textId="77777777" w:rsidR="00441859" w:rsidRDefault="007E2880">
          <w:pPr>
            <w:pStyle w:val="TDC3"/>
            <w:rPr>
              <w:rFonts w:asciiTheme="minorHAnsi" w:hAnsiTheme="minorHAnsi"/>
              <w:noProof/>
              <w:sz w:val="22"/>
              <w:szCs w:val="22"/>
            </w:rPr>
          </w:pPr>
          <w:hyperlink w:anchor="_Toc185435423" w:history="1">
            <w:r w:rsidRPr="002B50C3">
              <w:rPr>
                <w:rStyle w:val="Hipervnculo"/>
                <w:rFonts w:cs="Times New Roman"/>
                <w:i/>
                <w:iCs/>
                <w:noProof/>
              </w:rPr>
              <w:t>10.7.5.1 Permiso de maternidad/paternidad compartido</w:t>
            </w:r>
            <w:r>
              <w:rPr>
                <w:noProof/>
                <w:webHidden/>
              </w:rPr>
              <w:tab/>
            </w:r>
            <w:r>
              <w:rPr>
                <w:noProof/>
                <w:webHidden/>
              </w:rPr>
              <w:fldChar w:fldCharType="begin"/>
            </w:r>
            <w:r>
              <w:rPr>
                <w:noProof/>
                <w:webHidden/>
              </w:rPr>
              <w:instrText xml:space="preserve"> PAGEREF _Toc185435423 \h </w:instrText>
            </w:r>
            <w:r>
              <w:rPr>
                <w:noProof/>
                <w:webHidden/>
              </w:rPr>
            </w:r>
            <w:r>
              <w:rPr>
                <w:noProof/>
                <w:webHidden/>
              </w:rPr>
              <w:fldChar w:fldCharType="separate"/>
            </w:r>
            <w:r>
              <w:rPr>
                <w:noProof/>
                <w:webHidden/>
              </w:rPr>
              <w:t>135</w:t>
            </w:r>
            <w:r>
              <w:rPr>
                <w:noProof/>
                <w:webHidden/>
              </w:rPr>
              <w:fldChar w:fldCharType="end"/>
            </w:r>
          </w:hyperlink>
        </w:p>
        <w:p w14:paraId="11BEF8F8" w14:textId="77777777" w:rsidR="00441859" w:rsidRDefault="007E2880">
          <w:pPr>
            <w:pStyle w:val="TDC3"/>
            <w:rPr>
              <w:rFonts w:asciiTheme="minorHAnsi" w:hAnsiTheme="minorHAnsi"/>
              <w:noProof/>
              <w:sz w:val="22"/>
              <w:szCs w:val="22"/>
            </w:rPr>
          </w:pPr>
          <w:hyperlink w:anchor="_Toc185435424" w:history="1">
            <w:r w:rsidRPr="002B50C3">
              <w:rPr>
                <w:rStyle w:val="Hipervnculo"/>
                <w:noProof/>
              </w:rPr>
              <w:t>10.7.6 Licencia por duelo</w:t>
            </w:r>
            <w:r>
              <w:rPr>
                <w:noProof/>
                <w:webHidden/>
              </w:rPr>
              <w:tab/>
            </w:r>
            <w:r>
              <w:rPr>
                <w:noProof/>
                <w:webHidden/>
              </w:rPr>
              <w:fldChar w:fldCharType="begin"/>
            </w:r>
            <w:r>
              <w:rPr>
                <w:noProof/>
                <w:webHidden/>
              </w:rPr>
              <w:instrText xml:space="preserve"> PAGEREF _Toc185435424 \h </w:instrText>
            </w:r>
            <w:r>
              <w:rPr>
                <w:noProof/>
                <w:webHidden/>
              </w:rPr>
            </w:r>
            <w:r>
              <w:rPr>
                <w:noProof/>
                <w:webHidden/>
              </w:rPr>
              <w:fldChar w:fldCharType="separate"/>
            </w:r>
            <w:r>
              <w:rPr>
                <w:noProof/>
                <w:webHidden/>
              </w:rPr>
              <w:t>135</w:t>
            </w:r>
            <w:r>
              <w:rPr>
                <w:noProof/>
                <w:webHidden/>
              </w:rPr>
              <w:fldChar w:fldCharType="end"/>
            </w:r>
          </w:hyperlink>
        </w:p>
        <w:p w14:paraId="666202D4" w14:textId="77777777" w:rsidR="00441859" w:rsidRDefault="007E2880">
          <w:pPr>
            <w:pStyle w:val="TDC3"/>
            <w:rPr>
              <w:rFonts w:asciiTheme="minorHAnsi" w:hAnsiTheme="minorHAnsi"/>
              <w:noProof/>
              <w:sz w:val="22"/>
              <w:szCs w:val="22"/>
            </w:rPr>
          </w:pPr>
          <w:hyperlink w:anchor="_Toc185435425" w:history="1">
            <w:r w:rsidRPr="002B50C3">
              <w:rPr>
                <w:rStyle w:val="Hipervnculo"/>
                <w:noProof/>
              </w:rPr>
              <w:t>10.7.7 Licencia por matrimonio</w:t>
            </w:r>
            <w:r>
              <w:rPr>
                <w:noProof/>
                <w:webHidden/>
              </w:rPr>
              <w:tab/>
            </w:r>
            <w:r>
              <w:rPr>
                <w:noProof/>
                <w:webHidden/>
              </w:rPr>
              <w:fldChar w:fldCharType="begin"/>
            </w:r>
            <w:r>
              <w:rPr>
                <w:noProof/>
                <w:webHidden/>
              </w:rPr>
              <w:instrText xml:space="preserve"> PAGEREF _Toc185435425 \h </w:instrText>
            </w:r>
            <w:r>
              <w:rPr>
                <w:noProof/>
                <w:webHidden/>
              </w:rPr>
            </w:r>
            <w:r>
              <w:rPr>
                <w:noProof/>
                <w:webHidden/>
              </w:rPr>
              <w:fldChar w:fldCharType="separate"/>
            </w:r>
            <w:r>
              <w:rPr>
                <w:noProof/>
                <w:webHidden/>
              </w:rPr>
              <w:t>136</w:t>
            </w:r>
            <w:r>
              <w:rPr>
                <w:noProof/>
                <w:webHidden/>
              </w:rPr>
              <w:fldChar w:fldCharType="end"/>
            </w:r>
          </w:hyperlink>
        </w:p>
        <w:p w14:paraId="59137CD2" w14:textId="77777777" w:rsidR="00441859" w:rsidRDefault="007E2880">
          <w:pPr>
            <w:pStyle w:val="TDC3"/>
            <w:rPr>
              <w:rFonts w:asciiTheme="minorHAnsi" w:hAnsiTheme="minorHAnsi"/>
              <w:noProof/>
              <w:sz w:val="22"/>
              <w:szCs w:val="22"/>
            </w:rPr>
          </w:pPr>
          <w:hyperlink w:anchor="_Toc185435426" w:history="1">
            <w:r w:rsidRPr="002B50C3">
              <w:rPr>
                <w:rStyle w:val="Hipervnculo"/>
                <w:noProof/>
              </w:rPr>
              <w:t>10.7.8 Permiso de voto</w:t>
            </w:r>
            <w:r>
              <w:rPr>
                <w:noProof/>
                <w:webHidden/>
              </w:rPr>
              <w:tab/>
            </w:r>
            <w:r>
              <w:rPr>
                <w:noProof/>
                <w:webHidden/>
              </w:rPr>
              <w:fldChar w:fldCharType="begin"/>
            </w:r>
            <w:r>
              <w:rPr>
                <w:noProof/>
                <w:webHidden/>
              </w:rPr>
              <w:instrText xml:space="preserve"> PAGEREF _Toc185435426 \h </w:instrText>
            </w:r>
            <w:r>
              <w:rPr>
                <w:noProof/>
                <w:webHidden/>
              </w:rPr>
            </w:r>
            <w:r>
              <w:rPr>
                <w:noProof/>
                <w:webHidden/>
              </w:rPr>
              <w:fldChar w:fldCharType="separate"/>
            </w:r>
            <w:r>
              <w:rPr>
                <w:noProof/>
                <w:webHidden/>
              </w:rPr>
              <w:t>136</w:t>
            </w:r>
            <w:r>
              <w:rPr>
                <w:noProof/>
                <w:webHidden/>
              </w:rPr>
              <w:fldChar w:fldCharType="end"/>
            </w:r>
          </w:hyperlink>
        </w:p>
        <w:p w14:paraId="5BA85D27" w14:textId="77777777" w:rsidR="00441859" w:rsidRDefault="007E2880">
          <w:pPr>
            <w:pStyle w:val="TDC3"/>
            <w:rPr>
              <w:rFonts w:asciiTheme="minorHAnsi" w:hAnsiTheme="minorHAnsi"/>
              <w:noProof/>
              <w:sz w:val="22"/>
              <w:szCs w:val="22"/>
            </w:rPr>
          </w:pPr>
          <w:hyperlink w:anchor="_Toc185435427" w:history="1">
            <w:r w:rsidRPr="002B50C3">
              <w:rPr>
                <w:rStyle w:val="Hipervnculo"/>
                <w:noProof/>
              </w:rPr>
              <w:t>10.7.9 Baja por paternidad</w:t>
            </w:r>
            <w:r>
              <w:rPr>
                <w:noProof/>
                <w:webHidden/>
              </w:rPr>
              <w:tab/>
            </w:r>
            <w:r>
              <w:rPr>
                <w:noProof/>
                <w:webHidden/>
              </w:rPr>
              <w:fldChar w:fldCharType="begin"/>
            </w:r>
            <w:r>
              <w:rPr>
                <w:noProof/>
                <w:webHidden/>
              </w:rPr>
              <w:instrText xml:space="preserve"> PAGEREF _Toc185435427 \h </w:instrText>
            </w:r>
            <w:r>
              <w:rPr>
                <w:noProof/>
                <w:webHidden/>
              </w:rPr>
            </w:r>
            <w:r>
              <w:rPr>
                <w:noProof/>
                <w:webHidden/>
              </w:rPr>
              <w:fldChar w:fldCharType="separate"/>
            </w:r>
            <w:r>
              <w:rPr>
                <w:noProof/>
                <w:webHidden/>
              </w:rPr>
              <w:t>137</w:t>
            </w:r>
            <w:r>
              <w:rPr>
                <w:noProof/>
                <w:webHidden/>
              </w:rPr>
              <w:fldChar w:fldCharType="end"/>
            </w:r>
          </w:hyperlink>
        </w:p>
        <w:p w14:paraId="650A8B57" w14:textId="77777777" w:rsidR="00441859" w:rsidRDefault="007E2880">
          <w:pPr>
            <w:pStyle w:val="TDC3"/>
            <w:rPr>
              <w:rFonts w:asciiTheme="minorHAnsi" w:hAnsiTheme="minorHAnsi"/>
              <w:noProof/>
              <w:sz w:val="22"/>
              <w:szCs w:val="22"/>
            </w:rPr>
          </w:pPr>
          <w:hyperlink w:anchor="_Toc185435428" w:history="1">
            <w:r w:rsidRPr="002B50C3">
              <w:rPr>
                <w:rStyle w:val="Hipervnculo"/>
                <w:noProof/>
              </w:rPr>
              <w:t>10.7.10 Jurado y testigo</w:t>
            </w:r>
            <w:r>
              <w:rPr>
                <w:noProof/>
                <w:webHidden/>
              </w:rPr>
              <w:tab/>
            </w:r>
            <w:r>
              <w:rPr>
                <w:noProof/>
                <w:webHidden/>
              </w:rPr>
              <w:fldChar w:fldCharType="begin"/>
            </w:r>
            <w:r>
              <w:rPr>
                <w:noProof/>
                <w:webHidden/>
              </w:rPr>
              <w:instrText xml:space="preserve"> PAGEREF _Toc185435428 \h </w:instrText>
            </w:r>
            <w:r>
              <w:rPr>
                <w:noProof/>
                <w:webHidden/>
              </w:rPr>
            </w:r>
            <w:r>
              <w:rPr>
                <w:noProof/>
                <w:webHidden/>
              </w:rPr>
              <w:fldChar w:fldCharType="separate"/>
            </w:r>
            <w:r>
              <w:rPr>
                <w:noProof/>
                <w:webHidden/>
              </w:rPr>
              <w:t>137</w:t>
            </w:r>
            <w:r>
              <w:rPr>
                <w:noProof/>
                <w:webHidden/>
              </w:rPr>
              <w:fldChar w:fldCharType="end"/>
            </w:r>
          </w:hyperlink>
        </w:p>
        <w:p w14:paraId="60907134" w14:textId="77777777" w:rsidR="00441859" w:rsidRDefault="007E2880">
          <w:pPr>
            <w:pStyle w:val="TDC3"/>
            <w:rPr>
              <w:rFonts w:asciiTheme="minorHAnsi" w:hAnsiTheme="minorHAnsi"/>
              <w:noProof/>
              <w:sz w:val="22"/>
              <w:szCs w:val="22"/>
            </w:rPr>
          </w:pPr>
          <w:hyperlink w:anchor="_Toc185435429" w:history="1">
            <w:r w:rsidRPr="002B50C3">
              <w:rPr>
                <w:rStyle w:val="Hipervnculo"/>
                <w:noProof/>
              </w:rPr>
              <w:t>10.7.11 Permiso de voto</w:t>
            </w:r>
            <w:r>
              <w:rPr>
                <w:noProof/>
                <w:webHidden/>
              </w:rPr>
              <w:tab/>
            </w:r>
            <w:r>
              <w:rPr>
                <w:noProof/>
                <w:webHidden/>
              </w:rPr>
              <w:fldChar w:fldCharType="begin"/>
            </w:r>
            <w:r>
              <w:rPr>
                <w:noProof/>
                <w:webHidden/>
              </w:rPr>
              <w:instrText xml:space="preserve"> PAGEREF _Toc185435429 \h </w:instrText>
            </w:r>
            <w:r>
              <w:rPr>
                <w:noProof/>
                <w:webHidden/>
              </w:rPr>
            </w:r>
            <w:r>
              <w:rPr>
                <w:noProof/>
                <w:webHidden/>
              </w:rPr>
              <w:fldChar w:fldCharType="separate"/>
            </w:r>
            <w:r>
              <w:rPr>
                <w:noProof/>
                <w:webHidden/>
              </w:rPr>
              <w:t>137</w:t>
            </w:r>
            <w:r>
              <w:rPr>
                <w:noProof/>
                <w:webHidden/>
              </w:rPr>
              <w:fldChar w:fldCharType="end"/>
            </w:r>
          </w:hyperlink>
        </w:p>
        <w:p w14:paraId="2053C79C" w14:textId="77777777" w:rsidR="00441859" w:rsidRDefault="007E2880">
          <w:pPr>
            <w:pStyle w:val="TDC3"/>
            <w:rPr>
              <w:rFonts w:asciiTheme="minorHAnsi" w:hAnsiTheme="minorHAnsi"/>
              <w:noProof/>
              <w:sz w:val="22"/>
              <w:szCs w:val="22"/>
            </w:rPr>
          </w:pPr>
          <w:hyperlink w:anchor="_Toc185435430" w:history="1">
            <w:r w:rsidRPr="002B50C3">
              <w:rPr>
                <w:rStyle w:val="Hipervnculo"/>
                <w:noProof/>
              </w:rPr>
              <w:t>10.7.12 Cierre temporal de la oficina/licencia por emergencia</w:t>
            </w:r>
            <w:r>
              <w:rPr>
                <w:noProof/>
                <w:webHidden/>
              </w:rPr>
              <w:tab/>
            </w:r>
            <w:r>
              <w:rPr>
                <w:noProof/>
                <w:webHidden/>
              </w:rPr>
              <w:fldChar w:fldCharType="begin"/>
            </w:r>
            <w:r>
              <w:rPr>
                <w:noProof/>
                <w:webHidden/>
              </w:rPr>
              <w:instrText xml:space="preserve"> PAGEREF _Toc185435430 \h </w:instrText>
            </w:r>
            <w:r>
              <w:rPr>
                <w:noProof/>
                <w:webHidden/>
              </w:rPr>
            </w:r>
            <w:r>
              <w:rPr>
                <w:noProof/>
                <w:webHidden/>
              </w:rPr>
              <w:fldChar w:fldCharType="separate"/>
            </w:r>
            <w:r>
              <w:rPr>
                <w:noProof/>
                <w:webHidden/>
              </w:rPr>
              <w:t>137</w:t>
            </w:r>
            <w:r>
              <w:rPr>
                <w:noProof/>
                <w:webHidden/>
              </w:rPr>
              <w:fldChar w:fldCharType="end"/>
            </w:r>
          </w:hyperlink>
        </w:p>
        <w:p w14:paraId="491D7ED8" w14:textId="77777777" w:rsidR="00441859" w:rsidRDefault="007E2880">
          <w:pPr>
            <w:pStyle w:val="TDC2"/>
            <w:rPr>
              <w:rFonts w:asciiTheme="minorHAnsi" w:hAnsiTheme="minorHAnsi"/>
              <w:noProof/>
              <w:sz w:val="22"/>
              <w:szCs w:val="22"/>
            </w:rPr>
          </w:pPr>
          <w:hyperlink w:anchor="_Toc185435432" w:history="1">
            <w:r w:rsidRPr="002B50C3">
              <w:rPr>
                <w:rStyle w:val="Hipervnculo"/>
                <w:noProof/>
              </w:rPr>
              <w:t>10,8 Devengo de prestaciones</w:t>
            </w:r>
            <w:r>
              <w:rPr>
                <w:noProof/>
                <w:webHidden/>
              </w:rPr>
              <w:tab/>
            </w:r>
            <w:r>
              <w:rPr>
                <w:noProof/>
                <w:webHidden/>
              </w:rPr>
              <w:fldChar w:fldCharType="begin"/>
            </w:r>
            <w:r>
              <w:rPr>
                <w:noProof/>
                <w:webHidden/>
              </w:rPr>
              <w:instrText xml:space="preserve"> PAGEREF _Toc185435432 \h </w:instrText>
            </w:r>
            <w:r>
              <w:rPr>
                <w:noProof/>
                <w:webHidden/>
              </w:rPr>
            </w:r>
            <w:r>
              <w:rPr>
                <w:noProof/>
                <w:webHidden/>
              </w:rPr>
              <w:fldChar w:fldCharType="separate"/>
            </w:r>
            <w:r>
              <w:rPr>
                <w:noProof/>
                <w:webHidden/>
              </w:rPr>
              <w:t>138</w:t>
            </w:r>
            <w:r>
              <w:rPr>
                <w:noProof/>
                <w:webHidden/>
              </w:rPr>
              <w:fldChar w:fldCharType="end"/>
            </w:r>
          </w:hyperlink>
        </w:p>
        <w:p w14:paraId="0B97EFC6" w14:textId="77777777" w:rsidR="00441859" w:rsidRDefault="007E2880">
          <w:pPr>
            <w:pStyle w:val="TDC3"/>
            <w:rPr>
              <w:rFonts w:asciiTheme="minorHAnsi" w:hAnsiTheme="minorHAnsi"/>
              <w:noProof/>
              <w:sz w:val="22"/>
              <w:szCs w:val="22"/>
            </w:rPr>
          </w:pPr>
          <w:hyperlink w:anchor="_Toc185435433" w:history="1">
            <w:r w:rsidRPr="002B50C3">
              <w:rPr>
                <w:rStyle w:val="Hipervnculo"/>
                <w:noProof/>
              </w:rPr>
              <w:t>10.8.1 Presentación de los devengos trimestrales de prestaciones</w:t>
            </w:r>
            <w:r>
              <w:rPr>
                <w:noProof/>
                <w:webHidden/>
              </w:rPr>
              <w:tab/>
            </w:r>
            <w:r>
              <w:rPr>
                <w:noProof/>
                <w:webHidden/>
              </w:rPr>
              <w:fldChar w:fldCharType="begin"/>
            </w:r>
            <w:r>
              <w:rPr>
                <w:noProof/>
                <w:webHidden/>
              </w:rPr>
              <w:instrText xml:space="preserve"> PAGEREF _Toc185435433 \h </w:instrText>
            </w:r>
            <w:r>
              <w:rPr>
                <w:noProof/>
                <w:webHidden/>
              </w:rPr>
            </w:r>
            <w:r>
              <w:rPr>
                <w:noProof/>
                <w:webHidden/>
              </w:rPr>
              <w:fldChar w:fldCharType="separate"/>
            </w:r>
            <w:r>
              <w:rPr>
                <w:noProof/>
                <w:webHidden/>
              </w:rPr>
              <w:t>138</w:t>
            </w:r>
            <w:r>
              <w:rPr>
                <w:noProof/>
                <w:webHidden/>
              </w:rPr>
              <w:fldChar w:fldCharType="end"/>
            </w:r>
          </w:hyperlink>
        </w:p>
        <w:p w14:paraId="5ED64775" w14:textId="77777777" w:rsidR="00441859" w:rsidRDefault="007E2880">
          <w:pPr>
            <w:pStyle w:val="TDC2"/>
            <w:rPr>
              <w:rFonts w:asciiTheme="minorHAnsi" w:hAnsiTheme="minorHAnsi"/>
              <w:noProof/>
              <w:sz w:val="22"/>
              <w:szCs w:val="22"/>
            </w:rPr>
          </w:pPr>
          <w:hyperlink w:anchor="_Toc185435434" w:history="1">
            <w:r w:rsidRPr="002B50C3">
              <w:rPr>
                <w:rStyle w:val="Hipervnculo"/>
                <w:noProof/>
              </w:rPr>
              <w:t>10.9 Prestaciones sociales</w:t>
            </w:r>
            <w:r>
              <w:rPr>
                <w:noProof/>
                <w:webHidden/>
              </w:rPr>
              <w:tab/>
            </w:r>
            <w:r>
              <w:rPr>
                <w:noProof/>
                <w:webHidden/>
              </w:rPr>
              <w:fldChar w:fldCharType="begin"/>
            </w:r>
            <w:r>
              <w:rPr>
                <w:noProof/>
                <w:webHidden/>
              </w:rPr>
              <w:instrText xml:space="preserve"> PAGEREF _Toc185435434 \h </w:instrText>
            </w:r>
            <w:r>
              <w:rPr>
                <w:noProof/>
                <w:webHidden/>
              </w:rPr>
            </w:r>
            <w:r>
              <w:rPr>
                <w:noProof/>
                <w:webHidden/>
              </w:rPr>
              <w:fldChar w:fldCharType="separate"/>
            </w:r>
            <w:r>
              <w:rPr>
                <w:noProof/>
                <w:webHidden/>
              </w:rPr>
              <w:t>139</w:t>
            </w:r>
            <w:r>
              <w:rPr>
                <w:noProof/>
                <w:webHidden/>
              </w:rPr>
              <w:fldChar w:fldCharType="end"/>
            </w:r>
          </w:hyperlink>
        </w:p>
        <w:p w14:paraId="5D804D1C" w14:textId="77777777" w:rsidR="00441859" w:rsidRDefault="007E2880">
          <w:pPr>
            <w:pStyle w:val="TDC3"/>
            <w:rPr>
              <w:rFonts w:asciiTheme="minorHAnsi" w:hAnsiTheme="minorHAnsi"/>
              <w:noProof/>
              <w:sz w:val="22"/>
              <w:szCs w:val="22"/>
            </w:rPr>
          </w:pPr>
          <w:hyperlink w:anchor="_Toc185435435" w:history="1">
            <w:r w:rsidRPr="002B50C3">
              <w:rPr>
                <w:rStyle w:val="Hipervnculo"/>
                <w:noProof/>
              </w:rPr>
              <w:t>10.9.1 Seguro de enfermedad</w:t>
            </w:r>
            <w:r>
              <w:rPr>
                <w:noProof/>
                <w:webHidden/>
              </w:rPr>
              <w:tab/>
            </w:r>
            <w:r>
              <w:rPr>
                <w:noProof/>
                <w:webHidden/>
              </w:rPr>
              <w:fldChar w:fldCharType="begin"/>
            </w:r>
            <w:r>
              <w:rPr>
                <w:noProof/>
                <w:webHidden/>
              </w:rPr>
              <w:instrText xml:space="preserve"> PAGEREF _Toc185435435 \h </w:instrText>
            </w:r>
            <w:r>
              <w:rPr>
                <w:noProof/>
                <w:webHidden/>
              </w:rPr>
            </w:r>
            <w:r>
              <w:rPr>
                <w:noProof/>
                <w:webHidden/>
              </w:rPr>
              <w:fldChar w:fldCharType="separate"/>
            </w:r>
            <w:r>
              <w:rPr>
                <w:noProof/>
                <w:webHidden/>
              </w:rPr>
              <w:t>139</w:t>
            </w:r>
            <w:r>
              <w:rPr>
                <w:noProof/>
                <w:webHidden/>
              </w:rPr>
              <w:fldChar w:fldCharType="end"/>
            </w:r>
          </w:hyperlink>
        </w:p>
        <w:p w14:paraId="1E1B23CF" w14:textId="77777777" w:rsidR="00441859" w:rsidRDefault="007E2880">
          <w:pPr>
            <w:pStyle w:val="TDC3"/>
            <w:rPr>
              <w:rFonts w:asciiTheme="minorHAnsi" w:hAnsiTheme="minorHAnsi"/>
              <w:noProof/>
              <w:sz w:val="22"/>
              <w:szCs w:val="22"/>
            </w:rPr>
          </w:pPr>
          <w:hyperlink w:anchor="_Toc185435436" w:history="1">
            <w:r w:rsidRPr="002B50C3">
              <w:rPr>
                <w:rStyle w:val="Hipervnculo"/>
                <w:noProof/>
              </w:rPr>
              <w:t>10.9.2 Régimen de pensiones</w:t>
            </w:r>
            <w:r>
              <w:rPr>
                <w:noProof/>
                <w:webHidden/>
              </w:rPr>
              <w:tab/>
            </w:r>
            <w:r>
              <w:rPr>
                <w:noProof/>
                <w:webHidden/>
              </w:rPr>
              <w:fldChar w:fldCharType="begin"/>
            </w:r>
            <w:r>
              <w:rPr>
                <w:noProof/>
                <w:webHidden/>
              </w:rPr>
              <w:instrText xml:space="preserve"> PAGEREF _Toc185435436 \h </w:instrText>
            </w:r>
            <w:r>
              <w:rPr>
                <w:noProof/>
                <w:webHidden/>
              </w:rPr>
            </w:r>
            <w:r>
              <w:rPr>
                <w:noProof/>
                <w:webHidden/>
              </w:rPr>
              <w:fldChar w:fldCharType="separate"/>
            </w:r>
            <w:r>
              <w:rPr>
                <w:noProof/>
                <w:webHidden/>
              </w:rPr>
              <w:t>139</w:t>
            </w:r>
            <w:r>
              <w:rPr>
                <w:noProof/>
                <w:webHidden/>
              </w:rPr>
              <w:fldChar w:fldCharType="end"/>
            </w:r>
          </w:hyperlink>
        </w:p>
        <w:p w14:paraId="1239809D" w14:textId="77777777" w:rsidR="00441859" w:rsidRDefault="007E2880">
          <w:pPr>
            <w:pStyle w:val="TDC1"/>
            <w:rPr>
              <w:rFonts w:asciiTheme="minorHAnsi" w:hAnsiTheme="minorHAnsi"/>
              <w:noProof/>
              <w:sz w:val="22"/>
              <w:szCs w:val="22"/>
            </w:rPr>
          </w:pPr>
          <w:hyperlink w:anchor="_Toc185435437" w:history="1">
            <w:r w:rsidRPr="002B50C3">
              <w:rPr>
                <w:rStyle w:val="Hipervnculo"/>
                <w:noProof/>
              </w:rPr>
              <w:t>11. Empleados</w:t>
            </w:r>
            <w:r>
              <w:rPr>
                <w:noProof/>
                <w:webHidden/>
              </w:rPr>
              <w:tab/>
            </w:r>
            <w:r>
              <w:rPr>
                <w:noProof/>
                <w:webHidden/>
              </w:rPr>
              <w:fldChar w:fldCharType="begin"/>
            </w:r>
            <w:r>
              <w:rPr>
                <w:noProof/>
                <w:webHidden/>
              </w:rPr>
              <w:instrText xml:space="preserve"> PAGEREF _Toc185435437 \h </w:instrText>
            </w:r>
            <w:r>
              <w:rPr>
                <w:noProof/>
                <w:webHidden/>
              </w:rPr>
            </w:r>
            <w:r>
              <w:rPr>
                <w:noProof/>
                <w:webHidden/>
              </w:rPr>
              <w:fldChar w:fldCharType="separate"/>
            </w:r>
            <w:r>
              <w:rPr>
                <w:noProof/>
                <w:webHidden/>
              </w:rPr>
              <w:t>140</w:t>
            </w:r>
            <w:r>
              <w:rPr>
                <w:noProof/>
                <w:webHidden/>
              </w:rPr>
              <w:fldChar w:fldCharType="end"/>
            </w:r>
          </w:hyperlink>
        </w:p>
        <w:p w14:paraId="4307B44B" w14:textId="77777777" w:rsidR="00441859" w:rsidRDefault="007E2880">
          <w:pPr>
            <w:pStyle w:val="TDC2"/>
            <w:rPr>
              <w:rFonts w:asciiTheme="minorHAnsi" w:hAnsiTheme="minorHAnsi"/>
              <w:noProof/>
              <w:sz w:val="22"/>
              <w:szCs w:val="22"/>
            </w:rPr>
          </w:pPr>
          <w:hyperlink w:anchor="_Toc185435438" w:history="1">
            <w:r w:rsidRPr="002B50C3">
              <w:rPr>
                <w:rStyle w:val="Hipervnculo"/>
                <w:noProof/>
              </w:rPr>
              <w:t>11.1 Descripción de los puestos de trabajo</w:t>
            </w:r>
            <w:r>
              <w:rPr>
                <w:noProof/>
                <w:webHidden/>
              </w:rPr>
              <w:tab/>
            </w:r>
            <w:r>
              <w:rPr>
                <w:noProof/>
                <w:webHidden/>
              </w:rPr>
              <w:fldChar w:fldCharType="begin"/>
            </w:r>
            <w:r>
              <w:rPr>
                <w:noProof/>
                <w:webHidden/>
              </w:rPr>
              <w:instrText xml:space="preserve"> PAGEREF _Toc185435438 \h </w:instrText>
            </w:r>
            <w:r>
              <w:rPr>
                <w:noProof/>
                <w:webHidden/>
              </w:rPr>
            </w:r>
            <w:r>
              <w:rPr>
                <w:noProof/>
                <w:webHidden/>
              </w:rPr>
              <w:fldChar w:fldCharType="separate"/>
            </w:r>
            <w:r>
              <w:rPr>
                <w:noProof/>
                <w:webHidden/>
              </w:rPr>
              <w:t>140</w:t>
            </w:r>
            <w:r>
              <w:rPr>
                <w:noProof/>
                <w:webHidden/>
              </w:rPr>
              <w:fldChar w:fldCharType="end"/>
            </w:r>
          </w:hyperlink>
        </w:p>
        <w:p w14:paraId="199C7000" w14:textId="77777777" w:rsidR="00441859" w:rsidRDefault="007E2880">
          <w:pPr>
            <w:pStyle w:val="TDC2"/>
            <w:rPr>
              <w:rFonts w:asciiTheme="minorHAnsi" w:hAnsiTheme="minorHAnsi"/>
              <w:noProof/>
              <w:sz w:val="22"/>
              <w:szCs w:val="22"/>
            </w:rPr>
          </w:pPr>
          <w:hyperlink w:anchor="_Toc185435439" w:history="1">
            <w:r w:rsidRPr="002B50C3">
              <w:rPr>
                <w:rStyle w:val="Hipervnculo"/>
                <w:noProof/>
              </w:rPr>
              <w:t>11.2 Evaluaciones de resultados</w:t>
            </w:r>
            <w:r>
              <w:rPr>
                <w:noProof/>
                <w:webHidden/>
              </w:rPr>
              <w:tab/>
            </w:r>
            <w:r>
              <w:rPr>
                <w:noProof/>
                <w:webHidden/>
              </w:rPr>
              <w:fldChar w:fldCharType="begin"/>
            </w:r>
            <w:r>
              <w:rPr>
                <w:noProof/>
                <w:webHidden/>
              </w:rPr>
              <w:instrText xml:space="preserve"> PAGEREF _Toc185435439 \h </w:instrText>
            </w:r>
            <w:r>
              <w:rPr>
                <w:noProof/>
                <w:webHidden/>
              </w:rPr>
            </w:r>
            <w:r>
              <w:rPr>
                <w:noProof/>
                <w:webHidden/>
              </w:rPr>
              <w:fldChar w:fldCharType="separate"/>
            </w:r>
            <w:r>
              <w:rPr>
                <w:noProof/>
                <w:webHidden/>
              </w:rPr>
              <w:t>140</w:t>
            </w:r>
            <w:r>
              <w:rPr>
                <w:noProof/>
                <w:webHidden/>
              </w:rPr>
              <w:fldChar w:fldCharType="end"/>
            </w:r>
          </w:hyperlink>
        </w:p>
        <w:p w14:paraId="21815FCE" w14:textId="77777777" w:rsidR="00441859" w:rsidRDefault="007E2880">
          <w:pPr>
            <w:pStyle w:val="TDC3"/>
            <w:rPr>
              <w:rFonts w:asciiTheme="minorHAnsi" w:hAnsiTheme="minorHAnsi"/>
              <w:noProof/>
              <w:sz w:val="22"/>
              <w:szCs w:val="22"/>
            </w:rPr>
          </w:pPr>
          <w:hyperlink w:anchor="_Toc185435440" w:history="1">
            <w:r w:rsidRPr="002B50C3">
              <w:rPr>
                <w:rStyle w:val="Hipervnculo"/>
                <w:noProof/>
              </w:rPr>
              <w:t>11.2.1 Revisiones de 360 grados</w:t>
            </w:r>
            <w:r>
              <w:rPr>
                <w:noProof/>
                <w:webHidden/>
              </w:rPr>
              <w:tab/>
            </w:r>
            <w:r>
              <w:rPr>
                <w:noProof/>
                <w:webHidden/>
              </w:rPr>
              <w:fldChar w:fldCharType="begin"/>
            </w:r>
            <w:r>
              <w:rPr>
                <w:noProof/>
                <w:webHidden/>
              </w:rPr>
              <w:instrText xml:space="preserve"> PAGEREF _Toc185435440 \h </w:instrText>
            </w:r>
            <w:r>
              <w:rPr>
                <w:noProof/>
                <w:webHidden/>
              </w:rPr>
            </w:r>
            <w:r>
              <w:rPr>
                <w:noProof/>
                <w:webHidden/>
              </w:rPr>
              <w:fldChar w:fldCharType="separate"/>
            </w:r>
            <w:r>
              <w:rPr>
                <w:noProof/>
                <w:webHidden/>
              </w:rPr>
              <w:t>141</w:t>
            </w:r>
            <w:r>
              <w:rPr>
                <w:noProof/>
                <w:webHidden/>
              </w:rPr>
              <w:fldChar w:fldCharType="end"/>
            </w:r>
          </w:hyperlink>
        </w:p>
        <w:p w14:paraId="7B453753" w14:textId="77777777" w:rsidR="00441859" w:rsidRDefault="007E2880">
          <w:pPr>
            <w:pStyle w:val="TDC3"/>
            <w:rPr>
              <w:rFonts w:asciiTheme="minorHAnsi" w:hAnsiTheme="minorHAnsi"/>
              <w:noProof/>
              <w:sz w:val="22"/>
              <w:szCs w:val="22"/>
            </w:rPr>
          </w:pPr>
          <w:hyperlink w:anchor="_Toc185435441" w:history="1">
            <w:r w:rsidRPr="002B50C3">
              <w:rPr>
                <w:rStyle w:val="Hipervnculo"/>
                <w:noProof/>
              </w:rPr>
              <w:t>11.2.2 Revisión de resultados a los 90 días</w:t>
            </w:r>
            <w:r>
              <w:rPr>
                <w:noProof/>
                <w:webHidden/>
              </w:rPr>
              <w:tab/>
            </w:r>
            <w:r>
              <w:rPr>
                <w:noProof/>
                <w:webHidden/>
              </w:rPr>
              <w:fldChar w:fldCharType="begin"/>
            </w:r>
            <w:r>
              <w:rPr>
                <w:noProof/>
                <w:webHidden/>
              </w:rPr>
              <w:instrText xml:space="preserve"> PAGEREF _Toc185435441 \h </w:instrText>
            </w:r>
            <w:r>
              <w:rPr>
                <w:noProof/>
                <w:webHidden/>
              </w:rPr>
            </w:r>
            <w:r>
              <w:rPr>
                <w:noProof/>
                <w:webHidden/>
              </w:rPr>
              <w:fldChar w:fldCharType="separate"/>
            </w:r>
            <w:r>
              <w:rPr>
                <w:noProof/>
                <w:webHidden/>
              </w:rPr>
              <w:t>141</w:t>
            </w:r>
            <w:r>
              <w:rPr>
                <w:noProof/>
                <w:webHidden/>
              </w:rPr>
              <w:fldChar w:fldCharType="end"/>
            </w:r>
          </w:hyperlink>
        </w:p>
        <w:p w14:paraId="29687506" w14:textId="77777777" w:rsidR="00441859" w:rsidRDefault="007E2880">
          <w:pPr>
            <w:pStyle w:val="TDC2"/>
            <w:rPr>
              <w:rFonts w:asciiTheme="minorHAnsi" w:hAnsiTheme="minorHAnsi"/>
              <w:noProof/>
              <w:sz w:val="22"/>
              <w:szCs w:val="22"/>
            </w:rPr>
          </w:pPr>
          <w:hyperlink w:anchor="_Toc185435442" w:history="1">
            <w:r w:rsidRPr="002B50C3">
              <w:rPr>
                <w:rStyle w:val="Hipervnculo"/>
                <w:noProof/>
              </w:rPr>
              <w:t>11.3 Ajustes salariales por méritos</w:t>
            </w:r>
            <w:r>
              <w:rPr>
                <w:noProof/>
                <w:webHidden/>
              </w:rPr>
              <w:tab/>
            </w:r>
            <w:r>
              <w:rPr>
                <w:noProof/>
                <w:webHidden/>
              </w:rPr>
              <w:fldChar w:fldCharType="begin"/>
            </w:r>
            <w:r>
              <w:rPr>
                <w:noProof/>
                <w:webHidden/>
              </w:rPr>
              <w:instrText xml:space="preserve"> PAGEREF _Toc185435442 \h </w:instrText>
            </w:r>
            <w:r>
              <w:rPr>
                <w:noProof/>
                <w:webHidden/>
              </w:rPr>
            </w:r>
            <w:r>
              <w:rPr>
                <w:noProof/>
                <w:webHidden/>
              </w:rPr>
              <w:fldChar w:fldCharType="separate"/>
            </w:r>
            <w:r>
              <w:rPr>
                <w:noProof/>
                <w:webHidden/>
              </w:rPr>
              <w:t>141</w:t>
            </w:r>
            <w:r>
              <w:rPr>
                <w:noProof/>
                <w:webHidden/>
              </w:rPr>
              <w:fldChar w:fldCharType="end"/>
            </w:r>
          </w:hyperlink>
        </w:p>
        <w:p w14:paraId="275E230D" w14:textId="77777777" w:rsidR="00441859" w:rsidRDefault="007E2880">
          <w:pPr>
            <w:pStyle w:val="TDC2"/>
            <w:rPr>
              <w:rFonts w:asciiTheme="minorHAnsi" w:hAnsiTheme="minorHAnsi"/>
              <w:noProof/>
              <w:sz w:val="22"/>
              <w:szCs w:val="22"/>
            </w:rPr>
          </w:pPr>
          <w:hyperlink w:anchor="_Toc185435443" w:history="1">
            <w:r w:rsidRPr="002B50C3">
              <w:rPr>
                <w:rStyle w:val="Hipervnculo"/>
                <w:noProof/>
              </w:rPr>
              <w:t>11. 4 Pagos únicos por ajustes de la inflación de impacto</w:t>
            </w:r>
            <w:r>
              <w:rPr>
                <w:noProof/>
                <w:webHidden/>
              </w:rPr>
              <w:tab/>
            </w:r>
            <w:r>
              <w:rPr>
                <w:noProof/>
                <w:webHidden/>
              </w:rPr>
              <w:fldChar w:fldCharType="begin"/>
            </w:r>
            <w:r>
              <w:rPr>
                <w:noProof/>
                <w:webHidden/>
              </w:rPr>
              <w:instrText xml:space="preserve"> PAGEREF _Toc185435443 \h </w:instrText>
            </w:r>
            <w:r>
              <w:rPr>
                <w:noProof/>
                <w:webHidden/>
              </w:rPr>
            </w:r>
            <w:r>
              <w:rPr>
                <w:noProof/>
                <w:webHidden/>
              </w:rPr>
              <w:fldChar w:fldCharType="separate"/>
            </w:r>
            <w:r>
              <w:rPr>
                <w:noProof/>
                <w:webHidden/>
              </w:rPr>
              <w:t>142</w:t>
            </w:r>
            <w:r>
              <w:rPr>
                <w:noProof/>
                <w:webHidden/>
              </w:rPr>
              <w:fldChar w:fldCharType="end"/>
            </w:r>
          </w:hyperlink>
        </w:p>
        <w:p w14:paraId="61736238" w14:textId="77777777" w:rsidR="00441859" w:rsidRDefault="007E2880">
          <w:pPr>
            <w:pStyle w:val="TDC2"/>
            <w:rPr>
              <w:rFonts w:asciiTheme="minorHAnsi" w:hAnsiTheme="minorHAnsi"/>
              <w:noProof/>
              <w:sz w:val="22"/>
              <w:szCs w:val="22"/>
            </w:rPr>
          </w:pPr>
          <w:hyperlink w:anchor="_Toc185435444" w:history="1">
            <w:r w:rsidRPr="002B50C3">
              <w:rPr>
                <w:rStyle w:val="Hipervnculo"/>
                <w:noProof/>
              </w:rPr>
              <w:t>11,5 Anticipos de salario</w:t>
            </w:r>
            <w:r>
              <w:rPr>
                <w:noProof/>
                <w:webHidden/>
              </w:rPr>
              <w:tab/>
            </w:r>
            <w:r>
              <w:rPr>
                <w:noProof/>
                <w:webHidden/>
              </w:rPr>
              <w:fldChar w:fldCharType="begin"/>
            </w:r>
            <w:r>
              <w:rPr>
                <w:noProof/>
                <w:webHidden/>
              </w:rPr>
              <w:instrText xml:space="preserve"> PAGEREF _Toc185435444 \h </w:instrText>
            </w:r>
            <w:r>
              <w:rPr>
                <w:noProof/>
                <w:webHidden/>
              </w:rPr>
            </w:r>
            <w:r>
              <w:rPr>
                <w:noProof/>
                <w:webHidden/>
              </w:rPr>
              <w:fldChar w:fldCharType="separate"/>
            </w:r>
            <w:r>
              <w:rPr>
                <w:noProof/>
                <w:webHidden/>
              </w:rPr>
              <w:t>142</w:t>
            </w:r>
            <w:r>
              <w:rPr>
                <w:noProof/>
                <w:webHidden/>
              </w:rPr>
              <w:fldChar w:fldCharType="end"/>
            </w:r>
          </w:hyperlink>
        </w:p>
        <w:p w14:paraId="228BD689" w14:textId="77777777" w:rsidR="00441859" w:rsidRDefault="007E2880">
          <w:pPr>
            <w:pStyle w:val="TDC2"/>
            <w:rPr>
              <w:rFonts w:asciiTheme="minorHAnsi" w:hAnsiTheme="minorHAnsi"/>
              <w:noProof/>
              <w:sz w:val="22"/>
              <w:szCs w:val="22"/>
            </w:rPr>
          </w:pPr>
          <w:hyperlink w:anchor="_Toc185435445" w:history="1">
            <w:r w:rsidRPr="002B50C3">
              <w:rPr>
                <w:rStyle w:val="Hipervnculo"/>
                <w:noProof/>
              </w:rPr>
              <w:t>11.6 Código de vestimenta sugerido para el personal</w:t>
            </w:r>
            <w:r>
              <w:rPr>
                <w:noProof/>
                <w:webHidden/>
              </w:rPr>
              <w:tab/>
            </w:r>
            <w:r>
              <w:rPr>
                <w:noProof/>
                <w:webHidden/>
              </w:rPr>
              <w:fldChar w:fldCharType="begin"/>
            </w:r>
            <w:r>
              <w:rPr>
                <w:noProof/>
                <w:webHidden/>
              </w:rPr>
              <w:instrText xml:space="preserve"> PAGEREF _Toc185435445 \h </w:instrText>
            </w:r>
            <w:r>
              <w:rPr>
                <w:noProof/>
                <w:webHidden/>
              </w:rPr>
            </w:r>
            <w:r>
              <w:rPr>
                <w:noProof/>
                <w:webHidden/>
              </w:rPr>
              <w:fldChar w:fldCharType="separate"/>
            </w:r>
            <w:r>
              <w:rPr>
                <w:noProof/>
                <w:webHidden/>
              </w:rPr>
              <w:t>142</w:t>
            </w:r>
            <w:r>
              <w:rPr>
                <w:noProof/>
                <w:webHidden/>
              </w:rPr>
              <w:fldChar w:fldCharType="end"/>
            </w:r>
          </w:hyperlink>
        </w:p>
        <w:p w14:paraId="69B21797" w14:textId="77777777" w:rsidR="00441859" w:rsidRDefault="007E2880">
          <w:pPr>
            <w:pStyle w:val="TDC3"/>
            <w:rPr>
              <w:rFonts w:asciiTheme="minorHAnsi" w:hAnsiTheme="minorHAnsi"/>
              <w:noProof/>
              <w:sz w:val="22"/>
              <w:szCs w:val="22"/>
            </w:rPr>
          </w:pPr>
          <w:hyperlink w:anchor="_Toc185435446" w:history="1">
            <w:r w:rsidRPr="002B50C3">
              <w:rPr>
                <w:rStyle w:val="Hipervnculo"/>
                <w:noProof/>
              </w:rPr>
              <w:t>11.6.1 Aspecto y atuendo</w:t>
            </w:r>
            <w:r>
              <w:rPr>
                <w:noProof/>
                <w:webHidden/>
              </w:rPr>
              <w:tab/>
            </w:r>
            <w:r>
              <w:rPr>
                <w:noProof/>
                <w:webHidden/>
              </w:rPr>
              <w:fldChar w:fldCharType="begin"/>
            </w:r>
            <w:r>
              <w:rPr>
                <w:noProof/>
                <w:webHidden/>
              </w:rPr>
              <w:instrText xml:space="preserve"> PAGEREF _Toc185435446 \h </w:instrText>
            </w:r>
            <w:r>
              <w:rPr>
                <w:noProof/>
                <w:webHidden/>
              </w:rPr>
            </w:r>
            <w:r>
              <w:rPr>
                <w:noProof/>
                <w:webHidden/>
              </w:rPr>
              <w:fldChar w:fldCharType="separate"/>
            </w:r>
            <w:r>
              <w:rPr>
                <w:noProof/>
                <w:webHidden/>
              </w:rPr>
              <w:t>143</w:t>
            </w:r>
            <w:r>
              <w:rPr>
                <w:noProof/>
                <w:webHidden/>
              </w:rPr>
              <w:fldChar w:fldCharType="end"/>
            </w:r>
          </w:hyperlink>
        </w:p>
        <w:p w14:paraId="703FE32E" w14:textId="77777777" w:rsidR="00441859" w:rsidRDefault="007E2880">
          <w:pPr>
            <w:pStyle w:val="TDC2"/>
            <w:rPr>
              <w:rFonts w:asciiTheme="minorHAnsi" w:hAnsiTheme="minorHAnsi"/>
              <w:noProof/>
              <w:sz w:val="22"/>
              <w:szCs w:val="22"/>
            </w:rPr>
          </w:pPr>
          <w:hyperlink w:anchor="_Toc185435447" w:history="1">
            <w:r w:rsidRPr="002B50C3">
              <w:rPr>
                <w:rStyle w:val="Hipervnculo"/>
                <w:noProof/>
              </w:rPr>
              <w:t>11.7 Comunicar los retrasos</w:t>
            </w:r>
            <w:r>
              <w:rPr>
                <w:noProof/>
                <w:webHidden/>
              </w:rPr>
              <w:tab/>
            </w:r>
            <w:r>
              <w:rPr>
                <w:noProof/>
                <w:webHidden/>
              </w:rPr>
              <w:fldChar w:fldCharType="begin"/>
            </w:r>
            <w:r>
              <w:rPr>
                <w:noProof/>
                <w:webHidden/>
              </w:rPr>
              <w:instrText xml:space="preserve"> PAGEREF _Toc185435447 \h </w:instrText>
            </w:r>
            <w:r>
              <w:rPr>
                <w:noProof/>
                <w:webHidden/>
              </w:rPr>
            </w:r>
            <w:r>
              <w:rPr>
                <w:noProof/>
                <w:webHidden/>
              </w:rPr>
              <w:fldChar w:fldCharType="separate"/>
            </w:r>
            <w:r>
              <w:rPr>
                <w:noProof/>
                <w:webHidden/>
              </w:rPr>
              <w:t>145</w:t>
            </w:r>
            <w:r>
              <w:rPr>
                <w:noProof/>
                <w:webHidden/>
              </w:rPr>
              <w:fldChar w:fldCharType="end"/>
            </w:r>
          </w:hyperlink>
        </w:p>
        <w:p w14:paraId="5DFB480E" w14:textId="77777777" w:rsidR="00441859" w:rsidRDefault="007E2880">
          <w:pPr>
            <w:pStyle w:val="TDC2"/>
            <w:rPr>
              <w:rFonts w:asciiTheme="minorHAnsi" w:hAnsiTheme="minorHAnsi"/>
              <w:noProof/>
              <w:sz w:val="22"/>
              <w:szCs w:val="22"/>
            </w:rPr>
          </w:pPr>
          <w:hyperlink w:anchor="_Toc185435448" w:history="1">
            <w:r w:rsidRPr="002B50C3">
              <w:rPr>
                <w:rStyle w:val="Hipervnculo"/>
                <w:noProof/>
              </w:rPr>
              <w:t>11.8</w:t>
            </w:r>
            <w:r>
              <w:rPr>
                <w:noProof/>
                <w:webHidden/>
              </w:rPr>
              <w:tab/>
            </w:r>
            <w:r>
              <w:rPr>
                <w:noProof/>
                <w:webHidden/>
              </w:rPr>
              <w:fldChar w:fldCharType="begin"/>
            </w:r>
            <w:r>
              <w:rPr>
                <w:noProof/>
                <w:webHidden/>
              </w:rPr>
              <w:instrText xml:space="preserve"> PAGEREF _Toc185435448 \h </w:instrText>
            </w:r>
            <w:r>
              <w:rPr>
                <w:noProof/>
                <w:webHidden/>
              </w:rPr>
            </w:r>
            <w:r>
              <w:rPr>
                <w:noProof/>
                <w:webHidden/>
              </w:rPr>
              <w:fldChar w:fldCharType="separate"/>
            </w:r>
            <w:r>
              <w:rPr>
                <w:noProof/>
                <w:webHidden/>
              </w:rPr>
              <w:t>145</w:t>
            </w:r>
            <w:r>
              <w:rPr>
                <w:noProof/>
                <w:webHidden/>
              </w:rPr>
              <w:fldChar w:fldCharType="end"/>
            </w:r>
          </w:hyperlink>
        </w:p>
        <w:p w14:paraId="0C08341B" w14:textId="77777777" w:rsidR="00441859" w:rsidRDefault="007E2880">
          <w:pPr>
            <w:pStyle w:val="TDC2"/>
            <w:rPr>
              <w:rFonts w:asciiTheme="minorHAnsi" w:hAnsiTheme="minorHAnsi"/>
              <w:noProof/>
              <w:sz w:val="22"/>
              <w:szCs w:val="22"/>
            </w:rPr>
          </w:pPr>
          <w:hyperlink w:anchor="_Toc185435449" w:history="1">
            <w:r w:rsidRPr="002B50C3">
              <w:rPr>
                <w:rStyle w:val="Hipervnculo"/>
                <w:noProof/>
              </w:rPr>
              <w:t>Comunicar las ausencias</w:t>
            </w:r>
            <w:r>
              <w:rPr>
                <w:noProof/>
                <w:webHidden/>
              </w:rPr>
              <w:tab/>
            </w:r>
            <w:r>
              <w:rPr>
                <w:noProof/>
                <w:webHidden/>
              </w:rPr>
              <w:fldChar w:fldCharType="begin"/>
            </w:r>
            <w:r>
              <w:rPr>
                <w:noProof/>
                <w:webHidden/>
              </w:rPr>
              <w:instrText xml:space="preserve"> PAGEREF _Toc185435449 \h </w:instrText>
            </w:r>
            <w:r>
              <w:rPr>
                <w:noProof/>
                <w:webHidden/>
              </w:rPr>
            </w:r>
            <w:r>
              <w:rPr>
                <w:noProof/>
                <w:webHidden/>
              </w:rPr>
              <w:fldChar w:fldCharType="separate"/>
            </w:r>
            <w:r>
              <w:rPr>
                <w:noProof/>
                <w:webHidden/>
              </w:rPr>
              <w:t>145</w:t>
            </w:r>
            <w:r>
              <w:rPr>
                <w:noProof/>
                <w:webHidden/>
              </w:rPr>
              <w:fldChar w:fldCharType="end"/>
            </w:r>
          </w:hyperlink>
        </w:p>
        <w:p w14:paraId="31C39C51" w14:textId="77777777" w:rsidR="00441859" w:rsidRDefault="007E2880">
          <w:pPr>
            <w:pStyle w:val="TDC2"/>
            <w:tabs>
              <w:tab w:val="left" w:pos="1100"/>
            </w:tabs>
            <w:rPr>
              <w:rFonts w:asciiTheme="minorHAnsi" w:hAnsiTheme="minorHAnsi"/>
              <w:noProof/>
              <w:sz w:val="22"/>
              <w:szCs w:val="22"/>
            </w:rPr>
          </w:pPr>
          <w:hyperlink w:anchor="_Toc185435450" w:history="1">
            <w:r w:rsidRPr="002B50C3">
              <w:rPr>
                <w:rStyle w:val="Hipervnculo"/>
                <w:noProof/>
              </w:rPr>
              <w:t>11.9</w:t>
            </w:r>
            <w:r>
              <w:rPr>
                <w:rFonts w:asciiTheme="minorHAnsi" w:hAnsiTheme="minorHAnsi"/>
                <w:noProof/>
                <w:sz w:val="22"/>
                <w:szCs w:val="22"/>
              </w:rPr>
              <w:tab/>
            </w:r>
            <w:r w:rsidRPr="002B50C3">
              <w:rPr>
                <w:rStyle w:val="Hipervnculo"/>
                <w:noProof/>
              </w:rPr>
              <w:t>Relaciones personales</w:t>
            </w:r>
            <w:r>
              <w:rPr>
                <w:noProof/>
                <w:webHidden/>
              </w:rPr>
              <w:tab/>
            </w:r>
            <w:r>
              <w:rPr>
                <w:noProof/>
                <w:webHidden/>
              </w:rPr>
              <w:fldChar w:fldCharType="begin"/>
            </w:r>
            <w:r>
              <w:rPr>
                <w:noProof/>
                <w:webHidden/>
              </w:rPr>
              <w:instrText xml:space="preserve"> PAGEREF _Toc185435450 \h </w:instrText>
            </w:r>
            <w:r>
              <w:rPr>
                <w:noProof/>
                <w:webHidden/>
              </w:rPr>
            </w:r>
            <w:r>
              <w:rPr>
                <w:noProof/>
                <w:webHidden/>
              </w:rPr>
              <w:fldChar w:fldCharType="separate"/>
            </w:r>
            <w:r>
              <w:rPr>
                <w:noProof/>
                <w:webHidden/>
              </w:rPr>
              <w:t>146</w:t>
            </w:r>
            <w:r>
              <w:rPr>
                <w:noProof/>
                <w:webHidden/>
              </w:rPr>
              <w:fldChar w:fldCharType="end"/>
            </w:r>
          </w:hyperlink>
        </w:p>
        <w:p w14:paraId="3850A538" w14:textId="77777777" w:rsidR="00441859" w:rsidRDefault="007E2880">
          <w:pPr>
            <w:pStyle w:val="TDC2"/>
            <w:tabs>
              <w:tab w:val="left" w:pos="1100"/>
            </w:tabs>
            <w:rPr>
              <w:rFonts w:asciiTheme="minorHAnsi" w:hAnsiTheme="minorHAnsi"/>
              <w:noProof/>
              <w:sz w:val="22"/>
              <w:szCs w:val="22"/>
            </w:rPr>
          </w:pPr>
          <w:hyperlink w:anchor="_Toc185435451" w:history="1">
            <w:r w:rsidRPr="002B50C3">
              <w:rPr>
                <w:rStyle w:val="Hipervnculo"/>
                <w:noProof/>
              </w:rPr>
              <w:t>11.10</w:t>
            </w:r>
            <w:r>
              <w:rPr>
                <w:rFonts w:asciiTheme="minorHAnsi" w:hAnsiTheme="minorHAnsi"/>
                <w:noProof/>
                <w:sz w:val="22"/>
                <w:szCs w:val="22"/>
              </w:rPr>
              <w:tab/>
            </w:r>
            <w:r w:rsidRPr="002B50C3">
              <w:rPr>
                <w:rStyle w:val="Hipervnculo"/>
                <w:noProof/>
              </w:rPr>
              <w:t>Procedimiento de resolución de conflictos en el lugar de trabajo</w:t>
            </w:r>
            <w:r>
              <w:rPr>
                <w:noProof/>
                <w:webHidden/>
              </w:rPr>
              <w:tab/>
            </w:r>
            <w:r>
              <w:rPr>
                <w:noProof/>
                <w:webHidden/>
              </w:rPr>
              <w:fldChar w:fldCharType="begin"/>
            </w:r>
            <w:r>
              <w:rPr>
                <w:noProof/>
                <w:webHidden/>
              </w:rPr>
              <w:instrText xml:space="preserve"> PAGEREF _Toc185435451 \h </w:instrText>
            </w:r>
            <w:r>
              <w:rPr>
                <w:noProof/>
                <w:webHidden/>
              </w:rPr>
            </w:r>
            <w:r>
              <w:rPr>
                <w:noProof/>
                <w:webHidden/>
              </w:rPr>
              <w:fldChar w:fldCharType="separate"/>
            </w:r>
            <w:r>
              <w:rPr>
                <w:noProof/>
                <w:webHidden/>
              </w:rPr>
              <w:t>147</w:t>
            </w:r>
            <w:r>
              <w:rPr>
                <w:noProof/>
                <w:webHidden/>
              </w:rPr>
              <w:fldChar w:fldCharType="end"/>
            </w:r>
          </w:hyperlink>
        </w:p>
        <w:p w14:paraId="08DF2E5D" w14:textId="77777777" w:rsidR="00441859" w:rsidRDefault="007E2880">
          <w:pPr>
            <w:pStyle w:val="TDC2"/>
            <w:rPr>
              <w:rFonts w:asciiTheme="minorHAnsi" w:hAnsiTheme="minorHAnsi"/>
              <w:noProof/>
              <w:sz w:val="22"/>
              <w:szCs w:val="22"/>
            </w:rPr>
          </w:pPr>
          <w:hyperlink w:anchor="_Toc185435452" w:history="1">
            <w:r w:rsidRPr="002B50C3">
              <w:rPr>
                <w:rStyle w:val="Hipervnculo"/>
                <w:noProof/>
              </w:rPr>
              <w:t>11.11 Resolución de litigios</w:t>
            </w:r>
            <w:r>
              <w:rPr>
                <w:noProof/>
                <w:webHidden/>
              </w:rPr>
              <w:tab/>
            </w:r>
            <w:r>
              <w:rPr>
                <w:noProof/>
                <w:webHidden/>
              </w:rPr>
              <w:fldChar w:fldCharType="begin"/>
            </w:r>
            <w:r>
              <w:rPr>
                <w:noProof/>
                <w:webHidden/>
              </w:rPr>
              <w:instrText xml:space="preserve"> PAGEREF _Toc185435452 \h </w:instrText>
            </w:r>
            <w:r>
              <w:rPr>
                <w:noProof/>
                <w:webHidden/>
              </w:rPr>
            </w:r>
            <w:r>
              <w:rPr>
                <w:noProof/>
                <w:webHidden/>
              </w:rPr>
              <w:fldChar w:fldCharType="separate"/>
            </w:r>
            <w:r>
              <w:rPr>
                <w:noProof/>
                <w:webHidden/>
              </w:rPr>
              <w:t>147</w:t>
            </w:r>
            <w:r>
              <w:rPr>
                <w:noProof/>
                <w:webHidden/>
              </w:rPr>
              <w:fldChar w:fldCharType="end"/>
            </w:r>
          </w:hyperlink>
        </w:p>
        <w:p w14:paraId="7502512A" w14:textId="77777777" w:rsidR="00441859" w:rsidRDefault="007E2880">
          <w:pPr>
            <w:pStyle w:val="TDC2"/>
            <w:rPr>
              <w:rFonts w:asciiTheme="minorHAnsi" w:hAnsiTheme="minorHAnsi"/>
              <w:noProof/>
              <w:sz w:val="22"/>
              <w:szCs w:val="22"/>
            </w:rPr>
          </w:pPr>
          <w:hyperlink w:anchor="_Toc185435453" w:history="1">
            <w:r w:rsidRPr="002B50C3">
              <w:rPr>
                <w:rStyle w:val="Hipervnculo"/>
                <w:noProof/>
              </w:rPr>
              <w:t>11.12 Conflictos laborales</w:t>
            </w:r>
            <w:r>
              <w:rPr>
                <w:noProof/>
                <w:webHidden/>
              </w:rPr>
              <w:tab/>
            </w:r>
            <w:r>
              <w:rPr>
                <w:noProof/>
                <w:webHidden/>
              </w:rPr>
              <w:fldChar w:fldCharType="begin"/>
            </w:r>
            <w:r>
              <w:rPr>
                <w:noProof/>
                <w:webHidden/>
              </w:rPr>
              <w:instrText xml:space="preserve"> PAGEREF _Toc185435453 \h </w:instrText>
            </w:r>
            <w:r>
              <w:rPr>
                <w:noProof/>
                <w:webHidden/>
              </w:rPr>
            </w:r>
            <w:r>
              <w:rPr>
                <w:noProof/>
                <w:webHidden/>
              </w:rPr>
              <w:fldChar w:fldCharType="separate"/>
            </w:r>
            <w:r>
              <w:rPr>
                <w:noProof/>
                <w:webHidden/>
              </w:rPr>
              <w:t>148</w:t>
            </w:r>
            <w:r>
              <w:rPr>
                <w:noProof/>
                <w:webHidden/>
              </w:rPr>
              <w:fldChar w:fldCharType="end"/>
            </w:r>
          </w:hyperlink>
        </w:p>
        <w:p w14:paraId="74F0BEFA" w14:textId="77777777" w:rsidR="00441859" w:rsidRDefault="007E2880">
          <w:pPr>
            <w:pStyle w:val="TDC2"/>
            <w:rPr>
              <w:rFonts w:asciiTheme="minorHAnsi" w:hAnsiTheme="minorHAnsi"/>
              <w:noProof/>
              <w:sz w:val="22"/>
              <w:szCs w:val="22"/>
            </w:rPr>
          </w:pPr>
          <w:hyperlink w:anchor="_Toc185435454" w:history="1">
            <w:r w:rsidRPr="002B50C3">
              <w:rPr>
                <w:rStyle w:val="Hipervnculo"/>
                <w:noProof/>
              </w:rPr>
              <w:t>11.13 Motivos de las medidas disciplinarias</w:t>
            </w:r>
            <w:r>
              <w:rPr>
                <w:noProof/>
                <w:webHidden/>
              </w:rPr>
              <w:tab/>
            </w:r>
            <w:r>
              <w:rPr>
                <w:noProof/>
                <w:webHidden/>
              </w:rPr>
              <w:fldChar w:fldCharType="begin"/>
            </w:r>
            <w:r>
              <w:rPr>
                <w:noProof/>
                <w:webHidden/>
              </w:rPr>
              <w:instrText xml:space="preserve"> PAGEREF _Toc185435454 \h </w:instrText>
            </w:r>
            <w:r>
              <w:rPr>
                <w:noProof/>
                <w:webHidden/>
              </w:rPr>
            </w:r>
            <w:r>
              <w:rPr>
                <w:noProof/>
                <w:webHidden/>
              </w:rPr>
              <w:fldChar w:fldCharType="separate"/>
            </w:r>
            <w:r>
              <w:rPr>
                <w:noProof/>
                <w:webHidden/>
              </w:rPr>
              <w:t>148</w:t>
            </w:r>
            <w:r>
              <w:rPr>
                <w:noProof/>
                <w:webHidden/>
              </w:rPr>
              <w:fldChar w:fldCharType="end"/>
            </w:r>
          </w:hyperlink>
        </w:p>
        <w:p w14:paraId="52DB6D70" w14:textId="77777777" w:rsidR="00441859" w:rsidRDefault="007E2880">
          <w:pPr>
            <w:pStyle w:val="TDC2"/>
            <w:rPr>
              <w:rFonts w:asciiTheme="minorHAnsi" w:hAnsiTheme="minorHAnsi"/>
              <w:noProof/>
              <w:sz w:val="22"/>
              <w:szCs w:val="22"/>
            </w:rPr>
          </w:pPr>
          <w:hyperlink w:anchor="_Toc185435455" w:history="1">
            <w:r w:rsidRPr="002B50C3">
              <w:rPr>
                <w:rStyle w:val="Hipervnculo"/>
                <w:noProof/>
              </w:rPr>
              <w:t>11.14 Disciplina progresiva</w:t>
            </w:r>
            <w:r>
              <w:rPr>
                <w:noProof/>
                <w:webHidden/>
              </w:rPr>
              <w:tab/>
            </w:r>
            <w:r>
              <w:rPr>
                <w:noProof/>
                <w:webHidden/>
              </w:rPr>
              <w:fldChar w:fldCharType="begin"/>
            </w:r>
            <w:r>
              <w:rPr>
                <w:noProof/>
                <w:webHidden/>
              </w:rPr>
              <w:instrText xml:space="preserve"> PAGEREF _Toc185435455 \h </w:instrText>
            </w:r>
            <w:r>
              <w:rPr>
                <w:noProof/>
                <w:webHidden/>
              </w:rPr>
            </w:r>
            <w:r>
              <w:rPr>
                <w:noProof/>
                <w:webHidden/>
              </w:rPr>
              <w:fldChar w:fldCharType="separate"/>
            </w:r>
            <w:r>
              <w:rPr>
                <w:noProof/>
                <w:webHidden/>
              </w:rPr>
              <w:t>149</w:t>
            </w:r>
            <w:r>
              <w:rPr>
                <w:noProof/>
                <w:webHidden/>
              </w:rPr>
              <w:fldChar w:fldCharType="end"/>
            </w:r>
          </w:hyperlink>
        </w:p>
        <w:p w14:paraId="47023BD3" w14:textId="77777777" w:rsidR="00441859" w:rsidRDefault="007E2880">
          <w:pPr>
            <w:pStyle w:val="TDC3"/>
            <w:rPr>
              <w:rFonts w:asciiTheme="minorHAnsi" w:hAnsiTheme="minorHAnsi"/>
              <w:noProof/>
              <w:sz w:val="22"/>
              <w:szCs w:val="22"/>
            </w:rPr>
          </w:pPr>
          <w:hyperlink w:anchor="_Toc185435456" w:history="1">
            <w:r w:rsidRPr="002B50C3">
              <w:rPr>
                <w:rStyle w:val="Hipervnculo"/>
                <w:noProof/>
              </w:rPr>
              <w:t>11.14.1 Plan de mejora del rendimiento (PIP)</w:t>
            </w:r>
            <w:r>
              <w:rPr>
                <w:noProof/>
                <w:webHidden/>
              </w:rPr>
              <w:tab/>
            </w:r>
            <w:r>
              <w:rPr>
                <w:noProof/>
                <w:webHidden/>
              </w:rPr>
              <w:fldChar w:fldCharType="begin"/>
            </w:r>
            <w:r>
              <w:rPr>
                <w:noProof/>
                <w:webHidden/>
              </w:rPr>
              <w:instrText xml:space="preserve"> PAGEREF _Toc185435456 \h </w:instrText>
            </w:r>
            <w:r>
              <w:rPr>
                <w:noProof/>
                <w:webHidden/>
              </w:rPr>
            </w:r>
            <w:r>
              <w:rPr>
                <w:noProof/>
                <w:webHidden/>
              </w:rPr>
              <w:fldChar w:fldCharType="separate"/>
            </w:r>
            <w:r>
              <w:rPr>
                <w:noProof/>
                <w:webHidden/>
              </w:rPr>
              <w:t>151</w:t>
            </w:r>
            <w:r>
              <w:rPr>
                <w:noProof/>
                <w:webHidden/>
              </w:rPr>
              <w:fldChar w:fldCharType="end"/>
            </w:r>
          </w:hyperlink>
        </w:p>
        <w:p w14:paraId="3BBDFB33" w14:textId="77777777" w:rsidR="00441859" w:rsidRDefault="007E2880">
          <w:pPr>
            <w:pStyle w:val="TDC2"/>
            <w:tabs>
              <w:tab w:val="left" w:pos="1100"/>
            </w:tabs>
            <w:rPr>
              <w:rFonts w:asciiTheme="minorHAnsi" w:hAnsiTheme="minorHAnsi"/>
              <w:noProof/>
              <w:sz w:val="22"/>
              <w:szCs w:val="22"/>
            </w:rPr>
          </w:pPr>
          <w:hyperlink w:anchor="_Toc185435457" w:history="1">
            <w:r w:rsidRPr="002B50C3">
              <w:rPr>
                <w:rStyle w:val="Hipervnculo"/>
                <w:noProof/>
              </w:rPr>
              <w:t>11.15</w:t>
            </w:r>
            <w:r>
              <w:rPr>
                <w:rFonts w:asciiTheme="minorHAnsi" w:hAnsiTheme="minorHAnsi"/>
                <w:noProof/>
                <w:sz w:val="22"/>
                <w:szCs w:val="22"/>
              </w:rPr>
              <w:tab/>
            </w:r>
            <w:r w:rsidRPr="002B50C3">
              <w:rPr>
                <w:rStyle w:val="Hipervnculo"/>
                <w:noProof/>
              </w:rPr>
              <w:t>Material y recursos de oficina</w:t>
            </w:r>
            <w:r>
              <w:rPr>
                <w:noProof/>
                <w:webHidden/>
              </w:rPr>
              <w:tab/>
            </w:r>
            <w:r>
              <w:rPr>
                <w:noProof/>
                <w:webHidden/>
              </w:rPr>
              <w:fldChar w:fldCharType="begin"/>
            </w:r>
            <w:r>
              <w:rPr>
                <w:noProof/>
                <w:webHidden/>
              </w:rPr>
              <w:instrText xml:space="preserve"> PAGEREF _Toc185435457 \h </w:instrText>
            </w:r>
            <w:r>
              <w:rPr>
                <w:noProof/>
                <w:webHidden/>
              </w:rPr>
            </w:r>
            <w:r>
              <w:rPr>
                <w:noProof/>
                <w:webHidden/>
              </w:rPr>
              <w:fldChar w:fldCharType="separate"/>
            </w:r>
            <w:r>
              <w:rPr>
                <w:noProof/>
                <w:webHidden/>
              </w:rPr>
              <w:t>152</w:t>
            </w:r>
            <w:r>
              <w:rPr>
                <w:noProof/>
                <w:webHidden/>
              </w:rPr>
              <w:fldChar w:fldCharType="end"/>
            </w:r>
          </w:hyperlink>
        </w:p>
        <w:p w14:paraId="025A9C70" w14:textId="77777777" w:rsidR="00441859" w:rsidRDefault="007E2880">
          <w:pPr>
            <w:pStyle w:val="TDC3"/>
            <w:rPr>
              <w:rFonts w:asciiTheme="minorHAnsi" w:hAnsiTheme="minorHAnsi"/>
              <w:noProof/>
              <w:sz w:val="22"/>
              <w:szCs w:val="22"/>
            </w:rPr>
          </w:pPr>
          <w:hyperlink w:anchor="_Toc185435458" w:history="1">
            <w:r w:rsidRPr="002B50C3">
              <w:rPr>
                <w:rStyle w:val="Hipervnculo"/>
                <w:noProof/>
              </w:rPr>
              <w:t xml:space="preserve">11.15.1 </w:t>
            </w:r>
            <w:r w:rsidRPr="002B50C3">
              <w:rPr>
                <w:rStyle w:val="Hipervnculo"/>
                <w:rFonts w:cs="Times New Roman"/>
                <w:noProof/>
              </w:rPr>
              <w:t>Dispositivos de comunicación portátiles personales y proporcionados por la empresa</w:t>
            </w:r>
            <w:r>
              <w:rPr>
                <w:noProof/>
                <w:webHidden/>
              </w:rPr>
              <w:tab/>
            </w:r>
            <w:r>
              <w:rPr>
                <w:noProof/>
                <w:webHidden/>
              </w:rPr>
              <w:fldChar w:fldCharType="begin"/>
            </w:r>
            <w:r>
              <w:rPr>
                <w:noProof/>
                <w:webHidden/>
              </w:rPr>
              <w:instrText xml:space="preserve"> PAGEREF _Toc185435458 \h </w:instrText>
            </w:r>
            <w:r>
              <w:rPr>
                <w:noProof/>
                <w:webHidden/>
              </w:rPr>
            </w:r>
            <w:r>
              <w:rPr>
                <w:noProof/>
                <w:webHidden/>
              </w:rPr>
              <w:fldChar w:fldCharType="separate"/>
            </w:r>
            <w:r>
              <w:rPr>
                <w:noProof/>
                <w:webHidden/>
              </w:rPr>
              <w:t>152</w:t>
            </w:r>
            <w:r>
              <w:rPr>
                <w:noProof/>
                <w:webHidden/>
              </w:rPr>
              <w:fldChar w:fldCharType="end"/>
            </w:r>
          </w:hyperlink>
        </w:p>
        <w:p w14:paraId="69301E0C" w14:textId="77777777" w:rsidR="00441859" w:rsidRDefault="007E2880">
          <w:pPr>
            <w:pStyle w:val="TDC3"/>
            <w:rPr>
              <w:rFonts w:asciiTheme="minorHAnsi" w:hAnsiTheme="minorHAnsi"/>
              <w:noProof/>
              <w:sz w:val="22"/>
              <w:szCs w:val="22"/>
            </w:rPr>
          </w:pPr>
          <w:hyperlink w:anchor="_Toc185435459" w:history="1">
            <w:r w:rsidRPr="002B50C3">
              <w:rPr>
                <w:rStyle w:val="Hipervnculo"/>
                <w:noProof/>
              </w:rPr>
              <w:t xml:space="preserve">11.15.2 </w:t>
            </w:r>
            <w:r w:rsidRPr="002B50C3">
              <w:rPr>
                <w:rStyle w:val="Hipervnculo"/>
                <w:rFonts w:cs="Times New Roman"/>
                <w:noProof/>
              </w:rPr>
              <w:t>Uso de Internet, comunicación y sistemas informáticos</w:t>
            </w:r>
            <w:r>
              <w:rPr>
                <w:noProof/>
                <w:webHidden/>
              </w:rPr>
              <w:tab/>
            </w:r>
            <w:r>
              <w:rPr>
                <w:noProof/>
                <w:webHidden/>
              </w:rPr>
              <w:fldChar w:fldCharType="begin"/>
            </w:r>
            <w:r>
              <w:rPr>
                <w:noProof/>
                <w:webHidden/>
              </w:rPr>
              <w:instrText xml:space="preserve"> PAGEREF _Toc185435459 \h </w:instrText>
            </w:r>
            <w:r>
              <w:rPr>
                <w:noProof/>
                <w:webHidden/>
              </w:rPr>
            </w:r>
            <w:r>
              <w:rPr>
                <w:noProof/>
                <w:webHidden/>
              </w:rPr>
              <w:fldChar w:fldCharType="separate"/>
            </w:r>
            <w:r>
              <w:rPr>
                <w:noProof/>
                <w:webHidden/>
              </w:rPr>
              <w:t>153</w:t>
            </w:r>
            <w:r>
              <w:rPr>
                <w:noProof/>
                <w:webHidden/>
              </w:rPr>
              <w:fldChar w:fldCharType="end"/>
            </w:r>
          </w:hyperlink>
        </w:p>
        <w:p w14:paraId="75FD9663" w14:textId="77777777" w:rsidR="00441859" w:rsidRDefault="007E2880">
          <w:pPr>
            <w:pStyle w:val="TDC3"/>
            <w:rPr>
              <w:rFonts w:asciiTheme="minorHAnsi" w:hAnsiTheme="minorHAnsi"/>
              <w:noProof/>
              <w:sz w:val="22"/>
              <w:szCs w:val="22"/>
            </w:rPr>
          </w:pPr>
          <w:hyperlink w:anchor="_Toc185435460" w:history="1">
            <w:r w:rsidRPr="002B50C3">
              <w:rPr>
                <w:rStyle w:val="Hipervnculo"/>
                <w:noProof/>
              </w:rPr>
              <w:t xml:space="preserve">11.15.3 </w:t>
            </w:r>
            <w:r w:rsidRPr="002B50C3">
              <w:rPr>
                <w:rStyle w:val="Hipervnculo"/>
                <w:rFonts w:cs="Times New Roman"/>
                <w:noProof/>
              </w:rPr>
              <w:t>SharePoint y tablones de anuncios</w:t>
            </w:r>
            <w:r>
              <w:rPr>
                <w:noProof/>
                <w:webHidden/>
              </w:rPr>
              <w:tab/>
            </w:r>
            <w:r>
              <w:rPr>
                <w:noProof/>
                <w:webHidden/>
              </w:rPr>
              <w:fldChar w:fldCharType="begin"/>
            </w:r>
            <w:r>
              <w:rPr>
                <w:noProof/>
                <w:webHidden/>
              </w:rPr>
              <w:instrText xml:space="preserve"> PAGEREF _Toc185435460 \h </w:instrText>
            </w:r>
            <w:r>
              <w:rPr>
                <w:noProof/>
                <w:webHidden/>
              </w:rPr>
            </w:r>
            <w:r>
              <w:rPr>
                <w:noProof/>
                <w:webHidden/>
              </w:rPr>
              <w:fldChar w:fldCharType="separate"/>
            </w:r>
            <w:r>
              <w:rPr>
                <w:noProof/>
                <w:webHidden/>
              </w:rPr>
              <w:t>154</w:t>
            </w:r>
            <w:r>
              <w:rPr>
                <w:noProof/>
                <w:webHidden/>
              </w:rPr>
              <w:fldChar w:fldCharType="end"/>
            </w:r>
          </w:hyperlink>
        </w:p>
        <w:p w14:paraId="1C7F579E" w14:textId="77777777" w:rsidR="00441859" w:rsidRDefault="007E2880">
          <w:pPr>
            <w:pStyle w:val="TDC2"/>
            <w:tabs>
              <w:tab w:val="left" w:pos="1100"/>
            </w:tabs>
            <w:rPr>
              <w:rFonts w:asciiTheme="minorHAnsi" w:hAnsiTheme="minorHAnsi"/>
              <w:noProof/>
              <w:sz w:val="22"/>
              <w:szCs w:val="22"/>
            </w:rPr>
          </w:pPr>
          <w:hyperlink w:anchor="_Toc185435461" w:history="1">
            <w:r w:rsidRPr="002B50C3">
              <w:rPr>
                <w:rStyle w:val="Hipervnculo"/>
                <w:noProof/>
              </w:rPr>
              <w:t>11.16</w:t>
            </w:r>
            <w:r>
              <w:rPr>
                <w:rFonts w:asciiTheme="minorHAnsi" w:hAnsiTheme="minorHAnsi"/>
                <w:noProof/>
                <w:sz w:val="22"/>
                <w:szCs w:val="22"/>
              </w:rPr>
              <w:tab/>
            </w:r>
            <w:r w:rsidRPr="002B50C3">
              <w:rPr>
                <w:rStyle w:val="Hipervnculo"/>
                <w:noProof/>
              </w:rPr>
              <w:t>Objetos personales</w:t>
            </w:r>
            <w:r>
              <w:rPr>
                <w:noProof/>
                <w:webHidden/>
              </w:rPr>
              <w:tab/>
            </w:r>
            <w:r>
              <w:rPr>
                <w:noProof/>
                <w:webHidden/>
              </w:rPr>
              <w:fldChar w:fldCharType="begin"/>
            </w:r>
            <w:r>
              <w:rPr>
                <w:noProof/>
                <w:webHidden/>
              </w:rPr>
              <w:instrText xml:space="preserve"> PAGEREF _Toc185435461 \h </w:instrText>
            </w:r>
            <w:r>
              <w:rPr>
                <w:noProof/>
                <w:webHidden/>
              </w:rPr>
            </w:r>
            <w:r>
              <w:rPr>
                <w:noProof/>
                <w:webHidden/>
              </w:rPr>
              <w:fldChar w:fldCharType="separate"/>
            </w:r>
            <w:r>
              <w:rPr>
                <w:noProof/>
                <w:webHidden/>
              </w:rPr>
              <w:t>154</w:t>
            </w:r>
            <w:r>
              <w:rPr>
                <w:noProof/>
                <w:webHidden/>
              </w:rPr>
              <w:fldChar w:fldCharType="end"/>
            </w:r>
          </w:hyperlink>
        </w:p>
        <w:p w14:paraId="5C51016B" w14:textId="77777777" w:rsidR="00441859" w:rsidRDefault="007E2880">
          <w:pPr>
            <w:pStyle w:val="TDC1"/>
            <w:rPr>
              <w:rFonts w:asciiTheme="minorHAnsi" w:hAnsiTheme="minorHAnsi"/>
              <w:noProof/>
              <w:sz w:val="22"/>
              <w:szCs w:val="22"/>
            </w:rPr>
          </w:pPr>
          <w:hyperlink w:anchor="_Toc185435462" w:history="1">
            <w:r w:rsidRPr="002B50C3">
              <w:rPr>
                <w:rStyle w:val="Hipervnculo"/>
                <w:noProof/>
              </w:rPr>
              <w:t>12. Evaluaciones de riesgos y supervisión de contratistas y subreceptores</w:t>
            </w:r>
            <w:r>
              <w:rPr>
                <w:noProof/>
                <w:webHidden/>
              </w:rPr>
              <w:tab/>
            </w:r>
            <w:r>
              <w:rPr>
                <w:noProof/>
                <w:webHidden/>
              </w:rPr>
              <w:fldChar w:fldCharType="begin"/>
            </w:r>
            <w:r>
              <w:rPr>
                <w:noProof/>
                <w:webHidden/>
              </w:rPr>
              <w:instrText xml:space="preserve"> PAGEREF _Toc185435462 \h </w:instrText>
            </w:r>
            <w:r>
              <w:rPr>
                <w:noProof/>
                <w:webHidden/>
              </w:rPr>
            </w:r>
            <w:r>
              <w:rPr>
                <w:noProof/>
                <w:webHidden/>
              </w:rPr>
              <w:fldChar w:fldCharType="separate"/>
            </w:r>
            <w:r>
              <w:rPr>
                <w:noProof/>
                <w:webHidden/>
              </w:rPr>
              <w:t>154</w:t>
            </w:r>
            <w:r>
              <w:rPr>
                <w:noProof/>
                <w:webHidden/>
              </w:rPr>
              <w:fldChar w:fldCharType="end"/>
            </w:r>
          </w:hyperlink>
        </w:p>
        <w:p w14:paraId="2AB0487A" w14:textId="77777777" w:rsidR="00441859" w:rsidRDefault="007E2880">
          <w:pPr>
            <w:pStyle w:val="TDC2"/>
            <w:rPr>
              <w:rFonts w:asciiTheme="minorHAnsi" w:hAnsiTheme="minorHAnsi"/>
              <w:noProof/>
              <w:sz w:val="22"/>
              <w:szCs w:val="22"/>
            </w:rPr>
          </w:pPr>
          <w:hyperlink w:anchor="_Toc185435463" w:history="1">
            <w:r w:rsidRPr="002B50C3">
              <w:rPr>
                <w:rStyle w:val="Hipervnculo"/>
                <w:noProof/>
              </w:rPr>
              <w:t>12.1 Directrices y proceso de evaluación de riesgos</w:t>
            </w:r>
            <w:r>
              <w:rPr>
                <w:noProof/>
                <w:webHidden/>
              </w:rPr>
              <w:tab/>
            </w:r>
            <w:r>
              <w:rPr>
                <w:noProof/>
                <w:webHidden/>
              </w:rPr>
              <w:fldChar w:fldCharType="begin"/>
            </w:r>
            <w:r>
              <w:rPr>
                <w:noProof/>
                <w:webHidden/>
              </w:rPr>
              <w:instrText xml:space="preserve"> PAGEREF _Toc185435463 \h </w:instrText>
            </w:r>
            <w:r>
              <w:rPr>
                <w:noProof/>
                <w:webHidden/>
              </w:rPr>
            </w:r>
            <w:r>
              <w:rPr>
                <w:noProof/>
                <w:webHidden/>
              </w:rPr>
              <w:fldChar w:fldCharType="separate"/>
            </w:r>
            <w:r>
              <w:rPr>
                <w:noProof/>
                <w:webHidden/>
              </w:rPr>
              <w:t>154</w:t>
            </w:r>
            <w:r>
              <w:rPr>
                <w:noProof/>
                <w:webHidden/>
              </w:rPr>
              <w:fldChar w:fldCharType="end"/>
            </w:r>
          </w:hyperlink>
        </w:p>
        <w:p w14:paraId="47D94BA8" w14:textId="77777777" w:rsidR="00441859" w:rsidRDefault="007E2880">
          <w:pPr>
            <w:pStyle w:val="TDC2"/>
            <w:rPr>
              <w:rFonts w:asciiTheme="minorHAnsi" w:hAnsiTheme="minorHAnsi"/>
              <w:noProof/>
              <w:sz w:val="22"/>
              <w:szCs w:val="22"/>
            </w:rPr>
          </w:pPr>
          <w:hyperlink w:anchor="_Toc185435464" w:history="1">
            <w:r w:rsidRPr="002B50C3">
              <w:rPr>
                <w:rStyle w:val="Hipervnculo"/>
                <w:noProof/>
              </w:rPr>
              <w:t>12.2 Frecuencia de la evaluación de riesgos</w:t>
            </w:r>
            <w:r>
              <w:rPr>
                <w:noProof/>
                <w:webHidden/>
              </w:rPr>
              <w:tab/>
            </w:r>
            <w:r>
              <w:rPr>
                <w:noProof/>
                <w:webHidden/>
              </w:rPr>
              <w:fldChar w:fldCharType="begin"/>
            </w:r>
            <w:r>
              <w:rPr>
                <w:noProof/>
                <w:webHidden/>
              </w:rPr>
              <w:instrText xml:space="preserve"> PAGEREF _Toc185435464 \h </w:instrText>
            </w:r>
            <w:r>
              <w:rPr>
                <w:noProof/>
                <w:webHidden/>
              </w:rPr>
            </w:r>
            <w:r>
              <w:rPr>
                <w:noProof/>
                <w:webHidden/>
              </w:rPr>
              <w:fldChar w:fldCharType="separate"/>
            </w:r>
            <w:r>
              <w:rPr>
                <w:noProof/>
                <w:webHidden/>
              </w:rPr>
              <w:t>155</w:t>
            </w:r>
            <w:r>
              <w:rPr>
                <w:noProof/>
                <w:webHidden/>
              </w:rPr>
              <w:fldChar w:fldCharType="end"/>
            </w:r>
          </w:hyperlink>
        </w:p>
        <w:p w14:paraId="763855FA" w14:textId="77777777" w:rsidR="00441859" w:rsidRDefault="007E2880">
          <w:pPr>
            <w:pStyle w:val="TDC1"/>
            <w:rPr>
              <w:rFonts w:asciiTheme="minorHAnsi" w:hAnsiTheme="minorHAnsi"/>
              <w:noProof/>
              <w:sz w:val="22"/>
              <w:szCs w:val="22"/>
            </w:rPr>
          </w:pPr>
          <w:hyperlink w:anchor="_Toc185435465" w:history="1">
            <w:r w:rsidRPr="002B50C3">
              <w:rPr>
                <w:rStyle w:val="Hipervnculo"/>
                <w:noProof/>
              </w:rPr>
              <w:t>13. Adquisiciones</w:t>
            </w:r>
            <w:r>
              <w:rPr>
                <w:noProof/>
                <w:webHidden/>
              </w:rPr>
              <w:tab/>
            </w:r>
            <w:r>
              <w:rPr>
                <w:noProof/>
                <w:webHidden/>
              </w:rPr>
              <w:fldChar w:fldCharType="begin"/>
            </w:r>
            <w:r>
              <w:rPr>
                <w:noProof/>
                <w:webHidden/>
              </w:rPr>
              <w:instrText xml:space="preserve"> PAGEREF _Toc185435465 \h </w:instrText>
            </w:r>
            <w:r>
              <w:rPr>
                <w:noProof/>
                <w:webHidden/>
              </w:rPr>
            </w:r>
            <w:r>
              <w:rPr>
                <w:noProof/>
                <w:webHidden/>
              </w:rPr>
              <w:fldChar w:fldCharType="separate"/>
            </w:r>
            <w:r>
              <w:rPr>
                <w:noProof/>
                <w:webHidden/>
              </w:rPr>
              <w:t>155</w:t>
            </w:r>
            <w:r>
              <w:rPr>
                <w:noProof/>
                <w:webHidden/>
              </w:rPr>
              <w:fldChar w:fldCharType="end"/>
            </w:r>
          </w:hyperlink>
        </w:p>
        <w:p w14:paraId="6A4751E0" w14:textId="77777777" w:rsidR="00441859" w:rsidRDefault="007E2880">
          <w:pPr>
            <w:pStyle w:val="TDC2"/>
            <w:rPr>
              <w:rFonts w:asciiTheme="minorHAnsi" w:hAnsiTheme="minorHAnsi"/>
              <w:noProof/>
              <w:sz w:val="22"/>
              <w:szCs w:val="22"/>
            </w:rPr>
          </w:pPr>
          <w:hyperlink w:anchor="_Toc185435466" w:history="1">
            <w:r w:rsidRPr="002B50C3">
              <w:rPr>
                <w:rStyle w:val="Hipervnculo"/>
                <w:noProof/>
              </w:rPr>
              <w:t>13.1 Visión general de la contratación pública</w:t>
            </w:r>
            <w:r>
              <w:rPr>
                <w:noProof/>
                <w:webHidden/>
              </w:rPr>
              <w:tab/>
            </w:r>
            <w:r>
              <w:rPr>
                <w:noProof/>
                <w:webHidden/>
              </w:rPr>
              <w:fldChar w:fldCharType="begin"/>
            </w:r>
            <w:r>
              <w:rPr>
                <w:noProof/>
                <w:webHidden/>
              </w:rPr>
              <w:instrText xml:space="preserve"> PAGEREF _Toc185435466 \h </w:instrText>
            </w:r>
            <w:r>
              <w:rPr>
                <w:noProof/>
                <w:webHidden/>
              </w:rPr>
            </w:r>
            <w:r>
              <w:rPr>
                <w:noProof/>
                <w:webHidden/>
              </w:rPr>
              <w:fldChar w:fldCharType="separate"/>
            </w:r>
            <w:r>
              <w:rPr>
                <w:noProof/>
                <w:webHidden/>
              </w:rPr>
              <w:t>155</w:t>
            </w:r>
            <w:r>
              <w:rPr>
                <w:noProof/>
                <w:webHidden/>
              </w:rPr>
              <w:fldChar w:fldCharType="end"/>
            </w:r>
          </w:hyperlink>
        </w:p>
        <w:p w14:paraId="4D1CFA88" w14:textId="77777777" w:rsidR="00441859" w:rsidRDefault="007E2880">
          <w:pPr>
            <w:pStyle w:val="TDC2"/>
            <w:rPr>
              <w:rFonts w:asciiTheme="minorHAnsi" w:hAnsiTheme="minorHAnsi"/>
              <w:noProof/>
              <w:sz w:val="22"/>
              <w:szCs w:val="22"/>
            </w:rPr>
          </w:pPr>
          <w:hyperlink w:anchor="_Toc185435467" w:history="1">
            <w:r w:rsidRPr="002B50C3">
              <w:rPr>
                <w:rStyle w:val="Hipervnculo"/>
                <w:noProof/>
              </w:rPr>
              <w:t>13.2 Conducta ética en la contratación pública</w:t>
            </w:r>
            <w:r>
              <w:rPr>
                <w:noProof/>
                <w:webHidden/>
              </w:rPr>
              <w:tab/>
            </w:r>
            <w:r>
              <w:rPr>
                <w:noProof/>
                <w:webHidden/>
              </w:rPr>
              <w:fldChar w:fldCharType="begin"/>
            </w:r>
            <w:r>
              <w:rPr>
                <w:noProof/>
                <w:webHidden/>
              </w:rPr>
              <w:instrText xml:space="preserve"> PAGEREF _Toc185435467 \h </w:instrText>
            </w:r>
            <w:r>
              <w:rPr>
                <w:noProof/>
                <w:webHidden/>
              </w:rPr>
            </w:r>
            <w:r>
              <w:rPr>
                <w:noProof/>
                <w:webHidden/>
              </w:rPr>
              <w:fldChar w:fldCharType="separate"/>
            </w:r>
            <w:r>
              <w:rPr>
                <w:noProof/>
                <w:webHidden/>
              </w:rPr>
              <w:t>156</w:t>
            </w:r>
            <w:r>
              <w:rPr>
                <w:noProof/>
                <w:webHidden/>
              </w:rPr>
              <w:fldChar w:fldCharType="end"/>
            </w:r>
          </w:hyperlink>
        </w:p>
        <w:p w14:paraId="6BC40C6B" w14:textId="77777777" w:rsidR="00441859" w:rsidRDefault="007E2880">
          <w:pPr>
            <w:pStyle w:val="TDC2"/>
            <w:rPr>
              <w:rFonts w:asciiTheme="minorHAnsi" w:hAnsiTheme="minorHAnsi"/>
              <w:noProof/>
              <w:sz w:val="22"/>
              <w:szCs w:val="22"/>
            </w:rPr>
          </w:pPr>
          <w:hyperlink w:anchor="_Toc185435468" w:history="1">
            <w:r w:rsidRPr="002B50C3">
              <w:rPr>
                <w:rStyle w:val="Hipervnculo"/>
                <w:noProof/>
              </w:rPr>
              <w:t>13.3 Proceso de contratación pública</w:t>
            </w:r>
            <w:r>
              <w:rPr>
                <w:noProof/>
                <w:webHidden/>
              </w:rPr>
              <w:tab/>
            </w:r>
            <w:r>
              <w:rPr>
                <w:noProof/>
                <w:webHidden/>
              </w:rPr>
              <w:fldChar w:fldCharType="begin"/>
            </w:r>
            <w:r>
              <w:rPr>
                <w:noProof/>
                <w:webHidden/>
              </w:rPr>
              <w:instrText xml:space="preserve"> PAGEREF _Toc185435468 \h </w:instrText>
            </w:r>
            <w:r>
              <w:rPr>
                <w:noProof/>
                <w:webHidden/>
              </w:rPr>
            </w:r>
            <w:r>
              <w:rPr>
                <w:noProof/>
                <w:webHidden/>
              </w:rPr>
              <w:fldChar w:fldCharType="separate"/>
            </w:r>
            <w:r>
              <w:rPr>
                <w:noProof/>
                <w:webHidden/>
              </w:rPr>
              <w:t>159</w:t>
            </w:r>
            <w:r>
              <w:rPr>
                <w:noProof/>
                <w:webHidden/>
              </w:rPr>
              <w:fldChar w:fldCharType="end"/>
            </w:r>
          </w:hyperlink>
        </w:p>
        <w:p w14:paraId="5B1D5CFB" w14:textId="77777777" w:rsidR="00441859" w:rsidRDefault="007E2880">
          <w:pPr>
            <w:pStyle w:val="TDC1"/>
            <w:rPr>
              <w:rFonts w:asciiTheme="minorHAnsi" w:hAnsiTheme="minorHAnsi"/>
              <w:noProof/>
              <w:sz w:val="22"/>
              <w:szCs w:val="22"/>
            </w:rPr>
          </w:pPr>
          <w:hyperlink w:anchor="_Toc185435469" w:history="1">
            <w:r w:rsidRPr="002B50C3">
              <w:rPr>
                <w:rStyle w:val="Hipervnculo"/>
                <w:noProof/>
              </w:rPr>
              <w:t>14. Políticas y procedimientos de viaje de la Oficina Exterior de Colombia</w:t>
            </w:r>
            <w:r>
              <w:rPr>
                <w:noProof/>
                <w:webHidden/>
              </w:rPr>
              <w:tab/>
            </w:r>
            <w:r>
              <w:rPr>
                <w:noProof/>
                <w:webHidden/>
              </w:rPr>
              <w:fldChar w:fldCharType="begin"/>
            </w:r>
            <w:r>
              <w:rPr>
                <w:noProof/>
                <w:webHidden/>
              </w:rPr>
              <w:instrText xml:space="preserve"> PAGEREF _Toc185435469 \h </w:instrText>
            </w:r>
            <w:r>
              <w:rPr>
                <w:noProof/>
                <w:webHidden/>
              </w:rPr>
            </w:r>
            <w:r>
              <w:rPr>
                <w:noProof/>
                <w:webHidden/>
              </w:rPr>
              <w:fldChar w:fldCharType="separate"/>
            </w:r>
            <w:r>
              <w:rPr>
                <w:noProof/>
                <w:webHidden/>
              </w:rPr>
              <w:t>167</w:t>
            </w:r>
            <w:r>
              <w:rPr>
                <w:noProof/>
                <w:webHidden/>
              </w:rPr>
              <w:fldChar w:fldCharType="end"/>
            </w:r>
          </w:hyperlink>
        </w:p>
        <w:p w14:paraId="1084E99F" w14:textId="77777777" w:rsidR="00441859" w:rsidRDefault="007E2880">
          <w:pPr>
            <w:pStyle w:val="TDC2"/>
            <w:rPr>
              <w:rFonts w:asciiTheme="minorHAnsi" w:hAnsiTheme="minorHAnsi"/>
              <w:noProof/>
              <w:sz w:val="22"/>
              <w:szCs w:val="22"/>
            </w:rPr>
          </w:pPr>
          <w:hyperlink w:anchor="_Toc185435470" w:history="1">
            <w:r w:rsidRPr="002B50C3">
              <w:rPr>
                <w:rStyle w:val="Hipervnculo"/>
                <w:noProof/>
              </w:rPr>
              <w:t>14.1 Política general y aplicabilidad</w:t>
            </w:r>
            <w:r>
              <w:rPr>
                <w:noProof/>
                <w:webHidden/>
              </w:rPr>
              <w:tab/>
            </w:r>
            <w:r>
              <w:rPr>
                <w:noProof/>
                <w:webHidden/>
              </w:rPr>
              <w:fldChar w:fldCharType="begin"/>
            </w:r>
            <w:r>
              <w:rPr>
                <w:noProof/>
                <w:webHidden/>
              </w:rPr>
              <w:instrText xml:space="preserve"> PAGEREF _Toc185435470 \h </w:instrText>
            </w:r>
            <w:r>
              <w:rPr>
                <w:noProof/>
                <w:webHidden/>
              </w:rPr>
            </w:r>
            <w:r>
              <w:rPr>
                <w:noProof/>
                <w:webHidden/>
              </w:rPr>
              <w:fldChar w:fldCharType="separate"/>
            </w:r>
            <w:r>
              <w:rPr>
                <w:noProof/>
                <w:webHidden/>
              </w:rPr>
              <w:t>167</w:t>
            </w:r>
            <w:r>
              <w:rPr>
                <w:noProof/>
                <w:webHidden/>
              </w:rPr>
              <w:fldChar w:fldCharType="end"/>
            </w:r>
          </w:hyperlink>
        </w:p>
        <w:p w14:paraId="56032378" w14:textId="77777777" w:rsidR="00441859" w:rsidRDefault="007E2880">
          <w:pPr>
            <w:pStyle w:val="TDC2"/>
            <w:rPr>
              <w:rFonts w:asciiTheme="minorHAnsi" w:hAnsiTheme="minorHAnsi"/>
              <w:noProof/>
              <w:sz w:val="22"/>
              <w:szCs w:val="22"/>
            </w:rPr>
          </w:pPr>
          <w:hyperlink w:anchor="_Toc185435471" w:history="1">
            <w:r w:rsidRPr="002B50C3">
              <w:rPr>
                <w:rStyle w:val="Hipervnculo"/>
                <w:noProof/>
              </w:rPr>
              <w:t>14.2 Solicitud de autorización de viaje</w:t>
            </w:r>
            <w:r>
              <w:rPr>
                <w:noProof/>
                <w:webHidden/>
              </w:rPr>
              <w:tab/>
            </w:r>
            <w:r>
              <w:rPr>
                <w:noProof/>
                <w:webHidden/>
              </w:rPr>
              <w:fldChar w:fldCharType="begin"/>
            </w:r>
            <w:r>
              <w:rPr>
                <w:noProof/>
                <w:webHidden/>
              </w:rPr>
              <w:instrText xml:space="preserve"> PAGEREF _Toc185435471 \h </w:instrText>
            </w:r>
            <w:r>
              <w:rPr>
                <w:noProof/>
                <w:webHidden/>
              </w:rPr>
            </w:r>
            <w:r>
              <w:rPr>
                <w:noProof/>
                <w:webHidden/>
              </w:rPr>
              <w:fldChar w:fldCharType="separate"/>
            </w:r>
            <w:r>
              <w:rPr>
                <w:noProof/>
                <w:webHidden/>
              </w:rPr>
              <w:t>167</w:t>
            </w:r>
            <w:r>
              <w:rPr>
                <w:noProof/>
                <w:webHidden/>
              </w:rPr>
              <w:fldChar w:fldCharType="end"/>
            </w:r>
          </w:hyperlink>
        </w:p>
        <w:p w14:paraId="5174A0F6" w14:textId="77777777" w:rsidR="00441859" w:rsidRDefault="007E2880">
          <w:pPr>
            <w:pStyle w:val="TDC3"/>
            <w:rPr>
              <w:rFonts w:asciiTheme="minorHAnsi" w:hAnsiTheme="minorHAnsi"/>
              <w:noProof/>
              <w:sz w:val="22"/>
              <w:szCs w:val="22"/>
            </w:rPr>
          </w:pPr>
          <w:hyperlink w:anchor="_Toc185435472" w:history="1">
            <w:r w:rsidRPr="002B50C3">
              <w:rPr>
                <w:rStyle w:val="Hipervnculo"/>
                <w:noProof/>
              </w:rPr>
              <w:t>14.2.1 Cambios de itinerario</w:t>
            </w:r>
            <w:r>
              <w:rPr>
                <w:noProof/>
                <w:webHidden/>
              </w:rPr>
              <w:tab/>
            </w:r>
            <w:r>
              <w:rPr>
                <w:noProof/>
                <w:webHidden/>
              </w:rPr>
              <w:fldChar w:fldCharType="begin"/>
            </w:r>
            <w:r>
              <w:rPr>
                <w:noProof/>
                <w:webHidden/>
              </w:rPr>
              <w:instrText xml:space="preserve"> PAGEREF _Toc185435472 \h </w:instrText>
            </w:r>
            <w:r>
              <w:rPr>
                <w:noProof/>
                <w:webHidden/>
              </w:rPr>
            </w:r>
            <w:r>
              <w:rPr>
                <w:noProof/>
                <w:webHidden/>
              </w:rPr>
              <w:fldChar w:fldCharType="separate"/>
            </w:r>
            <w:r>
              <w:rPr>
                <w:noProof/>
                <w:webHidden/>
              </w:rPr>
              <w:t>168</w:t>
            </w:r>
            <w:r>
              <w:rPr>
                <w:noProof/>
                <w:webHidden/>
              </w:rPr>
              <w:fldChar w:fldCharType="end"/>
            </w:r>
          </w:hyperlink>
        </w:p>
        <w:p w14:paraId="024FEC91" w14:textId="77777777" w:rsidR="00441859" w:rsidRDefault="007E2880">
          <w:pPr>
            <w:pStyle w:val="TDC2"/>
            <w:rPr>
              <w:rFonts w:asciiTheme="minorHAnsi" w:hAnsiTheme="minorHAnsi"/>
              <w:noProof/>
              <w:sz w:val="22"/>
              <w:szCs w:val="22"/>
            </w:rPr>
          </w:pPr>
          <w:hyperlink w:anchor="_Toc185435473" w:history="1">
            <w:r w:rsidRPr="002B50C3">
              <w:rPr>
                <w:rStyle w:val="Hipervnculo"/>
                <w:noProof/>
              </w:rPr>
              <w:t>14.3 Definiciones de viajero</w:t>
            </w:r>
            <w:r>
              <w:rPr>
                <w:noProof/>
                <w:webHidden/>
              </w:rPr>
              <w:tab/>
            </w:r>
            <w:r>
              <w:rPr>
                <w:noProof/>
                <w:webHidden/>
              </w:rPr>
              <w:fldChar w:fldCharType="begin"/>
            </w:r>
            <w:r>
              <w:rPr>
                <w:noProof/>
                <w:webHidden/>
              </w:rPr>
              <w:instrText xml:space="preserve"> PAGEREF _Toc185435473 \h </w:instrText>
            </w:r>
            <w:r>
              <w:rPr>
                <w:noProof/>
                <w:webHidden/>
              </w:rPr>
            </w:r>
            <w:r>
              <w:rPr>
                <w:noProof/>
                <w:webHidden/>
              </w:rPr>
              <w:fldChar w:fldCharType="separate"/>
            </w:r>
            <w:r>
              <w:rPr>
                <w:noProof/>
                <w:webHidden/>
              </w:rPr>
              <w:t>168</w:t>
            </w:r>
            <w:r>
              <w:rPr>
                <w:noProof/>
                <w:webHidden/>
              </w:rPr>
              <w:fldChar w:fldCharType="end"/>
            </w:r>
          </w:hyperlink>
        </w:p>
        <w:p w14:paraId="4F331911" w14:textId="77777777" w:rsidR="00441859" w:rsidRDefault="007E2880">
          <w:pPr>
            <w:pStyle w:val="TDC2"/>
            <w:rPr>
              <w:rFonts w:asciiTheme="minorHAnsi" w:hAnsiTheme="minorHAnsi"/>
              <w:noProof/>
              <w:sz w:val="22"/>
              <w:szCs w:val="22"/>
            </w:rPr>
          </w:pPr>
          <w:hyperlink w:anchor="_Toc185435474" w:history="1">
            <w:r w:rsidRPr="002B50C3">
              <w:rPr>
                <w:rStyle w:val="Hipervnculo"/>
                <w:noProof/>
              </w:rPr>
              <w:t>14.4 Cobertura de seguros y protocolos de seguridad</w:t>
            </w:r>
            <w:r>
              <w:rPr>
                <w:noProof/>
                <w:webHidden/>
              </w:rPr>
              <w:tab/>
            </w:r>
            <w:r>
              <w:rPr>
                <w:noProof/>
                <w:webHidden/>
              </w:rPr>
              <w:fldChar w:fldCharType="begin"/>
            </w:r>
            <w:r>
              <w:rPr>
                <w:noProof/>
                <w:webHidden/>
              </w:rPr>
              <w:instrText xml:space="preserve"> PAGEREF _Toc185435474 \h </w:instrText>
            </w:r>
            <w:r>
              <w:rPr>
                <w:noProof/>
                <w:webHidden/>
              </w:rPr>
            </w:r>
            <w:r>
              <w:rPr>
                <w:noProof/>
                <w:webHidden/>
              </w:rPr>
              <w:fldChar w:fldCharType="separate"/>
            </w:r>
            <w:r>
              <w:rPr>
                <w:noProof/>
                <w:webHidden/>
              </w:rPr>
              <w:t>169</w:t>
            </w:r>
            <w:r>
              <w:rPr>
                <w:noProof/>
                <w:webHidden/>
              </w:rPr>
              <w:fldChar w:fldCharType="end"/>
            </w:r>
          </w:hyperlink>
        </w:p>
        <w:p w14:paraId="76558953" w14:textId="77777777" w:rsidR="00441859" w:rsidRDefault="007E2880">
          <w:pPr>
            <w:pStyle w:val="TDC3"/>
            <w:rPr>
              <w:rFonts w:asciiTheme="minorHAnsi" w:hAnsiTheme="minorHAnsi"/>
              <w:noProof/>
              <w:sz w:val="22"/>
              <w:szCs w:val="22"/>
            </w:rPr>
          </w:pPr>
          <w:hyperlink w:anchor="_Toc185435475" w:history="1">
            <w:r w:rsidRPr="002B50C3">
              <w:rPr>
                <w:rStyle w:val="Hipervnculo"/>
                <w:noProof/>
              </w:rPr>
              <w:t>14.4.1 Seguro de viaje</w:t>
            </w:r>
            <w:r>
              <w:rPr>
                <w:noProof/>
                <w:webHidden/>
              </w:rPr>
              <w:tab/>
            </w:r>
            <w:r>
              <w:rPr>
                <w:noProof/>
                <w:webHidden/>
              </w:rPr>
              <w:fldChar w:fldCharType="begin"/>
            </w:r>
            <w:r>
              <w:rPr>
                <w:noProof/>
                <w:webHidden/>
              </w:rPr>
              <w:instrText xml:space="preserve"> PAGEREF _Toc185435475 \h </w:instrText>
            </w:r>
            <w:r>
              <w:rPr>
                <w:noProof/>
                <w:webHidden/>
              </w:rPr>
            </w:r>
            <w:r>
              <w:rPr>
                <w:noProof/>
                <w:webHidden/>
              </w:rPr>
              <w:fldChar w:fldCharType="separate"/>
            </w:r>
            <w:r>
              <w:rPr>
                <w:noProof/>
                <w:webHidden/>
              </w:rPr>
              <w:t>169</w:t>
            </w:r>
            <w:r>
              <w:rPr>
                <w:noProof/>
                <w:webHidden/>
              </w:rPr>
              <w:fldChar w:fldCharType="end"/>
            </w:r>
          </w:hyperlink>
        </w:p>
        <w:p w14:paraId="4A82386D" w14:textId="77777777" w:rsidR="00441859" w:rsidRDefault="007E2880">
          <w:pPr>
            <w:pStyle w:val="TDC3"/>
            <w:rPr>
              <w:rFonts w:asciiTheme="minorHAnsi" w:hAnsiTheme="minorHAnsi"/>
              <w:noProof/>
              <w:sz w:val="22"/>
              <w:szCs w:val="22"/>
            </w:rPr>
          </w:pPr>
          <w:hyperlink w:anchor="_Toc185435476" w:history="1">
            <w:r w:rsidRPr="002B50C3">
              <w:rPr>
                <w:rStyle w:val="Hipervnculo"/>
                <w:noProof/>
              </w:rPr>
              <w:t>14.4.2 Proveedor de seguridad</w:t>
            </w:r>
            <w:r>
              <w:rPr>
                <w:noProof/>
                <w:webHidden/>
              </w:rPr>
              <w:tab/>
            </w:r>
            <w:r>
              <w:rPr>
                <w:noProof/>
                <w:webHidden/>
              </w:rPr>
              <w:fldChar w:fldCharType="begin"/>
            </w:r>
            <w:r>
              <w:rPr>
                <w:noProof/>
                <w:webHidden/>
              </w:rPr>
              <w:instrText xml:space="preserve"> PAGEREF _Toc185435476 \h </w:instrText>
            </w:r>
            <w:r>
              <w:rPr>
                <w:noProof/>
                <w:webHidden/>
              </w:rPr>
            </w:r>
            <w:r>
              <w:rPr>
                <w:noProof/>
                <w:webHidden/>
              </w:rPr>
              <w:fldChar w:fldCharType="separate"/>
            </w:r>
            <w:r>
              <w:rPr>
                <w:noProof/>
                <w:webHidden/>
              </w:rPr>
              <w:t>171</w:t>
            </w:r>
            <w:r>
              <w:rPr>
                <w:noProof/>
                <w:webHidden/>
              </w:rPr>
              <w:fldChar w:fldCharType="end"/>
            </w:r>
          </w:hyperlink>
        </w:p>
        <w:p w14:paraId="00BB906F" w14:textId="77777777" w:rsidR="00441859" w:rsidRDefault="007E2880">
          <w:pPr>
            <w:pStyle w:val="TDC3"/>
            <w:rPr>
              <w:rFonts w:asciiTheme="minorHAnsi" w:hAnsiTheme="minorHAnsi"/>
              <w:noProof/>
              <w:sz w:val="22"/>
              <w:szCs w:val="22"/>
            </w:rPr>
          </w:pPr>
          <w:hyperlink w:anchor="_Toc185435477" w:history="1">
            <w:r w:rsidRPr="002B50C3">
              <w:rPr>
                <w:rStyle w:val="Hipervnculo"/>
                <w:noProof/>
              </w:rPr>
              <w:t>14.4.3 Protocolos de seguridad</w:t>
            </w:r>
            <w:r>
              <w:rPr>
                <w:noProof/>
                <w:webHidden/>
              </w:rPr>
              <w:tab/>
            </w:r>
            <w:r>
              <w:rPr>
                <w:noProof/>
                <w:webHidden/>
              </w:rPr>
              <w:fldChar w:fldCharType="begin"/>
            </w:r>
            <w:r>
              <w:rPr>
                <w:noProof/>
                <w:webHidden/>
              </w:rPr>
              <w:instrText xml:space="preserve"> PAGEREF _Toc185435477 \h </w:instrText>
            </w:r>
            <w:r>
              <w:rPr>
                <w:noProof/>
                <w:webHidden/>
              </w:rPr>
            </w:r>
            <w:r>
              <w:rPr>
                <w:noProof/>
                <w:webHidden/>
              </w:rPr>
              <w:fldChar w:fldCharType="separate"/>
            </w:r>
            <w:r>
              <w:rPr>
                <w:noProof/>
                <w:webHidden/>
              </w:rPr>
              <w:t>171</w:t>
            </w:r>
            <w:r>
              <w:rPr>
                <w:noProof/>
                <w:webHidden/>
              </w:rPr>
              <w:fldChar w:fldCharType="end"/>
            </w:r>
          </w:hyperlink>
        </w:p>
        <w:p w14:paraId="36A095D7" w14:textId="77777777" w:rsidR="00441859" w:rsidRDefault="007E2880">
          <w:pPr>
            <w:pStyle w:val="TDC2"/>
            <w:rPr>
              <w:rFonts w:asciiTheme="minorHAnsi" w:hAnsiTheme="minorHAnsi"/>
              <w:noProof/>
              <w:sz w:val="22"/>
              <w:szCs w:val="22"/>
            </w:rPr>
          </w:pPr>
          <w:hyperlink w:anchor="_Toc185435478" w:history="1">
            <w:r w:rsidRPr="002B50C3">
              <w:rPr>
                <w:rStyle w:val="Hipervnculo"/>
                <w:noProof/>
              </w:rPr>
              <w:t>14,5 Anticipos para viajes</w:t>
            </w:r>
            <w:r>
              <w:rPr>
                <w:noProof/>
                <w:webHidden/>
              </w:rPr>
              <w:tab/>
            </w:r>
            <w:r>
              <w:rPr>
                <w:noProof/>
                <w:webHidden/>
              </w:rPr>
              <w:fldChar w:fldCharType="begin"/>
            </w:r>
            <w:r>
              <w:rPr>
                <w:noProof/>
                <w:webHidden/>
              </w:rPr>
              <w:instrText xml:space="preserve"> PAGEREF _Toc185435478 \h </w:instrText>
            </w:r>
            <w:r>
              <w:rPr>
                <w:noProof/>
                <w:webHidden/>
              </w:rPr>
            </w:r>
            <w:r>
              <w:rPr>
                <w:noProof/>
                <w:webHidden/>
              </w:rPr>
              <w:fldChar w:fldCharType="separate"/>
            </w:r>
            <w:r>
              <w:rPr>
                <w:noProof/>
                <w:webHidden/>
              </w:rPr>
              <w:t>172</w:t>
            </w:r>
            <w:r>
              <w:rPr>
                <w:noProof/>
                <w:webHidden/>
              </w:rPr>
              <w:fldChar w:fldCharType="end"/>
            </w:r>
          </w:hyperlink>
        </w:p>
        <w:p w14:paraId="49A136B1" w14:textId="77777777" w:rsidR="00441859" w:rsidRDefault="007E2880">
          <w:pPr>
            <w:pStyle w:val="TDC2"/>
            <w:rPr>
              <w:rFonts w:asciiTheme="minorHAnsi" w:hAnsiTheme="minorHAnsi"/>
              <w:noProof/>
              <w:sz w:val="22"/>
              <w:szCs w:val="22"/>
            </w:rPr>
          </w:pPr>
          <w:hyperlink w:anchor="_Toc185435479" w:history="1">
            <w:r w:rsidRPr="002B50C3">
              <w:rPr>
                <w:rStyle w:val="Hipervnculo"/>
                <w:noProof/>
              </w:rPr>
              <w:t>14.6 Gastos admisibles y no admisibles (aplicables a todos)</w:t>
            </w:r>
            <w:r>
              <w:rPr>
                <w:noProof/>
                <w:webHidden/>
              </w:rPr>
              <w:tab/>
            </w:r>
            <w:r>
              <w:rPr>
                <w:noProof/>
                <w:webHidden/>
              </w:rPr>
              <w:fldChar w:fldCharType="begin"/>
            </w:r>
            <w:r>
              <w:rPr>
                <w:noProof/>
                <w:webHidden/>
              </w:rPr>
              <w:instrText xml:space="preserve"> PAGEREF _Toc185435479 \h </w:instrText>
            </w:r>
            <w:r>
              <w:rPr>
                <w:noProof/>
                <w:webHidden/>
              </w:rPr>
            </w:r>
            <w:r>
              <w:rPr>
                <w:noProof/>
                <w:webHidden/>
              </w:rPr>
              <w:fldChar w:fldCharType="separate"/>
            </w:r>
            <w:r>
              <w:rPr>
                <w:noProof/>
                <w:webHidden/>
              </w:rPr>
              <w:t>172</w:t>
            </w:r>
            <w:r>
              <w:rPr>
                <w:noProof/>
                <w:webHidden/>
              </w:rPr>
              <w:fldChar w:fldCharType="end"/>
            </w:r>
          </w:hyperlink>
        </w:p>
        <w:p w14:paraId="48BC0495" w14:textId="77777777" w:rsidR="00441859" w:rsidRDefault="007E2880">
          <w:pPr>
            <w:pStyle w:val="TDC3"/>
            <w:rPr>
              <w:rFonts w:asciiTheme="minorHAnsi" w:hAnsiTheme="minorHAnsi"/>
              <w:noProof/>
              <w:sz w:val="22"/>
              <w:szCs w:val="22"/>
            </w:rPr>
          </w:pPr>
          <w:hyperlink w:anchor="_Toc185435480" w:history="1">
            <w:r w:rsidRPr="002B50C3">
              <w:rPr>
                <w:rStyle w:val="Hipervnculo"/>
                <w:noProof/>
              </w:rPr>
              <w:t>14.6.1 Alojamiento - Reembolsable</w:t>
            </w:r>
            <w:r>
              <w:rPr>
                <w:noProof/>
                <w:webHidden/>
              </w:rPr>
              <w:tab/>
            </w:r>
            <w:r>
              <w:rPr>
                <w:noProof/>
                <w:webHidden/>
              </w:rPr>
              <w:fldChar w:fldCharType="begin"/>
            </w:r>
            <w:r>
              <w:rPr>
                <w:noProof/>
                <w:webHidden/>
              </w:rPr>
              <w:instrText xml:space="preserve"> PAGEREF _Toc185435480 \h </w:instrText>
            </w:r>
            <w:r>
              <w:rPr>
                <w:noProof/>
                <w:webHidden/>
              </w:rPr>
            </w:r>
            <w:r>
              <w:rPr>
                <w:noProof/>
                <w:webHidden/>
              </w:rPr>
              <w:fldChar w:fldCharType="separate"/>
            </w:r>
            <w:r>
              <w:rPr>
                <w:noProof/>
                <w:webHidden/>
              </w:rPr>
              <w:t>173</w:t>
            </w:r>
            <w:r>
              <w:rPr>
                <w:noProof/>
                <w:webHidden/>
              </w:rPr>
              <w:fldChar w:fldCharType="end"/>
            </w:r>
          </w:hyperlink>
        </w:p>
        <w:p w14:paraId="7008B1A0" w14:textId="77777777" w:rsidR="00441859" w:rsidRDefault="007E2880">
          <w:pPr>
            <w:pStyle w:val="TDC3"/>
            <w:rPr>
              <w:rFonts w:asciiTheme="minorHAnsi" w:hAnsiTheme="minorHAnsi"/>
              <w:noProof/>
              <w:sz w:val="22"/>
              <w:szCs w:val="22"/>
            </w:rPr>
          </w:pPr>
          <w:hyperlink w:anchor="_Toc185435481" w:history="1">
            <w:r w:rsidRPr="002B50C3">
              <w:rPr>
                <w:rStyle w:val="Hipervnculo"/>
                <w:noProof/>
              </w:rPr>
              <w:t>14.6.2 Automóviles de alquiler - Reembolsable</w:t>
            </w:r>
            <w:r>
              <w:rPr>
                <w:noProof/>
                <w:webHidden/>
              </w:rPr>
              <w:tab/>
            </w:r>
            <w:r>
              <w:rPr>
                <w:noProof/>
                <w:webHidden/>
              </w:rPr>
              <w:fldChar w:fldCharType="begin"/>
            </w:r>
            <w:r>
              <w:rPr>
                <w:noProof/>
                <w:webHidden/>
              </w:rPr>
              <w:instrText xml:space="preserve"> PAGEREF _Toc185435481 \h </w:instrText>
            </w:r>
            <w:r>
              <w:rPr>
                <w:noProof/>
                <w:webHidden/>
              </w:rPr>
            </w:r>
            <w:r>
              <w:rPr>
                <w:noProof/>
                <w:webHidden/>
              </w:rPr>
              <w:fldChar w:fldCharType="separate"/>
            </w:r>
            <w:r>
              <w:rPr>
                <w:noProof/>
                <w:webHidden/>
              </w:rPr>
              <w:t>173</w:t>
            </w:r>
            <w:r>
              <w:rPr>
                <w:noProof/>
                <w:webHidden/>
              </w:rPr>
              <w:fldChar w:fldCharType="end"/>
            </w:r>
          </w:hyperlink>
        </w:p>
        <w:p w14:paraId="18933DBD" w14:textId="77777777" w:rsidR="00441859" w:rsidRDefault="007E2880">
          <w:pPr>
            <w:pStyle w:val="TDC3"/>
            <w:rPr>
              <w:rFonts w:asciiTheme="minorHAnsi" w:hAnsiTheme="minorHAnsi"/>
              <w:noProof/>
              <w:sz w:val="22"/>
              <w:szCs w:val="22"/>
            </w:rPr>
          </w:pPr>
          <w:hyperlink w:anchor="_Toc185435482" w:history="1">
            <w:r w:rsidRPr="002B50C3">
              <w:rPr>
                <w:rStyle w:val="Hipervnculo"/>
                <w:noProof/>
              </w:rPr>
              <w:t>14.6.3 Uso del vehículo personal - Reembolsable</w:t>
            </w:r>
            <w:r>
              <w:rPr>
                <w:noProof/>
                <w:webHidden/>
              </w:rPr>
              <w:tab/>
            </w:r>
            <w:r>
              <w:rPr>
                <w:noProof/>
                <w:webHidden/>
              </w:rPr>
              <w:fldChar w:fldCharType="begin"/>
            </w:r>
            <w:r>
              <w:rPr>
                <w:noProof/>
                <w:webHidden/>
              </w:rPr>
              <w:instrText xml:space="preserve"> PAGEREF _Toc185435482 \h </w:instrText>
            </w:r>
            <w:r>
              <w:rPr>
                <w:noProof/>
                <w:webHidden/>
              </w:rPr>
            </w:r>
            <w:r>
              <w:rPr>
                <w:noProof/>
                <w:webHidden/>
              </w:rPr>
              <w:fldChar w:fldCharType="separate"/>
            </w:r>
            <w:r>
              <w:rPr>
                <w:noProof/>
                <w:webHidden/>
              </w:rPr>
              <w:t>173</w:t>
            </w:r>
            <w:r>
              <w:rPr>
                <w:noProof/>
                <w:webHidden/>
              </w:rPr>
              <w:fldChar w:fldCharType="end"/>
            </w:r>
          </w:hyperlink>
        </w:p>
        <w:p w14:paraId="63B443D0" w14:textId="77777777" w:rsidR="00441859" w:rsidRDefault="007E2880">
          <w:pPr>
            <w:pStyle w:val="TDC3"/>
            <w:rPr>
              <w:rFonts w:asciiTheme="minorHAnsi" w:hAnsiTheme="minorHAnsi"/>
              <w:noProof/>
              <w:sz w:val="22"/>
              <w:szCs w:val="22"/>
            </w:rPr>
          </w:pPr>
          <w:hyperlink w:anchor="_Toc185435483" w:history="1">
            <w:r w:rsidRPr="002B50C3">
              <w:rPr>
                <w:rStyle w:val="Hipervnculo"/>
                <w:noProof/>
              </w:rPr>
              <w:t>14.6.4 Peajes, aparcamientos, etc. - Reembolsables</w:t>
            </w:r>
            <w:r>
              <w:rPr>
                <w:noProof/>
                <w:webHidden/>
              </w:rPr>
              <w:tab/>
            </w:r>
            <w:r>
              <w:rPr>
                <w:noProof/>
                <w:webHidden/>
              </w:rPr>
              <w:fldChar w:fldCharType="begin"/>
            </w:r>
            <w:r>
              <w:rPr>
                <w:noProof/>
                <w:webHidden/>
              </w:rPr>
              <w:instrText xml:space="preserve"> PAGEREF _Toc185435483 \h </w:instrText>
            </w:r>
            <w:r>
              <w:rPr>
                <w:noProof/>
                <w:webHidden/>
              </w:rPr>
            </w:r>
            <w:r>
              <w:rPr>
                <w:noProof/>
                <w:webHidden/>
              </w:rPr>
              <w:fldChar w:fldCharType="separate"/>
            </w:r>
            <w:r>
              <w:rPr>
                <w:noProof/>
                <w:webHidden/>
              </w:rPr>
              <w:t>174</w:t>
            </w:r>
            <w:r>
              <w:rPr>
                <w:noProof/>
                <w:webHidden/>
              </w:rPr>
              <w:fldChar w:fldCharType="end"/>
            </w:r>
          </w:hyperlink>
        </w:p>
        <w:p w14:paraId="159A7FB2" w14:textId="77777777" w:rsidR="00441859" w:rsidRDefault="007E2880">
          <w:pPr>
            <w:pStyle w:val="TDC3"/>
            <w:rPr>
              <w:rFonts w:asciiTheme="minorHAnsi" w:hAnsiTheme="minorHAnsi"/>
              <w:noProof/>
              <w:sz w:val="22"/>
              <w:szCs w:val="22"/>
            </w:rPr>
          </w:pPr>
          <w:hyperlink w:anchor="_Toc185435484" w:history="1">
            <w:r w:rsidRPr="002B50C3">
              <w:rPr>
                <w:rStyle w:val="Hipervnculo"/>
                <w:noProof/>
              </w:rPr>
              <w:t>14.6.5 Billetes de avión y tren - Reembolsables</w:t>
            </w:r>
            <w:r>
              <w:rPr>
                <w:noProof/>
                <w:webHidden/>
              </w:rPr>
              <w:tab/>
            </w:r>
            <w:r>
              <w:rPr>
                <w:noProof/>
                <w:webHidden/>
              </w:rPr>
              <w:fldChar w:fldCharType="begin"/>
            </w:r>
            <w:r>
              <w:rPr>
                <w:noProof/>
                <w:webHidden/>
              </w:rPr>
              <w:instrText xml:space="preserve"> PAGEREF _Toc185435484 \h </w:instrText>
            </w:r>
            <w:r>
              <w:rPr>
                <w:noProof/>
                <w:webHidden/>
              </w:rPr>
            </w:r>
            <w:r>
              <w:rPr>
                <w:noProof/>
                <w:webHidden/>
              </w:rPr>
              <w:fldChar w:fldCharType="separate"/>
            </w:r>
            <w:r>
              <w:rPr>
                <w:noProof/>
                <w:webHidden/>
              </w:rPr>
              <w:t>174</w:t>
            </w:r>
            <w:r>
              <w:rPr>
                <w:noProof/>
                <w:webHidden/>
              </w:rPr>
              <w:fldChar w:fldCharType="end"/>
            </w:r>
          </w:hyperlink>
        </w:p>
        <w:p w14:paraId="6321902D" w14:textId="77777777" w:rsidR="00441859" w:rsidRDefault="007E2880">
          <w:pPr>
            <w:pStyle w:val="TDC3"/>
            <w:rPr>
              <w:rFonts w:asciiTheme="minorHAnsi" w:hAnsiTheme="minorHAnsi"/>
              <w:noProof/>
              <w:sz w:val="22"/>
              <w:szCs w:val="22"/>
            </w:rPr>
          </w:pPr>
          <w:hyperlink w:anchor="_Toc185435485" w:history="1">
            <w:r w:rsidRPr="002B50C3">
              <w:rPr>
                <w:rStyle w:val="Hipervnculo"/>
                <w:i/>
                <w:iCs/>
                <w:noProof/>
              </w:rPr>
              <w:t>14.6.5.1 Selección de asiento</w:t>
            </w:r>
            <w:r>
              <w:rPr>
                <w:noProof/>
                <w:webHidden/>
              </w:rPr>
              <w:tab/>
            </w:r>
            <w:r>
              <w:rPr>
                <w:noProof/>
                <w:webHidden/>
              </w:rPr>
              <w:fldChar w:fldCharType="begin"/>
            </w:r>
            <w:r>
              <w:rPr>
                <w:noProof/>
                <w:webHidden/>
              </w:rPr>
              <w:instrText xml:space="preserve"> PAGEREF _Toc185435485 \h </w:instrText>
            </w:r>
            <w:r>
              <w:rPr>
                <w:noProof/>
                <w:webHidden/>
              </w:rPr>
            </w:r>
            <w:r>
              <w:rPr>
                <w:noProof/>
                <w:webHidden/>
              </w:rPr>
              <w:fldChar w:fldCharType="separate"/>
            </w:r>
            <w:r>
              <w:rPr>
                <w:noProof/>
                <w:webHidden/>
              </w:rPr>
              <w:t>174</w:t>
            </w:r>
            <w:r>
              <w:rPr>
                <w:noProof/>
                <w:webHidden/>
              </w:rPr>
              <w:fldChar w:fldCharType="end"/>
            </w:r>
          </w:hyperlink>
        </w:p>
        <w:p w14:paraId="19A4F740" w14:textId="77777777" w:rsidR="00441859" w:rsidRDefault="007E2880">
          <w:pPr>
            <w:pStyle w:val="TDC3"/>
            <w:rPr>
              <w:rFonts w:asciiTheme="minorHAnsi" w:hAnsiTheme="minorHAnsi"/>
              <w:noProof/>
              <w:sz w:val="22"/>
              <w:szCs w:val="22"/>
            </w:rPr>
          </w:pPr>
          <w:hyperlink w:anchor="_Toc185435486" w:history="1">
            <w:r w:rsidRPr="002B50C3">
              <w:rPr>
                <w:rStyle w:val="Hipervnculo"/>
                <w:i/>
                <w:iCs/>
                <w:noProof/>
              </w:rPr>
              <w:t>14.6.5.2 Actualizaciones de asiento/clase</w:t>
            </w:r>
            <w:r>
              <w:rPr>
                <w:noProof/>
                <w:webHidden/>
              </w:rPr>
              <w:tab/>
            </w:r>
            <w:r>
              <w:rPr>
                <w:noProof/>
                <w:webHidden/>
              </w:rPr>
              <w:fldChar w:fldCharType="begin"/>
            </w:r>
            <w:r>
              <w:rPr>
                <w:noProof/>
                <w:webHidden/>
              </w:rPr>
              <w:instrText xml:space="preserve"> PAGEREF _Toc185435486 \h </w:instrText>
            </w:r>
            <w:r>
              <w:rPr>
                <w:noProof/>
                <w:webHidden/>
              </w:rPr>
            </w:r>
            <w:r>
              <w:rPr>
                <w:noProof/>
                <w:webHidden/>
              </w:rPr>
              <w:fldChar w:fldCharType="separate"/>
            </w:r>
            <w:r>
              <w:rPr>
                <w:noProof/>
                <w:webHidden/>
              </w:rPr>
              <w:t>174</w:t>
            </w:r>
            <w:r>
              <w:rPr>
                <w:noProof/>
                <w:webHidden/>
              </w:rPr>
              <w:fldChar w:fldCharType="end"/>
            </w:r>
          </w:hyperlink>
        </w:p>
        <w:p w14:paraId="68AE111D" w14:textId="77777777" w:rsidR="00441859" w:rsidRDefault="007E2880">
          <w:pPr>
            <w:pStyle w:val="TDC3"/>
            <w:rPr>
              <w:rFonts w:asciiTheme="minorHAnsi" w:hAnsiTheme="minorHAnsi"/>
              <w:noProof/>
              <w:sz w:val="22"/>
              <w:szCs w:val="22"/>
            </w:rPr>
          </w:pPr>
          <w:hyperlink w:anchor="_Toc185435487" w:history="1">
            <w:r w:rsidRPr="002B50C3">
              <w:rPr>
                <w:rStyle w:val="Hipervnculo"/>
                <w:i/>
                <w:iCs/>
                <w:noProof/>
              </w:rPr>
              <w:t>14.6.5.3 Ley "Fly America</w:t>
            </w:r>
            <w:r>
              <w:rPr>
                <w:noProof/>
                <w:webHidden/>
              </w:rPr>
              <w:tab/>
            </w:r>
            <w:r>
              <w:rPr>
                <w:noProof/>
                <w:webHidden/>
              </w:rPr>
              <w:fldChar w:fldCharType="begin"/>
            </w:r>
            <w:r>
              <w:rPr>
                <w:noProof/>
                <w:webHidden/>
              </w:rPr>
              <w:instrText xml:space="preserve"> PAGEREF _Toc185435487 \h </w:instrText>
            </w:r>
            <w:r>
              <w:rPr>
                <w:noProof/>
                <w:webHidden/>
              </w:rPr>
            </w:r>
            <w:r>
              <w:rPr>
                <w:noProof/>
                <w:webHidden/>
              </w:rPr>
              <w:fldChar w:fldCharType="separate"/>
            </w:r>
            <w:r>
              <w:rPr>
                <w:noProof/>
                <w:webHidden/>
              </w:rPr>
              <w:t>175</w:t>
            </w:r>
            <w:r>
              <w:rPr>
                <w:noProof/>
                <w:webHidden/>
              </w:rPr>
              <w:fldChar w:fldCharType="end"/>
            </w:r>
          </w:hyperlink>
        </w:p>
        <w:p w14:paraId="78D36E95" w14:textId="77777777" w:rsidR="00441859" w:rsidRDefault="007E2880">
          <w:pPr>
            <w:pStyle w:val="TDC3"/>
            <w:rPr>
              <w:rFonts w:asciiTheme="minorHAnsi" w:hAnsiTheme="minorHAnsi"/>
              <w:noProof/>
              <w:sz w:val="22"/>
              <w:szCs w:val="22"/>
            </w:rPr>
          </w:pPr>
          <w:hyperlink w:anchor="_Toc185435488" w:history="1">
            <w:r w:rsidRPr="002B50C3">
              <w:rPr>
                <w:rStyle w:val="Hipervnculo"/>
                <w:noProof/>
              </w:rPr>
              <w:t>14.6.6 Comidas y gastos varios (M&amp;IE) - Por día</w:t>
            </w:r>
            <w:r>
              <w:rPr>
                <w:noProof/>
                <w:webHidden/>
              </w:rPr>
              <w:tab/>
            </w:r>
            <w:r>
              <w:rPr>
                <w:noProof/>
                <w:webHidden/>
              </w:rPr>
              <w:fldChar w:fldCharType="begin"/>
            </w:r>
            <w:r>
              <w:rPr>
                <w:noProof/>
                <w:webHidden/>
              </w:rPr>
              <w:instrText xml:space="preserve"> PAGEREF _Toc185435488 \h </w:instrText>
            </w:r>
            <w:r>
              <w:rPr>
                <w:noProof/>
                <w:webHidden/>
              </w:rPr>
            </w:r>
            <w:r>
              <w:rPr>
                <w:noProof/>
                <w:webHidden/>
              </w:rPr>
              <w:fldChar w:fldCharType="separate"/>
            </w:r>
            <w:r>
              <w:rPr>
                <w:noProof/>
                <w:webHidden/>
              </w:rPr>
              <w:t>176</w:t>
            </w:r>
            <w:r>
              <w:rPr>
                <w:noProof/>
                <w:webHidden/>
              </w:rPr>
              <w:fldChar w:fldCharType="end"/>
            </w:r>
          </w:hyperlink>
        </w:p>
        <w:p w14:paraId="62463D4B" w14:textId="77777777" w:rsidR="00441859" w:rsidRDefault="007E2880">
          <w:pPr>
            <w:pStyle w:val="TDC3"/>
            <w:rPr>
              <w:rFonts w:asciiTheme="minorHAnsi" w:hAnsiTheme="minorHAnsi"/>
              <w:noProof/>
              <w:sz w:val="22"/>
              <w:szCs w:val="22"/>
            </w:rPr>
          </w:pPr>
          <w:hyperlink w:anchor="_Toc185435489" w:history="1">
            <w:r w:rsidRPr="002B50C3">
              <w:rPr>
                <w:rStyle w:val="Hipervnculo"/>
                <w:noProof/>
              </w:rPr>
              <w:t>14.6.7 Otros gastos de viaje varios (MTE) - Reembolsables</w:t>
            </w:r>
            <w:r>
              <w:rPr>
                <w:noProof/>
                <w:webHidden/>
              </w:rPr>
              <w:tab/>
            </w:r>
            <w:r>
              <w:rPr>
                <w:noProof/>
                <w:webHidden/>
              </w:rPr>
              <w:fldChar w:fldCharType="begin"/>
            </w:r>
            <w:r>
              <w:rPr>
                <w:noProof/>
                <w:webHidden/>
              </w:rPr>
              <w:instrText xml:space="preserve"> PAGEREF _Toc185435489 \h </w:instrText>
            </w:r>
            <w:r>
              <w:rPr>
                <w:noProof/>
                <w:webHidden/>
              </w:rPr>
            </w:r>
            <w:r>
              <w:rPr>
                <w:noProof/>
                <w:webHidden/>
              </w:rPr>
              <w:fldChar w:fldCharType="separate"/>
            </w:r>
            <w:r>
              <w:rPr>
                <w:noProof/>
                <w:webHidden/>
              </w:rPr>
              <w:t>177</w:t>
            </w:r>
            <w:r>
              <w:rPr>
                <w:noProof/>
                <w:webHidden/>
              </w:rPr>
              <w:fldChar w:fldCharType="end"/>
            </w:r>
          </w:hyperlink>
        </w:p>
        <w:p w14:paraId="3BAA4721" w14:textId="77777777" w:rsidR="00441859" w:rsidRDefault="007E2880">
          <w:pPr>
            <w:pStyle w:val="TDC3"/>
            <w:rPr>
              <w:rFonts w:asciiTheme="minorHAnsi" w:hAnsiTheme="minorHAnsi"/>
              <w:noProof/>
              <w:sz w:val="22"/>
              <w:szCs w:val="22"/>
            </w:rPr>
          </w:pPr>
          <w:hyperlink w:anchor="_Toc185435490" w:history="1">
            <w:r w:rsidRPr="002B50C3">
              <w:rPr>
                <w:rStyle w:val="Hipervnculo"/>
                <w:noProof/>
              </w:rPr>
              <w:t>14.6.8 Comidas de negocios Gastos de reunión (no viajes) - Reembolsables</w:t>
            </w:r>
            <w:r>
              <w:rPr>
                <w:noProof/>
                <w:webHidden/>
              </w:rPr>
              <w:tab/>
            </w:r>
            <w:r>
              <w:rPr>
                <w:noProof/>
                <w:webHidden/>
              </w:rPr>
              <w:fldChar w:fldCharType="begin"/>
            </w:r>
            <w:r>
              <w:rPr>
                <w:noProof/>
                <w:webHidden/>
              </w:rPr>
              <w:instrText xml:space="preserve"> PAGEREF _Toc185435490 \h </w:instrText>
            </w:r>
            <w:r>
              <w:rPr>
                <w:noProof/>
                <w:webHidden/>
              </w:rPr>
            </w:r>
            <w:r>
              <w:rPr>
                <w:noProof/>
                <w:webHidden/>
              </w:rPr>
              <w:fldChar w:fldCharType="separate"/>
            </w:r>
            <w:r>
              <w:rPr>
                <w:noProof/>
                <w:webHidden/>
              </w:rPr>
              <w:t>177</w:t>
            </w:r>
            <w:r>
              <w:rPr>
                <w:noProof/>
                <w:webHidden/>
              </w:rPr>
              <w:fldChar w:fldCharType="end"/>
            </w:r>
          </w:hyperlink>
        </w:p>
        <w:p w14:paraId="0E779183" w14:textId="77777777" w:rsidR="00441859" w:rsidRDefault="007E2880">
          <w:pPr>
            <w:pStyle w:val="TDC3"/>
            <w:rPr>
              <w:rFonts w:asciiTheme="minorHAnsi" w:hAnsiTheme="minorHAnsi"/>
              <w:noProof/>
              <w:sz w:val="22"/>
              <w:szCs w:val="22"/>
            </w:rPr>
          </w:pPr>
          <w:hyperlink w:anchor="_Toc185435491" w:history="1">
            <w:r w:rsidRPr="002B50C3">
              <w:rPr>
                <w:rStyle w:val="Hipervnculo"/>
                <w:noProof/>
              </w:rPr>
              <w:t>14.6.9 Comidas de negocios - Gastos de reunión (no viajes) - Reembolsables</w:t>
            </w:r>
            <w:r>
              <w:rPr>
                <w:noProof/>
                <w:webHidden/>
              </w:rPr>
              <w:tab/>
            </w:r>
            <w:r>
              <w:rPr>
                <w:noProof/>
                <w:webHidden/>
              </w:rPr>
              <w:fldChar w:fldCharType="begin"/>
            </w:r>
            <w:r>
              <w:rPr>
                <w:noProof/>
                <w:webHidden/>
              </w:rPr>
              <w:instrText xml:space="preserve"> PAGEREF _Toc185435491 \h </w:instrText>
            </w:r>
            <w:r>
              <w:rPr>
                <w:noProof/>
                <w:webHidden/>
              </w:rPr>
            </w:r>
            <w:r>
              <w:rPr>
                <w:noProof/>
                <w:webHidden/>
              </w:rPr>
              <w:fldChar w:fldCharType="separate"/>
            </w:r>
            <w:r>
              <w:rPr>
                <w:noProof/>
                <w:webHidden/>
              </w:rPr>
              <w:t>178</w:t>
            </w:r>
            <w:r>
              <w:rPr>
                <w:noProof/>
                <w:webHidden/>
              </w:rPr>
              <w:fldChar w:fldCharType="end"/>
            </w:r>
          </w:hyperlink>
        </w:p>
        <w:p w14:paraId="1C15FDDF" w14:textId="77777777" w:rsidR="00441859" w:rsidRDefault="007E2880">
          <w:pPr>
            <w:pStyle w:val="TDC3"/>
            <w:rPr>
              <w:rFonts w:asciiTheme="minorHAnsi" w:hAnsiTheme="minorHAnsi"/>
              <w:noProof/>
              <w:sz w:val="22"/>
              <w:szCs w:val="22"/>
            </w:rPr>
          </w:pPr>
          <w:hyperlink w:anchor="_Toc185435492" w:history="1">
            <w:r w:rsidRPr="002B50C3">
              <w:rPr>
                <w:rStyle w:val="Hipervnculo"/>
                <w:noProof/>
              </w:rPr>
              <w:t>14.6.10 Gastos no autorizados y límites de reembolso</w:t>
            </w:r>
            <w:r>
              <w:rPr>
                <w:noProof/>
                <w:webHidden/>
              </w:rPr>
              <w:tab/>
            </w:r>
            <w:r>
              <w:rPr>
                <w:noProof/>
                <w:webHidden/>
              </w:rPr>
              <w:fldChar w:fldCharType="begin"/>
            </w:r>
            <w:r>
              <w:rPr>
                <w:noProof/>
                <w:webHidden/>
              </w:rPr>
              <w:instrText xml:space="preserve"> PAGEREF _Toc185435492 \h </w:instrText>
            </w:r>
            <w:r>
              <w:rPr>
                <w:noProof/>
                <w:webHidden/>
              </w:rPr>
            </w:r>
            <w:r>
              <w:rPr>
                <w:noProof/>
                <w:webHidden/>
              </w:rPr>
              <w:fldChar w:fldCharType="separate"/>
            </w:r>
            <w:r>
              <w:rPr>
                <w:noProof/>
                <w:webHidden/>
              </w:rPr>
              <w:t>178</w:t>
            </w:r>
            <w:r>
              <w:rPr>
                <w:noProof/>
                <w:webHidden/>
              </w:rPr>
              <w:fldChar w:fldCharType="end"/>
            </w:r>
          </w:hyperlink>
        </w:p>
        <w:p w14:paraId="12B91F18" w14:textId="77777777" w:rsidR="00441859" w:rsidRDefault="007E2880">
          <w:pPr>
            <w:pStyle w:val="TDC3"/>
            <w:rPr>
              <w:rFonts w:asciiTheme="minorHAnsi" w:hAnsiTheme="minorHAnsi"/>
              <w:noProof/>
              <w:sz w:val="22"/>
              <w:szCs w:val="22"/>
            </w:rPr>
          </w:pPr>
          <w:hyperlink w:anchor="_Toc185435493" w:history="1">
            <w:r w:rsidRPr="002B50C3">
              <w:rPr>
                <w:rStyle w:val="Hipervnculo"/>
                <w:i/>
                <w:iCs/>
                <w:noProof/>
              </w:rPr>
              <w:t>14.6.10.1 Compras de alcohol</w:t>
            </w:r>
            <w:r>
              <w:rPr>
                <w:noProof/>
                <w:webHidden/>
              </w:rPr>
              <w:tab/>
            </w:r>
            <w:r>
              <w:rPr>
                <w:noProof/>
                <w:webHidden/>
              </w:rPr>
              <w:fldChar w:fldCharType="begin"/>
            </w:r>
            <w:r>
              <w:rPr>
                <w:noProof/>
                <w:webHidden/>
              </w:rPr>
              <w:instrText xml:space="preserve"> PAGEREF _Toc185435493 \h </w:instrText>
            </w:r>
            <w:r>
              <w:rPr>
                <w:noProof/>
                <w:webHidden/>
              </w:rPr>
            </w:r>
            <w:r>
              <w:rPr>
                <w:noProof/>
                <w:webHidden/>
              </w:rPr>
              <w:fldChar w:fldCharType="separate"/>
            </w:r>
            <w:r>
              <w:rPr>
                <w:noProof/>
                <w:webHidden/>
              </w:rPr>
              <w:t>178</w:t>
            </w:r>
            <w:r>
              <w:rPr>
                <w:noProof/>
                <w:webHidden/>
              </w:rPr>
              <w:fldChar w:fldCharType="end"/>
            </w:r>
          </w:hyperlink>
        </w:p>
        <w:p w14:paraId="62EA8F58" w14:textId="77777777" w:rsidR="00441859" w:rsidRDefault="007E2880">
          <w:pPr>
            <w:pStyle w:val="TDC3"/>
            <w:rPr>
              <w:rFonts w:asciiTheme="minorHAnsi" w:hAnsiTheme="minorHAnsi"/>
              <w:noProof/>
              <w:sz w:val="22"/>
              <w:szCs w:val="22"/>
            </w:rPr>
          </w:pPr>
          <w:hyperlink w:anchor="_Toc185435494" w:history="1">
            <w:r w:rsidRPr="002B50C3">
              <w:rPr>
                <w:rStyle w:val="Hipervnculo"/>
                <w:i/>
                <w:iCs/>
                <w:noProof/>
              </w:rPr>
              <w:t>14.6.10.2 Otros gastos no autorizados</w:t>
            </w:r>
            <w:r>
              <w:rPr>
                <w:noProof/>
                <w:webHidden/>
              </w:rPr>
              <w:tab/>
            </w:r>
            <w:r>
              <w:rPr>
                <w:noProof/>
                <w:webHidden/>
              </w:rPr>
              <w:fldChar w:fldCharType="begin"/>
            </w:r>
            <w:r>
              <w:rPr>
                <w:noProof/>
                <w:webHidden/>
              </w:rPr>
              <w:instrText xml:space="preserve"> PAGEREF _Toc185435494 \h </w:instrText>
            </w:r>
            <w:r>
              <w:rPr>
                <w:noProof/>
                <w:webHidden/>
              </w:rPr>
            </w:r>
            <w:r>
              <w:rPr>
                <w:noProof/>
                <w:webHidden/>
              </w:rPr>
              <w:fldChar w:fldCharType="separate"/>
            </w:r>
            <w:r>
              <w:rPr>
                <w:noProof/>
                <w:webHidden/>
              </w:rPr>
              <w:t>179</w:t>
            </w:r>
            <w:r>
              <w:rPr>
                <w:noProof/>
                <w:webHidden/>
              </w:rPr>
              <w:fldChar w:fldCharType="end"/>
            </w:r>
          </w:hyperlink>
        </w:p>
        <w:p w14:paraId="5B8A0293" w14:textId="77777777" w:rsidR="00441859" w:rsidRDefault="007E2880">
          <w:pPr>
            <w:pStyle w:val="TDC2"/>
            <w:rPr>
              <w:rFonts w:asciiTheme="minorHAnsi" w:hAnsiTheme="minorHAnsi"/>
              <w:noProof/>
              <w:sz w:val="22"/>
              <w:szCs w:val="22"/>
            </w:rPr>
          </w:pPr>
          <w:hyperlink w:anchor="_Toc185435495" w:history="1">
            <w:r w:rsidRPr="002B50C3">
              <w:rPr>
                <w:rStyle w:val="Hipervnculo"/>
                <w:noProof/>
              </w:rPr>
              <w:t>14,7 Dietas para M&amp;IE</w:t>
            </w:r>
            <w:r>
              <w:rPr>
                <w:noProof/>
                <w:webHidden/>
              </w:rPr>
              <w:tab/>
            </w:r>
            <w:r>
              <w:rPr>
                <w:noProof/>
                <w:webHidden/>
              </w:rPr>
              <w:fldChar w:fldCharType="begin"/>
            </w:r>
            <w:r>
              <w:rPr>
                <w:noProof/>
                <w:webHidden/>
              </w:rPr>
              <w:instrText xml:space="preserve"> PAGEREF _Toc185435495 \h </w:instrText>
            </w:r>
            <w:r>
              <w:rPr>
                <w:noProof/>
                <w:webHidden/>
              </w:rPr>
            </w:r>
            <w:r>
              <w:rPr>
                <w:noProof/>
                <w:webHidden/>
              </w:rPr>
              <w:fldChar w:fldCharType="separate"/>
            </w:r>
            <w:r>
              <w:rPr>
                <w:noProof/>
                <w:webHidden/>
              </w:rPr>
              <w:t>179</w:t>
            </w:r>
            <w:r>
              <w:rPr>
                <w:noProof/>
                <w:webHidden/>
              </w:rPr>
              <w:fldChar w:fldCharType="end"/>
            </w:r>
          </w:hyperlink>
        </w:p>
        <w:p w14:paraId="5891B8E9" w14:textId="77777777" w:rsidR="00441859" w:rsidRDefault="007E2880">
          <w:pPr>
            <w:pStyle w:val="TDC3"/>
            <w:rPr>
              <w:rFonts w:asciiTheme="minorHAnsi" w:hAnsiTheme="minorHAnsi"/>
              <w:noProof/>
              <w:sz w:val="22"/>
              <w:szCs w:val="22"/>
            </w:rPr>
          </w:pPr>
          <w:hyperlink w:anchor="_Toc185435496" w:history="1">
            <w:r w:rsidRPr="002B50C3">
              <w:rPr>
                <w:rStyle w:val="Hipervnculo"/>
                <w:noProof/>
              </w:rPr>
              <w:t>14.7.1 Tarifas M&amp;IE</w:t>
            </w:r>
            <w:r>
              <w:rPr>
                <w:noProof/>
                <w:webHidden/>
              </w:rPr>
              <w:tab/>
            </w:r>
            <w:r>
              <w:rPr>
                <w:noProof/>
                <w:webHidden/>
              </w:rPr>
              <w:fldChar w:fldCharType="begin"/>
            </w:r>
            <w:r>
              <w:rPr>
                <w:noProof/>
                <w:webHidden/>
              </w:rPr>
              <w:instrText xml:space="preserve"> PAGEREF _Toc185435496 \h </w:instrText>
            </w:r>
            <w:r>
              <w:rPr>
                <w:noProof/>
                <w:webHidden/>
              </w:rPr>
            </w:r>
            <w:r>
              <w:rPr>
                <w:noProof/>
                <w:webHidden/>
              </w:rPr>
              <w:fldChar w:fldCharType="separate"/>
            </w:r>
            <w:r>
              <w:rPr>
                <w:noProof/>
                <w:webHidden/>
              </w:rPr>
              <w:t>180</w:t>
            </w:r>
            <w:r>
              <w:rPr>
                <w:noProof/>
                <w:webHidden/>
              </w:rPr>
              <w:fldChar w:fldCharType="end"/>
            </w:r>
          </w:hyperlink>
        </w:p>
        <w:p w14:paraId="696FB7FB" w14:textId="77777777" w:rsidR="00441859" w:rsidRDefault="007E2880">
          <w:pPr>
            <w:pStyle w:val="TDC3"/>
            <w:rPr>
              <w:rFonts w:asciiTheme="minorHAnsi" w:hAnsiTheme="minorHAnsi"/>
              <w:noProof/>
              <w:sz w:val="22"/>
              <w:szCs w:val="22"/>
            </w:rPr>
          </w:pPr>
          <w:hyperlink w:anchor="_Toc185435497" w:history="1">
            <w:r w:rsidRPr="002B50C3">
              <w:rPr>
                <w:rStyle w:val="Hipervnculo"/>
                <w:noProof/>
              </w:rPr>
              <w:t>14.7.2 Desglose de las comidas M&amp;IE</w:t>
            </w:r>
            <w:r>
              <w:rPr>
                <w:noProof/>
                <w:webHidden/>
              </w:rPr>
              <w:tab/>
            </w:r>
            <w:r>
              <w:rPr>
                <w:noProof/>
                <w:webHidden/>
              </w:rPr>
              <w:fldChar w:fldCharType="begin"/>
            </w:r>
            <w:r>
              <w:rPr>
                <w:noProof/>
                <w:webHidden/>
              </w:rPr>
              <w:instrText xml:space="preserve"> PAGEREF _Toc185435497 \h </w:instrText>
            </w:r>
            <w:r>
              <w:rPr>
                <w:noProof/>
                <w:webHidden/>
              </w:rPr>
            </w:r>
            <w:r>
              <w:rPr>
                <w:noProof/>
                <w:webHidden/>
              </w:rPr>
              <w:fldChar w:fldCharType="separate"/>
            </w:r>
            <w:r>
              <w:rPr>
                <w:noProof/>
                <w:webHidden/>
              </w:rPr>
              <w:t>180</w:t>
            </w:r>
            <w:r>
              <w:rPr>
                <w:noProof/>
                <w:webHidden/>
              </w:rPr>
              <w:fldChar w:fldCharType="end"/>
            </w:r>
          </w:hyperlink>
        </w:p>
        <w:p w14:paraId="7DF20341" w14:textId="77777777" w:rsidR="00441859" w:rsidRDefault="007E2880">
          <w:pPr>
            <w:pStyle w:val="TDC3"/>
            <w:rPr>
              <w:rFonts w:asciiTheme="minorHAnsi" w:hAnsiTheme="minorHAnsi"/>
              <w:noProof/>
              <w:sz w:val="22"/>
              <w:szCs w:val="22"/>
            </w:rPr>
          </w:pPr>
          <w:hyperlink w:anchor="_Toc185435498" w:history="1">
            <w:r w:rsidRPr="002B50C3">
              <w:rPr>
                <w:rStyle w:val="Hipervnculo"/>
                <w:noProof/>
              </w:rPr>
              <w:t>14.7.3 M&amp;IE Primer y último día</w:t>
            </w:r>
            <w:r>
              <w:rPr>
                <w:noProof/>
                <w:webHidden/>
              </w:rPr>
              <w:tab/>
            </w:r>
            <w:r>
              <w:rPr>
                <w:noProof/>
                <w:webHidden/>
              </w:rPr>
              <w:fldChar w:fldCharType="begin"/>
            </w:r>
            <w:r>
              <w:rPr>
                <w:noProof/>
                <w:webHidden/>
              </w:rPr>
              <w:instrText xml:space="preserve"> PAGEREF _Toc185435498 \h </w:instrText>
            </w:r>
            <w:r>
              <w:rPr>
                <w:noProof/>
                <w:webHidden/>
              </w:rPr>
            </w:r>
            <w:r>
              <w:rPr>
                <w:noProof/>
                <w:webHidden/>
              </w:rPr>
              <w:fldChar w:fldCharType="separate"/>
            </w:r>
            <w:r>
              <w:rPr>
                <w:noProof/>
                <w:webHidden/>
              </w:rPr>
              <w:t>181</w:t>
            </w:r>
            <w:r>
              <w:rPr>
                <w:noProof/>
                <w:webHidden/>
              </w:rPr>
              <w:fldChar w:fldCharType="end"/>
            </w:r>
          </w:hyperlink>
        </w:p>
        <w:p w14:paraId="4873C41B" w14:textId="77777777" w:rsidR="00441859" w:rsidRDefault="007E2880">
          <w:pPr>
            <w:pStyle w:val="TDC3"/>
            <w:rPr>
              <w:rFonts w:asciiTheme="minorHAnsi" w:hAnsiTheme="minorHAnsi"/>
              <w:noProof/>
              <w:sz w:val="22"/>
              <w:szCs w:val="22"/>
            </w:rPr>
          </w:pPr>
          <w:hyperlink w:anchor="_Toc185435499" w:history="1">
            <w:r w:rsidRPr="002B50C3">
              <w:rPr>
                <w:rStyle w:val="Hipervnculo"/>
                <w:rFonts w:cs="Times New Roman"/>
                <w:noProof/>
              </w:rPr>
              <w:t>Sección 14.6.4 Dietas M&amp;IE - Personal local de la oficina exterior</w:t>
            </w:r>
            <w:r>
              <w:rPr>
                <w:noProof/>
                <w:webHidden/>
              </w:rPr>
              <w:tab/>
            </w:r>
            <w:r>
              <w:rPr>
                <w:noProof/>
                <w:webHidden/>
              </w:rPr>
              <w:fldChar w:fldCharType="begin"/>
            </w:r>
            <w:r>
              <w:rPr>
                <w:noProof/>
                <w:webHidden/>
              </w:rPr>
              <w:instrText xml:space="preserve"> PAGEREF _Toc185435499 \h </w:instrText>
            </w:r>
            <w:r>
              <w:rPr>
                <w:noProof/>
                <w:webHidden/>
              </w:rPr>
            </w:r>
            <w:r>
              <w:rPr>
                <w:noProof/>
                <w:webHidden/>
              </w:rPr>
              <w:fldChar w:fldCharType="separate"/>
            </w:r>
            <w:r>
              <w:rPr>
                <w:noProof/>
                <w:webHidden/>
              </w:rPr>
              <w:t>182</w:t>
            </w:r>
            <w:r>
              <w:rPr>
                <w:noProof/>
                <w:webHidden/>
              </w:rPr>
              <w:fldChar w:fldCharType="end"/>
            </w:r>
          </w:hyperlink>
        </w:p>
        <w:p w14:paraId="1C372471" w14:textId="77777777" w:rsidR="00441859" w:rsidRDefault="007E2880">
          <w:pPr>
            <w:pStyle w:val="TDC3"/>
            <w:rPr>
              <w:rFonts w:asciiTheme="minorHAnsi" w:hAnsiTheme="minorHAnsi"/>
              <w:noProof/>
              <w:sz w:val="22"/>
              <w:szCs w:val="22"/>
            </w:rPr>
          </w:pPr>
          <w:hyperlink w:anchor="_Toc185435500" w:history="1">
            <w:r w:rsidRPr="002B50C3">
              <w:rPr>
                <w:rStyle w:val="Hipervnculo"/>
                <w:rFonts w:cs="Times New Roman"/>
                <w:noProof/>
              </w:rPr>
              <w:t>Véanse ejemplos en el anexo L.</w:t>
            </w:r>
            <w:r>
              <w:rPr>
                <w:noProof/>
                <w:webHidden/>
              </w:rPr>
              <w:tab/>
            </w:r>
            <w:r>
              <w:rPr>
                <w:noProof/>
                <w:webHidden/>
              </w:rPr>
              <w:fldChar w:fldCharType="begin"/>
            </w:r>
            <w:r>
              <w:rPr>
                <w:noProof/>
                <w:webHidden/>
              </w:rPr>
              <w:instrText xml:space="preserve"> PAGEREF _Toc185435500 \h </w:instrText>
            </w:r>
            <w:r>
              <w:rPr>
                <w:noProof/>
                <w:webHidden/>
              </w:rPr>
            </w:r>
            <w:r>
              <w:rPr>
                <w:noProof/>
                <w:webHidden/>
              </w:rPr>
              <w:fldChar w:fldCharType="separate"/>
            </w:r>
            <w:r>
              <w:rPr>
                <w:noProof/>
                <w:webHidden/>
              </w:rPr>
              <w:t>182</w:t>
            </w:r>
            <w:r>
              <w:rPr>
                <w:noProof/>
                <w:webHidden/>
              </w:rPr>
              <w:fldChar w:fldCharType="end"/>
            </w:r>
          </w:hyperlink>
        </w:p>
        <w:p w14:paraId="0A7DB45B" w14:textId="77777777" w:rsidR="00441859" w:rsidRDefault="007E2880">
          <w:pPr>
            <w:pStyle w:val="TDC3"/>
            <w:rPr>
              <w:rFonts w:asciiTheme="minorHAnsi" w:hAnsiTheme="minorHAnsi"/>
              <w:noProof/>
              <w:sz w:val="22"/>
              <w:szCs w:val="22"/>
            </w:rPr>
          </w:pPr>
          <w:hyperlink w:anchor="_Toc185435501" w:history="1">
            <w:r w:rsidRPr="002B50C3">
              <w:rPr>
                <w:rStyle w:val="Hipervnculo"/>
                <w:noProof/>
              </w:rPr>
              <w:t>14.7.4 Costes subvencionables de M&amp;IE</w:t>
            </w:r>
            <w:r>
              <w:rPr>
                <w:noProof/>
                <w:webHidden/>
              </w:rPr>
              <w:tab/>
            </w:r>
            <w:r>
              <w:rPr>
                <w:noProof/>
                <w:webHidden/>
              </w:rPr>
              <w:fldChar w:fldCharType="begin"/>
            </w:r>
            <w:r>
              <w:rPr>
                <w:noProof/>
                <w:webHidden/>
              </w:rPr>
              <w:instrText xml:space="preserve"> PAGEREF _Toc185435501 \h </w:instrText>
            </w:r>
            <w:r>
              <w:rPr>
                <w:noProof/>
                <w:webHidden/>
              </w:rPr>
            </w:r>
            <w:r>
              <w:rPr>
                <w:noProof/>
                <w:webHidden/>
              </w:rPr>
              <w:fldChar w:fldCharType="separate"/>
            </w:r>
            <w:r>
              <w:rPr>
                <w:noProof/>
                <w:webHidden/>
              </w:rPr>
              <w:t>182</w:t>
            </w:r>
            <w:r>
              <w:rPr>
                <w:noProof/>
                <w:webHidden/>
              </w:rPr>
              <w:fldChar w:fldCharType="end"/>
            </w:r>
          </w:hyperlink>
        </w:p>
        <w:p w14:paraId="137CCE78" w14:textId="77777777" w:rsidR="00441859" w:rsidRDefault="007E2880">
          <w:pPr>
            <w:pStyle w:val="TDC3"/>
            <w:rPr>
              <w:rFonts w:asciiTheme="minorHAnsi" w:hAnsiTheme="minorHAnsi"/>
              <w:noProof/>
              <w:sz w:val="22"/>
              <w:szCs w:val="22"/>
            </w:rPr>
          </w:pPr>
          <w:hyperlink w:anchor="_Toc185435502" w:history="1">
            <w:r w:rsidRPr="002B50C3">
              <w:rPr>
                <w:rStyle w:val="Hipervnculo"/>
                <w:i/>
                <w:iCs/>
                <w:noProof/>
              </w:rPr>
              <w:t>14.7.4.1 Viajes de fin de semana de M&amp;IE</w:t>
            </w:r>
            <w:r>
              <w:rPr>
                <w:noProof/>
                <w:webHidden/>
              </w:rPr>
              <w:tab/>
            </w:r>
            <w:r>
              <w:rPr>
                <w:noProof/>
                <w:webHidden/>
              </w:rPr>
              <w:fldChar w:fldCharType="begin"/>
            </w:r>
            <w:r>
              <w:rPr>
                <w:noProof/>
                <w:webHidden/>
              </w:rPr>
              <w:instrText xml:space="preserve"> PAGEREF _Toc185435502 \h </w:instrText>
            </w:r>
            <w:r>
              <w:rPr>
                <w:noProof/>
                <w:webHidden/>
              </w:rPr>
            </w:r>
            <w:r>
              <w:rPr>
                <w:noProof/>
                <w:webHidden/>
              </w:rPr>
              <w:fldChar w:fldCharType="separate"/>
            </w:r>
            <w:r>
              <w:rPr>
                <w:noProof/>
                <w:webHidden/>
              </w:rPr>
              <w:t>183</w:t>
            </w:r>
            <w:r>
              <w:rPr>
                <w:noProof/>
                <w:webHidden/>
              </w:rPr>
              <w:fldChar w:fldCharType="end"/>
            </w:r>
          </w:hyperlink>
        </w:p>
        <w:p w14:paraId="3609890B" w14:textId="77777777" w:rsidR="00441859" w:rsidRDefault="007E2880">
          <w:pPr>
            <w:pStyle w:val="TDC3"/>
            <w:rPr>
              <w:rFonts w:asciiTheme="minorHAnsi" w:hAnsiTheme="minorHAnsi"/>
              <w:noProof/>
              <w:sz w:val="22"/>
              <w:szCs w:val="22"/>
            </w:rPr>
          </w:pPr>
          <w:hyperlink w:anchor="_Toc185435503" w:history="1">
            <w:r w:rsidRPr="002B50C3">
              <w:rPr>
                <w:rStyle w:val="Hipervnculo"/>
                <w:noProof/>
              </w:rPr>
              <w:t>14.7.5 Dietas M&amp;IE - Personal de la Oficina Exterior de Colombia</w:t>
            </w:r>
            <w:r>
              <w:rPr>
                <w:noProof/>
                <w:webHidden/>
              </w:rPr>
              <w:tab/>
            </w:r>
            <w:r>
              <w:rPr>
                <w:noProof/>
                <w:webHidden/>
              </w:rPr>
              <w:fldChar w:fldCharType="begin"/>
            </w:r>
            <w:r>
              <w:rPr>
                <w:noProof/>
                <w:webHidden/>
              </w:rPr>
              <w:instrText xml:space="preserve"> PAGEREF _Toc185435503 \h </w:instrText>
            </w:r>
            <w:r>
              <w:rPr>
                <w:noProof/>
                <w:webHidden/>
              </w:rPr>
            </w:r>
            <w:r>
              <w:rPr>
                <w:noProof/>
                <w:webHidden/>
              </w:rPr>
              <w:fldChar w:fldCharType="separate"/>
            </w:r>
            <w:r>
              <w:rPr>
                <w:noProof/>
                <w:webHidden/>
              </w:rPr>
              <w:t>183</w:t>
            </w:r>
            <w:r>
              <w:rPr>
                <w:noProof/>
                <w:webHidden/>
              </w:rPr>
              <w:fldChar w:fldCharType="end"/>
            </w:r>
          </w:hyperlink>
        </w:p>
        <w:p w14:paraId="26DB2E5C" w14:textId="77777777" w:rsidR="00441859" w:rsidRDefault="007E2880">
          <w:pPr>
            <w:pStyle w:val="TDC3"/>
            <w:rPr>
              <w:rFonts w:asciiTheme="minorHAnsi" w:hAnsiTheme="minorHAnsi"/>
              <w:noProof/>
              <w:sz w:val="22"/>
              <w:szCs w:val="22"/>
            </w:rPr>
          </w:pPr>
          <w:hyperlink w:anchor="_Toc185435504" w:history="1">
            <w:r w:rsidRPr="002B50C3">
              <w:rPr>
                <w:rStyle w:val="Hipervnculo"/>
                <w:noProof/>
              </w:rPr>
              <w:t>14.7.6 Pago de dietas</w:t>
            </w:r>
            <w:r>
              <w:rPr>
                <w:noProof/>
                <w:webHidden/>
              </w:rPr>
              <w:tab/>
            </w:r>
            <w:r>
              <w:rPr>
                <w:noProof/>
                <w:webHidden/>
              </w:rPr>
              <w:fldChar w:fldCharType="begin"/>
            </w:r>
            <w:r>
              <w:rPr>
                <w:noProof/>
                <w:webHidden/>
              </w:rPr>
              <w:instrText xml:space="preserve"> PAGEREF _Toc185435504 \h </w:instrText>
            </w:r>
            <w:r>
              <w:rPr>
                <w:noProof/>
                <w:webHidden/>
              </w:rPr>
            </w:r>
            <w:r>
              <w:rPr>
                <w:noProof/>
                <w:webHidden/>
              </w:rPr>
              <w:fldChar w:fldCharType="separate"/>
            </w:r>
            <w:r>
              <w:rPr>
                <w:noProof/>
                <w:webHidden/>
              </w:rPr>
              <w:t>184</w:t>
            </w:r>
            <w:r>
              <w:rPr>
                <w:noProof/>
                <w:webHidden/>
              </w:rPr>
              <w:fldChar w:fldCharType="end"/>
            </w:r>
          </w:hyperlink>
        </w:p>
        <w:p w14:paraId="418E3E36" w14:textId="77777777" w:rsidR="00441859" w:rsidRDefault="007E2880">
          <w:pPr>
            <w:pStyle w:val="TDC3"/>
            <w:rPr>
              <w:rFonts w:asciiTheme="minorHAnsi" w:hAnsiTheme="minorHAnsi"/>
              <w:noProof/>
              <w:sz w:val="22"/>
              <w:szCs w:val="22"/>
            </w:rPr>
          </w:pPr>
          <w:hyperlink w:anchor="_Toc185435505" w:history="1">
            <w:r w:rsidRPr="002B50C3">
              <w:rPr>
                <w:rStyle w:val="Hipervnculo"/>
                <w:i/>
                <w:iCs/>
                <w:noProof/>
              </w:rPr>
              <w:t>14</w:t>
            </w:r>
            <w:r w:rsidRPr="002B50C3">
              <w:rPr>
                <w:rStyle w:val="Hipervnculo"/>
                <w:i/>
                <w:noProof/>
                <w:color w:val="0000BF" w:themeColor="hyperlink" w:themeShade="BF"/>
              </w:rPr>
              <w:t>.</w:t>
            </w:r>
            <w:r w:rsidRPr="002B50C3">
              <w:rPr>
                <w:rStyle w:val="Hipervnculo"/>
                <w:i/>
                <w:iCs/>
                <w:noProof/>
              </w:rPr>
              <w:t>7</w:t>
            </w:r>
            <w:r w:rsidRPr="002B50C3">
              <w:rPr>
                <w:rStyle w:val="Hipervnculo"/>
                <w:i/>
                <w:noProof/>
                <w:color w:val="0000BF" w:themeColor="hyperlink" w:themeShade="BF"/>
              </w:rPr>
              <w:t>.</w:t>
            </w:r>
            <w:r w:rsidRPr="002B50C3">
              <w:rPr>
                <w:rStyle w:val="Hipervnculo"/>
                <w:i/>
                <w:iCs/>
                <w:noProof/>
              </w:rPr>
              <w:t>6</w:t>
            </w:r>
            <w:r w:rsidRPr="002B50C3">
              <w:rPr>
                <w:rStyle w:val="Hipervnculo"/>
                <w:i/>
                <w:noProof/>
                <w:color w:val="0000BF" w:themeColor="hyperlink" w:themeShade="BF"/>
              </w:rPr>
              <w:t>.1 Pago de dietas al personal local de las oficinas exteriores</w:t>
            </w:r>
            <w:r>
              <w:rPr>
                <w:noProof/>
                <w:webHidden/>
              </w:rPr>
              <w:tab/>
            </w:r>
            <w:r>
              <w:rPr>
                <w:noProof/>
                <w:webHidden/>
              </w:rPr>
              <w:fldChar w:fldCharType="begin"/>
            </w:r>
            <w:r>
              <w:rPr>
                <w:noProof/>
                <w:webHidden/>
              </w:rPr>
              <w:instrText xml:space="preserve"> PAGEREF _Toc185435505 \h </w:instrText>
            </w:r>
            <w:r>
              <w:rPr>
                <w:noProof/>
                <w:webHidden/>
              </w:rPr>
            </w:r>
            <w:r>
              <w:rPr>
                <w:noProof/>
                <w:webHidden/>
              </w:rPr>
              <w:fldChar w:fldCharType="separate"/>
            </w:r>
            <w:r>
              <w:rPr>
                <w:noProof/>
                <w:webHidden/>
              </w:rPr>
              <w:t>184</w:t>
            </w:r>
            <w:r>
              <w:rPr>
                <w:noProof/>
                <w:webHidden/>
              </w:rPr>
              <w:fldChar w:fldCharType="end"/>
            </w:r>
          </w:hyperlink>
        </w:p>
        <w:p w14:paraId="08F57FB4" w14:textId="77777777" w:rsidR="00441859" w:rsidRDefault="007E2880">
          <w:pPr>
            <w:pStyle w:val="TDC2"/>
            <w:rPr>
              <w:rFonts w:asciiTheme="minorHAnsi" w:hAnsiTheme="minorHAnsi"/>
              <w:noProof/>
              <w:sz w:val="22"/>
              <w:szCs w:val="22"/>
            </w:rPr>
          </w:pPr>
          <w:hyperlink w:anchor="_Toc185435506" w:history="1">
            <w:r w:rsidRPr="002B50C3">
              <w:rPr>
                <w:rStyle w:val="Hipervnculo"/>
                <w:noProof/>
              </w:rPr>
              <w:t>14.8 Solicitudes de reembolso (partidas no per diem)</w:t>
            </w:r>
            <w:r>
              <w:rPr>
                <w:noProof/>
                <w:webHidden/>
              </w:rPr>
              <w:tab/>
            </w:r>
            <w:r>
              <w:rPr>
                <w:noProof/>
                <w:webHidden/>
              </w:rPr>
              <w:fldChar w:fldCharType="begin"/>
            </w:r>
            <w:r>
              <w:rPr>
                <w:noProof/>
                <w:webHidden/>
              </w:rPr>
              <w:instrText xml:space="preserve"> PAGEREF _Toc185435506 \h </w:instrText>
            </w:r>
            <w:r>
              <w:rPr>
                <w:noProof/>
                <w:webHidden/>
              </w:rPr>
            </w:r>
            <w:r>
              <w:rPr>
                <w:noProof/>
                <w:webHidden/>
              </w:rPr>
              <w:fldChar w:fldCharType="separate"/>
            </w:r>
            <w:r>
              <w:rPr>
                <w:noProof/>
                <w:webHidden/>
              </w:rPr>
              <w:t>185</w:t>
            </w:r>
            <w:r>
              <w:rPr>
                <w:noProof/>
                <w:webHidden/>
              </w:rPr>
              <w:fldChar w:fldCharType="end"/>
            </w:r>
          </w:hyperlink>
        </w:p>
        <w:p w14:paraId="4D30C6F3" w14:textId="77777777" w:rsidR="00441859" w:rsidRDefault="007E2880">
          <w:pPr>
            <w:pStyle w:val="TDC3"/>
            <w:rPr>
              <w:rFonts w:asciiTheme="minorHAnsi" w:hAnsiTheme="minorHAnsi"/>
              <w:noProof/>
              <w:sz w:val="22"/>
              <w:szCs w:val="22"/>
            </w:rPr>
          </w:pPr>
          <w:hyperlink w:anchor="_Toc185435507" w:history="1">
            <w:r w:rsidRPr="002B50C3">
              <w:rPr>
                <w:rStyle w:val="Hipervnculo"/>
                <w:noProof/>
              </w:rPr>
              <w:t>14.8.1 Informes de gastos para reembolso - Personal de las oficinas exteriores de Colombia</w:t>
            </w:r>
            <w:r>
              <w:rPr>
                <w:noProof/>
                <w:webHidden/>
              </w:rPr>
              <w:tab/>
            </w:r>
            <w:r>
              <w:rPr>
                <w:noProof/>
                <w:webHidden/>
              </w:rPr>
              <w:fldChar w:fldCharType="begin"/>
            </w:r>
            <w:r>
              <w:rPr>
                <w:noProof/>
                <w:webHidden/>
              </w:rPr>
              <w:instrText xml:space="preserve"> PAGEREF _Toc185435507 \h </w:instrText>
            </w:r>
            <w:r>
              <w:rPr>
                <w:noProof/>
                <w:webHidden/>
              </w:rPr>
            </w:r>
            <w:r>
              <w:rPr>
                <w:noProof/>
                <w:webHidden/>
              </w:rPr>
              <w:fldChar w:fldCharType="separate"/>
            </w:r>
            <w:r>
              <w:rPr>
                <w:noProof/>
                <w:webHidden/>
              </w:rPr>
              <w:t>185</w:t>
            </w:r>
            <w:r>
              <w:rPr>
                <w:noProof/>
                <w:webHidden/>
              </w:rPr>
              <w:fldChar w:fldCharType="end"/>
            </w:r>
          </w:hyperlink>
        </w:p>
        <w:p w14:paraId="634D38B5" w14:textId="77777777" w:rsidR="00441859" w:rsidRDefault="007E2880">
          <w:pPr>
            <w:pStyle w:val="TDC2"/>
            <w:rPr>
              <w:rFonts w:asciiTheme="minorHAnsi" w:hAnsiTheme="minorHAnsi"/>
              <w:noProof/>
              <w:sz w:val="22"/>
              <w:szCs w:val="22"/>
            </w:rPr>
          </w:pPr>
          <w:hyperlink w:anchor="_Toc185435508" w:history="1">
            <w:r w:rsidRPr="002B50C3">
              <w:rPr>
                <w:rStyle w:val="Hipervnculo"/>
                <w:noProof/>
              </w:rPr>
              <w:t>14.9 Desplazamientos personales durante viajes de trabajo</w:t>
            </w:r>
            <w:r>
              <w:rPr>
                <w:noProof/>
                <w:webHidden/>
              </w:rPr>
              <w:tab/>
            </w:r>
            <w:r>
              <w:rPr>
                <w:noProof/>
                <w:webHidden/>
              </w:rPr>
              <w:fldChar w:fldCharType="begin"/>
            </w:r>
            <w:r>
              <w:rPr>
                <w:noProof/>
                <w:webHidden/>
              </w:rPr>
              <w:instrText xml:space="preserve"> PAGEREF _Toc185435508 \h </w:instrText>
            </w:r>
            <w:r>
              <w:rPr>
                <w:noProof/>
                <w:webHidden/>
              </w:rPr>
            </w:r>
            <w:r>
              <w:rPr>
                <w:noProof/>
                <w:webHidden/>
              </w:rPr>
              <w:fldChar w:fldCharType="separate"/>
            </w:r>
            <w:r>
              <w:rPr>
                <w:noProof/>
                <w:webHidden/>
              </w:rPr>
              <w:t>185</w:t>
            </w:r>
            <w:r>
              <w:rPr>
                <w:noProof/>
                <w:webHidden/>
              </w:rPr>
              <w:fldChar w:fldCharType="end"/>
            </w:r>
          </w:hyperlink>
        </w:p>
        <w:p w14:paraId="24856F31" w14:textId="77777777" w:rsidR="00441859" w:rsidRDefault="007E2880">
          <w:pPr>
            <w:pStyle w:val="TDC1"/>
            <w:rPr>
              <w:rFonts w:asciiTheme="minorHAnsi" w:hAnsiTheme="minorHAnsi"/>
              <w:noProof/>
              <w:sz w:val="22"/>
              <w:szCs w:val="22"/>
            </w:rPr>
          </w:pPr>
          <w:hyperlink w:anchor="_Toc185435509" w:history="1">
            <w:r w:rsidRPr="002B50C3">
              <w:rPr>
                <w:rStyle w:val="Hipervnculo"/>
                <w:noProof/>
              </w:rPr>
              <w:t>Política y procedimiento de vehículos</w:t>
            </w:r>
            <w:r>
              <w:rPr>
                <w:noProof/>
                <w:webHidden/>
              </w:rPr>
              <w:tab/>
            </w:r>
            <w:r>
              <w:rPr>
                <w:noProof/>
                <w:webHidden/>
              </w:rPr>
              <w:fldChar w:fldCharType="begin"/>
            </w:r>
            <w:r>
              <w:rPr>
                <w:noProof/>
                <w:webHidden/>
              </w:rPr>
              <w:instrText xml:space="preserve"> PAGEREF _Toc185435509 \h </w:instrText>
            </w:r>
            <w:r>
              <w:rPr>
                <w:noProof/>
                <w:webHidden/>
              </w:rPr>
            </w:r>
            <w:r>
              <w:rPr>
                <w:noProof/>
                <w:webHidden/>
              </w:rPr>
              <w:fldChar w:fldCharType="separate"/>
            </w:r>
            <w:r>
              <w:rPr>
                <w:noProof/>
                <w:webHidden/>
              </w:rPr>
              <w:t>186</w:t>
            </w:r>
            <w:r>
              <w:rPr>
                <w:noProof/>
                <w:webHidden/>
              </w:rPr>
              <w:fldChar w:fldCharType="end"/>
            </w:r>
          </w:hyperlink>
        </w:p>
        <w:p w14:paraId="2E0772CF" w14:textId="77777777" w:rsidR="00441859" w:rsidRDefault="007E2880">
          <w:pPr>
            <w:pStyle w:val="TDC2"/>
            <w:rPr>
              <w:rFonts w:asciiTheme="minorHAnsi" w:hAnsiTheme="minorHAnsi"/>
              <w:noProof/>
              <w:sz w:val="22"/>
              <w:szCs w:val="22"/>
            </w:rPr>
          </w:pPr>
          <w:hyperlink w:anchor="_Toc185435510" w:history="1">
            <w:r w:rsidRPr="002B50C3">
              <w:rPr>
                <w:rStyle w:val="Hipervnculo"/>
                <w:noProof/>
              </w:rPr>
              <w:t>15.1 Visión general de la política de vehículos</w:t>
            </w:r>
            <w:r>
              <w:rPr>
                <w:noProof/>
                <w:webHidden/>
              </w:rPr>
              <w:tab/>
            </w:r>
            <w:r>
              <w:rPr>
                <w:noProof/>
                <w:webHidden/>
              </w:rPr>
              <w:fldChar w:fldCharType="begin"/>
            </w:r>
            <w:r>
              <w:rPr>
                <w:noProof/>
                <w:webHidden/>
              </w:rPr>
              <w:instrText xml:space="preserve"> PAGEREF _Toc185435510 \h </w:instrText>
            </w:r>
            <w:r>
              <w:rPr>
                <w:noProof/>
                <w:webHidden/>
              </w:rPr>
            </w:r>
            <w:r>
              <w:rPr>
                <w:noProof/>
                <w:webHidden/>
              </w:rPr>
              <w:fldChar w:fldCharType="separate"/>
            </w:r>
            <w:r>
              <w:rPr>
                <w:noProof/>
                <w:webHidden/>
              </w:rPr>
              <w:t>186</w:t>
            </w:r>
            <w:r>
              <w:rPr>
                <w:noProof/>
                <w:webHidden/>
              </w:rPr>
              <w:fldChar w:fldCharType="end"/>
            </w:r>
          </w:hyperlink>
        </w:p>
        <w:p w14:paraId="6ECC3807" w14:textId="77777777" w:rsidR="00441859" w:rsidRDefault="007E2880">
          <w:pPr>
            <w:pStyle w:val="TDC2"/>
            <w:rPr>
              <w:rFonts w:asciiTheme="minorHAnsi" w:hAnsiTheme="minorHAnsi"/>
              <w:noProof/>
              <w:sz w:val="22"/>
              <w:szCs w:val="22"/>
            </w:rPr>
          </w:pPr>
          <w:hyperlink w:anchor="_Toc185435511" w:history="1">
            <w:r w:rsidRPr="002B50C3">
              <w:rPr>
                <w:rStyle w:val="Hipervnculo"/>
                <w:noProof/>
              </w:rPr>
              <w:t>15.2 Autorización para el uso de vehículos de Partners Colombia</w:t>
            </w:r>
            <w:r>
              <w:rPr>
                <w:noProof/>
                <w:webHidden/>
              </w:rPr>
              <w:tab/>
            </w:r>
            <w:r>
              <w:rPr>
                <w:noProof/>
                <w:webHidden/>
              </w:rPr>
              <w:fldChar w:fldCharType="begin"/>
            </w:r>
            <w:r>
              <w:rPr>
                <w:noProof/>
                <w:webHidden/>
              </w:rPr>
              <w:instrText xml:space="preserve"> PAGEREF _Toc185435511 \h </w:instrText>
            </w:r>
            <w:r>
              <w:rPr>
                <w:noProof/>
                <w:webHidden/>
              </w:rPr>
            </w:r>
            <w:r>
              <w:rPr>
                <w:noProof/>
                <w:webHidden/>
              </w:rPr>
              <w:fldChar w:fldCharType="separate"/>
            </w:r>
            <w:r>
              <w:rPr>
                <w:noProof/>
                <w:webHidden/>
              </w:rPr>
              <w:t>186</w:t>
            </w:r>
            <w:r>
              <w:rPr>
                <w:noProof/>
                <w:webHidden/>
              </w:rPr>
              <w:fldChar w:fldCharType="end"/>
            </w:r>
          </w:hyperlink>
        </w:p>
        <w:p w14:paraId="2B8E53AA" w14:textId="77777777" w:rsidR="00441859" w:rsidRDefault="007E2880">
          <w:pPr>
            <w:pStyle w:val="TDC2"/>
            <w:rPr>
              <w:rFonts w:asciiTheme="minorHAnsi" w:hAnsiTheme="minorHAnsi"/>
              <w:noProof/>
              <w:sz w:val="22"/>
              <w:szCs w:val="22"/>
            </w:rPr>
          </w:pPr>
          <w:hyperlink w:anchor="_Toc185435512" w:history="1">
            <w:r w:rsidRPr="002B50C3">
              <w:rPr>
                <w:rStyle w:val="Hipervnculo"/>
                <w:noProof/>
              </w:rPr>
              <w:t>15.3 Requisitos generales sobre el uso de vehículos de los socios</w:t>
            </w:r>
            <w:r>
              <w:rPr>
                <w:noProof/>
                <w:webHidden/>
              </w:rPr>
              <w:tab/>
            </w:r>
            <w:r>
              <w:rPr>
                <w:noProof/>
                <w:webHidden/>
              </w:rPr>
              <w:fldChar w:fldCharType="begin"/>
            </w:r>
            <w:r>
              <w:rPr>
                <w:noProof/>
                <w:webHidden/>
              </w:rPr>
              <w:instrText xml:space="preserve"> PAGEREF _Toc185435512 \h </w:instrText>
            </w:r>
            <w:r>
              <w:rPr>
                <w:noProof/>
                <w:webHidden/>
              </w:rPr>
            </w:r>
            <w:r>
              <w:rPr>
                <w:noProof/>
                <w:webHidden/>
              </w:rPr>
              <w:fldChar w:fldCharType="separate"/>
            </w:r>
            <w:r>
              <w:rPr>
                <w:noProof/>
                <w:webHidden/>
              </w:rPr>
              <w:t>187</w:t>
            </w:r>
            <w:r>
              <w:rPr>
                <w:noProof/>
                <w:webHidden/>
              </w:rPr>
              <w:fldChar w:fldCharType="end"/>
            </w:r>
          </w:hyperlink>
        </w:p>
        <w:p w14:paraId="0E2C62A0" w14:textId="77777777" w:rsidR="00441859" w:rsidRDefault="007E2880">
          <w:pPr>
            <w:pStyle w:val="TDC2"/>
            <w:rPr>
              <w:rFonts w:asciiTheme="minorHAnsi" w:hAnsiTheme="minorHAnsi"/>
              <w:noProof/>
              <w:sz w:val="22"/>
              <w:szCs w:val="22"/>
            </w:rPr>
          </w:pPr>
          <w:hyperlink w:anchor="_Toc185435513" w:history="1">
            <w:r w:rsidRPr="002B50C3">
              <w:rPr>
                <w:rStyle w:val="Hipervnculo"/>
                <w:noProof/>
              </w:rPr>
              <w:t>15.4 Requisitos generales sobre el uso de vehículos personales</w:t>
            </w:r>
            <w:r>
              <w:rPr>
                <w:noProof/>
                <w:webHidden/>
              </w:rPr>
              <w:tab/>
            </w:r>
            <w:r>
              <w:rPr>
                <w:noProof/>
                <w:webHidden/>
              </w:rPr>
              <w:fldChar w:fldCharType="begin"/>
            </w:r>
            <w:r>
              <w:rPr>
                <w:noProof/>
                <w:webHidden/>
              </w:rPr>
              <w:instrText xml:space="preserve"> PAGEREF _Toc185435513 \h </w:instrText>
            </w:r>
            <w:r>
              <w:rPr>
                <w:noProof/>
                <w:webHidden/>
              </w:rPr>
            </w:r>
            <w:r>
              <w:rPr>
                <w:noProof/>
                <w:webHidden/>
              </w:rPr>
              <w:fldChar w:fldCharType="separate"/>
            </w:r>
            <w:r>
              <w:rPr>
                <w:noProof/>
                <w:webHidden/>
              </w:rPr>
              <w:t>189</w:t>
            </w:r>
            <w:r>
              <w:rPr>
                <w:noProof/>
                <w:webHidden/>
              </w:rPr>
              <w:fldChar w:fldCharType="end"/>
            </w:r>
          </w:hyperlink>
        </w:p>
        <w:p w14:paraId="57D03AA3" w14:textId="77777777" w:rsidR="00441859" w:rsidRDefault="007E2880">
          <w:pPr>
            <w:pStyle w:val="TDC2"/>
            <w:rPr>
              <w:rFonts w:asciiTheme="minorHAnsi" w:hAnsiTheme="minorHAnsi"/>
              <w:noProof/>
              <w:sz w:val="22"/>
              <w:szCs w:val="22"/>
            </w:rPr>
          </w:pPr>
          <w:hyperlink w:anchor="_Toc185435514" w:history="1">
            <w:r w:rsidRPr="002B50C3">
              <w:rPr>
                <w:rStyle w:val="Hipervnculo"/>
                <w:noProof/>
              </w:rPr>
              <w:t>15.5 Exenciones para pasajeros no relacionados con los negocios</w:t>
            </w:r>
            <w:r>
              <w:rPr>
                <w:noProof/>
                <w:webHidden/>
              </w:rPr>
              <w:tab/>
            </w:r>
            <w:r>
              <w:rPr>
                <w:noProof/>
                <w:webHidden/>
              </w:rPr>
              <w:fldChar w:fldCharType="begin"/>
            </w:r>
            <w:r>
              <w:rPr>
                <w:noProof/>
                <w:webHidden/>
              </w:rPr>
              <w:instrText xml:space="preserve"> PAGEREF _Toc185435514 \h </w:instrText>
            </w:r>
            <w:r>
              <w:rPr>
                <w:noProof/>
                <w:webHidden/>
              </w:rPr>
            </w:r>
            <w:r>
              <w:rPr>
                <w:noProof/>
                <w:webHidden/>
              </w:rPr>
              <w:fldChar w:fldCharType="separate"/>
            </w:r>
            <w:r>
              <w:rPr>
                <w:noProof/>
                <w:webHidden/>
              </w:rPr>
              <w:t>190</w:t>
            </w:r>
            <w:r>
              <w:rPr>
                <w:noProof/>
                <w:webHidden/>
              </w:rPr>
              <w:fldChar w:fldCharType="end"/>
            </w:r>
          </w:hyperlink>
        </w:p>
        <w:p w14:paraId="6A6666FD" w14:textId="77777777" w:rsidR="00441859" w:rsidRDefault="007E2880">
          <w:pPr>
            <w:pStyle w:val="TDC2"/>
            <w:rPr>
              <w:rFonts w:asciiTheme="minorHAnsi" w:hAnsiTheme="minorHAnsi"/>
              <w:noProof/>
              <w:sz w:val="22"/>
              <w:szCs w:val="22"/>
            </w:rPr>
          </w:pPr>
          <w:hyperlink w:anchor="_Toc185435515" w:history="1">
            <w:r w:rsidRPr="002B50C3">
              <w:rPr>
                <w:rStyle w:val="Hipervnculo"/>
                <w:noProof/>
              </w:rPr>
              <w:t>15.6 Restricciones a la circulación de vehículos</w:t>
            </w:r>
            <w:r>
              <w:rPr>
                <w:noProof/>
                <w:webHidden/>
              </w:rPr>
              <w:tab/>
            </w:r>
            <w:r>
              <w:rPr>
                <w:noProof/>
                <w:webHidden/>
              </w:rPr>
              <w:fldChar w:fldCharType="begin"/>
            </w:r>
            <w:r>
              <w:rPr>
                <w:noProof/>
                <w:webHidden/>
              </w:rPr>
              <w:instrText xml:space="preserve"> PAGEREF _Toc185435515 \h </w:instrText>
            </w:r>
            <w:r>
              <w:rPr>
                <w:noProof/>
                <w:webHidden/>
              </w:rPr>
            </w:r>
            <w:r>
              <w:rPr>
                <w:noProof/>
                <w:webHidden/>
              </w:rPr>
              <w:fldChar w:fldCharType="separate"/>
            </w:r>
            <w:r>
              <w:rPr>
                <w:noProof/>
                <w:webHidden/>
              </w:rPr>
              <w:t>190</w:t>
            </w:r>
            <w:r>
              <w:rPr>
                <w:noProof/>
                <w:webHidden/>
              </w:rPr>
              <w:fldChar w:fldCharType="end"/>
            </w:r>
          </w:hyperlink>
        </w:p>
        <w:p w14:paraId="7589E7B3" w14:textId="77777777" w:rsidR="00441859" w:rsidRDefault="007E2880">
          <w:pPr>
            <w:pStyle w:val="TDC2"/>
            <w:rPr>
              <w:rFonts w:asciiTheme="minorHAnsi" w:hAnsiTheme="minorHAnsi"/>
              <w:noProof/>
              <w:sz w:val="22"/>
              <w:szCs w:val="22"/>
            </w:rPr>
          </w:pPr>
          <w:hyperlink w:anchor="_Toc185435516" w:history="1">
            <w:r w:rsidRPr="002B50C3">
              <w:rPr>
                <w:rStyle w:val="Hipervnculo"/>
                <w:noProof/>
              </w:rPr>
              <w:t>15,7 Restricciones a la circulación de vehículos</w:t>
            </w:r>
            <w:r>
              <w:rPr>
                <w:noProof/>
                <w:webHidden/>
              </w:rPr>
              <w:tab/>
            </w:r>
            <w:r>
              <w:rPr>
                <w:noProof/>
                <w:webHidden/>
              </w:rPr>
              <w:fldChar w:fldCharType="begin"/>
            </w:r>
            <w:r>
              <w:rPr>
                <w:noProof/>
                <w:webHidden/>
              </w:rPr>
              <w:instrText xml:space="preserve"> PAGEREF _Toc185435516 \h </w:instrText>
            </w:r>
            <w:r>
              <w:rPr>
                <w:noProof/>
                <w:webHidden/>
              </w:rPr>
            </w:r>
            <w:r>
              <w:rPr>
                <w:noProof/>
                <w:webHidden/>
              </w:rPr>
              <w:fldChar w:fldCharType="separate"/>
            </w:r>
            <w:r>
              <w:rPr>
                <w:noProof/>
                <w:webHidden/>
              </w:rPr>
              <w:t>190</w:t>
            </w:r>
            <w:r>
              <w:rPr>
                <w:noProof/>
                <w:webHidden/>
              </w:rPr>
              <w:fldChar w:fldCharType="end"/>
            </w:r>
          </w:hyperlink>
        </w:p>
        <w:p w14:paraId="468ABE87" w14:textId="77777777" w:rsidR="00441859" w:rsidRDefault="007E2880">
          <w:pPr>
            <w:pStyle w:val="TDC2"/>
            <w:rPr>
              <w:rFonts w:asciiTheme="minorHAnsi" w:hAnsiTheme="minorHAnsi"/>
              <w:noProof/>
              <w:sz w:val="22"/>
              <w:szCs w:val="22"/>
            </w:rPr>
          </w:pPr>
          <w:hyperlink w:anchor="_Toc185435517" w:history="1">
            <w:r w:rsidRPr="002B50C3">
              <w:rPr>
                <w:rStyle w:val="Hipervnculo"/>
                <w:noProof/>
              </w:rPr>
              <w:t>15,8 Inspecciones de vehículos</w:t>
            </w:r>
            <w:r>
              <w:rPr>
                <w:noProof/>
                <w:webHidden/>
              </w:rPr>
              <w:tab/>
            </w:r>
            <w:r>
              <w:rPr>
                <w:noProof/>
                <w:webHidden/>
              </w:rPr>
              <w:fldChar w:fldCharType="begin"/>
            </w:r>
            <w:r>
              <w:rPr>
                <w:noProof/>
                <w:webHidden/>
              </w:rPr>
              <w:instrText xml:space="preserve"> PAGEREF _Toc185435517 \h </w:instrText>
            </w:r>
            <w:r>
              <w:rPr>
                <w:noProof/>
                <w:webHidden/>
              </w:rPr>
            </w:r>
            <w:r>
              <w:rPr>
                <w:noProof/>
                <w:webHidden/>
              </w:rPr>
              <w:fldChar w:fldCharType="separate"/>
            </w:r>
            <w:r>
              <w:rPr>
                <w:noProof/>
                <w:webHidden/>
              </w:rPr>
              <w:t>191</w:t>
            </w:r>
            <w:r>
              <w:rPr>
                <w:noProof/>
                <w:webHidden/>
              </w:rPr>
              <w:fldChar w:fldCharType="end"/>
            </w:r>
          </w:hyperlink>
        </w:p>
        <w:p w14:paraId="53BC2EAA" w14:textId="77777777" w:rsidR="00441859" w:rsidRDefault="007E2880">
          <w:pPr>
            <w:pStyle w:val="TDC2"/>
            <w:rPr>
              <w:rFonts w:asciiTheme="minorHAnsi" w:hAnsiTheme="minorHAnsi"/>
              <w:noProof/>
              <w:sz w:val="22"/>
              <w:szCs w:val="22"/>
            </w:rPr>
          </w:pPr>
          <w:hyperlink w:anchor="_Toc185435518" w:history="1">
            <w:r w:rsidRPr="002B50C3">
              <w:rPr>
                <w:rStyle w:val="Hipervnculo"/>
                <w:noProof/>
              </w:rPr>
              <w:t>15,9 Registros de vehículos</w:t>
            </w:r>
            <w:r>
              <w:rPr>
                <w:noProof/>
                <w:webHidden/>
              </w:rPr>
              <w:tab/>
            </w:r>
            <w:r>
              <w:rPr>
                <w:noProof/>
                <w:webHidden/>
              </w:rPr>
              <w:fldChar w:fldCharType="begin"/>
            </w:r>
            <w:r>
              <w:rPr>
                <w:noProof/>
                <w:webHidden/>
              </w:rPr>
              <w:instrText xml:space="preserve"> PAGEREF _Toc185435518 \h </w:instrText>
            </w:r>
            <w:r>
              <w:rPr>
                <w:noProof/>
                <w:webHidden/>
              </w:rPr>
            </w:r>
            <w:r>
              <w:rPr>
                <w:noProof/>
                <w:webHidden/>
              </w:rPr>
              <w:fldChar w:fldCharType="separate"/>
            </w:r>
            <w:r>
              <w:rPr>
                <w:noProof/>
                <w:webHidden/>
              </w:rPr>
              <w:t>191</w:t>
            </w:r>
            <w:r>
              <w:rPr>
                <w:noProof/>
                <w:webHidden/>
              </w:rPr>
              <w:fldChar w:fldCharType="end"/>
            </w:r>
          </w:hyperlink>
        </w:p>
        <w:p w14:paraId="7556FFA1" w14:textId="77777777" w:rsidR="00441859" w:rsidRDefault="007E2880">
          <w:pPr>
            <w:pStyle w:val="TDC2"/>
            <w:rPr>
              <w:rFonts w:asciiTheme="minorHAnsi" w:hAnsiTheme="minorHAnsi"/>
              <w:noProof/>
              <w:sz w:val="22"/>
              <w:szCs w:val="22"/>
            </w:rPr>
          </w:pPr>
          <w:hyperlink w:anchor="_Toc185435519" w:history="1">
            <w:r w:rsidRPr="002B50C3">
              <w:rPr>
                <w:rStyle w:val="Hipervnculo"/>
                <w:noProof/>
              </w:rPr>
              <w:t>15.10 Notificación de accidentes de tráfico</w:t>
            </w:r>
            <w:r>
              <w:rPr>
                <w:noProof/>
                <w:webHidden/>
              </w:rPr>
              <w:tab/>
            </w:r>
            <w:r>
              <w:rPr>
                <w:noProof/>
                <w:webHidden/>
              </w:rPr>
              <w:fldChar w:fldCharType="begin"/>
            </w:r>
            <w:r>
              <w:rPr>
                <w:noProof/>
                <w:webHidden/>
              </w:rPr>
              <w:instrText xml:space="preserve"> PAGEREF _Toc185435519 \h </w:instrText>
            </w:r>
            <w:r>
              <w:rPr>
                <w:noProof/>
                <w:webHidden/>
              </w:rPr>
            </w:r>
            <w:r>
              <w:rPr>
                <w:noProof/>
                <w:webHidden/>
              </w:rPr>
              <w:fldChar w:fldCharType="separate"/>
            </w:r>
            <w:r>
              <w:rPr>
                <w:noProof/>
                <w:webHidden/>
              </w:rPr>
              <w:t>192</w:t>
            </w:r>
            <w:r>
              <w:rPr>
                <w:noProof/>
                <w:webHidden/>
              </w:rPr>
              <w:fldChar w:fldCharType="end"/>
            </w:r>
          </w:hyperlink>
        </w:p>
        <w:p w14:paraId="2599B575" w14:textId="77777777" w:rsidR="00441859" w:rsidRDefault="007E2880">
          <w:pPr>
            <w:pStyle w:val="TDC2"/>
            <w:rPr>
              <w:rFonts w:asciiTheme="minorHAnsi" w:hAnsiTheme="minorHAnsi"/>
              <w:noProof/>
              <w:sz w:val="22"/>
              <w:szCs w:val="22"/>
            </w:rPr>
          </w:pPr>
          <w:hyperlink w:anchor="_Toc185435520" w:history="1">
            <w:r w:rsidRPr="002B50C3">
              <w:rPr>
                <w:rStyle w:val="Hipervnculo"/>
                <w:noProof/>
              </w:rPr>
              <w:t>15.11 Reparación y mantenimiento de vehículos</w:t>
            </w:r>
            <w:r>
              <w:rPr>
                <w:noProof/>
                <w:webHidden/>
              </w:rPr>
              <w:tab/>
            </w:r>
            <w:r>
              <w:rPr>
                <w:noProof/>
                <w:webHidden/>
              </w:rPr>
              <w:fldChar w:fldCharType="begin"/>
            </w:r>
            <w:r>
              <w:rPr>
                <w:noProof/>
                <w:webHidden/>
              </w:rPr>
              <w:instrText xml:space="preserve"> PAGEREF _Toc185435520 \h </w:instrText>
            </w:r>
            <w:r>
              <w:rPr>
                <w:noProof/>
                <w:webHidden/>
              </w:rPr>
            </w:r>
            <w:r>
              <w:rPr>
                <w:noProof/>
                <w:webHidden/>
              </w:rPr>
              <w:fldChar w:fldCharType="separate"/>
            </w:r>
            <w:r>
              <w:rPr>
                <w:noProof/>
                <w:webHidden/>
              </w:rPr>
              <w:t>193</w:t>
            </w:r>
            <w:r>
              <w:rPr>
                <w:noProof/>
                <w:webHidden/>
              </w:rPr>
              <w:fldChar w:fldCharType="end"/>
            </w:r>
          </w:hyperlink>
        </w:p>
        <w:p w14:paraId="14D3079F" w14:textId="77777777" w:rsidR="00441859" w:rsidRDefault="007E2880">
          <w:pPr>
            <w:pStyle w:val="TDC3"/>
            <w:rPr>
              <w:rFonts w:asciiTheme="minorHAnsi" w:hAnsiTheme="minorHAnsi"/>
              <w:noProof/>
              <w:sz w:val="22"/>
              <w:szCs w:val="22"/>
            </w:rPr>
          </w:pPr>
          <w:hyperlink w:anchor="_Toc185435521" w:history="1">
            <w:r w:rsidRPr="002B50C3">
              <w:rPr>
                <w:rStyle w:val="Hipervnculo"/>
                <w:noProof/>
              </w:rPr>
              <w:t>15.11.1 Mantenimiento normal del vehículo</w:t>
            </w:r>
            <w:r>
              <w:rPr>
                <w:noProof/>
                <w:webHidden/>
              </w:rPr>
              <w:tab/>
            </w:r>
            <w:r>
              <w:rPr>
                <w:noProof/>
                <w:webHidden/>
              </w:rPr>
              <w:fldChar w:fldCharType="begin"/>
            </w:r>
            <w:r>
              <w:rPr>
                <w:noProof/>
                <w:webHidden/>
              </w:rPr>
              <w:instrText xml:space="preserve"> PAGEREF _Toc185435521 \h </w:instrText>
            </w:r>
            <w:r>
              <w:rPr>
                <w:noProof/>
                <w:webHidden/>
              </w:rPr>
            </w:r>
            <w:r>
              <w:rPr>
                <w:noProof/>
                <w:webHidden/>
              </w:rPr>
              <w:fldChar w:fldCharType="separate"/>
            </w:r>
            <w:r>
              <w:rPr>
                <w:noProof/>
                <w:webHidden/>
              </w:rPr>
              <w:t>193</w:t>
            </w:r>
            <w:r>
              <w:rPr>
                <w:noProof/>
                <w:webHidden/>
              </w:rPr>
              <w:fldChar w:fldCharType="end"/>
            </w:r>
          </w:hyperlink>
        </w:p>
        <w:p w14:paraId="7ED8287D" w14:textId="77777777" w:rsidR="00441859" w:rsidRDefault="007E2880">
          <w:pPr>
            <w:pStyle w:val="TDC3"/>
            <w:rPr>
              <w:rFonts w:asciiTheme="minorHAnsi" w:hAnsiTheme="minorHAnsi"/>
              <w:noProof/>
              <w:sz w:val="22"/>
              <w:szCs w:val="22"/>
            </w:rPr>
          </w:pPr>
          <w:hyperlink w:anchor="_Toc185435522" w:history="1">
            <w:r w:rsidRPr="002B50C3">
              <w:rPr>
                <w:rStyle w:val="Hipervnculo"/>
                <w:noProof/>
              </w:rPr>
              <w:t>15.11.2 Reparaciones importantes de vehículos</w:t>
            </w:r>
            <w:r>
              <w:rPr>
                <w:noProof/>
                <w:webHidden/>
              </w:rPr>
              <w:tab/>
            </w:r>
            <w:r>
              <w:rPr>
                <w:noProof/>
                <w:webHidden/>
              </w:rPr>
              <w:fldChar w:fldCharType="begin"/>
            </w:r>
            <w:r>
              <w:rPr>
                <w:noProof/>
                <w:webHidden/>
              </w:rPr>
              <w:instrText xml:space="preserve"> PAGEREF _Toc185435522 \h </w:instrText>
            </w:r>
            <w:r>
              <w:rPr>
                <w:noProof/>
                <w:webHidden/>
              </w:rPr>
            </w:r>
            <w:r>
              <w:rPr>
                <w:noProof/>
                <w:webHidden/>
              </w:rPr>
              <w:fldChar w:fldCharType="separate"/>
            </w:r>
            <w:r>
              <w:rPr>
                <w:noProof/>
                <w:webHidden/>
              </w:rPr>
              <w:t>193</w:t>
            </w:r>
            <w:r>
              <w:rPr>
                <w:noProof/>
                <w:webHidden/>
              </w:rPr>
              <w:fldChar w:fldCharType="end"/>
            </w:r>
          </w:hyperlink>
        </w:p>
        <w:p w14:paraId="4596396C" w14:textId="77777777" w:rsidR="00441859" w:rsidRDefault="007E2880">
          <w:pPr>
            <w:pStyle w:val="TDC2"/>
            <w:rPr>
              <w:rFonts w:asciiTheme="minorHAnsi" w:hAnsiTheme="minorHAnsi"/>
              <w:noProof/>
              <w:sz w:val="22"/>
              <w:szCs w:val="22"/>
            </w:rPr>
          </w:pPr>
          <w:hyperlink w:anchor="_Toc185435523" w:history="1">
            <w:r w:rsidRPr="002B50C3">
              <w:rPr>
                <w:rStyle w:val="Hipervnculo"/>
                <w:noProof/>
              </w:rPr>
              <w:t>15.12 Seguro y matriculación de vehículos</w:t>
            </w:r>
            <w:r>
              <w:rPr>
                <w:noProof/>
                <w:webHidden/>
              </w:rPr>
              <w:tab/>
            </w:r>
            <w:r>
              <w:rPr>
                <w:noProof/>
                <w:webHidden/>
              </w:rPr>
              <w:fldChar w:fldCharType="begin"/>
            </w:r>
            <w:r>
              <w:rPr>
                <w:noProof/>
                <w:webHidden/>
              </w:rPr>
              <w:instrText xml:space="preserve"> PAGEREF _Toc185435523 \h </w:instrText>
            </w:r>
            <w:r>
              <w:rPr>
                <w:noProof/>
                <w:webHidden/>
              </w:rPr>
            </w:r>
            <w:r>
              <w:rPr>
                <w:noProof/>
                <w:webHidden/>
              </w:rPr>
              <w:fldChar w:fldCharType="separate"/>
            </w:r>
            <w:r>
              <w:rPr>
                <w:noProof/>
                <w:webHidden/>
              </w:rPr>
              <w:t>194</w:t>
            </w:r>
            <w:r>
              <w:rPr>
                <w:noProof/>
                <w:webHidden/>
              </w:rPr>
              <w:fldChar w:fldCharType="end"/>
            </w:r>
          </w:hyperlink>
        </w:p>
        <w:p w14:paraId="2F25C15F" w14:textId="77777777" w:rsidR="00441859" w:rsidRDefault="007E2880">
          <w:pPr>
            <w:pStyle w:val="TDC2"/>
            <w:rPr>
              <w:rFonts w:asciiTheme="minorHAnsi" w:hAnsiTheme="minorHAnsi"/>
              <w:noProof/>
              <w:sz w:val="22"/>
              <w:szCs w:val="22"/>
            </w:rPr>
          </w:pPr>
          <w:hyperlink w:anchor="_Toc185435524" w:history="1">
            <w:r w:rsidRPr="002B50C3">
              <w:rPr>
                <w:rStyle w:val="Hipervnculo"/>
                <w:noProof/>
              </w:rPr>
              <w:t>Anexo 1 - Formulario de autorización: Uso del vehículo para fines profesionales</w:t>
            </w:r>
            <w:r>
              <w:rPr>
                <w:noProof/>
                <w:webHidden/>
              </w:rPr>
              <w:tab/>
            </w:r>
            <w:r>
              <w:rPr>
                <w:noProof/>
                <w:webHidden/>
              </w:rPr>
              <w:fldChar w:fldCharType="begin"/>
            </w:r>
            <w:r>
              <w:rPr>
                <w:noProof/>
                <w:webHidden/>
              </w:rPr>
              <w:instrText xml:space="preserve"> PAGEREF _Toc185435524 \h </w:instrText>
            </w:r>
            <w:r>
              <w:rPr>
                <w:noProof/>
                <w:webHidden/>
              </w:rPr>
            </w:r>
            <w:r>
              <w:rPr>
                <w:noProof/>
                <w:webHidden/>
              </w:rPr>
              <w:fldChar w:fldCharType="separate"/>
            </w:r>
            <w:r>
              <w:rPr>
                <w:noProof/>
                <w:webHidden/>
              </w:rPr>
              <w:t>195</w:t>
            </w:r>
            <w:r>
              <w:rPr>
                <w:noProof/>
                <w:webHidden/>
              </w:rPr>
              <w:fldChar w:fldCharType="end"/>
            </w:r>
          </w:hyperlink>
        </w:p>
        <w:p w14:paraId="56782AE2" w14:textId="77777777" w:rsidR="00441859" w:rsidRDefault="007E2880">
          <w:pPr>
            <w:pStyle w:val="TDC2"/>
            <w:rPr>
              <w:rFonts w:asciiTheme="minorHAnsi" w:hAnsiTheme="minorHAnsi"/>
              <w:noProof/>
              <w:sz w:val="22"/>
              <w:szCs w:val="22"/>
            </w:rPr>
          </w:pPr>
          <w:hyperlink w:anchor="_Toc185435525" w:history="1">
            <w:r w:rsidRPr="002B50C3">
              <w:rPr>
                <w:rStyle w:val="Hipervnculo"/>
                <w:noProof/>
              </w:rPr>
              <w:t>Anexo 2 - Autorización de uso de vehículos de personal para asuntos oficiales</w:t>
            </w:r>
            <w:r>
              <w:rPr>
                <w:noProof/>
                <w:webHidden/>
              </w:rPr>
              <w:tab/>
            </w:r>
            <w:r>
              <w:rPr>
                <w:noProof/>
                <w:webHidden/>
              </w:rPr>
              <w:fldChar w:fldCharType="begin"/>
            </w:r>
            <w:r>
              <w:rPr>
                <w:noProof/>
                <w:webHidden/>
              </w:rPr>
              <w:instrText xml:space="preserve"> PAGEREF _Toc185435525 \h </w:instrText>
            </w:r>
            <w:r>
              <w:rPr>
                <w:noProof/>
                <w:webHidden/>
              </w:rPr>
            </w:r>
            <w:r>
              <w:rPr>
                <w:noProof/>
                <w:webHidden/>
              </w:rPr>
              <w:fldChar w:fldCharType="separate"/>
            </w:r>
            <w:r>
              <w:rPr>
                <w:noProof/>
                <w:webHidden/>
              </w:rPr>
              <w:t>197</w:t>
            </w:r>
            <w:r>
              <w:rPr>
                <w:noProof/>
                <w:webHidden/>
              </w:rPr>
              <w:fldChar w:fldCharType="end"/>
            </w:r>
          </w:hyperlink>
        </w:p>
        <w:p w14:paraId="5B1203FB" w14:textId="77777777" w:rsidR="00441859" w:rsidRDefault="007E2880">
          <w:pPr>
            <w:pStyle w:val="TDC2"/>
            <w:rPr>
              <w:rFonts w:asciiTheme="minorHAnsi" w:hAnsiTheme="minorHAnsi"/>
              <w:noProof/>
              <w:sz w:val="22"/>
              <w:szCs w:val="22"/>
            </w:rPr>
          </w:pPr>
          <w:hyperlink w:anchor="_Toc185435526" w:history="1">
            <w:r w:rsidRPr="002B50C3">
              <w:rPr>
                <w:rStyle w:val="Hipervnculo"/>
                <w:noProof/>
              </w:rPr>
              <w:t>Anexo 3 - Autorización para pasajeros no relacionados con la empresa</w:t>
            </w:r>
            <w:r>
              <w:rPr>
                <w:noProof/>
                <w:webHidden/>
              </w:rPr>
              <w:tab/>
            </w:r>
            <w:r>
              <w:rPr>
                <w:noProof/>
                <w:webHidden/>
              </w:rPr>
              <w:fldChar w:fldCharType="begin"/>
            </w:r>
            <w:r>
              <w:rPr>
                <w:noProof/>
                <w:webHidden/>
              </w:rPr>
              <w:instrText xml:space="preserve"> PAGEREF _Toc185435526 \h </w:instrText>
            </w:r>
            <w:r>
              <w:rPr>
                <w:noProof/>
                <w:webHidden/>
              </w:rPr>
            </w:r>
            <w:r>
              <w:rPr>
                <w:noProof/>
                <w:webHidden/>
              </w:rPr>
              <w:fldChar w:fldCharType="separate"/>
            </w:r>
            <w:r>
              <w:rPr>
                <w:noProof/>
                <w:webHidden/>
              </w:rPr>
              <w:t>200</w:t>
            </w:r>
            <w:r>
              <w:rPr>
                <w:noProof/>
                <w:webHidden/>
              </w:rPr>
              <w:fldChar w:fldCharType="end"/>
            </w:r>
          </w:hyperlink>
        </w:p>
        <w:p w14:paraId="5D2F92E4" w14:textId="77777777" w:rsidR="00441859" w:rsidRDefault="007E2880">
          <w:pPr>
            <w:pStyle w:val="TDC1"/>
            <w:rPr>
              <w:rFonts w:asciiTheme="minorHAnsi" w:hAnsiTheme="minorHAnsi"/>
              <w:noProof/>
              <w:sz w:val="22"/>
              <w:szCs w:val="22"/>
            </w:rPr>
          </w:pPr>
          <w:hyperlink w:anchor="_Toc185435527" w:history="1">
            <w:r w:rsidRPr="002B50C3">
              <w:rPr>
                <w:rStyle w:val="Hipervnculo"/>
                <w:noProof/>
              </w:rPr>
              <w:t>Anexo A: Inventario y listado de equipos</w:t>
            </w:r>
            <w:r>
              <w:rPr>
                <w:noProof/>
                <w:webHidden/>
              </w:rPr>
              <w:tab/>
            </w:r>
            <w:r>
              <w:rPr>
                <w:noProof/>
                <w:webHidden/>
              </w:rPr>
              <w:fldChar w:fldCharType="begin"/>
            </w:r>
            <w:r>
              <w:rPr>
                <w:noProof/>
                <w:webHidden/>
              </w:rPr>
              <w:instrText xml:space="preserve"> PAGEREF _Toc185435527 \h </w:instrText>
            </w:r>
            <w:r>
              <w:rPr>
                <w:noProof/>
                <w:webHidden/>
              </w:rPr>
            </w:r>
            <w:r>
              <w:rPr>
                <w:noProof/>
                <w:webHidden/>
              </w:rPr>
              <w:fldChar w:fldCharType="separate"/>
            </w:r>
            <w:r>
              <w:rPr>
                <w:noProof/>
                <w:webHidden/>
              </w:rPr>
              <w:t>202</w:t>
            </w:r>
            <w:r>
              <w:rPr>
                <w:noProof/>
                <w:webHidden/>
              </w:rPr>
              <w:fldChar w:fldCharType="end"/>
            </w:r>
          </w:hyperlink>
        </w:p>
        <w:p w14:paraId="05232573" w14:textId="77777777" w:rsidR="00441859" w:rsidRDefault="007E2880">
          <w:pPr>
            <w:pStyle w:val="TDC1"/>
            <w:rPr>
              <w:rFonts w:asciiTheme="minorHAnsi" w:hAnsiTheme="minorHAnsi"/>
              <w:noProof/>
              <w:sz w:val="22"/>
              <w:szCs w:val="22"/>
            </w:rPr>
          </w:pPr>
          <w:hyperlink w:anchor="_Toc185435528" w:history="1">
            <w:r w:rsidRPr="002B50C3">
              <w:rPr>
                <w:rStyle w:val="Hipervnculo"/>
                <w:noProof/>
              </w:rPr>
              <w:t>Anexo B: Recuento de la caja menor</w:t>
            </w:r>
            <w:r>
              <w:rPr>
                <w:noProof/>
                <w:webHidden/>
              </w:rPr>
              <w:tab/>
            </w:r>
            <w:r>
              <w:rPr>
                <w:noProof/>
                <w:webHidden/>
              </w:rPr>
              <w:fldChar w:fldCharType="begin"/>
            </w:r>
            <w:r>
              <w:rPr>
                <w:noProof/>
                <w:webHidden/>
              </w:rPr>
              <w:instrText xml:space="preserve"> PAGEREF _Toc185435528 \h </w:instrText>
            </w:r>
            <w:r>
              <w:rPr>
                <w:noProof/>
                <w:webHidden/>
              </w:rPr>
            </w:r>
            <w:r>
              <w:rPr>
                <w:noProof/>
                <w:webHidden/>
              </w:rPr>
              <w:fldChar w:fldCharType="separate"/>
            </w:r>
            <w:r>
              <w:rPr>
                <w:noProof/>
                <w:webHidden/>
              </w:rPr>
              <w:t>203</w:t>
            </w:r>
            <w:r>
              <w:rPr>
                <w:noProof/>
                <w:webHidden/>
              </w:rPr>
              <w:fldChar w:fldCharType="end"/>
            </w:r>
          </w:hyperlink>
        </w:p>
        <w:p w14:paraId="3060607B" w14:textId="77777777" w:rsidR="00441859" w:rsidRDefault="007E2880">
          <w:pPr>
            <w:pStyle w:val="TDC1"/>
            <w:rPr>
              <w:rFonts w:asciiTheme="minorHAnsi" w:hAnsiTheme="minorHAnsi"/>
              <w:noProof/>
              <w:sz w:val="22"/>
              <w:szCs w:val="22"/>
            </w:rPr>
          </w:pPr>
          <w:hyperlink w:anchor="_Toc185435529" w:history="1">
            <w:r w:rsidRPr="002B50C3">
              <w:rPr>
                <w:rStyle w:val="Hipervnculo"/>
                <w:noProof/>
              </w:rPr>
              <w:t>Anexo C: Informe de gastos sobre el terreno y certificación</w:t>
            </w:r>
            <w:r>
              <w:rPr>
                <w:noProof/>
                <w:webHidden/>
              </w:rPr>
              <w:tab/>
            </w:r>
            <w:r>
              <w:rPr>
                <w:noProof/>
                <w:webHidden/>
              </w:rPr>
              <w:fldChar w:fldCharType="begin"/>
            </w:r>
            <w:r>
              <w:rPr>
                <w:noProof/>
                <w:webHidden/>
              </w:rPr>
              <w:instrText xml:space="preserve"> PAGEREF _Toc185435529 \h </w:instrText>
            </w:r>
            <w:r>
              <w:rPr>
                <w:noProof/>
                <w:webHidden/>
              </w:rPr>
            </w:r>
            <w:r>
              <w:rPr>
                <w:noProof/>
                <w:webHidden/>
              </w:rPr>
              <w:fldChar w:fldCharType="separate"/>
            </w:r>
            <w:r>
              <w:rPr>
                <w:noProof/>
                <w:webHidden/>
              </w:rPr>
              <w:t>204</w:t>
            </w:r>
            <w:r>
              <w:rPr>
                <w:noProof/>
                <w:webHidden/>
              </w:rPr>
              <w:fldChar w:fldCharType="end"/>
            </w:r>
          </w:hyperlink>
        </w:p>
        <w:p w14:paraId="7C620EE5" w14:textId="77777777" w:rsidR="00441859" w:rsidRDefault="007E2880">
          <w:pPr>
            <w:pStyle w:val="TDC1"/>
            <w:rPr>
              <w:rFonts w:asciiTheme="minorHAnsi" w:hAnsiTheme="minorHAnsi"/>
              <w:noProof/>
              <w:sz w:val="22"/>
              <w:szCs w:val="22"/>
            </w:rPr>
          </w:pPr>
          <w:hyperlink w:anchor="_Toc185435530" w:history="1">
            <w:r w:rsidRPr="002B50C3">
              <w:rPr>
                <w:rStyle w:val="Hipervnculo"/>
                <w:noProof/>
              </w:rPr>
              <w:t>Anexo D: Solicitud de tesorería</w:t>
            </w:r>
            <w:r>
              <w:rPr>
                <w:noProof/>
                <w:webHidden/>
              </w:rPr>
              <w:tab/>
            </w:r>
            <w:r>
              <w:rPr>
                <w:noProof/>
                <w:webHidden/>
              </w:rPr>
              <w:fldChar w:fldCharType="begin"/>
            </w:r>
            <w:r>
              <w:rPr>
                <w:noProof/>
                <w:webHidden/>
              </w:rPr>
              <w:instrText xml:space="preserve"> PAGEREF _Toc185435530 \h </w:instrText>
            </w:r>
            <w:r>
              <w:rPr>
                <w:noProof/>
                <w:webHidden/>
              </w:rPr>
            </w:r>
            <w:r>
              <w:rPr>
                <w:noProof/>
                <w:webHidden/>
              </w:rPr>
              <w:fldChar w:fldCharType="separate"/>
            </w:r>
            <w:r>
              <w:rPr>
                <w:noProof/>
                <w:webHidden/>
              </w:rPr>
              <w:t>208</w:t>
            </w:r>
            <w:r>
              <w:rPr>
                <w:noProof/>
                <w:webHidden/>
              </w:rPr>
              <w:fldChar w:fldCharType="end"/>
            </w:r>
          </w:hyperlink>
        </w:p>
        <w:p w14:paraId="58E25A94" w14:textId="77777777" w:rsidR="00441859" w:rsidRDefault="007E2880">
          <w:pPr>
            <w:pStyle w:val="TDC1"/>
            <w:rPr>
              <w:rFonts w:asciiTheme="minorHAnsi" w:hAnsiTheme="minorHAnsi"/>
              <w:noProof/>
              <w:sz w:val="22"/>
              <w:szCs w:val="22"/>
            </w:rPr>
          </w:pPr>
          <w:hyperlink w:anchor="_Toc185435531" w:history="1">
            <w:r w:rsidRPr="002B50C3">
              <w:rPr>
                <w:rStyle w:val="Hipervnculo"/>
                <w:noProof/>
              </w:rPr>
              <w:t>Anexo E: Certificación de caja chica</w:t>
            </w:r>
            <w:r>
              <w:rPr>
                <w:noProof/>
                <w:webHidden/>
              </w:rPr>
              <w:tab/>
            </w:r>
            <w:r>
              <w:rPr>
                <w:noProof/>
                <w:webHidden/>
              </w:rPr>
              <w:fldChar w:fldCharType="begin"/>
            </w:r>
            <w:r>
              <w:rPr>
                <w:noProof/>
                <w:webHidden/>
              </w:rPr>
              <w:instrText xml:space="preserve"> PAGEREF _Toc185435531 \h </w:instrText>
            </w:r>
            <w:r>
              <w:rPr>
                <w:noProof/>
                <w:webHidden/>
              </w:rPr>
            </w:r>
            <w:r>
              <w:rPr>
                <w:noProof/>
                <w:webHidden/>
              </w:rPr>
              <w:fldChar w:fldCharType="separate"/>
            </w:r>
            <w:r>
              <w:rPr>
                <w:noProof/>
                <w:webHidden/>
              </w:rPr>
              <w:t>209</w:t>
            </w:r>
            <w:r>
              <w:rPr>
                <w:noProof/>
                <w:webHidden/>
              </w:rPr>
              <w:fldChar w:fldCharType="end"/>
            </w:r>
          </w:hyperlink>
        </w:p>
        <w:p w14:paraId="7EB9D579" w14:textId="77777777" w:rsidR="00441859" w:rsidRDefault="007E2880">
          <w:pPr>
            <w:pStyle w:val="TDC1"/>
            <w:rPr>
              <w:rFonts w:asciiTheme="minorHAnsi" w:hAnsiTheme="minorHAnsi"/>
              <w:noProof/>
              <w:sz w:val="22"/>
              <w:szCs w:val="22"/>
            </w:rPr>
          </w:pPr>
          <w:hyperlink w:anchor="_Toc185435532" w:history="1">
            <w:r w:rsidRPr="002B50C3">
              <w:rPr>
                <w:rStyle w:val="Hipervnculo"/>
                <w:noProof/>
              </w:rPr>
              <w:t>Anexo F: Formulario de reclamación</w:t>
            </w:r>
            <w:r>
              <w:rPr>
                <w:noProof/>
                <w:webHidden/>
              </w:rPr>
              <w:tab/>
            </w:r>
            <w:r>
              <w:rPr>
                <w:noProof/>
                <w:webHidden/>
              </w:rPr>
              <w:fldChar w:fldCharType="begin"/>
            </w:r>
            <w:r>
              <w:rPr>
                <w:noProof/>
                <w:webHidden/>
              </w:rPr>
              <w:instrText xml:space="preserve"> PAGEREF _Toc185435532 \h </w:instrText>
            </w:r>
            <w:r>
              <w:rPr>
                <w:noProof/>
                <w:webHidden/>
              </w:rPr>
            </w:r>
            <w:r>
              <w:rPr>
                <w:noProof/>
                <w:webHidden/>
              </w:rPr>
              <w:fldChar w:fldCharType="separate"/>
            </w:r>
            <w:r>
              <w:rPr>
                <w:noProof/>
                <w:webHidden/>
              </w:rPr>
              <w:t>210</w:t>
            </w:r>
            <w:r>
              <w:rPr>
                <w:noProof/>
                <w:webHidden/>
              </w:rPr>
              <w:fldChar w:fldCharType="end"/>
            </w:r>
          </w:hyperlink>
        </w:p>
        <w:p w14:paraId="3A3F90DF" w14:textId="77777777" w:rsidR="00441859" w:rsidRDefault="007E2880">
          <w:pPr>
            <w:pStyle w:val="TDC1"/>
            <w:rPr>
              <w:rFonts w:asciiTheme="minorHAnsi" w:hAnsiTheme="minorHAnsi"/>
              <w:noProof/>
              <w:sz w:val="22"/>
              <w:szCs w:val="22"/>
            </w:rPr>
          </w:pPr>
          <w:hyperlink w:anchor="_Toc185435533" w:history="1">
            <w:r w:rsidRPr="002B50C3">
              <w:rPr>
                <w:rStyle w:val="Hipervnculo"/>
                <w:noProof/>
              </w:rPr>
              <w:t>Anexo G: Política de identidad de género</w:t>
            </w:r>
            <w:r>
              <w:rPr>
                <w:noProof/>
                <w:webHidden/>
              </w:rPr>
              <w:tab/>
            </w:r>
            <w:r>
              <w:rPr>
                <w:noProof/>
                <w:webHidden/>
              </w:rPr>
              <w:fldChar w:fldCharType="begin"/>
            </w:r>
            <w:r>
              <w:rPr>
                <w:noProof/>
                <w:webHidden/>
              </w:rPr>
              <w:instrText xml:space="preserve"> PAGEREF _Toc185435533 \h </w:instrText>
            </w:r>
            <w:r>
              <w:rPr>
                <w:noProof/>
                <w:webHidden/>
              </w:rPr>
            </w:r>
            <w:r>
              <w:rPr>
                <w:noProof/>
                <w:webHidden/>
              </w:rPr>
              <w:fldChar w:fldCharType="separate"/>
            </w:r>
            <w:r>
              <w:rPr>
                <w:noProof/>
                <w:webHidden/>
              </w:rPr>
              <w:t>212</w:t>
            </w:r>
            <w:r>
              <w:rPr>
                <w:noProof/>
                <w:webHidden/>
              </w:rPr>
              <w:fldChar w:fldCharType="end"/>
            </w:r>
          </w:hyperlink>
        </w:p>
        <w:p w14:paraId="33A5960D" w14:textId="77777777" w:rsidR="00441859" w:rsidRDefault="007E2880">
          <w:pPr>
            <w:pStyle w:val="TDC1"/>
            <w:rPr>
              <w:rFonts w:asciiTheme="minorHAnsi" w:hAnsiTheme="minorHAnsi"/>
              <w:noProof/>
              <w:sz w:val="22"/>
              <w:szCs w:val="22"/>
            </w:rPr>
          </w:pPr>
          <w:hyperlink w:anchor="_Toc185435534" w:history="1">
            <w:r w:rsidRPr="002B50C3">
              <w:rPr>
                <w:rStyle w:val="Hipervnculo"/>
                <w:noProof/>
              </w:rPr>
              <w:t>Anexo H: Política en materia de explotación y abusos sexuales</w:t>
            </w:r>
            <w:r>
              <w:rPr>
                <w:noProof/>
                <w:webHidden/>
              </w:rPr>
              <w:tab/>
            </w:r>
            <w:r>
              <w:rPr>
                <w:noProof/>
                <w:webHidden/>
              </w:rPr>
              <w:fldChar w:fldCharType="begin"/>
            </w:r>
            <w:r>
              <w:rPr>
                <w:noProof/>
                <w:webHidden/>
              </w:rPr>
              <w:instrText xml:space="preserve"> PAGEREF _Toc185435534 \h </w:instrText>
            </w:r>
            <w:r>
              <w:rPr>
                <w:noProof/>
                <w:webHidden/>
              </w:rPr>
            </w:r>
            <w:r>
              <w:rPr>
                <w:noProof/>
                <w:webHidden/>
              </w:rPr>
              <w:fldChar w:fldCharType="separate"/>
            </w:r>
            <w:r>
              <w:rPr>
                <w:noProof/>
                <w:webHidden/>
              </w:rPr>
              <w:t>218</w:t>
            </w:r>
            <w:r>
              <w:rPr>
                <w:noProof/>
                <w:webHidden/>
              </w:rPr>
              <w:fldChar w:fldCharType="end"/>
            </w:r>
          </w:hyperlink>
        </w:p>
        <w:p w14:paraId="727A3ECC" w14:textId="77777777" w:rsidR="00441859" w:rsidRDefault="007E2880">
          <w:pPr>
            <w:pStyle w:val="TDC1"/>
            <w:rPr>
              <w:rFonts w:asciiTheme="minorHAnsi" w:hAnsiTheme="minorHAnsi"/>
              <w:noProof/>
              <w:sz w:val="22"/>
              <w:szCs w:val="22"/>
            </w:rPr>
          </w:pPr>
          <w:hyperlink w:anchor="_Toc185435535" w:history="1">
            <w:r w:rsidRPr="002B50C3">
              <w:rPr>
                <w:rStyle w:val="Hipervnculo"/>
                <w:noProof/>
              </w:rPr>
              <w:t>Anexo I: Política de protección de la infancia</w:t>
            </w:r>
            <w:r>
              <w:rPr>
                <w:noProof/>
                <w:webHidden/>
              </w:rPr>
              <w:tab/>
            </w:r>
            <w:r>
              <w:rPr>
                <w:noProof/>
                <w:webHidden/>
              </w:rPr>
              <w:fldChar w:fldCharType="begin"/>
            </w:r>
            <w:r>
              <w:rPr>
                <w:noProof/>
                <w:webHidden/>
              </w:rPr>
              <w:instrText xml:space="preserve"> PAGEREF _Toc185435535 \h </w:instrText>
            </w:r>
            <w:r>
              <w:rPr>
                <w:noProof/>
                <w:webHidden/>
              </w:rPr>
            </w:r>
            <w:r>
              <w:rPr>
                <w:noProof/>
                <w:webHidden/>
              </w:rPr>
              <w:fldChar w:fldCharType="separate"/>
            </w:r>
            <w:r>
              <w:rPr>
                <w:noProof/>
                <w:webHidden/>
              </w:rPr>
              <w:t>232</w:t>
            </w:r>
            <w:r>
              <w:rPr>
                <w:noProof/>
                <w:webHidden/>
              </w:rPr>
              <w:fldChar w:fldCharType="end"/>
            </w:r>
          </w:hyperlink>
        </w:p>
        <w:p w14:paraId="56C7FC4A" w14:textId="77777777" w:rsidR="00441859" w:rsidRDefault="007E2880">
          <w:pPr>
            <w:pStyle w:val="TDC1"/>
            <w:rPr>
              <w:rFonts w:asciiTheme="minorHAnsi" w:hAnsiTheme="minorHAnsi"/>
              <w:noProof/>
              <w:sz w:val="22"/>
              <w:szCs w:val="22"/>
            </w:rPr>
          </w:pPr>
          <w:hyperlink w:anchor="_Toc185435536" w:history="1">
            <w:r w:rsidRPr="002B50C3">
              <w:rPr>
                <w:rStyle w:val="Hipervnculo"/>
                <w:noProof/>
              </w:rPr>
              <w:t>Anexo J: Política en materia de trata de personas</w:t>
            </w:r>
            <w:r>
              <w:rPr>
                <w:noProof/>
                <w:webHidden/>
              </w:rPr>
              <w:tab/>
            </w:r>
            <w:r>
              <w:rPr>
                <w:noProof/>
                <w:webHidden/>
              </w:rPr>
              <w:fldChar w:fldCharType="begin"/>
            </w:r>
            <w:r>
              <w:rPr>
                <w:noProof/>
                <w:webHidden/>
              </w:rPr>
              <w:instrText xml:space="preserve"> PAGEREF _Toc185435536 \h </w:instrText>
            </w:r>
            <w:r>
              <w:rPr>
                <w:noProof/>
                <w:webHidden/>
              </w:rPr>
            </w:r>
            <w:r>
              <w:rPr>
                <w:noProof/>
                <w:webHidden/>
              </w:rPr>
              <w:fldChar w:fldCharType="separate"/>
            </w:r>
            <w:r>
              <w:rPr>
                <w:noProof/>
                <w:webHidden/>
              </w:rPr>
              <w:t>251</w:t>
            </w:r>
            <w:r>
              <w:rPr>
                <w:noProof/>
                <w:webHidden/>
              </w:rPr>
              <w:fldChar w:fldCharType="end"/>
            </w:r>
          </w:hyperlink>
        </w:p>
        <w:p w14:paraId="5126772D" w14:textId="77777777" w:rsidR="00441859" w:rsidRDefault="007E2880">
          <w:pPr>
            <w:pStyle w:val="TDC1"/>
            <w:rPr>
              <w:rFonts w:asciiTheme="minorHAnsi" w:hAnsiTheme="minorHAnsi"/>
              <w:noProof/>
              <w:sz w:val="22"/>
              <w:szCs w:val="22"/>
            </w:rPr>
          </w:pPr>
          <w:hyperlink w:anchor="_Toc185435537" w:history="1">
            <w:r w:rsidRPr="002B50C3">
              <w:rPr>
                <w:rStyle w:val="Hipervnculo"/>
                <w:noProof/>
              </w:rPr>
              <w:t>Anexo K. Informe de incidentes de los empleados</w:t>
            </w:r>
            <w:r>
              <w:rPr>
                <w:noProof/>
                <w:webHidden/>
              </w:rPr>
              <w:tab/>
            </w:r>
            <w:r>
              <w:rPr>
                <w:noProof/>
                <w:webHidden/>
              </w:rPr>
              <w:fldChar w:fldCharType="begin"/>
            </w:r>
            <w:r>
              <w:rPr>
                <w:noProof/>
                <w:webHidden/>
              </w:rPr>
              <w:instrText xml:space="preserve"> PAGEREF _Toc185435537 \h </w:instrText>
            </w:r>
            <w:r>
              <w:rPr>
                <w:noProof/>
                <w:webHidden/>
              </w:rPr>
            </w:r>
            <w:r>
              <w:rPr>
                <w:noProof/>
                <w:webHidden/>
              </w:rPr>
              <w:fldChar w:fldCharType="separate"/>
            </w:r>
            <w:r>
              <w:rPr>
                <w:noProof/>
                <w:webHidden/>
              </w:rPr>
              <w:t>265</w:t>
            </w:r>
            <w:r>
              <w:rPr>
                <w:noProof/>
                <w:webHidden/>
              </w:rPr>
              <w:fldChar w:fldCharType="end"/>
            </w:r>
          </w:hyperlink>
        </w:p>
        <w:p w14:paraId="4BB6E073" w14:textId="77777777" w:rsidR="00441859" w:rsidRDefault="007E2880">
          <w:pPr>
            <w:pStyle w:val="TDC1"/>
            <w:rPr>
              <w:rFonts w:asciiTheme="minorHAnsi" w:hAnsiTheme="minorHAnsi"/>
              <w:noProof/>
              <w:sz w:val="22"/>
              <w:szCs w:val="22"/>
            </w:rPr>
          </w:pPr>
          <w:hyperlink w:anchor="_Toc185435538" w:history="1">
            <w:r w:rsidRPr="002B50C3">
              <w:rPr>
                <w:rStyle w:val="Hipervnculo"/>
                <w:noProof/>
              </w:rPr>
              <w:t>Anexo L: Control de referencias</w:t>
            </w:r>
            <w:r>
              <w:rPr>
                <w:noProof/>
                <w:webHidden/>
              </w:rPr>
              <w:tab/>
            </w:r>
            <w:r>
              <w:rPr>
                <w:noProof/>
                <w:webHidden/>
              </w:rPr>
              <w:fldChar w:fldCharType="begin"/>
            </w:r>
            <w:r>
              <w:rPr>
                <w:noProof/>
                <w:webHidden/>
              </w:rPr>
              <w:instrText xml:space="preserve"> PAGEREF _Toc185435538 \h </w:instrText>
            </w:r>
            <w:r>
              <w:rPr>
                <w:noProof/>
                <w:webHidden/>
              </w:rPr>
            </w:r>
            <w:r>
              <w:rPr>
                <w:noProof/>
                <w:webHidden/>
              </w:rPr>
              <w:fldChar w:fldCharType="separate"/>
            </w:r>
            <w:r>
              <w:rPr>
                <w:noProof/>
                <w:webHidden/>
              </w:rPr>
              <w:t>271</w:t>
            </w:r>
            <w:r>
              <w:rPr>
                <w:noProof/>
                <w:webHidden/>
              </w:rPr>
              <w:fldChar w:fldCharType="end"/>
            </w:r>
          </w:hyperlink>
        </w:p>
        <w:p w14:paraId="41CD7338" w14:textId="77777777" w:rsidR="00441859" w:rsidRDefault="007E2880">
          <w:pPr>
            <w:pStyle w:val="TDC1"/>
            <w:rPr>
              <w:rFonts w:asciiTheme="minorHAnsi" w:hAnsiTheme="minorHAnsi"/>
              <w:noProof/>
              <w:sz w:val="22"/>
              <w:szCs w:val="22"/>
            </w:rPr>
          </w:pPr>
          <w:hyperlink w:anchor="_Toc185435539" w:history="1">
            <w:r w:rsidRPr="002B50C3">
              <w:rPr>
                <w:rStyle w:val="Hipervnculo"/>
                <w:noProof/>
              </w:rPr>
              <w:t>Anexo M: Carta de oferta</w:t>
            </w:r>
            <w:r>
              <w:rPr>
                <w:noProof/>
                <w:webHidden/>
              </w:rPr>
              <w:tab/>
            </w:r>
            <w:r>
              <w:rPr>
                <w:noProof/>
                <w:webHidden/>
              </w:rPr>
              <w:fldChar w:fldCharType="begin"/>
            </w:r>
            <w:r>
              <w:rPr>
                <w:noProof/>
                <w:webHidden/>
              </w:rPr>
              <w:instrText xml:space="preserve"> PAGEREF _Toc185435539 \h </w:instrText>
            </w:r>
            <w:r>
              <w:rPr>
                <w:noProof/>
                <w:webHidden/>
              </w:rPr>
            </w:r>
            <w:r>
              <w:rPr>
                <w:noProof/>
                <w:webHidden/>
              </w:rPr>
              <w:fldChar w:fldCharType="separate"/>
            </w:r>
            <w:r>
              <w:rPr>
                <w:noProof/>
                <w:webHidden/>
              </w:rPr>
              <w:t>273</w:t>
            </w:r>
            <w:r>
              <w:rPr>
                <w:noProof/>
                <w:webHidden/>
              </w:rPr>
              <w:fldChar w:fldCharType="end"/>
            </w:r>
          </w:hyperlink>
        </w:p>
        <w:p w14:paraId="01CA0436" w14:textId="77777777" w:rsidR="00441859" w:rsidRDefault="007E2880">
          <w:pPr>
            <w:pStyle w:val="TDC1"/>
            <w:rPr>
              <w:rFonts w:asciiTheme="minorHAnsi" w:hAnsiTheme="minorHAnsi"/>
              <w:noProof/>
              <w:sz w:val="22"/>
              <w:szCs w:val="22"/>
            </w:rPr>
          </w:pPr>
          <w:hyperlink w:anchor="_Toc185435540" w:history="1">
            <w:r w:rsidRPr="002B50C3">
              <w:rPr>
                <w:rStyle w:val="Hipervnculo"/>
                <w:noProof/>
              </w:rPr>
              <w:t>Anexo N: Política de desarrollo profesional</w:t>
            </w:r>
            <w:r>
              <w:rPr>
                <w:noProof/>
                <w:webHidden/>
              </w:rPr>
              <w:tab/>
            </w:r>
            <w:r>
              <w:rPr>
                <w:noProof/>
                <w:webHidden/>
              </w:rPr>
              <w:fldChar w:fldCharType="begin"/>
            </w:r>
            <w:r>
              <w:rPr>
                <w:noProof/>
                <w:webHidden/>
              </w:rPr>
              <w:instrText xml:space="preserve"> PAGEREF _Toc185435540 \h </w:instrText>
            </w:r>
            <w:r>
              <w:rPr>
                <w:noProof/>
                <w:webHidden/>
              </w:rPr>
            </w:r>
            <w:r>
              <w:rPr>
                <w:noProof/>
                <w:webHidden/>
              </w:rPr>
              <w:fldChar w:fldCharType="separate"/>
            </w:r>
            <w:r>
              <w:rPr>
                <w:noProof/>
                <w:webHidden/>
              </w:rPr>
              <w:t>275</w:t>
            </w:r>
            <w:r>
              <w:rPr>
                <w:noProof/>
                <w:webHidden/>
              </w:rPr>
              <w:fldChar w:fldCharType="end"/>
            </w:r>
          </w:hyperlink>
        </w:p>
        <w:p w14:paraId="3E104F6E" w14:textId="77777777" w:rsidR="00441859" w:rsidRDefault="007E2880">
          <w:pPr>
            <w:pStyle w:val="TDC1"/>
            <w:rPr>
              <w:rFonts w:asciiTheme="minorHAnsi" w:hAnsiTheme="minorHAnsi"/>
              <w:noProof/>
              <w:sz w:val="22"/>
              <w:szCs w:val="22"/>
            </w:rPr>
          </w:pPr>
          <w:hyperlink w:anchor="_Toc185435541" w:history="1">
            <w:r w:rsidRPr="002B50C3">
              <w:rPr>
                <w:rStyle w:val="Hipervnculo"/>
                <w:noProof/>
              </w:rPr>
              <w:t>Anexo O: Plantilla de evaluación del rendimiento</w:t>
            </w:r>
            <w:r>
              <w:rPr>
                <w:noProof/>
                <w:webHidden/>
              </w:rPr>
              <w:tab/>
            </w:r>
            <w:r>
              <w:rPr>
                <w:noProof/>
                <w:webHidden/>
              </w:rPr>
              <w:fldChar w:fldCharType="begin"/>
            </w:r>
            <w:r>
              <w:rPr>
                <w:noProof/>
                <w:webHidden/>
              </w:rPr>
              <w:instrText xml:space="preserve"> PAGEREF _Toc185435541 \h </w:instrText>
            </w:r>
            <w:r>
              <w:rPr>
                <w:noProof/>
                <w:webHidden/>
              </w:rPr>
            </w:r>
            <w:r>
              <w:rPr>
                <w:noProof/>
                <w:webHidden/>
              </w:rPr>
              <w:fldChar w:fldCharType="separate"/>
            </w:r>
            <w:r>
              <w:rPr>
                <w:noProof/>
                <w:webHidden/>
              </w:rPr>
              <w:t>281</w:t>
            </w:r>
            <w:r>
              <w:rPr>
                <w:noProof/>
                <w:webHidden/>
              </w:rPr>
              <w:fldChar w:fldCharType="end"/>
            </w:r>
          </w:hyperlink>
        </w:p>
        <w:p w14:paraId="12C3F134" w14:textId="77777777" w:rsidR="00441859" w:rsidRDefault="007E2880">
          <w:pPr>
            <w:pStyle w:val="TDC1"/>
            <w:rPr>
              <w:rFonts w:asciiTheme="minorHAnsi" w:hAnsiTheme="minorHAnsi"/>
              <w:noProof/>
              <w:sz w:val="22"/>
              <w:szCs w:val="22"/>
            </w:rPr>
          </w:pPr>
          <w:hyperlink w:anchor="_Toc185435542" w:history="1">
            <w:r w:rsidRPr="002B50C3">
              <w:rPr>
                <w:rStyle w:val="Hipervnculo"/>
                <w:noProof/>
              </w:rPr>
              <w:t>Anexo P: Política de gestión de conflictos</w:t>
            </w:r>
            <w:r>
              <w:rPr>
                <w:noProof/>
                <w:webHidden/>
              </w:rPr>
              <w:tab/>
            </w:r>
            <w:r>
              <w:rPr>
                <w:noProof/>
                <w:webHidden/>
              </w:rPr>
              <w:fldChar w:fldCharType="begin"/>
            </w:r>
            <w:r>
              <w:rPr>
                <w:noProof/>
                <w:webHidden/>
              </w:rPr>
              <w:instrText xml:space="preserve"> PAGEREF _Toc185435542 \h </w:instrText>
            </w:r>
            <w:r>
              <w:rPr>
                <w:noProof/>
                <w:webHidden/>
              </w:rPr>
            </w:r>
            <w:r>
              <w:rPr>
                <w:noProof/>
                <w:webHidden/>
              </w:rPr>
              <w:fldChar w:fldCharType="separate"/>
            </w:r>
            <w:r>
              <w:rPr>
                <w:noProof/>
                <w:webHidden/>
              </w:rPr>
              <w:t>282</w:t>
            </w:r>
            <w:r>
              <w:rPr>
                <w:noProof/>
                <w:webHidden/>
              </w:rPr>
              <w:fldChar w:fldCharType="end"/>
            </w:r>
          </w:hyperlink>
        </w:p>
        <w:p w14:paraId="020911E4" w14:textId="77777777" w:rsidR="00441859" w:rsidRDefault="007E2880">
          <w:pPr>
            <w:pStyle w:val="TDC1"/>
            <w:rPr>
              <w:rFonts w:asciiTheme="minorHAnsi" w:hAnsiTheme="minorHAnsi"/>
              <w:noProof/>
              <w:sz w:val="22"/>
              <w:szCs w:val="22"/>
            </w:rPr>
          </w:pPr>
          <w:hyperlink w:anchor="_Toc185435543" w:history="1">
            <w:r w:rsidRPr="002B50C3">
              <w:rPr>
                <w:rStyle w:val="Hipervnculo"/>
                <w:noProof/>
              </w:rPr>
              <w:t>Anexo Q: Modelos de evaluación de riesgos</w:t>
            </w:r>
            <w:r>
              <w:rPr>
                <w:noProof/>
                <w:webHidden/>
              </w:rPr>
              <w:tab/>
            </w:r>
            <w:r>
              <w:rPr>
                <w:noProof/>
                <w:webHidden/>
              </w:rPr>
              <w:fldChar w:fldCharType="begin"/>
            </w:r>
            <w:r>
              <w:rPr>
                <w:noProof/>
                <w:webHidden/>
              </w:rPr>
              <w:instrText xml:space="preserve"> PAGEREF _Toc185435543 \h </w:instrText>
            </w:r>
            <w:r>
              <w:rPr>
                <w:noProof/>
                <w:webHidden/>
              </w:rPr>
            </w:r>
            <w:r>
              <w:rPr>
                <w:noProof/>
                <w:webHidden/>
              </w:rPr>
              <w:fldChar w:fldCharType="separate"/>
            </w:r>
            <w:r>
              <w:rPr>
                <w:noProof/>
                <w:webHidden/>
              </w:rPr>
              <w:t>290</w:t>
            </w:r>
            <w:r>
              <w:rPr>
                <w:noProof/>
                <w:webHidden/>
              </w:rPr>
              <w:fldChar w:fldCharType="end"/>
            </w:r>
          </w:hyperlink>
        </w:p>
        <w:p w14:paraId="30FFFB92" w14:textId="77777777" w:rsidR="00441859" w:rsidRDefault="007E2880">
          <w:pPr>
            <w:pStyle w:val="TDC1"/>
            <w:rPr>
              <w:rFonts w:asciiTheme="minorHAnsi" w:hAnsiTheme="minorHAnsi"/>
              <w:noProof/>
              <w:sz w:val="22"/>
              <w:szCs w:val="22"/>
            </w:rPr>
          </w:pPr>
          <w:hyperlink w:anchor="_Toc185435544" w:history="1">
            <w:r w:rsidRPr="002B50C3">
              <w:rPr>
                <w:rStyle w:val="Hipervnculo"/>
                <w:noProof/>
              </w:rPr>
              <w:t>Anexo R: Ejemplo de dietas</w:t>
            </w:r>
            <w:r>
              <w:rPr>
                <w:noProof/>
                <w:webHidden/>
              </w:rPr>
              <w:tab/>
            </w:r>
            <w:r>
              <w:rPr>
                <w:noProof/>
                <w:webHidden/>
              </w:rPr>
              <w:fldChar w:fldCharType="begin"/>
            </w:r>
            <w:r>
              <w:rPr>
                <w:noProof/>
                <w:webHidden/>
              </w:rPr>
              <w:instrText xml:space="preserve"> PAGEREF _Toc185435544 \h </w:instrText>
            </w:r>
            <w:r>
              <w:rPr>
                <w:noProof/>
                <w:webHidden/>
              </w:rPr>
            </w:r>
            <w:r>
              <w:rPr>
                <w:noProof/>
                <w:webHidden/>
              </w:rPr>
              <w:fldChar w:fldCharType="separate"/>
            </w:r>
            <w:r>
              <w:rPr>
                <w:noProof/>
                <w:webHidden/>
              </w:rPr>
              <w:t>294</w:t>
            </w:r>
            <w:r>
              <w:rPr>
                <w:noProof/>
                <w:webHidden/>
              </w:rPr>
              <w:fldChar w:fldCharType="end"/>
            </w:r>
          </w:hyperlink>
        </w:p>
        <w:p w14:paraId="6762DC2B" w14:textId="77777777" w:rsidR="00441859" w:rsidRDefault="007E2880">
          <w:pPr>
            <w:pStyle w:val="TDC1"/>
            <w:rPr>
              <w:rFonts w:asciiTheme="minorHAnsi" w:hAnsiTheme="minorHAnsi"/>
              <w:noProof/>
              <w:sz w:val="22"/>
              <w:szCs w:val="22"/>
            </w:rPr>
          </w:pPr>
          <w:hyperlink w:anchor="_Toc185435545" w:history="1">
            <w:r w:rsidRPr="002B50C3">
              <w:rPr>
                <w:rStyle w:val="Hipervnculo"/>
                <w:noProof/>
              </w:rPr>
              <w:t>Anexo S: Declaración jurada</w:t>
            </w:r>
            <w:r>
              <w:rPr>
                <w:noProof/>
                <w:webHidden/>
              </w:rPr>
              <w:tab/>
            </w:r>
            <w:r>
              <w:rPr>
                <w:noProof/>
                <w:webHidden/>
              </w:rPr>
              <w:fldChar w:fldCharType="begin"/>
            </w:r>
            <w:r>
              <w:rPr>
                <w:noProof/>
                <w:webHidden/>
              </w:rPr>
              <w:instrText xml:space="preserve"> PAGEREF _Toc185435545 \h </w:instrText>
            </w:r>
            <w:r>
              <w:rPr>
                <w:noProof/>
                <w:webHidden/>
              </w:rPr>
            </w:r>
            <w:r>
              <w:rPr>
                <w:noProof/>
                <w:webHidden/>
              </w:rPr>
              <w:fldChar w:fldCharType="separate"/>
            </w:r>
            <w:r>
              <w:rPr>
                <w:noProof/>
                <w:webHidden/>
              </w:rPr>
              <w:t>296</w:t>
            </w:r>
            <w:r>
              <w:rPr>
                <w:noProof/>
                <w:webHidden/>
              </w:rPr>
              <w:fldChar w:fldCharType="end"/>
            </w:r>
          </w:hyperlink>
        </w:p>
        <w:p w14:paraId="56A53D14" w14:textId="77777777" w:rsidR="00441859" w:rsidRDefault="007E2880">
          <w:pPr>
            <w:pStyle w:val="TDC1"/>
            <w:rPr>
              <w:rFonts w:asciiTheme="minorHAnsi" w:hAnsiTheme="minorHAnsi"/>
              <w:noProof/>
              <w:sz w:val="22"/>
              <w:szCs w:val="22"/>
            </w:rPr>
          </w:pPr>
          <w:hyperlink w:anchor="_Toc185435546" w:history="1">
            <w:r w:rsidRPr="002B50C3">
              <w:rPr>
                <w:rStyle w:val="Hipervnculo"/>
                <w:noProof/>
              </w:rPr>
              <w:t>Acuse de recibo y conformidad con las políticas</w:t>
            </w:r>
            <w:r>
              <w:rPr>
                <w:noProof/>
                <w:webHidden/>
              </w:rPr>
              <w:tab/>
            </w:r>
            <w:r>
              <w:rPr>
                <w:noProof/>
                <w:webHidden/>
              </w:rPr>
              <w:fldChar w:fldCharType="begin"/>
            </w:r>
            <w:r>
              <w:rPr>
                <w:noProof/>
                <w:webHidden/>
              </w:rPr>
              <w:instrText xml:space="preserve"> PAGEREF _Toc185435546 \h </w:instrText>
            </w:r>
            <w:r>
              <w:rPr>
                <w:noProof/>
                <w:webHidden/>
              </w:rPr>
            </w:r>
            <w:r>
              <w:rPr>
                <w:noProof/>
                <w:webHidden/>
              </w:rPr>
              <w:fldChar w:fldCharType="separate"/>
            </w:r>
            <w:r>
              <w:rPr>
                <w:noProof/>
                <w:webHidden/>
              </w:rPr>
              <w:t>297</w:t>
            </w:r>
            <w:r>
              <w:rPr>
                <w:noProof/>
                <w:webHidden/>
              </w:rPr>
              <w:fldChar w:fldCharType="end"/>
            </w:r>
          </w:hyperlink>
        </w:p>
        <w:p w14:paraId="2883F95D" w14:textId="6CE13388" w:rsidR="007B6E5A" w:rsidRPr="003354E1" w:rsidRDefault="007B6E5A" w:rsidP="00E767D4">
          <w:pPr>
            <w:jc w:val="both"/>
            <w:rPr>
              <w:rFonts w:asciiTheme="majorHAnsi" w:hAnsiTheme="majorHAnsi" w:cstheme="majorHAnsi"/>
            </w:rPr>
          </w:pPr>
          <w:r w:rsidRPr="00A529CB">
            <w:rPr>
              <w:b/>
              <w:bCs/>
              <w:noProof/>
            </w:rPr>
            <w:fldChar w:fldCharType="end"/>
          </w:r>
        </w:p>
      </w:sdtContent>
    </w:sdt>
    <w:p w14:paraId="6A022C31" w14:textId="77777777" w:rsidR="004A2E6E" w:rsidRPr="003354E1" w:rsidRDefault="004A2E6E" w:rsidP="00E767D4">
      <w:pPr>
        <w:spacing w:after="120"/>
        <w:jc w:val="both"/>
        <w:rPr>
          <w:rFonts w:asciiTheme="majorHAnsi" w:hAnsiTheme="majorHAnsi" w:cstheme="majorHAnsi"/>
        </w:rPr>
      </w:pPr>
    </w:p>
    <w:p w14:paraId="7066319C" w14:textId="1C76D13B" w:rsidR="00074050" w:rsidRDefault="00074050">
      <w:pPr>
        <w:rPr>
          <w:rFonts w:asciiTheme="majorHAnsi" w:hAnsiTheme="majorHAnsi" w:cstheme="majorHAnsi"/>
        </w:rPr>
      </w:pPr>
      <w:r>
        <w:rPr>
          <w:rFonts w:asciiTheme="majorHAnsi" w:hAnsiTheme="majorHAnsi" w:cstheme="majorHAnsi"/>
        </w:rPr>
        <w:br w:type="page"/>
      </w:r>
    </w:p>
    <w:p w14:paraId="1C2511D8" w14:textId="77777777" w:rsidR="00441859" w:rsidRDefault="00DE7F5C">
      <w:pPr>
        <w:pStyle w:val="Ttulo1"/>
        <w:numPr>
          <w:ilvl w:val="0"/>
          <w:numId w:val="4"/>
        </w:numPr>
        <w:spacing w:before="120"/>
        <w:jc w:val="both"/>
        <w:rPr>
          <w:rFonts w:cstheme="majorHAnsi"/>
        </w:rPr>
      </w:pPr>
      <w:bookmarkStart w:id="2" w:name="_Toc185165571"/>
      <w:bookmarkStart w:id="3" w:name="_Toc185341144"/>
      <w:bookmarkStart w:id="4" w:name="_Toc185341502"/>
      <w:bookmarkStart w:id="5" w:name="_Toc185419551"/>
      <w:bookmarkStart w:id="6" w:name="_Toc185419917"/>
      <w:bookmarkStart w:id="7" w:name="_Toc185420283"/>
      <w:bookmarkStart w:id="8" w:name="_Toc185420649"/>
      <w:bookmarkStart w:id="9" w:name="_Toc185435179"/>
      <w:bookmarkStart w:id="10" w:name="_Toc185165572"/>
      <w:bookmarkStart w:id="11" w:name="_Toc185341145"/>
      <w:bookmarkStart w:id="12" w:name="_Toc185341503"/>
      <w:bookmarkStart w:id="13" w:name="_Toc185419552"/>
      <w:bookmarkStart w:id="14" w:name="_Toc185419918"/>
      <w:bookmarkStart w:id="15" w:name="_Toc185420284"/>
      <w:bookmarkStart w:id="16" w:name="_Toc185420650"/>
      <w:bookmarkStart w:id="17" w:name="_Toc185435180"/>
      <w:bookmarkStart w:id="18" w:name="_Toc18543518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rsidRPr="005A750B">
        <w:rPr>
          <w:rFonts w:cstheme="majorHAnsi"/>
        </w:rPr>
        <w:lastRenderedPageBreak/>
        <w:t>Introducción</w:t>
      </w:r>
      <w:bookmarkEnd w:id="18"/>
    </w:p>
    <w:p w14:paraId="552A3C52" w14:textId="77777777" w:rsidR="00441859" w:rsidRDefault="00DE7F5C">
      <w:pPr>
        <w:pStyle w:val="Ttulo2"/>
        <w:spacing w:before="120"/>
        <w:jc w:val="both"/>
        <w:rPr>
          <w:rFonts w:cstheme="majorHAnsi"/>
        </w:rPr>
      </w:pPr>
      <w:bookmarkStart w:id="19" w:name="_Toc185435182"/>
      <w:r w:rsidRPr="000C6E35">
        <w:rPr>
          <w:rFonts w:cstheme="majorHAnsi"/>
        </w:rPr>
        <w:t>1.1 Bienvenido a Partners</w:t>
      </w:r>
      <w:bookmarkEnd w:id="19"/>
    </w:p>
    <w:p w14:paraId="5059001D" w14:textId="08BA21CF" w:rsidR="00441859" w:rsidRPr="001413C4" w:rsidRDefault="00DE7F5C">
      <w:pPr>
        <w:spacing w:line="360" w:lineRule="auto"/>
        <w:jc w:val="both"/>
        <w:rPr>
          <w:lang w:val="es-CR"/>
          <w:rPrChange w:id="20" w:author="Danielle Martin" w:date="2024-12-19T01:05:00Z">
            <w:rPr/>
          </w:rPrChange>
        </w:rPr>
      </w:pPr>
      <w:r w:rsidRPr="47B878E8">
        <w:rPr>
          <w:lang w:val="es-CR"/>
          <w:rPrChange w:id="21" w:author="Danielle Martin" w:date="2024-12-19T01:05:00Z">
            <w:rPr/>
          </w:rPrChange>
        </w:rPr>
        <w:t xml:space="preserve">Bienvenido a </w:t>
      </w:r>
      <w:ins w:id="22" w:author="Leonardo Torres" w:date="2025-01-13T15:15:00Z">
        <w:r w:rsidR="24B97FB1" w:rsidRPr="47B878E8">
          <w:rPr>
            <w:lang w:val="es-CR"/>
          </w:rPr>
          <w:t xml:space="preserve">Patners of the </w:t>
        </w:r>
      </w:ins>
      <w:del w:id="23" w:author="Leonardo Torres" w:date="2025-01-13T15:16:00Z">
        <w:r w:rsidRPr="47B878E8" w:rsidDel="00DE7F5C">
          <w:rPr>
            <w:lang w:val="es-CR"/>
            <w:rPrChange w:id="24" w:author="Danielle Martin" w:date="2024-12-19T01:05:00Z">
              <w:rPr/>
            </w:rPrChange>
          </w:rPr>
          <w:delText>Compañeros de las</w:delText>
        </w:r>
      </w:del>
      <w:r w:rsidRPr="47B878E8">
        <w:rPr>
          <w:lang w:val="es-CR"/>
          <w:rPrChange w:id="25" w:author="Danielle Martin" w:date="2024-12-19T01:05:00Z">
            <w:rPr/>
          </w:rPrChange>
        </w:rPr>
        <w:t xml:space="preserve"> Américas</w:t>
      </w:r>
    </w:p>
    <w:p w14:paraId="016628B6" w14:textId="314C5C8D" w:rsidR="00441859" w:rsidRPr="001413C4" w:rsidRDefault="00DE7F5C">
      <w:pPr>
        <w:spacing w:line="360" w:lineRule="auto"/>
        <w:jc w:val="both"/>
        <w:rPr>
          <w:highlight w:val="yellow"/>
          <w:lang w:val="es-CR"/>
          <w:rPrChange w:id="26" w:author="Danielle Martin" w:date="2024-12-19T01:05:00Z">
            <w:rPr>
              <w:highlight w:val="yellow"/>
            </w:rPr>
          </w:rPrChange>
        </w:rPr>
      </w:pPr>
      <w:r w:rsidRPr="6D2080D2">
        <w:rPr>
          <w:lang w:val="es-CR"/>
          <w:rPrChange w:id="27" w:author="Danielle Martin" w:date="2024-12-19T01:05:00Z">
            <w:rPr/>
          </w:rPrChange>
        </w:rPr>
        <w:t xml:space="preserve">El manual de la oficina de campo ha sido preparado específicamente para los empleados de </w:t>
      </w:r>
      <w:ins w:id="28" w:author="Leonardo Torres" w:date="2025-01-13T15:16:00Z">
        <w:r w:rsidR="18E4D433" w:rsidRPr="6D2080D2">
          <w:rPr>
            <w:lang w:val="es-CR"/>
          </w:rPr>
          <w:t xml:space="preserve">Partners of tehe </w:t>
        </w:r>
      </w:ins>
      <w:del w:id="29" w:author="Leonardo Torres" w:date="2025-01-13T15:16:00Z">
        <w:r w:rsidRPr="6D2080D2" w:rsidDel="00DE7F5C">
          <w:rPr>
            <w:lang w:val="es-CR"/>
            <w:rPrChange w:id="30" w:author="Danielle Martin" w:date="2024-12-19T01:05:00Z">
              <w:rPr/>
            </w:rPrChange>
          </w:rPr>
          <w:delText>Compañeros de las</w:delText>
        </w:r>
      </w:del>
      <w:r w:rsidRPr="6D2080D2">
        <w:rPr>
          <w:lang w:val="es-CR"/>
          <w:rPrChange w:id="31" w:author="Danielle Martin" w:date="2024-12-19T01:05:00Z">
            <w:rPr/>
          </w:rPrChange>
        </w:rPr>
        <w:t xml:space="preserve"> Américas </w:t>
      </w:r>
      <w:r w:rsidR="00BB07B9" w:rsidRPr="6D2080D2">
        <w:rPr>
          <w:lang w:val="es-CR"/>
          <w:rPrChange w:id="32" w:author="Danielle Martin" w:date="2024-12-19T01:05:00Z">
            <w:rPr/>
          </w:rPrChange>
        </w:rPr>
        <w:t>(</w:t>
      </w:r>
      <w:ins w:id="33" w:author="Leonardo Torres" w:date="2025-01-13T15:16:00Z">
        <w:r w:rsidR="36CDB99C" w:rsidRPr="6D2080D2">
          <w:rPr>
            <w:lang w:val="es-CR"/>
          </w:rPr>
          <w:t>Partners</w:t>
        </w:r>
      </w:ins>
      <w:del w:id="34" w:author="Leonardo Torres" w:date="2025-01-13T15:16:00Z">
        <w:r w:rsidRPr="6D2080D2" w:rsidDel="00DE7F5C">
          <w:rPr>
            <w:lang w:val="es-CR"/>
            <w:rPrChange w:id="35" w:author="Danielle Martin" w:date="2024-12-19T01:05:00Z">
              <w:rPr/>
            </w:rPrChange>
          </w:rPr>
          <w:delText>Compañeros</w:delText>
        </w:r>
      </w:del>
      <w:r w:rsidR="00BB07B9" w:rsidRPr="6D2080D2">
        <w:rPr>
          <w:lang w:val="es-CR"/>
          <w:rPrChange w:id="36" w:author="Danielle Martin" w:date="2024-12-19T01:05:00Z">
            <w:rPr/>
          </w:rPrChange>
        </w:rPr>
        <w:t xml:space="preserve">) </w:t>
      </w:r>
      <w:r w:rsidRPr="6D2080D2">
        <w:rPr>
          <w:lang w:val="es-CR"/>
          <w:rPrChange w:id="37" w:author="Danielle Martin" w:date="2024-12-19T01:05:00Z">
            <w:rPr/>
          </w:rPrChange>
        </w:rPr>
        <w:t xml:space="preserve">en </w:t>
      </w:r>
      <w:r w:rsidR="00845BC6" w:rsidRPr="6D2080D2">
        <w:rPr>
          <w:lang w:val="es-CR"/>
          <w:rPrChange w:id="38" w:author="Danielle Martin" w:date="2024-12-19T01:05:00Z">
            <w:rPr/>
          </w:rPrChange>
        </w:rPr>
        <w:t>Colombia</w:t>
      </w:r>
      <w:r w:rsidRPr="6D2080D2">
        <w:rPr>
          <w:lang w:val="es-CR"/>
          <w:rPrChange w:id="39" w:author="Danielle Martin" w:date="2024-12-19T01:05:00Z">
            <w:rPr/>
          </w:rPrChange>
        </w:rPr>
        <w:t xml:space="preserve">. Presentará a la organización e información sobre los derechos y obligaciones que el empleado tiene hacia </w:t>
      </w:r>
      <w:ins w:id="40" w:author="Leonardo Torres" w:date="2025-01-13T15:17:00Z">
        <w:r w:rsidR="6AC0F9E5" w:rsidRPr="6D2080D2">
          <w:rPr>
            <w:lang w:val="es-CR"/>
          </w:rPr>
          <w:t>Partners</w:t>
        </w:r>
      </w:ins>
      <w:del w:id="41" w:author="Leonardo Torres" w:date="2025-01-13T15:17:00Z">
        <w:r w:rsidRPr="6D2080D2" w:rsidDel="00BB07B9">
          <w:rPr>
            <w:lang w:val="es-CR"/>
            <w:rPrChange w:id="42" w:author="Danielle Martin" w:date="2024-12-19T01:05:00Z">
              <w:rPr/>
            </w:rPrChange>
          </w:rPr>
          <w:delText>Compañeros</w:delText>
        </w:r>
      </w:del>
      <w:r w:rsidR="00BB07B9" w:rsidRPr="6D2080D2">
        <w:rPr>
          <w:lang w:val="es-CR"/>
          <w:rPrChange w:id="43" w:author="Danielle Martin" w:date="2024-12-19T01:05:00Z">
            <w:rPr/>
          </w:rPrChange>
        </w:rPr>
        <w:t xml:space="preserve"> </w:t>
      </w:r>
      <w:r w:rsidR="004E5F85" w:rsidRPr="6D2080D2">
        <w:rPr>
          <w:lang w:val="es-CR"/>
          <w:rPrChange w:id="44" w:author="Danielle Martin" w:date="2024-12-19T01:05:00Z">
            <w:rPr/>
          </w:rPrChange>
        </w:rPr>
        <w:t xml:space="preserve">Colombia </w:t>
      </w:r>
      <w:r w:rsidRPr="6D2080D2">
        <w:rPr>
          <w:lang w:val="es-CR"/>
          <w:rPrChange w:id="45" w:author="Danielle Martin" w:date="2024-12-19T01:05:00Z">
            <w:rPr/>
          </w:rPrChange>
        </w:rPr>
        <w:t xml:space="preserve">y, al mismo tiempo, sobre los derechos y obligaciones que </w:t>
      </w:r>
      <w:ins w:id="46" w:author="Leonardo Torres" w:date="2025-01-13T15:17:00Z">
        <w:r w:rsidR="6A9F5EB9" w:rsidRPr="6D2080D2">
          <w:rPr>
            <w:lang w:val="es-CR"/>
          </w:rPr>
          <w:t>Partners</w:t>
        </w:r>
      </w:ins>
      <w:del w:id="47" w:author="Leonardo Torres" w:date="2025-01-13T15:17:00Z">
        <w:r w:rsidRPr="6D2080D2" w:rsidDel="004E5F85">
          <w:rPr>
            <w:lang w:val="es-CR"/>
            <w:rPrChange w:id="48" w:author="Danielle Martin" w:date="2024-12-19T01:05:00Z">
              <w:rPr/>
            </w:rPrChange>
          </w:rPr>
          <w:delText>Compañeros</w:delText>
        </w:r>
      </w:del>
      <w:r w:rsidR="004E5F85" w:rsidRPr="6D2080D2">
        <w:rPr>
          <w:lang w:val="es-CR"/>
          <w:rPrChange w:id="49" w:author="Danielle Martin" w:date="2024-12-19T01:05:00Z">
            <w:rPr/>
          </w:rPrChange>
        </w:rPr>
        <w:t xml:space="preserve"> </w:t>
      </w:r>
      <w:r w:rsidRPr="6D2080D2">
        <w:rPr>
          <w:lang w:val="es-CR"/>
          <w:rPrChange w:id="50" w:author="Danielle Martin" w:date="2024-12-19T01:05:00Z">
            <w:rPr/>
          </w:rPrChange>
        </w:rPr>
        <w:t xml:space="preserve">Colombia tiene hacia el empleado. Este Manual es, por lo tanto, una herramienta básica de información para los empleados que trabajan </w:t>
      </w:r>
      <w:r w:rsidR="00A52027" w:rsidRPr="6D2080D2">
        <w:rPr>
          <w:lang w:val="es-CR"/>
          <w:rPrChange w:id="51" w:author="Danielle Martin" w:date="2024-12-19T01:05:00Z">
            <w:rPr/>
          </w:rPrChange>
        </w:rPr>
        <w:t>en Partners Colombia</w:t>
      </w:r>
      <w:r w:rsidRPr="6D2080D2">
        <w:rPr>
          <w:lang w:val="es-CR"/>
          <w:rPrChange w:id="52" w:author="Danielle Martin" w:date="2024-12-19T01:05:00Z">
            <w:rPr/>
          </w:rPrChange>
        </w:rPr>
        <w:t>.</w:t>
      </w:r>
    </w:p>
    <w:p w14:paraId="192A4380" w14:textId="77777777" w:rsidR="003312E4" w:rsidRPr="001413C4" w:rsidRDefault="003312E4" w:rsidP="00E767D4">
      <w:pPr>
        <w:spacing w:line="360" w:lineRule="auto"/>
        <w:jc w:val="both"/>
        <w:rPr>
          <w:lang w:val="es-CR"/>
          <w:rPrChange w:id="53" w:author="Danielle Martin" w:date="2024-12-19T01:05:00Z">
            <w:rPr>
              <w:lang w:val="en"/>
            </w:rPr>
          </w:rPrChange>
        </w:rPr>
      </w:pPr>
    </w:p>
    <w:p w14:paraId="47348F3B" w14:textId="77777777" w:rsidR="00441859" w:rsidRPr="001413C4" w:rsidRDefault="00DE7F5C">
      <w:pPr>
        <w:spacing w:line="360" w:lineRule="auto"/>
        <w:jc w:val="both"/>
        <w:rPr>
          <w:lang w:val="es-CR"/>
          <w:rPrChange w:id="54" w:author="Danielle Martin" w:date="2024-12-19T01:05:00Z">
            <w:rPr>
              <w:lang w:val="en"/>
            </w:rPr>
          </w:rPrChange>
        </w:rPr>
      </w:pPr>
      <w:r w:rsidRPr="001413C4">
        <w:rPr>
          <w:lang w:val="es-CR"/>
          <w:rPrChange w:id="55" w:author="Danielle Martin" w:date="2024-12-19T01:05:00Z">
            <w:rPr>
              <w:lang w:val="en"/>
            </w:rPr>
          </w:rPrChange>
        </w:rPr>
        <w:t xml:space="preserve">En este manual tratamos de explicar los temas importantes relacionados con la gestión financiera, de personal y operativa. </w:t>
      </w:r>
      <w:r w:rsidR="00A52027" w:rsidRPr="001413C4">
        <w:rPr>
          <w:lang w:val="es-CR"/>
          <w:rPrChange w:id="56" w:author="Danielle Martin" w:date="2024-12-19T01:05:00Z">
            <w:rPr>
              <w:lang w:val="en"/>
            </w:rPr>
          </w:rPrChange>
        </w:rPr>
        <w:t xml:space="preserve">Partners Colombia </w:t>
      </w:r>
      <w:r w:rsidRPr="001413C4">
        <w:rPr>
          <w:lang w:val="es-CR"/>
          <w:rPrChange w:id="57" w:author="Danielle Martin" w:date="2024-12-19T01:05:00Z">
            <w:rPr>
              <w:lang w:val="en"/>
            </w:rPr>
          </w:rPrChange>
        </w:rPr>
        <w:t xml:space="preserve">espera que todos los empleados entiendan y apliquen todas las políticas y procedimientos que se encuentran en este manual. Es responsabilidad de cada empleado conocer las políticas y procedimientos, o cuando sea necesario, solicitar aclaraciones. Todos los empleados deberán firmar un </w:t>
      </w:r>
      <w:r w:rsidR="001413C4">
        <w:fldChar w:fldCharType="begin"/>
      </w:r>
      <w:r w:rsidR="001413C4" w:rsidRPr="001413C4">
        <w:rPr>
          <w:lang w:val="es-CR"/>
          <w:rPrChange w:id="58" w:author="Danielle Martin" w:date="2024-12-19T01:05:00Z">
            <w:rPr/>
          </w:rPrChange>
        </w:rPr>
        <w:instrText xml:space="preserve"> HYPERLINK \l "_Acknowledgment_of_Receipt" </w:instrText>
      </w:r>
      <w:r w:rsidR="001413C4">
        <w:fldChar w:fldCharType="separate"/>
      </w:r>
      <w:r w:rsidRPr="001413C4">
        <w:rPr>
          <w:rStyle w:val="Hipervnculo"/>
          <w:lang w:val="es-CR"/>
          <w:rPrChange w:id="59" w:author="Danielle Martin" w:date="2024-12-19T01:05:00Z">
            <w:rPr>
              <w:rStyle w:val="Hipervnculo"/>
              <w:lang w:val="en"/>
            </w:rPr>
          </w:rPrChange>
        </w:rPr>
        <w:t>formulario de certificación</w:t>
      </w:r>
      <w:r w:rsidR="001413C4">
        <w:rPr>
          <w:rStyle w:val="Hipervnculo"/>
          <w:lang w:val="en"/>
        </w:rPr>
        <w:fldChar w:fldCharType="end"/>
      </w:r>
      <w:r w:rsidRPr="001413C4">
        <w:rPr>
          <w:lang w:val="es-CR"/>
          <w:rPrChange w:id="60" w:author="Danielle Martin" w:date="2024-12-19T01:05:00Z">
            <w:rPr>
              <w:lang w:val="en"/>
            </w:rPr>
          </w:rPrChange>
        </w:rPr>
        <w:t xml:space="preserve"> confirmando que han revisado todas las políticas y que se adherirán a las normas establecidas en este documento. </w:t>
      </w:r>
    </w:p>
    <w:p w14:paraId="46679E5B" w14:textId="77777777" w:rsidR="00441859" w:rsidRPr="001413C4" w:rsidRDefault="00DE7F5C">
      <w:pPr>
        <w:spacing w:line="360" w:lineRule="auto"/>
        <w:jc w:val="both"/>
        <w:rPr>
          <w:lang w:val="es-CR"/>
          <w:rPrChange w:id="61" w:author="Danielle Martin" w:date="2024-12-19T01:05:00Z">
            <w:rPr>
              <w:lang w:val="en"/>
            </w:rPr>
          </w:rPrChange>
        </w:rPr>
      </w:pPr>
      <w:r w:rsidRPr="001413C4">
        <w:rPr>
          <w:lang w:val="es-CR"/>
          <w:rPrChange w:id="62" w:author="Danielle Martin" w:date="2024-12-19T01:05:00Z">
            <w:rPr>
              <w:lang w:val="en"/>
            </w:rPr>
          </w:rPrChange>
        </w:rPr>
        <w:br/>
        <w:t xml:space="preserve"> Cuando </w:t>
      </w:r>
      <w:r w:rsidR="001F3DD6" w:rsidRPr="001413C4">
        <w:rPr>
          <w:lang w:val="es-CR"/>
          <w:rPrChange w:id="63" w:author="Danielle Martin" w:date="2024-12-19T01:05:00Z">
            <w:rPr>
              <w:lang w:val="en"/>
            </w:rPr>
          </w:rPrChange>
        </w:rPr>
        <w:t xml:space="preserve">Partners Colombia </w:t>
      </w:r>
      <w:r w:rsidRPr="001413C4">
        <w:rPr>
          <w:lang w:val="es-CR"/>
          <w:rPrChange w:id="64" w:author="Danielle Martin" w:date="2024-12-19T01:05:00Z">
            <w:rPr>
              <w:lang w:val="en"/>
            </w:rPr>
          </w:rPrChange>
        </w:rPr>
        <w:t xml:space="preserve">considere pertinente modificar las políticas y procedimientos, actualizará los parámetros necesarios que posteriormente serán entregados oportunamente a cada empleado. Le solicitamos comunicarse con su superior inmediato o con la Gerencia Administrativa y Financiera en caso de tener alguna duda sobre su cargo o su relación laboral con Partners </w:t>
      </w:r>
      <w:r w:rsidR="00845BC6" w:rsidRPr="001413C4">
        <w:rPr>
          <w:lang w:val="es-CR"/>
          <w:rPrChange w:id="65" w:author="Danielle Martin" w:date="2024-12-19T01:05:00Z">
            <w:rPr>
              <w:lang w:val="en"/>
            </w:rPr>
          </w:rPrChange>
        </w:rPr>
        <w:t>Colombia</w:t>
      </w:r>
      <w:r w:rsidRPr="001413C4">
        <w:rPr>
          <w:lang w:val="es-CR"/>
          <w:rPrChange w:id="66" w:author="Danielle Martin" w:date="2024-12-19T01:05:00Z">
            <w:rPr>
              <w:lang w:val="en"/>
            </w:rPr>
          </w:rPrChange>
        </w:rPr>
        <w:t>, las veces que sea necesario.</w:t>
      </w:r>
      <w:r w:rsidRPr="001413C4">
        <w:rPr>
          <w:lang w:val="es-CR"/>
          <w:rPrChange w:id="67" w:author="Danielle Martin" w:date="2024-12-19T01:05:00Z">
            <w:rPr>
              <w:lang w:val="en"/>
            </w:rPr>
          </w:rPrChange>
        </w:rPr>
        <w:br/>
      </w:r>
    </w:p>
    <w:p w14:paraId="1032D8C9" w14:textId="5FF10BEC" w:rsidR="00441859" w:rsidRDefault="00DE7F5C">
      <w:pPr>
        <w:spacing w:line="360" w:lineRule="auto"/>
        <w:jc w:val="both"/>
        <w:rPr>
          <w:lang w:val="en"/>
        </w:rPr>
      </w:pPr>
      <w:r w:rsidRPr="6D2080D2">
        <w:rPr>
          <w:lang w:val="es-CR"/>
          <w:rPrChange w:id="68" w:author="Danielle Martin" w:date="2024-12-19T01:05:00Z">
            <w:rPr>
              <w:lang w:val="en"/>
            </w:rPr>
          </w:rPrChange>
        </w:rPr>
        <w:t xml:space="preserve">Ustedes son el alma de </w:t>
      </w:r>
      <w:ins w:id="69" w:author="Leonardo Torres" w:date="2025-01-13T16:07:00Z">
        <w:r w:rsidR="05D9543F" w:rsidRPr="6D2080D2">
          <w:rPr>
            <w:lang w:val="es-CR"/>
          </w:rPr>
          <w:t>Partners of the</w:t>
        </w:r>
      </w:ins>
      <w:del w:id="70" w:author="Leonardo Torres" w:date="2025-01-13T16:07:00Z">
        <w:r w:rsidRPr="6D2080D2" w:rsidDel="00DE7F5C">
          <w:rPr>
            <w:lang w:val="es-CR"/>
            <w:rPrChange w:id="71" w:author="Danielle Martin" w:date="2024-12-19T01:05:00Z">
              <w:rPr>
                <w:lang w:val="en"/>
              </w:rPr>
            </w:rPrChange>
          </w:rPr>
          <w:delText>Compañeros de las</w:delText>
        </w:r>
      </w:del>
      <w:r w:rsidRPr="6D2080D2">
        <w:rPr>
          <w:lang w:val="es-CR"/>
          <w:rPrChange w:id="72" w:author="Danielle Martin" w:date="2024-12-19T01:05:00Z">
            <w:rPr>
              <w:lang w:val="en"/>
            </w:rPr>
          </w:rPrChange>
        </w:rPr>
        <w:t xml:space="preserve"> Américas y, como tal, queremos que encuentren una experiencia interesante y gratificante en su entorno de trabajo.</w:t>
      </w:r>
      <w:r w:rsidRPr="00AB6DA0">
        <w:rPr>
          <w:lang w:val="es-CO"/>
          <w:rPrChange w:id="73" w:author="Massiel Nayibe Moreno Ladino" w:date="2025-01-15T12:57:00Z" w16du:dateUtc="2025-01-15T17:57:00Z">
            <w:rPr/>
          </w:rPrChange>
        </w:rPr>
        <w:br/>
      </w:r>
      <w:r w:rsidRPr="6D2080D2">
        <w:rPr>
          <w:lang w:val="es-CR"/>
          <w:rPrChange w:id="74" w:author="Danielle Martin" w:date="2024-12-19T01:05:00Z">
            <w:rPr>
              <w:lang w:val="en"/>
            </w:rPr>
          </w:rPrChange>
        </w:rPr>
        <w:t xml:space="preserve"> </w:t>
      </w:r>
      <w:r w:rsidRPr="6D2080D2">
        <w:rPr>
          <w:lang w:val="en"/>
        </w:rPr>
        <w:t>Con el debido respeto, les deseo mucho éxito.</w:t>
      </w:r>
    </w:p>
    <w:p w14:paraId="09B354B0" w14:textId="77777777" w:rsidR="00441859" w:rsidRPr="001413C4" w:rsidRDefault="00DE7F5C">
      <w:pPr>
        <w:spacing w:before="120"/>
        <w:jc w:val="both"/>
        <w:rPr>
          <w:rFonts w:asciiTheme="majorHAnsi" w:hAnsiTheme="majorHAnsi" w:cstheme="majorHAnsi"/>
          <w:b/>
          <w:i/>
          <w:iCs/>
          <w:lang w:val="es-CR"/>
          <w:rPrChange w:id="75" w:author="Danielle Martin" w:date="2024-12-19T01:05:00Z">
            <w:rPr>
              <w:rFonts w:asciiTheme="majorHAnsi" w:hAnsiTheme="majorHAnsi" w:cstheme="majorHAnsi"/>
              <w:b/>
              <w:i/>
              <w:iCs/>
            </w:rPr>
          </w:rPrChange>
        </w:rPr>
      </w:pPr>
      <w:r w:rsidRPr="001413C4">
        <w:rPr>
          <w:rFonts w:asciiTheme="majorHAnsi" w:hAnsiTheme="majorHAnsi" w:cstheme="majorHAnsi"/>
          <w:b/>
          <w:i/>
          <w:iCs/>
          <w:lang w:val="es-CR"/>
          <w:rPrChange w:id="76" w:author="Danielle Martin" w:date="2024-12-19T01:05:00Z">
            <w:rPr>
              <w:rFonts w:asciiTheme="majorHAnsi" w:hAnsiTheme="majorHAnsi" w:cstheme="majorHAnsi"/>
              <w:b/>
              <w:i/>
              <w:iCs/>
            </w:rPr>
          </w:rPrChange>
        </w:rPr>
        <w:t>John McPhail, Presidente y Director General</w:t>
      </w:r>
    </w:p>
    <w:p w14:paraId="3FC4AA38" w14:textId="77777777" w:rsidR="00441859" w:rsidRPr="001413C4" w:rsidRDefault="00DE7F5C">
      <w:pPr>
        <w:pStyle w:val="Ttulo2"/>
        <w:rPr>
          <w:lang w:val="es-CR"/>
          <w:rPrChange w:id="77" w:author="Danielle Martin" w:date="2024-12-19T01:05:00Z">
            <w:rPr/>
          </w:rPrChange>
        </w:rPr>
      </w:pPr>
      <w:bookmarkStart w:id="78" w:name="_Toc185435183"/>
      <w:r w:rsidRPr="001413C4">
        <w:rPr>
          <w:lang w:val="es-CR"/>
          <w:rPrChange w:id="79" w:author="Danielle Martin" w:date="2024-12-19T01:05:00Z">
            <w:rPr/>
          </w:rPrChange>
        </w:rPr>
        <w:lastRenderedPageBreak/>
        <w:t xml:space="preserve">1.2 Objetivo </w:t>
      </w:r>
      <w:r w:rsidR="00BC65FB" w:rsidRPr="001413C4">
        <w:rPr>
          <w:lang w:val="es-CR"/>
          <w:rPrChange w:id="80" w:author="Danielle Martin" w:date="2024-12-19T01:05:00Z">
            <w:rPr/>
          </w:rPrChange>
        </w:rPr>
        <w:t>y ámbito de aplicación</w:t>
      </w:r>
      <w:bookmarkEnd w:id="78"/>
    </w:p>
    <w:p w14:paraId="76C30EB7" w14:textId="12D724E3" w:rsidR="00441859" w:rsidRPr="001413C4" w:rsidRDefault="00DE7F5C">
      <w:pPr>
        <w:spacing w:line="360" w:lineRule="auto"/>
        <w:jc w:val="both"/>
        <w:rPr>
          <w:lang w:val="es-CR"/>
          <w:rPrChange w:id="81" w:author="Danielle Martin" w:date="2024-12-19T01:05:00Z">
            <w:rPr/>
          </w:rPrChange>
        </w:rPr>
      </w:pPr>
      <w:r w:rsidRPr="6D2080D2">
        <w:rPr>
          <w:lang w:val="es-CR"/>
          <w:rPrChange w:id="82" w:author="Danielle Martin" w:date="2024-12-19T01:05:00Z">
            <w:rPr/>
          </w:rPrChange>
        </w:rPr>
        <w:t xml:space="preserve">El propósito de este manual es ayudar a sus usuarios a trabajar de acuerdo con las normas y filosofía de </w:t>
      </w:r>
      <w:ins w:id="83" w:author="Leonardo Torres" w:date="2025-01-13T16:08:00Z">
        <w:r w:rsidR="7F559886" w:rsidRPr="6D2080D2">
          <w:rPr>
            <w:lang w:val="es-CR"/>
          </w:rPr>
          <w:t>Partners</w:t>
        </w:r>
      </w:ins>
      <w:del w:id="84" w:author="Leonardo Torres" w:date="2025-01-13T16:08:00Z">
        <w:r w:rsidRPr="6D2080D2" w:rsidDel="00DE7F5C">
          <w:rPr>
            <w:lang w:val="es-CR"/>
            <w:rPrChange w:id="85" w:author="Danielle Martin" w:date="2024-12-19T01:05:00Z">
              <w:rPr/>
            </w:rPrChange>
          </w:rPr>
          <w:delText>Compañeros</w:delText>
        </w:r>
      </w:del>
      <w:r w:rsidRPr="6D2080D2">
        <w:rPr>
          <w:lang w:val="es-CR"/>
          <w:rPrChange w:id="86" w:author="Danielle Martin" w:date="2024-12-19T01:05:00Z">
            <w:rPr/>
          </w:rPrChange>
        </w:rPr>
        <w:t xml:space="preserve">, adaptadas al Código Laboral en </w:t>
      </w:r>
      <w:r w:rsidR="00F3070E" w:rsidRPr="6D2080D2">
        <w:rPr>
          <w:lang w:val="es-CR"/>
          <w:rPrChange w:id="87" w:author="Danielle Martin" w:date="2024-12-19T01:05:00Z">
            <w:rPr/>
          </w:rPrChange>
        </w:rPr>
        <w:t xml:space="preserve">Colombia, </w:t>
      </w:r>
      <w:r w:rsidRPr="6D2080D2">
        <w:rPr>
          <w:lang w:val="es-CR"/>
          <w:rPrChange w:id="88" w:author="Danielle Martin" w:date="2024-12-19T01:05:00Z">
            <w:rPr/>
          </w:rPrChange>
        </w:rPr>
        <w:t xml:space="preserve">convirtiéndose así en una herramienta de consulta con criterios unificados y </w:t>
      </w:r>
      <w:r w:rsidR="0067021C" w:rsidRPr="6D2080D2">
        <w:rPr>
          <w:lang w:val="es-CR"/>
          <w:rPrChange w:id="89" w:author="Danielle Martin" w:date="2024-12-19T01:05:00Z">
            <w:rPr/>
          </w:rPrChange>
        </w:rPr>
        <w:t xml:space="preserve">proporcionar un marco general y un conjunto estandarizado de políticas y procedimientos para la gestión financiera </w:t>
      </w:r>
      <w:r w:rsidR="00915326" w:rsidRPr="6D2080D2">
        <w:rPr>
          <w:lang w:val="es-CR"/>
          <w:rPrChange w:id="90" w:author="Danielle Martin" w:date="2024-12-19T01:05:00Z">
            <w:rPr/>
          </w:rPrChange>
        </w:rPr>
        <w:t xml:space="preserve">y de personal </w:t>
      </w:r>
      <w:r w:rsidR="0067021C" w:rsidRPr="6D2080D2">
        <w:rPr>
          <w:lang w:val="es-CR"/>
          <w:rPrChange w:id="91" w:author="Danielle Martin" w:date="2024-12-19T01:05:00Z">
            <w:rPr/>
          </w:rPrChange>
        </w:rPr>
        <w:t xml:space="preserve">en </w:t>
      </w:r>
      <w:r w:rsidR="00A53423" w:rsidRPr="6D2080D2">
        <w:rPr>
          <w:lang w:val="es-CR"/>
          <w:rPrChange w:id="92" w:author="Danielle Martin" w:date="2024-12-19T01:05:00Z">
            <w:rPr/>
          </w:rPrChange>
        </w:rPr>
        <w:t xml:space="preserve">la Oficina de </w:t>
      </w:r>
      <w:ins w:id="93" w:author="Leonardo Torres" w:date="2025-01-13T16:11:00Z">
        <w:r w:rsidR="3345C7C4" w:rsidRPr="6D2080D2">
          <w:rPr>
            <w:lang w:val="es-CR"/>
          </w:rPr>
          <w:t>Partners of the</w:t>
        </w:r>
      </w:ins>
      <w:del w:id="94" w:author="Leonardo Torres" w:date="2025-01-13T16:11:00Z">
        <w:r w:rsidRPr="6D2080D2" w:rsidDel="00157141">
          <w:rPr>
            <w:lang w:val="es-CR"/>
            <w:rPrChange w:id="95" w:author="Danielle Martin" w:date="2024-12-19T01:05:00Z">
              <w:rPr/>
            </w:rPrChange>
          </w:rPr>
          <w:delText xml:space="preserve">Compañeros </w:delText>
        </w:r>
        <w:r w:rsidRPr="6D2080D2" w:rsidDel="0067021C">
          <w:rPr>
            <w:lang w:val="es-CR"/>
            <w:rPrChange w:id="96" w:author="Danielle Martin" w:date="2024-12-19T01:05:00Z">
              <w:rPr/>
            </w:rPrChange>
          </w:rPr>
          <w:delText>de las</w:delText>
        </w:r>
      </w:del>
      <w:r w:rsidR="0067021C" w:rsidRPr="6D2080D2">
        <w:rPr>
          <w:lang w:val="es-CR"/>
          <w:rPrChange w:id="97" w:author="Danielle Martin" w:date="2024-12-19T01:05:00Z">
            <w:rPr/>
          </w:rPrChange>
        </w:rPr>
        <w:t xml:space="preserve"> Américas </w:t>
      </w:r>
      <w:r w:rsidR="008F6566" w:rsidRPr="6D2080D2">
        <w:rPr>
          <w:lang w:val="es-CR"/>
          <w:rPrChange w:id="98" w:author="Danielle Martin" w:date="2024-12-19T01:05:00Z">
            <w:rPr/>
          </w:rPrChange>
        </w:rPr>
        <w:t>en Colombia</w:t>
      </w:r>
      <w:r w:rsidR="000B3B49" w:rsidRPr="6D2080D2">
        <w:rPr>
          <w:lang w:val="es-CR"/>
          <w:rPrChange w:id="99" w:author="Danielle Martin" w:date="2024-12-19T01:05:00Z">
            <w:rPr/>
          </w:rPrChange>
        </w:rPr>
        <w:t xml:space="preserve">, en adelante </w:t>
      </w:r>
      <w:r w:rsidR="000B3B49" w:rsidRPr="6D2080D2">
        <w:rPr>
          <w:b/>
          <w:bCs/>
          <w:lang w:val="es-CR"/>
          <w:rPrChange w:id="100" w:author="Danielle Martin" w:date="2024-12-19T01:05:00Z">
            <w:rPr>
              <w:b/>
              <w:bCs/>
            </w:rPr>
          </w:rPrChange>
        </w:rPr>
        <w:t>"</w:t>
      </w:r>
      <w:ins w:id="101" w:author="Leonardo Torres" w:date="2025-01-13T16:12:00Z">
        <w:r w:rsidR="29AA1B17" w:rsidRPr="6D2080D2">
          <w:rPr>
            <w:b/>
            <w:bCs/>
            <w:lang w:val="es-CR"/>
          </w:rPr>
          <w:t>Partners</w:t>
        </w:r>
      </w:ins>
      <w:del w:id="102" w:author="Leonardo Torres" w:date="2025-01-13T16:12:00Z">
        <w:r w:rsidRPr="6D2080D2" w:rsidDel="00DD0837">
          <w:rPr>
            <w:b/>
            <w:bCs/>
            <w:lang w:val="es-CR"/>
            <w:rPrChange w:id="103" w:author="Danielle Martin" w:date="2024-12-19T01:05:00Z">
              <w:rPr>
                <w:b/>
                <w:bCs/>
              </w:rPr>
            </w:rPrChange>
          </w:rPr>
          <w:delText>Compañeros</w:delText>
        </w:r>
      </w:del>
      <w:r w:rsidR="00DD0837" w:rsidRPr="6D2080D2">
        <w:rPr>
          <w:b/>
          <w:bCs/>
          <w:lang w:val="es-CR"/>
          <w:rPrChange w:id="104" w:author="Danielle Martin" w:date="2024-12-19T01:05:00Z">
            <w:rPr>
              <w:b/>
              <w:bCs/>
            </w:rPr>
          </w:rPrChange>
        </w:rPr>
        <w:t xml:space="preserve"> </w:t>
      </w:r>
      <w:r w:rsidR="00F3070E" w:rsidRPr="6D2080D2">
        <w:rPr>
          <w:b/>
          <w:bCs/>
          <w:lang w:val="es-CR"/>
          <w:rPrChange w:id="105" w:author="Danielle Martin" w:date="2024-12-19T01:05:00Z">
            <w:rPr>
              <w:b/>
              <w:bCs/>
            </w:rPr>
          </w:rPrChange>
        </w:rPr>
        <w:t>Colombia</w:t>
      </w:r>
      <w:r w:rsidR="000B3B49" w:rsidRPr="6D2080D2">
        <w:rPr>
          <w:b/>
          <w:bCs/>
          <w:lang w:val="es-CR"/>
          <w:rPrChange w:id="106" w:author="Danielle Martin" w:date="2024-12-19T01:05:00Z">
            <w:rPr>
              <w:b/>
              <w:bCs/>
            </w:rPr>
          </w:rPrChange>
        </w:rPr>
        <w:t>"</w:t>
      </w:r>
      <w:r w:rsidR="0067021C" w:rsidRPr="6D2080D2">
        <w:rPr>
          <w:lang w:val="es-CR"/>
          <w:rPrChange w:id="107" w:author="Danielle Martin" w:date="2024-12-19T01:05:00Z">
            <w:rPr/>
          </w:rPrChange>
        </w:rPr>
        <w:t xml:space="preserve">. </w:t>
      </w:r>
      <w:r w:rsidR="00770D94" w:rsidRPr="6D2080D2">
        <w:rPr>
          <w:lang w:val="es-CR"/>
          <w:rPrChange w:id="108" w:author="Danielle Martin" w:date="2024-12-19T01:05:00Z">
            <w:rPr/>
          </w:rPrChange>
        </w:rPr>
        <w:t xml:space="preserve">El </w:t>
      </w:r>
      <w:r w:rsidR="00A53423" w:rsidRPr="6D2080D2">
        <w:rPr>
          <w:lang w:val="es-CR"/>
          <w:rPrChange w:id="109" w:author="Danielle Martin" w:date="2024-12-19T01:05:00Z">
            <w:rPr/>
          </w:rPrChange>
        </w:rPr>
        <w:t xml:space="preserve">manual complementario aborda las leyes, </w:t>
      </w:r>
      <w:r w:rsidR="002A64F5" w:rsidRPr="6D2080D2">
        <w:rPr>
          <w:lang w:val="es-CR"/>
          <w:rPrChange w:id="110" w:author="Danielle Martin" w:date="2024-12-19T01:05:00Z">
            <w:rPr/>
          </w:rPrChange>
        </w:rPr>
        <w:t xml:space="preserve">reglamentos </w:t>
      </w:r>
      <w:r w:rsidR="00A53423" w:rsidRPr="6D2080D2">
        <w:rPr>
          <w:lang w:val="es-CR"/>
          <w:rPrChange w:id="111" w:author="Danielle Martin" w:date="2024-12-19T01:05:00Z">
            <w:rPr/>
          </w:rPrChange>
        </w:rPr>
        <w:t xml:space="preserve">y políticas específicas de cada país de </w:t>
      </w:r>
      <w:r w:rsidR="00915326" w:rsidRPr="6D2080D2">
        <w:rPr>
          <w:lang w:val="es-CR"/>
          <w:rPrChange w:id="112" w:author="Danielle Martin" w:date="2024-12-19T01:05:00Z">
            <w:rPr/>
          </w:rPrChange>
        </w:rPr>
        <w:t xml:space="preserve">acuerdo con la legislación </w:t>
      </w:r>
      <w:r w:rsidR="008F6566" w:rsidRPr="6D2080D2">
        <w:rPr>
          <w:lang w:val="es-CR"/>
          <w:rPrChange w:id="113" w:author="Danielle Martin" w:date="2024-12-19T01:05:00Z">
            <w:rPr/>
          </w:rPrChange>
        </w:rPr>
        <w:t>colombiana</w:t>
      </w:r>
      <w:r w:rsidR="00A53423" w:rsidRPr="6D2080D2">
        <w:rPr>
          <w:lang w:val="es-CR"/>
          <w:rPrChange w:id="114" w:author="Danielle Martin" w:date="2024-12-19T01:05:00Z">
            <w:rPr/>
          </w:rPrChange>
        </w:rPr>
        <w:t>.</w:t>
      </w:r>
    </w:p>
    <w:p w14:paraId="341883A8" w14:textId="77777777" w:rsidR="00441859" w:rsidRPr="001413C4" w:rsidRDefault="00DE7F5C">
      <w:pPr>
        <w:spacing w:before="240" w:line="360" w:lineRule="auto"/>
        <w:jc w:val="both"/>
        <w:rPr>
          <w:lang w:val="es-CR"/>
          <w:rPrChange w:id="115" w:author="Danielle Martin" w:date="2024-12-19T01:05:00Z">
            <w:rPr/>
          </w:rPrChange>
        </w:rPr>
      </w:pPr>
      <w:r w:rsidRPr="001413C4">
        <w:rPr>
          <w:lang w:val="es-CR"/>
          <w:rPrChange w:id="116" w:author="Danielle Martin" w:date="2024-12-19T01:05:00Z">
            <w:rPr/>
          </w:rPrChange>
        </w:rPr>
        <w:t xml:space="preserve">La información aquí presentada contiene las principales normas de conducta Socios </w:t>
      </w:r>
      <w:r w:rsidR="008F6566" w:rsidRPr="001413C4">
        <w:rPr>
          <w:lang w:val="es-CR"/>
          <w:rPrChange w:id="117" w:author="Danielle Martin" w:date="2024-12-19T01:05:00Z">
            <w:rPr/>
          </w:rPrChange>
        </w:rPr>
        <w:t xml:space="preserve">Colombia </w:t>
      </w:r>
      <w:r w:rsidRPr="001413C4">
        <w:rPr>
          <w:lang w:val="es-CR"/>
          <w:rPrChange w:id="118" w:author="Danielle Martin" w:date="2024-12-19T01:05:00Z">
            <w:rPr/>
          </w:rPrChange>
        </w:rPr>
        <w:t>y las regulaciones legales más comunes en el lugar de trabajo.</w:t>
      </w:r>
    </w:p>
    <w:p w14:paraId="2B7FA391" w14:textId="77777777" w:rsidR="00441859" w:rsidRPr="001413C4" w:rsidRDefault="0067021C">
      <w:pPr>
        <w:spacing w:before="240" w:line="360" w:lineRule="auto"/>
        <w:jc w:val="both"/>
        <w:rPr>
          <w:lang w:val="es-CR"/>
          <w:rPrChange w:id="119" w:author="Danielle Martin" w:date="2024-12-19T01:05:00Z">
            <w:rPr/>
          </w:rPrChange>
        </w:rPr>
      </w:pPr>
      <w:r w:rsidRPr="001413C4">
        <w:rPr>
          <w:lang w:val="es-CR"/>
          <w:rPrChange w:id="120" w:author="Danielle Martin" w:date="2024-12-19T01:05:00Z">
            <w:rPr/>
          </w:rPrChange>
        </w:rPr>
        <w:t xml:space="preserve">Se espera que Partners Colombia cumpla con </w:t>
      </w:r>
      <w:r w:rsidR="00A53423" w:rsidRPr="001413C4">
        <w:rPr>
          <w:lang w:val="es-CR"/>
          <w:rPrChange w:id="121" w:author="Danielle Martin" w:date="2024-12-19T01:05:00Z">
            <w:rPr/>
          </w:rPrChange>
        </w:rPr>
        <w:t xml:space="preserve">todas las </w:t>
      </w:r>
      <w:r w:rsidRPr="001413C4">
        <w:rPr>
          <w:lang w:val="es-CR"/>
          <w:rPrChange w:id="122" w:author="Danielle Martin" w:date="2024-12-19T01:05:00Z">
            <w:rPr/>
          </w:rPrChange>
        </w:rPr>
        <w:t xml:space="preserve">políticas y procedimientos establecidos en este manual y se les anima a buscar aclaraciones si surgen preguntas. </w:t>
      </w:r>
      <w:r w:rsidR="00DE7F5C" w:rsidRPr="001413C4">
        <w:rPr>
          <w:lang w:val="es-CR"/>
          <w:rPrChange w:id="123" w:author="Danielle Martin" w:date="2024-12-19T01:05:00Z">
            <w:rPr/>
          </w:rPrChange>
        </w:rPr>
        <w:t xml:space="preserve">Partners </w:t>
      </w:r>
      <w:r w:rsidR="00F3070E" w:rsidRPr="001413C4">
        <w:rPr>
          <w:lang w:val="es-CR"/>
          <w:rPrChange w:id="124" w:author="Danielle Martin" w:date="2024-12-19T01:05:00Z">
            <w:rPr/>
          </w:rPrChange>
        </w:rPr>
        <w:t xml:space="preserve">Colombia, </w:t>
      </w:r>
      <w:r w:rsidR="00692C31" w:rsidRPr="001413C4">
        <w:rPr>
          <w:lang w:val="es-CR"/>
          <w:rPrChange w:id="125" w:author="Danielle Martin" w:date="2024-12-19T01:05:00Z">
            <w:rPr/>
          </w:rPrChange>
        </w:rPr>
        <w:t>(</w:t>
      </w:r>
      <w:r w:rsidRPr="001413C4">
        <w:rPr>
          <w:lang w:val="es-CR"/>
          <w:rPrChange w:id="126" w:author="Danielle Martin" w:date="2024-12-19T01:05:00Z">
            <w:rPr/>
          </w:rPrChange>
        </w:rPr>
        <w:t>incluyendo sub-oficinas</w:t>
      </w:r>
      <w:r w:rsidR="00692C31" w:rsidRPr="001413C4">
        <w:rPr>
          <w:lang w:val="es-CR"/>
          <w:rPrChange w:id="127" w:author="Danielle Martin" w:date="2024-12-19T01:05:00Z">
            <w:rPr/>
          </w:rPrChange>
        </w:rPr>
        <w:t>)</w:t>
      </w:r>
      <w:r w:rsidRPr="001413C4">
        <w:rPr>
          <w:lang w:val="es-CR"/>
          <w:rPrChange w:id="128" w:author="Danielle Martin" w:date="2024-12-19T01:05:00Z">
            <w:rPr/>
          </w:rPrChange>
        </w:rPr>
        <w:t>, debe mantener una copia impresa del manual como referencia</w:t>
      </w:r>
      <w:r w:rsidR="00445385" w:rsidRPr="001413C4">
        <w:rPr>
          <w:lang w:val="es-CR"/>
          <w:rPrChange w:id="129" w:author="Danielle Martin" w:date="2024-12-19T01:05:00Z">
            <w:rPr/>
          </w:rPrChange>
        </w:rPr>
        <w:t xml:space="preserve">. </w:t>
      </w:r>
    </w:p>
    <w:p w14:paraId="5AB2BBDA" w14:textId="77777777" w:rsidR="00441859" w:rsidRPr="001413C4" w:rsidRDefault="00DE7F5C">
      <w:pPr>
        <w:pStyle w:val="Ttulo2"/>
        <w:rPr>
          <w:lang w:val="es-CR"/>
          <w:rPrChange w:id="130" w:author="Danielle Martin" w:date="2024-12-19T01:05:00Z">
            <w:rPr/>
          </w:rPrChange>
        </w:rPr>
      </w:pPr>
      <w:bookmarkStart w:id="131" w:name="_Toc185435184"/>
      <w:r w:rsidRPr="001413C4">
        <w:rPr>
          <w:lang w:val="es-CR"/>
          <w:rPrChange w:id="132" w:author="Danielle Martin" w:date="2024-12-19T01:05:00Z">
            <w:rPr/>
          </w:rPrChange>
        </w:rPr>
        <w:t>1.</w:t>
      </w:r>
      <w:r w:rsidR="00B05846" w:rsidRPr="001413C4">
        <w:rPr>
          <w:lang w:val="es-CR"/>
          <w:rPrChange w:id="133" w:author="Danielle Martin" w:date="2024-12-19T01:05:00Z">
            <w:rPr/>
          </w:rPrChange>
        </w:rPr>
        <w:t xml:space="preserve">3 </w:t>
      </w:r>
      <w:r w:rsidR="0067021C" w:rsidRPr="001413C4">
        <w:rPr>
          <w:lang w:val="es-CR"/>
          <w:rPrChange w:id="134" w:author="Danielle Martin" w:date="2024-12-19T01:05:00Z">
            <w:rPr/>
          </w:rPrChange>
        </w:rPr>
        <w:t xml:space="preserve">Control de gestión </w:t>
      </w:r>
      <w:r w:rsidR="008003D5" w:rsidRPr="001413C4">
        <w:rPr>
          <w:lang w:val="es-CR"/>
          <w:rPrChange w:id="135" w:author="Danielle Martin" w:date="2024-12-19T01:05:00Z">
            <w:rPr/>
          </w:rPrChange>
        </w:rPr>
        <w:t>- Funciones y responsabilidades en la sede central</w:t>
      </w:r>
      <w:bookmarkEnd w:id="131"/>
    </w:p>
    <w:p w14:paraId="15DD93A8" w14:textId="627A072E" w:rsidR="00441859" w:rsidRPr="001413C4" w:rsidRDefault="00DE7F5C">
      <w:pPr>
        <w:spacing w:line="360" w:lineRule="auto"/>
        <w:jc w:val="both"/>
        <w:rPr>
          <w:lang w:val="es-CR"/>
          <w:rPrChange w:id="136" w:author="Danielle Martin" w:date="2024-12-19T01:05:00Z">
            <w:rPr/>
          </w:rPrChange>
        </w:rPr>
      </w:pPr>
      <w:r w:rsidRPr="6D2080D2">
        <w:rPr>
          <w:lang w:val="es-CR"/>
          <w:rPrChange w:id="137" w:author="Danielle Martin" w:date="2024-12-19T01:05:00Z">
            <w:rPr/>
          </w:rPrChange>
        </w:rPr>
        <w:t xml:space="preserve">El </w:t>
      </w:r>
      <w:r w:rsidR="00F060AA" w:rsidRPr="6D2080D2">
        <w:rPr>
          <w:lang w:val="es-CR"/>
          <w:rPrChange w:id="138" w:author="Danielle Martin" w:date="2024-12-19T01:05:00Z">
            <w:rPr/>
          </w:rPrChange>
        </w:rPr>
        <w:t>Director Financiero (CFO</w:t>
      </w:r>
      <w:r w:rsidRPr="6D2080D2">
        <w:rPr>
          <w:lang w:val="es-CR"/>
          <w:rPrChange w:id="139" w:author="Danielle Martin" w:date="2024-12-19T01:05:00Z">
            <w:rPr/>
          </w:rPrChange>
        </w:rPr>
        <w:t xml:space="preserve">) es la autoridad en </w:t>
      </w:r>
      <w:r w:rsidR="003C5719" w:rsidRPr="6D2080D2">
        <w:rPr>
          <w:lang w:val="es-CR"/>
          <w:rPrChange w:id="140" w:author="Danielle Martin" w:date="2024-12-19T01:05:00Z">
            <w:rPr/>
          </w:rPrChange>
        </w:rPr>
        <w:t xml:space="preserve">el </w:t>
      </w:r>
      <w:r w:rsidRPr="6D2080D2">
        <w:rPr>
          <w:lang w:val="es-CR"/>
          <w:rPrChange w:id="141" w:author="Danielle Martin" w:date="2024-12-19T01:05:00Z">
            <w:rPr/>
          </w:rPrChange>
        </w:rPr>
        <w:t xml:space="preserve">manual </w:t>
      </w:r>
      <w:r w:rsidR="00DD0837" w:rsidRPr="6D2080D2">
        <w:rPr>
          <w:lang w:val="es-CR"/>
          <w:rPrChange w:id="142" w:author="Danielle Martin" w:date="2024-12-19T01:05:00Z">
            <w:rPr/>
          </w:rPrChange>
        </w:rPr>
        <w:t xml:space="preserve">suplementario </w:t>
      </w:r>
      <w:r w:rsidRPr="6D2080D2">
        <w:rPr>
          <w:lang w:val="es-CR"/>
          <w:rPrChange w:id="143" w:author="Danielle Martin" w:date="2024-12-19T01:05:00Z">
            <w:rPr/>
          </w:rPrChange>
        </w:rPr>
        <w:t xml:space="preserve">de </w:t>
      </w:r>
      <w:r w:rsidR="003C5719" w:rsidRPr="6D2080D2">
        <w:rPr>
          <w:lang w:val="es-CR"/>
          <w:rPrChange w:id="144" w:author="Danielle Martin" w:date="2024-12-19T01:05:00Z">
            <w:rPr/>
          </w:rPrChange>
        </w:rPr>
        <w:t xml:space="preserve">Partners </w:t>
      </w:r>
      <w:r w:rsidR="008F6566" w:rsidRPr="6D2080D2">
        <w:rPr>
          <w:lang w:val="es-CR"/>
          <w:rPrChange w:id="145" w:author="Danielle Martin" w:date="2024-12-19T01:05:00Z">
            <w:rPr/>
          </w:rPrChange>
        </w:rPr>
        <w:t>Colombia</w:t>
      </w:r>
      <w:r w:rsidR="00F060AA" w:rsidRPr="6D2080D2">
        <w:rPr>
          <w:lang w:val="es-CR"/>
          <w:rPrChange w:id="146" w:author="Danielle Martin" w:date="2024-12-19T01:05:00Z">
            <w:rPr/>
          </w:rPrChange>
        </w:rPr>
        <w:t xml:space="preserve">, o en ausencia del CFO, </w:t>
      </w:r>
      <w:r w:rsidR="008661EC" w:rsidRPr="6D2080D2">
        <w:rPr>
          <w:lang w:val="es-CR"/>
          <w:rPrChange w:id="147" w:author="Danielle Martin" w:date="2024-12-19T01:05:00Z">
            <w:rPr/>
          </w:rPrChange>
        </w:rPr>
        <w:t>una persona designada por el Presidente y CEO</w:t>
      </w:r>
      <w:r w:rsidRPr="6D2080D2">
        <w:rPr>
          <w:lang w:val="es-CR"/>
          <w:rPrChange w:id="148" w:author="Danielle Martin" w:date="2024-12-19T01:05:00Z">
            <w:rPr/>
          </w:rPrChange>
        </w:rPr>
        <w:t xml:space="preserve">. </w:t>
      </w:r>
      <w:r w:rsidR="00697B00" w:rsidRPr="6D2080D2">
        <w:rPr>
          <w:lang w:val="es-CR"/>
          <w:rPrChange w:id="149" w:author="Danielle Martin" w:date="2024-12-19T01:05:00Z">
            <w:rPr/>
          </w:rPrChange>
        </w:rPr>
        <w:t xml:space="preserve">Se alienta a </w:t>
      </w:r>
      <w:ins w:id="150" w:author="Leonardo Torres" w:date="2025-01-13T16:39:00Z">
        <w:r w:rsidR="78D692FB" w:rsidRPr="6D2080D2">
          <w:rPr>
            <w:lang w:val="es-CR"/>
          </w:rPr>
          <w:t>Partners</w:t>
        </w:r>
      </w:ins>
      <w:del w:id="151" w:author="Leonardo Torres" w:date="2025-01-13T16:39:00Z">
        <w:r w:rsidRPr="6D2080D2" w:rsidDel="00DD0837">
          <w:rPr>
            <w:lang w:val="es-CR"/>
            <w:rPrChange w:id="152" w:author="Danielle Martin" w:date="2024-12-19T01:05:00Z">
              <w:rPr/>
            </w:rPrChange>
          </w:rPr>
          <w:delText>Compañeros</w:delText>
        </w:r>
      </w:del>
      <w:r w:rsidR="00DD0837" w:rsidRPr="6D2080D2">
        <w:rPr>
          <w:lang w:val="es-CR"/>
          <w:rPrChange w:id="153" w:author="Danielle Martin" w:date="2024-12-19T01:05:00Z">
            <w:rPr/>
          </w:rPrChange>
        </w:rPr>
        <w:t xml:space="preserve"> </w:t>
      </w:r>
      <w:r w:rsidR="008F6566" w:rsidRPr="6D2080D2">
        <w:rPr>
          <w:lang w:val="es-CR"/>
          <w:rPrChange w:id="154" w:author="Danielle Martin" w:date="2024-12-19T01:05:00Z">
            <w:rPr/>
          </w:rPrChange>
        </w:rPr>
        <w:t xml:space="preserve">Colombia </w:t>
      </w:r>
      <w:r w:rsidR="00697B00" w:rsidRPr="6D2080D2">
        <w:rPr>
          <w:lang w:val="es-CR"/>
          <w:rPrChange w:id="155" w:author="Danielle Martin" w:date="2024-12-19T01:05:00Z">
            <w:rPr/>
          </w:rPrChange>
        </w:rPr>
        <w:t xml:space="preserve">a proporcionar aportes, </w:t>
      </w:r>
      <w:r w:rsidR="002A64F5" w:rsidRPr="6D2080D2">
        <w:rPr>
          <w:lang w:val="es-CR"/>
          <w:rPrChange w:id="156" w:author="Danielle Martin" w:date="2024-12-19T01:05:00Z">
            <w:rPr/>
          </w:rPrChange>
        </w:rPr>
        <w:t xml:space="preserve">sugerencias </w:t>
      </w:r>
      <w:r w:rsidR="00697B00" w:rsidRPr="6D2080D2">
        <w:rPr>
          <w:lang w:val="es-CR"/>
          <w:rPrChange w:id="157" w:author="Danielle Martin" w:date="2024-12-19T01:05:00Z">
            <w:rPr/>
          </w:rPrChange>
        </w:rPr>
        <w:t xml:space="preserve">y correcciones, pero no puede </w:t>
      </w:r>
      <w:r w:rsidR="00F760C8" w:rsidRPr="6D2080D2">
        <w:rPr>
          <w:lang w:val="es-CR"/>
          <w:rPrChange w:id="158" w:author="Danielle Martin" w:date="2024-12-19T01:05:00Z">
            <w:rPr/>
          </w:rPrChange>
        </w:rPr>
        <w:t xml:space="preserve">alterar o cambiar ninguna parte de este </w:t>
      </w:r>
      <w:r w:rsidR="00697B00" w:rsidRPr="6D2080D2">
        <w:rPr>
          <w:lang w:val="es-CR"/>
          <w:rPrChange w:id="159" w:author="Danielle Martin" w:date="2024-12-19T01:05:00Z">
            <w:rPr/>
          </w:rPrChange>
        </w:rPr>
        <w:t>manual</w:t>
      </w:r>
      <w:r w:rsidR="00744154" w:rsidRPr="6D2080D2">
        <w:rPr>
          <w:lang w:val="es-CR"/>
          <w:rPrChange w:id="160" w:author="Danielle Martin" w:date="2024-12-19T01:05:00Z">
            <w:rPr/>
          </w:rPrChange>
        </w:rPr>
        <w:t xml:space="preserve">. </w:t>
      </w:r>
    </w:p>
    <w:p w14:paraId="667CCB6B" w14:textId="77777777" w:rsidR="000C7ADC" w:rsidRPr="001413C4" w:rsidRDefault="000C7ADC" w:rsidP="00CB456A">
      <w:pPr>
        <w:spacing w:line="360" w:lineRule="auto"/>
        <w:jc w:val="both"/>
        <w:rPr>
          <w:lang w:val="es-CR"/>
          <w:rPrChange w:id="161" w:author="Danielle Martin" w:date="2024-12-19T01:05:00Z">
            <w:rPr/>
          </w:rPrChange>
        </w:rPr>
      </w:pPr>
    </w:p>
    <w:p w14:paraId="7076585D" w14:textId="77777777" w:rsidR="00441859" w:rsidRPr="001413C4" w:rsidRDefault="00DE7F5C">
      <w:pPr>
        <w:spacing w:line="360" w:lineRule="auto"/>
        <w:jc w:val="both"/>
        <w:rPr>
          <w:lang w:val="es-CR"/>
          <w:rPrChange w:id="162" w:author="Danielle Martin" w:date="2024-12-19T01:05:00Z">
            <w:rPr/>
          </w:rPrChange>
        </w:rPr>
      </w:pPr>
      <w:r w:rsidRPr="001413C4">
        <w:rPr>
          <w:lang w:val="es-CR"/>
          <w:rPrChange w:id="163" w:author="Danielle Martin" w:date="2024-12-19T01:05:00Z">
            <w:rPr/>
          </w:rPrChange>
        </w:rPr>
        <w:t xml:space="preserve">Este </w:t>
      </w:r>
      <w:r w:rsidR="00697B00" w:rsidRPr="001413C4">
        <w:rPr>
          <w:lang w:val="es-CR"/>
          <w:rPrChange w:id="164" w:author="Danielle Martin" w:date="2024-12-19T01:05:00Z">
            <w:rPr/>
          </w:rPrChange>
        </w:rPr>
        <w:t xml:space="preserve">manual será </w:t>
      </w:r>
      <w:r w:rsidR="00157141" w:rsidRPr="001413C4">
        <w:rPr>
          <w:lang w:val="es-CR"/>
          <w:rPrChange w:id="165" w:author="Danielle Martin" w:date="2024-12-19T01:05:00Z">
            <w:rPr/>
          </w:rPrChange>
        </w:rPr>
        <w:t xml:space="preserve">revisado y </w:t>
      </w:r>
      <w:r w:rsidR="00697B00" w:rsidRPr="001413C4">
        <w:rPr>
          <w:lang w:val="es-CR"/>
          <w:rPrChange w:id="166" w:author="Danielle Martin" w:date="2024-12-19T01:05:00Z">
            <w:rPr/>
          </w:rPrChange>
        </w:rPr>
        <w:t xml:space="preserve">actualizado </w:t>
      </w:r>
      <w:r w:rsidRPr="001413C4">
        <w:rPr>
          <w:lang w:val="es-CR"/>
          <w:rPrChange w:id="167" w:author="Danielle Martin" w:date="2024-12-19T01:05:00Z">
            <w:rPr/>
          </w:rPrChange>
        </w:rPr>
        <w:t xml:space="preserve">anualmente </w:t>
      </w:r>
      <w:r w:rsidR="00157141" w:rsidRPr="001413C4">
        <w:rPr>
          <w:lang w:val="es-CR"/>
          <w:rPrChange w:id="168" w:author="Danielle Martin" w:date="2024-12-19T01:05:00Z">
            <w:rPr/>
          </w:rPrChange>
        </w:rPr>
        <w:t xml:space="preserve">(si procede) </w:t>
      </w:r>
      <w:r w:rsidR="00697B00" w:rsidRPr="001413C4">
        <w:rPr>
          <w:lang w:val="es-CR"/>
          <w:rPrChange w:id="169" w:author="Danielle Martin" w:date="2024-12-19T01:05:00Z">
            <w:rPr/>
          </w:rPrChange>
        </w:rPr>
        <w:t xml:space="preserve">para reflejar las circunstancias actuales, así como las nuevas políticas y procedimientos. Las actualizaciones se notificarán </w:t>
      </w:r>
      <w:r w:rsidR="00DD0837" w:rsidRPr="001413C4">
        <w:rPr>
          <w:lang w:val="es-CR"/>
          <w:rPrChange w:id="170" w:author="Danielle Martin" w:date="2024-12-19T01:05:00Z">
            <w:rPr/>
          </w:rPrChange>
        </w:rPr>
        <w:t xml:space="preserve">a Partners </w:t>
      </w:r>
      <w:r w:rsidR="008F6566" w:rsidRPr="001413C4">
        <w:rPr>
          <w:lang w:val="es-CR"/>
          <w:rPrChange w:id="171" w:author="Danielle Martin" w:date="2024-12-19T01:05:00Z">
            <w:rPr/>
          </w:rPrChange>
        </w:rPr>
        <w:t xml:space="preserve">Colombia </w:t>
      </w:r>
      <w:r w:rsidR="00697B00" w:rsidRPr="001413C4">
        <w:rPr>
          <w:lang w:val="es-CR"/>
          <w:rPrChange w:id="172" w:author="Danielle Martin" w:date="2024-12-19T01:05:00Z">
            <w:rPr/>
          </w:rPrChange>
        </w:rPr>
        <w:t>por correo electrónico.</w:t>
      </w:r>
    </w:p>
    <w:p w14:paraId="0728DACE" w14:textId="77777777" w:rsidR="00441859" w:rsidRPr="001413C4" w:rsidRDefault="00DE7F5C">
      <w:pPr>
        <w:pStyle w:val="Ttulo2"/>
        <w:rPr>
          <w:lang w:val="es-CR"/>
          <w:rPrChange w:id="173" w:author="Danielle Martin" w:date="2024-12-19T01:05:00Z">
            <w:rPr/>
          </w:rPrChange>
        </w:rPr>
      </w:pPr>
      <w:bookmarkStart w:id="174" w:name="_Toc185435185"/>
      <w:r w:rsidRPr="001413C4">
        <w:rPr>
          <w:lang w:val="es-CR"/>
          <w:rPrChange w:id="175" w:author="Danielle Martin" w:date="2024-12-19T01:05:00Z">
            <w:rPr/>
          </w:rPrChange>
        </w:rPr>
        <w:t>1.</w:t>
      </w:r>
      <w:r w:rsidR="00B05846" w:rsidRPr="001413C4">
        <w:rPr>
          <w:lang w:val="es-CR"/>
          <w:rPrChange w:id="176" w:author="Danielle Martin" w:date="2024-12-19T01:05:00Z">
            <w:rPr/>
          </w:rPrChange>
        </w:rPr>
        <w:t xml:space="preserve">4 </w:t>
      </w:r>
      <w:r w:rsidR="00F760C8" w:rsidRPr="001413C4">
        <w:rPr>
          <w:lang w:val="es-CR"/>
          <w:rPrChange w:id="177" w:author="Danielle Martin" w:date="2024-12-19T01:05:00Z">
            <w:rPr/>
          </w:rPrChange>
        </w:rPr>
        <w:t xml:space="preserve">Control de </w:t>
      </w:r>
      <w:r w:rsidR="008003D5" w:rsidRPr="001413C4">
        <w:rPr>
          <w:lang w:val="es-CR"/>
          <w:rPrChange w:id="178" w:author="Danielle Martin" w:date="2024-12-19T01:05:00Z">
            <w:rPr/>
          </w:rPrChange>
        </w:rPr>
        <w:t xml:space="preserve">la aplicación </w:t>
      </w:r>
      <w:r w:rsidR="00A53423" w:rsidRPr="001413C4">
        <w:rPr>
          <w:lang w:val="es-CR"/>
          <w:rPrChange w:id="179" w:author="Danielle Martin" w:date="2024-12-19T01:05:00Z">
            <w:rPr/>
          </w:rPrChange>
        </w:rPr>
        <w:t xml:space="preserve">- </w:t>
      </w:r>
      <w:r w:rsidR="00697B00" w:rsidRPr="001413C4">
        <w:rPr>
          <w:lang w:val="es-CR"/>
          <w:rPrChange w:id="180" w:author="Danielle Martin" w:date="2024-12-19T01:05:00Z">
            <w:rPr/>
          </w:rPrChange>
        </w:rPr>
        <w:t xml:space="preserve">Funciones </w:t>
      </w:r>
      <w:r w:rsidR="00A53423" w:rsidRPr="001413C4">
        <w:rPr>
          <w:lang w:val="es-CR"/>
          <w:rPrChange w:id="181" w:author="Danielle Martin" w:date="2024-12-19T01:05:00Z">
            <w:rPr/>
          </w:rPrChange>
        </w:rPr>
        <w:t xml:space="preserve">y responsabilidades </w:t>
      </w:r>
      <w:r w:rsidR="008003D5" w:rsidRPr="001413C4">
        <w:rPr>
          <w:lang w:val="es-CR"/>
          <w:rPrChange w:id="182" w:author="Danielle Martin" w:date="2024-12-19T01:05:00Z">
            <w:rPr/>
          </w:rPrChange>
        </w:rPr>
        <w:t xml:space="preserve">en </w:t>
      </w:r>
      <w:r w:rsidR="00F3070E" w:rsidRPr="001413C4">
        <w:rPr>
          <w:lang w:val="es-CR"/>
          <w:rPrChange w:id="183" w:author="Danielle Martin" w:date="2024-12-19T01:05:00Z">
            <w:rPr/>
          </w:rPrChange>
        </w:rPr>
        <w:t>Colombia</w:t>
      </w:r>
      <w:bookmarkEnd w:id="174"/>
    </w:p>
    <w:p w14:paraId="455EBD6B" w14:textId="77777777" w:rsidR="00441859" w:rsidRPr="001413C4" w:rsidRDefault="00DE7F5C">
      <w:pPr>
        <w:spacing w:line="360" w:lineRule="auto"/>
        <w:jc w:val="both"/>
        <w:rPr>
          <w:lang w:val="es-CR"/>
          <w:rPrChange w:id="184" w:author="Danielle Martin" w:date="2024-12-19T01:05:00Z">
            <w:rPr/>
          </w:rPrChange>
        </w:rPr>
      </w:pPr>
      <w:r w:rsidRPr="001413C4">
        <w:rPr>
          <w:lang w:val="es-CR"/>
          <w:rPrChange w:id="185" w:author="Danielle Martin" w:date="2024-12-19T01:05:00Z">
            <w:rPr/>
          </w:rPrChange>
        </w:rPr>
        <w:t xml:space="preserve">Este manual es para uso y conocimiento de todos los empleados sin excepción. El contenido de este </w:t>
      </w:r>
      <w:r w:rsidR="00323034" w:rsidRPr="001413C4">
        <w:rPr>
          <w:lang w:val="es-CR"/>
          <w:rPrChange w:id="186" w:author="Danielle Martin" w:date="2024-12-19T01:05:00Z">
            <w:rPr/>
          </w:rPrChange>
        </w:rPr>
        <w:t xml:space="preserve">manual </w:t>
      </w:r>
      <w:r w:rsidRPr="001413C4">
        <w:rPr>
          <w:lang w:val="es-CR"/>
          <w:rPrChange w:id="187" w:author="Danielle Martin" w:date="2024-12-19T01:05:00Z">
            <w:rPr/>
          </w:rPrChange>
        </w:rPr>
        <w:t xml:space="preserve">así como sus actualizaciones serán notificados a cada empleado para su comprensión </w:t>
      </w:r>
      <w:r w:rsidRPr="001413C4">
        <w:rPr>
          <w:lang w:val="es-CR"/>
          <w:rPrChange w:id="188" w:author="Danielle Martin" w:date="2024-12-19T01:05:00Z">
            <w:rPr/>
          </w:rPrChange>
        </w:rPr>
        <w:lastRenderedPageBreak/>
        <w:t>y su aplicación. Es responsabilidad de todos los empleados conocer, comprender y aplicar el contenido de este manual en su totalidad.</w:t>
      </w:r>
    </w:p>
    <w:p w14:paraId="5E958EA1" w14:textId="0A8A8548" w:rsidR="00441859" w:rsidRPr="001413C4" w:rsidRDefault="00DE7F5C">
      <w:pPr>
        <w:spacing w:line="360" w:lineRule="auto"/>
        <w:jc w:val="both"/>
        <w:rPr>
          <w:lang w:val="es-CR"/>
          <w:rPrChange w:id="189" w:author="Danielle Martin" w:date="2024-12-19T01:05:00Z">
            <w:rPr/>
          </w:rPrChange>
        </w:rPr>
      </w:pPr>
      <w:r w:rsidRPr="0D3EF572">
        <w:rPr>
          <w:lang w:val="es-CR"/>
          <w:rPrChange w:id="190" w:author="Danielle Martin" w:date="2024-12-19T01:05:00Z">
            <w:rPr/>
          </w:rPrChange>
        </w:rPr>
        <w:t>No está permitida la reproducción del manual por</w:t>
      </w:r>
      <w:ins w:id="191" w:author="Diana Rosario Figueroa" w:date="2025-01-15T17:12:00Z">
        <w:r w:rsidR="2545B16B" w:rsidRPr="0D3EF572">
          <w:rPr>
            <w:lang w:val="es-CR"/>
          </w:rPr>
          <w:t xml:space="preserve"> ningun</w:t>
        </w:r>
      </w:ins>
      <w:r w:rsidRPr="0D3EF572">
        <w:rPr>
          <w:lang w:val="es-CR"/>
          <w:rPrChange w:id="192" w:author="Danielle Martin" w:date="2024-12-19T01:05:00Z">
            <w:rPr/>
          </w:rPrChange>
        </w:rPr>
        <w:t xml:space="preserve"> motivo</w:t>
      </w:r>
      <w:ins w:id="193" w:author="Diana Rosario Figueroa" w:date="2025-01-15T17:12:00Z">
        <w:r w:rsidR="0F0735E4" w:rsidRPr="0D3EF572">
          <w:rPr>
            <w:lang w:val="es-CR"/>
          </w:rPr>
          <w:t>,</w:t>
        </w:r>
      </w:ins>
      <w:del w:id="194" w:author="Diana Rosario Figueroa" w:date="2025-01-15T17:12:00Z">
        <w:r w:rsidRPr="0D3EF572" w:rsidDel="00DE7F5C">
          <w:rPr>
            <w:lang w:val="es-CR"/>
            <w:rPrChange w:id="195" w:author="Danielle Martin" w:date="2024-12-19T01:05:00Z">
              <w:rPr/>
            </w:rPrChange>
          </w:rPr>
          <w:delText>s</w:delText>
        </w:r>
      </w:del>
      <w:r w:rsidRPr="0D3EF572">
        <w:rPr>
          <w:lang w:val="es-CR"/>
          <w:rPrChange w:id="196" w:author="Danielle Martin" w:date="2024-12-19T01:05:00Z">
            <w:rPr/>
          </w:rPrChange>
        </w:rPr>
        <w:t xml:space="preserve"> </w:t>
      </w:r>
      <w:r w:rsidR="005B5AE5" w:rsidRPr="0D3EF572">
        <w:rPr>
          <w:lang w:val="es-CR"/>
          <w:rPrChange w:id="197" w:author="Danielle Martin" w:date="2024-12-19T01:05:00Z">
            <w:rPr/>
          </w:rPrChange>
        </w:rPr>
        <w:t xml:space="preserve">ya que </w:t>
      </w:r>
      <w:r w:rsidR="00DB74AD" w:rsidRPr="0D3EF572">
        <w:rPr>
          <w:lang w:val="es-CR"/>
          <w:rPrChange w:id="198" w:author="Danielle Martin" w:date="2024-12-19T01:05:00Z">
            <w:rPr/>
          </w:rPrChange>
        </w:rPr>
        <w:t xml:space="preserve">su </w:t>
      </w:r>
      <w:r w:rsidRPr="0D3EF572">
        <w:rPr>
          <w:lang w:val="es-CR"/>
          <w:rPrChange w:id="199" w:author="Danielle Martin" w:date="2024-12-19T01:05:00Z">
            <w:rPr/>
          </w:rPrChange>
        </w:rPr>
        <w:t xml:space="preserve">consulta está reservada exclusivamente a los empleados de </w:t>
      </w:r>
      <w:r w:rsidR="005B5AE5" w:rsidRPr="0D3EF572">
        <w:rPr>
          <w:lang w:val="es-CR"/>
          <w:rPrChange w:id="200" w:author="Danielle Martin" w:date="2024-12-19T01:05:00Z">
            <w:rPr/>
          </w:rPrChange>
        </w:rPr>
        <w:t xml:space="preserve">Partners </w:t>
      </w:r>
      <w:r w:rsidR="00F3070E" w:rsidRPr="0D3EF572">
        <w:rPr>
          <w:lang w:val="es-CR"/>
          <w:rPrChange w:id="201" w:author="Danielle Martin" w:date="2024-12-19T01:05:00Z">
            <w:rPr/>
          </w:rPrChange>
        </w:rPr>
        <w:t xml:space="preserve">Colombia. </w:t>
      </w:r>
      <w:r w:rsidRPr="0D3EF572">
        <w:rPr>
          <w:lang w:val="es-CR"/>
          <w:rPrChange w:id="202" w:author="Danielle Martin" w:date="2024-12-19T01:05:00Z">
            <w:rPr/>
          </w:rPrChange>
        </w:rPr>
        <w:t xml:space="preserve">En caso de que el empleado tenga sugerencias y recomendaciones relacionadas con el manual, estas observaciones deben ser comunicadas por escrito al superior inmediato para que </w:t>
      </w:r>
      <w:r w:rsidR="00DB74AD" w:rsidRPr="0D3EF572">
        <w:rPr>
          <w:lang w:val="es-CR"/>
          <w:rPrChange w:id="203" w:author="Danielle Martin" w:date="2024-12-19T01:05:00Z">
            <w:rPr/>
          </w:rPrChange>
        </w:rPr>
        <w:t xml:space="preserve">éste </w:t>
      </w:r>
      <w:r w:rsidRPr="0D3EF572">
        <w:rPr>
          <w:lang w:val="es-CR"/>
          <w:rPrChange w:id="204" w:author="Danielle Martin" w:date="2024-12-19T01:05:00Z">
            <w:rPr/>
          </w:rPrChange>
        </w:rPr>
        <w:t>las haga llegar a la gerencia.</w:t>
      </w:r>
    </w:p>
    <w:p w14:paraId="2A8DB1BF" w14:textId="2203BA85" w:rsidR="00441859" w:rsidRPr="001413C4" w:rsidRDefault="00DE7F5C">
      <w:pPr>
        <w:spacing w:line="360" w:lineRule="auto"/>
        <w:jc w:val="both"/>
        <w:rPr>
          <w:lang w:val="es-CR"/>
          <w:rPrChange w:id="205" w:author="Danielle Martin" w:date="2024-12-19T01:05:00Z">
            <w:rPr/>
          </w:rPrChange>
        </w:rPr>
      </w:pPr>
      <w:r w:rsidRPr="6D2080D2">
        <w:rPr>
          <w:lang w:val="es-CR"/>
          <w:rPrChange w:id="206" w:author="Danielle Martin" w:date="2024-12-19T01:05:00Z">
            <w:rPr/>
          </w:rPrChange>
        </w:rPr>
        <w:t xml:space="preserve">El equipo financiero de las oficinas fuera de la sede debe informar inmediatamente a la sede central de F&amp;A y a </w:t>
      </w:r>
      <w:r w:rsidRPr="6D2080D2">
        <w:fldChar w:fldCharType="begin"/>
      </w:r>
      <w:r w:rsidRPr="6D2080D2">
        <w:rPr>
          <w:lang w:val="es-CR"/>
        </w:rPr>
        <w:instrText xml:space="preserve"> HYPERLINK "mailto:compliance@partners.net" </w:instrText>
      </w:r>
      <w:r w:rsidRPr="6D2080D2">
        <w:fldChar w:fldCharType="separate"/>
      </w:r>
      <w:r w:rsidR="004E41DE" w:rsidRPr="6D2080D2">
        <w:rPr>
          <w:rStyle w:val="Hipervnculo"/>
          <w:lang w:val="es-CR"/>
          <w:rPrChange w:id="207" w:author="Danielle Martin" w:date="2024-12-19T01:05:00Z">
            <w:rPr>
              <w:rStyle w:val="Hipervnculo"/>
            </w:rPr>
          </w:rPrChange>
        </w:rPr>
        <w:t>compliance@partners.net</w:t>
      </w:r>
      <w:r w:rsidRPr="6D2080D2">
        <w:rPr>
          <w:rStyle w:val="Hipervnculo"/>
        </w:rPr>
        <w:fldChar w:fldCharType="end"/>
      </w:r>
      <w:r w:rsidRPr="6D2080D2">
        <w:rPr>
          <w:lang w:val="es-CR"/>
          <w:rPrChange w:id="208" w:author="Danielle Martin" w:date="2024-12-19T01:05:00Z">
            <w:rPr/>
          </w:rPrChange>
        </w:rPr>
        <w:t xml:space="preserve"> por correo electrónico sobre cualquier infracción no resuelta de las normas y reglamentos </w:t>
      </w:r>
      <w:r w:rsidR="004E41DE" w:rsidRPr="6D2080D2">
        <w:rPr>
          <w:lang w:val="es-CR"/>
          <w:rPrChange w:id="209" w:author="Danielle Martin" w:date="2024-12-19T01:05:00Z">
            <w:rPr/>
          </w:rPrChange>
        </w:rPr>
        <w:t xml:space="preserve">de </w:t>
      </w:r>
      <w:ins w:id="210" w:author="Leonardo Torres" w:date="2025-01-13T16:45:00Z">
        <w:r w:rsidR="463C6C91" w:rsidRPr="6D2080D2">
          <w:rPr>
            <w:lang w:val="es-CR"/>
          </w:rPr>
          <w:t>Partners</w:t>
        </w:r>
      </w:ins>
      <w:del w:id="211" w:author="Leonardo Torres" w:date="2025-01-13T16:45:00Z">
        <w:r w:rsidRPr="6D2080D2" w:rsidDel="004E41DE">
          <w:rPr>
            <w:lang w:val="es-CR"/>
            <w:rPrChange w:id="212" w:author="Danielle Martin" w:date="2024-12-19T01:05:00Z">
              <w:rPr/>
            </w:rPrChange>
          </w:rPr>
          <w:delText>Compañeros</w:delText>
        </w:r>
      </w:del>
      <w:r w:rsidR="004E41DE" w:rsidRPr="6D2080D2">
        <w:rPr>
          <w:lang w:val="es-CR"/>
          <w:rPrChange w:id="213" w:author="Danielle Martin" w:date="2024-12-19T01:05:00Z">
            <w:rPr/>
          </w:rPrChange>
        </w:rPr>
        <w:t xml:space="preserve"> </w:t>
      </w:r>
      <w:r w:rsidRPr="6D2080D2">
        <w:rPr>
          <w:lang w:val="es-CR"/>
          <w:rPrChange w:id="214" w:author="Danielle Martin" w:date="2024-12-19T01:05:00Z">
            <w:rPr/>
          </w:rPrChange>
        </w:rPr>
        <w:t>tan pronto como se detecte.</w:t>
      </w:r>
    </w:p>
    <w:p w14:paraId="5B174A18" w14:textId="77777777" w:rsidR="004E41DE" w:rsidRPr="001413C4" w:rsidRDefault="004E41DE" w:rsidP="00CB456A">
      <w:pPr>
        <w:spacing w:line="360" w:lineRule="auto"/>
        <w:jc w:val="both"/>
        <w:rPr>
          <w:lang w:val="es-CR"/>
          <w:rPrChange w:id="215" w:author="Danielle Martin" w:date="2024-12-19T01:05:00Z">
            <w:rPr/>
          </w:rPrChange>
        </w:rPr>
      </w:pPr>
    </w:p>
    <w:p w14:paraId="18E8BE83" w14:textId="77777777" w:rsidR="00441859" w:rsidRPr="001413C4" w:rsidRDefault="00DE7F5C">
      <w:pPr>
        <w:spacing w:line="360" w:lineRule="auto"/>
        <w:jc w:val="both"/>
        <w:rPr>
          <w:lang w:val="es-CR"/>
          <w:rPrChange w:id="216" w:author="Danielle Martin" w:date="2024-12-19T01:05:00Z">
            <w:rPr/>
          </w:rPrChange>
        </w:rPr>
      </w:pPr>
      <w:r w:rsidRPr="001413C4">
        <w:rPr>
          <w:lang w:val="es-CR"/>
          <w:rPrChange w:id="217" w:author="Danielle Martin" w:date="2024-12-19T01:05:00Z">
            <w:rPr/>
          </w:rPrChange>
        </w:rPr>
        <w:t>La aplicación de este manual complementario de oficina de campo será responsabilidad de los puestos que se indican a continuación</w:t>
      </w:r>
      <w:r w:rsidR="00697B00" w:rsidRPr="001413C4">
        <w:rPr>
          <w:lang w:val="es-CR"/>
          <w:rPrChange w:id="218" w:author="Danielle Martin" w:date="2024-12-19T01:05:00Z">
            <w:rPr/>
          </w:rPrChange>
        </w:rPr>
        <w:t xml:space="preserve">. </w:t>
      </w:r>
    </w:p>
    <w:p w14:paraId="33E15E10" w14:textId="77777777" w:rsidR="00441859" w:rsidRPr="001413C4" w:rsidRDefault="00DE7F5C">
      <w:pPr>
        <w:pStyle w:val="Prrafodelista"/>
        <w:numPr>
          <w:ilvl w:val="0"/>
          <w:numId w:val="30"/>
        </w:numPr>
        <w:spacing w:line="360" w:lineRule="auto"/>
        <w:jc w:val="both"/>
        <w:rPr>
          <w:lang w:val="es-CR"/>
          <w:rPrChange w:id="219" w:author="Danielle Martin" w:date="2024-12-19T01:05:00Z">
            <w:rPr/>
          </w:rPrChange>
        </w:rPr>
      </w:pPr>
      <w:r w:rsidRPr="001413C4">
        <w:rPr>
          <w:lang w:val="es-CR"/>
          <w:rPrChange w:id="220" w:author="Danielle Martin" w:date="2024-12-19T01:05:00Z">
            <w:rPr/>
          </w:rPrChange>
        </w:rPr>
        <w:t xml:space="preserve">Director de la oficina sobre el terreno </w:t>
      </w:r>
      <w:r w:rsidR="000D57E8" w:rsidRPr="001413C4">
        <w:rPr>
          <w:lang w:val="es-CR"/>
          <w:rPrChange w:id="221" w:author="Danielle Martin" w:date="2024-12-19T01:05:00Z">
            <w:rPr/>
          </w:rPrChange>
        </w:rPr>
        <w:t>(</w:t>
      </w:r>
      <w:r w:rsidR="00A53423" w:rsidRPr="001413C4">
        <w:rPr>
          <w:lang w:val="es-CR"/>
          <w:rPrChange w:id="222" w:author="Danielle Martin" w:date="2024-12-19T01:05:00Z">
            <w:rPr/>
          </w:rPrChange>
        </w:rPr>
        <w:t>director de proyecto</w:t>
      </w:r>
      <w:r w:rsidR="00E80425" w:rsidRPr="001413C4">
        <w:rPr>
          <w:lang w:val="es-CR"/>
          <w:rPrChange w:id="223" w:author="Danielle Martin" w:date="2024-12-19T01:05:00Z">
            <w:rPr/>
          </w:rPrChange>
        </w:rPr>
        <w:t xml:space="preserve">, jefe de partido, etc.) </w:t>
      </w:r>
      <w:r w:rsidR="00A53423" w:rsidRPr="001413C4">
        <w:rPr>
          <w:lang w:val="es-CR"/>
          <w:rPrChange w:id="224" w:author="Danielle Martin" w:date="2024-12-19T01:05:00Z">
            <w:rPr/>
          </w:rPrChange>
        </w:rPr>
        <w:t xml:space="preserve">- </w:t>
      </w:r>
      <w:r w:rsidR="00EF4FF5" w:rsidRPr="001413C4">
        <w:rPr>
          <w:lang w:val="es-CR"/>
          <w:rPrChange w:id="225" w:author="Danielle Martin" w:date="2024-12-19T01:05:00Z">
            <w:rPr/>
          </w:rPrChange>
        </w:rPr>
        <w:t xml:space="preserve">Esta persona es el principal director de operaciones de la oficina sobre el terreno en </w:t>
      </w:r>
      <w:r w:rsidR="00827163" w:rsidRPr="001413C4">
        <w:rPr>
          <w:lang w:val="es-CR"/>
          <w:rPrChange w:id="226" w:author="Danielle Martin" w:date="2024-12-19T01:05:00Z">
            <w:rPr/>
          </w:rPrChange>
        </w:rPr>
        <w:t xml:space="preserve">el </w:t>
      </w:r>
      <w:r w:rsidR="00EF4FF5" w:rsidRPr="001413C4">
        <w:rPr>
          <w:lang w:val="es-CR"/>
          <w:rPrChange w:id="227" w:author="Danielle Martin" w:date="2024-12-19T01:05:00Z">
            <w:rPr/>
          </w:rPrChange>
        </w:rPr>
        <w:t>país. Es responsable de la gestión global del proyecto/programa y de las operaciones diarias sobre el terreno. También es responsable de la aprobación de todas las operaciones financieras, incluidas las autorizaciones de pago y los controles internos de la oficina en el país.</w:t>
      </w:r>
    </w:p>
    <w:p w14:paraId="67E267AC" w14:textId="77777777" w:rsidR="00441859" w:rsidRPr="001413C4" w:rsidRDefault="00DE7F5C">
      <w:pPr>
        <w:pStyle w:val="Prrafodelista"/>
        <w:numPr>
          <w:ilvl w:val="0"/>
          <w:numId w:val="30"/>
        </w:numPr>
        <w:spacing w:line="360" w:lineRule="auto"/>
        <w:jc w:val="both"/>
        <w:rPr>
          <w:rFonts w:asciiTheme="majorHAnsi" w:hAnsiTheme="majorHAnsi" w:cstheme="majorBidi"/>
          <w:lang w:val="es-CR"/>
          <w:rPrChange w:id="228" w:author="Danielle Martin" w:date="2024-12-19T01:05:00Z">
            <w:rPr>
              <w:rFonts w:asciiTheme="majorHAnsi" w:hAnsiTheme="majorHAnsi" w:cstheme="majorBidi"/>
            </w:rPr>
          </w:rPrChange>
        </w:rPr>
      </w:pPr>
      <w:r w:rsidRPr="001413C4">
        <w:rPr>
          <w:lang w:val="es-CR"/>
          <w:rPrChange w:id="229" w:author="Danielle Martin" w:date="2024-12-19T01:05:00Z">
            <w:rPr/>
          </w:rPrChange>
        </w:rPr>
        <w:t>Director Financiero de la Oficina Exterior (</w:t>
      </w:r>
      <w:r w:rsidR="00DD3C82" w:rsidRPr="001413C4">
        <w:rPr>
          <w:lang w:val="es-CR"/>
          <w:rPrChange w:id="230" w:author="Danielle Martin" w:date="2024-12-19T01:05:00Z">
            <w:rPr/>
          </w:rPrChange>
        </w:rPr>
        <w:t>Director Administrativo</w:t>
      </w:r>
      <w:r w:rsidR="00B772B8" w:rsidRPr="001413C4">
        <w:rPr>
          <w:lang w:val="es-CR"/>
          <w:rPrChange w:id="231" w:author="Danielle Martin" w:date="2024-12-19T01:05:00Z">
            <w:rPr/>
          </w:rPrChange>
        </w:rPr>
        <w:t>, Asistente/Gerente Administrativo y Financiero</w:t>
      </w:r>
      <w:r w:rsidR="000362D4" w:rsidRPr="001413C4">
        <w:rPr>
          <w:lang w:val="es-CR"/>
          <w:rPrChange w:id="232" w:author="Danielle Martin" w:date="2024-12-19T01:05:00Z">
            <w:rPr/>
          </w:rPrChange>
        </w:rPr>
        <w:t>, Director Financiero y Administrativo</w:t>
      </w:r>
      <w:r w:rsidR="00DD3C82" w:rsidRPr="001413C4">
        <w:rPr>
          <w:lang w:val="es-CR"/>
          <w:rPrChange w:id="233" w:author="Danielle Martin" w:date="2024-12-19T01:05:00Z">
            <w:rPr/>
          </w:rPrChange>
        </w:rPr>
        <w:t xml:space="preserve">) </w:t>
      </w:r>
      <w:r w:rsidRPr="001413C4">
        <w:rPr>
          <w:lang w:val="es-CR"/>
          <w:rPrChange w:id="234" w:author="Danielle Martin" w:date="2024-12-19T01:05:00Z">
            <w:rPr/>
          </w:rPrChange>
        </w:rPr>
        <w:t xml:space="preserve">- Es la persona responsable de todas las operaciones financieras y los controles internos de la oficina exterior </w:t>
      </w:r>
      <w:r w:rsidR="005F2FFF" w:rsidRPr="001413C4">
        <w:rPr>
          <w:lang w:val="es-CR"/>
          <w:rPrChange w:id="235" w:author="Danielle Martin" w:date="2024-12-19T01:05:00Z">
            <w:rPr/>
          </w:rPrChange>
        </w:rPr>
        <w:t>en el país</w:t>
      </w:r>
      <w:r w:rsidRPr="001413C4">
        <w:rPr>
          <w:lang w:val="es-CR"/>
          <w:rPrChange w:id="236" w:author="Danielle Martin" w:date="2024-12-19T01:05:00Z">
            <w:rPr/>
          </w:rPrChange>
        </w:rPr>
        <w:t xml:space="preserve">. </w:t>
      </w:r>
      <w:r w:rsidR="0075770D" w:rsidRPr="001413C4">
        <w:rPr>
          <w:lang w:val="es-CR"/>
          <w:rPrChange w:id="237" w:author="Danielle Martin" w:date="2024-12-19T01:05:00Z">
            <w:rPr/>
          </w:rPrChange>
        </w:rPr>
        <w:t>Es responsable de la introducción de datos, la supervisión y la conciliación de cuentas.</w:t>
      </w:r>
    </w:p>
    <w:p w14:paraId="73B025D8" w14:textId="77777777" w:rsidR="00441859" w:rsidRPr="001413C4" w:rsidRDefault="00DE7F5C">
      <w:pPr>
        <w:pStyle w:val="Prrafodelista"/>
        <w:numPr>
          <w:ilvl w:val="0"/>
          <w:numId w:val="30"/>
        </w:numPr>
        <w:spacing w:after="120" w:line="360" w:lineRule="auto"/>
        <w:jc w:val="both"/>
        <w:rPr>
          <w:rFonts w:cs="Times New Roman"/>
          <w:lang w:val="es-CR"/>
          <w:rPrChange w:id="238" w:author="Danielle Martin" w:date="2024-12-19T01:05:00Z">
            <w:rPr>
              <w:rFonts w:cs="Times New Roman"/>
            </w:rPr>
          </w:rPrChange>
        </w:rPr>
      </w:pPr>
      <w:r w:rsidRPr="001413C4">
        <w:rPr>
          <w:rFonts w:cs="Times New Roman"/>
          <w:lang w:val="es-CR"/>
          <w:rPrChange w:id="239" w:author="Danielle Martin" w:date="2024-12-19T01:05:00Z">
            <w:rPr>
              <w:rFonts w:cs="Times New Roman"/>
            </w:rPr>
          </w:rPrChange>
        </w:rPr>
        <w:t>Recursos Humanos (RRHH) de la Oficina de Campo (FO) (Gestor de RRHH o Director de RRHH u Oficial de RRHH) - Esta persona es responsable de los recursos humanos, incluida la gestión de personal, la contratación, el despido, etc., de la oficina de campo en el país.</w:t>
      </w:r>
    </w:p>
    <w:p w14:paraId="47A8D30B" w14:textId="77777777" w:rsidR="00441859" w:rsidRPr="001413C4" w:rsidRDefault="00DE7F5C">
      <w:pPr>
        <w:pStyle w:val="Ttulo1"/>
        <w:rPr>
          <w:lang w:val="es-CR"/>
          <w:rPrChange w:id="240" w:author="Danielle Martin" w:date="2024-12-19T01:05:00Z">
            <w:rPr/>
          </w:rPrChange>
        </w:rPr>
      </w:pPr>
      <w:bookmarkStart w:id="241" w:name="_Toc185435186"/>
      <w:r w:rsidRPr="001413C4">
        <w:rPr>
          <w:lang w:val="es-CR"/>
          <w:rPrChange w:id="242" w:author="Danielle Martin" w:date="2024-12-19T01:05:00Z">
            <w:rPr/>
          </w:rPrChange>
        </w:rPr>
        <w:lastRenderedPageBreak/>
        <w:t xml:space="preserve">2. 2. </w:t>
      </w:r>
      <w:r w:rsidR="002614DF" w:rsidRPr="001413C4">
        <w:rPr>
          <w:lang w:val="es-CR"/>
          <w:rPrChange w:id="243" w:author="Danielle Martin" w:date="2024-12-19T01:05:00Z">
            <w:rPr/>
          </w:rPrChange>
        </w:rPr>
        <w:t>Controles internos</w:t>
      </w:r>
      <w:bookmarkEnd w:id="241"/>
    </w:p>
    <w:p w14:paraId="32B52556" w14:textId="77777777" w:rsidR="00441859" w:rsidRPr="001413C4" w:rsidRDefault="00DE7F5C">
      <w:pPr>
        <w:pStyle w:val="Ttulo2"/>
        <w:rPr>
          <w:lang w:val="es-CR"/>
          <w:rPrChange w:id="244" w:author="Danielle Martin" w:date="2024-12-19T01:05:00Z">
            <w:rPr/>
          </w:rPrChange>
        </w:rPr>
      </w:pPr>
      <w:bookmarkStart w:id="245" w:name="_Toc185435187"/>
      <w:r w:rsidRPr="001413C4">
        <w:rPr>
          <w:lang w:val="es-CR"/>
          <w:rPrChange w:id="246" w:author="Danielle Martin" w:date="2024-12-19T01:05:00Z">
            <w:rPr/>
          </w:rPrChange>
        </w:rPr>
        <w:t xml:space="preserve">2.1 </w:t>
      </w:r>
      <w:r w:rsidR="002614DF" w:rsidRPr="001413C4">
        <w:rPr>
          <w:lang w:val="es-CR"/>
          <w:rPrChange w:id="247" w:author="Danielle Martin" w:date="2024-12-19T01:05:00Z">
            <w:rPr/>
          </w:rPrChange>
        </w:rPr>
        <w:t>Objeto y ámbito de aplicación</w:t>
      </w:r>
      <w:bookmarkEnd w:id="245"/>
    </w:p>
    <w:p w14:paraId="6A663400" w14:textId="77777777" w:rsidR="00441859" w:rsidRPr="001413C4" w:rsidRDefault="00DE7F5C">
      <w:pPr>
        <w:spacing w:line="360" w:lineRule="auto"/>
        <w:jc w:val="both"/>
        <w:rPr>
          <w:lang w:val="es-CR"/>
          <w:rPrChange w:id="248" w:author="Danielle Martin" w:date="2024-12-19T01:05:00Z">
            <w:rPr/>
          </w:rPrChange>
        </w:rPr>
      </w:pPr>
      <w:r w:rsidRPr="001413C4">
        <w:rPr>
          <w:lang w:val="es-CR"/>
          <w:rPrChange w:id="249" w:author="Danielle Martin" w:date="2024-12-19T01:05:00Z">
            <w:rPr/>
          </w:rPrChange>
        </w:rPr>
        <w:t xml:space="preserve">La finalidad de los </w:t>
      </w:r>
      <w:r w:rsidR="0044086E" w:rsidRPr="001413C4">
        <w:rPr>
          <w:lang w:val="es-CR"/>
          <w:rPrChange w:id="250" w:author="Danielle Martin" w:date="2024-12-19T01:05:00Z">
            <w:rPr/>
          </w:rPrChange>
        </w:rPr>
        <w:t>controles</w:t>
      </w:r>
      <w:r w:rsidRPr="001413C4">
        <w:rPr>
          <w:lang w:val="es-CR"/>
          <w:rPrChange w:id="251" w:author="Danielle Martin" w:date="2024-12-19T01:05:00Z">
            <w:rPr/>
          </w:rPrChange>
        </w:rPr>
        <w:t xml:space="preserve"> internos es ofrecer garantías razonables </w:t>
      </w:r>
      <w:r w:rsidR="00753A3B" w:rsidRPr="001413C4">
        <w:rPr>
          <w:lang w:val="es-CR"/>
          <w:rPrChange w:id="252" w:author="Danielle Martin" w:date="2024-12-19T01:05:00Z">
            <w:rPr/>
          </w:rPrChange>
        </w:rPr>
        <w:t xml:space="preserve">de que se están cumpliendo los siguientes </w:t>
      </w:r>
      <w:r w:rsidRPr="001413C4">
        <w:rPr>
          <w:lang w:val="es-CR"/>
          <w:rPrChange w:id="253" w:author="Danielle Martin" w:date="2024-12-19T01:05:00Z">
            <w:rPr/>
          </w:rPrChange>
        </w:rPr>
        <w:t>objetivos:</w:t>
      </w:r>
    </w:p>
    <w:p w14:paraId="6DE5C315" w14:textId="77777777" w:rsidR="00441859" w:rsidRPr="001413C4" w:rsidRDefault="00DE7F5C">
      <w:pPr>
        <w:pStyle w:val="Prrafodelista"/>
        <w:numPr>
          <w:ilvl w:val="0"/>
          <w:numId w:val="1"/>
        </w:numPr>
        <w:spacing w:before="120" w:line="360" w:lineRule="auto"/>
        <w:jc w:val="both"/>
        <w:rPr>
          <w:lang w:val="es-CR"/>
          <w:rPrChange w:id="254" w:author="Danielle Martin" w:date="2024-12-19T01:05:00Z">
            <w:rPr/>
          </w:rPrChange>
        </w:rPr>
      </w:pPr>
      <w:r w:rsidRPr="001413C4">
        <w:rPr>
          <w:lang w:val="es-CR"/>
          <w:rPrChange w:id="255" w:author="Danielle Martin" w:date="2024-12-19T01:05:00Z">
            <w:rPr/>
          </w:rPrChange>
        </w:rPr>
        <w:t>Fiabilidad e integridad de la información</w:t>
      </w:r>
    </w:p>
    <w:p w14:paraId="2279E9BA" w14:textId="77777777" w:rsidR="00441859" w:rsidRPr="001413C4" w:rsidRDefault="00DE7F5C">
      <w:pPr>
        <w:pStyle w:val="Prrafodelista"/>
        <w:numPr>
          <w:ilvl w:val="0"/>
          <w:numId w:val="1"/>
        </w:numPr>
        <w:spacing w:before="120" w:line="360" w:lineRule="auto"/>
        <w:jc w:val="both"/>
        <w:rPr>
          <w:lang w:val="es-CR"/>
          <w:rPrChange w:id="256" w:author="Danielle Martin" w:date="2024-12-19T01:05:00Z">
            <w:rPr/>
          </w:rPrChange>
        </w:rPr>
      </w:pPr>
      <w:r w:rsidRPr="001413C4">
        <w:rPr>
          <w:lang w:val="es-CR"/>
          <w:rPrChange w:id="257" w:author="Danielle Martin" w:date="2024-12-19T01:05:00Z">
            <w:rPr/>
          </w:rPrChange>
        </w:rPr>
        <w:t xml:space="preserve">Cumplimiento de políticas, planes, procedimientos, </w:t>
      </w:r>
      <w:r w:rsidR="002A64F5" w:rsidRPr="001413C4">
        <w:rPr>
          <w:lang w:val="es-CR"/>
          <w:rPrChange w:id="258" w:author="Danielle Martin" w:date="2024-12-19T01:05:00Z">
            <w:rPr/>
          </w:rPrChange>
        </w:rPr>
        <w:t xml:space="preserve">leyes </w:t>
      </w:r>
      <w:r w:rsidRPr="001413C4">
        <w:rPr>
          <w:lang w:val="es-CR"/>
          <w:rPrChange w:id="259" w:author="Danielle Martin" w:date="2024-12-19T01:05:00Z">
            <w:rPr/>
          </w:rPrChange>
        </w:rPr>
        <w:t>y reglamentos</w:t>
      </w:r>
    </w:p>
    <w:p w14:paraId="3A084A08" w14:textId="77777777" w:rsidR="00441859" w:rsidRPr="001413C4" w:rsidRDefault="00DE7F5C">
      <w:pPr>
        <w:pStyle w:val="Prrafodelista"/>
        <w:numPr>
          <w:ilvl w:val="0"/>
          <w:numId w:val="1"/>
        </w:numPr>
        <w:spacing w:before="120" w:line="360" w:lineRule="auto"/>
        <w:jc w:val="both"/>
        <w:rPr>
          <w:lang w:val="es-CR"/>
          <w:rPrChange w:id="260" w:author="Danielle Martin" w:date="2024-12-19T01:05:00Z">
            <w:rPr/>
          </w:rPrChange>
        </w:rPr>
      </w:pPr>
      <w:r w:rsidRPr="001413C4">
        <w:rPr>
          <w:lang w:val="es-CR"/>
          <w:rPrChange w:id="261" w:author="Danielle Martin" w:date="2024-12-19T01:05:00Z">
            <w:rPr/>
          </w:rPrChange>
        </w:rPr>
        <w:t xml:space="preserve">Salvaguarda de activos </w:t>
      </w:r>
      <w:r w:rsidR="0022726F" w:rsidRPr="001413C4">
        <w:rPr>
          <w:lang w:val="es-CR"/>
          <w:rPrChange w:id="262" w:author="Danielle Martin" w:date="2024-12-19T01:05:00Z">
            <w:rPr/>
          </w:rPrChange>
        </w:rPr>
        <w:t xml:space="preserve">en </w:t>
      </w:r>
      <w:r w:rsidR="003C5719" w:rsidRPr="001413C4">
        <w:rPr>
          <w:lang w:val="es-CR"/>
          <w:rPrChange w:id="263" w:author="Danielle Martin" w:date="2024-12-19T01:05:00Z">
            <w:rPr/>
          </w:rPrChange>
        </w:rPr>
        <w:t xml:space="preserve">Partners </w:t>
      </w:r>
      <w:r w:rsidR="00F3070E" w:rsidRPr="001413C4">
        <w:rPr>
          <w:lang w:val="es-CR"/>
          <w:rPrChange w:id="264" w:author="Danielle Martin" w:date="2024-12-19T01:05:00Z">
            <w:rPr/>
          </w:rPrChange>
        </w:rPr>
        <w:t>Colombia</w:t>
      </w:r>
    </w:p>
    <w:p w14:paraId="6B0CD6FE" w14:textId="77777777" w:rsidR="00441859" w:rsidRPr="001413C4" w:rsidRDefault="00DE7F5C">
      <w:pPr>
        <w:pStyle w:val="Prrafodelista"/>
        <w:numPr>
          <w:ilvl w:val="0"/>
          <w:numId w:val="1"/>
        </w:numPr>
        <w:spacing w:before="120" w:line="360" w:lineRule="auto"/>
        <w:jc w:val="both"/>
        <w:rPr>
          <w:lang w:val="es-CR"/>
          <w:rPrChange w:id="265" w:author="Danielle Martin" w:date="2024-12-19T01:05:00Z">
            <w:rPr/>
          </w:rPrChange>
        </w:rPr>
      </w:pPr>
      <w:r w:rsidRPr="001413C4">
        <w:rPr>
          <w:lang w:val="es-CR"/>
          <w:rPrChange w:id="266" w:author="Danielle Martin" w:date="2024-12-19T01:05:00Z">
            <w:rPr/>
          </w:rPrChange>
        </w:rPr>
        <w:t>Uso económico y eficiente de los recursos</w:t>
      </w:r>
    </w:p>
    <w:p w14:paraId="66A0B00E" w14:textId="77777777" w:rsidR="00441859" w:rsidRPr="001413C4" w:rsidRDefault="00DE7F5C">
      <w:pPr>
        <w:pStyle w:val="Prrafodelista"/>
        <w:numPr>
          <w:ilvl w:val="0"/>
          <w:numId w:val="1"/>
        </w:numPr>
        <w:spacing w:before="120" w:line="360" w:lineRule="auto"/>
        <w:jc w:val="both"/>
        <w:rPr>
          <w:lang w:val="es-CR"/>
          <w:rPrChange w:id="267" w:author="Danielle Martin" w:date="2024-12-19T01:05:00Z">
            <w:rPr/>
          </w:rPrChange>
        </w:rPr>
      </w:pPr>
      <w:r w:rsidRPr="001413C4">
        <w:rPr>
          <w:lang w:val="es-CR"/>
          <w:rPrChange w:id="268" w:author="Danielle Martin" w:date="2024-12-19T01:05:00Z">
            <w:rPr/>
          </w:rPrChange>
        </w:rPr>
        <w:t xml:space="preserve">Cumplimiento de los objetivos y metas establecidos para las operaciones y </w:t>
      </w:r>
      <w:r w:rsidR="00BC4493" w:rsidRPr="001413C4">
        <w:rPr>
          <w:lang w:val="es-CR"/>
          <w:rPrChange w:id="269" w:author="Danielle Martin" w:date="2024-12-19T01:05:00Z">
            <w:rPr/>
          </w:rPrChange>
        </w:rPr>
        <w:t xml:space="preserve">programas </w:t>
      </w:r>
    </w:p>
    <w:p w14:paraId="3D8EE493" w14:textId="77777777" w:rsidR="00441859" w:rsidRPr="001413C4" w:rsidRDefault="00DE7F5C">
      <w:pPr>
        <w:pStyle w:val="Ttulo2"/>
        <w:rPr>
          <w:lang w:val="es-CR"/>
          <w:rPrChange w:id="270" w:author="Danielle Martin" w:date="2024-12-19T01:05:00Z">
            <w:rPr/>
          </w:rPrChange>
        </w:rPr>
      </w:pPr>
      <w:bookmarkStart w:id="271" w:name="_Toc185435188"/>
      <w:r w:rsidRPr="001413C4">
        <w:rPr>
          <w:lang w:val="es-CR"/>
          <w:rPrChange w:id="272" w:author="Danielle Martin" w:date="2024-12-19T01:05:00Z">
            <w:rPr/>
          </w:rPrChange>
        </w:rPr>
        <w:t xml:space="preserve">2.2 </w:t>
      </w:r>
      <w:r w:rsidR="00763468" w:rsidRPr="001413C4">
        <w:rPr>
          <w:lang w:val="es-CR"/>
          <w:rPrChange w:id="273" w:author="Danielle Martin" w:date="2024-12-19T01:05:00Z">
            <w:rPr/>
          </w:rPrChange>
        </w:rPr>
        <w:t>Autoridad de aprobación</w:t>
      </w:r>
      <w:bookmarkEnd w:id="271"/>
    </w:p>
    <w:p w14:paraId="2DE3ACED" w14:textId="3483D787" w:rsidR="00441859" w:rsidRPr="001413C4" w:rsidRDefault="00DE7F5C">
      <w:pPr>
        <w:spacing w:line="360" w:lineRule="auto"/>
        <w:ind w:right="228"/>
        <w:jc w:val="both"/>
        <w:rPr>
          <w:lang w:val="es-CR"/>
          <w:rPrChange w:id="274" w:author="Danielle Martin" w:date="2024-12-19T01:05:00Z">
            <w:rPr/>
          </w:rPrChange>
        </w:rPr>
      </w:pPr>
      <w:r w:rsidRPr="6D2080D2">
        <w:rPr>
          <w:lang w:val="es-CR"/>
          <w:rPrChange w:id="275" w:author="Danielle Martin" w:date="2024-12-19T01:05:00Z">
            <w:rPr/>
          </w:rPrChange>
        </w:rPr>
        <w:t xml:space="preserve">El </w:t>
      </w:r>
      <w:ins w:id="276" w:author="Catherine Ramos" w:date="2025-01-13T15:08:00Z">
        <w:r w:rsidR="7397DE56" w:rsidRPr="6D2080D2">
          <w:rPr>
            <w:lang w:val="es-CR"/>
          </w:rPr>
          <w:t xml:space="preserve">Organigrama </w:t>
        </w:r>
      </w:ins>
      <w:del w:id="277" w:author="Catherine Ramos" w:date="2025-01-13T15:08:00Z">
        <w:r w:rsidRPr="6D2080D2" w:rsidDel="00DE7F5C">
          <w:rPr>
            <w:lang w:val="es-CR"/>
            <w:rPrChange w:id="278" w:author="Danielle Martin" w:date="2024-12-19T01:05:00Z">
              <w:rPr/>
            </w:rPrChange>
          </w:rPr>
          <w:delText xml:space="preserve">diagrama de flujo </w:delText>
        </w:r>
      </w:del>
      <w:r w:rsidRPr="6D2080D2">
        <w:rPr>
          <w:lang w:val="es-CR"/>
          <w:rPrChange w:id="279" w:author="Danielle Martin" w:date="2024-12-19T01:05:00Z">
            <w:rPr/>
          </w:rPrChange>
        </w:rPr>
        <w:t>a continuación describe la matriz de autoridad de aprobación en</w:t>
      </w:r>
      <w:ins w:id="280" w:author="Catherine Ramos" w:date="2025-01-13T15:08:00Z">
        <w:r w:rsidR="7E386EB2" w:rsidRPr="6D2080D2">
          <w:rPr>
            <w:lang w:val="es-CR"/>
          </w:rPr>
          <w:t xml:space="preserve"> Partners</w:t>
        </w:r>
      </w:ins>
      <w:del w:id="281" w:author="Catherine Ramos" w:date="2025-01-13T15:08:00Z">
        <w:r w:rsidRPr="6D2080D2" w:rsidDel="00DE7F5C">
          <w:rPr>
            <w:lang w:val="es-CR"/>
            <w:rPrChange w:id="282" w:author="Danielle Martin" w:date="2024-12-19T01:05:00Z">
              <w:rPr/>
            </w:rPrChange>
          </w:rPr>
          <w:delText xml:space="preserve"> Compañeros</w:delText>
        </w:r>
      </w:del>
      <w:r w:rsidRPr="6D2080D2">
        <w:rPr>
          <w:lang w:val="es-CR"/>
          <w:rPrChange w:id="283" w:author="Danielle Martin" w:date="2024-12-19T01:05:00Z">
            <w:rPr/>
          </w:rPrChange>
        </w:rPr>
        <w:t xml:space="preserve"> </w:t>
      </w:r>
      <w:r w:rsidR="00F3070E" w:rsidRPr="6D2080D2">
        <w:rPr>
          <w:lang w:val="es-CR"/>
          <w:rPrChange w:id="284" w:author="Danielle Martin" w:date="2024-12-19T01:05:00Z">
            <w:rPr/>
          </w:rPrChange>
        </w:rPr>
        <w:t>Colombia</w:t>
      </w:r>
      <w:r w:rsidR="007D7ECE" w:rsidRPr="6D2080D2">
        <w:rPr>
          <w:lang w:val="es-CR"/>
          <w:rPrChange w:id="285" w:author="Danielle Martin" w:date="2024-12-19T01:05:00Z">
            <w:rPr/>
          </w:rPrChange>
        </w:rPr>
        <w:t>.</w:t>
      </w:r>
      <w:r w:rsidR="00F3070E" w:rsidRPr="6D2080D2">
        <w:rPr>
          <w:lang w:val="es-CR"/>
          <w:rPrChange w:id="286" w:author="Danielle Martin" w:date="2024-12-19T01:05:00Z">
            <w:rPr/>
          </w:rPrChange>
        </w:rPr>
        <w:t xml:space="preserve">* </w:t>
      </w:r>
      <w:r w:rsidRPr="00963ED8">
        <w:rPr>
          <w:lang w:val="es-CO"/>
          <w:rPrChange w:id="287" w:author="Massiel Nayibe Moreno Ladino" w:date="2025-01-15T13:00:00Z" w16du:dateUtc="2025-01-15T18:00:00Z">
            <w:rPr/>
          </w:rPrChange>
        </w:rPr>
        <w:t xml:space="preserve">El Gerente de Finanzas de la OC, apoyado por el </w:t>
      </w:r>
      <w:r w:rsidR="00BD786E" w:rsidRPr="00963ED8">
        <w:rPr>
          <w:lang w:val="es-CO"/>
          <w:rPrChange w:id="288" w:author="Massiel Nayibe Moreno Ladino" w:date="2025-01-15T13:00:00Z" w16du:dateUtc="2025-01-15T18:00:00Z">
            <w:rPr/>
          </w:rPrChange>
        </w:rPr>
        <w:t>DP</w:t>
      </w:r>
      <w:r w:rsidRPr="00963ED8">
        <w:rPr>
          <w:lang w:val="es-CO"/>
          <w:rPrChange w:id="289" w:author="Massiel Nayibe Moreno Ladino" w:date="2025-01-15T13:00:00Z" w16du:dateUtc="2025-01-15T18:00:00Z">
            <w:rPr/>
          </w:rPrChange>
        </w:rPr>
        <w:t xml:space="preserve">, tiene la responsabilidad de hacer cumplir la autoridad de aprobación. </w:t>
      </w:r>
      <w:r w:rsidRPr="6D2080D2">
        <w:rPr>
          <w:lang w:val="es-CR"/>
          <w:rPrChange w:id="290" w:author="Danielle Martin" w:date="2024-12-19T01:05:00Z">
            <w:rPr/>
          </w:rPrChange>
        </w:rPr>
        <w:t xml:space="preserve">La Sede de </w:t>
      </w:r>
      <w:del w:id="291" w:author="Leonardo Torres" w:date="2025-01-13T16:55:00Z">
        <w:r w:rsidRPr="6D2080D2" w:rsidDel="00DE7F5C">
          <w:rPr>
            <w:lang w:val="es-CR"/>
            <w:rPrChange w:id="292" w:author="Danielle Martin" w:date="2024-12-19T01:05:00Z">
              <w:rPr/>
            </w:rPrChange>
          </w:rPr>
          <w:delText>Compañeros</w:delText>
        </w:r>
      </w:del>
      <w:ins w:id="293" w:author="Leonardo Torres" w:date="2025-01-13T16:55:00Z">
        <w:r w:rsidR="58674081" w:rsidRPr="6D2080D2">
          <w:rPr>
            <w:lang w:val="es-CR"/>
          </w:rPr>
          <w:t>Partners</w:t>
        </w:r>
      </w:ins>
      <w:r w:rsidRPr="6D2080D2">
        <w:rPr>
          <w:lang w:val="es-CR"/>
          <w:rPrChange w:id="294" w:author="Danielle Martin" w:date="2024-12-19T01:05:00Z">
            <w:rPr/>
          </w:rPrChange>
        </w:rPr>
        <w:t xml:space="preserve"> tiene la aprobación sobre el </w:t>
      </w:r>
      <w:r w:rsidR="00E3300F" w:rsidRPr="6D2080D2">
        <w:rPr>
          <w:lang w:val="es-CR"/>
          <w:rPrChange w:id="295" w:author="Danielle Martin" w:date="2024-12-19T01:05:00Z">
            <w:rPr/>
          </w:rPrChange>
        </w:rPr>
        <w:t xml:space="preserve">DP </w:t>
      </w:r>
      <w:r w:rsidRPr="6D2080D2">
        <w:rPr>
          <w:lang w:val="es-CR"/>
          <w:rPrChange w:id="296" w:author="Danielle Martin" w:date="2024-12-19T01:05:00Z">
            <w:rPr/>
          </w:rPrChange>
        </w:rPr>
        <w:t xml:space="preserve">y debe aprobar sus pagos, etc. De acuerdo con la </w:t>
      </w:r>
      <w:r w:rsidRPr="6D2080D2">
        <w:fldChar w:fldCharType="begin"/>
      </w:r>
      <w:r w:rsidRPr="6D2080D2">
        <w:rPr>
          <w:lang w:val="es-CR"/>
        </w:rPr>
        <w:instrText xml:space="preserve"> HYPERLINK "https://partnersnet107.sharepoint.com/:f:/s/FA/EpdtYRrgzXZYiQlnwGjnndcBBo9G1FoNGdfQ0jZAby0bSw?e=6jmwMq" </w:instrText>
      </w:r>
      <w:r w:rsidRPr="6D2080D2">
        <w:fldChar w:fldCharType="separate"/>
      </w:r>
      <w:r w:rsidR="003C1CC2" w:rsidRPr="6D2080D2">
        <w:rPr>
          <w:rStyle w:val="Hipervnculo"/>
          <w:rFonts w:cs="Times New Roman"/>
          <w:lang w:val="es-CR"/>
          <w:rPrChange w:id="297" w:author="Danielle Martin" w:date="2024-12-19T01:05:00Z">
            <w:rPr>
              <w:rStyle w:val="Hipervnculo"/>
              <w:rFonts w:cs="Times New Roman"/>
            </w:rPr>
          </w:rPrChange>
        </w:rPr>
        <w:t>política de adquisiciones</w:t>
      </w:r>
      <w:r w:rsidRPr="6D2080D2">
        <w:rPr>
          <w:rStyle w:val="Hipervnculo"/>
          <w:rFonts w:cs="Times New Roman"/>
        </w:rPr>
        <w:fldChar w:fldCharType="end"/>
      </w:r>
      <w:r w:rsidRPr="6D2080D2">
        <w:rPr>
          <w:lang w:val="es-CR"/>
          <w:rPrChange w:id="298" w:author="Danielle Martin" w:date="2024-12-19T01:05:00Z">
            <w:rPr/>
          </w:rPrChange>
        </w:rPr>
        <w:t xml:space="preserve">, todas las transacciones </w:t>
      </w:r>
      <w:r w:rsidR="00030DDA" w:rsidRPr="6D2080D2">
        <w:rPr>
          <w:lang w:val="es-CR"/>
          <w:rPrChange w:id="299" w:author="Danielle Martin" w:date="2024-12-19T01:05:00Z">
            <w:rPr/>
          </w:rPrChange>
        </w:rPr>
        <w:t xml:space="preserve">y contratos </w:t>
      </w:r>
      <w:r w:rsidRPr="6D2080D2">
        <w:rPr>
          <w:lang w:val="es-CR"/>
          <w:rPrChange w:id="300" w:author="Danielle Martin" w:date="2024-12-19T01:05:00Z">
            <w:rPr/>
          </w:rPrChange>
        </w:rPr>
        <w:t xml:space="preserve">valorados en </w:t>
      </w:r>
      <w:r w:rsidR="009A1EC9" w:rsidRPr="6D2080D2">
        <w:rPr>
          <w:lang w:val="es-CR"/>
          <w:rPrChange w:id="301" w:author="Danielle Martin" w:date="2024-12-19T01:05:00Z">
            <w:rPr/>
          </w:rPrChange>
        </w:rPr>
        <w:t xml:space="preserve">USD </w:t>
      </w:r>
      <w:r w:rsidR="00A81E90" w:rsidRPr="6D2080D2">
        <w:rPr>
          <w:lang w:val="es-CR"/>
          <w:rPrChange w:id="302" w:author="Danielle Martin" w:date="2024-12-19T01:05:00Z">
            <w:rPr/>
          </w:rPrChange>
        </w:rPr>
        <w:t>$10</w:t>
      </w:r>
      <w:r w:rsidR="0051425D" w:rsidRPr="6D2080D2">
        <w:rPr>
          <w:lang w:val="es-CR"/>
          <w:rPrChange w:id="303" w:author="Danielle Martin" w:date="2024-12-19T01:05:00Z">
            <w:rPr/>
          </w:rPrChange>
        </w:rPr>
        <w:t xml:space="preserve">,000 </w:t>
      </w:r>
      <w:r w:rsidR="004E26B4" w:rsidRPr="6D2080D2">
        <w:rPr>
          <w:lang w:val="es-CR"/>
          <w:rPrChange w:id="304" w:author="Danielle Martin" w:date="2024-12-19T01:05:00Z">
            <w:rPr/>
          </w:rPrChange>
        </w:rPr>
        <w:t>(</w:t>
      </w:r>
      <w:r w:rsidR="002A5B06" w:rsidRPr="6D2080D2">
        <w:rPr>
          <w:lang w:val="es-CR"/>
          <w:rPrChange w:id="305" w:author="Danielle Martin" w:date="2024-12-19T01:05:00Z">
            <w:rPr/>
          </w:rPrChange>
        </w:rPr>
        <w:t>o el equivalente local en COP</w:t>
      </w:r>
      <w:r w:rsidR="004E26B4" w:rsidRPr="6D2080D2">
        <w:rPr>
          <w:lang w:val="es-CR"/>
          <w:rPrChange w:id="306" w:author="Danielle Martin" w:date="2024-12-19T01:05:00Z">
            <w:rPr/>
          </w:rPrChange>
        </w:rPr>
        <w:t xml:space="preserve">) </w:t>
      </w:r>
      <w:r w:rsidR="00052570" w:rsidRPr="6D2080D2">
        <w:rPr>
          <w:lang w:val="es-CR"/>
          <w:rPrChange w:id="307" w:author="Danielle Martin" w:date="2024-12-19T01:05:00Z">
            <w:rPr/>
          </w:rPrChange>
        </w:rPr>
        <w:t>o más</w:t>
      </w:r>
      <w:r w:rsidRPr="6D2080D2">
        <w:rPr>
          <w:lang w:val="es-CR"/>
          <w:rPrChange w:id="308" w:author="Danielle Martin" w:date="2024-12-19T01:05:00Z">
            <w:rPr/>
          </w:rPrChange>
        </w:rPr>
        <w:t xml:space="preserve">, deberán ser automáticamente aprobados por la Sede de </w:t>
      </w:r>
      <w:del w:id="309" w:author="Leonardo Torres" w:date="2025-01-13T16:56:00Z">
        <w:r w:rsidRPr="6D2080D2" w:rsidDel="00DE7F5C">
          <w:rPr>
            <w:lang w:val="es-CR"/>
            <w:rPrChange w:id="310" w:author="Danielle Martin" w:date="2024-12-19T01:05:00Z">
              <w:rPr/>
            </w:rPrChange>
          </w:rPr>
          <w:delText>Compañeros</w:delText>
        </w:r>
      </w:del>
      <w:ins w:id="311" w:author="Leonardo Torres" w:date="2025-01-13T16:56:00Z">
        <w:r w:rsidR="2DE36694" w:rsidRPr="6D2080D2">
          <w:rPr>
            <w:lang w:val="es-CR"/>
          </w:rPr>
          <w:t>Partners</w:t>
        </w:r>
      </w:ins>
      <w:r w:rsidR="004345A9" w:rsidRPr="6D2080D2">
        <w:rPr>
          <w:lang w:val="es-CR"/>
          <w:rPrChange w:id="312" w:author="Danielle Martin" w:date="2024-12-19T01:05:00Z">
            <w:rPr/>
          </w:rPrChange>
        </w:rPr>
        <w:t xml:space="preserve">. </w:t>
      </w:r>
      <w:r w:rsidR="00F4292C" w:rsidRPr="6D2080D2">
        <w:rPr>
          <w:lang w:val="es-CR"/>
          <w:rPrChange w:id="313" w:author="Danielle Martin" w:date="2024-12-19T01:05:00Z">
            <w:rPr/>
          </w:rPrChange>
        </w:rPr>
        <w:t xml:space="preserve">Si </w:t>
      </w:r>
      <w:r w:rsidR="00E77B0A" w:rsidRPr="6D2080D2">
        <w:rPr>
          <w:lang w:val="es-CR"/>
          <w:rPrChange w:id="314" w:author="Danielle Martin" w:date="2024-12-19T01:05:00Z">
            <w:rPr/>
          </w:rPrChange>
        </w:rPr>
        <w:t>hay un Jefe de Partido Adjunto o un Director de Proyecto Adjunto</w:t>
      </w:r>
      <w:r w:rsidR="002A5B06" w:rsidRPr="6D2080D2">
        <w:rPr>
          <w:lang w:val="es-CR"/>
          <w:rPrChange w:id="315" w:author="Danielle Martin" w:date="2024-12-19T01:05:00Z">
            <w:rPr/>
          </w:rPrChange>
        </w:rPr>
        <w:t xml:space="preserve">, están autorizados a aprobar todas las transacciones y contratos valorados hasta 5.000 USD o el equivalente en COP local. </w:t>
      </w:r>
      <w:r w:rsidR="003E7E47" w:rsidRPr="6D2080D2">
        <w:rPr>
          <w:lang w:val="es-CR"/>
          <w:rPrChange w:id="316" w:author="Danielle Martin" w:date="2024-12-19T01:05:00Z">
            <w:rPr/>
          </w:rPrChange>
        </w:rPr>
        <w:t xml:space="preserve">Una excepción a este límite es que el DP está autorizado a firmar </w:t>
      </w:r>
      <w:r w:rsidR="00806CF8" w:rsidRPr="6D2080D2">
        <w:rPr>
          <w:lang w:val="es-CR"/>
          <w:rPrChange w:id="317" w:author="Danielle Martin" w:date="2024-12-19T01:05:00Z">
            <w:rPr/>
          </w:rPrChange>
        </w:rPr>
        <w:t xml:space="preserve">todos los </w:t>
      </w:r>
      <w:r w:rsidR="003E7E47" w:rsidRPr="6D2080D2">
        <w:rPr>
          <w:lang w:val="es-CR"/>
          <w:rPrChange w:id="318" w:author="Danielle Martin" w:date="2024-12-19T01:05:00Z">
            <w:rPr/>
          </w:rPrChange>
        </w:rPr>
        <w:t xml:space="preserve">contratos de trabajo y </w:t>
      </w:r>
      <w:r w:rsidR="006D0C78" w:rsidRPr="6D2080D2">
        <w:rPr>
          <w:lang w:val="es-CR"/>
          <w:rPrChange w:id="319" w:author="Danielle Martin" w:date="2024-12-19T01:05:00Z">
            <w:rPr/>
          </w:rPrChange>
        </w:rPr>
        <w:t xml:space="preserve">aprobar todas las transacciones de nóminas, independientemente </w:t>
      </w:r>
      <w:r w:rsidR="00806CF8" w:rsidRPr="6D2080D2">
        <w:rPr>
          <w:lang w:val="es-CR"/>
          <w:rPrChange w:id="320" w:author="Danielle Martin" w:date="2024-12-19T01:05:00Z">
            <w:rPr/>
          </w:rPrChange>
        </w:rPr>
        <w:t xml:space="preserve">de su importe. </w:t>
      </w:r>
      <w:r w:rsidR="000C273F" w:rsidRPr="6D2080D2">
        <w:rPr>
          <w:rFonts w:cs="Times New Roman"/>
          <w:lang w:val="es-CR"/>
          <w:rPrChange w:id="321" w:author="Danielle Martin" w:date="2024-12-19T01:05:00Z">
            <w:rPr>
              <w:rFonts w:cs="Times New Roman"/>
            </w:rPr>
          </w:rPrChange>
        </w:rPr>
        <w:t xml:space="preserve">Los empleados deben consultar la </w:t>
      </w:r>
      <w:r w:rsidRPr="6D2080D2">
        <w:fldChar w:fldCharType="begin"/>
      </w:r>
      <w:r w:rsidRPr="6D2080D2">
        <w:rPr>
          <w:lang w:val="es-CR"/>
        </w:rPr>
        <w:instrText xml:space="preserve"> HYPERLINK "https://partnersnet107.sharepoint.com/:f:/s/FA/EgQm6AFdGkBFm7S9KgX09eYBe9LiPS9-o-9wEIR2WJjAKQ?e=RVn2OO" </w:instrText>
      </w:r>
      <w:r w:rsidRPr="6D2080D2">
        <w:fldChar w:fldCharType="separate"/>
      </w:r>
      <w:r w:rsidR="000C273F" w:rsidRPr="6D2080D2">
        <w:rPr>
          <w:rStyle w:val="Hipervnculo"/>
          <w:rFonts w:cs="Times New Roman"/>
          <w:lang w:val="es-CR"/>
          <w:rPrChange w:id="322" w:author="Danielle Martin" w:date="2024-12-19T01:05:00Z">
            <w:rPr>
              <w:rStyle w:val="Hipervnculo"/>
              <w:rFonts w:cs="Times New Roman"/>
            </w:rPr>
          </w:rPrChange>
        </w:rPr>
        <w:t>Política de Delegación de Autoridad</w:t>
      </w:r>
      <w:r w:rsidRPr="6D2080D2">
        <w:rPr>
          <w:rStyle w:val="Hipervnculo"/>
          <w:rFonts w:cs="Times New Roman"/>
        </w:rPr>
        <w:fldChar w:fldCharType="end"/>
      </w:r>
      <w:r w:rsidR="000C273F" w:rsidRPr="6D2080D2">
        <w:rPr>
          <w:rFonts w:cs="Times New Roman"/>
          <w:lang w:val="es-CR"/>
          <w:rPrChange w:id="323" w:author="Danielle Martin" w:date="2024-12-19T01:05:00Z">
            <w:rPr>
              <w:rFonts w:cs="Times New Roman"/>
            </w:rPr>
          </w:rPrChange>
        </w:rPr>
        <w:t xml:space="preserve"> para ver la información más actualizada sobre la autoridad de firma tanto para el FO como para el HO.</w:t>
      </w:r>
    </w:p>
    <w:p w14:paraId="18D09A0A" w14:textId="1F6682B3" w:rsidR="00CA3C0A" w:rsidRPr="001413C4" w:rsidRDefault="00CA3C0A" w:rsidP="005429D4">
      <w:pPr>
        <w:spacing w:line="360" w:lineRule="auto"/>
        <w:ind w:right="228"/>
        <w:jc w:val="both"/>
        <w:rPr>
          <w:lang w:val="es-CR"/>
          <w:rPrChange w:id="324" w:author="Danielle Martin" w:date="2024-12-19T01:05:00Z">
            <w:rPr/>
          </w:rPrChange>
        </w:rPr>
      </w:pPr>
    </w:p>
    <w:p w14:paraId="126DCB8E" w14:textId="24FE5403" w:rsidR="00441859" w:rsidRPr="001413C4" w:rsidRDefault="00DE7F5C">
      <w:pPr>
        <w:spacing w:line="360" w:lineRule="auto"/>
        <w:rPr>
          <w:lang w:val="es-CR"/>
          <w:rPrChange w:id="325" w:author="Danielle Martin" w:date="2024-12-19T01:05:00Z">
            <w:rPr/>
          </w:rPrChange>
        </w:rPr>
      </w:pPr>
      <w:r w:rsidRPr="6D2080D2">
        <w:rPr>
          <w:lang w:val="es-CR"/>
          <w:rPrChange w:id="326" w:author="Danielle Martin" w:date="2024-12-19T01:05:00Z">
            <w:rPr/>
          </w:rPrChange>
        </w:rPr>
        <w:t xml:space="preserve">Una copia del organigrama más reciente de </w:t>
      </w:r>
      <w:ins w:id="327" w:author="Leonardo Torres" w:date="2025-01-13T16:58:00Z">
        <w:r w:rsidR="60515810" w:rsidRPr="6D2080D2">
          <w:rPr>
            <w:lang w:val="es-CR"/>
          </w:rPr>
          <w:t>Partners</w:t>
        </w:r>
      </w:ins>
      <w:del w:id="328" w:author="Leonardo Torres" w:date="2025-01-13T16:58:00Z">
        <w:r w:rsidRPr="6D2080D2" w:rsidDel="00DE7F5C">
          <w:rPr>
            <w:lang w:val="es-CR"/>
            <w:rPrChange w:id="329" w:author="Danielle Martin" w:date="2024-12-19T01:05:00Z">
              <w:rPr/>
            </w:rPrChange>
          </w:rPr>
          <w:delText>Compañeros</w:delText>
        </w:r>
      </w:del>
      <w:r w:rsidRPr="6D2080D2">
        <w:rPr>
          <w:lang w:val="es-CR"/>
          <w:rPrChange w:id="330" w:author="Danielle Martin" w:date="2024-12-19T01:05:00Z">
            <w:rPr/>
          </w:rPrChange>
        </w:rPr>
        <w:t xml:space="preserve"> Colombia se puede encontrar </w:t>
      </w:r>
      <w:r w:rsidR="005965EE" w:rsidRPr="6D2080D2">
        <w:rPr>
          <w:lang w:val="es-CR"/>
          <w:rPrChange w:id="331" w:author="Danielle Martin" w:date="2024-12-19T01:05:00Z">
            <w:rPr/>
          </w:rPrChange>
        </w:rPr>
        <w:t xml:space="preserve">en </w:t>
      </w:r>
      <w:r w:rsidRPr="6D2080D2">
        <w:fldChar w:fldCharType="begin"/>
      </w:r>
      <w:r w:rsidRPr="6D2080D2">
        <w:rPr>
          <w:lang w:val="es-CR"/>
        </w:rPr>
        <w:instrText xml:space="preserve"> HYPERLINK "https://partnersnet107.sharepoint.com/:f:/s/FA/Em3ypNAGgLVAkJ_PTNa4dD4BqRSN9_IcQIa8qmQ3VkK_fQ?e=cdOD2v" </w:instrText>
      </w:r>
      <w:r w:rsidRPr="6D2080D2">
        <w:fldChar w:fldCharType="separate"/>
      </w:r>
      <w:r w:rsidR="005965EE" w:rsidRPr="6D2080D2">
        <w:rPr>
          <w:rStyle w:val="Hipervnculo"/>
          <w:lang w:val="es-CR"/>
          <w:rPrChange w:id="332" w:author="Danielle Martin" w:date="2024-12-19T01:05:00Z">
            <w:rPr>
              <w:rStyle w:val="Hipervnculo"/>
            </w:rPr>
          </w:rPrChange>
        </w:rPr>
        <w:t>SharePoint</w:t>
      </w:r>
      <w:r w:rsidRPr="6D2080D2">
        <w:rPr>
          <w:rStyle w:val="Hipervnculo"/>
        </w:rPr>
        <w:fldChar w:fldCharType="end"/>
      </w:r>
      <w:r w:rsidR="005965EE" w:rsidRPr="6D2080D2">
        <w:rPr>
          <w:lang w:val="es-CR"/>
          <w:rPrChange w:id="333" w:author="Danielle Martin" w:date="2024-12-19T01:05:00Z">
            <w:rPr/>
          </w:rPrChange>
        </w:rPr>
        <w:t xml:space="preserve">. </w:t>
      </w:r>
      <w:r w:rsidR="00D0156E" w:rsidRPr="6D2080D2">
        <w:rPr>
          <w:lang w:val="es-CR"/>
          <w:rPrChange w:id="334" w:author="Danielle Martin" w:date="2024-12-19T01:05:00Z">
            <w:rPr/>
          </w:rPrChange>
        </w:rPr>
        <w:t>Tenga en cuenta que el organigrama está sujeto a cambios en función de las posiciones actuales.</w:t>
      </w:r>
    </w:p>
    <w:p w14:paraId="1926B6B1" w14:textId="77777777" w:rsidR="00441859" w:rsidRPr="001413C4" w:rsidRDefault="00DE7F5C">
      <w:pPr>
        <w:pStyle w:val="Ttulo3"/>
        <w:rPr>
          <w:lang w:val="es-CR"/>
          <w:rPrChange w:id="335" w:author="Danielle Martin" w:date="2024-12-19T01:05:00Z">
            <w:rPr/>
          </w:rPrChange>
        </w:rPr>
      </w:pPr>
      <w:bookmarkStart w:id="336" w:name="_Toc185435189"/>
      <w:r w:rsidRPr="001413C4">
        <w:rPr>
          <w:lang w:val="es-CR"/>
          <w:rPrChange w:id="337" w:author="Danielle Martin" w:date="2024-12-19T01:05:00Z">
            <w:rPr/>
          </w:rPrChange>
        </w:rPr>
        <w:lastRenderedPageBreak/>
        <w:t>2.</w:t>
      </w:r>
      <w:r w:rsidR="00A6256B" w:rsidRPr="001413C4">
        <w:rPr>
          <w:lang w:val="es-CR"/>
          <w:rPrChange w:id="338" w:author="Danielle Martin" w:date="2024-12-19T01:05:00Z">
            <w:rPr/>
          </w:rPrChange>
        </w:rPr>
        <w:t>2</w:t>
      </w:r>
      <w:r w:rsidRPr="001413C4">
        <w:rPr>
          <w:lang w:val="es-CR"/>
          <w:rPrChange w:id="339" w:author="Danielle Martin" w:date="2024-12-19T01:05:00Z">
            <w:rPr/>
          </w:rPrChange>
        </w:rPr>
        <w:t>.1 Responsabilidades de las Autoridades de Aprobación y Revisión</w:t>
      </w:r>
      <w:bookmarkEnd w:id="336"/>
    </w:p>
    <w:p w14:paraId="7D3B6F4D" w14:textId="3E11A46A" w:rsidR="00441859" w:rsidRPr="001413C4" w:rsidRDefault="00DE7F5C">
      <w:pPr>
        <w:spacing w:line="360" w:lineRule="auto"/>
        <w:jc w:val="both"/>
        <w:rPr>
          <w:lang w:val="es-CR"/>
          <w:rPrChange w:id="340" w:author="Danielle Martin" w:date="2024-12-19T01:05:00Z">
            <w:rPr/>
          </w:rPrChange>
        </w:rPr>
      </w:pPr>
      <w:r w:rsidRPr="43B0FDE1">
        <w:rPr>
          <w:lang w:val="es-CR"/>
          <w:rPrChange w:id="341" w:author="Danielle Martin" w:date="2024-12-19T01:05:00Z">
            <w:rPr/>
          </w:rPrChange>
        </w:rPr>
        <w:t xml:space="preserve">Es fundamental que los titulares de la autoridad de aprobación no sólo entiendan cuáles son sus niveles de autoridad, sino también cuáles son sus responsabilidades en el uso de su </w:t>
      </w:r>
      <w:r w:rsidR="000E140A" w:rsidRPr="43B0FDE1">
        <w:rPr>
          <w:lang w:val="es-CR"/>
          <w:rPrChange w:id="342" w:author="Danielle Martin" w:date="2024-12-19T01:05:00Z">
            <w:rPr/>
          </w:rPrChange>
        </w:rPr>
        <w:t xml:space="preserve">autoridad. </w:t>
      </w:r>
      <w:r w:rsidRPr="43B0FDE1">
        <w:rPr>
          <w:lang w:val="es-CR"/>
          <w:rPrChange w:id="343" w:author="Danielle Martin" w:date="2024-12-19T01:05:00Z">
            <w:rPr/>
          </w:rPrChange>
        </w:rPr>
        <w:t>A continuación</w:t>
      </w:r>
      <w:ins w:id="344" w:author="Leonardo Torres" w:date="2025-01-13T19:30:00Z">
        <w:r w:rsidR="7C4409EC" w:rsidRPr="43B0FDE1">
          <w:rPr>
            <w:lang w:val="es-CR"/>
          </w:rPr>
          <w:t>,</w:t>
        </w:r>
      </w:ins>
      <w:r w:rsidRPr="43B0FDE1">
        <w:rPr>
          <w:lang w:val="es-CR"/>
          <w:rPrChange w:id="345" w:author="Danielle Martin" w:date="2024-12-19T01:05:00Z">
            <w:rPr/>
          </w:rPrChange>
        </w:rPr>
        <w:t xml:space="preserve"> se describen </w:t>
      </w:r>
      <w:r w:rsidR="000E140A" w:rsidRPr="43B0FDE1">
        <w:rPr>
          <w:lang w:val="es-CR"/>
          <w:rPrChange w:id="346" w:author="Danielle Martin" w:date="2024-12-19T01:05:00Z">
            <w:rPr/>
          </w:rPrChange>
        </w:rPr>
        <w:t xml:space="preserve">las responsabilidades </w:t>
      </w:r>
      <w:r w:rsidRPr="43B0FDE1">
        <w:rPr>
          <w:lang w:val="es-CR"/>
          <w:rPrChange w:id="347" w:author="Danielle Martin" w:date="2024-12-19T01:05:00Z">
            <w:rPr/>
          </w:rPrChange>
        </w:rPr>
        <w:t>tanto de los titulares de la autoridad de aprobación como de la revisión financiera.</w:t>
      </w:r>
    </w:p>
    <w:p w14:paraId="6C29D65B" w14:textId="77777777" w:rsidR="00441859" w:rsidRPr="001413C4" w:rsidRDefault="00DE7F5C">
      <w:pPr>
        <w:spacing w:line="360" w:lineRule="auto"/>
        <w:jc w:val="both"/>
        <w:rPr>
          <w:lang w:val="es-CR"/>
          <w:rPrChange w:id="348" w:author="Danielle Martin" w:date="2024-12-19T01:05:00Z">
            <w:rPr/>
          </w:rPrChange>
        </w:rPr>
      </w:pPr>
      <w:r w:rsidRPr="001413C4">
        <w:rPr>
          <w:lang w:val="es-CR"/>
          <w:rPrChange w:id="349" w:author="Danielle Martin" w:date="2024-12-19T01:05:00Z">
            <w:rPr/>
          </w:rPrChange>
        </w:rPr>
        <w:t xml:space="preserve">Al aprobar un gasto, compromiso o pago, el firmante confirma que: </w:t>
      </w:r>
    </w:p>
    <w:p w14:paraId="3892895C" w14:textId="77777777" w:rsidR="00CF3782" w:rsidRPr="001413C4" w:rsidRDefault="00CF3782" w:rsidP="00B66454">
      <w:pPr>
        <w:spacing w:line="360" w:lineRule="auto"/>
        <w:jc w:val="both"/>
        <w:rPr>
          <w:lang w:val="es-CR"/>
          <w:rPrChange w:id="350" w:author="Danielle Martin" w:date="2024-12-19T01:05:00Z">
            <w:rPr/>
          </w:rPrChange>
        </w:rPr>
      </w:pPr>
    </w:p>
    <w:p w14:paraId="1C1144CA" w14:textId="77777777" w:rsidR="00441859" w:rsidRPr="001413C4" w:rsidRDefault="00DE7F5C">
      <w:pPr>
        <w:pStyle w:val="Prrafodelista"/>
        <w:numPr>
          <w:ilvl w:val="0"/>
          <w:numId w:val="31"/>
        </w:numPr>
        <w:spacing w:line="360" w:lineRule="auto"/>
        <w:jc w:val="both"/>
        <w:rPr>
          <w:lang w:val="es-CR"/>
          <w:rPrChange w:id="351" w:author="Danielle Martin" w:date="2024-12-19T01:05:00Z">
            <w:rPr/>
          </w:rPrChange>
        </w:rPr>
      </w:pPr>
      <w:r w:rsidRPr="001413C4">
        <w:rPr>
          <w:lang w:val="es-CR"/>
          <w:rPrChange w:id="352" w:author="Danielle Martin" w:date="2024-12-19T01:05:00Z">
            <w:rPr/>
          </w:rPrChange>
        </w:rPr>
        <w:t>El gasto es necesario</w:t>
      </w:r>
      <w:r w:rsidR="41DE7424" w:rsidRPr="001413C4">
        <w:rPr>
          <w:lang w:val="es-CR"/>
          <w:rPrChange w:id="353" w:author="Danielle Martin" w:date="2024-12-19T01:05:00Z">
            <w:rPr/>
          </w:rPrChange>
        </w:rPr>
        <w:t xml:space="preserve">, </w:t>
      </w:r>
      <w:r w:rsidR="005871A5" w:rsidRPr="001413C4">
        <w:rPr>
          <w:lang w:val="es-CR"/>
          <w:rPrChange w:id="354" w:author="Danielle Martin" w:date="2024-12-19T01:05:00Z">
            <w:rPr/>
          </w:rPrChange>
        </w:rPr>
        <w:t xml:space="preserve">razonable </w:t>
      </w:r>
      <w:r w:rsidRPr="001413C4">
        <w:rPr>
          <w:lang w:val="es-CR"/>
          <w:rPrChange w:id="355" w:author="Danielle Martin" w:date="2024-12-19T01:05:00Z">
            <w:rPr/>
          </w:rPrChange>
        </w:rPr>
        <w:t xml:space="preserve">y apropiado; </w:t>
      </w:r>
    </w:p>
    <w:p w14:paraId="5D88CA3B" w14:textId="77777777" w:rsidR="00441859" w:rsidRPr="001413C4" w:rsidRDefault="00DE7F5C">
      <w:pPr>
        <w:pStyle w:val="Prrafodelista"/>
        <w:numPr>
          <w:ilvl w:val="0"/>
          <w:numId w:val="31"/>
        </w:numPr>
        <w:spacing w:line="360" w:lineRule="auto"/>
        <w:jc w:val="both"/>
        <w:rPr>
          <w:lang w:val="es-CR"/>
          <w:rPrChange w:id="356" w:author="Danielle Martin" w:date="2024-12-19T01:05:00Z">
            <w:rPr/>
          </w:rPrChange>
        </w:rPr>
      </w:pPr>
      <w:r w:rsidRPr="001413C4">
        <w:rPr>
          <w:lang w:val="es-CR"/>
          <w:rPrChange w:id="357" w:author="Danielle Martin" w:date="2024-12-19T01:05:00Z">
            <w:rPr/>
          </w:rPrChange>
        </w:rPr>
        <w:t xml:space="preserve">El artículo no está disponible actualmente; </w:t>
      </w:r>
    </w:p>
    <w:p w14:paraId="63C312E5" w14:textId="77777777" w:rsidR="00441859" w:rsidRPr="001413C4" w:rsidRDefault="00DE7F5C">
      <w:pPr>
        <w:pStyle w:val="Prrafodelista"/>
        <w:numPr>
          <w:ilvl w:val="0"/>
          <w:numId w:val="31"/>
        </w:numPr>
        <w:spacing w:line="360" w:lineRule="auto"/>
        <w:jc w:val="both"/>
        <w:rPr>
          <w:lang w:val="es-CR"/>
          <w:rPrChange w:id="358" w:author="Danielle Martin" w:date="2024-12-19T01:05:00Z">
            <w:rPr/>
          </w:rPrChange>
        </w:rPr>
      </w:pPr>
      <w:r w:rsidRPr="001413C4">
        <w:rPr>
          <w:lang w:val="es-CR"/>
          <w:rPrChange w:id="359" w:author="Danielle Martin" w:date="2024-12-19T01:05:00Z">
            <w:rPr/>
          </w:rPrChange>
        </w:rPr>
        <w:t xml:space="preserve">Las especificaciones técnicas son correctas y están suficientemente detalladas; </w:t>
      </w:r>
    </w:p>
    <w:p w14:paraId="4DB8D6BF" w14:textId="77777777" w:rsidR="00441859" w:rsidRPr="001413C4" w:rsidRDefault="00DE7F5C">
      <w:pPr>
        <w:pStyle w:val="Prrafodelista"/>
        <w:numPr>
          <w:ilvl w:val="0"/>
          <w:numId w:val="31"/>
        </w:numPr>
        <w:spacing w:line="360" w:lineRule="auto"/>
        <w:jc w:val="both"/>
        <w:rPr>
          <w:lang w:val="es-CR"/>
          <w:rPrChange w:id="360" w:author="Danielle Martin" w:date="2024-12-19T01:05:00Z">
            <w:rPr/>
          </w:rPrChange>
        </w:rPr>
      </w:pPr>
      <w:r w:rsidRPr="001413C4">
        <w:rPr>
          <w:lang w:val="es-CR"/>
          <w:rPrChange w:id="361" w:author="Danielle Martin" w:date="2024-12-19T01:05:00Z">
            <w:rPr/>
          </w:rPrChange>
        </w:rPr>
        <w:t xml:space="preserve">Los formularios requeridos están completos; </w:t>
      </w:r>
    </w:p>
    <w:p w14:paraId="47134B62" w14:textId="77777777" w:rsidR="00441859" w:rsidRPr="001413C4" w:rsidRDefault="00DE7F5C">
      <w:pPr>
        <w:pStyle w:val="Prrafodelista"/>
        <w:numPr>
          <w:ilvl w:val="0"/>
          <w:numId w:val="31"/>
        </w:numPr>
        <w:spacing w:line="360" w:lineRule="auto"/>
        <w:jc w:val="both"/>
        <w:rPr>
          <w:lang w:val="es-CR"/>
          <w:rPrChange w:id="362" w:author="Danielle Martin" w:date="2024-12-19T01:05:00Z">
            <w:rPr/>
          </w:rPrChange>
        </w:rPr>
      </w:pPr>
      <w:r w:rsidRPr="001413C4">
        <w:rPr>
          <w:lang w:val="es-CR"/>
          <w:rPrChange w:id="363" w:author="Danielle Martin" w:date="2024-12-19T01:05:00Z">
            <w:rPr/>
          </w:rPrChange>
        </w:rPr>
        <w:t xml:space="preserve">Hay fondos disponibles en el presupuesto; </w:t>
      </w:r>
    </w:p>
    <w:p w14:paraId="4A3FBAF4" w14:textId="77777777" w:rsidR="00441859" w:rsidRPr="001413C4" w:rsidRDefault="00DE7F5C">
      <w:pPr>
        <w:pStyle w:val="Prrafodelista"/>
        <w:numPr>
          <w:ilvl w:val="0"/>
          <w:numId w:val="31"/>
        </w:numPr>
        <w:spacing w:line="360" w:lineRule="auto"/>
        <w:jc w:val="both"/>
        <w:rPr>
          <w:lang w:val="es-CR"/>
          <w:rPrChange w:id="364" w:author="Danielle Martin" w:date="2024-12-19T01:05:00Z">
            <w:rPr/>
          </w:rPrChange>
        </w:rPr>
      </w:pPr>
      <w:r w:rsidRPr="001413C4">
        <w:rPr>
          <w:lang w:val="es-CR"/>
          <w:rPrChange w:id="365" w:author="Danielle Martin" w:date="2024-12-19T01:05:00Z">
            <w:rPr/>
          </w:rPrChange>
        </w:rPr>
        <w:t>El gasto se ajusta a las políticas y procedimientos de Partners.</w:t>
      </w:r>
    </w:p>
    <w:p w14:paraId="781738E7" w14:textId="77777777" w:rsidR="00B02D8A" w:rsidRPr="001413C4" w:rsidRDefault="00B02D8A" w:rsidP="00B66454">
      <w:pPr>
        <w:pStyle w:val="Prrafodelista"/>
        <w:spacing w:line="360" w:lineRule="auto"/>
        <w:jc w:val="both"/>
        <w:rPr>
          <w:lang w:val="es-CR"/>
          <w:rPrChange w:id="366" w:author="Danielle Martin" w:date="2024-12-19T01:05:00Z">
            <w:rPr/>
          </w:rPrChange>
        </w:rPr>
      </w:pPr>
    </w:p>
    <w:p w14:paraId="09F40001" w14:textId="77777777" w:rsidR="00441859" w:rsidRPr="001413C4" w:rsidRDefault="00DE7F5C">
      <w:pPr>
        <w:spacing w:line="360" w:lineRule="auto"/>
        <w:jc w:val="both"/>
        <w:rPr>
          <w:lang w:val="es-CR"/>
          <w:rPrChange w:id="367" w:author="Danielle Martin" w:date="2024-12-19T01:05:00Z">
            <w:rPr/>
          </w:rPrChange>
        </w:rPr>
      </w:pPr>
      <w:r w:rsidRPr="001413C4">
        <w:rPr>
          <w:lang w:val="es-CR"/>
          <w:rPrChange w:id="368" w:author="Danielle Martin" w:date="2024-12-19T01:05:00Z">
            <w:rPr/>
          </w:rPrChange>
        </w:rPr>
        <w:t xml:space="preserve">La revisión financiera es una comprobación del cumplimiento y no una autoridad de aprobación. El objetivo principal de la revisión financiera es garantizar que se tienen en cuenta todos los aspectos financieros y de cumplimiento del compromiso. </w:t>
      </w:r>
      <w:r w:rsidR="00C22472" w:rsidRPr="001413C4">
        <w:rPr>
          <w:lang w:val="es-CR"/>
          <w:rPrChange w:id="369" w:author="Danielle Martin" w:date="2024-12-19T01:05:00Z">
            <w:rPr/>
          </w:rPrChange>
        </w:rPr>
        <w:t xml:space="preserve">La firma del revisor financiero debe formar parte de la cadena de firmas en todos los formularios que requieran la intervención de la sección de finanzas (como PayRF, dietas, gastos de viaje, etc.). El representante financiero tiene autoridad para rechazar cualquier formulario incorrecto o incompleto presentado para su revisión. </w:t>
      </w:r>
      <w:r w:rsidRPr="001413C4">
        <w:rPr>
          <w:lang w:val="es-CR"/>
          <w:rPrChange w:id="370" w:author="Danielle Martin" w:date="2024-12-19T01:05:00Z">
            <w:rPr/>
          </w:rPrChange>
        </w:rPr>
        <w:t xml:space="preserve">El responsable financiero </w:t>
      </w:r>
      <w:r w:rsidR="00A515FC" w:rsidRPr="001413C4">
        <w:rPr>
          <w:lang w:val="es-CR"/>
          <w:rPrChange w:id="371" w:author="Danielle Martin" w:date="2024-12-19T01:05:00Z">
            <w:rPr/>
          </w:rPrChange>
        </w:rPr>
        <w:t>de la OC</w:t>
      </w:r>
      <w:r w:rsidR="00415EBE" w:rsidRPr="001413C4">
        <w:rPr>
          <w:lang w:val="es-CR"/>
          <w:rPrChange w:id="372" w:author="Danielle Martin" w:date="2024-12-19T01:05:00Z">
            <w:rPr/>
          </w:rPrChange>
        </w:rPr>
        <w:t xml:space="preserve">, </w:t>
      </w:r>
      <w:r w:rsidRPr="001413C4">
        <w:rPr>
          <w:lang w:val="es-CR"/>
          <w:rPrChange w:id="373" w:author="Danielle Martin" w:date="2024-12-19T01:05:00Z">
            <w:rPr/>
          </w:rPrChange>
        </w:rPr>
        <w:t>al firmar</w:t>
      </w:r>
      <w:r w:rsidR="00415EBE" w:rsidRPr="001413C4">
        <w:rPr>
          <w:lang w:val="es-CR"/>
          <w:rPrChange w:id="374" w:author="Danielle Martin" w:date="2024-12-19T01:05:00Z">
            <w:rPr/>
          </w:rPrChange>
        </w:rPr>
        <w:t xml:space="preserve">, </w:t>
      </w:r>
      <w:r w:rsidRPr="001413C4">
        <w:rPr>
          <w:lang w:val="es-CR"/>
          <w:rPrChange w:id="375" w:author="Danielle Martin" w:date="2024-12-19T01:05:00Z">
            <w:rPr/>
          </w:rPrChange>
        </w:rPr>
        <w:t>está confirmando que:</w:t>
      </w:r>
    </w:p>
    <w:p w14:paraId="32830FB9" w14:textId="77777777" w:rsidR="00CF3782" w:rsidRPr="001413C4" w:rsidRDefault="00CF3782" w:rsidP="00B66454">
      <w:pPr>
        <w:spacing w:line="360" w:lineRule="auto"/>
        <w:jc w:val="both"/>
        <w:rPr>
          <w:lang w:val="es-CR"/>
          <w:rPrChange w:id="376" w:author="Danielle Martin" w:date="2024-12-19T01:05:00Z">
            <w:rPr/>
          </w:rPrChange>
        </w:rPr>
      </w:pPr>
    </w:p>
    <w:p w14:paraId="70B0E646" w14:textId="77777777" w:rsidR="00441859" w:rsidRPr="001413C4" w:rsidRDefault="00DE7F5C">
      <w:pPr>
        <w:pStyle w:val="Prrafodelista"/>
        <w:numPr>
          <w:ilvl w:val="0"/>
          <w:numId w:val="32"/>
        </w:numPr>
        <w:spacing w:line="360" w:lineRule="auto"/>
        <w:jc w:val="both"/>
        <w:rPr>
          <w:lang w:val="es-CR"/>
          <w:rPrChange w:id="377" w:author="Danielle Martin" w:date="2024-12-19T01:05:00Z">
            <w:rPr/>
          </w:rPrChange>
        </w:rPr>
      </w:pPr>
      <w:r w:rsidRPr="001413C4">
        <w:rPr>
          <w:lang w:val="es-CR"/>
          <w:rPrChange w:id="378" w:author="Danielle Martin" w:date="2024-12-19T01:05:00Z">
            <w:rPr/>
          </w:rPrChange>
        </w:rPr>
        <w:t xml:space="preserve">El gasto ha sido autorizado por el ordenador competente; </w:t>
      </w:r>
    </w:p>
    <w:p w14:paraId="4D7F094F" w14:textId="77777777" w:rsidR="00441859" w:rsidRPr="001413C4" w:rsidRDefault="00DE7F5C">
      <w:pPr>
        <w:pStyle w:val="Prrafodelista"/>
        <w:numPr>
          <w:ilvl w:val="0"/>
          <w:numId w:val="32"/>
        </w:numPr>
        <w:spacing w:line="360" w:lineRule="auto"/>
        <w:jc w:val="both"/>
        <w:rPr>
          <w:lang w:val="es-CR"/>
          <w:rPrChange w:id="379" w:author="Danielle Martin" w:date="2024-12-19T01:05:00Z">
            <w:rPr/>
          </w:rPrChange>
        </w:rPr>
      </w:pPr>
      <w:r w:rsidRPr="001413C4">
        <w:rPr>
          <w:lang w:val="es-CR"/>
          <w:rPrChange w:id="380" w:author="Danielle Martin" w:date="2024-12-19T01:05:00Z">
            <w:rPr/>
          </w:rPrChange>
        </w:rPr>
        <w:t xml:space="preserve">El gasto se ajusta a las directrices presupuestarias; </w:t>
      </w:r>
    </w:p>
    <w:p w14:paraId="1D94FB89" w14:textId="77777777" w:rsidR="00441859" w:rsidRPr="001413C4" w:rsidRDefault="00DE7F5C">
      <w:pPr>
        <w:pStyle w:val="Prrafodelista"/>
        <w:numPr>
          <w:ilvl w:val="0"/>
          <w:numId w:val="32"/>
        </w:numPr>
        <w:spacing w:line="360" w:lineRule="auto"/>
        <w:jc w:val="both"/>
        <w:rPr>
          <w:lang w:val="es-CR"/>
          <w:rPrChange w:id="381" w:author="Danielle Martin" w:date="2024-12-19T01:05:00Z">
            <w:rPr/>
          </w:rPrChange>
        </w:rPr>
      </w:pPr>
      <w:r w:rsidRPr="001413C4">
        <w:rPr>
          <w:lang w:val="es-CR"/>
          <w:rPrChange w:id="382" w:author="Danielle Martin" w:date="2024-12-19T01:05:00Z">
            <w:rPr/>
          </w:rPrChange>
        </w:rPr>
        <w:t xml:space="preserve">El gasto se ajusta a las políticas de los socios y de los donantes; </w:t>
      </w:r>
    </w:p>
    <w:p w14:paraId="77827675" w14:textId="77777777" w:rsidR="00441859" w:rsidRPr="001413C4" w:rsidRDefault="00DE7F5C">
      <w:pPr>
        <w:pStyle w:val="Prrafodelista"/>
        <w:numPr>
          <w:ilvl w:val="0"/>
          <w:numId w:val="32"/>
        </w:numPr>
        <w:spacing w:line="360" w:lineRule="auto"/>
        <w:jc w:val="both"/>
        <w:rPr>
          <w:lang w:val="es-CR"/>
          <w:rPrChange w:id="383" w:author="Danielle Martin" w:date="2024-12-19T01:05:00Z">
            <w:rPr/>
          </w:rPrChange>
        </w:rPr>
      </w:pPr>
      <w:r w:rsidRPr="001413C4">
        <w:rPr>
          <w:lang w:val="es-CR"/>
          <w:rPrChange w:id="384" w:author="Danielle Martin" w:date="2024-12-19T01:05:00Z">
            <w:rPr/>
          </w:rPrChange>
        </w:rPr>
        <w:t xml:space="preserve">El gasto se ha codificado correctamente; </w:t>
      </w:r>
    </w:p>
    <w:p w14:paraId="63074F7A" w14:textId="77777777" w:rsidR="00441859" w:rsidRDefault="00DE7F5C">
      <w:pPr>
        <w:pStyle w:val="Prrafodelista"/>
        <w:numPr>
          <w:ilvl w:val="0"/>
          <w:numId w:val="32"/>
        </w:numPr>
        <w:spacing w:line="360" w:lineRule="auto"/>
        <w:jc w:val="both"/>
      </w:pPr>
      <w:r w:rsidRPr="00D03C7A">
        <w:t xml:space="preserve">Los cálculos son correctos; </w:t>
      </w:r>
    </w:p>
    <w:p w14:paraId="2A80E798" w14:textId="77777777" w:rsidR="00441859" w:rsidRPr="001413C4" w:rsidRDefault="00DE7F5C">
      <w:pPr>
        <w:pStyle w:val="Prrafodelista"/>
        <w:numPr>
          <w:ilvl w:val="0"/>
          <w:numId w:val="32"/>
        </w:numPr>
        <w:spacing w:line="360" w:lineRule="auto"/>
        <w:jc w:val="both"/>
        <w:rPr>
          <w:lang w:val="es-CR"/>
          <w:rPrChange w:id="385" w:author="Danielle Martin" w:date="2024-12-19T01:05:00Z">
            <w:rPr/>
          </w:rPrChange>
        </w:rPr>
      </w:pPr>
      <w:r w:rsidRPr="001413C4">
        <w:rPr>
          <w:lang w:val="es-CR"/>
          <w:rPrChange w:id="386" w:author="Danielle Martin" w:date="2024-12-19T01:05:00Z">
            <w:rPr/>
          </w:rPrChange>
        </w:rPr>
        <w:t>La documentación justificativa requerida está en orden y explica adecuadamente la transacción; y</w:t>
      </w:r>
    </w:p>
    <w:p w14:paraId="2E4177C1" w14:textId="77777777" w:rsidR="00441859" w:rsidRPr="001413C4" w:rsidRDefault="00DE7F5C">
      <w:pPr>
        <w:pStyle w:val="Prrafodelista"/>
        <w:numPr>
          <w:ilvl w:val="0"/>
          <w:numId w:val="32"/>
        </w:numPr>
        <w:spacing w:line="360" w:lineRule="auto"/>
        <w:jc w:val="both"/>
        <w:rPr>
          <w:lang w:val="es-CR"/>
          <w:rPrChange w:id="387" w:author="Danielle Martin" w:date="2024-12-19T01:05:00Z">
            <w:rPr/>
          </w:rPrChange>
        </w:rPr>
      </w:pPr>
      <w:r w:rsidRPr="001413C4">
        <w:rPr>
          <w:lang w:val="es-CR"/>
          <w:rPrChange w:id="388" w:author="Danielle Martin" w:date="2024-12-19T01:05:00Z">
            <w:rPr/>
          </w:rPrChange>
        </w:rPr>
        <w:lastRenderedPageBreak/>
        <w:t xml:space="preserve">Todos los pagos, ya sea por cheque, transferencia bancaria, etc., </w:t>
      </w:r>
      <w:r w:rsidR="000E140A" w:rsidRPr="001413C4">
        <w:rPr>
          <w:lang w:val="es-CR"/>
          <w:rPrChange w:id="389" w:author="Danielle Martin" w:date="2024-12-19T01:05:00Z">
            <w:rPr/>
          </w:rPrChange>
        </w:rPr>
        <w:t xml:space="preserve">serán pagados </w:t>
      </w:r>
      <w:r w:rsidRPr="001413C4">
        <w:rPr>
          <w:lang w:val="es-CR"/>
          <w:rPrChange w:id="390" w:author="Danielle Martin" w:date="2024-12-19T01:05:00Z">
            <w:rPr/>
          </w:rPrChange>
        </w:rPr>
        <w:t xml:space="preserve">a la parte que aparece en los registros de adquisición y/u otra documentación de aprobación. Los cheques o transferencias no pueden ser girados a terceras personas o empleados de Partners </w:t>
      </w:r>
      <w:r w:rsidR="004C17AF" w:rsidRPr="001413C4">
        <w:rPr>
          <w:lang w:val="es-CR"/>
          <w:rPrChange w:id="391" w:author="Danielle Martin" w:date="2024-12-19T01:05:00Z">
            <w:rPr/>
          </w:rPrChange>
        </w:rPr>
        <w:t xml:space="preserve">(ya sea Partners HQ o </w:t>
      </w:r>
      <w:r w:rsidR="003C5719" w:rsidRPr="001413C4">
        <w:rPr>
          <w:lang w:val="es-CR"/>
          <w:rPrChange w:id="392" w:author="Danielle Martin" w:date="2024-12-19T01:05:00Z">
            <w:rPr/>
          </w:rPrChange>
        </w:rPr>
        <w:t xml:space="preserve">Partners </w:t>
      </w:r>
      <w:r w:rsidR="00F3070E" w:rsidRPr="001413C4">
        <w:rPr>
          <w:lang w:val="es-CR"/>
          <w:rPrChange w:id="393" w:author="Danielle Martin" w:date="2024-12-19T01:05:00Z">
            <w:rPr/>
          </w:rPrChange>
        </w:rPr>
        <w:t>Colombia</w:t>
      </w:r>
      <w:r w:rsidR="004C17AF" w:rsidRPr="001413C4">
        <w:rPr>
          <w:lang w:val="es-CR"/>
          <w:rPrChange w:id="394" w:author="Danielle Martin" w:date="2024-12-19T01:05:00Z">
            <w:rPr/>
          </w:rPrChange>
        </w:rPr>
        <w:t xml:space="preserve">) </w:t>
      </w:r>
      <w:r w:rsidRPr="001413C4">
        <w:rPr>
          <w:lang w:val="es-CR"/>
          <w:rPrChange w:id="395" w:author="Danielle Martin" w:date="2024-12-19T01:05:00Z">
            <w:rPr/>
          </w:rPrChange>
        </w:rPr>
        <w:t xml:space="preserve">para ser cobrados en nombre del proveedor. Cualquier excepción debe ser aprobada por escrito por el </w:t>
      </w:r>
      <w:r w:rsidR="00497483" w:rsidRPr="001413C4">
        <w:rPr>
          <w:lang w:val="es-CR"/>
          <w:rPrChange w:id="396" w:author="Danielle Martin" w:date="2024-12-19T01:05:00Z">
            <w:rPr/>
          </w:rPrChange>
        </w:rPr>
        <w:t>Director Financiero (</w:t>
      </w:r>
      <w:r w:rsidR="00AB1E11" w:rsidRPr="001413C4">
        <w:rPr>
          <w:lang w:val="es-CR"/>
          <w:rPrChange w:id="397" w:author="Danielle Martin" w:date="2024-12-19T01:05:00Z">
            <w:rPr/>
          </w:rPrChange>
        </w:rPr>
        <w:t>CFO</w:t>
      </w:r>
      <w:r w:rsidR="00497483" w:rsidRPr="001413C4">
        <w:rPr>
          <w:lang w:val="es-CR"/>
          <w:rPrChange w:id="398" w:author="Danielle Martin" w:date="2024-12-19T01:05:00Z">
            <w:rPr/>
          </w:rPrChange>
        </w:rPr>
        <w:t xml:space="preserve">) </w:t>
      </w:r>
      <w:r w:rsidRPr="001413C4">
        <w:rPr>
          <w:lang w:val="es-CR"/>
          <w:rPrChange w:id="399" w:author="Danielle Martin" w:date="2024-12-19T01:05:00Z">
            <w:rPr/>
          </w:rPrChange>
        </w:rPr>
        <w:t xml:space="preserve">o el Presidente </w:t>
      </w:r>
      <w:r w:rsidR="00497483" w:rsidRPr="001413C4">
        <w:rPr>
          <w:lang w:val="es-CR"/>
          <w:rPrChange w:id="400" w:author="Danielle Martin" w:date="2024-12-19T01:05:00Z">
            <w:rPr/>
          </w:rPrChange>
        </w:rPr>
        <w:t>&amp; CEO</w:t>
      </w:r>
      <w:r w:rsidRPr="001413C4">
        <w:rPr>
          <w:lang w:val="es-CR"/>
          <w:rPrChange w:id="401" w:author="Danielle Martin" w:date="2024-12-19T01:05:00Z">
            <w:rPr/>
          </w:rPrChange>
        </w:rPr>
        <w:t>.</w:t>
      </w:r>
    </w:p>
    <w:p w14:paraId="209BF02C" w14:textId="77777777" w:rsidR="00441859" w:rsidRPr="001413C4" w:rsidRDefault="00DE7F5C">
      <w:pPr>
        <w:pStyle w:val="Prrafodelista"/>
        <w:numPr>
          <w:ilvl w:val="0"/>
          <w:numId w:val="32"/>
        </w:numPr>
        <w:spacing w:line="360" w:lineRule="auto"/>
        <w:jc w:val="both"/>
        <w:rPr>
          <w:lang w:val="es-CR"/>
          <w:rPrChange w:id="402" w:author="Danielle Martin" w:date="2024-12-19T01:05:00Z">
            <w:rPr/>
          </w:rPrChange>
        </w:rPr>
      </w:pPr>
      <w:r w:rsidRPr="001413C4">
        <w:rPr>
          <w:lang w:val="es-CR"/>
          <w:rPrChange w:id="403" w:author="Danielle Martin" w:date="2024-12-19T01:05:00Z">
            <w:rPr/>
          </w:rPrChange>
        </w:rPr>
        <w:t>Todos los gastos se registran al coste total y no netos de impuestos, etc.</w:t>
      </w:r>
    </w:p>
    <w:p w14:paraId="3A7D9F0E" w14:textId="77777777" w:rsidR="00AB59E5" w:rsidRPr="001413C4" w:rsidRDefault="00AB59E5" w:rsidP="005429D4">
      <w:pPr>
        <w:pStyle w:val="Prrafodelista"/>
        <w:spacing w:line="360" w:lineRule="auto"/>
        <w:jc w:val="both"/>
        <w:rPr>
          <w:lang w:val="es-CR"/>
          <w:rPrChange w:id="404" w:author="Danielle Martin" w:date="2024-12-19T01:05:00Z">
            <w:rPr/>
          </w:rPrChange>
        </w:rPr>
      </w:pPr>
    </w:p>
    <w:p w14:paraId="19597F49" w14:textId="77777777" w:rsidR="00441859" w:rsidRPr="001413C4" w:rsidRDefault="00DE7F5C">
      <w:pPr>
        <w:spacing w:line="360" w:lineRule="auto"/>
        <w:jc w:val="both"/>
        <w:rPr>
          <w:lang w:val="es-CR"/>
          <w:rPrChange w:id="405" w:author="Danielle Martin" w:date="2024-12-19T01:05:00Z">
            <w:rPr/>
          </w:rPrChange>
        </w:rPr>
      </w:pPr>
      <w:r w:rsidRPr="001413C4">
        <w:rPr>
          <w:lang w:val="es-CR"/>
          <w:rPrChange w:id="406" w:author="Danielle Martin" w:date="2024-12-19T01:05:00Z">
            <w:rPr/>
          </w:rPrChange>
        </w:rPr>
        <w:t>La firma original en un documento original es el método requerido para documentar una aprobación o revisión</w:t>
      </w:r>
      <w:r w:rsidR="008B4CB6" w:rsidRPr="001413C4">
        <w:rPr>
          <w:lang w:val="es-CR"/>
          <w:rPrChange w:id="407" w:author="Danielle Martin" w:date="2024-12-19T01:05:00Z">
            <w:rPr/>
          </w:rPrChange>
        </w:rPr>
        <w:t xml:space="preserve">, incluidas las firmas electrónicas </w:t>
      </w:r>
      <w:r w:rsidRPr="001413C4">
        <w:rPr>
          <w:lang w:val="es-CR"/>
          <w:rPrChange w:id="408" w:author="Danielle Martin" w:date="2024-12-19T01:05:00Z">
            <w:rPr/>
          </w:rPrChange>
        </w:rPr>
        <w:t xml:space="preserve">originales. </w:t>
      </w:r>
      <w:r w:rsidR="00DD3C82" w:rsidRPr="001413C4">
        <w:rPr>
          <w:lang w:val="es-CR"/>
          <w:rPrChange w:id="409" w:author="Danielle Martin" w:date="2024-12-19T01:05:00Z">
            <w:rPr/>
          </w:rPrChange>
        </w:rPr>
        <w:t xml:space="preserve">Todas las transacciones deben contar con aprobación previa. Bajo ninguna circunstancia puede un ordenante aprobar sus propios gastos, incluido el </w:t>
      </w:r>
      <w:r w:rsidR="00CF3782" w:rsidRPr="001413C4">
        <w:rPr>
          <w:lang w:val="es-CR"/>
          <w:rPrChange w:id="410" w:author="Danielle Martin" w:date="2024-12-19T01:05:00Z">
            <w:rPr/>
          </w:rPrChange>
        </w:rPr>
        <w:t>DP</w:t>
      </w:r>
      <w:r w:rsidR="00DD3C82" w:rsidRPr="001413C4">
        <w:rPr>
          <w:lang w:val="es-CR"/>
          <w:rPrChange w:id="411" w:author="Danielle Martin" w:date="2024-12-19T01:05:00Z">
            <w:rPr/>
          </w:rPrChange>
        </w:rPr>
        <w:t>.</w:t>
      </w:r>
    </w:p>
    <w:p w14:paraId="1974C8F2" w14:textId="77777777" w:rsidR="00441859" w:rsidRPr="001413C4" w:rsidRDefault="00DE7F5C">
      <w:pPr>
        <w:spacing w:line="360" w:lineRule="auto"/>
        <w:jc w:val="both"/>
        <w:rPr>
          <w:lang w:val="es-CR"/>
          <w:rPrChange w:id="412" w:author="Danielle Martin" w:date="2024-12-19T01:05:00Z">
            <w:rPr/>
          </w:rPrChange>
        </w:rPr>
      </w:pPr>
      <w:r w:rsidRPr="001413C4">
        <w:rPr>
          <w:lang w:val="es-CR"/>
          <w:rPrChange w:id="413" w:author="Danielle Martin" w:date="2024-12-19T01:05:00Z">
            <w:rPr/>
          </w:rPrChange>
        </w:rPr>
        <w:t xml:space="preserve">Cuando el titular de la autoridad no se encuentre </w:t>
      </w:r>
      <w:r w:rsidR="003C5719" w:rsidRPr="001413C4">
        <w:rPr>
          <w:lang w:val="es-CR"/>
          <w:rPrChange w:id="414" w:author="Danielle Martin" w:date="2024-12-19T01:05:00Z">
            <w:rPr/>
          </w:rPrChange>
        </w:rPr>
        <w:t xml:space="preserve">en Partners </w:t>
      </w:r>
      <w:r w:rsidR="008F6566" w:rsidRPr="001413C4">
        <w:rPr>
          <w:lang w:val="es-CR"/>
          <w:rPrChange w:id="415" w:author="Danielle Martin" w:date="2024-12-19T01:05:00Z">
            <w:rPr/>
          </w:rPrChange>
        </w:rPr>
        <w:t xml:space="preserve">Colombia </w:t>
      </w:r>
      <w:r w:rsidRPr="001413C4">
        <w:rPr>
          <w:lang w:val="es-CR"/>
          <w:rPrChange w:id="416" w:author="Danielle Martin" w:date="2024-12-19T01:05:00Z">
            <w:rPr/>
          </w:rPrChange>
        </w:rPr>
        <w:t xml:space="preserve">o cuando se requiera una aprobación debido a una ausencia temporal (viaje, vacaciones, enfermedad, etc.), se debe buscar el siguiente nivel de autoridad en esa oficina para las aprobaciones que la parte ausente hubiera hecho normalmente. </w:t>
      </w:r>
    </w:p>
    <w:p w14:paraId="22F009DE" w14:textId="77777777" w:rsidR="00CF3782" w:rsidRPr="001413C4" w:rsidRDefault="00CF3782" w:rsidP="00B66454">
      <w:pPr>
        <w:spacing w:line="360" w:lineRule="auto"/>
        <w:jc w:val="both"/>
        <w:rPr>
          <w:lang w:val="es-CR"/>
          <w:rPrChange w:id="417" w:author="Danielle Martin" w:date="2024-12-19T01:05:00Z">
            <w:rPr/>
          </w:rPrChange>
        </w:rPr>
      </w:pPr>
    </w:p>
    <w:p w14:paraId="304DB2F3" w14:textId="77777777" w:rsidR="00441859" w:rsidRPr="001413C4" w:rsidRDefault="00DE7F5C">
      <w:pPr>
        <w:spacing w:line="360" w:lineRule="auto"/>
        <w:jc w:val="both"/>
        <w:rPr>
          <w:lang w:val="es-CR"/>
          <w:rPrChange w:id="418" w:author="Danielle Martin" w:date="2024-12-19T01:05:00Z">
            <w:rPr/>
          </w:rPrChange>
        </w:rPr>
      </w:pPr>
      <w:r w:rsidRPr="001413C4">
        <w:rPr>
          <w:lang w:val="es-CR"/>
          <w:rPrChange w:id="419" w:author="Danielle Martin" w:date="2024-12-19T01:05:00Z">
            <w:rPr/>
          </w:rPrChange>
        </w:rPr>
        <w:t xml:space="preserve">Todas las aprobaciones se obtienen a través de </w:t>
      </w:r>
      <w:r w:rsidR="00AF7C29" w:rsidRPr="001413C4">
        <w:rPr>
          <w:rFonts w:cs="Times New Roman"/>
          <w:lang w:val="es-CR"/>
          <w:rPrChange w:id="420" w:author="Danielle Martin" w:date="2024-12-19T01:05:00Z">
            <w:rPr>
              <w:rFonts w:cs="Times New Roman"/>
            </w:rPr>
          </w:rPrChange>
        </w:rPr>
        <w:t xml:space="preserve">la plataforma de firma electrónica </w:t>
      </w:r>
      <w:r w:rsidR="001413C4">
        <w:fldChar w:fldCharType="begin"/>
      </w:r>
      <w:r w:rsidR="001413C4" w:rsidRPr="001413C4">
        <w:rPr>
          <w:lang w:val="es-CR"/>
          <w:rPrChange w:id="421" w:author="Danielle Martin" w:date="2024-12-19T01:05:00Z">
            <w:rPr/>
          </w:rPrChange>
        </w:rPr>
        <w:instrText xml:space="preserve"> HYPERLINK "https://www.pandadoc.com/" </w:instrText>
      </w:r>
      <w:r w:rsidR="001413C4">
        <w:fldChar w:fldCharType="separate"/>
      </w:r>
      <w:r w:rsidR="00AF7C29" w:rsidRPr="001413C4">
        <w:rPr>
          <w:rStyle w:val="Hipervnculo"/>
          <w:rFonts w:cs="Times New Roman"/>
          <w:lang w:val="es-CR"/>
          <w:rPrChange w:id="422" w:author="Danielle Martin" w:date="2024-12-19T01:05:00Z">
            <w:rPr>
              <w:rStyle w:val="Hipervnculo"/>
              <w:rFonts w:cs="Times New Roman"/>
            </w:rPr>
          </w:rPrChange>
        </w:rPr>
        <w:t>PandaDoc</w:t>
      </w:r>
      <w:r w:rsidR="001413C4">
        <w:rPr>
          <w:rStyle w:val="Hipervnculo"/>
          <w:rFonts w:cs="Times New Roman"/>
        </w:rPr>
        <w:fldChar w:fldCharType="end"/>
      </w:r>
      <w:r w:rsidR="00E175F1" w:rsidRPr="001413C4">
        <w:rPr>
          <w:lang w:val="es-CR"/>
          <w:rPrChange w:id="423" w:author="Danielle Martin" w:date="2024-12-19T01:05:00Z">
            <w:rPr/>
          </w:rPrChange>
        </w:rPr>
        <w:t>.</w:t>
      </w:r>
    </w:p>
    <w:p w14:paraId="2FD6CF3F" w14:textId="77777777" w:rsidR="00441859" w:rsidRPr="001413C4" w:rsidRDefault="00DE7F5C">
      <w:pPr>
        <w:pStyle w:val="Ttulo1"/>
        <w:rPr>
          <w:lang w:val="es-CR"/>
          <w:rPrChange w:id="424" w:author="Danielle Martin" w:date="2024-12-19T01:05:00Z">
            <w:rPr/>
          </w:rPrChange>
        </w:rPr>
      </w:pPr>
      <w:bookmarkStart w:id="425" w:name="_Toc185435190"/>
      <w:r w:rsidRPr="001413C4">
        <w:rPr>
          <w:lang w:val="es-CR"/>
          <w:rPrChange w:id="426" w:author="Danielle Martin" w:date="2024-12-19T01:05:00Z">
            <w:rPr/>
          </w:rPrChange>
        </w:rPr>
        <w:t xml:space="preserve">3. </w:t>
      </w:r>
      <w:r w:rsidR="00A27B61" w:rsidRPr="001413C4">
        <w:rPr>
          <w:lang w:val="es-CR"/>
          <w:rPrChange w:id="427" w:author="Danielle Martin" w:date="2024-12-19T01:05:00Z">
            <w:rPr/>
          </w:rPrChange>
        </w:rPr>
        <w:t xml:space="preserve">Informes financieros y </w:t>
      </w:r>
      <w:r w:rsidRPr="001413C4">
        <w:rPr>
          <w:lang w:val="es-CR"/>
          <w:rPrChange w:id="428" w:author="Danielle Martin" w:date="2024-12-19T01:05:00Z">
            <w:rPr/>
          </w:rPrChange>
        </w:rPr>
        <w:t>conciliación de cuentas</w:t>
      </w:r>
      <w:bookmarkEnd w:id="425"/>
    </w:p>
    <w:p w14:paraId="5ED97BDA" w14:textId="77777777" w:rsidR="00441859" w:rsidRPr="001413C4" w:rsidRDefault="00DE7F5C">
      <w:pPr>
        <w:pStyle w:val="Ttulo2"/>
        <w:rPr>
          <w:lang w:val="es-CR"/>
          <w:rPrChange w:id="429" w:author="Danielle Martin" w:date="2024-12-19T01:05:00Z">
            <w:rPr/>
          </w:rPrChange>
        </w:rPr>
      </w:pPr>
      <w:bookmarkStart w:id="430" w:name="_3.1_Reconciliation_of"/>
      <w:bookmarkStart w:id="431" w:name="_Toc184806648"/>
      <w:bookmarkStart w:id="432" w:name="_Toc185435191"/>
      <w:bookmarkStart w:id="433" w:name="_Hlk184846767"/>
      <w:bookmarkEnd w:id="430"/>
      <w:r w:rsidRPr="001413C4">
        <w:rPr>
          <w:lang w:val="es-CR"/>
          <w:rPrChange w:id="434" w:author="Danielle Martin" w:date="2024-12-19T01:05:00Z">
            <w:rPr/>
          </w:rPrChange>
        </w:rPr>
        <w:t>3.1 Solicitudes de pago</w:t>
      </w:r>
      <w:bookmarkEnd w:id="431"/>
      <w:bookmarkEnd w:id="432"/>
    </w:p>
    <w:p w14:paraId="58713D79" w14:textId="77777777" w:rsidR="00441859" w:rsidRPr="001413C4" w:rsidRDefault="00DE7F5C">
      <w:pPr>
        <w:tabs>
          <w:tab w:val="left" w:pos="960"/>
        </w:tabs>
        <w:spacing w:after="120" w:line="360" w:lineRule="auto"/>
        <w:ind w:right="-20"/>
        <w:jc w:val="both"/>
        <w:rPr>
          <w:lang w:val="es-CR"/>
          <w:rPrChange w:id="435" w:author="Danielle Martin" w:date="2024-12-19T01:05:00Z">
            <w:rPr/>
          </w:rPrChange>
        </w:rPr>
      </w:pPr>
      <w:r w:rsidRPr="001413C4">
        <w:rPr>
          <w:lang w:val="es-CR"/>
          <w:rPrChange w:id="436" w:author="Danielle Martin" w:date="2024-12-19T01:05:00Z">
            <w:rPr/>
          </w:rPrChange>
        </w:rPr>
        <w:t xml:space="preserve">Para que el departamento financiero procese los pagos a un proveedor, se requiere la aprobación </w:t>
      </w:r>
      <w:r w:rsidR="00E5042B" w:rsidRPr="001413C4">
        <w:rPr>
          <w:lang w:val="es-CR"/>
          <w:rPrChange w:id="437" w:author="Danielle Martin" w:date="2024-12-19T01:05:00Z">
            <w:rPr/>
          </w:rPrChange>
        </w:rPr>
        <w:t xml:space="preserve">del PD/DCOP </w:t>
      </w:r>
      <w:r w:rsidRPr="001413C4">
        <w:rPr>
          <w:lang w:val="es-CR"/>
          <w:rPrChange w:id="438" w:author="Danielle Martin" w:date="2024-12-19T01:05:00Z">
            <w:rPr/>
          </w:rPrChange>
        </w:rPr>
        <w:t xml:space="preserve">o del HO, en función del importe previsto. La aprobación de las solicitudes de pago se realiza de acuerdo con </w:t>
      </w:r>
      <w:r w:rsidR="001413C4">
        <w:fldChar w:fldCharType="begin"/>
      </w:r>
      <w:r w:rsidR="001413C4" w:rsidRPr="001413C4">
        <w:rPr>
          <w:lang w:val="es-CR"/>
          <w:rPrChange w:id="439" w:author="Danielle Martin" w:date="2024-12-19T01:05:00Z">
            <w:rPr/>
          </w:rPrChange>
        </w:rPr>
        <w:instrText xml:space="preserve"> HYPERLINK "https://partnersnet107.sharepoint.com/:f:/s/FA/EgQm6AFdGkBFm7S9KgX09eYBe9LiPS9-o-9wEIR2WJjAKQ?e=RVn2OO" </w:instrText>
      </w:r>
      <w:r w:rsidR="001413C4">
        <w:fldChar w:fldCharType="separate"/>
      </w:r>
      <w:r w:rsidRPr="001413C4">
        <w:rPr>
          <w:rStyle w:val="Hipervnculo"/>
          <w:rFonts w:cs="Times New Roman"/>
          <w:lang w:val="es-CR"/>
          <w:rPrChange w:id="440" w:author="Danielle Martin" w:date="2024-12-19T01:05:00Z">
            <w:rPr>
              <w:rStyle w:val="Hipervnculo"/>
              <w:rFonts w:cs="Times New Roman"/>
            </w:rPr>
          </w:rPrChange>
        </w:rPr>
        <w:t>la Política de Delegación de Autoridad</w:t>
      </w:r>
      <w:r w:rsidR="001413C4">
        <w:rPr>
          <w:rStyle w:val="Hipervnculo"/>
          <w:rFonts w:cs="Times New Roman"/>
        </w:rPr>
        <w:fldChar w:fldCharType="end"/>
      </w:r>
      <w:r w:rsidRPr="001413C4">
        <w:rPr>
          <w:lang w:val="es-CR"/>
          <w:rPrChange w:id="441" w:author="Danielle Martin" w:date="2024-12-19T01:05:00Z">
            <w:rPr/>
          </w:rPrChange>
        </w:rPr>
        <w:t xml:space="preserve"> de Partners. </w:t>
      </w:r>
    </w:p>
    <w:p w14:paraId="0B503EA6" w14:textId="77777777" w:rsidR="00441859" w:rsidRPr="001413C4" w:rsidRDefault="00DE7F5C">
      <w:pPr>
        <w:tabs>
          <w:tab w:val="left" w:pos="960"/>
        </w:tabs>
        <w:spacing w:after="120" w:line="360" w:lineRule="auto"/>
        <w:ind w:right="-20"/>
        <w:jc w:val="both"/>
        <w:rPr>
          <w:lang w:val="es-CR"/>
          <w:rPrChange w:id="442" w:author="Danielle Martin" w:date="2024-12-19T01:05:00Z">
            <w:rPr/>
          </w:rPrChange>
        </w:rPr>
      </w:pPr>
      <w:r w:rsidRPr="001413C4">
        <w:rPr>
          <w:lang w:val="es-CR"/>
          <w:rPrChange w:id="443" w:author="Danielle Martin" w:date="2024-12-19T01:05:00Z">
            <w:rPr/>
          </w:rPrChange>
        </w:rPr>
        <w:t xml:space="preserve">El proceso de aprobación se completará mediante un </w:t>
      </w:r>
      <w:r w:rsidR="001413C4">
        <w:fldChar w:fldCharType="begin"/>
      </w:r>
      <w:r w:rsidR="001413C4" w:rsidRPr="001413C4">
        <w:rPr>
          <w:lang w:val="es-CR"/>
          <w:rPrChange w:id="444" w:author="Danielle Martin" w:date="2024-12-19T01:05:00Z">
            <w:rPr/>
          </w:rPrChange>
        </w:rPr>
        <w:instrText xml:space="preserve"> HYPERLINK "https://app.pandadoc.com/a/" \l "/templates-next?sortBy=name&amp;direction=asc&amp;displayMode=folders_first&amp;mainFilter=all&amp;folderId=SPWXfKcXJG94UkUq4vEYuC" </w:instrText>
      </w:r>
      <w:r w:rsidR="001413C4">
        <w:fldChar w:fldCharType="separate"/>
      </w:r>
      <w:r w:rsidRPr="001413C4">
        <w:rPr>
          <w:rStyle w:val="Hipervnculo"/>
          <w:lang w:val="es-CR"/>
          <w:rPrChange w:id="445" w:author="Danielle Martin" w:date="2024-12-19T01:05:00Z">
            <w:rPr>
              <w:rStyle w:val="Hipervnculo"/>
            </w:rPr>
          </w:rPrChange>
        </w:rPr>
        <w:t>formulario de solicitud de pago en PandaDoc</w:t>
      </w:r>
      <w:r w:rsidR="001413C4">
        <w:rPr>
          <w:rStyle w:val="Hipervnculo"/>
        </w:rPr>
        <w:fldChar w:fldCharType="end"/>
      </w:r>
      <w:r w:rsidRPr="001413C4">
        <w:rPr>
          <w:lang w:val="es-CR"/>
          <w:rPrChange w:id="446" w:author="Danielle Martin" w:date="2024-12-19T01:05:00Z">
            <w:rPr/>
          </w:rPrChange>
        </w:rPr>
        <w:t xml:space="preserve">. Los formularios de solicitud de pago se aplican a todas las compras realizadas desde cualquier cuenta bancaria, cuenta Airtm, cuenta PayPal o Western Union. El formulario de solicitud de pago no se aplica a las compras realizadas con la caja chica o cualquier tarjeta de crédito corporativa. Para los reembolsos de viajes, el personal sobre el terreno seguirá utilizando </w:t>
      </w:r>
      <w:r w:rsidR="001413C4">
        <w:fldChar w:fldCharType="begin"/>
      </w:r>
      <w:r w:rsidR="001413C4" w:rsidRPr="001413C4">
        <w:rPr>
          <w:lang w:val="es-CR"/>
          <w:rPrChange w:id="447" w:author="Danielle Martin" w:date="2024-12-19T01:05:00Z">
            <w:rPr/>
          </w:rPrChange>
        </w:rPr>
        <w:instrText xml:space="preserve"> HYPERLINK "https://www.replicon.com/" </w:instrText>
      </w:r>
      <w:r w:rsidR="001413C4">
        <w:fldChar w:fldCharType="separate"/>
      </w:r>
      <w:r w:rsidRPr="001413C4">
        <w:rPr>
          <w:rStyle w:val="Hipervnculo"/>
          <w:lang w:val="es-CR"/>
          <w:rPrChange w:id="448" w:author="Danielle Martin" w:date="2024-12-19T01:05:00Z">
            <w:rPr>
              <w:rStyle w:val="Hipervnculo"/>
            </w:rPr>
          </w:rPrChange>
        </w:rPr>
        <w:t>Replicon</w:t>
      </w:r>
      <w:r w:rsidR="001413C4">
        <w:rPr>
          <w:rStyle w:val="Hipervnculo"/>
        </w:rPr>
        <w:fldChar w:fldCharType="end"/>
      </w:r>
      <w:r w:rsidRPr="001413C4">
        <w:rPr>
          <w:lang w:val="es-CR"/>
          <w:rPrChange w:id="449" w:author="Danielle Martin" w:date="2024-12-19T01:05:00Z">
            <w:rPr/>
          </w:rPrChange>
        </w:rPr>
        <w:t xml:space="preserve"> para </w:t>
      </w:r>
      <w:r w:rsidRPr="001413C4">
        <w:rPr>
          <w:lang w:val="es-CR"/>
          <w:rPrChange w:id="450" w:author="Danielle Martin" w:date="2024-12-19T01:05:00Z">
            <w:rPr/>
          </w:rPrChange>
        </w:rPr>
        <w:lastRenderedPageBreak/>
        <w:t>presentar las solicitudes de reembolso, por lo que no necesitarán un formulario de solicitud de pago.</w:t>
      </w:r>
    </w:p>
    <w:p w14:paraId="20802B2B" w14:textId="77777777" w:rsidR="00441859" w:rsidRPr="001413C4" w:rsidRDefault="00DE7F5C">
      <w:pPr>
        <w:spacing w:line="360" w:lineRule="auto"/>
        <w:jc w:val="both"/>
        <w:rPr>
          <w:lang w:val="es-CR"/>
          <w:rPrChange w:id="451" w:author="Danielle Martin" w:date="2024-12-19T01:05:00Z">
            <w:rPr/>
          </w:rPrChange>
        </w:rPr>
      </w:pPr>
      <w:r w:rsidRPr="001413C4">
        <w:rPr>
          <w:lang w:val="es-CR"/>
          <w:rPrChange w:id="452" w:author="Danielle Martin" w:date="2024-12-19T01:05:00Z">
            <w:rPr/>
          </w:rPrChange>
        </w:rPr>
        <w:t xml:space="preserve">En </w:t>
      </w:r>
      <w:r w:rsidR="001413C4">
        <w:fldChar w:fldCharType="begin"/>
      </w:r>
      <w:r w:rsidR="001413C4" w:rsidRPr="001413C4">
        <w:rPr>
          <w:lang w:val="es-CR"/>
          <w:rPrChange w:id="453" w:author="Danielle Martin" w:date="2024-12-19T01:05:00Z">
            <w:rPr/>
          </w:rPrChange>
        </w:rPr>
        <w:instrText xml:space="preserve"> HYPERLINK "https://app.pandadoc.com/a/" \l "/templates-next?sortBy=name&amp;direction=asc&amp;displayMode=folders_first&amp;mainFilter=all&amp;folderId=9wijvmyVbjGGywhv7hcSnm" </w:instrText>
      </w:r>
      <w:r w:rsidR="001413C4">
        <w:fldChar w:fldCharType="separate"/>
      </w:r>
      <w:r w:rsidRPr="001413C4">
        <w:rPr>
          <w:rStyle w:val="Hipervnculo"/>
          <w:lang w:val="es-CR"/>
          <w:rPrChange w:id="454" w:author="Danielle Martin" w:date="2024-12-19T01:05:00Z">
            <w:rPr>
              <w:rStyle w:val="Hipervnculo"/>
            </w:rPr>
          </w:rPrChange>
        </w:rPr>
        <w:t>PandaDoc</w:t>
      </w:r>
      <w:r w:rsidR="001413C4">
        <w:rPr>
          <w:rStyle w:val="Hipervnculo"/>
        </w:rPr>
        <w:fldChar w:fldCharType="end"/>
      </w:r>
      <w:r w:rsidRPr="001413C4">
        <w:rPr>
          <w:lang w:val="es-CR"/>
          <w:rPrChange w:id="455" w:author="Danielle Martin" w:date="2024-12-19T01:05:00Z">
            <w:rPr/>
          </w:rPrChange>
        </w:rPr>
        <w:t xml:space="preserve">, el solicitante de pago debe iniciar el </w:t>
      </w:r>
      <w:r w:rsidR="001413C4">
        <w:fldChar w:fldCharType="begin"/>
      </w:r>
      <w:r w:rsidR="001413C4" w:rsidRPr="001413C4">
        <w:rPr>
          <w:lang w:val="es-CR"/>
          <w:rPrChange w:id="456" w:author="Danielle Martin" w:date="2024-12-19T01:05:00Z">
            <w:rPr/>
          </w:rPrChange>
        </w:rPr>
        <w:instrText xml:space="preserve"> HYPERLINK "https://app.pandadoc.com/a/" \l "/templates-next?sortBy=name&amp;direction=asc&amp;displayMode=folders_first&amp;mainFilter=all&amp;folderId=SPWXfKcXJG94UkUq4vEYuC" </w:instrText>
      </w:r>
      <w:r w:rsidR="001413C4">
        <w:fldChar w:fldCharType="separate"/>
      </w:r>
      <w:r w:rsidRPr="001413C4">
        <w:rPr>
          <w:rStyle w:val="Hipervnculo"/>
          <w:lang w:val="es-CR"/>
          <w:rPrChange w:id="457" w:author="Danielle Martin" w:date="2024-12-19T01:05:00Z">
            <w:rPr>
              <w:rStyle w:val="Hipervnculo"/>
            </w:rPr>
          </w:rPrChange>
        </w:rPr>
        <w:t>formulario de solicitud de pago</w:t>
      </w:r>
      <w:r w:rsidR="001413C4">
        <w:rPr>
          <w:rStyle w:val="Hipervnculo"/>
        </w:rPr>
        <w:fldChar w:fldCharType="end"/>
      </w:r>
      <w:r w:rsidRPr="001413C4">
        <w:rPr>
          <w:lang w:val="es-CR"/>
          <w:rPrChange w:id="458" w:author="Danielle Martin" w:date="2024-12-19T01:05:00Z">
            <w:rPr/>
          </w:rPrChange>
        </w:rPr>
        <w:t xml:space="preserve">. El formulario debe ser </w:t>
      </w:r>
      <w:r w:rsidR="006A738F" w:rsidRPr="001413C4">
        <w:rPr>
          <w:lang w:val="es-CR"/>
          <w:rPrChange w:id="459" w:author="Danielle Martin" w:date="2024-12-19T01:05:00Z">
            <w:rPr/>
          </w:rPrChange>
        </w:rPr>
        <w:t xml:space="preserve">enviado a PD/DCOP </w:t>
      </w:r>
      <w:r w:rsidRPr="001413C4">
        <w:rPr>
          <w:lang w:val="es-CR"/>
          <w:rPrChange w:id="460" w:author="Danielle Martin" w:date="2024-12-19T01:05:00Z">
            <w:rPr/>
          </w:rPrChange>
        </w:rPr>
        <w:t xml:space="preserve">o HO para su aprobación. Una vez aprobado, el formulario se enviará al Departamento Financiero para su auditoría y tramitación. </w:t>
      </w:r>
      <w:r w:rsidR="00057668" w:rsidRPr="001413C4">
        <w:rPr>
          <w:lang w:val="es-CR"/>
          <w:rPrChange w:id="461" w:author="Danielle Martin" w:date="2024-12-19T01:05:00Z">
            <w:rPr/>
          </w:rPrChange>
        </w:rPr>
        <w:t xml:space="preserve">El equipo financiero </w:t>
      </w:r>
      <w:r w:rsidR="005A30E0" w:rsidRPr="001413C4">
        <w:rPr>
          <w:lang w:val="es-CR"/>
          <w:rPrChange w:id="462" w:author="Danielle Martin" w:date="2024-12-19T01:05:00Z">
            <w:rPr/>
          </w:rPrChange>
        </w:rPr>
        <w:t xml:space="preserve">de la FO </w:t>
      </w:r>
      <w:r w:rsidR="00057668" w:rsidRPr="001413C4">
        <w:rPr>
          <w:lang w:val="es-CR"/>
          <w:rPrChange w:id="463" w:author="Danielle Martin" w:date="2024-12-19T01:05:00Z">
            <w:rPr/>
          </w:rPrChange>
        </w:rPr>
        <w:t xml:space="preserve">dispondrá de 48 horas laborables para tramitar el pago tras recibirlo. Si el representante de finanzas rechaza el PayRF, este plazo se reiniciará cuando el equipo de finanzas de la </w:t>
      </w:r>
      <w:r w:rsidR="005A30E0" w:rsidRPr="001413C4">
        <w:rPr>
          <w:lang w:val="es-CR"/>
          <w:rPrChange w:id="464" w:author="Danielle Martin" w:date="2024-12-19T01:05:00Z">
            <w:rPr/>
          </w:rPrChange>
        </w:rPr>
        <w:t>FO</w:t>
      </w:r>
      <w:r w:rsidR="00057668" w:rsidRPr="001413C4">
        <w:rPr>
          <w:lang w:val="es-CR"/>
          <w:rPrChange w:id="465" w:author="Danielle Martin" w:date="2024-12-19T01:05:00Z">
            <w:rPr/>
          </w:rPrChange>
        </w:rPr>
        <w:t xml:space="preserve"> reciba el PayRF actualizado. </w:t>
      </w:r>
      <w:r w:rsidRPr="001413C4">
        <w:rPr>
          <w:lang w:val="es-CR"/>
          <w:rPrChange w:id="466" w:author="Danielle Martin" w:date="2024-12-19T01:05:00Z">
            <w:rPr/>
          </w:rPrChange>
        </w:rPr>
        <w:t xml:space="preserve">El gestor financiero de la oficina fuera de la sede sólo efectuará pagos sobre comprobantes de gastos que hayan sido plenamente aprobados y que incluyan toda la documentación justificativa necesaria. El responsable financiero de la oficina de FO debe verificar y cotejar la factura del proveedor, la documentación justificativa, el expediente de contratación y la solicitud de pago firmada. Aunque normalmente están exentos de impuestos, si Partners </w:t>
      </w:r>
      <w:r w:rsidR="00BA3015" w:rsidRPr="001413C4">
        <w:rPr>
          <w:lang w:val="es-CR"/>
          <w:rPrChange w:id="467" w:author="Danielle Martin" w:date="2024-12-19T01:05:00Z">
            <w:rPr/>
          </w:rPrChange>
        </w:rPr>
        <w:t xml:space="preserve">Colombia </w:t>
      </w:r>
      <w:r w:rsidRPr="001413C4">
        <w:rPr>
          <w:lang w:val="es-CR"/>
          <w:rPrChange w:id="468" w:author="Danielle Martin" w:date="2024-12-19T01:05:00Z">
            <w:rPr/>
          </w:rPrChange>
        </w:rPr>
        <w:t xml:space="preserve">debe retener impuestos en determinadas situaciones, el departamento financiero será responsable de retener los impuestos y remitir el pago a las autoridades fiscales correspondientes. Todos los pagos deben ser hechos de acuerdo con los términos contractuales entre Partners </w:t>
      </w:r>
      <w:r w:rsidR="00BA3015" w:rsidRPr="001413C4">
        <w:rPr>
          <w:lang w:val="es-CR"/>
          <w:rPrChange w:id="469" w:author="Danielle Martin" w:date="2024-12-19T01:05:00Z">
            <w:rPr/>
          </w:rPrChange>
        </w:rPr>
        <w:t xml:space="preserve">Colombia </w:t>
      </w:r>
      <w:r w:rsidRPr="001413C4">
        <w:rPr>
          <w:lang w:val="es-CR"/>
          <w:rPrChange w:id="470" w:author="Danielle Martin" w:date="2024-12-19T01:05:00Z">
            <w:rPr/>
          </w:rPrChange>
        </w:rPr>
        <w:t>y el proveedor, y las políticas financieras de Partners.</w:t>
      </w:r>
    </w:p>
    <w:p w14:paraId="7856ACA8" w14:textId="77777777" w:rsidR="002B1F93" w:rsidRPr="001413C4" w:rsidRDefault="002B1F93" w:rsidP="002B1F93">
      <w:pPr>
        <w:spacing w:line="360" w:lineRule="auto"/>
        <w:jc w:val="both"/>
        <w:rPr>
          <w:lang w:val="es-CR"/>
          <w:rPrChange w:id="471" w:author="Danielle Martin" w:date="2024-12-19T01:05:00Z">
            <w:rPr/>
          </w:rPrChange>
        </w:rPr>
      </w:pPr>
    </w:p>
    <w:p w14:paraId="7004C152" w14:textId="07FD4F49" w:rsidR="00441859" w:rsidRPr="001413C4" w:rsidRDefault="00DE7F5C">
      <w:pPr>
        <w:spacing w:line="360" w:lineRule="auto"/>
        <w:jc w:val="both"/>
        <w:rPr>
          <w:lang w:val="es-CR"/>
          <w:rPrChange w:id="472" w:author="Danielle Martin" w:date="2024-12-19T01:05:00Z">
            <w:rPr/>
          </w:rPrChange>
        </w:rPr>
      </w:pPr>
      <w:r w:rsidRPr="6D2080D2">
        <w:rPr>
          <w:lang w:val="es-CR"/>
          <w:rPrChange w:id="473" w:author="Danielle Martin" w:date="2024-12-19T01:05:00Z">
            <w:rPr/>
          </w:rPrChange>
        </w:rPr>
        <w:t>El personal de la oficina de enlace deberá cumplimentar el formulario de solicitud de pago, adjuntar una factura, una copia del contrato, un control de c</w:t>
      </w:r>
      <w:del w:id="474" w:author="Leonardo Torres" w:date="2025-01-13T17:10:00Z">
        <w:r w:rsidRPr="6D2080D2" w:rsidDel="00DE7F5C">
          <w:rPr>
            <w:lang w:val="es-CR"/>
            <w:rPrChange w:id="475" w:author="Danielle Martin" w:date="2024-12-19T01:05:00Z">
              <w:rPr/>
            </w:rPrChange>
          </w:rPr>
          <w:delText>o</w:delText>
        </w:r>
      </w:del>
      <w:ins w:id="476" w:author="Leonardo Torres" w:date="2025-01-13T17:09:00Z">
        <w:r w:rsidR="5A1B3C21" w:rsidRPr="6D2080D2">
          <w:rPr>
            <w:lang w:val="es-CR"/>
          </w:rPr>
          <w:t>umplimiento</w:t>
        </w:r>
      </w:ins>
      <w:del w:id="477" w:author="Leonardo Torres" w:date="2025-01-13T17:09:00Z">
        <w:r w:rsidRPr="6D2080D2" w:rsidDel="00DE7F5C">
          <w:rPr>
            <w:lang w:val="es-CR"/>
            <w:rPrChange w:id="478" w:author="Danielle Martin" w:date="2024-12-19T01:05:00Z">
              <w:rPr/>
            </w:rPrChange>
          </w:rPr>
          <w:delText>nformidad visua</w:delText>
        </w:r>
      </w:del>
      <w:del w:id="479" w:author="Leonardo Torres" w:date="2025-01-13T17:10:00Z">
        <w:r w:rsidRPr="6D2080D2" w:rsidDel="00DE7F5C">
          <w:rPr>
            <w:lang w:val="es-CR"/>
            <w:rPrChange w:id="480" w:author="Danielle Martin" w:date="2024-12-19T01:05:00Z">
              <w:rPr/>
            </w:rPrChange>
          </w:rPr>
          <w:delText>l</w:delText>
        </w:r>
      </w:del>
      <w:ins w:id="481" w:author="Leonardo Torres" w:date="2025-01-13T17:04:00Z">
        <w:r w:rsidR="11939CE9" w:rsidRPr="6D2080D2">
          <w:rPr>
            <w:lang w:val="es-CR"/>
          </w:rPr>
          <w:t xml:space="preserve"> (V</w:t>
        </w:r>
      </w:ins>
      <w:ins w:id="482" w:author="Leonardo Torres" w:date="2025-01-13T17:05:00Z">
        <w:r w:rsidR="11939CE9" w:rsidRPr="6D2080D2">
          <w:rPr>
            <w:lang w:val="es-CR"/>
          </w:rPr>
          <w:t>i</w:t>
        </w:r>
      </w:ins>
      <w:ins w:id="483" w:author="Leonardo Torres" w:date="2025-01-13T17:04:00Z">
        <w:r w:rsidR="11939CE9" w:rsidRPr="6D2080D2">
          <w:rPr>
            <w:lang w:val="es-CR"/>
          </w:rPr>
          <w:t xml:space="preserve">sual </w:t>
        </w:r>
      </w:ins>
      <w:ins w:id="484" w:author="Leonardo Torres" w:date="2025-01-13T17:05:00Z">
        <w:r w:rsidR="11939CE9" w:rsidRPr="6D2080D2">
          <w:rPr>
            <w:lang w:val="es-CR"/>
          </w:rPr>
          <w:t>Compliance)</w:t>
        </w:r>
      </w:ins>
      <w:r w:rsidRPr="6D2080D2">
        <w:rPr>
          <w:lang w:val="es-CR"/>
          <w:rPrChange w:id="485" w:author="Danielle Martin" w:date="2024-12-19T01:05:00Z">
            <w:rPr/>
          </w:rPrChange>
        </w:rPr>
        <w:t xml:space="preserve"> y el resto de la documentación justificativa necesaria. Consulte la </w:t>
      </w:r>
      <w:r w:rsidRPr="6D2080D2">
        <w:fldChar w:fldCharType="begin"/>
      </w:r>
      <w:r w:rsidRPr="6D2080D2">
        <w:rPr>
          <w:lang w:val="es-CR"/>
        </w:rPr>
        <w:instrText xml:space="preserve"> HYPERLINK "https://partnersnet107.sharepoint.com/:f:/s/FA/Eobb8fHPnGRJlZoNdWgF_KsBg_g8RtBk81HYEfsz5UbXuA?e=Zlq391" </w:instrText>
      </w:r>
      <w:r w:rsidRPr="6D2080D2">
        <w:fldChar w:fldCharType="separate"/>
      </w:r>
      <w:r w:rsidRPr="6D2080D2">
        <w:rPr>
          <w:rStyle w:val="Hipervnculo"/>
          <w:lang w:val="es-CR"/>
          <w:rPrChange w:id="486" w:author="Danielle Martin" w:date="2024-12-19T01:05:00Z">
            <w:rPr>
              <w:rStyle w:val="Hipervnculo"/>
            </w:rPr>
          </w:rPrChange>
        </w:rPr>
        <w:t>lista de comprobación de</w:t>
      </w:r>
      <w:r w:rsidRPr="6D2080D2">
        <w:rPr>
          <w:rStyle w:val="Hipervnculo"/>
        </w:rPr>
        <w:fldChar w:fldCharType="end"/>
      </w:r>
      <w:r w:rsidRPr="6D2080D2">
        <w:rPr>
          <w:lang w:val="es-CR"/>
          <w:rPrChange w:id="487" w:author="Danielle Martin" w:date="2024-12-19T01:05:00Z">
            <w:rPr/>
          </w:rPrChange>
        </w:rPr>
        <w:t xml:space="preserve"> la documentación justificativa para ver la lista de documentación necesaria para cada tipo de pago. Estos documentos requeridos deben cargarse en PandaDoc. Una vez aprobado, PandaDoc creará un único archivo PDF con la solicitud de pago y toda la documentación justificativa. Es importante que la factura o recibo sea creado por el proveedor, no por Partners </w:t>
      </w:r>
      <w:r w:rsidR="00BA3015" w:rsidRPr="6D2080D2">
        <w:rPr>
          <w:lang w:val="es-CR"/>
          <w:rPrChange w:id="488" w:author="Danielle Martin" w:date="2024-12-19T01:05:00Z">
            <w:rPr/>
          </w:rPrChange>
        </w:rPr>
        <w:t>Colombia</w:t>
      </w:r>
      <w:r w:rsidRPr="6D2080D2">
        <w:rPr>
          <w:lang w:val="es-CR"/>
          <w:rPrChange w:id="489" w:author="Danielle Martin" w:date="2024-12-19T01:05:00Z">
            <w:rPr/>
          </w:rPrChange>
        </w:rPr>
        <w:t xml:space="preserve">. Debe incluir proveedor, fecha, monto, artículo y cantidad. Ejemplos de facturas están disponibles para los proveedores, si es necesario. </w:t>
      </w:r>
      <w:bookmarkEnd w:id="433"/>
    </w:p>
    <w:p w14:paraId="0179698B" w14:textId="77777777" w:rsidR="00441859" w:rsidRPr="001413C4" w:rsidRDefault="00DE7F5C">
      <w:pPr>
        <w:spacing w:after="120" w:line="360" w:lineRule="auto"/>
        <w:ind w:firstLine="720"/>
        <w:jc w:val="both"/>
        <w:rPr>
          <w:lang w:val="es-CR"/>
          <w:rPrChange w:id="490" w:author="Danielle Martin" w:date="2024-12-19T01:05:00Z">
            <w:rPr/>
          </w:rPrChange>
        </w:rPr>
      </w:pPr>
      <w:r w:rsidRPr="001413C4">
        <w:rPr>
          <w:lang w:val="es-CR"/>
          <w:rPrChange w:id="491" w:author="Danielle Martin" w:date="2024-12-19T01:05:00Z">
            <w:rPr/>
          </w:rPrChange>
        </w:rPr>
        <w:t>A)</w:t>
      </w:r>
      <w:r w:rsidRPr="001413C4">
        <w:rPr>
          <w:lang w:val="es-CR"/>
          <w:rPrChange w:id="492" w:author="Danielle Martin" w:date="2024-12-19T01:05:00Z">
            <w:rPr/>
          </w:rPrChange>
        </w:rPr>
        <w:tab/>
        <w:t xml:space="preserve">Conciliación bancaria firmada (plantilla facilitada por </w:t>
      </w:r>
      <w:r w:rsidR="003E406E" w:rsidRPr="001413C4">
        <w:rPr>
          <w:lang w:val="es-CR"/>
          <w:rPrChange w:id="493" w:author="Danielle Martin" w:date="2024-12-19T01:05:00Z">
            <w:rPr/>
          </w:rPrChange>
        </w:rPr>
        <w:t xml:space="preserve">la sede de </w:t>
      </w:r>
      <w:r w:rsidRPr="001413C4">
        <w:rPr>
          <w:lang w:val="es-CR"/>
          <w:rPrChange w:id="494" w:author="Danielle Martin" w:date="2024-12-19T01:05:00Z">
            <w:rPr/>
          </w:rPrChange>
        </w:rPr>
        <w:tab/>
        <w:t xml:space="preserve">los socios, véase </w:t>
      </w:r>
      <w:r w:rsidR="001413C4">
        <w:fldChar w:fldCharType="begin"/>
      </w:r>
      <w:r w:rsidR="001413C4" w:rsidRPr="001413C4">
        <w:rPr>
          <w:lang w:val="es-CR"/>
          <w:rPrChange w:id="495" w:author="Danielle Martin" w:date="2024-12-19T01:05:00Z">
            <w:rPr/>
          </w:rPrChange>
        </w:rPr>
        <w:instrText xml:space="preserve"> HYPERLINK \l "_Annex_C" </w:instrText>
      </w:r>
      <w:r w:rsidR="001413C4">
        <w:fldChar w:fldCharType="separate"/>
      </w:r>
      <w:r w:rsidRPr="001413C4">
        <w:rPr>
          <w:rStyle w:val="Hipervnculo"/>
          <w:lang w:val="es-CR"/>
          <w:rPrChange w:id="496" w:author="Danielle Martin" w:date="2024-12-19T01:05:00Z">
            <w:rPr>
              <w:rStyle w:val="Hipervnculo"/>
            </w:rPr>
          </w:rPrChange>
        </w:rPr>
        <w:t>el anexo C</w:t>
      </w:r>
      <w:r w:rsidR="001413C4">
        <w:rPr>
          <w:rStyle w:val="Hipervnculo"/>
        </w:rPr>
        <w:fldChar w:fldCharType="end"/>
      </w:r>
      <w:r w:rsidRPr="001413C4">
        <w:rPr>
          <w:lang w:val="es-CR"/>
          <w:rPrChange w:id="497" w:author="Danielle Martin" w:date="2024-12-19T01:05:00Z">
            <w:rPr/>
          </w:rPrChange>
        </w:rPr>
        <w:t>)</w:t>
      </w:r>
    </w:p>
    <w:p w14:paraId="29D2ABA0" w14:textId="77777777" w:rsidR="00441859" w:rsidRPr="001413C4" w:rsidRDefault="00DE7F5C">
      <w:pPr>
        <w:spacing w:after="120" w:line="360" w:lineRule="auto"/>
        <w:ind w:left="1440" w:hanging="720"/>
        <w:jc w:val="both"/>
        <w:rPr>
          <w:lang w:val="es-CR"/>
          <w:rPrChange w:id="498" w:author="Danielle Martin" w:date="2024-12-19T01:05:00Z">
            <w:rPr/>
          </w:rPrChange>
        </w:rPr>
      </w:pPr>
      <w:r w:rsidRPr="001413C4">
        <w:rPr>
          <w:lang w:val="es-CR"/>
          <w:rPrChange w:id="499" w:author="Danielle Martin" w:date="2024-12-19T01:05:00Z">
            <w:rPr/>
          </w:rPrChange>
        </w:rPr>
        <w:lastRenderedPageBreak/>
        <w:t>C)</w:t>
      </w:r>
      <w:r w:rsidRPr="001413C4">
        <w:rPr>
          <w:lang w:val="es-CR"/>
          <w:rPrChange w:id="500" w:author="Danielle Martin" w:date="2024-12-19T01:05:00Z">
            <w:rPr/>
          </w:rPrChange>
        </w:rPr>
        <w:tab/>
        <w:t xml:space="preserve">Informe de gastos en el que se indiquen todos los gastos del mes (en la plantilla facilitada por los socios, véase </w:t>
      </w:r>
      <w:r w:rsidR="001413C4">
        <w:fldChar w:fldCharType="begin"/>
      </w:r>
      <w:r w:rsidR="001413C4" w:rsidRPr="001413C4">
        <w:rPr>
          <w:lang w:val="es-CR"/>
          <w:rPrChange w:id="501" w:author="Danielle Martin" w:date="2024-12-19T01:05:00Z">
            <w:rPr/>
          </w:rPrChange>
        </w:rPr>
        <w:instrText xml:space="preserve"> HYPERLINK \l "_Annex_C" </w:instrText>
      </w:r>
      <w:r w:rsidR="001413C4">
        <w:fldChar w:fldCharType="separate"/>
      </w:r>
      <w:r w:rsidRPr="001413C4">
        <w:rPr>
          <w:rStyle w:val="Hipervnculo"/>
          <w:lang w:val="es-CR"/>
          <w:rPrChange w:id="502" w:author="Danielle Martin" w:date="2024-12-19T01:05:00Z">
            <w:rPr>
              <w:rStyle w:val="Hipervnculo"/>
            </w:rPr>
          </w:rPrChange>
        </w:rPr>
        <w:t>el Anexo C</w:t>
      </w:r>
      <w:r w:rsidR="001413C4">
        <w:rPr>
          <w:rStyle w:val="Hipervnculo"/>
        </w:rPr>
        <w:fldChar w:fldCharType="end"/>
      </w:r>
      <w:r w:rsidRPr="001413C4">
        <w:rPr>
          <w:lang w:val="es-CR"/>
          <w:rPrChange w:id="503" w:author="Danielle Martin" w:date="2024-12-19T01:05:00Z">
            <w:rPr/>
          </w:rPrChange>
        </w:rPr>
        <w:t>).</w:t>
      </w:r>
    </w:p>
    <w:p w14:paraId="120EE076" w14:textId="570DCEA8" w:rsidR="00441859" w:rsidRPr="001413C4" w:rsidRDefault="00DE7F5C" w:rsidP="6D2080D2">
      <w:pPr>
        <w:pStyle w:val="Ttulo2"/>
        <w:rPr>
          <w:lang w:val="es-CR"/>
          <w:rPrChange w:id="504" w:author="Danielle Martin" w:date="2024-12-19T01:05:00Z">
            <w:rPr/>
          </w:rPrChange>
        </w:rPr>
      </w:pPr>
      <w:bookmarkStart w:id="505" w:name="_3.2_Visual_Compliance"/>
      <w:bookmarkStart w:id="506" w:name="_Toc185435192"/>
      <w:bookmarkEnd w:id="505"/>
      <w:r w:rsidRPr="6D2080D2">
        <w:rPr>
          <w:lang w:val="es-CR"/>
          <w:rPrChange w:id="507" w:author="Danielle Martin" w:date="2024-12-19T01:05:00Z">
            <w:rPr/>
          </w:rPrChange>
        </w:rPr>
        <w:t xml:space="preserve">3.2 Control </w:t>
      </w:r>
      <w:del w:id="508" w:author="Leonardo Torres" w:date="2025-01-13T17:10:00Z">
        <w:r w:rsidRPr="6D2080D2" w:rsidDel="00DE7F5C">
          <w:rPr>
            <w:lang w:val="es-CR"/>
            <w:rPrChange w:id="509" w:author="Danielle Martin" w:date="2024-12-19T01:05:00Z">
              <w:rPr/>
            </w:rPrChange>
          </w:rPr>
          <w:delText>visual</w:delText>
        </w:r>
      </w:del>
      <w:r w:rsidRPr="6D2080D2">
        <w:rPr>
          <w:lang w:val="es-CR"/>
          <w:rPrChange w:id="510" w:author="Danielle Martin" w:date="2024-12-19T01:05:00Z">
            <w:rPr/>
          </w:rPrChange>
        </w:rPr>
        <w:t xml:space="preserve"> de c</w:t>
      </w:r>
      <w:ins w:id="511" w:author="Leonardo Torres" w:date="2025-01-13T17:10:00Z">
        <w:r w:rsidR="653C1099" w:rsidRPr="6D2080D2">
          <w:rPr>
            <w:lang w:val="es-CR"/>
          </w:rPr>
          <w:t>umplimiento</w:t>
        </w:r>
      </w:ins>
      <w:del w:id="512" w:author="Leonardo Torres" w:date="2025-01-13T17:10:00Z">
        <w:r w:rsidRPr="6D2080D2" w:rsidDel="00DE7F5C">
          <w:rPr>
            <w:lang w:val="es-CR"/>
            <w:rPrChange w:id="513" w:author="Danielle Martin" w:date="2024-12-19T01:05:00Z">
              <w:rPr/>
            </w:rPrChange>
          </w:rPr>
          <w:delText>onformidad</w:delText>
        </w:r>
      </w:del>
      <w:bookmarkEnd w:id="506"/>
    </w:p>
    <w:p w14:paraId="5FC5CAD8" w14:textId="05F6CD33" w:rsidR="00441859" w:rsidRPr="001413C4" w:rsidRDefault="00DE7F5C">
      <w:pPr>
        <w:spacing w:line="360" w:lineRule="auto"/>
        <w:jc w:val="both"/>
        <w:rPr>
          <w:lang w:val="es-CR"/>
          <w:rPrChange w:id="514" w:author="Danielle Martin" w:date="2024-12-19T01:05:00Z">
            <w:rPr/>
          </w:rPrChange>
        </w:rPr>
      </w:pPr>
      <w:r w:rsidRPr="78B2B371">
        <w:rPr>
          <w:lang w:val="es-CR"/>
          <w:rPrChange w:id="515" w:author="Danielle Martin" w:date="2024-12-19T01:05:00Z">
            <w:rPr/>
          </w:rPrChange>
        </w:rPr>
        <w:t xml:space="preserve">El Gobierno de EE.UU. exige las siguientes comprobaciones de conformidad antes del gasto de fondos: </w:t>
      </w:r>
      <w:r w:rsidRPr="78B2B371">
        <w:fldChar w:fldCharType="begin"/>
      </w:r>
      <w:r w:rsidRPr="78B2B371">
        <w:rPr>
          <w:lang w:val="es-CR"/>
        </w:rPr>
        <w:instrText xml:space="preserve"> HYPERLINK "https://sam.gov/content/home/" \h </w:instrText>
      </w:r>
      <w:r w:rsidRPr="78B2B371">
        <w:fldChar w:fldCharType="separate"/>
      </w:r>
      <w:r w:rsidRPr="78B2B371">
        <w:rPr>
          <w:rStyle w:val="Hipervnculo"/>
          <w:lang w:val="es-CR"/>
          <w:rPrChange w:id="516" w:author="Danielle Martin" w:date="2024-12-19T01:05:00Z">
            <w:rPr>
              <w:rStyle w:val="Hipervnculo"/>
            </w:rPr>
          </w:rPrChange>
        </w:rPr>
        <w:t>SAM.gov</w:t>
      </w:r>
      <w:r w:rsidRPr="78B2B371">
        <w:rPr>
          <w:rStyle w:val="Hipervnculo"/>
        </w:rPr>
        <w:fldChar w:fldCharType="end"/>
      </w:r>
      <w:r w:rsidRPr="78B2B371">
        <w:rPr>
          <w:lang w:val="es-CR"/>
          <w:rPrChange w:id="517" w:author="Danielle Martin" w:date="2024-12-19T01:05:00Z">
            <w:rPr/>
          </w:rPrChange>
        </w:rPr>
        <w:t xml:space="preserve">, </w:t>
      </w:r>
      <w:r w:rsidRPr="78B2B371">
        <w:fldChar w:fldCharType="begin"/>
      </w:r>
      <w:r w:rsidRPr="78B2B371">
        <w:rPr>
          <w:lang w:val="es-CR"/>
        </w:rPr>
        <w:instrText xml:space="preserve"> HYPERLINK "https://scsanctions.un.org/search/" \h </w:instrText>
      </w:r>
      <w:r w:rsidRPr="78B2B371">
        <w:fldChar w:fldCharType="separate"/>
      </w:r>
      <w:r w:rsidRPr="78B2B371">
        <w:rPr>
          <w:rStyle w:val="Hipervnculo"/>
          <w:lang w:val="es-CR"/>
          <w:rPrChange w:id="518" w:author="Danielle Martin" w:date="2024-12-19T01:05:00Z">
            <w:rPr>
              <w:rStyle w:val="Hipervnculo"/>
            </w:rPr>
          </w:rPrChange>
        </w:rPr>
        <w:t>la Lista de Nacionales Especialmente Designados y Personas Bloqueadas (SDN) de la ONU</w:t>
      </w:r>
      <w:r w:rsidRPr="78B2B371">
        <w:rPr>
          <w:rStyle w:val="Hipervnculo"/>
        </w:rPr>
        <w:fldChar w:fldCharType="end"/>
      </w:r>
      <w:r w:rsidRPr="78B2B371">
        <w:rPr>
          <w:lang w:val="es-CR"/>
          <w:rPrChange w:id="519" w:author="Danielle Martin" w:date="2024-12-19T01:05:00Z">
            <w:rPr/>
          </w:rPrChange>
        </w:rPr>
        <w:t xml:space="preserve">, y </w:t>
      </w:r>
      <w:r w:rsidRPr="78B2B371">
        <w:fldChar w:fldCharType="begin"/>
      </w:r>
      <w:r w:rsidRPr="78B2B371">
        <w:rPr>
          <w:lang w:val="es-CR"/>
        </w:rPr>
        <w:instrText xml:space="preserve"> HYPERLINK "https://sanctionssearch.ofac.treas.gov/" \h </w:instrText>
      </w:r>
      <w:r w:rsidRPr="78B2B371">
        <w:fldChar w:fldCharType="separate"/>
      </w:r>
      <w:r w:rsidRPr="78B2B371">
        <w:rPr>
          <w:rStyle w:val="Hipervnculo"/>
          <w:lang w:val="es-CR"/>
          <w:rPrChange w:id="520" w:author="Danielle Martin" w:date="2024-12-19T01:05:00Z">
            <w:rPr>
              <w:rStyle w:val="Hipervnculo"/>
            </w:rPr>
          </w:rPrChange>
        </w:rPr>
        <w:t>las Listas de Sanciones de la Oficina de Control de Activos Extranjeros (OFAC)</w:t>
      </w:r>
      <w:r w:rsidRPr="78B2B371">
        <w:rPr>
          <w:rStyle w:val="Hipervnculo"/>
        </w:rPr>
        <w:fldChar w:fldCharType="end"/>
      </w:r>
      <w:r w:rsidRPr="78B2B371">
        <w:rPr>
          <w:lang w:val="es-CR"/>
          <w:rPrChange w:id="521" w:author="Danielle Martin" w:date="2024-12-19T01:05:00Z">
            <w:rPr/>
          </w:rPrChange>
        </w:rPr>
        <w:t xml:space="preserve">. Para satisfacer este requisito, la Sede de </w:t>
      </w:r>
      <w:ins w:id="522" w:author="Leonardo Torres" w:date="2025-01-13T17:11:00Z">
        <w:r w:rsidR="3D0E261A" w:rsidRPr="78B2B371">
          <w:rPr>
            <w:lang w:val="es-CR"/>
          </w:rPr>
          <w:t>Partners</w:t>
        </w:r>
      </w:ins>
      <w:del w:id="523" w:author="Leonardo Torres" w:date="2025-01-13T17:11:00Z">
        <w:r w:rsidRPr="78B2B371" w:rsidDel="00DE7F5C">
          <w:rPr>
            <w:lang w:val="es-CR"/>
            <w:rPrChange w:id="524" w:author="Danielle Martin" w:date="2024-12-19T01:05:00Z">
              <w:rPr/>
            </w:rPrChange>
          </w:rPr>
          <w:delText>Compañeros</w:delText>
        </w:r>
      </w:del>
      <w:r w:rsidRPr="78B2B371">
        <w:rPr>
          <w:lang w:val="es-CR"/>
          <w:rPrChange w:id="525" w:author="Danielle Martin" w:date="2024-12-19T01:05:00Z">
            <w:rPr/>
          </w:rPrChange>
        </w:rPr>
        <w:t xml:space="preserve">, de acuerdo con la Regulación Federal, requiere que </w:t>
      </w:r>
      <w:ins w:id="526" w:author="Leonardo Torres" w:date="2025-01-13T17:11:00Z">
        <w:r w:rsidR="796E14AA" w:rsidRPr="78B2B371">
          <w:rPr>
            <w:lang w:val="es-CR"/>
          </w:rPr>
          <w:t>Partners</w:t>
        </w:r>
      </w:ins>
      <w:del w:id="527" w:author="Leonardo Torres" w:date="2025-01-13T17:11:00Z">
        <w:r w:rsidRPr="78B2B371" w:rsidDel="00DE7F5C">
          <w:rPr>
            <w:lang w:val="es-CR"/>
            <w:rPrChange w:id="528" w:author="Danielle Martin" w:date="2024-12-19T01:05:00Z">
              <w:rPr/>
            </w:rPrChange>
          </w:rPr>
          <w:delText>Compañeros</w:delText>
        </w:r>
      </w:del>
      <w:r w:rsidRPr="78B2B371">
        <w:rPr>
          <w:lang w:val="es-CR"/>
          <w:rPrChange w:id="529" w:author="Danielle Martin" w:date="2024-12-19T01:05:00Z">
            <w:rPr/>
          </w:rPrChange>
        </w:rPr>
        <w:t xml:space="preserve"> Colombia ejecute un chequeo de Cumplimiento </w:t>
      </w:r>
      <w:del w:id="530" w:author="Leonardo Torres" w:date="2025-01-13T17:12:00Z">
        <w:r w:rsidRPr="78B2B371" w:rsidDel="00DE7F5C">
          <w:rPr>
            <w:lang w:val="es-CR"/>
            <w:rPrChange w:id="531" w:author="Danielle Martin" w:date="2024-12-19T01:05:00Z">
              <w:rPr/>
            </w:rPrChange>
          </w:rPr>
          <w:delText>Visual</w:delText>
        </w:r>
      </w:del>
      <w:r w:rsidRPr="78B2B371">
        <w:rPr>
          <w:lang w:val="es-CR"/>
          <w:rPrChange w:id="532" w:author="Danielle Martin" w:date="2024-12-19T01:05:00Z">
            <w:rPr/>
          </w:rPrChange>
        </w:rPr>
        <w:t xml:space="preserve"> </w:t>
      </w:r>
      <w:del w:id="533" w:author="Leonardo Torres" w:date="2025-01-13T17:12:00Z">
        <w:r w:rsidRPr="78B2B371" w:rsidDel="00DE7F5C">
          <w:rPr>
            <w:lang w:val="es-CR"/>
            <w:rPrChange w:id="534" w:author="Danielle Martin" w:date="2024-12-19T01:05:00Z">
              <w:rPr/>
            </w:rPrChange>
          </w:rPr>
          <w:delText>en</w:delText>
        </w:r>
      </w:del>
      <w:ins w:id="535" w:author="Leonardo Torres" w:date="2025-01-13T17:12:00Z">
        <w:r w:rsidR="40A4BC48" w:rsidRPr="78B2B371">
          <w:rPr>
            <w:lang w:val="es-CR"/>
          </w:rPr>
          <w:t>a</w:t>
        </w:r>
      </w:ins>
      <w:r w:rsidRPr="78B2B371">
        <w:rPr>
          <w:lang w:val="es-CR"/>
          <w:rPrChange w:id="536" w:author="Danielle Martin" w:date="2024-12-19T01:05:00Z">
            <w:rPr/>
          </w:rPrChange>
        </w:rPr>
        <w:t xml:space="preserve"> todos los receptores (individuos y entidades) que estén recibiendo fondos. El sitio web para Visual Compliance es: </w:t>
      </w:r>
      <w:r w:rsidRPr="78B2B371">
        <w:fldChar w:fldCharType="begin"/>
      </w:r>
      <w:r w:rsidRPr="78B2B371">
        <w:rPr>
          <w:lang w:val="es-CR"/>
        </w:rPr>
        <w:instrText xml:space="preserve"> HYPERLINK "https://www.visualcompliance.com/" \h </w:instrText>
      </w:r>
      <w:r w:rsidRPr="78B2B371">
        <w:fldChar w:fldCharType="separate"/>
      </w:r>
      <w:r w:rsidRPr="78B2B371">
        <w:rPr>
          <w:rStyle w:val="Hipervnculo"/>
          <w:lang w:val="es-CR"/>
          <w:rPrChange w:id="537" w:author="Danielle Martin" w:date="2024-12-19T01:05:00Z">
            <w:rPr>
              <w:rStyle w:val="Hipervnculo"/>
            </w:rPr>
          </w:rPrChange>
        </w:rPr>
        <w:t>https://www.visualcompliance.com/</w:t>
      </w:r>
      <w:r w:rsidRPr="78B2B371">
        <w:rPr>
          <w:rStyle w:val="Hipervnculo"/>
        </w:rPr>
        <w:fldChar w:fldCharType="end"/>
      </w:r>
      <w:r w:rsidRPr="78B2B371">
        <w:rPr>
          <w:lang w:val="es-CR"/>
          <w:rPrChange w:id="538" w:author="Danielle Martin" w:date="2024-12-19T01:05:00Z">
            <w:rPr/>
          </w:rPrChange>
        </w:rPr>
        <w:t xml:space="preserve"> y la información de acceso necesaria será proporcionada por Partners HQ. La prueba de que la verificación de Cumplimiento</w:t>
      </w:r>
      <w:del w:id="539" w:author="Leonardo Torres" w:date="2025-01-13T17:13:00Z">
        <w:r w:rsidRPr="78B2B371" w:rsidDel="00DE7F5C">
          <w:rPr>
            <w:lang w:val="es-CR"/>
            <w:rPrChange w:id="540" w:author="Danielle Martin" w:date="2024-12-19T01:05:00Z">
              <w:rPr/>
            </w:rPrChange>
          </w:rPr>
          <w:delText xml:space="preserve"> Visual</w:delText>
        </w:r>
      </w:del>
      <w:r w:rsidRPr="78B2B371">
        <w:rPr>
          <w:lang w:val="es-CR"/>
          <w:rPrChange w:id="541" w:author="Danielle Martin" w:date="2024-12-19T01:05:00Z">
            <w:rPr/>
          </w:rPrChange>
        </w:rPr>
        <w:t xml:space="preserve"> fue realizada debe ser retenida y guardada junto </w:t>
      </w:r>
      <w:ins w:id="542" w:author="Leonardo Torres" w:date="2025-01-14T13:06:00Z">
        <w:r w:rsidR="362C4F1F" w:rsidRPr="78B2B371">
          <w:rPr>
            <w:lang w:val="es-CR"/>
          </w:rPr>
          <w:t xml:space="preserve">con </w:t>
        </w:r>
      </w:ins>
      <w:ins w:id="543" w:author="Leonardo Torres" w:date="2025-01-13T19:29:00Z">
        <w:r w:rsidR="313A11FF" w:rsidRPr="78B2B371">
          <w:rPr>
            <w:lang w:val="es-CR"/>
          </w:rPr>
          <w:t>el</w:t>
        </w:r>
      </w:ins>
      <w:ins w:id="544" w:author="Leonardo Torres" w:date="2025-01-14T13:07:00Z">
        <w:r w:rsidR="1B2577F1" w:rsidRPr="78B2B371">
          <w:rPr>
            <w:lang w:val="es-CR"/>
          </w:rPr>
          <w:t xml:space="preserve"> </w:t>
        </w:r>
        <w:r w:rsidR="1B2577F1" w:rsidRPr="00AB6DA0">
          <w:rPr>
            <w:rFonts w:eastAsia="Times New Roman" w:cs="Times New Roman"/>
            <w:color w:val="881798"/>
            <w:u w:val="single"/>
            <w:lang w:val="es-CO"/>
            <w:rPrChange w:id="545" w:author="Massiel Nayibe Moreno Ladino" w:date="2025-01-15T12:57:00Z" w16du:dateUtc="2025-01-15T17:57:00Z">
              <w:rPr>
                <w:rFonts w:eastAsia="Times New Roman" w:cs="Times New Roman"/>
                <w:color w:val="881798"/>
                <w:u w:val="single"/>
              </w:rPr>
            </w:rPrChange>
          </w:rPr>
          <w:t>sub-</w:t>
        </w:r>
        <w:r w:rsidR="1B2577F1" w:rsidRPr="00AB6DA0">
          <w:rPr>
            <w:rFonts w:eastAsia="Times New Roman" w:cs="Times New Roman"/>
            <w:color w:val="000000" w:themeColor="text1"/>
            <w:lang w:val="es-CO"/>
            <w:rPrChange w:id="546" w:author="Massiel Nayibe Moreno Ladino" w:date="2025-01-15T12:57:00Z" w16du:dateUtc="2025-01-15T17:57:00Z">
              <w:rPr>
                <w:rFonts w:eastAsia="Times New Roman" w:cs="Times New Roman"/>
                <w:color w:val="000000" w:themeColor="text1"/>
              </w:rPr>
            </w:rPrChange>
          </w:rPr>
          <w:t>contract</w:t>
        </w:r>
      </w:ins>
      <w:ins w:id="547" w:author="Leonardo Torres" w:date="2025-01-14T13:08:00Z">
        <w:r w:rsidR="1B2577F1" w:rsidRPr="00AB6DA0">
          <w:rPr>
            <w:rFonts w:eastAsia="Times New Roman" w:cs="Times New Roman"/>
            <w:color w:val="000000" w:themeColor="text1"/>
            <w:lang w:val="es-CO"/>
            <w:rPrChange w:id="548" w:author="Massiel Nayibe Moreno Ladino" w:date="2025-01-15T12:57:00Z" w16du:dateUtc="2025-01-15T17:57:00Z">
              <w:rPr>
                <w:rFonts w:eastAsia="Times New Roman" w:cs="Times New Roman"/>
                <w:color w:val="000000" w:themeColor="text1"/>
              </w:rPr>
            </w:rPrChange>
          </w:rPr>
          <w:t>o</w:t>
        </w:r>
      </w:ins>
      <w:ins w:id="549" w:author="Leonardo Torres" w:date="2025-01-14T13:07:00Z">
        <w:r w:rsidR="1B2577F1" w:rsidRPr="00AB6DA0">
          <w:rPr>
            <w:rFonts w:eastAsia="Times New Roman" w:cs="Times New Roman"/>
            <w:color w:val="000000" w:themeColor="text1"/>
            <w:lang w:val="es-CO"/>
            <w:rPrChange w:id="550" w:author="Massiel Nayibe Moreno Ladino" w:date="2025-01-15T12:57:00Z" w16du:dateUtc="2025-01-15T17:57:00Z">
              <w:rPr>
                <w:rFonts w:eastAsia="Times New Roman" w:cs="Times New Roman"/>
                <w:color w:val="000000" w:themeColor="text1"/>
              </w:rPr>
            </w:rPrChange>
          </w:rPr>
          <w:t xml:space="preserve"> </w:t>
        </w:r>
      </w:ins>
      <w:ins w:id="551" w:author="Leonardo Torres" w:date="2025-01-14T13:08:00Z">
        <w:r w:rsidR="1B2577F1" w:rsidRPr="00AB6DA0">
          <w:rPr>
            <w:rFonts w:eastAsia="Times New Roman" w:cs="Times New Roman"/>
            <w:color w:val="000000" w:themeColor="text1"/>
            <w:lang w:val="es-CO"/>
            <w:rPrChange w:id="552" w:author="Massiel Nayibe Moreno Ladino" w:date="2025-01-15T12:57:00Z" w16du:dateUtc="2025-01-15T17:57:00Z">
              <w:rPr>
                <w:rFonts w:eastAsia="Times New Roman" w:cs="Times New Roman"/>
                <w:color w:val="000000" w:themeColor="text1"/>
              </w:rPr>
            </w:rPrChange>
          </w:rPr>
          <w:t>o</w:t>
        </w:r>
      </w:ins>
      <w:ins w:id="553" w:author="Leonardo Torres" w:date="2025-01-14T13:07:00Z">
        <w:r w:rsidR="1B2577F1" w:rsidRPr="00AB6DA0">
          <w:rPr>
            <w:rFonts w:eastAsia="Times New Roman" w:cs="Times New Roman"/>
            <w:color w:val="000000" w:themeColor="text1"/>
            <w:lang w:val="es-CO"/>
            <w:rPrChange w:id="554" w:author="Massiel Nayibe Moreno Ladino" w:date="2025-01-15T12:57:00Z" w16du:dateUtc="2025-01-15T17:57:00Z">
              <w:rPr>
                <w:rFonts w:eastAsia="Times New Roman" w:cs="Times New Roman"/>
                <w:color w:val="000000" w:themeColor="text1"/>
              </w:rPr>
            </w:rPrChange>
          </w:rPr>
          <w:t xml:space="preserve"> </w:t>
        </w:r>
        <w:r w:rsidR="1B2577F1" w:rsidRPr="00AB6DA0">
          <w:rPr>
            <w:rFonts w:eastAsia="Times New Roman" w:cs="Times New Roman"/>
            <w:color w:val="881798"/>
            <w:u w:val="single"/>
            <w:lang w:val="es-CO"/>
            <w:rPrChange w:id="555" w:author="Massiel Nayibe Moreno Ladino" w:date="2025-01-15T12:57:00Z" w16du:dateUtc="2025-01-15T17:57:00Z">
              <w:rPr>
                <w:rFonts w:eastAsia="Times New Roman" w:cs="Times New Roman"/>
                <w:color w:val="881798"/>
                <w:u w:val="single"/>
              </w:rPr>
            </w:rPrChange>
          </w:rPr>
          <w:t>sub-</w:t>
        </w:r>
      </w:ins>
      <w:ins w:id="556" w:author="Leonardo Torres" w:date="2025-01-14T13:08:00Z">
        <w:r w:rsidR="1B2577F1" w:rsidRPr="00AB6DA0">
          <w:rPr>
            <w:rFonts w:eastAsia="Times New Roman" w:cs="Times New Roman"/>
            <w:color w:val="881798"/>
            <w:u w:val="single"/>
            <w:lang w:val="es-CO"/>
            <w:rPrChange w:id="557" w:author="Massiel Nayibe Moreno Ladino" w:date="2025-01-15T12:57:00Z" w16du:dateUtc="2025-01-15T17:57:00Z">
              <w:rPr>
                <w:rFonts w:eastAsia="Times New Roman" w:cs="Times New Roman"/>
                <w:color w:val="881798"/>
                <w:u w:val="single"/>
              </w:rPr>
            </w:rPrChange>
          </w:rPr>
          <w:t>acuerdo</w:t>
        </w:r>
        <w:r w:rsidR="1B2577F1" w:rsidRPr="00AB6DA0">
          <w:rPr>
            <w:rFonts w:eastAsia="Times New Roman" w:cs="Times New Roman"/>
            <w:color w:val="000000" w:themeColor="text1"/>
            <w:lang w:val="es-CO"/>
            <w:rPrChange w:id="558" w:author="Massiel Nayibe Moreno Ladino" w:date="2025-01-15T12:57:00Z" w16du:dateUtc="2025-01-15T17:57:00Z">
              <w:rPr>
                <w:rFonts w:eastAsia="Times New Roman" w:cs="Times New Roman"/>
                <w:color w:val="000000" w:themeColor="text1"/>
              </w:rPr>
            </w:rPrChange>
          </w:rPr>
          <w:t xml:space="preserve"> </w:t>
        </w:r>
      </w:ins>
      <w:ins w:id="559" w:author="Leonardo Torres" w:date="2025-01-13T19:29:00Z">
        <w:r w:rsidR="313A11FF" w:rsidRPr="78B2B371">
          <w:rPr>
            <w:lang w:val="es-CR"/>
          </w:rPr>
          <w:t xml:space="preserve">firmado y </w:t>
        </w:r>
      </w:ins>
      <w:r w:rsidRPr="78B2B371">
        <w:rPr>
          <w:lang w:val="es-CR"/>
          <w:rPrChange w:id="560" w:author="Danielle Martin" w:date="2024-12-19T01:05:00Z">
            <w:rPr/>
          </w:rPrChange>
        </w:rPr>
        <w:t xml:space="preserve">con la prueba del pago, </w:t>
      </w:r>
      <w:r w:rsidRPr="78B2B371">
        <w:rPr>
          <w:b/>
          <w:bCs/>
          <w:u w:val="single"/>
          <w:lang w:val="es-CR"/>
          <w:rPrChange w:id="561" w:author="Danielle Martin" w:date="2024-12-19T01:05:00Z">
            <w:rPr>
              <w:b/>
              <w:bCs/>
              <w:u w:val="single"/>
            </w:rPr>
          </w:rPrChange>
        </w:rPr>
        <w:t>antes de desembolsar los fondos al beneficiario.</w:t>
      </w:r>
      <w:r w:rsidRPr="78B2B371">
        <w:rPr>
          <w:lang w:val="es-CR"/>
          <w:rPrChange w:id="562" w:author="Danielle Martin" w:date="2024-12-19T01:05:00Z">
            <w:rPr/>
          </w:rPrChange>
        </w:rPr>
        <w:t xml:space="preserve"> La comprobación de c</w:t>
      </w:r>
      <w:ins w:id="563" w:author="Leonardo Torres" w:date="2025-01-13T17:13:00Z">
        <w:r w:rsidR="5B53CDA9" w:rsidRPr="78B2B371">
          <w:rPr>
            <w:lang w:val="es-CR"/>
          </w:rPr>
          <w:t>umplimiento</w:t>
        </w:r>
      </w:ins>
      <w:del w:id="564" w:author="Leonardo Torres" w:date="2025-01-13T17:13:00Z">
        <w:r w:rsidRPr="78B2B371" w:rsidDel="00DE7F5C">
          <w:rPr>
            <w:lang w:val="es-CR"/>
            <w:rPrChange w:id="565" w:author="Danielle Martin" w:date="2024-12-19T01:05:00Z">
              <w:rPr/>
            </w:rPrChange>
          </w:rPr>
          <w:delText>onformidad vi</w:delText>
        </w:r>
      </w:del>
      <w:del w:id="566" w:author="Leonardo Torres" w:date="2025-01-13T17:14:00Z">
        <w:r w:rsidRPr="78B2B371" w:rsidDel="00DE7F5C">
          <w:rPr>
            <w:lang w:val="es-CR"/>
            <w:rPrChange w:id="567" w:author="Danielle Martin" w:date="2024-12-19T01:05:00Z">
              <w:rPr/>
            </w:rPrChange>
          </w:rPr>
          <w:delText>sual</w:delText>
        </w:r>
      </w:del>
      <w:r w:rsidRPr="78B2B371">
        <w:rPr>
          <w:lang w:val="es-CR"/>
          <w:rPrChange w:id="568" w:author="Danielle Martin" w:date="2024-12-19T01:05:00Z">
            <w:rPr/>
          </w:rPrChange>
        </w:rPr>
        <w:t xml:space="preserve"> debe realizarse al menos una vez al año (de enero a diciembre) antes del primer pago del año para cumplir con la normativa. </w:t>
      </w:r>
    </w:p>
    <w:p w14:paraId="4203BCF6" w14:textId="77777777" w:rsidR="00441859" w:rsidRPr="001413C4" w:rsidRDefault="00DE7F5C">
      <w:pPr>
        <w:spacing w:before="120" w:line="360" w:lineRule="auto"/>
        <w:jc w:val="both"/>
        <w:rPr>
          <w:lang w:val="es-CR"/>
          <w:rPrChange w:id="569" w:author="Danielle Martin" w:date="2024-12-19T01:05:00Z">
            <w:rPr/>
          </w:rPrChange>
        </w:rPr>
      </w:pPr>
      <w:r w:rsidRPr="001413C4">
        <w:rPr>
          <w:lang w:val="es-CR"/>
          <w:rPrChange w:id="570" w:author="Danielle Martin" w:date="2024-12-19T01:05:00Z">
            <w:rPr/>
          </w:rPrChange>
        </w:rPr>
        <w:t>Cada mes, la sede central de Partners solicitará copias de los controles de conformidad visual seleccionados para inspeccionarlos y garantizar su cumplimiento. Las transacciones se seleccionarán al azar.</w:t>
      </w:r>
    </w:p>
    <w:p w14:paraId="24750E86" w14:textId="77777777" w:rsidR="00441859" w:rsidRPr="001413C4" w:rsidRDefault="00DE7F5C">
      <w:pPr>
        <w:pStyle w:val="Ttulo2"/>
        <w:rPr>
          <w:lang w:val="es-CR"/>
          <w:rPrChange w:id="571" w:author="Danielle Martin" w:date="2024-12-19T01:05:00Z">
            <w:rPr/>
          </w:rPrChange>
        </w:rPr>
      </w:pPr>
      <w:bookmarkStart w:id="572" w:name="_Toc185435193"/>
      <w:r w:rsidRPr="001413C4">
        <w:rPr>
          <w:lang w:val="es-CR"/>
          <w:rPrChange w:id="573" w:author="Danielle Martin" w:date="2024-12-19T01:05:00Z">
            <w:rPr/>
          </w:rPrChange>
        </w:rPr>
        <w:t>3.</w:t>
      </w:r>
      <w:r w:rsidR="00747047" w:rsidRPr="001413C4">
        <w:rPr>
          <w:lang w:val="es-CR"/>
          <w:rPrChange w:id="574" w:author="Danielle Martin" w:date="2024-12-19T01:05:00Z">
            <w:rPr/>
          </w:rPrChange>
        </w:rPr>
        <w:t xml:space="preserve">3 </w:t>
      </w:r>
      <w:r w:rsidRPr="001413C4">
        <w:rPr>
          <w:lang w:val="es-CR"/>
          <w:rPrChange w:id="575" w:author="Danielle Martin" w:date="2024-12-19T01:05:00Z">
            <w:rPr/>
          </w:rPrChange>
        </w:rPr>
        <w:t>Conciliación de cuentas</w:t>
      </w:r>
      <w:bookmarkEnd w:id="572"/>
    </w:p>
    <w:p w14:paraId="39BAE666" w14:textId="0B3EF2EC" w:rsidR="00441859" w:rsidRPr="001413C4" w:rsidRDefault="00DE7F5C">
      <w:pPr>
        <w:spacing w:line="360" w:lineRule="auto"/>
        <w:jc w:val="both"/>
        <w:rPr>
          <w:lang w:val="es-CR"/>
          <w:rPrChange w:id="576" w:author="Danielle Martin" w:date="2024-12-19T01:05:00Z">
            <w:rPr/>
          </w:rPrChange>
        </w:rPr>
      </w:pPr>
      <w:r w:rsidRPr="78B2B371">
        <w:rPr>
          <w:lang w:val="es-CR"/>
          <w:rPrChange w:id="577" w:author="Danielle Martin" w:date="2024-12-19T01:05:00Z">
            <w:rPr/>
          </w:rPrChange>
        </w:rPr>
        <w:t xml:space="preserve">Todas las cuentas de activos y pasivos (es decir, efectivo, cuentas por cobrar, cuentas por pagar y otras cuentas del balance general) deben conciliarse adecuadamente cada mes. Las pruebas de la conciliación deben conservarse en Partners Colombia. Esta evidencia debe incluir todas las planillas de soporte preparadas por el Gerente Financiero de la OC y aprobadas por la DP antes de la presentación de los informes a la Sede Central de </w:t>
      </w:r>
      <w:del w:id="578" w:author="Leonardo Torres" w:date="2025-01-14T13:10:00Z">
        <w:r w:rsidRPr="78B2B371" w:rsidDel="00DE7F5C">
          <w:rPr>
            <w:lang w:val="es-CR"/>
            <w:rPrChange w:id="579" w:author="Danielle Martin" w:date="2024-12-19T01:05:00Z">
              <w:rPr/>
            </w:rPrChange>
          </w:rPr>
          <w:delText>Compañeros</w:delText>
        </w:r>
      </w:del>
      <w:ins w:id="580" w:author="Leonardo Torres" w:date="2025-01-14T13:10:00Z">
        <w:r w:rsidR="219D5DFF" w:rsidRPr="78B2B371">
          <w:rPr>
            <w:lang w:val="es-CR"/>
          </w:rPr>
          <w:t>Partners</w:t>
        </w:r>
      </w:ins>
      <w:r w:rsidRPr="78B2B371">
        <w:rPr>
          <w:lang w:val="es-CR"/>
          <w:rPrChange w:id="581" w:author="Danielle Martin" w:date="2024-12-19T01:05:00Z">
            <w:rPr/>
          </w:rPrChange>
        </w:rPr>
        <w:t>, o la presentación a los auditores durante el proceso de auditoría.</w:t>
      </w:r>
    </w:p>
    <w:p w14:paraId="4F77F99C" w14:textId="77777777" w:rsidR="00101441" w:rsidRPr="001413C4" w:rsidRDefault="00101441" w:rsidP="00AE0206">
      <w:pPr>
        <w:spacing w:line="360" w:lineRule="auto"/>
        <w:jc w:val="both"/>
        <w:rPr>
          <w:lang w:val="es-CR"/>
          <w:rPrChange w:id="582" w:author="Danielle Martin" w:date="2024-12-19T01:05:00Z">
            <w:rPr/>
          </w:rPrChange>
        </w:rPr>
      </w:pPr>
    </w:p>
    <w:p w14:paraId="5225A7FA" w14:textId="77777777" w:rsidR="00441859" w:rsidRPr="001413C4" w:rsidRDefault="00DE7F5C">
      <w:pPr>
        <w:spacing w:after="120" w:line="360" w:lineRule="auto"/>
        <w:jc w:val="both"/>
        <w:rPr>
          <w:rFonts w:cs="Times New Roman"/>
          <w:lang w:val="es-CR"/>
          <w:rPrChange w:id="583" w:author="Danielle Martin" w:date="2024-12-19T01:05:00Z">
            <w:rPr>
              <w:rFonts w:cs="Times New Roman"/>
            </w:rPr>
          </w:rPrChange>
        </w:rPr>
      </w:pPr>
      <w:r w:rsidRPr="001413C4">
        <w:rPr>
          <w:rFonts w:cs="Times New Roman"/>
          <w:lang w:val="es-CR"/>
          <w:rPrChange w:id="584" w:author="Danielle Martin" w:date="2024-12-19T01:05:00Z">
            <w:rPr>
              <w:rFonts w:cs="Times New Roman"/>
            </w:rPr>
          </w:rPrChange>
        </w:rPr>
        <w:t>El Director Financiero de la OA facilitará mensualmente a la DP los informes que figuran a continuación:</w:t>
      </w:r>
    </w:p>
    <w:p w14:paraId="09AA0242" w14:textId="77777777" w:rsidR="00441859" w:rsidRDefault="00DE7F5C">
      <w:pPr>
        <w:pStyle w:val="Prrafodelista"/>
        <w:numPr>
          <w:ilvl w:val="0"/>
          <w:numId w:val="115"/>
        </w:numPr>
        <w:spacing w:after="120" w:line="360" w:lineRule="auto"/>
        <w:jc w:val="both"/>
        <w:rPr>
          <w:rFonts w:cs="Times New Roman"/>
        </w:rPr>
      </w:pPr>
      <w:r w:rsidRPr="00C17238">
        <w:rPr>
          <w:rFonts w:cs="Times New Roman"/>
        </w:rPr>
        <w:lastRenderedPageBreak/>
        <w:t xml:space="preserve">Balance </w:t>
      </w:r>
    </w:p>
    <w:p w14:paraId="5A2548AF" w14:textId="77777777" w:rsidR="00441859" w:rsidRDefault="00DE7F5C">
      <w:pPr>
        <w:pStyle w:val="Prrafodelista"/>
        <w:numPr>
          <w:ilvl w:val="0"/>
          <w:numId w:val="115"/>
        </w:numPr>
        <w:spacing w:after="120" w:line="360" w:lineRule="auto"/>
        <w:jc w:val="both"/>
        <w:rPr>
          <w:rFonts w:cs="Times New Roman"/>
        </w:rPr>
      </w:pPr>
      <w:r w:rsidRPr="00C17238">
        <w:rPr>
          <w:rFonts w:cs="Times New Roman"/>
        </w:rPr>
        <w:t>Cuenta de resultados</w:t>
      </w:r>
    </w:p>
    <w:p w14:paraId="63624FF1" w14:textId="77777777" w:rsidR="00441859" w:rsidRPr="001413C4" w:rsidRDefault="00DE7F5C">
      <w:pPr>
        <w:pStyle w:val="Prrafodelista"/>
        <w:numPr>
          <w:ilvl w:val="0"/>
          <w:numId w:val="115"/>
        </w:numPr>
        <w:spacing w:after="120" w:line="360" w:lineRule="auto"/>
        <w:jc w:val="both"/>
        <w:rPr>
          <w:rFonts w:cs="Times New Roman"/>
          <w:lang w:val="es-CR"/>
          <w:rPrChange w:id="585" w:author="Danielle Martin" w:date="2024-12-19T01:05:00Z">
            <w:rPr>
              <w:rFonts w:cs="Times New Roman"/>
            </w:rPr>
          </w:rPrChange>
        </w:rPr>
      </w:pPr>
      <w:r w:rsidRPr="001413C4">
        <w:rPr>
          <w:rFonts w:cs="Times New Roman"/>
          <w:lang w:val="es-CR"/>
          <w:rPrChange w:id="586" w:author="Danielle Martin" w:date="2024-12-19T01:05:00Z">
            <w:rPr>
              <w:rFonts w:cs="Times New Roman"/>
            </w:rPr>
          </w:rPrChange>
        </w:rPr>
        <w:t>Informe sobre el presupuesto comparado con los datos reales</w:t>
      </w:r>
    </w:p>
    <w:p w14:paraId="4DA1BFBE" w14:textId="77777777" w:rsidR="00441859" w:rsidRPr="00313E05" w:rsidRDefault="00DE7F5C">
      <w:pPr>
        <w:spacing w:after="120" w:line="360" w:lineRule="auto"/>
        <w:jc w:val="both"/>
        <w:rPr>
          <w:rFonts w:cs="Times New Roman"/>
          <w:lang w:val="es-CR"/>
        </w:rPr>
      </w:pPr>
      <w:r w:rsidRPr="00313E05">
        <w:rPr>
          <w:rFonts w:cs="Times New Roman"/>
          <w:lang w:val="es-CR"/>
        </w:rPr>
        <w:t>La DP es responsable de la revisión y aprobación de los estados financieros mencionados. Las copias de los estados financieros aprobados deben remitirse trimestralmente a la sede central de Partners.</w:t>
      </w:r>
    </w:p>
    <w:p w14:paraId="5145CB24" w14:textId="77777777" w:rsidR="00441859" w:rsidRPr="00313E05" w:rsidRDefault="00DE7F5C">
      <w:pPr>
        <w:pStyle w:val="Ttulo2"/>
        <w:rPr>
          <w:lang w:val="es-CR"/>
        </w:rPr>
      </w:pPr>
      <w:bookmarkStart w:id="587" w:name="_3.4_Financial_Reporting"/>
      <w:bookmarkStart w:id="588" w:name="_Toc185435194"/>
      <w:bookmarkEnd w:id="587"/>
      <w:r w:rsidRPr="00313E05">
        <w:rPr>
          <w:lang w:val="es-CR"/>
        </w:rPr>
        <w:t>3.4 Información financiera</w:t>
      </w:r>
      <w:bookmarkEnd w:id="588"/>
    </w:p>
    <w:p w14:paraId="7D8F0C3A" w14:textId="3200A1A3" w:rsidR="00441859" w:rsidRPr="00313E05" w:rsidRDefault="00DE7F5C">
      <w:pPr>
        <w:spacing w:after="120" w:line="360" w:lineRule="auto"/>
        <w:jc w:val="both"/>
        <w:rPr>
          <w:rFonts w:cs="Times New Roman"/>
          <w:lang w:val="es-CR"/>
        </w:rPr>
      </w:pPr>
      <w:r w:rsidRPr="78B2B371">
        <w:rPr>
          <w:rFonts w:cs="Times New Roman"/>
          <w:lang w:val="es-CR"/>
        </w:rPr>
        <w:t>Partners Colombia requiere que todas las transacciones financieras sean ingresadas a</w:t>
      </w:r>
      <w:ins w:id="589" w:author="Leonardo Torres" w:date="2025-01-14T13:22:00Z">
        <w:r w:rsidR="2369E80E" w:rsidRPr="78B2B371">
          <w:rPr>
            <w:rFonts w:cs="Times New Roman"/>
            <w:lang w:val="es-CR"/>
          </w:rPr>
          <w:t xml:space="preserve"> </w:t>
        </w:r>
      </w:ins>
      <w:r w:rsidRPr="78B2B371">
        <w:rPr>
          <w:rFonts w:cs="Times New Roman"/>
          <w:lang w:val="es-CR"/>
        </w:rPr>
        <w:t>l</w:t>
      </w:r>
      <w:ins w:id="590" w:author="Leonardo Torres" w:date="2025-01-14T13:22:00Z">
        <w:r w:rsidR="36E6D5AF" w:rsidRPr="78B2B371">
          <w:rPr>
            <w:rFonts w:cs="Times New Roman"/>
            <w:lang w:val="es-CR"/>
          </w:rPr>
          <w:t>a plataforma de</w:t>
        </w:r>
      </w:ins>
      <w:r w:rsidRPr="78B2B371">
        <w:rPr>
          <w:rFonts w:cs="Times New Roman"/>
          <w:lang w:val="es-CR"/>
        </w:rPr>
        <w:t xml:space="preserve"> Back Start Up (BSU) en línea. Se espera que las transacciones sean ingresadas al sistema diariamente, a medida que ocurren</w:t>
      </w:r>
      <w:ins w:id="591" w:author="Leonardo Torres" w:date="2025-01-14T13:24:00Z">
        <w:r w:rsidR="38D17417" w:rsidRPr="78B2B371">
          <w:rPr>
            <w:rFonts w:cs="Times New Roman"/>
            <w:lang w:val="es-CR"/>
          </w:rPr>
          <w:t xml:space="preserve"> para que BSU </w:t>
        </w:r>
      </w:ins>
      <w:ins w:id="592" w:author="Leonardo Torres" w:date="2025-01-14T13:29:00Z">
        <w:r w:rsidR="5990C877" w:rsidRPr="78B2B371">
          <w:rPr>
            <w:rFonts w:cs="Times New Roman"/>
            <w:lang w:val="es-CR"/>
          </w:rPr>
          <w:t xml:space="preserve">realice los </w:t>
        </w:r>
      </w:ins>
      <w:ins w:id="593" w:author="Leonardo Torres" w:date="2025-01-14T13:28:00Z">
        <w:r w:rsidR="5990C877" w:rsidRPr="78B2B371">
          <w:rPr>
            <w:rFonts w:cs="Times New Roman"/>
            <w:lang w:val="es-CR"/>
          </w:rPr>
          <w:t xml:space="preserve">registro </w:t>
        </w:r>
      </w:ins>
      <w:ins w:id="594" w:author="Leonardo Torres" w:date="2025-01-14T13:29:00Z">
        <w:r w:rsidR="5990C877" w:rsidRPr="78B2B371">
          <w:rPr>
            <w:rFonts w:cs="Times New Roman"/>
            <w:lang w:val="es-CR"/>
          </w:rPr>
          <w:t xml:space="preserve">en el sistema </w:t>
        </w:r>
      </w:ins>
      <w:ins w:id="595" w:author="Leonardo Torres" w:date="2025-01-14T13:28:00Z">
        <w:r w:rsidR="5990C877" w:rsidRPr="78B2B371">
          <w:rPr>
            <w:rFonts w:cs="Times New Roman"/>
            <w:lang w:val="es-CR"/>
          </w:rPr>
          <w:t>contable</w:t>
        </w:r>
      </w:ins>
      <w:r w:rsidRPr="78B2B371">
        <w:rPr>
          <w:rFonts w:cs="Times New Roman"/>
          <w:lang w:val="es-CR"/>
        </w:rPr>
        <w:t xml:space="preserve">. Todas las conciliaciones deben basarse en los libros mayores descargados del BSU. Si se encuentra alguna discrepancia, la(s) transacción(es) debe(n) ser corregida(s) </w:t>
      </w:r>
      <w:ins w:id="596" w:author="Leonardo Torres" w:date="2025-01-14T13:30:00Z">
        <w:r w:rsidR="14CF38A2" w:rsidRPr="78B2B371">
          <w:rPr>
            <w:rFonts w:cs="Times New Roman"/>
            <w:lang w:val="es-CR"/>
          </w:rPr>
          <w:t xml:space="preserve">por </w:t>
        </w:r>
      </w:ins>
      <w:del w:id="597" w:author="Leonardo Torres" w:date="2025-01-14T13:30:00Z">
        <w:r w:rsidRPr="78B2B371" w:rsidDel="00DE7F5C">
          <w:rPr>
            <w:rFonts w:cs="Times New Roman"/>
            <w:lang w:val="es-CR"/>
          </w:rPr>
          <w:delText>en el</w:delText>
        </w:r>
      </w:del>
      <w:r w:rsidRPr="78B2B371">
        <w:rPr>
          <w:rFonts w:cs="Times New Roman"/>
          <w:lang w:val="es-CR"/>
        </w:rPr>
        <w:t xml:space="preserve"> BSU. Los informes financieros enviados a la Sede de </w:t>
      </w:r>
      <w:ins w:id="598" w:author="Leonardo Torres" w:date="2025-01-14T13:30:00Z">
        <w:r w:rsidR="4CB0DB54" w:rsidRPr="78B2B371">
          <w:rPr>
            <w:rFonts w:cs="Times New Roman"/>
            <w:lang w:val="es-CR"/>
          </w:rPr>
          <w:t>Partners</w:t>
        </w:r>
      </w:ins>
      <w:del w:id="599" w:author="Leonardo Torres" w:date="2025-01-14T13:30:00Z">
        <w:r w:rsidRPr="78B2B371" w:rsidDel="00DE7F5C">
          <w:rPr>
            <w:rFonts w:cs="Times New Roman"/>
            <w:lang w:val="es-CR"/>
          </w:rPr>
          <w:delText>Compañeros</w:delText>
        </w:r>
      </w:del>
      <w:r w:rsidRPr="78B2B371">
        <w:rPr>
          <w:rFonts w:cs="Times New Roman"/>
          <w:lang w:val="es-CR"/>
        </w:rPr>
        <w:t xml:space="preserve"> se crearán a partir de la descarga </w:t>
      </w:r>
      <w:ins w:id="600" w:author="Leonardo Torres" w:date="2025-01-14T13:34:00Z">
        <w:r w:rsidR="72A7ECDA" w:rsidRPr="78B2B371">
          <w:rPr>
            <w:rFonts w:cs="Times New Roman"/>
            <w:lang w:val="es-CR"/>
          </w:rPr>
          <w:t xml:space="preserve">de información </w:t>
        </w:r>
      </w:ins>
      <w:ins w:id="601" w:author="Leonardo Torres" w:date="2025-01-14T13:32:00Z">
        <w:r w:rsidR="6009CE15" w:rsidRPr="78B2B371">
          <w:rPr>
            <w:rFonts w:cs="Times New Roman"/>
            <w:lang w:val="es-CR"/>
          </w:rPr>
          <w:t xml:space="preserve">que </w:t>
        </w:r>
      </w:ins>
      <w:ins w:id="602" w:author="Leonardo Torres" w:date="2025-01-14T13:33:00Z">
        <w:r w:rsidR="503C2615" w:rsidRPr="78B2B371">
          <w:rPr>
            <w:rFonts w:cs="Times New Roman"/>
            <w:lang w:val="es-CR"/>
          </w:rPr>
          <w:t xml:space="preserve">remita </w:t>
        </w:r>
      </w:ins>
      <w:del w:id="603" w:author="Leonardo Torres" w:date="2025-01-14T13:33:00Z">
        <w:r w:rsidRPr="78B2B371" w:rsidDel="00DE7F5C">
          <w:rPr>
            <w:rFonts w:cs="Times New Roman"/>
            <w:lang w:val="es-CR"/>
          </w:rPr>
          <w:delText>del</w:delText>
        </w:r>
      </w:del>
      <w:r w:rsidRPr="78B2B371">
        <w:rPr>
          <w:rFonts w:cs="Times New Roman"/>
          <w:lang w:val="es-CR"/>
        </w:rPr>
        <w:t xml:space="preserve"> BSU cada </w:t>
      </w:r>
      <w:r w:rsidR="7C71B512" w:rsidRPr="78B2B371">
        <w:rPr>
          <w:rFonts w:cs="Times New Roman"/>
          <w:lang w:val="es-CR"/>
        </w:rPr>
        <w:t xml:space="preserve">semana </w:t>
      </w:r>
      <w:r w:rsidRPr="78B2B371">
        <w:rPr>
          <w:rFonts w:cs="Times New Roman"/>
          <w:lang w:val="es-CR"/>
        </w:rPr>
        <w:t xml:space="preserve">y se reportarán en las plantillas financieras proporcionadas por la Sede de </w:t>
      </w:r>
      <w:ins w:id="604" w:author="Leonardo Torres" w:date="2025-01-14T13:35:00Z">
        <w:r w:rsidR="3DFEDD00" w:rsidRPr="78B2B371">
          <w:rPr>
            <w:rFonts w:cs="Times New Roman"/>
            <w:lang w:val="es-CR"/>
          </w:rPr>
          <w:t>Partners</w:t>
        </w:r>
      </w:ins>
      <w:del w:id="605" w:author="Leonardo Torres" w:date="2025-01-14T13:35:00Z">
        <w:r w:rsidRPr="78B2B371" w:rsidDel="00DE7F5C">
          <w:rPr>
            <w:rFonts w:cs="Times New Roman"/>
            <w:lang w:val="es-CR"/>
          </w:rPr>
          <w:delText>Compañeros</w:delText>
        </w:r>
      </w:del>
      <w:r w:rsidRPr="78B2B371">
        <w:rPr>
          <w:rFonts w:cs="Times New Roman"/>
          <w:lang w:val="es-CR"/>
        </w:rPr>
        <w:t xml:space="preserve"> (</w:t>
      </w:r>
      <w:r w:rsidRPr="78B2B371">
        <w:rPr>
          <w:lang w:val="es-CR"/>
        </w:rPr>
        <w:t xml:space="preserve">ver </w:t>
      </w:r>
      <w:r>
        <w:fldChar w:fldCharType="begin"/>
      </w:r>
      <w:r w:rsidRPr="00AB6DA0">
        <w:rPr>
          <w:lang w:val="es-CO"/>
          <w:rPrChange w:id="606" w:author="Massiel Nayibe Moreno Ladino" w:date="2025-01-15T12:57:00Z" w16du:dateUtc="2025-01-15T17:57:00Z">
            <w:rPr/>
          </w:rPrChange>
        </w:rPr>
        <w:instrText>HYPERLINK \l "_Annex_C" \h</w:instrText>
      </w:r>
      <w:r>
        <w:fldChar w:fldCharType="separate"/>
      </w:r>
      <w:r w:rsidRPr="78B2B371">
        <w:rPr>
          <w:rStyle w:val="Hipervnculo"/>
          <w:lang w:val="es-CR"/>
        </w:rPr>
        <w:t>Anexo C</w:t>
      </w:r>
      <w:r>
        <w:fldChar w:fldCharType="end"/>
      </w:r>
      <w:r w:rsidRPr="78B2B371">
        <w:rPr>
          <w:rStyle w:val="Hipervnculo"/>
          <w:lang w:val="es-CR"/>
        </w:rPr>
        <w:t>).</w:t>
      </w:r>
    </w:p>
    <w:p w14:paraId="498C2AA4" w14:textId="77777777" w:rsidR="0021191D" w:rsidRPr="00313E05" w:rsidRDefault="0021191D" w:rsidP="00AE0206">
      <w:pPr>
        <w:spacing w:line="360" w:lineRule="auto"/>
        <w:jc w:val="both"/>
        <w:rPr>
          <w:lang w:val="es-CR"/>
        </w:rPr>
      </w:pPr>
    </w:p>
    <w:p w14:paraId="73D4F957" w14:textId="77777777" w:rsidR="00441859" w:rsidRPr="00313E05" w:rsidRDefault="00DE7F5C">
      <w:pPr>
        <w:spacing w:line="360" w:lineRule="auto"/>
        <w:jc w:val="both"/>
        <w:rPr>
          <w:lang w:val="es-CR"/>
        </w:rPr>
      </w:pPr>
      <w:r w:rsidRPr="00313E05">
        <w:rPr>
          <w:lang w:val="es-CR"/>
        </w:rPr>
        <w:t xml:space="preserve">Los informes financieros de cada proyecto y de la cuenta compartida en Colombia se presentan </w:t>
      </w:r>
      <w:r w:rsidRPr="00313E05">
        <w:rPr>
          <w:b/>
          <w:bCs/>
          <w:u w:val="single"/>
          <w:lang w:val="es-CR"/>
        </w:rPr>
        <w:t>semanalmente</w:t>
      </w:r>
      <w:r w:rsidRPr="00313E05">
        <w:rPr>
          <w:lang w:val="es-CR"/>
        </w:rPr>
        <w:t xml:space="preserve">. Los informes financieros y las copias de toda la documentación justificativa deben presentarse tres (3) </w:t>
      </w:r>
      <w:r w:rsidR="00C009C5" w:rsidRPr="00313E05">
        <w:rPr>
          <w:lang w:val="es-CR"/>
        </w:rPr>
        <w:t xml:space="preserve">días laborables </w:t>
      </w:r>
      <w:r w:rsidRPr="00313E05">
        <w:rPr>
          <w:lang w:val="es-CR"/>
        </w:rPr>
        <w:t>después del final de cada semana.</w:t>
      </w:r>
    </w:p>
    <w:p w14:paraId="77965296" w14:textId="77777777" w:rsidR="004B22C6" w:rsidRPr="00313E05" w:rsidRDefault="004B22C6" w:rsidP="00AE0206">
      <w:pPr>
        <w:spacing w:line="360" w:lineRule="auto"/>
        <w:jc w:val="both"/>
        <w:rPr>
          <w:lang w:val="es-CR"/>
        </w:rPr>
      </w:pPr>
    </w:p>
    <w:p w14:paraId="4C6E6A94" w14:textId="54623A81" w:rsidR="00441859" w:rsidRPr="00313E05" w:rsidRDefault="00DE7F5C">
      <w:pPr>
        <w:spacing w:line="360" w:lineRule="auto"/>
        <w:jc w:val="both"/>
        <w:rPr>
          <w:lang w:val="es-CR"/>
        </w:rPr>
      </w:pPr>
      <w:r w:rsidRPr="78B2B371">
        <w:rPr>
          <w:lang w:val="es-CR"/>
        </w:rPr>
        <w:t>En el caso de los subreceptores</w:t>
      </w:r>
      <w:r w:rsidR="314811EB" w:rsidRPr="78B2B371">
        <w:rPr>
          <w:lang w:val="es-CR"/>
        </w:rPr>
        <w:t>, los importes devengados</w:t>
      </w:r>
      <w:ins w:id="607" w:author="Leonardo Torres" w:date="2025-01-14T13:40:00Z">
        <w:r w:rsidR="7D4CB300" w:rsidRPr="78B2B371">
          <w:rPr>
            <w:lang w:val="es-CR"/>
          </w:rPr>
          <w:t xml:space="preserve"> o acumulados</w:t>
        </w:r>
      </w:ins>
      <w:r w:rsidR="314811EB" w:rsidRPr="78B2B371">
        <w:rPr>
          <w:lang w:val="es-CR"/>
        </w:rPr>
        <w:t xml:space="preserve"> estimados </w:t>
      </w:r>
      <w:r w:rsidR="4FB12A57" w:rsidRPr="78B2B371">
        <w:rPr>
          <w:lang w:val="es-CR"/>
        </w:rPr>
        <w:t xml:space="preserve">deben enviarse a la sede central de Partners antes del día </w:t>
      </w:r>
      <w:r w:rsidRPr="78B2B371">
        <w:rPr>
          <w:lang w:val="es-CR"/>
        </w:rPr>
        <w:t>10</w:t>
      </w:r>
      <w:r w:rsidR="4FB12A57" w:rsidRPr="78B2B371">
        <w:rPr>
          <w:vertAlign w:val="superscript"/>
          <w:lang w:val="es-CR"/>
        </w:rPr>
        <w:t>th</w:t>
      </w:r>
      <w:r w:rsidR="4FB12A57" w:rsidRPr="78B2B371">
        <w:rPr>
          <w:lang w:val="es-CR"/>
        </w:rPr>
        <w:t xml:space="preserve"> del mes siguiente. Si el </w:t>
      </w:r>
      <w:r w:rsidRPr="78B2B371">
        <w:rPr>
          <w:lang w:val="es-CR"/>
        </w:rPr>
        <w:t>10</w:t>
      </w:r>
      <w:r w:rsidR="4FB12A57" w:rsidRPr="78B2B371">
        <w:rPr>
          <w:vertAlign w:val="superscript"/>
          <w:lang w:val="es-CR"/>
        </w:rPr>
        <w:t>th</w:t>
      </w:r>
      <w:r w:rsidR="4FB12A57" w:rsidRPr="78B2B371">
        <w:rPr>
          <w:lang w:val="es-CR"/>
        </w:rPr>
        <w:t xml:space="preserve"> del mes cae </w:t>
      </w:r>
      <w:del w:id="608" w:author="Leonardo Torres" w:date="2025-01-14T13:41:00Z">
        <w:r w:rsidRPr="78B2B371" w:rsidDel="4FB12A57">
          <w:rPr>
            <w:lang w:val="es-CR"/>
          </w:rPr>
          <w:delText xml:space="preserve">en </w:delText>
        </w:r>
      </w:del>
      <w:r w:rsidR="4FB12A57" w:rsidRPr="78B2B371">
        <w:rPr>
          <w:lang w:val="es-CR"/>
        </w:rPr>
        <w:t xml:space="preserve">festivo o fin de semana, la fecha límite de presentación será el último día laborable anterior al </w:t>
      </w:r>
      <w:r w:rsidRPr="78B2B371">
        <w:rPr>
          <w:lang w:val="es-CR"/>
        </w:rPr>
        <w:t>10</w:t>
      </w:r>
      <w:r w:rsidRPr="78B2B371">
        <w:rPr>
          <w:vertAlign w:val="superscript"/>
          <w:lang w:val="es-CR"/>
        </w:rPr>
        <w:t>th</w:t>
      </w:r>
      <w:r w:rsidR="28DF8CE9" w:rsidRPr="78B2B371">
        <w:rPr>
          <w:rFonts w:cs="Times New Roman"/>
          <w:lang w:val="es-CR"/>
        </w:rPr>
        <w:t xml:space="preserve"> . Los informes financieros finales de los subreceptores deberán presentarse antes del día 20</w:t>
      </w:r>
      <w:r w:rsidR="28DF8CE9" w:rsidRPr="78B2B371">
        <w:rPr>
          <w:rFonts w:cs="Times New Roman"/>
          <w:vertAlign w:val="superscript"/>
          <w:lang w:val="es-CR"/>
        </w:rPr>
        <w:t>th</w:t>
      </w:r>
      <w:r w:rsidR="28DF8CE9" w:rsidRPr="78B2B371">
        <w:rPr>
          <w:rFonts w:cs="Times New Roman"/>
          <w:lang w:val="es-CR"/>
        </w:rPr>
        <w:t xml:space="preserve"> del mes, o el último día laborable anterior.</w:t>
      </w:r>
    </w:p>
    <w:p w14:paraId="5FD16EC3" w14:textId="77777777" w:rsidR="00723A88" w:rsidRPr="00313E05" w:rsidRDefault="00723A88" w:rsidP="00AE0206">
      <w:pPr>
        <w:spacing w:line="360" w:lineRule="auto"/>
        <w:jc w:val="both"/>
        <w:rPr>
          <w:lang w:val="es-CR"/>
        </w:rPr>
      </w:pPr>
    </w:p>
    <w:p w14:paraId="42FB7FDD" w14:textId="6BA9CA74" w:rsidR="00441859" w:rsidRPr="00313E05" w:rsidRDefault="00DE7F5C">
      <w:pPr>
        <w:spacing w:line="360" w:lineRule="auto"/>
        <w:jc w:val="both"/>
        <w:rPr>
          <w:lang w:val="es-CR"/>
        </w:rPr>
      </w:pPr>
      <w:r w:rsidRPr="78B2B371">
        <w:rPr>
          <w:lang w:val="es-CR"/>
        </w:rPr>
        <w:t xml:space="preserve">El cumplimiento de este plazo es fundamental para garantizar que los gastos se registran en el mes correcto. Si se produce algún retraso o problema en el cumplimiento del plazo, el personal </w:t>
      </w:r>
      <w:ins w:id="609" w:author="Leonardo Torres" w:date="2025-01-14T13:54:00Z">
        <w:r w:rsidR="6EA1E176" w:rsidRPr="78B2B371">
          <w:rPr>
            <w:lang w:val="es-CR"/>
          </w:rPr>
          <w:t>de campo</w:t>
        </w:r>
      </w:ins>
      <w:del w:id="610" w:author="Leonardo Torres" w:date="2025-01-14T13:54:00Z">
        <w:r w:rsidRPr="78B2B371" w:rsidDel="00DE7F5C">
          <w:rPr>
            <w:lang w:val="es-CR"/>
          </w:rPr>
          <w:delText>sobre el terreno</w:delText>
        </w:r>
      </w:del>
      <w:r w:rsidRPr="78B2B371">
        <w:rPr>
          <w:lang w:val="es-CR"/>
        </w:rPr>
        <w:t xml:space="preserve"> deberá notificarlo inmediatamente a la sede central de Partners y explicar </w:t>
      </w:r>
      <w:r w:rsidRPr="78B2B371">
        <w:rPr>
          <w:lang w:val="es-CR"/>
        </w:rPr>
        <w:lastRenderedPageBreak/>
        <w:t>la naturaleza del retraso. Partners proporcionará una plantilla para los informes financieros mensuales. Un informe financiero debe ser recibido cada mes para todas las cuentas bancarias mantenidas por Compañeros Colombia que incluya todo lo siguiente:</w:t>
      </w:r>
    </w:p>
    <w:p w14:paraId="456521CB" w14:textId="77777777" w:rsidR="00441859" w:rsidRPr="00313E05" w:rsidRDefault="00DE7F5C">
      <w:pPr>
        <w:spacing w:after="120" w:line="360" w:lineRule="auto"/>
        <w:ind w:firstLine="720"/>
        <w:jc w:val="both"/>
        <w:rPr>
          <w:lang w:val="es-CR"/>
        </w:rPr>
      </w:pPr>
      <w:r w:rsidRPr="00313E05">
        <w:rPr>
          <w:lang w:val="es-CR"/>
        </w:rPr>
        <w:t>A)</w:t>
      </w:r>
      <w:r w:rsidRPr="00313E05">
        <w:rPr>
          <w:lang w:val="es-CR"/>
        </w:rPr>
        <w:tab/>
        <w:t xml:space="preserve">Conciliación bancaria firmada (plantilla facilitada por la sede de los socios, véase </w:t>
      </w:r>
      <w:r>
        <w:fldChar w:fldCharType="begin"/>
      </w:r>
      <w:r w:rsidRPr="00AB6DA0">
        <w:rPr>
          <w:lang w:val="es-CO"/>
          <w:rPrChange w:id="611" w:author="Massiel Nayibe Moreno Ladino" w:date="2025-01-15T12:57:00Z" w16du:dateUtc="2025-01-15T17:57:00Z">
            <w:rPr/>
          </w:rPrChange>
        </w:rPr>
        <w:instrText>HYPERLINK \l "_Annex_C"</w:instrText>
      </w:r>
      <w:r>
        <w:fldChar w:fldCharType="separate"/>
      </w:r>
      <w:r w:rsidRPr="00313E05">
        <w:rPr>
          <w:rStyle w:val="Hipervnculo"/>
          <w:lang w:val="es-CR"/>
        </w:rPr>
        <w:t>el anexo C</w:t>
      </w:r>
      <w:r>
        <w:fldChar w:fldCharType="end"/>
      </w:r>
      <w:r w:rsidRPr="00313E05">
        <w:rPr>
          <w:lang w:val="es-CR"/>
        </w:rPr>
        <w:t>)</w:t>
      </w:r>
    </w:p>
    <w:p w14:paraId="53CE40C9" w14:textId="77777777" w:rsidR="00441859" w:rsidRPr="00313E05" w:rsidRDefault="00DE7F5C">
      <w:pPr>
        <w:spacing w:after="120" w:line="360" w:lineRule="auto"/>
        <w:ind w:firstLine="720"/>
        <w:jc w:val="both"/>
        <w:rPr>
          <w:lang w:val="es-CR"/>
        </w:rPr>
      </w:pPr>
      <w:r w:rsidRPr="00313E05">
        <w:rPr>
          <w:lang w:val="es-CR"/>
        </w:rPr>
        <w:t>B)</w:t>
      </w:r>
      <w:r w:rsidRPr="00313E05">
        <w:rPr>
          <w:lang w:val="es-CR"/>
        </w:rPr>
        <w:tab/>
        <w:t>Copia del extracto o extractos bancarios (PDF)</w:t>
      </w:r>
    </w:p>
    <w:p w14:paraId="2A984945" w14:textId="77777777" w:rsidR="00441859" w:rsidRPr="00313E05" w:rsidRDefault="00DE7F5C">
      <w:pPr>
        <w:spacing w:after="120" w:line="360" w:lineRule="auto"/>
        <w:ind w:left="1440" w:hanging="720"/>
        <w:jc w:val="both"/>
        <w:rPr>
          <w:lang w:val="es-CR"/>
        </w:rPr>
      </w:pPr>
      <w:r w:rsidRPr="00313E05">
        <w:rPr>
          <w:lang w:val="es-CR"/>
        </w:rPr>
        <w:t>C)</w:t>
      </w:r>
      <w:r w:rsidRPr="00313E05">
        <w:rPr>
          <w:lang w:val="es-CR"/>
        </w:rPr>
        <w:tab/>
        <w:t xml:space="preserve">Informe de gastos en el que se indiquen todos los gastos del mes (en la plantilla facilitada por los socios, véase </w:t>
      </w:r>
      <w:r>
        <w:fldChar w:fldCharType="begin"/>
      </w:r>
      <w:r w:rsidRPr="00AB6DA0">
        <w:rPr>
          <w:lang w:val="es-CO"/>
          <w:rPrChange w:id="612" w:author="Massiel Nayibe Moreno Ladino" w:date="2025-01-15T12:57:00Z" w16du:dateUtc="2025-01-15T17:57:00Z">
            <w:rPr/>
          </w:rPrChange>
        </w:rPr>
        <w:instrText>HYPERLINK \l "_Annex_C"</w:instrText>
      </w:r>
      <w:r>
        <w:fldChar w:fldCharType="separate"/>
      </w:r>
      <w:r w:rsidRPr="00313E05">
        <w:rPr>
          <w:rStyle w:val="Hipervnculo"/>
          <w:lang w:val="es-CR"/>
        </w:rPr>
        <w:t>el Anexo C</w:t>
      </w:r>
      <w:r>
        <w:fldChar w:fldCharType="end"/>
      </w:r>
      <w:r w:rsidRPr="00313E05">
        <w:rPr>
          <w:lang w:val="es-CR"/>
        </w:rPr>
        <w:t>).</w:t>
      </w:r>
    </w:p>
    <w:p w14:paraId="2F3FA546" w14:textId="77777777" w:rsidR="00441859" w:rsidRPr="00313E05" w:rsidRDefault="00DE7F5C">
      <w:pPr>
        <w:spacing w:after="120" w:line="360" w:lineRule="auto"/>
        <w:ind w:left="1440" w:hanging="720"/>
        <w:jc w:val="both"/>
        <w:rPr>
          <w:lang w:val="es-CR"/>
        </w:rPr>
      </w:pPr>
      <w:r w:rsidRPr="00313E05">
        <w:rPr>
          <w:lang w:val="es-CR"/>
        </w:rPr>
        <w:t>D)</w:t>
      </w:r>
      <w:r w:rsidRPr="00313E05">
        <w:rPr>
          <w:lang w:val="es-CR"/>
        </w:rPr>
        <w:tab/>
        <w:t>Copias de toda la documentación justificativa de los gastos que figuran en el informe de gastos</w:t>
      </w:r>
    </w:p>
    <w:p w14:paraId="37B433AA" w14:textId="77777777" w:rsidR="00441859" w:rsidRPr="00313E05" w:rsidRDefault="00DE7F5C">
      <w:pPr>
        <w:spacing w:after="120" w:line="360" w:lineRule="auto"/>
        <w:ind w:left="1440" w:hanging="720"/>
        <w:jc w:val="both"/>
        <w:rPr>
          <w:lang w:val="es-CR"/>
        </w:rPr>
      </w:pPr>
      <w:r w:rsidRPr="00313E05">
        <w:rPr>
          <w:lang w:val="es-CR"/>
        </w:rPr>
        <w:t xml:space="preserve">E) </w:t>
      </w:r>
      <w:r w:rsidRPr="00313E05">
        <w:rPr>
          <w:lang w:val="es-CR"/>
        </w:rPr>
        <w:tab/>
        <w:t xml:space="preserve">Si los informes se elaboran en moneda local, </w:t>
      </w:r>
      <w:r w:rsidR="006E5671">
        <w:fldChar w:fldCharType="begin"/>
      </w:r>
      <w:r w:rsidR="006E5671" w:rsidRPr="00AB6DA0">
        <w:rPr>
          <w:lang w:val="es-CO"/>
          <w:rPrChange w:id="613" w:author="Massiel Nayibe Moreno Ladino" w:date="2025-01-15T12:57:00Z" w16du:dateUtc="2025-01-15T17:57:00Z">
            <w:rPr/>
          </w:rPrChange>
        </w:rPr>
        <w:instrText>HYPERLINK "http://www.oanda.com"</w:instrText>
      </w:r>
      <w:r w:rsidR="006E5671">
        <w:fldChar w:fldCharType="separate"/>
      </w:r>
      <w:r w:rsidR="006E5671" w:rsidRPr="00313E05">
        <w:rPr>
          <w:rStyle w:val="Hipervnculo"/>
          <w:rFonts w:cs="Times New Roman"/>
          <w:lang w:val="es-CR"/>
        </w:rPr>
        <w:t>la OANDA</w:t>
      </w:r>
      <w:r w:rsidR="006E5671">
        <w:fldChar w:fldCharType="end"/>
      </w:r>
      <w:r w:rsidRPr="00313E05">
        <w:rPr>
          <w:lang w:val="es-CR"/>
        </w:rPr>
        <w:t xml:space="preserve"> deberá enviar </w:t>
      </w:r>
      <w:r w:rsidRPr="00313E05">
        <w:rPr>
          <w:lang w:val="es-CR"/>
        </w:rPr>
        <w:tab/>
        <w:t xml:space="preserve">una copia de los tipos de cambio medios </w:t>
      </w:r>
      <w:r w:rsidR="006165AC" w:rsidRPr="00313E05">
        <w:rPr>
          <w:lang w:val="es-CR"/>
        </w:rPr>
        <w:t>del</w:t>
      </w:r>
      <w:r w:rsidRPr="00313E05">
        <w:rPr>
          <w:lang w:val="es-CR"/>
        </w:rPr>
        <w:t xml:space="preserve"> mes anterior.</w:t>
      </w:r>
    </w:p>
    <w:p w14:paraId="172ED44E" w14:textId="77777777" w:rsidR="00441859" w:rsidRPr="00313E05" w:rsidRDefault="00DE7F5C">
      <w:pPr>
        <w:spacing w:line="360" w:lineRule="auto"/>
        <w:jc w:val="both"/>
        <w:rPr>
          <w:lang w:val="es-CR"/>
        </w:rPr>
      </w:pPr>
      <w:r w:rsidRPr="00313E05">
        <w:rPr>
          <w:lang w:val="es-CR"/>
        </w:rPr>
        <w:t>Compañeros podrá retener una solicitud de anticipo de tesorería si Compañeros Colombia no informa puntualmente de los gastos de acuerdo con las directrices anteriores.</w:t>
      </w:r>
    </w:p>
    <w:p w14:paraId="7A937C1D" w14:textId="77777777" w:rsidR="00441859" w:rsidRPr="00313E05" w:rsidRDefault="00DE7F5C">
      <w:pPr>
        <w:pStyle w:val="Ttulo2"/>
        <w:rPr>
          <w:lang w:val="es-CR"/>
        </w:rPr>
      </w:pPr>
      <w:bookmarkStart w:id="614" w:name="_Toc184806652"/>
      <w:bookmarkStart w:id="615" w:name="_Toc185435195"/>
      <w:r w:rsidRPr="00313E05">
        <w:rPr>
          <w:lang w:val="es-CR"/>
        </w:rPr>
        <w:t>3.5 Informes sobre tarjetas de crédito</w:t>
      </w:r>
      <w:bookmarkEnd w:id="614"/>
      <w:bookmarkEnd w:id="615"/>
    </w:p>
    <w:p w14:paraId="070D6531" w14:textId="77777777" w:rsidR="00441859" w:rsidRPr="00313E05" w:rsidRDefault="00DE7F5C">
      <w:pPr>
        <w:spacing w:after="120" w:line="360" w:lineRule="auto"/>
        <w:jc w:val="both"/>
        <w:rPr>
          <w:rFonts w:cs="Times New Roman"/>
          <w:lang w:val="es-CR"/>
        </w:rPr>
      </w:pPr>
      <w:r w:rsidRPr="00313E05">
        <w:rPr>
          <w:rFonts w:cs="Times New Roman"/>
          <w:lang w:val="es-CR"/>
        </w:rPr>
        <w:t xml:space="preserve">Cualquier empleado de Partners Colombia que posea una tarjeta de crédito corporativa es responsable de cumplir con </w:t>
      </w:r>
      <w:r>
        <w:fldChar w:fldCharType="begin"/>
      </w:r>
      <w:r w:rsidRPr="00AB6DA0">
        <w:rPr>
          <w:lang w:val="es-CO"/>
          <w:rPrChange w:id="616" w:author="Massiel Nayibe Moreno Ladino" w:date="2025-01-15T12:57:00Z" w16du:dateUtc="2025-01-15T17:57:00Z">
            <w:rPr/>
          </w:rPrChange>
        </w:rPr>
        <w:instrText>HYPERLINK "https://partnersnet107.sharepoint.com/:f:/s/FA/Eoyo1yeAObhbvAgsEFHp298B_ChXoU4LMRMPX0zEQ9imxw?e=UYj7bD"</w:instrText>
      </w:r>
      <w:r>
        <w:fldChar w:fldCharType="separate"/>
      </w:r>
      <w:r w:rsidRPr="00313E05">
        <w:rPr>
          <w:rStyle w:val="Hipervnculo"/>
          <w:rFonts w:cs="Times New Roman"/>
          <w:lang w:val="es-CR"/>
        </w:rPr>
        <w:t>la Política de Tarjetas de Crédito de Partners</w:t>
      </w:r>
      <w:r>
        <w:fldChar w:fldCharType="end"/>
      </w:r>
      <w:r w:rsidRPr="00313E05">
        <w:rPr>
          <w:rFonts w:cs="Times New Roman"/>
          <w:lang w:val="es-CR"/>
        </w:rPr>
        <w:t xml:space="preserve">. La política requiere que todos los empleados </w:t>
      </w:r>
      <w:r w:rsidRPr="00313E05">
        <w:rPr>
          <w:rFonts w:cs="Times New Roman"/>
          <w:b/>
          <w:bCs/>
          <w:u w:val="single"/>
          <w:lang w:val="es-CR"/>
        </w:rPr>
        <w:t xml:space="preserve">codifiquen </w:t>
      </w:r>
      <w:r w:rsidRPr="00313E05">
        <w:rPr>
          <w:rFonts w:cs="Times New Roman"/>
          <w:lang w:val="es-CR"/>
        </w:rPr>
        <w:t xml:space="preserve">apropiadamente </w:t>
      </w:r>
      <w:r w:rsidRPr="00313E05">
        <w:rPr>
          <w:rFonts w:cs="Times New Roman"/>
          <w:b/>
          <w:bCs/>
          <w:u w:val="single"/>
          <w:lang w:val="es-CR"/>
        </w:rPr>
        <w:t xml:space="preserve">y adjunten la documentación de soporte requerida </w:t>
      </w:r>
      <w:r w:rsidRPr="00313E05">
        <w:rPr>
          <w:rFonts w:cs="Times New Roman"/>
          <w:lang w:val="es-CR"/>
        </w:rPr>
        <w:t xml:space="preserve">para todos los cargos en su tarjeta de crédito antes del </w:t>
      </w:r>
      <w:r w:rsidRPr="00313E05">
        <w:rPr>
          <w:rFonts w:cs="Times New Roman"/>
          <w:b/>
          <w:bCs/>
          <w:u w:val="single"/>
          <w:lang w:val="es-CR"/>
        </w:rPr>
        <w:t>último día hábil del mes</w:t>
      </w:r>
      <w:r w:rsidRPr="00313E05">
        <w:rPr>
          <w:rFonts w:cs="Times New Roman"/>
          <w:lang w:val="es-CR"/>
        </w:rPr>
        <w:t>. Sin embargo, para reducir cualquier retraso, Partners recomienda que todos los gastos se codifiquen en las 48 horas siguientes al cargo. Se requieren recibos para todas las transacciones de $25.00 USD o más. Todos los cargos deben ser codificados y tener un estatus de "Pendiente de aprobación" para el último día hábil del mes. Si los gastos no se codifican antes de fin de mes, el 1</w:t>
      </w:r>
      <w:r w:rsidRPr="00313E05">
        <w:rPr>
          <w:rFonts w:cs="Times New Roman"/>
          <w:vertAlign w:val="superscript"/>
          <w:lang w:val="es-CR"/>
        </w:rPr>
        <w:t>st</w:t>
      </w:r>
      <w:r w:rsidRPr="00313E05">
        <w:rPr>
          <w:rFonts w:cs="Times New Roman"/>
          <w:lang w:val="es-CR"/>
        </w:rPr>
        <w:t xml:space="preserve"> del mes siguiente se congelará la tarjeta de crédito.</w:t>
      </w:r>
    </w:p>
    <w:p w14:paraId="27EFB7A2" w14:textId="77777777" w:rsidR="00441859" w:rsidRPr="00313E05" w:rsidRDefault="00DE7F5C">
      <w:pPr>
        <w:spacing w:line="360" w:lineRule="auto"/>
        <w:jc w:val="both"/>
        <w:rPr>
          <w:rFonts w:cs="Times New Roman"/>
          <w:lang w:val="es-CR"/>
        </w:rPr>
      </w:pPr>
      <w:r w:rsidRPr="78B2B371">
        <w:rPr>
          <w:rFonts w:cs="Times New Roman"/>
          <w:lang w:val="es-CR"/>
        </w:rPr>
        <w:t>Los empleados son responsables de que sus gastos mensuales sean aprobados por su supervisor antes del 5</w:t>
      </w:r>
      <w:r w:rsidRPr="78B2B371">
        <w:rPr>
          <w:rFonts w:cs="Times New Roman"/>
          <w:vertAlign w:val="superscript"/>
          <w:lang w:val="es-CR"/>
        </w:rPr>
        <w:t>th</w:t>
      </w:r>
      <w:r w:rsidRPr="78B2B371">
        <w:rPr>
          <w:rFonts w:cs="Times New Roman"/>
          <w:lang w:val="es-CR"/>
        </w:rPr>
        <w:t xml:space="preserve"> del mes siguiente o el último día laborable anterior si el 5</w:t>
      </w:r>
      <w:r w:rsidRPr="78B2B371">
        <w:rPr>
          <w:rFonts w:cs="Times New Roman"/>
          <w:vertAlign w:val="superscript"/>
          <w:lang w:val="es-CR"/>
        </w:rPr>
        <w:t>th</w:t>
      </w:r>
      <w:r w:rsidRPr="78B2B371">
        <w:rPr>
          <w:rFonts w:cs="Times New Roman"/>
          <w:lang w:val="es-CR"/>
        </w:rPr>
        <w:t xml:space="preserve"> cae en fin de semana o festivo. Si los supervisores no aprueban los gastos antes del 5</w:t>
      </w:r>
      <w:r w:rsidRPr="78B2B371">
        <w:rPr>
          <w:rFonts w:cs="Times New Roman"/>
          <w:vertAlign w:val="superscript"/>
          <w:lang w:val="es-CR"/>
        </w:rPr>
        <w:t>th</w:t>
      </w:r>
      <w:del w:id="617" w:author="Leonardo Torres" w:date="2025-01-14T13:55:00Z">
        <w:r w:rsidRPr="78B2B371" w:rsidDel="00DE7F5C">
          <w:rPr>
            <w:rFonts w:cs="Times New Roman"/>
            <w:lang w:val="es-CR"/>
          </w:rPr>
          <w:delText xml:space="preserve"> </w:delText>
        </w:r>
      </w:del>
      <w:r w:rsidRPr="78B2B371">
        <w:rPr>
          <w:rFonts w:cs="Times New Roman"/>
          <w:lang w:val="es-CR"/>
        </w:rPr>
        <w:t xml:space="preserve">, sus tarjetas de crédito se </w:t>
      </w:r>
      <w:r w:rsidRPr="78B2B371">
        <w:rPr>
          <w:rFonts w:cs="Times New Roman"/>
          <w:lang w:val="es-CR"/>
        </w:rPr>
        <w:lastRenderedPageBreak/>
        <w:t>congelarán el 6</w:t>
      </w:r>
      <w:r w:rsidRPr="78B2B371">
        <w:rPr>
          <w:rFonts w:cs="Times New Roman"/>
          <w:vertAlign w:val="superscript"/>
          <w:lang w:val="es-CR"/>
        </w:rPr>
        <w:t>th</w:t>
      </w:r>
      <w:r w:rsidRPr="78B2B371">
        <w:rPr>
          <w:rFonts w:cs="Times New Roman"/>
          <w:lang w:val="es-CR"/>
        </w:rPr>
        <w:t xml:space="preserve"> o el siguiente día laborable. La tarjeta de crédito de los supervisores se descongelará una vez que se hayan aprobado todos los cargos pendientes. </w:t>
      </w:r>
    </w:p>
    <w:p w14:paraId="3264897C" w14:textId="77777777" w:rsidR="00441859" w:rsidRPr="00313E05" w:rsidRDefault="00DE7F5C">
      <w:pPr>
        <w:pStyle w:val="Ttulo1"/>
        <w:rPr>
          <w:lang w:val="es-CR"/>
        </w:rPr>
      </w:pPr>
      <w:bookmarkStart w:id="618" w:name="_3.2_System_of"/>
      <w:bookmarkStart w:id="619" w:name="_Toc185435196"/>
      <w:bookmarkEnd w:id="618"/>
      <w:r w:rsidRPr="00313E05">
        <w:rPr>
          <w:lang w:val="es-CR"/>
        </w:rPr>
        <w:t xml:space="preserve">4. </w:t>
      </w:r>
      <w:r w:rsidR="004024D5" w:rsidRPr="00313E05">
        <w:rPr>
          <w:lang w:val="es-CR"/>
        </w:rPr>
        <w:t xml:space="preserve">Registros financieros, </w:t>
      </w:r>
      <w:r w:rsidRPr="00313E05">
        <w:rPr>
          <w:lang w:val="es-CR"/>
        </w:rPr>
        <w:t>auditorías y conservación de registros</w:t>
      </w:r>
      <w:bookmarkEnd w:id="619"/>
    </w:p>
    <w:p w14:paraId="55FB2666" w14:textId="77777777" w:rsidR="00441859" w:rsidRPr="00313E05" w:rsidRDefault="00DE7F5C">
      <w:pPr>
        <w:pStyle w:val="Ttulo2"/>
        <w:rPr>
          <w:lang w:val="es-CR"/>
        </w:rPr>
      </w:pPr>
      <w:bookmarkStart w:id="620" w:name="_Toc185435197"/>
      <w:r w:rsidRPr="00313E05">
        <w:rPr>
          <w:lang w:val="es-CR"/>
        </w:rPr>
        <w:t>4.1 Conservación de registros y contabilidad</w:t>
      </w:r>
      <w:bookmarkEnd w:id="620"/>
    </w:p>
    <w:p w14:paraId="1EFCF46B" w14:textId="153669A0" w:rsidR="00441859" w:rsidRPr="00313E05" w:rsidRDefault="00DE7F5C">
      <w:pPr>
        <w:spacing w:line="360" w:lineRule="auto"/>
        <w:jc w:val="both"/>
        <w:rPr>
          <w:lang w:val="es-CR"/>
        </w:rPr>
      </w:pPr>
      <w:del w:id="621" w:author="Leonardo Torres" w:date="2025-01-14T13:56:00Z">
        <w:r w:rsidRPr="78B2B371" w:rsidDel="00DE7F5C">
          <w:rPr>
            <w:lang w:val="es-CR"/>
          </w:rPr>
          <w:delText>Compañeros</w:delText>
        </w:r>
      </w:del>
      <w:ins w:id="622" w:author="Leonardo Torres" w:date="2025-01-14T13:56:00Z">
        <w:r w:rsidR="618A47A1" w:rsidRPr="78B2B371">
          <w:rPr>
            <w:lang w:val="es-CR"/>
          </w:rPr>
          <w:t>Partners</w:t>
        </w:r>
      </w:ins>
      <w:r w:rsidRPr="78B2B371">
        <w:rPr>
          <w:lang w:val="es-CR"/>
        </w:rPr>
        <w:t xml:space="preserve"> </w:t>
      </w:r>
      <w:r w:rsidR="42966AE4" w:rsidRPr="78B2B371">
        <w:rPr>
          <w:lang w:val="es-CR"/>
        </w:rPr>
        <w:t xml:space="preserve">Colombia </w:t>
      </w:r>
      <w:r w:rsidR="6294B3D0" w:rsidRPr="78B2B371">
        <w:rPr>
          <w:lang w:val="es-CR"/>
        </w:rPr>
        <w:t xml:space="preserve">debe mantener registros financieros, documentos de apoyo, </w:t>
      </w:r>
      <w:r w:rsidR="4E0FEB1B" w:rsidRPr="78B2B371">
        <w:rPr>
          <w:lang w:val="es-CR"/>
        </w:rPr>
        <w:t xml:space="preserve">registros </w:t>
      </w:r>
      <w:r w:rsidR="6294B3D0" w:rsidRPr="78B2B371">
        <w:rPr>
          <w:lang w:val="es-CR"/>
        </w:rPr>
        <w:t xml:space="preserve">estadísticos, y todos los demás registros, para apoyar el desempeño de, y los cargos a, el proyecto. Dichos registros deben cumplir con los principios de contabilidad generalmente aceptados en los Estados Unidos y </w:t>
      </w:r>
      <w:r w:rsidR="2624CCAE" w:rsidRPr="78B2B371">
        <w:rPr>
          <w:lang w:val="es-CR"/>
        </w:rPr>
        <w:t xml:space="preserve">Colombia </w:t>
      </w:r>
      <w:r w:rsidR="1FE18AA1" w:rsidRPr="78B2B371">
        <w:rPr>
          <w:rFonts w:cs="Times New Roman"/>
          <w:lang w:val="es-CR"/>
        </w:rPr>
        <w:t xml:space="preserve">y cumplir con </w:t>
      </w:r>
      <w:r w:rsidR="1FE18AA1">
        <w:fldChar w:fldCharType="begin"/>
      </w:r>
      <w:r w:rsidR="1FE18AA1" w:rsidRPr="00AB6DA0">
        <w:rPr>
          <w:lang w:val="es-CO"/>
          <w:rPrChange w:id="623" w:author="Massiel Nayibe Moreno Ladino" w:date="2025-01-15T12:57:00Z" w16du:dateUtc="2025-01-15T17:57:00Z">
            <w:rPr/>
          </w:rPrChange>
        </w:rPr>
        <w:instrText>HYPERLINK "https://partnersnet107.sharepoint.com/:f:/s/FA/Elg29tpeBjFVjHagl6M6q8sBQarckJxEUJAvfMuLAmKIXA?e=rjJJKw" \h</w:instrText>
      </w:r>
      <w:r w:rsidR="1FE18AA1">
        <w:fldChar w:fldCharType="separate"/>
      </w:r>
      <w:r w:rsidR="1FE18AA1" w:rsidRPr="78B2B371">
        <w:rPr>
          <w:rStyle w:val="Hipervnculo"/>
          <w:rFonts w:cs="Times New Roman"/>
          <w:lang w:val="es-CR"/>
        </w:rPr>
        <w:t>la Política de Retención de Registros</w:t>
      </w:r>
      <w:r w:rsidR="1FE18AA1">
        <w:fldChar w:fldCharType="end"/>
      </w:r>
      <w:r w:rsidR="1FE18AA1" w:rsidRPr="78B2B371">
        <w:rPr>
          <w:rFonts w:cs="Times New Roman"/>
          <w:lang w:val="es-CR"/>
        </w:rPr>
        <w:t xml:space="preserve"> de </w:t>
      </w:r>
      <w:del w:id="624" w:author="Leonardo Torres" w:date="2025-01-14T13:56:00Z">
        <w:r w:rsidRPr="78B2B371" w:rsidDel="1FE18AA1">
          <w:rPr>
            <w:rFonts w:cs="Times New Roman"/>
            <w:lang w:val="es-CR"/>
          </w:rPr>
          <w:delText>Compañeros</w:delText>
        </w:r>
      </w:del>
      <w:ins w:id="625" w:author="Leonardo Torres" w:date="2025-01-14T13:56:00Z">
        <w:r w:rsidR="58380033" w:rsidRPr="78B2B371">
          <w:rPr>
            <w:rFonts w:cs="Times New Roman"/>
            <w:lang w:val="es-CR"/>
          </w:rPr>
          <w:t>Partners</w:t>
        </w:r>
      </w:ins>
      <w:r w:rsidR="6294B3D0" w:rsidRPr="78B2B371">
        <w:rPr>
          <w:lang w:val="es-CR"/>
        </w:rPr>
        <w:t xml:space="preserve">. </w:t>
      </w:r>
    </w:p>
    <w:p w14:paraId="69396CC8" w14:textId="68C077E0" w:rsidR="00441859" w:rsidRPr="00313E05" w:rsidRDefault="6294B3D0">
      <w:pPr>
        <w:spacing w:before="120" w:line="360" w:lineRule="auto"/>
        <w:jc w:val="both"/>
        <w:rPr>
          <w:lang w:val="es-CR"/>
        </w:rPr>
      </w:pPr>
      <w:r w:rsidRPr="78B2B371">
        <w:rPr>
          <w:lang w:val="es-CR"/>
        </w:rPr>
        <w:t xml:space="preserve">Los registros de </w:t>
      </w:r>
      <w:del w:id="626" w:author="Leonardo Torres" w:date="2025-01-14T13:57:00Z">
        <w:r w:rsidR="00B05846" w:rsidRPr="78B2B371" w:rsidDel="00DE7F5C">
          <w:rPr>
            <w:lang w:val="es-CR"/>
          </w:rPr>
          <w:delText>Compañeros</w:delText>
        </w:r>
      </w:del>
      <w:ins w:id="627" w:author="Leonardo Torres" w:date="2025-01-14T13:57:00Z">
        <w:r w:rsidR="79777128" w:rsidRPr="78B2B371">
          <w:rPr>
            <w:lang w:val="es-CR"/>
          </w:rPr>
          <w:t>Partners</w:t>
        </w:r>
      </w:ins>
      <w:r w:rsidR="00DE7F5C" w:rsidRPr="78B2B371">
        <w:rPr>
          <w:lang w:val="es-CR"/>
        </w:rPr>
        <w:t xml:space="preserve"> </w:t>
      </w:r>
      <w:r w:rsidR="42966AE4" w:rsidRPr="78B2B371">
        <w:rPr>
          <w:lang w:val="es-CR"/>
        </w:rPr>
        <w:t xml:space="preserve">Colombia </w:t>
      </w:r>
      <w:r w:rsidRPr="78B2B371">
        <w:rPr>
          <w:lang w:val="es-CR"/>
        </w:rPr>
        <w:t xml:space="preserve">y cualquier registro de subreceptor que pertenezca al proyecto deben ser retenidos en el país por un período mínimo de tres años a partir de la </w:t>
      </w:r>
      <w:r w:rsidR="48097C96" w:rsidRPr="78B2B371">
        <w:rPr>
          <w:lang w:val="es-CR"/>
        </w:rPr>
        <w:t xml:space="preserve">fecha de presentación </w:t>
      </w:r>
      <w:r w:rsidRPr="78B2B371">
        <w:rPr>
          <w:lang w:val="es-CR"/>
        </w:rPr>
        <w:t xml:space="preserve">del informe final de gastos. </w:t>
      </w:r>
      <w:r w:rsidR="00DE7F5C" w:rsidRPr="78B2B371">
        <w:rPr>
          <w:lang w:val="es-CR"/>
        </w:rPr>
        <w:t xml:space="preserve">Partners </w:t>
      </w:r>
      <w:r w:rsidR="42966AE4" w:rsidRPr="78B2B371">
        <w:rPr>
          <w:lang w:val="es-CR"/>
        </w:rPr>
        <w:t xml:space="preserve">Colombia </w:t>
      </w:r>
      <w:r w:rsidRPr="78B2B371">
        <w:rPr>
          <w:lang w:val="es-CR"/>
        </w:rPr>
        <w:t xml:space="preserve">tendrá que trabajar con Partners HQ para </w:t>
      </w:r>
      <w:r w:rsidR="7CD16824" w:rsidRPr="78B2B371">
        <w:rPr>
          <w:lang w:val="es-CR"/>
        </w:rPr>
        <w:t xml:space="preserve">asegurar que la documentación y los registros </w:t>
      </w:r>
      <w:r w:rsidR="0CD0298A" w:rsidRPr="78B2B371">
        <w:rPr>
          <w:lang w:val="es-CR"/>
        </w:rPr>
        <w:t xml:space="preserve">sean </w:t>
      </w:r>
      <w:r w:rsidR="7CD16824" w:rsidRPr="78B2B371">
        <w:rPr>
          <w:lang w:val="es-CR"/>
        </w:rPr>
        <w:t xml:space="preserve">salvaguardados por el período de tres años y o hacer los arreglos necesarios para </w:t>
      </w:r>
      <w:r w:rsidRPr="78B2B371">
        <w:rPr>
          <w:lang w:val="es-CR"/>
        </w:rPr>
        <w:t>transportar los documentos necesarios a la oficina internacional</w:t>
      </w:r>
      <w:r w:rsidR="7CD16824" w:rsidRPr="78B2B371">
        <w:rPr>
          <w:lang w:val="es-CR"/>
        </w:rPr>
        <w:t xml:space="preserve">, al cierre de la oficina del proyecto. </w:t>
      </w:r>
    </w:p>
    <w:p w14:paraId="5B0F3289" w14:textId="77777777" w:rsidR="00441859" w:rsidRPr="00313E05" w:rsidRDefault="00DE7F5C">
      <w:pPr>
        <w:pStyle w:val="Ttulo2"/>
        <w:rPr>
          <w:lang w:val="es-CR"/>
        </w:rPr>
      </w:pPr>
      <w:bookmarkStart w:id="628" w:name="_4.2_Filing_&amp;"/>
      <w:bookmarkStart w:id="629" w:name="_Toc185435198"/>
      <w:bookmarkEnd w:id="628"/>
      <w:r w:rsidRPr="00313E05">
        <w:rPr>
          <w:lang w:val="es-CR"/>
        </w:rPr>
        <w:t>4.2 Archivos y registros</w:t>
      </w:r>
      <w:bookmarkEnd w:id="629"/>
    </w:p>
    <w:p w14:paraId="7112919A" w14:textId="77777777" w:rsidR="00441859" w:rsidRPr="00313E05" w:rsidRDefault="00E3300F">
      <w:pPr>
        <w:spacing w:line="360" w:lineRule="auto"/>
        <w:jc w:val="both"/>
        <w:rPr>
          <w:lang w:val="es-CR"/>
        </w:rPr>
      </w:pPr>
      <w:r w:rsidRPr="00313E05">
        <w:rPr>
          <w:lang w:val="es-CR"/>
        </w:rPr>
        <w:t xml:space="preserve">El DP </w:t>
      </w:r>
      <w:r w:rsidR="00804AE8" w:rsidRPr="00313E05">
        <w:rPr>
          <w:lang w:val="es-CR"/>
        </w:rPr>
        <w:t xml:space="preserve">es responsable de </w:t>
      </w:r>
      <w:r w:rsidR="00AA4713" w:rsidRPr="00313E05">
        <w:rPr>
          <w:rFonts w:cs="Times New Roman"/>
          <w:lang w:val="es-CR"/>
        </w:rPr>
        <w:t>garantizar el cumplimiento de los procedimientos de archivo y conservación de registros de los Socios</w:t>
      </w:r>
      <w:r w:rsidR="00804AE8" w:rsidRPr="00313E05">
        <w:rPr>
          <w:lang w:val="es-CR"/>
        </w:rPr>
        <w:t xml:space="preserve">. Además, es responsable de mantener el sistema general de archivo o de designar a otro miembro del equipo de gestión para que le ayude en este proceso. </w:t>
      </w:r>
    </w:p>
    <w:p w14:paraId="15D9CEDA" w14:textId="77777777" w:rsidR="00D72398" w:rsidRPr="00313E05" w:rsidRDefault="00D72398" w:rsidP="00D72398">
      <w:pPr>
        <w:spacing w:line="360" w:lineRule="auto"/>
        <w:jc w:val="both"/>
        <w:rPr>
          <w:lang w:val="es-CR"/>
        </w:rPr>
      </w:pPr>
    </w:p>
    <w:p w14:paraId="7068A6FF" w14:textId="77777777" w:rsidR="00441859" w:rsidRPr="00313E05" w:rsidRDefault="00DE7F5C">
      <w:pPr>
        <w:spacing w:line="360" w:lineRule="auto"/>
        <w:jc w:val="both"/>
        <w:rPr>
          <w:rFonts w:cs="Times New Roman"/>
          <w:lang w:val="es-CR"/>
        </w:rPr>
      </w:pPr>
      <w:r w:rsidRPr="00313E05">
        <w:rPr>
          <w:lang w:val="es-CR"/>
        </w:rPr>
        <w:t xml:space="preserve">Como mínimo, todos los </w:t>
      </w:r>
      <w:r w:rsidR="008E7004" w:rsidRPr="00313E05">
        <w:rPr>
          <w:lang w:val="es-CR"/>
        </w:rPr>
        <w:t xml:space="preserve">archivos, incluyendo los </w:t>
      </w:r>
      <w:r w:rsidRPr="00313E05">
        <w:rPr>
          <w:lang w:val="es-CR"/>
        </w:rPr>
        <w:t xml:space="preserve">registros financieros, documentos de apoyo, </w:t>
      </w:r>
      <w:r w:rsidR="002A64F5" w:rsidRPr="00313E05">
        <w:rPr>
          <w:lang w:val="es-CR"/>
        </w:rPr>
        <w:t xml:space="preserve">registros </w:t>
      </w:r>
      <w:r w:rsidRPr="00313E05">
        <w:rPr>
          <w:lang w:val="es-CR"/>
        </w:rPr>
        <w:t xml:space="preserve">estadísticos, y todos los demás registros, para apoyar el desempeño de, y los cargos a, el proyecto deben ser </w:t>
      </w:r>
      <w:r w:rsidR="00D72398" w:rsidRPr="00313E05">
        <w:rPr>
          <w:rFonts w:cs="Times New Roman"/>
          <w:lang w:val="es-CR"/>
        </w:rPr>
        <w:t xml:space="preserve">cargados en SharePoint de acuerdo con la </w:t>
      </w:r>
      <w:r w:rsidR="00D72398">
        <w:fldChar w:fldCharType="begin"/>
      </w:r>
      <w:r w:rsidR="00D72398" w:rsidRPr="00AB6DA0">
        <w:rPr>
          <w:lang w:val="es-CO"/>
          <w:rPrChange w:id="630" w:author="Massiel Nayibe Moreno Ladino" w:date="2025-01-15T12:57:00Z" w16du:dateUtc="2025-01-15T17:57:00Z">
            <w:rPr/>
          </w:rPrChange>
        </w:rPr>
        <w:instrText>HYPERLINK "https://partnersnet107.sharepoint.com/:f:/s/FA/Eho5LaT9FmVMutdPYdyUO7kBHcaaBslCVFEQhP-6-AScqQ?e=0vAec3"</w:instrText>
      </w:r>
      <w:r w:rsidR="00D72398">
        <w:fldChar w:fldCharType="separate"/>
      </w:r>
      <w:r w:rsidR="00D72398" w:rsidRPr="00313E05">
        <w:rPr>
          <w:rStyle w:val="Hipervnculo"/>
          <w:rFonts w:cs="Times New Roman"/>
          <w:lang w:val="es-CR"/>
        </w:rPr>
        <w:t>Política de Estructura de Archivos de Partners</w:t>
      </w:r>
      <w:r w:rsidR="00D72398">
        <w:fldChar w:fldCharType="end"/>
      </w:r>
      <w:r w:rsidR="00D72398" w:rsidRPr="00313E05">
        <w:rPr>
          <w:rFonts w:cs="Times New Roman"/>
          <w:lang w:val="es-CR"/>
        </w:rPr>
        <w:t xml:space="preserve">. Todos los documentos guardados en SharePoint y/o en PandaDoc deben seguir </w:t>
      </w:r>
      <w:r w:rsidR="00D72398">
        <w:fldChar w:fldCharType="begin"/>
      </w:r>
      <w:r w:rsidR="00D72398" w:rsidRPr="00AB6DA0">
        <w:rPr>
          <w:lang w:val="es-CO"/>
          <w:rPrChange w:id="631" w:author="Massiel Nayibe Moreno Ladino" w:date="2025-01-15T12:57:00Z" w16du:dateUtc="2025-01-15T17:57:00Z">
            <w:rPr/>
          </w:rPrChange>
        </w:rPr>
        <w:instrText>HYPERLINK "https://partnersnet107.sharepoint.com/:f:/s/FA/EnHhonrhpJNcors4LCivySkBpGtMZ6LMKMTVNgUMNVyjqA?e=TCZgGU"</w:instrText>
      </w:r>
      <w:r w:rsidR="00D72398">
        <w:fldChar w:fldCharType="separate"/>
      </w:r>
      <w:r w:rsidR="00D72398" w:rsidRPr="00313E05">
        <w:rPr>
          <w:rStyle w:val="Hipervnculo"/>
          <w:rFonts w:cs="Times New Roman"/>
          <w:lang w:val="es-CR"/>
        </w:rPr>
        <w:t>la Política de Nomenclatura Electrónica de Partners</w:t>
      </w:r>
      <w:r w:rsidR="00D72398">
        <w:fldChar w:fldCharType="end"/>
      </w:r>
      <w:r w:rsidR="00D72398" w:rsidRPr="00313E05">
        <w:rPr>
          <w:rFonts w:cs="Times New Roman"/>
          <w:lang w:val="es-CR"/>
        </w:rPr>
        <w:t>.</w:t>
      </w:r>
    </w:p>
    <w:p w14:paraId="774BBD86" w14:textId="77777777" w:rsidR="00D72398" w:rsidRPr="00313E05" w:rsidRDefault="00D72398" w:rsidP="005429D4">
      <w:pPr>
        <w:spacing w:line="360" w:lineRule="auto"/>
        <w:jc w:val="both"/>
        <w:rPr>
          <w:rFonts w:cs="Times New Roman"/>
          <w:lang w:val="es-CR"/>
        </w:rPr>
      </w:pPr>
    </w:p>
    <w:p w14:paraId="79DB6DC2" w14:textId="77777777" w:rsidR="00441859" w:rsidRPr="00313E05" w:rsidRDefault="00DE7F5C">
      <w:pPr>
        <w:spacing w:line="360" w:lineRule="auto"/>
        <w:jc w:val="both"/>
        <w:rPr>
          <w:lang w:val="es-CR"/>
        </w:rPr>
      </w:pPr>
      <w:r w:rsidRPr="00313E05">
        <w:rPr>
          <w:rFonts w:cs="Times New Roman"/>
          <w:lang w:val="es-CR"/>
        </w:rPr>
        <w:lastRenderedPageBreak/>
        <w:t xml:space="preserve">Si se conservan copias impresas de los documentos, deben </w:t>
      </w:r>
      <w:r w:rsidRPr="00313E05">
        <w:rPr>
          <w:lang w:val="es-CR"/>
        </w:rPr>
        <w:t xml:space="preserve">guardarse en un archivador ignífugo con cerradura. </w:t>
      </w:r>
      <w:r w:rsidRPr="00313E05">
        <w:rPr>
          <w:rFonts w:cs="Times New Roman"/>
          <w:lang w:val="es-CR"/>
        </w:rPr>
        <w:t>El acceso a los archivos debe estar restringido al DP y al Director Financiero de la OA</w:t>
      </w:r>
      <w:r w:rsidR="00804AE8" w:rsidRPr="00313E05">
        <w:rPr>
          <w:lang w:val="es-CR"/>
        </w:rPr>
        <w:t>.</w:t>
      </w:r>
    </w:p>
    <w:p w14:paraId="720EA5AF" w14:textId="77777777" w:rsidR="00441859" w:rsidRPr="00313E05" w:rsidRDefault="00DE7F5C">
      <w:pPr>
        <w:pStyle w:val="Ttulo3"/>
        <w:rPr>
          <w:rStyle w:val="Ttulo3Car"/>
          <w:b/>
          <w:bCs/>
          <w:lang w:val="es-CR"/>
        </w:rPr>
      </w:pPr>
      <w:bookmarkStart w:id="632" w:name="_Toc184806656"/>
      <w:bookmarkStart w:id="633" w:name="_Toc185435199"/>
      <w:r w:rsidRPr="00313E05">
        <w:rPr>
          <w:rStyle w:val="Ttulo3Car"/>
          <w:b/>
          <w:bCs/>
          <w:lang w:val="es-CR"/>
        </w:rPr>
        <w:t>4.2.1 Privacidad e información de identificación personal (PII)</w:t>
      </w:r>
      <w:bookmarkEnd w:id="632"/>
      <w:bookmarkEnd w:id="633"/>
      <w:r w:rsidRPr="00313E05">
        <w:rPr>
          <w:rStyle w:val="Ttulo3Car"/>
          <w:b/>
          <w:bCs/>
          <w:lang w:val="es-CR"/>
        </w:rPr>
        <w:t xml:space="preserve"> </w:t>
      </w:r>
    </w:p>
    <w:p w14:paraId="36F70E4E" w14:textId="77777777" w:rsidR="00441859" w:rsidRPr="00313E05" w:rsidRDefault="00DE7F5C">
      <w:pPr>
        <w:spacing w:line="360" w:lineRule="auto"/>
        <w:jc w:val="both"/>
        <w:rPr>
          <w:lang w:val="es-CR"/>
        </w:rPr>
      </w:pPr>
      <w:r w:rsidRPr="00313E05">
        <w:rPr>
          <w:rFonts w:cs="Times New Roman"/>
          <w:lang w:val="es-CR"/>
        </w:rPr>
        <w:t xml:space="preserve">Partners Colombia requiere que toda recolección de datos e información cumpla con </w:t>
      </w:r>
      <w:r w:rsidR="006B431B" w:rsidRPr="00313E05">
        <w:rPr>
          <w:rFonts w:cs="Times New Roman"/>
          <w:lang w:val="es-CR"/>
        </w:rPr>
        <w:t xml:space="preserve">la Ley Colombiana 1581 de 2012 (también conocida como la Ley General de Protección de Datos) y la </w:t>
      </w:r>
      <w:r w:rsidRPr="00313E05">
        <w:rPr>
          <w:rFonts w:cs="Times New Roman"/>
          <w:lang w:val="es-CR"/>
        </w:rPr>
        <w:t xml:space="preserve">Política de Partners sobre </w:t>
      </w:r>
      <w:r>
        <w:fldChar w:fldCharType="begin"/>
      </w:r>
      <w:r w:rsidRPr="00AB6DA0">
        <w:rPr>
          <w:lang w:val="es-CO"/>
          <w:rPrChange w:id="634" w:author="Massiel Nayibe Moreno Ladino" w:date="2025-01-15T12:57:00Z" w16du:dateUtc="2025-01-15T17:57:00Z">
            <w:rPr/>
          </w:rPrChange>
        </w:rPr>
        <w:instrText>HYPERLINK "https://partnersnet107.sharepoint.com/:b:/s/FA/EebsNOJN-6VIklWeeWdXwoEB56tZ3f_XLUzb6rNZYQw22g?e=bemJT0"</w:instrText>
      </w:r>
      <w:r>
        <w:fldChar w:fldCharType="separate"/>
      </w:r>
      <w:r w:rsidRPr="00313E05">
        <w:rPr>
          <w:rStyle w:val="Hipervnculo"/>
          <w:rFonts w:cs="Times New Roman"/>
          <w:lang w:val="es-CR"/>
        </w:rPr>
        <w:t>Privacidad e Información de Identificación Personal</w:t>
      </w:r>
      <w:r>
        <w:fldChar w:fldCharType="end"/>
      </w:r>
      <w:r w:rsidRPr="00313E05">
        <w:rPr>
          <w:rFonts w:cs="Times New Roman"/>
          <w:lang w:val="es-CR"/>
        </w:rPr>
        <w:t xml:space="preserve">. La Política establece los estándares mínimos para proteger la información de identificación personal ("IIP") y describe cómo y por qué Partners recolecta, procesa y maneja la IIP. Esta política también informa a las personas sobre sus derechos en relación con la privacidad de los datos. Esta política se aplica a los datos personales proporcionados a Partners Colombia, tanto por los propios individuos y/o por otros. Esta política ha sido creada para ser transparente acerca de por qué y cómo Partners procesa los datos personales. Consulte la política completa de Partners Colombia sobre </w:t>
      </w:r>
      <w:r>
        <w:fldChar w:fldCharType="begin"/>
      </w:r>
      <w:r w:rsidRPr="00AB6DA0">
        <w:rPr>
          <w:lang w:val="es-CO"/>
          <w:rPrChange w:id="635" w:author="Massiel Nayibe Moreno Ladino" w:date="2025-01-15T12:57:00Z" w16du:dateUtc="2025-01-15T17:57:00Z">
            <w:rPr/>
          </w:rPrChange>
        </w:rPr>
        <w:instrText>HYPERLINK "https://partnersnet107.sharepoint.com/:b:/s/FA/EebsNOJN-6VIklWeeWdXwoEB56tZ3f_XLUzb6rNZYQw22g?e=bemJT0"</w:instrText>
      </w:r>
      <w:r>
        <w:fldChar w:fldCharType="separate"/>
      </w:r>
      <w:r w:rsidRPr="00313E05">
        <w:rPr>
          <w:rStyle w:val="Hipervnculo"/>
          <w:rFonts w:cs="Times New Roman"/>
          <w:lang w:val="es-CR"/>
        </w:rPr>
        <w:t>Privacidad e Información de Identificación Personal</w:t>
      </w:r>
      <w:r>
        <w:fldChar w:fldCharType="end"/>
      </w:r>
      <w:r w:rsidR="00182CA1" w:rsidRPr="00313E05">
        <w:rPr>
          <w:lang w:val="es-CR"/>
        </w:rPr>
        <w:t>.</w:t>
      </w:r>
    </w:p>
    <w:p w14:paraId="52F2DB8D" w14:textId="77777777" w:rsidR="00120E56" w:rsidRPr="00313E05" w:rsidRDefault="00120E56" w:rsidP="00072E73">
      <w:pPr>
        <w:spacing w:line="360" w:lineRule="auto"/>
        <w:jc w:val="both"/>
        <w:rPr>
          <w:rFonts w:cs="Times New Roman"/>
          <w:color w:val="0000FF" w:themeColor="hyperlink"/>
          <w:u w:val="single"/>
          <w:lang w:val="es-CR"/>
        </w:rPr>
      </w:pPr>
    </w:p>
    <w:p w14:paraId="3EEC972F" w14:textId="77777777" w:rsidR="00441859" w:rsidRPr="00313E05" w:rsidRDefault="00DE7F5C">
      <w:pPr>
        <w:spacing w:line="360" w:lineRule="auto"/>
        <w:jc w:val="both"/>
        <w:rPr>
          <w:lang w:val="es-CR"/>
        </w:rPr>
      </w:pPr>
      <w:r w:rsidRPr="60FE2B68">
        <w:rPr>
          <w:lang w:val="es-CR"/>
        </w:rPr>
        <w:t xml:space="preserve">Partners Colombia </w:t>
      </w:r>
      <w:r w:rsidR="00182CA1" w:rsidRPr="60FE2B68">
        <w:rPr>
          <w:lang w:val="es-CR"/>
        </w:rPr>
        <w:t xml:space="preserve">se compromete a proteger los datos personales de todos los individuos en cumplimiento con la Ley 1581 de 2012 de Colombia y sus decretos relacionados. Esta política asegura que todos los datos personales sean recolectados, procesados, almacenados y transferidos de manera legal, transparente y segura. Los datos personales sólo se utilizarán para fines específicos y legítimos, con el consentimiento previo, expreso e informado de los interesados. </w:t>
      </w:r>
      <w:r w:rsidRPr="60FE2B68">
        <w:rPr>
          <w:lang w:val="es-CR"/>
        </w:rPr>
        <w:t xml:space="preserve">Partners Colombia respeta </w:t>
      </w:r>
      <w:r w:rsidR="00182CA1" w:rsidRPr="60FE2B68">
        <w:rPr>
          <w:lang w:val="es-CR"/>
        </w:rPr>
        <w:t xml:space="preserve">los derechos de las personas </w:t>
      </w:r>
      <w:r w:rsidR="00182CA1" w:rsidRPr="60FE2B68">
        <w:rPr>
          <w:color w:val="FF0000"/>
          <w:highlight w:val="yellow"/>
          <w:lang w:val="es-CR"/>
          <w:rPrChange w:id="636" w:author="Diana Rosario Figueroa" w:date="2025-01-15T17:27:00Z">
            <w:rPr>
              <w:lang w:val="es-CR"/>
            </w:rPr>
          </w:rPrChange>
        </w:rPr>
        <w:t>a acceder, corregir, eliminar o revocar el consentimiento relativo a su información personal.</w:t>
      </w:r>
      <w:r w:rsidR="00182CA1" w:rsidRPr="60FE2B68">
        <w:rPr>
          <w:lang w:val="es-CR"/>
        </w:rPr>
        <w:t xml:space="preserve"> Los datos sensibles y la información relacionada con niños están sujetos a protecciones reforzadas. Adicionalmente, los datos personales no serán transferidos a países que carezcan de medidas adecuadas de protección de datos sin cumplir con los requisitos legales. </w:t>
      </w:r>
      <w:r w:rsidR="00744154" w:rsidRPr="60FE2B68">
        <w:rPr>
          <w:lang w:val="es-CR"/>
        </w:rPr>
        <w:t xml:space="preserve">Partners Colombia </w:t>
      </w:r>
      <w:r w:rsidR="00182CA1" w:rsidRPr="60FE2B68">
        <w:rPr>
          <w:lang w:val="es-CR"/>
        </w:rPr>
        <w:t>implementa robustas medidas de seguridad para salvaguardar los datos personales y prevenir el acceso o procesamiento no autorizado, asegurando el cumplimiento de los principios de limitación de propósito, confidencialidad y transparencia.</w:t>
      </w:r>
    </w:p>
    <w:p w14:paraId="1570BF8B" w14:textId="77777777" w:rsidR="00441859" w:rsidRPr="00313E05" w:rsidRDefault="00DE7F5C">
      <w:pPr>
        <w:pStyle w:val="Ttulo2"/>
        <w:rPr>
          <w:lang w:val="es-CR"/>
        </w:rPr>
      </w:pPr>
      <w:bookmarkStart w:id="637" w:name="_Toc185435200"/>
      <w:r w:rsidRPr="00313E05">
        <w:rPr>
          <w:lang w:val="es-CR"/>
        </w:rPr>
        <w:lastRenderedPageBreak/>
        <w:t>4.3 Auditorías</w:t>
      </w:r>
      <w:bookmarkEnd w:id="637"/>
    </w:p>
    <w:p w14:paraId="2170E654" w14:textId="0709C63B" w:rsidR="00441859" w:rsidRPr="00313E05" w:rsidRDefault="001F4FE9">
      <w:pPr>
        <w:spacing w:line="360" w:lineRule="auto"/>
        <w:jc w:val="both"/>
        <w:rPr>
          <w:lang w:val="es-CR"/>
        </w:rPr>
      </w:pPr>
      <w:r w:rsidRPr="349587C1">
        <w:rPr>
          <w:rFonts w:cs="Times New Roman"/>
          <w:lang w:val="es-CR"/>
        </w:rPr>
        <w:t xml:space="preserve">Partners Colombia </w:t>
      </w:r>
      <w:r w:rsidR="00C86805" w:rsidRPr="349587C1">
        <w:rPr>
          <w:lang w:val="es-CR"/>
        </w:rPr>
        <w:t xml:space="preserve">debe </w:t>
      </w:r>
      <w:r w:rsidRPr="349587C1">
        <w:rPr>
          <w:rFonts w:cs="Times New Roman"/>
          <w:lang w:val="es-CR"/>
        </w:rPr>
        <w:t xml:space="preserve">tener una auditoría anual realizada de acuerdo con https://www.ecfr.gov/current/title-2/subtitle-A/chapter-II/part-200/subpart-F, para cualquier año fiscal (enero - diciembre) en el que Partners </w:t>
      </w:r>
      <w:r w:rsidR="007E7936" w:rsidRPr="349587C1">
        <w:rPr>
          <w:rFonts w:cs="Times New Roman"/>
          <w:lang w:val="es-CR"/>
        </w:rPr>
        <w:t xml:space="preserve">Colombia </w:t>
      </w:r>
      <w:r w:rsidRPr="349587C1">
        <w:rPr>
          <w:rFonts w:cs="Times New Roman"/>
          <w:lang w:val="es-CR"/>
        </w:rPr>
        <w:t xml:space="preserve">gaste un total combinado de USD $1,000,000 o más en todas las concesiones federales. Cualquier donante puede hacer una solicitud y tiene el derecho de llevar a cabo una auditoría en cualquier momento durante la vida de un proyecto/programa que el donante financia. Cualquier auditoría anual debe realizarse en coordinación con la sede central de Compañeros. Los términos de referencia y la selección de la empresa auditora deben ser aprobados por el Director Financiero de la sede central de </w:t>
      </w:r>
      <w:ins w:id="638" w:author="Leonardo Torres" w:date="2025-01-15T19:24:00Z">
        <w:r w:rsidR="56E0E276" w:rsidRPr="349587C1">
          <w:rPr>
            <w:rFonts w:cs="Times New Roman"/>
            <w:lang w:val="es-CR"/>
          </w:rPr>
          <w:t>Partners</w:t>
        </w:r>
      </w:ins>
      <w:del w:id="639" w:author="Leonardo Torres" w:date="2025-01-15T19:24:00Z">
        <w:r w:rsidRPr="349587C1" w:rsidDel="001F4FE9">
          <w:rPr>
            <w:rFonts w:cs="Times New Roman"/>
            <w:lang w:val="es-CR"/>
          </w:rPr>
          <w:delText>Compañeros</w:delText>
        </w:r>
      </w:del>
      <w:r w:rsidR="00C876FD" w:rsidRPr="349587C1">
        <w:rPr>
          <w:lang w:val="es-CR"/>
        </w:rPr>
        <w:t>.</w:t>
      </w:r>
    </w:p>
    <w:p w14:paraId="0340EC27" w14:textId="77777777" w:rsidR="00441859" w:rsidRPr="00313E05" w:rsidRDefault="00DE7F5C">
      <w:pPr>
        <w:spacing w:before="120" w:line="360" w:lineRule="auto"/>
        <w:jc w:val="both"/>
        <w:rPr>
          <w:lang w:val="es-CR"/>
        </w:rPr>
      </w:pPr>
      <w:r w:rsidRPr="00313E05">
        <w:rPr>
          <w:lang w:val="es-CR"/>
        </w:rPr>
        <w:t>La sede central de Partners se reserva el derecho a realizar una revisión financiera, exigir una auditoría o garantizar de otro modo la adecuada rendición de cuentas de las organizaciones que gastan fondos federales, independientemente de los requisitos de auditoría mencionados anteriormente.</w:t>
      </w:r>
    </w:p>
    <w:p w14:paraId="6CB03A27" w14:textId="77777777" w:rsidR="00441859" w:rsidRPr="00313E05" w:rsidRDefault="00DE7F5C">
      <w:pPr>
        <w:pStyle w:val="Ttulo1"/>
        <w:rPr>
          <w:lang w:val="es-CR"/>
        </w:rPr>
      </w:pPr>
      <w:bookmarkStart w:id="640" w:name="_Toc185435201"/>
      <w:r w:rsidRPr="00313E05">
        <w:rPr>
          <w:lang w:val="es-CR"/>
        </w:rPr>
        <w:t xml:space="preserve">5. </w:t>
      </w:r>
      <w:r w:rsidR="00C86805" w:rsidRPr="00313E05">
        <w:rPr>
          <w:lang w:val="es-CR"/>
        </w:rPr>
        <w:t>Controles</w:t>
      </w:r>
      <w:r w:rsidRPr="00313E05">
        <w:rPr>
          <w:lang w:val="es-CR"/>
        </w:rPr>
        <w:t xml:space="preserve"> de inventario </w:t>
      </w:r>
      <w:r w:rsidR="00C86805" w:rsidRPr="00313E05">
        <w:rPr>
          <w:lang w:val="es-CR"/>
        </w:rPr>
        <w:t xml:space="preserve">y tecnología de la información (TI) </w:t>
      </w:r>
      <w:bookmarkEnd w:id="640"/>
    </w:p>
    <w:p w14:paraId="3FB3EDE5" w14:textId="77777777" w:rsidR="00441859" w:rsidRDefault="00DE7F5C">
      <w:pPr>
        <w:pStyle w:val="Ttulo2"/>
      </w:pPr>
      <w:bookmarkStart w:id="641" w:name="_Toc185435202"/>
      <w:r w:rsidRPr="00872324">
        <w:t xml:space="preserve">5.1 Equipamiento vs. Suministros </w:t>
      </w:r>
      <w:bookmarkEnd w:id="641"/>
    </w:p>
    <w:p w14:paraId="74BA412E" w14:textId="77777777" w:rsidR="00441859" w:rsidRPr="00313E05" w:rsidRDefault="00DE7F5C">
      <w:pPr>
        <w:pStyle w:val="Prrafodelista"/>
        <w:numPr>
          <w:ilvl w:val="0"/>
          <w:numId w:val="45"/>
        </w:numPr>
        <w:spacing w:before="120" w:line="360" w:lineRule="auto"/>
        <w:jc w:val="both"/>
        <w:rPr>
          <w:lang w:val="es-CR"/>
        </w:rPr>
      </w:pPr>
      <w:r w:rsidRPr="00313E05">
        <w:rPr>
          <w:lang w:val="es-CR"/>
        </w:rPr>
        <w:t xml:space="preserve">Por </w:t>
      </w:r>
      <w:r w:rsidRPr="00313E05">
        <w:rPr>
          <w:b/>
          <w:bCs/>
          <w:lang w:val="es-CR"/>
        </w:rPr>
        <w:t xml:space="preserve">equipo </w:t>
      </w:r>
      <w:r w:rsidRPr="00313E05">
        <w:rPr>
          <w:lang w:val="es-CR"/>
        </w:rPr>
        <w:t>se entiende los bienes muebles corporales (incluidos los sistemas informáticos) que tienen una vida útil superior a un año y un coste de adquisición por unidad igual o superior a 5.000 dólares estadounidenses.</w:t>
      </w:r>
    </w:p>
    <w:p w14:paraId="28637D7F" w14:textId="77777777" w:rsidR="00441859" w:rsidRPr="00313E05" w:rsidRDefault="00DE7F5C">
      <w:pPr>
        <w:pStyle w:val="Prrafodelista"/>
        <w:numPr>
          <w:ilvl w:val="0"/>
          <w:numId w:val="45"/>
        </w:numPr>
        <w:spacing w:before="120" w:line="360" w:lineRule="auto"/>
        <w:jc w:val="both"/>
        <w:rPr>
          <w:lang w:val="es-CR"/>
        </w:rPr>
      </w:pPr>
      <w:r w:rsidRPr="00313E05">
        <w:rPr>
          <w:lang w:val="es-CR"/>
        </w:rPr>
        <w:t xml:space="preserve">Por suministros se entiende todos los bienes personales tangibles distintos de los descritos en equipos (más arriba). Un dispositivo informático (por </w:t>
      </w:r>
      <w:r w:rsidR="00734475" w:rsidRPr="00313E05">
        <w:rPr>
          <w:lang w:val="es-CR"/>
        </w:rPr>
        <w:t xml:space="preserve">ejemplo, </w:t>
      </w:r>
      <w:r w:rsidRPr="00313E05">
        <w:rPr>
          <w:lang w:val="es-CR"/>
        </w:rPr>
        <w:t>ordenadores) es un suministro si su coste de adquisición es inferior a 5.000 USD, independientemente de la duración de su vida útil.</w:t>
      </w:r>
    </w:p>
    <w:p w14:paraId="0BD22750" w14:textId="77777777" w:rsidR="00441859" w:rsidRPr="00313E05" w:rsidRDefault="00DE7F5C">
      <w:pPr>
        <w:pStyle w:val="Ttulo3"/>
        <w:rPr>
          <w:lang w:val="es-CR"/>
        </w:rPr>
      </w:pPr>
      <w:bookmarkStart w:id="642" w:name="_Toc184806660"/>
      <w:bookmarkStart w:id="643" w:name="_Toc185435203"/>
      <w:r w:rsidRPr="00313E05">
        <w:rPr>
          <w:lang w:val="es-CR"/>
        </w:rPr>
        <w:t>5.1.1 Cumplimiento de la Sección 889</w:t>
      </w:r>
      <w:bookmarkEnd w:id="642"/>
      <w:bookmarkEnd w:id="643"/>
    </w:p>
    <w:p w14:paraId="183AE80E" w14:textId="77777777" w:rsidR="00441859" w:rsidRPr="00313E05" w:rsidRDefault="00DE7F5C">
      <w:pPr>
        <w:spacing w:line="360" w:lineRule="auto"/>
        <w:jc w:val="both"/>
        <w:rPr>
          <w:rFonts w:cs="Times New Roman"/>
          <w:lang w:val="es-CR"/>
        </w:rPr>
      </w:pPr>
      <w:r w:rsidRPr="00313E05">
        <w:rPr>
          <w:rFonts w:cs="Times New Roman"/>
          <w:lang w:val="es-CR"/>
        </w:rPr>
        <w:t xml:space="preserve">Todos los equipos y suministros adquiridos con fondos del Gobierno de los Estados Unidos deben cumplir con </w:t>
      </w:r>
      <w:r>
        <w:fldChar w:fldCharType="begin"/>
      </w:r>
      <w:r w:rsidRPr="00AB6DA0">
        <w:rPr>
          <w:lang w:val="es-CO"/>
          <w:rPrChange w:id="644" w:author="Massiel Nayibe Moreno Ladino" w:date="2025-01-15T12:57:00Z" w16du:dateUtc="2025-01-15T17:57:00Z">
            <w:rPr/>
          </w:rPrChange>
        </w:rPr>
        <w:instrText>HYPERLINK "https://partnersnet107.sharepoint.com/:f:/s/FA/ElLCuU0lUO1HqB7c6RwEr4oBeqEq9jq6tHD5H09ep4kemA?e=IvKi0X"</w:instrText>
      </w:r>
      <w:r>
        <w:fldChar w:fldCharType="separate"/>
      </w:r>
      <w:r w:rsidRPr="00313E05">
        <w:rPr>
          <w:rStyle w:val="Hipervnculo"/>
          <w:rFonts w:cs="Times New Roman"/>
          <w:lang w:val="es-CR"/>
        </w:rPr>
        <w:t>la Política de la Sección 889</w:t>
      </w:r>
      <w:r>
        <w:fldChar w:fldCharType="end"/>
      </w:r>
      <w:r w:rsidRPr="00313E05">
        <w:rPr>
          <w:rFonts w:cs="Times New Roman"/>
          <w:lang w:val="es-CR"/>
        </w:rPr>
        <w:t xml:space="preserve"> de Partners Colombia. Esta política establece que ningún </w:t>
      </w:r>
      <w:r w:rsidRPr="00313E05">
        <w:rPr>
          <w:rFonts w:cs="Times New Roman"/>
          <w:lang w:val="es-CR"/>
        </w:rPr>
        <w:lastRenderedPageBreak/>
        <w:t>equipo o servicio de telecomunicaciones o video vigilancia provenga de compañías chinas prohibidas (las cuales incluyen Huawei Technologies Company o ZTE Corporation o cualquier subsidiaria o afiliada de dichas entidades), sean utilizados dentro de las operaciones de Compañeros. Partners Colombia tiene prohibido el uso de fondos de subvenciones para:</w:t>
      </w:r>
    </w:p>
    <w:p w14:paraId="26E51936" w14:textId="77777777" w:rsidR="00441859" w:rsidRPr="00313E05" w:rsidRDefault="00DE7F5C">
      <w:pPr>
        <w:pStyle w:val="Prrafodelista"/>
        <w:numPr>
          <w:ilvl w:val="0"/>
          <w:numId w:val="116"/>
        </w:numPr>
        <w:spacing w:line="360" w:lineRule="auto"/>
        <w:jc w:val="both"/>
        <w:rPr>
          <w:rFonts w:cs="Times New Roman"/>
          <w:lang w:val="es-CR"/>
        </w:rPr>
      </w:pPr>
      <w:r w:rsidRPr="00313E05">
        <w:rPr>
          <w:rFonts w:cs="Times New Roman"/>
          <w:lang w:val="es-CR"/>
        </w:rPr>
        <w:t>Adquirir u obtener, prorrogar o renovar un contrato procedente de empresas chinas prohibidas;</w:t>
      </w:r>
    </w:p>
    <w:p w14:paraId="3E04E1F7" w14:textId="77777777" w:rsidR="00441859" w:rsidRPr="00313E05" w:rsidRDefault="00DE7F5C">
      <w:pPr>
        <w:pStyle w:val="Prrafodelista"/>
        <w:numPr>
          <w:ilvl w:val="0"/>
          <w:numId w:val="116"/>
        </w:numPr>
        <w:spacing w:line="360" w:lineRule="auto"/>
        <w:jc w:val="both"/>
        <w:rPr>
          <w:rFonts w:cs="Times New Roman"/>
          <w:lang w:val="es-CR"/>
        </w:rPr>
      </w:pPr>
      <w:r w:rsidRPr="00313E05">
        <w:rPr>
          <w:rFonts w:cs="Times New Roman"/>
          <w:lang w:val="es-CR"/>
        </w:rPr>
        <w:t>Celebrar un contrato (prorrogar o renovar un contrato de adquisición) con empresas chinas prohibidas.</w:t>
      </w:r>
    </w:p>
    <w:p w14:paraId="5C5DA728" w14:textId="77777777" w:rsidR="00441859" w:rsidRPr="00313E05" w:rsidRDefault="00DE7F5C">
      <w:pPr>
        <w:pStyle w:val="Prrafodelista"/>
        <w:numPr>
          <w:ilvl w:val="0"/>
          <w:numId w:val="116"/>
        </w:numPr>
        <w:spacing w:line="360" w:lineRule="auto"/>
        <w:jc w:val="both"/>
        <w:rPr>
          <w:rFonts w:cs="Times New Roman"/>
          <w:lang w:val="es-CR"/>
        </w:rPr>
      </w:pPr>
      <w:r w:rsidRPr="00313E05">
        <w:rPr>
          <w:rFonts w:cs="Times New Roman"/>
          <w:lang w:val="es-CR"/>
        </w:rPr>
        <w:t>Obtener los equipos, servicios o sistemas de empresas chinas prohibidas.</w:t>
      </w:r>
    </w:p>
    <w:p w14:paraId="0ECE5A91" w14:textId="77777777" w:rsidR="002C75C8" w:rsidRPr="00313E05" w:rsidRDefault="002C75C8" w:rsidP="002C75C8">
      <w:pPr>
        <w:spacing w:line="360" w:lineRule="auto"/>
        <w:jc w:val="both"/>
        <w:rPr>
          <w:rFonts w:cs="Times New Roman"/>
          <w:lang w:val="es-CR"/>
        </w:rPr>
      </w:pPr>
    </w:p>
    <w:p w14:paraId="0FE28EFD" w14:textId="77777777" w:rsidR="00441859" w:rsidRPr="00313E05" w:rsidRDefault="00DE7F5C">
      <w:pPr>
        <w:spacing w:before="120" w:line="360" w:lineRule="auto"/>
        <w:jc w:val="both"/>
        <w:rPr>
          <w:lang w:val="es-CR"/>
        </w:rPr>
      </w:pPr>
      <w:r w:rsidRPr="00313E05">
        <w:rPr>
          <w:lang w:val="es-CR"/>
        </w:rPr>
        <w:t xml:space="preserve">Para todos los artículos incluidos en la categoría de "equipos o servicios de telecomunicaciones cubiertos", la DP debe evaluar estos equipos o servicios y determinar </w:t>
      </w:r>
      <w:r w:rsidRPr="00313E05">
        <w:rPr>
          <w:spacing w:val="-11"/>
          <w:lang w:val="es-CR"/>
        </w:rPr>
        <w:t xml:space="preserve">si </w:t>
      </w:r>
      <w:r w:rsidRPr="00313E05">
        <w:rPr>
          <w:lang w:val="es-CR"/>
        </w:rPr>
        <w:t xml:space="preserve">proceden de empresas prohibidas enumeradas en el artículo 889. Si no proceden de empresas prohibidas, deben firmar un certificado anual de equipos o servicios de telecomunicaciones cubiertos. Si no proceden de empresas prohibidas, deberán firmar la </w:t>
      </w:r>
      <w:r>
        <w:fldChar w:fldCharType="begin"/>
      </w:r>
      <w:r w:rsidRPr="00AB6DA0">
        <w:rPr>
          <w:lang w:val="es-CO"/>
          <w:rPrChange w:id="645" w:author="Massiel Nayibe Moreno Ladino" w:date="2025-01-15T12:57:00Z" w16du:dateUtc="2025-01-15T17:57:00Z">
            <w:rPr/>
          </w:rPrChange>
        </w:rPr>
        <w:instrText>HYPERLINK "https://app.pandadoc.com/a/%23/templates/KXDfoMtU9X5zTVfBhsE9FU" \h</w:instrText>
      </w:r>
      <w:r>
        <w:fldChar w:fldCharType="separate"/>
      </w:r>
      <w:r w:rsidRPr="00313E05">
        <w:rPr>
          <w:color w:val="0000FF"/>
          <w:u w:val="single" w:color="0000FF"/>
          <w:lang w:val="es-CR"/>
        </w:rPr>
        <w:t>Certificación</w:t>
      </w:r>
      <w:r>
        <w:fldChar w:fldCharType="end"/>
      </w:r>
      <w:r w:rsidRPr="00313E05">
        <w:rPr>
          <w:lang w:val="es-CR"/>
        </w:rPr>
        <w:t xml:space="preserve"> anual </w:t>
      </w:r>
      <w:r>
        <w:fldChar w:fldCharType="begin"/>
      </w:r>
      <w:r w:rsidRPr="00AB6DA0">
        <w:rPr>
          <w:lang w:val="es-CO"/>
          <w:rPrChange w:id="646" w:author="Massiel Nayibe Moreno Ladino" w:date="2025-01-15T12:57:00Z" w16du:dateUtc="2025-01-15T17:57:00Z">
            <w:rPr/>
          </w:rPrChange>
        </w:rPr>
        <w:instrText>HYPERLINK "https://app.pandadoc.com/a/%23/templates/KXDfoMtU9X5zTVfBhsE9FU" \h</w:instrText>
      </w:r>
      <w:r>
        <w:fldChar w:fldCharType="separate"/>
      </w:r>
      <w:r w:rsidRPr="00313E05">
        <w:rPr>
          <w:color w:val="0000FF"/>
          <w:u w:val="single" w:color="0000FF"/>
          <w:lang w:val="es-CR"/>
        </w:rPr>
        <w:t xml:space="preserve">de </w:t>
      </w:r>
      <w:r>
        <w:fldChar w:fldCharType="end"/>
      </w:r>
      <w:r>
        <w:fldChar w:fldCharType="begin"/>
      </w:r>
      <w:r w:rsidRPr="00AB6DA0">
        <w:rPr>
          <w:lang w:val="es-CO"/>
          <w:rPrChange w:id="647" w:author="Massiel Nayibe Moreno Ladino" w:date="2025-01-15T12:57:00Z" w16du:dateUtc="2025-01-15T17:57:00Z">
            <w:rPr/>
          </w:rPrChange>
        </w:rPr>
        <w:instrText>HYPERLINK "https://app.pandadoc.com/a/%23/templates/KXDfoMtU9X5zTVfBhsE9FU" \h</w:instrText>
      </w:r>
      <w:r>
        <w:fldChar w:fldCharType="separate"/>
      </w:r>
      <w:r w:rsidRPr="00313E05">
        <w:rPr>
          <w:color w:val="0000FF"/>
          <w:u w:val="single" w:color="0000FF"/>
          <w:lang w:val="es-CR"/>
        </w:rPr>
        <w:t xml:space="preserve">equipos o servicios </w:t>
      </w:r>
      <w:r>
        <w:fldChar w:fldCharType="end"/>
      </w:r>
      <w:r>
        <w:fldChar w:fldCharType="begin"/>
      </w:r>
      <w:r w:rsidRPr="00AB6DA0">
        <w:rPr>
          <w:lang w:val="es-CO"/>
          <w:rPrChange w:id="648" w:author="Massiel Nayibe Moreno Ladino" w:date="2025-01-15T12:57:00Z" w16du:dateUtc="2025-01-15T17:57:00Z">
            <w:rPr/>
          </w:rPrChange>
        </w:rPr>
        <w:instrText>HYPERLINK "https://app.pandadoc.com/a/%23/templates/KXDfoMtU9X5zTVfBhsE9FU" \h</w:instrText>
      </w:r>
      <w:r>
        <w:fldChar w:fldCharType="separate"/>
      </w:r>
      <w:r w:rsidRPr="00313E05">
        <w:rPr>
          <w:color w:val="0000FF"/>
          <w:u w:val="single" w:color="0000FF"/>
          <w:lang w:val="es-CR"/>
        </w:rPr>
        <w:t>de telecomunicaciones cubiertos</w:t>
      </w:r>
      <w:r>
        <w:fldChar w:fldCharType="end"/>
      </w:r>
      <w:r>
        <w:fldChar w:fldCharType="begin"/>
      </w:r>
      <w:r w:rsidRPr="00AB6DA0">
        <w:rPr>
          <w:lang w:val="es-CO"/>
          <w:rPrChange w:id="649" w:author="Massiel Nayibe Moreno Ladino" w:date="2025-01-15T12:57:00Z" w16du:dateUtc="2025-01-15T17:57:00Z">
            <w:rPr/>
          </w:rPrChange>
        </w:rPr>
        <w:instrText>HYPERLINK "https://app.pandadoc.com/a/%23/templates/KXDfoMtU9X5zTVfBhsE9FU" \h</w:instrText>
      </w:r>
      <w:r>
        <w:fldChar w:fldCharType="separate"/>
      </w:r>
      <w:r w:rsidRPr="00313E05">
        <w:rPr>
          <w:lang w:val="es-CR"/>
        </w:rPr>
        <w:t>.</w:t>
      </w:r>
      <w:r>
        <w:fldChar w:fldCharType="end"/>
      </w:r>
    </w:p>
    <w:p w14:paraId="01943124" w14:textId="77777777" w:rsidR="00441859" w:rsidRPr="00313E05" w:rsidRDefault="00DE7F5C">
      <w:pPr>
        <w:pStyle w:val="Ttulo2"/>
        <w:rPr>
          <w:lang w:val="es-CR"/>
        </w:rPr>
      </w:pPr>
      <w:bookmarkStart w:id="650" w:name="_5.2_Inventory_Control"/>
      <w:bookmarkStart w:id="651" w:name="_Toc185435204"/>
      <w:bookmarkEnd w:id="650"/>
      <w:r w:rsidRPr="00313E05">
        <w:rPr>
          <w:lang w:val="es-CR"/>
        </w:rPr>
        <w:t xml:space="preserve">5.2 Requisitos de control de inventario </w:t>
      </w:r>
      <w:bookmarkEnd w:id="651"/>
    </w:p>
    <w:p w14:paraId="2D2DF285" w14:textId="77777777" w:rsidR="00441859" w:rsidRPr="00313E05" w:rsidRDefault="00DE7F5C">
      <w:pPr>
        <w:spacing w:line="360" w:lineRule="auto"/>
        <w:jc w:val="both"/>
        <w:rPr>
          <w:lang w:val="es-CR"/>
        </w:rPr>
      </w:pPr>
      <w:r w:rsidRPr="00313E05">
        <w:rPr>
          <w:lang w:val="es-CR"/>
        </w:rPr>
        <w:t xml:space="preserve">Se debe </w:t>
      </w:r>
      <w:r w:rsidR="00687DAD" w:rsidRPr="00313E05">
        <w:rPr>
          <w:lang w:val="es-CR"/>
        </w:rPr>
        <w:t xml:space="preserve">realizar </w:t>
      </w:r>
      <w:r w:rsidRPr="00313E05">
        <w:rPr>
          <w:lang w:val="es-CR"/>
        </w:rPr>
        <w:t xml:space="preserve">un inventario físico de </w:t>
      </w:r>
      <w:r w:rsidR="003C5719" w:rsidRPr="00313E05">
        <w:rPr>
          <w:lang w:val="es-CR"/>
        </w:rPr>
        <w:t xml:space="preserve">Partners </w:t>
      </w:r>
      <w:r w:rsidR="008F6566" w:rsidRPr="00313E05">
        <w:rPr>
          <w:lang w:val="es-CR"/>
        </w:rPr>
        <w:t xml:space="preserve">Colombia </w:t>
      </w:r>
      <w:r w:rsidRPr="00313E05">
        <w:rPr>
          <w:lang w:val="es-CR"/>
        </w:rPr>
        <w:t xml:space="preserve">y conciliar los resultados con los registros de </w:t>
      </w:r>
      <w:r w:rsidR="003C5719" w:rsidRPr="00313E05">
        <w:rPr>
          <w:lang w:val="es-CR"/>
        </w:rPr>
        <w:t xml:space="preserve">Partners Colombia </w:t>
      </w:r>
      <w:r w:rsidRPr="00313E05">
        <w:rPr>
          <w:lang w:val="es-CR"/>
        </w:rPr>
        <w:t xml:space="preserve">al menos una vez al año en enero. El umbral de valor monetario para la contabilidad </w:t>
      </w:r>
      <w:r w:rsidR="00D24BF4" w:rsidRPr="00313E05">
        <w:rPr>
          <w:lang w:val="es-CR"/>
        </w:rPr>
        <w:t xml:space="preserve">de </w:t>
      </w:r>
      <w:r w:rsidRPr="00313E05">
        <w:rPr>
          <w:lang w:val="es-CR"/>
        </w:rPr>
        <w:t xml:space="preserve">artículos de inventario </w:t>
      </w:r>
      <w:r w:rsidR="002276AE" w:rsidRPr="00313E05">
        <w:rPr>
          <w:lang w:val="es-CR"/>
        </w:rPr>
        <w:t>(</w:t>
      </w:r>
      <w:r w:rsidR="00D24BF4" w:rsidRPr="00313E05">
        <w:rPr>
          <w:lang w:val="es-CR"/>
        </w:rPr>
        <w:t>por ejemplo</w:t>
      </w:r>
      <w:r w:rsidR="002276AE" w:rsidRPr="00313E05">
        <w:rPr>
          <w:lang w:val="es-CR"/>
        </w:rPr>
        <w:t xml:space="preserve">, muebles, </w:t>
      </w:r>
      <w:r w:rsidR="002A64F5" w:rsidRPr="00313E05">
        <w:rPr>
          <w:lang w:val="es-CR"/>
        </w:rPr>
        <w:t xml:space="preserve">equipos </w:t>
      </w:r>
      <w:r w:rsidR="002276AE" w:rsidRPr="00313E05">
        <w:rPr>
          <w:lang w:val="es-CR"/>
        </w:rPr>
        <w:t xml:space="preserve">y accesorios) </w:t>
      </w:r>
      <w:r w:rsidRPr="00313E05">
        <w:rPr>
          <w:lang w:val="es-CR"/>
        </w:rPr>
        <w:t xml:space="preserve">en </w:t>
      </w:r>
      <w:r w:rsidR="008F6566" w:rsidRPr="00313E05">
        <w:rPr>
          <w:lang w:val="es-CR"/>
        </w:rPr>
        <w:t xml:space="preserve">Colombia </w:t>
      </w:r>
      <w:r w:rsidRPr="00313E05">
        <w:rPr>
          <w:lang w:val="es-CR"/>
        </w:rPr>
        <w:t xml:space="preserve">es de </w:t>
      </w:r>
      <w:r w:rsidR="00734475" w:rsidRPr="00313E05">
        <w:rPr>
          <w:u w:val="single"/>
          <w:lang w:val="es-CR"/>
        </w:rPr>
        <w:t xml:space="preserve">USD </w:t>
      </w:r>
      <w:r w:rsidR="006A5AD3" w:rsidRPr="00313E05">
        <w:rPr>
          <w:u w:val="single"/>
          <w:lang w:val="es-CR"/>
        </w:rPr>
        <w:t xml:space="preserve">$100 </w:t>
      </w:r>
      <w:r w:rsidR="00043A8B" w:rsidRPr="00313E05">
        <w:rPr>
          <w:u w:val="single"/>
          <w:lang w:val="es-CR"/>
        </w:rPr>
        <w:t xml:space="preserve">por artículo </w:t>
      </w:r>
      <w:r w:rsidR="001A7317" w:rsidRPr="00313E05">
        <w:rPr>
          <w:u w:val="single"/>
          <w:lang w:val="es-CR"/>
        </w:rPr>
        <w:t xml:space="preserve">y una </w:t>
      </w:r>
      <w:r w:rsidR="00615C68" w:rsidRPr="00313E05">
        <w:rPr>
          <w:u w:val="single"/>
          <w:lang w:val="es-CR"/>
        </w:rPr>
        <w:t>vida útil de 1 año o más</w:t>
      </w:r>
      <w:r w:rsidRPr="00313E05">
        <w:rPr>
          <w:lang w:val="es-CR"/>
        </w:rPr>
        <w:t xml:space="preserve">. </w:t>
      </w:r>
      <w:r w:rsidR="00C43F1F" w:rsidRPr="00313E05">
        <w:rPr>
          <w:lang w:val="es-CR"/>
        </w:rPr>
        <w:t xml:space="preserve">Para efectos fiscales, los bienes inventariables (por ejemplo, muebles, </w:t>
      </w:r>
      <w:r w:rsidR="002A64F5" w:rsidRPr="00313E05">
        <w:rPr>
          <w:lang w:val="es-CR"/>
        </w:rPr>
        <w:t xml:space="preserve">equipos </w:t>
      </w:r>
      <w:r w:rsidR="00C43F1F" w:rsidRPr="00313E05">
        <w:rPr>
          <w:lang w:val="es-CR"/>
        </w:rPr>
        <w:t xml:space="preserve">y enseres) </w:t>
      </w:r>
      <w:r w:rsidR="00A11C1F" w:rsidRPr="00313E05">
        <w:rPr>
          <w:lang w:val="es-CR"/>
        </w:rPr>
        <w:t xml:space="preserve">deben reflejarse a su costo de adquisición, más las mejoras, reparaciones, más cualquier costo directamente atribuible a su uso de conformidad con el artículo 69 del Estatuto Tributario de Colombia. </w:t>
      </w:r>
      <w:r w:rsidR="00E1695A" w:rsidRPr="00313E05">
        <w:rPr>
          <w:lang w:val="es-CR"/>
        </w:rPr>
        <w:t xml:space="preserve">En caso de existir diferencias </w:t>
      </w:r>
      <w:r w:rsidR="00C43F1F" w:rsidRPr="00313E05">
        <w:rPr>
          <w:lang w:val="es-CR"/>
        </w:rPr>
        <w:t xml:space="preserve">entre el valor fiscal y el valor contable </w:t>
      </w:r>
      <w:r w:rsidR="00E1695A" w:rsidRPr="00313E05">
        <w:rPr>
          <w:lang w:val="es-CR"/>
        </w:rPr>
        <w:t>de estos elementos de inventario</w:t>
      </w:r>
      <w:r w:rsidR="00E523F0" w:rsidRPr="00313E05">
        <w:rPr>
          <w:lang w:val="es-CR"/>
        </w:rPr>
        <w:t xml:space="preserve">, se debe elaborar una conciliación y presentarla a la DIAN </w:t>
      </w:r>
      <w:r w:rsidR="00C43F1F" w:rsidRPr="00313E05">
        <w:rPr>
          <w:lang w:val="es-CR"/>
        </w:rPr>
        <w:t>(</w:t>
      </w:r>
      <w:r w:rsidR="00D22960" w:rsidRPr="00313E05">
        <w:rPr>
          <w:lang w:val="es-CR"/>
        </w:rPr>
        <w:t xml:space="preserve">Artículo </w:t>
      </w:r>
      <w:r w:rsidR="00C43F1F" w:rsidRPr="00313E05">
        <w:rPr>
          <w:lang w:val="es-CR"/>
        </w:rPr>
        <w:t xml:space="preserve">772-1, Estatuto Tributario Colombia, </w:t>
      </w:r>
      <w:r w:rsidR="00D22960" w:rsidRPr="00313E05">
        <w:rPr>
          <w:lang w:val="es-CR"/>
        </w:rPr>
        <w:t xml:space="preserve">Artículo </w:t>
      </w:r>
      <w:r w:rsidR="00C43F1F" w:rsidRPr="00313E05">
        <w:rPr>
          <w:lang w:val="es-CR"/>
        </w:rPr>
        <w:t>1.7.1., Decreto Único No. 1998 de 2017)</w:t>
      </w:r>
      <w:r w:rsidR="00D22960" w:rsidRPr="00313E05">
        <w:rPr>
          <w:lang w:val="es-CR"/>
        </w:rPr>
        <w:t>.</w:t>
      </w:r>
    </w:p>
    <w:p w14:paraId="2E9D9BF7" w14:textId="77777777" w:rsidR="00465663" w:rsidRPr="00313E05" w:rsidRDefault="00465663" w:rsidP="00C43F1F">
      <w:pPr>
        <w:spacing w:line="360" w:lineRule="auto"/>
        <w:jc w:val="both"/>
        <w:rPr>
          <w:lang w:val="es-CR"/>
        </w:rPr>
      </w:pPr>
    </w:p>
    <w:p w14:paraId="56BD93E2" w14:textId="77777777" w:rsidR="00441859" w:rsidRPr="00313E05" w:rsidRDefault="00DE7F5C">
      <w:pPr>
        <w:spacing w:after="120" w:line="360" w:lineRule="auto"/>
        <w:jc w:val="both"/>
        <w:rPr>
          <w:lang w:val="es-CR"/>
        </w:rPr>
      </w:pPr>
      <w:r w:rsidRPr="00313E05">
        <w:rPr>
          <w:lang w:val="es-CR"/>
        </w:rPr>
        <w:lastRenderedPageBreak/>
        <w:t>El documento "</w:t>
      </w:r>
      <w:r w:rsidR="004045C2">
        <w:fldChar w:fldCharType="begin"/>
      </w:r>
      <w:r w:rsidR="004045C2" w:rsidRPr="00AB6DA0">
        <w:rPr>
          <w:lang w:val="es-CO"/>
          <w:rPrChange w:id="652" w:author="Massiel Nayibe Moreno Ladino" w:date="2025-01-15T12:57:00Z" w16du:dateUtc="2025-01-15T17:57:00Z">
            <w:rPr/>
          </w:rPrChange>
        </w:rPr>
        <w:instrText>HYPERLINK "https://partnersnet107.sharepoint.com/:f:/s/FA/Ev-NWmGKbtpXnNE8Xv8kN7kBd-j-dg2apqJTlsVKIz0N7g?e=AVeTHj"</w:instrText>
      </w:r>
      <w:r w:rsidR="004045C2">
        <w:fldChar w:fldCharType="separate"/>
      </w:r>
      <w:r w:rsidR="004045C2" w:rsidRPr="00313E05">
        <w:rPr>
          <w:rStyle w:val="Hipervnculo"/>
          <w:rFonts w:cs="Times New Roman"/>
          <w:lang w:val="es-CR"/>
        </w:rPr>
        <w:t>Inventory &amp; Equipment Listing Report</w:t>
      </w:r>
      <w:r w:rsidR="004045C2">
        <w:fldChar w:fldCharType="end"/>
      </w:r>
      <w:r w:rsidRPr="00313E05">
        <w:rPr>
          <w:lang w:val="es-CR"/>
        </w:rPr>
        <w:t xml:space="preserve">", que se encuentra en </w:t>
      </w:r>
      <w:r>
        <w:fldChar w:fldCharType="begin"/>
      </w:r>
      <w:r w:rsidRPr="00AB6DA0">
        <w:rPr>
          <w:lang w:val="es-CO"/>
          <w:rPrChange w:id="653" w:author="Massiel Nayibe Moreno Ladino" w:date="2025-01-15T12:57:00Z" w16du:dateUtc="2025-01-15T17:57:00Z">
            <w:rPr/>
          </w:rPrChange>
        </w:rPr>
        <w:instrText>HYPERLINK \l "_Annex_A_1"</w:instrText>
      </w:r>
      <w:r>
        <w:fldChar w:fldCharType="separate"/>
      </w:r>
      <w:r w:rsidRPr="00313E05">
        <w:rPr>
          <w:rStyle w:val="Hipervnculo"/>
          <w:lang w:val="es-CR"/>
        </w:rPr>
        <w:t>el Anexo A</w:t>
      </w:r>
      <w:r>
        <w:fldChar w:fldCharType="end"/>
      </w:r>
      <w:r w:rsidRPr="00313E05">
        <w:rPr>
          <w:lang w:val="es-CR"/>
        </w:rPr>
        <w:t>, debe presentarse anualmente a la Sede de los Socios a más tardar el 31 de enero</w:t>
      </w:r>
      <w:r w:rsidRPr="00313E05">
        <w:rPr>
          <w:vertAlign w:val="superscript"/>
          <w:lang w:val="es-CR"/>
        </w:rPr>
        <w:t>st</w:t>
      </w:r>
      <w:r w:rsidRPr="00313E05">
        <w:rPr>
          <w:lang w:val="es-CR"/>
        </w:rPr>
        <w:t xml:space="preserve"> . El Gerente de Finanzas de la OC debe certificar y conciliar con los libros el "</w:t>
      </w:r>
      <w:r w:rsidR="004045C2">
        <w:fldChar w:fldCharType="begin"/>
      </w:r>
      <w:r w:rsidR="004045C2" w:rsidRPr="00AB6DA0">
        <w:rPr>
          <w:lang w:val="es-CO"/>
          <w:rPrChange w:id="654" w:author="Massiel Nayibe Moreno Ladino" w:date="2025-01-15T12:57:00Z" w16du:dateUtc="2025-01-15T17:57:00Z">
            <w:rPr/>
          </w:rPrChange>
        </w:rPr>
        <w:instrText>HYPERLINK "https://partnersnet107.sharepoint.com/:f:/s/FA/Ev-NWmGKbtpXnNE8Xv8kN7kBd-j-dg2apqJTlsVKIz0N7g?e=AVeTHj"</w:instrText>
      </w:r>
      <w:r w:rsidR="004045C2">
        <w:fldChar w:fldCharType="separate"/>
      </w:r>
      <w:r w:rsidR="004045C2" w:rsidRPr="00313E05">
        <w:rPr>
          <w:rStyle w:val="Hipervnculo"/>
          <w:rFonts w:cs="Times New Roman"/>
          <w:lang w:val="es-CR"/>
        </w:rPr>
        <w:t>Informe de Inventario y Listado de Equipos</w:t>
      </w:r>
      <w:r w:rsidR="004045C2">
        <w:fldChar w:fldCharType="end"/>
      </w:r>
      <w:r w:rsidRPr="00313E05">
        <w:rPr>
          <w:lang w:val="es-CR"/>
        </w:rPr>
        <w:t xml:space="preserve">" y </w:t>
      </w:r>
      <w:r w:rsidR="0098374C" w:rsidRPr="00313E05">
        <w:rPr>
          <w:lang w:val="es-CR"/>
        </w:rPr>
        <w:t xml:space="preserve">el DP </w:t>
      </w:r>
      <w:r w:rsidRPr="00313E05">
        <w:rPr>
          <w:lang w:val="es-CR"/>
        </w:rPr>
        <w:t>debe revisarlo y aprobarlo.</w:t>
      </w:r>
    </w:p>
    <w:p w14:paraId="41DF39F4" w14:textId="77777777" w:rsidR="00441859" w:rsidRPr="00313E05" w:rsidRDefault="00DE7F5C">
      <w:pPr>
        <w:pStyle w:val="Ttulo2"/>
        <w:rPr>
          <w:lang w:val="es-CR"/>
        </w:rPr>
      </w:pPr>
      <w:bookmarkStart w:id="655" w:name="_Toc184806662"/>
      <w:bookmarkStart w:id="656" w:name="_Toc185435205"/>
      <w:r w:rsidRPr="00313E05">
        <w:rPr>
          <w:lang w:val="es-CR"/>
        </w:rPr>
        <w:t xml:space="preserve">5.3 Configuración de nuevos usuarios para IT </w:t>
      </w:r>
      <w:bookmarkEnd w:id="655"/>
      <w:bookmarkEnd w:id="656"/>
    </w:p>
    <w:p w14:paraId="2BBF1691" w14:textId="77777777" w:rsidR="00441859" w:rsidRPr="00313E05" w:rsidRDefault="00DE7F5C">
      <w:pPr>
        <w:spacing w:after="120" w:line="360" w:lineRule="auto"/>
        <w:jc w:val="both"/>
        <w:rPr>
          <w:rFonts w:cs="Times New Roman"/>
          <w:lang w:val="es-CR"/>
        </w:rPr>
      </w:pPr>
      <w:r w:rsidRPr="3E95B28B">
        <w:rPr>
          <w:rFonts w:cs="Times New Roman"/>
          <w:lang w:val="es-CR"/>
        </w:rPr>
        <w:t xml:space="preserve">Como parte del proceso de incorporación de nuevos empleados, FO HR se encargará de que los empleados dispongan de correos electrónicos de socios y de acceso a todas las aplicaciones y cuentas necesarias. Para los nuevos usuarios, antes de la fecha de inicio del empleado, el FO HR completará la </w:t>
      </w:r>
      <w:r>
        <w:fldChar w:fldCharType="begin"/>
      </w:r>
      <w:r w:rsidRPr="00AB6DA0">
        <w:rPr>
          <w:lang w:val="es-CO"/>
          <w:rPrChange w:id="657" w:author="Massiel Nayibe Moreno Ladino" w:date="2025-01-15T12:57:00Z" w16du:dateUtc="2025-01-15T17:57:00Z">
            <w:rPr/>
          </w:rPrChange>
        </w:rPr>
        <w:instrText>HYPERLINK "https://partnersnet107.sharepoint.com/:f:/s/FA/ErqREx7vp0FPgKvWRhUqhpEBfdDNoYQQZpolvE6LFbt5Pg?e=J22TPM" \h</w:instrText>
      </w:r>
      <w:r>
        <w:fldChar w:fldCharType="separate"/>
      </w:r>
      <w:r w:rsidRPr="3E95B28B">
        <w:rPr>
          <w:rStyle w:val="Hipervnculo"/>
          <w:rFonts w:cs="Times New Roman"/>
          <w:lang w:val="es-CR"/>
        </w:rPr>
        <w:t>Plantilla de Configuración de Nuevo Usuario</w:t>
      </w:r>
      <w:r>
        <w:fldChar w:fldCharType="end"/>
      </w:r>
      <w:r w:rsidRPr="3E95B28B">
        <w:rPr>
          <w:rFonts w:cs="Times New Roman"/>
          <w:lang w:val="es-CR"/>
        </w:rPr>
        <w:t xml:space="preserve"> y enviará una copia por correo electrónico a: poahr@partners.net, compliance@partners.net, y support@fsistrategies.com</w:t>
      </w:r>
      <w:commentRangeStart w:id="658"/>
      <w:r w:rsidRPr="3E95B28B">
        <w:rPr>
          <w:rFonts w:cs="Times New Roman"/>
          <w:lang w:val="es-CR"/>
        </w:rPr>
        <w:t>.</w:t>
      </w:r>
      <w:commentRangeEnd w:id="658"/>
      <w:r>
        <w:rPr>
          <w:rStyle w:val="Refdecomentario"/>
        </w:rPr>
        <w:commentReference w:id="658"/>
      </w:r>
      <w:r w:rsidRPr="3E95B28B">
        <w:rPr>
          <w:rFonts w:cs="Times New Roman"/>
          <w:lang w:val="es-CR"/>
        </w:rPr>
        <w:t xml:space="preserve"> La Oficina de Recursos Humanos recibirá entonces de las partes respectivas la información de acceso a cada una de las plataformas</w:t>
      </w:r>
      <w:r w:rsidR="00744154" w:rsidRPr="3E95B28B">
        <w:rPr>
          <w:rFonts w:cs="Times New Roman"/>
          <w:lang w:val="es-CR"/>
        </w:rPr>
        <w:t xml:space="preserve">. </w:t>
      </w:r>
    </w:p>
    <w:p w14:paraId="5CD172BE" w14:textId="77777777" w:rsidR="00441859" w:rsidRPr="00313E05" w:rsidRDefault="00DE7F5C">
      <w:pPr>
        <w:pStyle w:val="Ttulo2"/>
        <w:rPr>
          <w:lang w:val="es-CR"/>
        </w:rPr>
      </w:pPr>
      <w:bookmarkStart w:id="659" w:name="_Toc184806663"/>
      <w:bookmarkStart w:id="660" w:name="_Toc185435206"/>
      <w:r w:rsidRPr="3E95B28B">
        <w:rPr>
          <w:lang w:val="es-CR"/>
        </w:rPr>
        <w:t xml:space="preserve">5.4 Emisión de equipos </w:t>
      </w:r>
      <w:bookmarkEnd w:id="659"/>
      <w:bookmarkEnd w:id="660"/>
      <w:commentRangeStart w:id="661"/>
      <w:commentRangeEnd w:id="661"/>
      <w:r>
        <w:rPr>
          <w:rStyle w:val="Refdecomentario"/>
        </w:rPr>
        <w:commentReference w:id="661"/>
      </w:r>
    </w:p>
    <w:p w14:paraId="6A2BDA75" w14:textId="1BD0E579" w:rsidR="00441859" w:rsidRPr="00313E05" w:rsidRDefault="00DE7F5C">
      <w:pPr>
        <w:spacing w:after="120" w:line="360" w:lineRule="auto"/>
        <w:jc w:val="both"/>
        <w:rPr>
          <w:rFonts w:cs="Times New Roman"/>
          <w:lang w:val="es-CR"/>
        </w:rPr>
      </w:pPr>
      <w:r w:rsidRPr="3E95B28B">
        <w:rPr>
          <w:rFonts w:cs="Times New Roman"/>
          <w:lang w:val="es-CR"/>
        </w:rPr>
        <w:t xml:space="preserve">FO HR será responsable de </w:t>
      </w:r>
      <w:del w:id="662" w:author="Diana Rosario Figueroa" w:date="2025-01-15T17:33:00Z">
        <w:r w:rsidRPr="3E95B28B" w:rsidDel="00DE7F5C">
          <w:rPr>
            <w:rFonts w:cs="Times New Roman"/>
            <w:lang w:val="es-CR"/>
          </w:rPr>
          <w:delText>preparar</w:delText>
        </w:r>
      </w:del>
      <w:ins w:id="663" w:author="Diana Rosario Figueroa" w:date="2025-01-15T17:33:00Z">
        <w:r w:rsidR="25FA13CD" w:rsidRPr="3E95B28B">
          <w:rPr>
            <w:rFonts w:cs="Times New Roman"/>
            <w:lang w:val="es-CR"/>
          </w:rPr>
          <w:t>solicitar</w:t>
        </w:r>
      </w:ins>
      <w:r w:rsidRPr="3E95B28B">
        <w:rPr>
          <w:rFonts w:cs="Times New Roman"/>
          <w:lang w:val="es-CR"/>
        </w:rPr>
        <w:t xml:space="preserve"> todo el equipo necesario para los nuevos empleados y los empleados actuales. Al recibir el equipo, </w:t>
      </w:r>
      <w:del w:id="664" w:author="Diana Rosario Figueroa" w:date="2025-01-15T17:33:00Z">
        <w:r w:rsidRPr="3E95B28B" w:rsidDel="00DE7F5C">
          <w:rPr>
            <w:rFonts w:cs="Times New Roman"/>
            <w:lang w:val="es-CR"/>
          </w:rPr>
          <w:delText>FO HR</w:delText>
        </w:r>
      </w:del>
      <w:ins w:id="665" w:author="Diana Rosario Figueroa" w:date="2025-01-15T17:33:00Z">
        <w:r w:rsidR="33ECD393" w:rsidRPr="3E95B28B">
          <w:rPr>
            <w:rFonts w:cs="Times New Roman"/>
            <w:lang w:val="es-CR"/>
          </w:rPr>
          <w:t xml:space="preserve"> </w:t>
        </w:r>
      </w:ins>
      <w:ins w:id="666" w:author="Diana Rosario Figueroa" w:date="2025-01-15T17:34:00Z">
        <w:r w:rsidR="33ECD393" w:rsidRPr="3E95B28B">
          <w:rPr>
            <w:rFonts w:cs="Times New Roman"/>
            <w:lang w:val="es-CR"/>
          </w:rPr>
          <w:t>Oficial administrativo</w:t>
        </w:r>
      </w:ins>
      <w:r w:rsidRPr="3E95B28B">
        <w:rPr>
          <w:rFonts w:cs="Times New Roman"/>
          <w:lang w:val="es-CR"/>
        </w:rPr>
        <w:t xml:space="preserve"> enviará a los empleados el </w:t>
      </w:r>
      <w:r>
        <w:fldChar w:fldCharType="begin"/>
      </w:r>
      <w:r w:rsidRPr="00AB6DA0">
        <w:rPr>
          <w:lang w:val="es-CO"/>
          <w:rPrChange w:id="667" w:author="Massiel Nayibe Moreno Ladino" w:date="2025-01-15T12:57:00Z" w16du:dateUtc="2025-01-15T17:57:00Z">
            <w:rPr/>
          </w:rPrChange>
        </w:rPr>
        <w:instrText>HYPERLINK "https://partnersnet107.sharepoint.com/:f:/s/FA/EvhjGqFecWZNsxmaiqG2HLMBVFaLjJ1y3udKMxsXzvZ-Yg?e=zUee2y" \h</w:instrText>
      </w:r>
      <w:r>
        <w:fldChar w:fldCharType="separate"/>
      </w:r>
      <w:r w:rsidRPr="3E95B28B">
        <w:rPr>
          <w:rStyle w:val="Hipervnculo"/>
          <w:rFonts w:cs="Times New Roman"/>
          <w:lang w:val="es-CR"/>
        </w:rPr>
        <w:t>Recibo de Equipo</w:t>
      </w:r>
      <w:r>
        <w:fldChar w:fldCharType="end"/>
      </w:r>
      <w:r w:rsidRPr="3E95B28B">
        <w:rPr>
          <w:rFonts w:cs="Times New Roman"/>
          <w:lang w:val="es-CR"/>
        </w:rPr>
        <w:t xml:space="preserve"> para asegurarse de que entienden el uso adecuado y la responsabilidad. El recibo del equipo se conservará en el expediente personal del empleado. El </w:t>
      </w:r>
      <w:del w:id="668" w:author="Diana Rosario Figueroa" w:date="2025-01-15T17:34:00Z">
        <w:r w:rsidRPr="3E95B28B" w:rsidDel="00DE7F5C">
          <w:rPr>
            <w:rFonts w:cs="Times New Roman"/>
            <w:lang w:val="es-CR"/>
          </w:rPr>
          <w:delText>FO HR</w:delText>
        </w:r>
      </w:del>
      <w:ins w:id="669" w:author="Diana Rosario Figueroa" w:date="2025-01-15T17:34:00Z">
        <w:r w:rsidR="7F1F83CC" w:rsidRPr="3E95B28B">
          <w:rPr>
            <w:rFonts w:cs="Times New Roman"/>
            <w:lang w:val="es-CR"/>
          </w:rPr>
          <w:t>Oficial Administrativo</w:t>
        </w:r>
      </w:ins>
      <w:r w:rsidRPr="3E95B28B">
        <w:rPr>
          <w:rFonts w:cs="Times New Roman"/>
          <w:lang w:val="es-CR"/>
        </w:rPr>
        <w:t xml:space="preserve"> tendrá que actualizar el archivo de inventario para asegurarse de que la asignación del equipo se anota en el rastreador de inventario (véase </w:t>
      </w:r>
      <w:r>
        <w:fldChar w:fldCharType="begin"/>
      </w:r>
      <w:r w:rsidRPr="00AB6DA0">
        <w:rPr>
          <w:lang w:val="es-CO"/>
          <w:rPrChange w:id="670" w:author="Massiel Nayibe Moreno Ladino" w:date="2025-01-15T12:57:00Z" w16du:dateUtc="2025-01-15T17:57:00Z">
            <w:rPr/>
          </w:rPrChange>
        </w:rPr>
        <w:instrText>HYPERLINK \l "_5.2_Inventory_Control" \h</w:instrText>
      </w:r>
      <w:r>
        <w:fldChar w:fldCharType="separate"/>
      </w:r>
      <w:r w:rsidRPr="3E95B28B">
        <w:rPr>
          <w:rStyle w:val="Hipervnculo"/>
          <w:rFonts w:cs="Times New Roman"/>
          <w:lang w:val="es-CR"/>
        </w:rPr>
        <w:t>la sección 5.2 Requisitos de control de inventario</w:t>
      </w:r>
      <w:r>
        <w:fldChar w:fldCharType="end"/>
      </w:r>
      <w:r w:rsidRPr="3E95B28B">
        <w:rPr>
          <w:rFonts w:cs="Times New Roman"/>
          <w:lang w:val="es-CR"/>
        </w:rPr>
        <w:t>).</w:t>
      </w:r>
    </w:p>
    <w:p w14:paraId="2F68A8E0" w14:textId="77777777" w:rsidR="00441859" w:rsidRPr="00313E05" w:rsidRDefault="00DE7F5C">
      <w:pPr>
        <w:pStyle w:val="Ttulo2"/>
        <w:rPr>
          <w:lang w:val="es-CR"/>
        </w:rPr>
      </w:pPr>
      <w:bookmarkStart w:id="671" w:name="_Toc185435207"/>
      <w:r w:rsidRPr="00313E05">
        <w:rPr>
          <w:lang w:val="es-CR"/>
        </w:rPr>
        <w:t>5.</w:t>
      </w:r>
      <w:r w:rsidR="008B5353" w:rsidRPr="00313E05">
        <w:rPr>
          <w:lang w:val="es-CR"/>
        </w:rPr>
        <w:t xml:space="preserve">5 </w:t>
      </w:r>
      <w:r w:rsidRPr="00313E05">
        <w:rPr>
          <w:lang w:val="es-CR"/>
        </w:rPr>
        <w:t xml:space="preserve">Uso del equipo </w:t>
      </w:r>
      <w:bookmarkEnd w:id="671"/>
    </w:p>
    <w:p w14:paraId="5D236234" w14:textId="77777777" w:rsidR="00441859" w:rsidRPr="00313E05" w:rsidRDefault="00DE7F5C">
      <w:pPr>
        <w:spacing w:line="360" w:lineRule="auto"/>
        <w:jc w:val="both"/>
        <w:rPr>
          <w:lang w:val="es-CR"/>
        </w:rPr>
      </w:pPr>
      <w:r w:rsidRPr="00313E05">
        <w:rPr>
          <w:lang w:val="es-CR"/>
        </w:rPr>
        <w:t xml:space="preserve">Partners </w:t>
      </w:r>
      <w:r w:rsidR="008F6566" w:rsidRPr="00313E05">
        <w:rPr>
          <w:lang w:val="es-CR"/>
        </w:rPr>
        <w:t xml:space="preserve">Colombia </w:t>
      </w:r>
      <w:r w:rsidRPr="00313E05">
        <w:rPr>
          <w:lang w:val="es-CR"/>
        </w:rPr>
        <w:t xml:space="preserve">se esfuerza por asegurar que sus empleados tengan equipos modernos y adecuados para hacer su trabajo más fácil y eficiente. </w:t>
      </w:r>
      <w:r w:rsidR="00740A92" w:rsidRPr="00313E05">
        <w:rPr>
          <w:rFonts w:cs="Times New Roman"/>
          <w:lang w:val="es-CR"/>
        </w:rPr>
        <w:t xml:space="preserve">Cualquier equipo de tecnología de la información (TI) o suministros proporcionados por Compañeros </w:t>
      </w:r>
      <w:r w:rsidR="00BA3015" w:rsidRPr="00313E05">
        <w:rPr>
          <w:rFonts w:cs="Times New Roman"/>
          <w:lang w:val="es-CR"/>
        </w:rPr>
        <w:t xml:space="preserve">Colombia </w:t>
      </w:r>
      <w:r w:rsidR="00740A92" w:rsidRPr="00313E05">
        <w:rPr>
          <w:rFonts w:cs="Times New Roman"/>
          <w:lang w:val="es-CR"/>
        </w:rPr>
        <w:t xml:space="preserve">deben seguir </w:t>
      </w:r>
      <w:r w:rsidR="00740A92">
        <w:fldChar w:fldCharType="begin"/>
      </w:r>
      <w:r w:rsidR="00740A92" w:rsidRPr="00AB6DA0">
        <w:rPr>
          <w:lang w:val="es-CO"/>
          <w:rPrChange w:id="672" w:author="Massiel Nayibe Moreno Ladino" w:date="2025-01-15T12:57:00Z" w16du:dateUtc="2025-01-15T17:57:00Z">
            <w:rPr/>
          </w:rPrChange>
        </w:rPr>
        <w:instrText>HYPERLINK "https://partnersnet107.sharepoint.com/:f:/s/FA/Erpp9D-TufBLhx8LB81PliMBzcjWytLH_SxNk6z2uQCm-Q?e=xJAR4W"</w:instrText>
      </w:r>
      <w:r w:rsidR="00740A92">
        <w:fldChar w:fldCharType="separate"/>
      </w:r>
      <w:r w:rsidR="00740A92" w:rsidRPr="00313E05">
        <w:rPr>
          <w:rStyle w:val="Hipervnculo"/>
          <w:rFonts w:cs="Times New Roman"/>
          <w:lang w:val="es-CR"/>
        </w:rPr>
        <w:t>la Política de</w:t>
      </w:r>
      <w:r w:rsidR="00740A92">
        <w:fldChar w:fldCharType="end"/>
      </w:r>
      <w:r w:rsidR="00740A92" w:rsidRPr="00313E05">
        <w:rPr>
          <w:rFonts w:cs="Times New Roman"/>
          <w:lang w:val="es-CR"/>
        </w:rPr>
        <w:t xml:space="preserve"> Compañeros </w:t>
      </w:r>
      <w:r w:rsidR="00740A92">
        <w:fldChar w:fldCharType="begin"/>
      </w:r>
      <w:r w:rsidR="00740A92" w:rsidRPr="00AB6DA0">
        <w:rPr>
          <w:lang w:val="es-CO"/>
          <w:rPrChange w:id="673" w:author="Massiel Nayibe Moreno Ladino" w:date="2025-01-15T12:57:00Z" w16du:dateUtc="2025-01-15T17:57:00Z">
            <w:rPr/>
          </w:rPrChange>
        </w:rPr>
        <w:instrText>HYPERLINK "https://partnersnet107.sharepoint.com/:f:/s/FA/Erpp9D-TufBLhx8LB81PliMBzcjWytLH_SxNk6z2uQCm-Q?e=xJAR4W"</w:instrText>
      </w:r>
      <w:r w:rsidR="00740A92">
        <w:fldChar w:fldCharType="separate"/>
      </w:r>
      <w:r w:rsidR="00740A92" w:rsidRPr="00313E05">
        <w:rPr>
          <w:rStyle w:val="Hipervnculo"/>
          <w:rFonts w:cs="Times New Roman"/>
          <w:lang w:val="es-CR"/>
        </w:rPr>
        <w:t>sobre el Uso Aceptable de TI</w:t>
      </w:r>
      <w:r w:rsidR="00740A92">
        <w:fldChar w:fldCharType="end"/>
      </w:r>
      <w:r w:rsidR="00740A92" w:rsidRPr="00313E05">
        <w:rPr>
          <w:rFonts w:cs="Times New Roman"/>
          <w:lang w:val="es-CR"/>
        </w:rPr>
        <w:t>.</w:t>
      </w:r>
    </w:p>
    <w:p w14:paraId="317B5403" w14:textId="77777777" w:rsidR="00441859" w:rsidRPr="00313E05" w:rsidRDefault="00DE7F5C">
      <w:pPr>
        <w:spacing w:before="120" w:line="360" w:lineRule="auto"/>
        <w:jc w:val="both"/>
        <w:rPr>
          <w:lang w:val="es-CR"/>
        </w:rPr>
      </w:pPr>
      <w:r w:rsidRPr="00313E05">
        <w:rPr>
          <w:lang w:val="es-CR"/>
        </w:rPr>
        <w:t>Responsabilidades para el uso adecuado del equipo:</w:t>
      </w:r>
    </w:p>
    <w:p w14:paraId="6352B8E0" w14:textId="77777777" w:rsidR="00441859" w:rsidRPr="00313E05" w:rsidRDefault="00DE7F5C">
      <w:pPr>
        <w:pStyle w:val="Prrafodelista"/>
        <w:numPr>
          <w:ilvl w:val="0"/>
          <w:numId w:val="12"/>
        </w:numPr>
        <w:spacing w:before="120" w:line="360" w:lineRule="auto"/>
        <w:jc w:val="both"/>
        <w:rPr>
          <w:lang w:val="es-CR"/>
        </w:rPr>
      </w:pPr>
      <w:r w:rsidRPr="00313E05">
        <w:rPr>
          <w:lang w:val="es-CR"/>
        </w:rPr>
        <w:t>Manejar con cuidado el equipo asignado</w:t>
      </w:r>
    </w:p>
    <w:p w14:paraId="778B55A5" w14:textId="77777777" w:rsidR="00441859" w:rsidRPr="00313E05" w:rsidRDefault="00DE7F5C">
      <w:pPr>
        <w:pStyle w:val="Prrafodelista"/>
        <w:numPr>
          <w:ilvl w:val="0"/>
          <w:numId w:val="12"/>
        </w:numPr>
        <w:spacing w:before="120" w:line="360" w:lineRule="auto"/>
        <w:jc w:val="both"/>
        <w:rPr>
          <w:lang w:val="es-CR"/>
        </w:rPr>
      </w:pPr>
      <w:r w:rsidRPr="00313E05">
        <w:rPr>
          <w:lang w:val="es-CR"/>
        </w:rPr>
        <w:t>Supervisar el funcionamiento óptimo de los equipos asignados</w:t>
      </w:r>
    </w:p>
    <w:p w14:paraId="376186D7" w14:textId="77777777" w:rsidR="00441859" w:rsidRPr="00313E05" w:rsidRDefault="00DE7F5C">
      <w:pPr>
        <w:pStyle w:val="Prrafodelista"/>
        <w:numPr>
          <w:ilvl w:val="0"/>
          <w:numId w:val="12"/>
        </w:numPr>
        <w:spacing w:before="120" w:line="360" w:lineRule="auto"/>
        <w:jc w:val="both"/>
        <w:rPr>
          <w:lang w:val="es-CR"/>
        </w:rPr>
      </w:pPr>
      <w:r w:rsidRPr="00313E05">
        <w:rPr>
          <w:lang w:val="es-CR"/>
        </w:rPr>
        <w:lastRenderedPageBreak/>
        <w:t>Si por alguna razón se va a utilizar equipo de otra procedencia, el empleado debe asegurarse de que no contiene virus para preservar la información de la red informática de la organización.</w:t>
      </w:r>
    </w:p>
    <w:p w14:paraId="337EAF29" w14:textId="77777777" w:rsidR="00441859" w:rsidRPr="00313E05" w:rsidRDefault="00DE7F5C">
      <w:pPr>
        <w:pStyle w:val="Prrafodelista"/>
        <w:numPr>
          <w:ilvl w:val="0"/>
          <w:numId w:val="12"/>
        </w:numPr>
        <w:spacing w:before="120" w:line="360" w:lineRule="auto"/>
        <w:jc w:val="both"/>
        <w:rPr>
          <w:lang w:val="es-CR"/>
        </w:rPr>
      </w:pPr>
      <w:r w:rsidRPr="00313E05">
        <w:rPr>
          <w:lang w:val="es-CR"/>
        </w:rPr>
        <w:t xml:space="preserve">Informe inmediatamente de cualquier avería o pérdida de material </w:t>
      </w:r>
    </w:p>
    <w:p w14:paraId="1E12958F" w14:textId="77777777" w:rsidR="00441859" w:rsidRPr="00313E05" w:rsidRDefault="00DE7F5C">
      <w:pPr>
        <w:pStyle w:val="Prrafodelista"/>
        <w:numPr>
          <w:ilvl w:val="0"/>
          <w:numId w:val="12"/>
        </w:numPr>
        <w:spacing w:before="120" w:line="360" w:lineRule="auto"/>
        <w:jc w:val="both"/>
        <w:rPr>
          <w:lang w:val="es-CR"/>
        </w:rPr>
      </w:pPr>
      <w:r w:rsidRPr="00313E05">
        <w:rPr>
          <w:lang w:val="es-CR"/>
        </w:rPr>
        <w:t>Facilitar el acceso de los equipos a los servicios técnicos y de mantenimiento.</w:t>
      </w:r>
    </w:p>
    <w:p w14:paraId="4A00445F" w14:textId="77777777" w:rsidR="00441859" w:rsidRPr="00313E05" w:rsidRDefault="00DE7F5C">
      <w:pPr>
        <w:pStyle w:val="Prrafodelista"/>
        <w:numPr>
          <w:ilvl w:val="0"/>
          <w:numId w:val="12"/>
        </w:numPr>
        <w:spacing w:after="120" w:line="360" w:lineRule="auto"/>
        <w:jc w:val="both"/>
        <w:rPr>
          <w:lang w:val="es-CR"/>
        </w:rPr>
      </w:pPr>
      <w:r w:rsidRPr="00313E05">
        <w:rPr>
          <w:lang w:val="es-CR"/>
        </w:rPr>
        <w:t xml:space="preserve">Uso de la configuración de seguridad recomendada en todos los dispositivos de trabajo, como se indica </w:t>
      </w:r>
      <w:r>
        <w:fldChar w:fldCharType="begin"/>
      </w:r>
      <w:r w:rsidRPr="00AB6DA0">
        <w:rPr>
          <w:lang w:val="es-CO"/>
          <w:rPrChange w:id="674" w:author="Massiel Nayibe Moreno Ladino" w:date="2025-01-15T12:57:00Z" w16du:dateUtc="2025-01-15T17:57:00Z">
            <w:rPr/>
          </w:rPrChange>
        </w:rPr>
        <w:instrText>HYPERLINK \l "_5.4_IT_Controls"</w:instrText>
      </w:r>
      <w:r>
        <w:fldChar w:fldCharType="separate"/>
      </w:r>
      <w:r w:rsidRPr="00313E05">
        <w:rPr>
          <w:rStyle w:val="Hipervnculo"/>
          <w:lang w:val="es-CR"/>
        </w:rPr>
        <w:t>en la Sección 5.4 Controles de TI</w:t>
      </w:r>
      <w:r>
        <w:fldChar w:fldCharType="end"/>
      </w:r>
      <w:r w:rsidRPr="00313E05">
        <w:rPr>
          <w:lang w:val="es-CR"/>
        </w:rPr>
        <w:t xml:space="preserve">. Uso de la configuración de seguridad recomendada en todos los dispositivos de trabajo, como se indica </w:t>
      </w:r>
      <w:r>
        <w:fldChar w:fldCharType="begin"/>
      </w:r>
      <w:r w:rsidRPr="00AB6DA0">
        <w:rPr>
          <w:lang w:val="es-CO"/>
          <w:rPrChange w:id="675" w:author="Massiel Nayibe Moreno Ladino" w:date="2025-01-15T12:57:00Z" w16du:dateUtc="2025-01-15T17:57:00Z">
            <w:rPr/>
          </w:rPrChange>
        </w:rPr>
        <w:instrText>HYPERLINK \l "_5.4_IT_Controls"</w:instrText>
      </w:r>
      <w:r>
        <w:fldChar w:fldCharType="separate"/>
      </w:r>
      <w:r w:rsidRPr="00313E05">
        <w:rPr>
          <w:rStyle w:val="Hipervnculo"/>
          <w:lang w:val="es-CR"/>
        </w:rPr>
        <w:t>en la sección 5.4 Controles de TI</w:t>
      </w:r>
      <w:r>
        <w:fldChar w:fldCharType="end"/>
      </w:r>
      <w:r w:rsidRPr="00313E05">
        <w:rPr>
          <w:lang w:val="es-CR"/>
        </w:rPr>
        <w:t xml:space="preserve">. </w:t>
      </w:r>
    </w:p>
    <w:p w14:paraId="074BDDE9" w14:textId="77777777" w:rsidR="00441859" w:rsidRPr="00313E05" w:rsidRDefault="00DE7F5C">
      <w:pPr>
        <w:spacing w:before="120" w:line="360" w:lineRule="auto"/>
        <w:jc w:val="both"/>
        <w:rPr>
          <w:lang w:val="es-CR"/>
        </w:rPr>
      </w:pPr>
      <w:r w:rsidRPr="00313E05">
        <w:rPr>
          <w:lang w:val="es-CR"/>
        </w:rPr>
        <w:t xml:space="preserve">Partners </w:t>
      </w:r>
      <w:r w:rsidR="008F6566" w:rsidRPr="00313E05">
        <w:rPr>
          <w:lang w:val="es-CR"/>
        </w:rPr>
        <w:t xml:space="preserve">Colombia </w:t>
      </w:r>
      <w:r w:rsidRPr="00313E05">
        <w:rPr>
          <w:lang w:val="es-CR"/>
        </w:rPr>
        <w:t>no autoriza las siguientes actividades:</w:t>
      </w:r>
    </w:p>
    <w:p w14:paraId="048CEE9E" w14:textId="77777777" w:rsidR="00441859" w:rsidRPr="00313E05" w:rsidRDefault="00DE7F5C">
      <w:pPr>
        <w:pStyle w:val="Prrafodelista"/>
        <w:numPr>
          <w:ilvl w:val="0"/>
          <w:numId w:val="13"/>
        </w:numPr>
        <w:spacing w:before="120" w:line="360" w:lineRule="auto"/>
        <w:jc w:val="both"/>
        <w:rPr>
          <w:lang w:val="es-CR"/>
        </w:rPr>
      </w:pPr>
      <w:r w:rsidRPr="00313E05">
        <w:rPr>
          <w:lang w:val="es-CR"/>
        </w:rPr>
        <w:t>Instalación de programas que no tienen su correspondiente licencia</w:t>
      </w:r>
    </w:p>
    <w:p w14:paraId="2DAAD501" w14:textId="77777777" w:rsidR="00441859" w:rsidRPr="00313E05" w:rsidRDefault="00DE7F5C">
      <w:pPr>
        <w:pStyle w:val="Prrafodelista"/>
        <w:numPr>
          <w:ilvl w:val="0"/>
          <w:numId w:val="13"/>
        </w:numPr>
        <w:spacing w:before="120" w:line="360" w:lineRule="auto"/>
        <w:jc w:val="both"/>
        <w:rPr>
          <w:lang w:val="es-CR"/>
        </w:rPr>
      </w:pPr>
      <w:r w:rsidRPr="00313E05">
        <w:rPr>
          <w:lang w:val="es-CR"/>
        </w:rPr>
        <w:t xml:space="preserve">Utilización de programas copiados que no sean de uso exclusivo de Partners </w:t>
      </w:r>
      <w:r w:rsidR="00F3070E" w:rsidRPr="00313E05">
        <w:rPr>
          <w:lang w:val="es-CR"/>
        </w:rPr>
        <w:t>Colombia.</w:t>
      </w:r>
    </w:p>
    <w:p w14:paraId="0DBA4449" w14:textId="77777777" w:rsidR="00441859" w:rsidRPr="00313E05" w:rsidRDefault="00DE7F5C">
      <w:pPr>
        <w:pStyle w:val="Prrafodelista"/>
        <w:numPr>
          <w:ilvl w:val="0"/>
          <w:numId w:val="13"/>
        </w:numPr>
        <w:spacing w:before="120" w:line="360" w:lineRule="auto"/>
        <w:jc w:val="both"/>
        <w:rPr>
          <w:lang w:val="es-CR"/>
        </w:rPr>
      </w:pPr>
      <w:r w:rsidRPr="00313E05">
        <w:rPr>
          <w:lang w:val="es-CR"/>
        </w:rPr>
        <w:t>Instalación y uso de juegos, películas, etc.</w:t>
      </w:r>
    </w:p>
    <w:p w14:paraId="3DDA4B7C" w14:textId="77777777" w:rsidR="00441859" w:rsidRPr="00313E05" w:rsidRDefault="00DE7F5C">
      <w:pPr>
        <w:pStyle w:val="Prrafodelista"/>
        <w:numPr>
          <w:ilvl w:val="0"/>
          <w:numId w:val="13"/>
        </w:numPr>
        <w:spacing w:before="120" w:line="360" w:lineRule="auto"/>
        <w:jc w:val="both"/>
        <w:rPr>
          <w:lang w:val="es-CR"/>
        </w:rPr>
      </w:pPr>
      <w:r w:rsidRPr="00313E05">
        <w:rPr>
          <w:lang w:val="es-CR"/>
        </w:rPr>
        <w:t xml:space="preserve">Uso de programas que puedan afectar al funcionamiento de la red Partners </w:t>
      </w:r>
      <w:r w:rsidR="008F6566" w:rsidRPr="00313E05">
        <w:rPr>
          <w:lang w:val="es-CR"/>
        </w:rPr>
        <w:t>Colombia</w:t>
      </w:r>
    </w:p>
    <w:p w14:paraId="7A8E98E7" w14:textId="77777777" w:rsidR="00441859" w:rsidRPr="00313E05" w:rsidRDefault="00DE7F5C">
      <w:pPr>
        <w:pStyle w:val="Prrafodelista"/>
        <w:numPr>
          <w:ilvl w:val="0"/>
          <w:numId w:val="13"/>
        </w:numPr>
        <w:spacing w:before="120" w:line="360" w:lineRule="auto"/>
        <w:jc w:val="both"/>
        <w:rPr>
          <w:lang w:val="es-CR"/>
        </w:rPr>
      </w:pPr>
      <w:r w:rsidRPr="00313E05">
        <w:rPr>
          <w:lang w:val="es-CR"/>
        </w:rPr>
        <w:t>Introducción de elementos que dañan el equipo</w:t>
      </w:r>
    </w:p>
    <w:p w14:paraId="4B8CD359" w14:textId="77777777" w:rsidR="00441859" w:rsidRPr="00313E05" w:rsidRDefault="00DE7F5C">
      <w:pPr>
        <w:pStyle w:val="Prrafodelista"/>
        <w:numPr>
          <w:ilvl w:val="0"/>
          <w:numId w:val="13"/>
        </w:numPr>
        <w:spacing w:before="120" w:line="360" w:lineRule="auto"/>
        <w:jc w:val="both"/>
        <w:rPr>
          <w:lang w:val="es-CR"/>
        </w:rPr>
      </w:pPr>
      <w:r w:rsidRPr="00313E05">
        <w:rPr>
          <w:lang w:val="es-CR"/>
        </w:rPr>
        <w:t>Bloquear sistemas operativos sin previo aviso</w:t>
      </w:r>
    </w:p>
    <w:p w14:paraId="7494D9DE" w14:textId="77777777" w:rsidR="00441859" w:rsidRPr="00313E05" w:rsidRDefault="00DE7F5C">
      <w:pPr>
        <w:pStyle w:val="Prrafodelista"/>
        <w:numPr>
          <w:ilvl w:val="0"/>
          <w:numId w:val="13"/>
        </w:numPr>
        <w:spacing w:before="120" w:line="360" w:lineRule="auto"/>
        <w:jc w:val="both"/>
        <w:rPr>
          <w:lang w:val="es-CR"/>
        </w:rPr>
      </w:pPr>
      <w:r w:rsidRPr="00313E05">
        <w:rPr>
          <w:lang w:val="es-CR"/>
        </w:rPr>
        <w:t xml:space="preserve">Crear contraseñas sin compartirlas con el </w:t>
      </w:r>
      <w:r w:rsidR="00813697" w:rsidRPr="00313E05">
        <w:rPr>
          <w:lang w:val="es-CR"/>
        </w:rPr>
        <w:t xml:space="preserve">DP y/o </w:t>
      </w:r>
      <w:r w:rsidRPr="00313E05">
        <w:rPr>
          <w:lang w:val="es-CR"/>
        </w:rPr>
        <w:t xml:space="preserve">el Director </w:t>
      </w:r>
      <w:r w:rsidR="00813697" w:rsidRPr="00313E05">
        <w:rPr>
          <w:lang w:val="es-CR"/>
        </w:rPr>
        <w:t>Financiero de la OC</w:t>
      </w:r>
      <w:r w:rsidRPr="00313E05">
        <w:rPr>
          <w:lang w:val="es-CR"/>
        </w:rPr>
        <w:t>, impidiendo el acceso a los documentos de trabajo.</w:t>
      </w:r>
    </w:p>
    <w:p w14:paraId="0D770001" w14:textId="77777777" w:rsidR="00441859" w:rsidRPr="00313E05" w:rsidRDefault="00DE7F5C">
      <w:pPr>
        <w:pStyle w:val="Prrafodelista"/>
        <w:numPr>
          <w:ilvl w:val="0"/>
          <w:numId w:val="13"/>
        </w:numPr>
        <w:spacing w:before="120" w:line="360" w:lineRule="auto"/>
        <w:jc w:val="both"/>
        <w:rPr>
          <w:lang w:val="es-CR"/>
        </w:rPr>
      </w:pPr>
      <w:r w:rsidRPr="00313E05">
        <w:rPr>
          <w:lang w:val="es-CR"/>
        </w:rPr>
        <w:t>Borrar, sin previo aviso, la información necesaria para la ejecución de programas</w:t>
      </w:r>
    </w:p>
    <w:p w14:paraId="2947DEA3" w14:textId="77777777" w:rsidR="00441859" w:rsidRPr="00313E05" w:rsidRDefault="00DE7F5C">
      <w:pPr>
        <w:pStyle w:val="Prrafodelista"/>
        <w:numPr>
          <w:ilvl w:val="0"/>
          <w:numId w:val="13"/>
        </w:numPr>
        <w:spacing w:before="120" w:line="360" w:lineRule="auto"/>
        <w:jc w:val="both"/>
        <w:rPr>
          <w:lang w:val="es-CR"/>
        </w:rPr>
      </w:pPr>
      <w:r w:rsidRPr="00313E05">
        <w:rPr>
          <w:lang w:val="es-CR"/>
        </w:rPr>
        <w:t>Cualquier conducta con mala fe o intención destructiva que interfiera en el buen trabajo de otros empleados</w:t>
      </w:r>
      <w:r w:rsidR="0042157C" w:rsidRPr="00313E05">
        <w:rPr>
          <w:lang w:val="es-CR"/>
        </w:rPr>
        <w:t>.</w:t>
      </w:r>
    </w:p>
    <w:p w14:paraId="4534D680" w14:textId="77777777" w:rsidR="00441859" w:rsidRPr="00313E05" w:rsidRDefault="00DE7F5C">
      <w:pPr>
        <w:spacing w:before="120" w:line="360" w:lineRule="auto"/>
        <w:jc w:val="both"/>
        <w:rPr>
          <w:i/>
          <w:iCs/>
          <w:u w:val="single"/>
          <w:lang w:val="es-CR"/>
        </w:rPr>
      </w:pPr>
      <w:r w:rsidRPr="00313E05">
        <w:rPr>
          <w:i/>
          <w:iCs/>
          <w:u w:val="single"/>
          <w:lang w:val="es-CR"/>
        </w:rPr>
        <w:t>Uso de equipos de impresión y copiado</w:t>
      </w:r>
    </w:p>
    <w:p w14:paraId="1715CAB0" w14:textId="77777777" w:rsidR="00441859" w:rsidRPr="00313E05" w:rsidRDefault="00DE7F5C">
      <w:pPr>
        <w:spacing w:before="120" w:line="360" w:lineRule="auto"/>
        <w:jc w:val="both"/>
        <w:rPr>
          <w:lang w:val="es-CR"/>
        </w:rPr>
      </w:pPr>
      <w:r w:rsidRPr="00313E05">
        <w:rPr>
          <w:lang w:val="es-CR"/>
        </w:rPr>
        <w:t xml:space="preserve">El uso de impresoras y fotocopiadoras </w:t>
      </w:r>
      <w:r w:rsidR="00381C7B" w:rsidRPr="00313E05">
        <w:rPr>
          <w:lang w:val="es-CR"/>
        </w:rPr>
        <w:t xml:space="preserve">(incluidos los equipos pertenecientes al espacio de oficina) </w:t>
      </w:r>
      <w:r w:rsidRPr="00313E05">
        <w:rPr>
          <w:lang w:val="es-CR"/>
        </w:rPr>
        <w:t xml:space="preserve">está reservado exclusivamente al trabajo </w:t>
      </w:r>
      <w:r w:rsidR="00C668AE" w:rsidRPr="00313E05">
        <w:rPr>
          <w:lang w:val="es-CR"/>
        </w:rPr>
        <w:t xml:space="preserve">relacionado con los proyectos de Partners </w:t>
      </w:r>
      <w:r w:rsidR="008F6566" w:rsidRPr="00313E05">
        <w:rPr>
          <w:lang w:val="es-CR"/>
        </w:rPr>
        <w:t>Colombia</w:t>
      </w:r>
      <w:r w:rsidR="00C668AE" w:rsidRPr="00313E05">
        <w:rPr>
          <w:lang w:val="es-CR"/>
        </w:rPr>
        <w:t>.</w:t>
      </w:r>
    </w:p>
    <w:p w14:paraId="3A0D81C7" w14:textId="77777777" w:rsidR="00441859" w:rsidRPr="00313E05" w:rsidRDefault="00DE7F5C">
      <w:pPr>
        <w:spacing w:before="120" w:line="360" w:lineRule="auto"/>
        <w:jc w:val="both"/>
        <w:rPr>
          <w:i/>
          <w:iCs/>
          <w:u w:val="single"/>
          <w:lang w:val="es-CR"/>
        </w:rPr>
      </w:pPr>
      <w:r w:rsidRPr="00313E05">
        <w:rPr>
          <w:i/>
          <w:iCs/>
          <w:u w:val="single"/>
          <w:lang w:val="es-CR"/>
        </w:rPr>
        <w:t>Uso de Internet y programas de chat</w:t>
      </w:r>
    </w:p>
    <w:p w14:paraId="33387FD8" w14:textId="77777777" w:rsidR="00441859" w:rsidRPr="00313E05" w:rsidRDefault="00DE7F5C">
      <w:pPr>
        <w:spacing w:before="120" w:line="360" w:lineRule="auto"/>
        <w:jc w:val="both"/>
        <w:rPr>
          <w:lang w:val="es-CR"/>
        </w:rPr>
      </w:pPr>
      <w:r w:rsidRPr="00313E05">
        <w:rPr>
          <w:lang w:val="es-CR"/>
        </w:rPr>
        <w:lastRenderedPageBreak/>
        <w:t xml:space="preserve">El uso de Internet debe ser sólo para fines de trabajo. Los programas de software para chatear dentro de la organización, como </w:t>
      </w:r>
      <w:r w:rsidR="00D315CE" w:rsidRPr="00313E05">
        <w:rPr>
          <w:lang w:val="es-CR"/>
        </w:rPr>
        <w:t xml:space="preserve">Teams, </w:t>
      </w:r>
      <w:r w:rsidRPr="00313E05">
        <w:rPr>
          <w:lang w:val="es-CR"/>
        </w:rPr>
        <w:t xml:space="preserve">Skype, </w:t>
      </w:r>
      <w:r w:rsidR="00C668AE" w:rsidRPr="00313E05">
        <w:rPr>
          <w:lang w:val="es-CR"/>
        </w:rPr>
        <w:t xml:space="preserve">WhatsApp, </w:t>
      </w:r>
      <w:r w:rsidRPr="00313E05">
        <w:rPr>
          <w:lang w:val="es-CR"/>
        </w:rPr>
        <w:t>etc.</w:t>
      </w:r>
      <w:r w:rsidR="00381C7B" w:rsidRPr="00313E05">
        <w:rPr>
          <w:lang w:val="es-CR"/>
        </w:rPr>
        <w:t xml:space="preserve">, están </w:t>
      </w:r>
      <w:r w:rsidRPr="00313E05">
        <w:rPr>
          <w:lang w:val="es-CR"/>
        </w:rPr>
        <w:t>permitidos para su uso en la oficina.</w:t>
      </w:r>
    </w:p>
    <w:p w14:paraId="198D3F10" w14:textId="77777777" w:rsidR="00441859" w:rsidRPr="00313E05" w:rsidRDefault="00DE7F5C">
      <w:pPr>
        <w:spacing w:before="120" w:line="360" w:lineRule="auto"/>
        <w:jc w:val="both"/>
        <w:rPr>
          <w:lang w:val="es-CR"/>
        </w:rPr>
      </w:pPr>
      <w:r w:rsidRPr="00313E05">
        <w:rPr>
          <w:lang w:val="es-CR"/>
        </w:rPr>
        <w:t xml:space="preserve">Está estrictamente prohibido utilizar programas de chat como Facebook, Instagram u otros sitios de redes sociales, salvo para el trabajo explícito de Partners </w:t>
      </w:r>
      <w:r w:rsidR="008F6566" w:rsidRPr="00313E05">
        <w:rPr>
          <w:lang w:val="es-CR"/>
        </w:rPr>
        <w:t>Colombia</w:t>
      </w:r>
      <w:r w:rsidRPr="00313E05">
        <w:rPr>
          <w:lang w:val="es-CR"/>
        </w:rPr>
        <w:t xml:space="preserve">. El acceso a sitios web para adultos y similares está estrictamente prohibido. Tenga en cuenta que Partners </w:t>
      </w:r>
      <w:r w:rsidR="008F6566" w:rsidRPr="00313E05">
        <w:rPr>
          <w:lang w:val="es-CR"/>
        </w:rPr>
        <w:t xml:space="preserve">Colombia </w:t>
      </w:r>
      <w:r w:rsidRPr="00313E05">
        <w:rPr>
          <w:lang w:val="es-CR"/>
        </w:rPr>
        <w:t>se reserva el derecho de monitorear todos los equipos de la empresa, correos electrónicos, etc. para garantizar su uso adecuado.</w:t>
      </w:r>
    </w:p>
    <w:p w14:paraId="5AB90820" w14:textId="77777777" w:rsidR="00441859" w:rsidRPr="00313E05" w:rsidRDefault="00DE7F5C">
      <w:pPr>
        <w:spacing w:before="120" w:line="360" w:lineRule="auto"/>
        <w:jc w:val="both"/>
        <w:rPr>
          <w:rFonts w:cs="Times New Roman"/>
          <w:lang w:val="es-CR"/>
        </w:rPr>
      </w:pPr>
      <w:r w:rsidRPr="00313E05">
        <w:rPr>
          <w:rFonts w:cs="Times New Roman"/>
          <w:lang w:val="es-CR"/>
        </w:rPr>
        <w:t xml:space="preserve">El acceso a Internet se proporciona al personal de Compañeros Colombia para llevar a cabo tareas relacionadas con el trabajo. Todo el contenido que reside o pasa a través de los recursos de tecnología de la información de Compañeros </w:t>
      </w:r>
      <w:r w:rsidR="00BA3015" w:rsidRPr="00313E05">
        <w:rPr>
          <w:rFonts w:cs="Times New Roman"/>
          <w:lang w:val="es-CR"/>
        </w:rPr>
        <w:t>Colombia</w:t>
      </w:r>
      <w:r w:rsidRPr="00313E05">
        <w:rPr>
          <w:rFonts w:cs="Times New Roman"/>
          <w:lang w:val="es-CR"/>
        </w:rPr>
        <w:t xml:space="preserve">, incluyendo computadoras, redes y software, debe ajustarse a las pautas descritas a continuación. La participación en grupos de noticias, sesiones de chat, comunicaciones por correo electrónico y grupos de discusión en línea sólo está permitida si dichas comunicaciones forman parte de las responsabilidades laborales del usuario. Los empleados no pueden crear, ver, descargar o transmitir ninguna comunicación o información utilizando los recursos tecnológicos de la empresa que pueda violar las políticas de acoso, igualdad en el empleo o cualquier otra política de Partners </w:t>
      </w:r>
      <w:r w:rsidR="00BA3015" w:rsidRPr="00313E05">
        <w:rPr>
          <w:rFonts w:cs="Times New Roman"/>
          <w:lang w:val="es-CR"/>
        </w:rPr>
        <w:t>Colombia</w:t>
      </w:r>
      <w:r w:rsidRPr="00313E05">
        <w:rPr>
          <w:rFonts w:cs="Times New Roman"/>
          <w:lang w:val="es-CR"/>
        </w:rPr>
        <w:t>. Esta prohibición incluye mensajes sexualmente explícitos u ofensivos, caricaturas o chistes, insultos étnicos o religiosos, epítetos raciales o cualquier otra declaración o imagen que pueda interpretarse como acoso o menosprecio por motivos de raza, color, religión, sexo, orientación sexual, género o identidad de género, origen nacional, edad, discapacidad o cualquier otra condición protegida por la ley. El uso personal ocasional es aceptable siempre que no impida el desempeño normal del trabajo, genere costes directos o comprometa la seguridad y la información de propiedad.</w:t>
      </w:r>
    </w:p>
    <w:p w14:paraId="2FF989DB" w14:textId="77777777" w:rsidR="00976538" w:rsidRPr="00313E05" w:rsidRDefault="00976538" w:rsidP="00976538">
      <w:pPr>
        <w:spacing w:before="120" w:line="360" w:lineRule="auto"/>
        <w:jc w:val="both"/>
        <w:rPr>
          <w:rFonts w:cs="Times New Roman"/>
          <w:lang w:val="es-CR"/>
        </w:rPr>
      </w:pPr>
    </w:p>
    <w:p w14:paraId="0779A020" w14:textId="77777777" w:rsidR="00441859" w:rsidRPr="00313E05" w:rsidRDefault="00DE7F5C">
      <w:pPr>
        <w:pStyle w:val="BodyCopy"/>
        <w:spacing w:line="360" w:lineRule="auto"/>
        <w:jc w:val="both"/>
        <w:rPr>
          <w:rFonts w:ascii="Times New Roman" w:eastAsiaTheme="minorEastAsia" w:hAnsi="Times New Roman" w:cs="Times New Roman"/>
          <w:color w:val="auto"/>
          <w:sz w:val="24"/>
          <w:szCs w:val="24"/>
          <w:lang w:val="es-CR"/>
        </w:rPr>
      </w:pPr>
      <w:r w:rsidRPr="00313E05">
        <w:rPr>
          <w:rFonts w:ascii="Times New Roman" w:eastAsiaTheme="minorEastAsia" w:hAnsi="Times New Roman" w:cs="Times New Roman"/>
          <w:color w:val="auto"/>
          <w:sz w:val="24"/>
          <w:szCs w:val="24"/>
          <w:lang w:val="es-CR"/>
        </w:rPr>
        <w:t xml:space="preserve">Debido a que los empleados que utilizan los recursos de tecnología de la información de Partners </w:t>
      </w:r>
      <w:r w:rsidR="00BA3015" w:rsidRPr="00313E05">
        <w:rPr>
          <w:rFonts w:ascii="Times New Roman" w:eastAsiaTheme="minorEastAsia" w:hAnsi="Times New Roman" w:cs="Times New Roman"/>
          <w:color w:val="auto"/>
          <w:sz w:val="24"/>
          <w:szCs w:val="24"/>
          <w:lang w:val="es-CR"/>
        </w:rPr>
        <w:t xml:space="preserve">Colombia </w:t>
      </w:r>
      <w:r w:rsidRPr="00313E05">
        <w:rPr>
          <w:rFonts w:ascii="Times New Roman" w:eastAsiaTheme="minorEastAsia" w:hAnsi="Times New Roman" w:cs="Times New Roman"/>
          <w:color w:val="auto"/>
          <w:sz w:val="24"/>
          <w:szCs w:val="24"/>
          <w:lang w:val="es-CR"/>
        </w:rPr>
        <w:t xml:space="preserve">pueden ser percibidos por otros como representantes de Partners </w:t>
      </w:r>
      <w:r w:rsidR="00BA3015" w:rsidRPr="00313E05">
        <w:rPr>
          <w:rFonts w:ascii="Times New Roman" w:eastAsiaTheme="minorEastAsia" w:hAnsi="Times New Roman" w:cs="Times New Roman"/>
          <w:color w:val="auto"/>
          <w:sz w:val="24"/>
          <w:szCs w:val="24"/>
          <w:lang w:val="es-CR"/>
        </w:rPr>
        <w:t>Colombia</w:t>
      </w:r>
      <w:r w:rsidRPr="00313E05">
        <w:rPr>
          <w:rFonts w:ascii="Times New Roman" w:eastAsiaTheme="minorEastAsia" w:hAnsi="Times New Roman" w:cs="Times New Roman"/>
          <w:color w:val="auto"/>
          <w:sz w:val="24"/>
          <w:szCs w:val="24"/>
          <w:lang w:val="es-CR"/>
        </w:rPr>
        <w:t xml:space="preserve">, los empleados no pueden utilizar Internet para ningún propósito que pueda reflejar negativamente a Partners </w:t>
      </w:r>
      <w:r w:rsidR="00BA3015" w:rsidRPr="00313E05">
        <w:rPr>
          <w:rFonts w:ascii="Times New Roman" w:eastAsiaTheme="minorEastAsia" w:hAnsi="Times New Roman" w:cs="Times New Roman"/>
          <w:color w:val="auto"/>
          <w:sz w:val="24"/>
          <w:szCs w:val="24"/>
          <w:lang w:val="es-CR"/>
        </w:rPr>
        <w:t xml:space="preserve">Colombia </w:t>
      </w:r>
      <w:r w:rsidRPr="00313E05">
        <w:rPr>
          <w:rFonts w:ascii="Times New Roman" w:eastAsiaTheme="minorEastAsia" w:hAnsi="Times New Roman" w:cs="Times New Roman"/>
          <w:color w:val="auto"/>
          <w:sz w:val="24"/>
          <w:szCs w:val="24"/>
          <w:lang w:val="es-CR"/>
        </w:rPr>
        <w:t xml:space="preserve">o a sus empleados. Los empleados u otros usuarios autorizados no pueden publicar o descargar datos protegidos por derechos de autor o patentes sin la aprobación previa del </w:t>
      </w:r>
      <w:r w:rsidRPr="00313E05">
        <w:rPr>
          <w:rFonts w:ascii="Times New Roman" w:eastAsiaTheme="minorEastAsia" w:hAnsi="Times New Roman" w:cs="Times New Roman"/>
          <w:color w:val="auto"/>
          <w:sz w:val="24"/>
          <w:szCs w:val="24"/>
          <w:lang w:val="es-CR"/>
        </w:rPr>
        <w:lastRenderedPageBreak/>
        <w:t xml:space="preserve">propietario del contenido. Esto puede incluir, entre otros, correo electrónico, archivos, documentos, archivos gráficos, mensajes de grupos de noticias, mensajes de tablones de anuncios, páginas web, software de aplicaciones y software de sistemas operativos. Todo el software utilizado para acceder a Internet debe formar parte del paquete de software estándar de Partners </w:t>
      </w:r>
      <w:r w:rsidR="00BA3015" w:rsidRPr="00313E05">
        <w:rPr>
          <w:rFonts w:ascii="Times New Roman" w:eastAsiaTheme="minorEastAsia" w:hAnsi="Times New Roman" w:cs="Times New Roman"/>
          <w:color w:val="auto"/>
          <w:sz w:val="24"/>
          <w:szCs w:val="24"/>
          <w:lang w:val="es-CR"/>
        </w:rPr>
        <w:t xml:space="preserve">Colombia </w:t>
      </w:r>
      <w:r w:rsidRPr="00313E05">
        <w:rPr>
          <w:rFonts w:ascii="Times New Roman" w:eastAsiaTheme="minorEastAsia" w:hAnsi="Times New Roman" w:cs="Times New Roman"/>
          <w:color w:val="auto"/>
          <w:sz w:val="24"/>
          <w:szCs w:val="24"/>
          <w:lang w:val="es-CR"/>
        </w:rPr>
        <w:t>o estar aprobado por la dirección de tecnología de la información.</w:t>
      </w:r>
    </w:p>
    <w:p w14:paraId="5D2FACDA" w14:textId="77777777" w:rsidR="00976538" w:rsidRPr="00313E05" w:rsidRDefault="00976538" w:rsidP="00976538">
      <w:pPr>
        <w:pStyle w:val="BodyCopy"/>
        <w:spacing w:line="360" w:lineRule="auto"/>
        <w:jc w:val="both"/>
        <w:rPr>
          <w:rFonts w:ascii="Times New Roman" w:eastAsiaTheme="minorEastAsia" w:hAnsi="Times New Roman" w:cs="Times New Roman"/>
          <w:color w:val="auto"/>
          <w:sz w:val="24"/>
          <w:szCs w:val="24"/>
          <w:lang w:val="es-CR"/>
        </w:rPr>
      </w:pPr>
    </w:p>
    <w:p w14:paraId="60009FB3" w14:textId="77777777" w:rsidR="00441859" w:rsidRPr="00313E05" w:rsidRDefault="00DE7F5C">
      <w:pPr>
        <w:pStyle w:val="BodyCopy"/>
        <w:spacing w:line="360" w:lineRule="auto"/>
        <w:jc w:val="both"/>
        <w:rPr>
          <w:lang w:val="es-CR"/>
        </w:rPr>
      </w:pPr>
      <w:r w:rsidRPr="00313E05">
        <w:rPr>
          <w:rFonts w:ascii="Times New Roman" w:eastAsiaTheme="minorEastAsia" w:hAnsi="Times New Roman" w:cs="Times New Roman"/>
          <w:color w:val="auto"/>
          <w:sz w:val="24"/>
          <w:szCs w:val="24"/>
          <w:lang w:val="es-CR"/>
        </w:rPr>
        <w:t xml:space="preserve">El correo electrónico, teléfono, dispositivos móviles, correo de voz, fax, Internet y otros recursos tecnológicos de Partners </w:t>
      </w:r>
      <w:r w:rsidR="00BA3015" w:rsidRPr="00313E05">
        <w:rPr>
          <w:rFonts w:ascii="Times New Roman" w:eastAsiaTheme="minorEastAsia" w:hAnsi="Times New Roman" w:cs="Times New Roman"/>
          <w:color w:val="auto"/>
          <w:sz w:val="24"/>
          <w:szCs w:val="24"/>
          <w:lang w:val="es-CR"/>
        </w:rPr>
        <w:t xml:space="preserve">Colombia </w:t>
      </w:r>
      <w:r w:rsidRPr="00313E05">
        <w:rPr>
          <w:rFonts w:ascii="Times New Roman" w:eastAsiaTheme="minorEastAsia" w:hAnsi="Times New Roman" w:cs="Times New Roman"/>
          <w:color w:val="auto"/>
          <w:sz w:val="24"/>
          <w:szCs w:val="24"/>
          <w:lang w:val="es-CR"/>
        </w:rPr>
        <w:t xml:space="preserve">son propiedad de la compañía, y Partners </w:t>
      </w:r>
      <w:r w:rsidR="00BA3015" w:rsidRPr="00313E05">
        <w:rPr>
          <w:rFonts w:ascii="Times New Roman" w:eastAsiaTheme="minorEastAsia" w:hAnsi="Times New Roman" w:cs="Times New Roman"/>
          <w:color w:val="auto"/>
          <w:sz w:val="24"/>
          <w:szCs w:val="24"/>
          <w:lang w:val="es-CR"/>
        </w:rPr>
        <w:t xml:space="preserve">Colombia </w:t>
      </w:r>
      <w:r w:rsidRPr="00313E05">
        <w:rPr>
          <w:rFonts w:ascii="Times New Roman" w:eastAsiaTheme="minorEastAsia" w:hAnsi="Times New Roman" w:cs="Times New Roman"/>
          <w:color w:val="auto"/>
          <w:sz w:val="24"/>
          <w:szCs w:val="24"/>
          <w:lang w:val="es-CR"/>
        </w:rPr>
        <w:t xml:space="preserve">se reserva el derecho de monitorear y examinar todas las comunicaciones a través de estos recursos a su discreción. En consecuencia, los empleados no deben tener ninguna expectativa de privacidad en cuanto a su uso de Internet o de los recursos tecnológicos y no deben utilizar estos recursos para la información que desean mantener en privado. Estos recursos deben utilizarse principalmente para asuntos relacionados con Partners </w:t>
      </w:r>
      <w:r w:rsidR="00BA3015" w:rsidRPr="00313E05">
        <w:rPr>
          <w:rFonts w:ascii="Times New Roman" w:eastAsiaTheme="minorEastAsia" w:hAnsi="Times New Roman" w:cs="Times New Roman"/>
          <w:color w:val="auto"/>
          <w:sz w:val="24"/>
          <w:szCs w:val="24"/>
          <w:lang w:val="es-CR"/>
        </w:rPr>
        <w:t>Colombia</w:t>
      </w:r>
      <w:r w:rsidRPr="00313E05">
        <w:rPr>
          <w:rFonts w:ascii="Times New Roman" w:eastAsiaTheme="minorEastAsia" w:hAnsi="Times New Roman" w:cs="Times New Roman"/>
          <w:color w:val="auto"/>
          <w:sz w:val="24"/>
          <w:szCs w:val="24"/>
          <w:lang w:val="es-CR"/>
        </w:rPr>
        <w:t xml:space="preserve">. El uso personal del correo electrónico, correo de voz, fax e Internet es aceptable, pero debe hacerse con buen juicio y reconociendo que estos sistemas se proporcionan para realizar negocios. Las leyes federales y estatales y las políticas de Partners Colombia sobre propiedad intelectual, uso indebido de la propiedad de Partners </w:t>
      </w:r>
      <w:r w:rsidR="00BA3015" w:rsidRPr="00313E05">
        <w:rPr>
          <w:rFonts w:ascii="Times New Roman" w:eastAsiaTheme="minorEastAsia" w:hAnsi="Times New Roman" w:cs="Times New Roman"/>
          <w:color w:val="auto"/>
          <w:sz w:val="24"/>
          <w:szCs w:val="24"/>
          <w:lang w:val="es-CR"/>
        </w:rPr>
        <w:t>Colombia</w:t>
      </w:r>
      <w:r w:rsidRPr="00313E05">
        <w:rPr>
          <w:rFonts w:ascii="Times New Roman" w:eastAsiaTheme="minorEastAsia" w:hAnsi="Times New Roman" w:cs="Times New Roman"/>
          <w:color w:val="auto"/>
          <w:sz w:val="24"/>
          <w:szCs w:val="24"/>
          <w:lang w:val="es-CR"/>
        </w:rPr>
        <w:t xml:space="preserve">, discriminación, acoso, acoso sexual, seguridad de la información y los datos, y confidencialidad se aplican al uso de todos los recursos tecnológicos de la empresa. Si un empleado de Partners </w:t>
      </w:r>
      <w:r w:rsidR="00BA3015" w:rsidRPr="00313E05">
        <w:rPr>
          <w:rFonts w:ascii="Times New Roman" w:eastAsiaTheme="minorEastAsia" w:hAnsi="Times New Roman" w:cs="Times New Roman"/>
          <w:color w:val="auto"/>
          <w:sz w:val="24"/>
          <w:szCs w:val="24"/>
          <w:lang w:val="es-CR"/>
        </w:rPr>
        <w:t xml:space="preserve">Colombia </w:t>
      </w:r>
      <w:r w:rsidRPr="00313E05">
        <w:rPr>
          <w:rFonts w:ascii="Times New Roman" w:eastAsiaTheme="minorEastAsia" w:hAnsi="Times New Roman" w:cs="Times New Roman"/>
          <w:color w:val="auto"/>
          <w:sz w:val="24"/>
          <w:szCs w:val="24"/>
          <w:lang w:val="es-CR"/>
        </w:rPr>
        <w:t xml:space="preserve">necesita acceder a la cuenta de correo electrónico, archivos electrónicos u otros recursos tecnológicos de otro empleado de Partners </w:t>
      </w:r>
      <w:r w:rsidR="00BA3015" w:rsidRPr="00313E05">
        <w:rPr>
          <w:rFonts w:ascii="Times New Roman" w:eastAsiaTheme="minorEastAsia" w:hAnsi="Times New Roman" w:cs="Times New Roman"/>
          <w:color w:val="auto"/>
          <w:sz w:val="24"/>
          <w:szCs w:val="24"/>
          <w:lang w:val="es-CR"/>
        </w:rPr>
        <w:t>Colombia</w:t>
      </w:r>
      <w:r w:rsidRPr="00313E05">
        <w:rPr>
          <w:rFonts w:ascii="Times New Roman" w:eastAsiaTheme="minorEastAsia" w:hAnsi="Times New Roman" w:cs="Times New Roman"/>
          <w:color w:val="auto"/>
          <w:sz w:val="24"/>
          <w:szCs w:val="24"/>
          <w:lang w:val="es-CR"/>
        </w:rPr>
        <w:t xml:space="preserve">, deberá presentar una solicitud y una explicación de las necesidades de acceso al departamento de Recursos Humanos de Partners Colombia, excepto en los casos en que se necesite documentación para auditorías. </w:t>
      </w:r>
    </w:p>
    <w:p w14:paraId="12FB7916" w14:textId="77777777" w:rsidR="00441859" w:rsidRPr="00313E05" w:rsidRDefault="00DE7F5C">
      <w:pPr>
        <w:spacing w:before="120" w:line="360" w:lineRule="auto"/>
        <w:jc w:val="both"/>
        <w:rPr>
          <w:rFonts w:cs="Times New Roman"/>
          <w:i/>
          <w:iCs/>
          <w:u w:val="single"/>
          <w:lang w:val="es-CR"/>
        </w:rPr>
      </w:pPr>
      <w:r w:rsidRPr="00313E05">
        <w:rPr>
          <w:rFonts w:cs="Times New Roman"/>
          <w:i/>
          <w:iCs/>
          <w:u w:val="single"/>
          <w:lang w:val="es-CR"/>
        </w:rPr>
        <w:t>Política de correo electrónico</w:t>
      </w:r>
    </w:p>
    <w:p w14:paraId="5460F96A" w14:textId="77777777" w:rsidR="00441859" w:rsidRPr="00313E05" w:rsidRDefault="00DE7F5C">
      <w:pPr>
        <w:spacing w:after="120" w:line="360" w:lineRule="auto"/>
        <w:jc w:val="both"/>
        <w:rPr>
          <w:rFonts w:cs="Times New Roman"/>
          <w:lang w:val="es-CR"/>
        </w:rPr>
      </w:pPr>
      <w:r w:rsidRPr="00313E05">
        <w:rPr>
          <w:rFonts w:cs="Times New Roman"/>
          <w:lang w:val="es-CR"/>
        </w:rPr>
        <w:t xml:space="preserve">El correo electrónico de Partners </w:t>
      </w:r>
      <w:r w:rsidR="00BA3015" w:rsidRPr="00313E05">
        <w:rPr>
          <w:rFonts w:cs="Times New Roman"/>
          <w:lang w:val="es-CR"/>
        </w:rPr>
        <w:t xml:space="preserve">Colombia </w:t>
      </w:r>
      <w:r w:rsidRPr="00313E05">
        <w:rPr>
          <w:rFonts w:cs="Times New Roman"/>
          <w:lang w:val="es-CR"/>
        </w:rPr>
        <w:t xml:space="preserve">se proporciona para llevar a cabo las actividades diarias relacionadas con el negocio. Los usuarios con cuentas de correo electrónico de Partners Colombia no están autorizados a utilizar el sistema de correo electrónico para enviar información de propiedad exclusiva a través de Internet, donde la información podría ser accedida por destinatarios no deseados. Las cuentas de correo electrónico de los empleados no pueden ser utilizadas para llevar a cabo negocios personales; para cabildeo político; o para enviar correos </w:t>
      </w:r>
      <w:r w:rsidRPr="00313E05">
        <w:rPr>
          <w:rFonts w:cs="Times New Roman"/>
          <w:lang w:val="es-CR"/>
        </w:rPr>
        <w:lastRenderedPageBreak/>
        <w:t xml:space="preserve">electrónicos intimidatorios o de acoso, cartas en cadena, virus o spam. Tampoco pueden utilizarse para distribuir indebidamente trabajos protegidos por derechos de autor, mensajes no solicitados o mensajes personales a un grupo numeroso. Los usuarios de correo electrónico no deben declarar o dar la impresión de que el usuario está representando o haciendo declaraciones en nombre de Partners </w:t>
      </w:r>
      <w:r w:rsidR="00BA3015" w:rsidRPr="00313E05">
        <w:rPr>
          <w:rFonts w:cs="Times New Roman"/>
          <w:lang w:val="es-CR"/>
        </w:rPr>
        <w:t xml:space="preserve">Colombia </w:t>
      </w:r>
      <w:r w:rsidRPr="00313E05">
        <w:rPr>
          <w:rFonts w:cs="Times New Roman"/>
          <w:lang w:val="es-CR"/>
        </w:rPr>
        <w:t xml:space="preserve">a menos que el usuario esté autorizado para hacerlo. Los </w:t>
      </w:r>
      <w:r w:rsidRPr="594F798F">
        <w:rPr>
          <w:rFonts w:cs="Times New Roman"/>
          <w:highlight w:val="yellow"/>
          <w:lang w:val="es-CR"/>
          <w:rPrChange w:id="676" w:author="Diana Rosario Figueroa" w:date="2025-01-15T12:58:00Z" w16du:dateUtc="2025-01-15T17:58:00Z">
            <w:rPr>
              <w:rFonts w:cs="Times New Roman"/>
              <w:lang w:val="es-CR"/>
            </w:rPr>
          </w:rPrChange>
        </w:rPr>
        <w:t xml:space="preserve">empleados de Partners </w:t>
      </w:r>
      <w:r w:rsidR="00BA3015" w:rsidRPr="594F798F">
        <w:rPr>
          <w:rFonts w:cs="Times New Roman"/>
          <w:highlight w:val="yellow"/>
          <w:lang w:val="es-CR"/>
          <w:rPrChange w:id="677" w:author="Diana Rosario Figueroa" w:date="2025-01-15T12:58:00Z" w16du:dateUtc="2025-01-15T17:58:00Z">
            <w:rPr>
              <w:rFonts w:cs="Times New Roman"/>
              <w:lang w:val="es-CR"/>
            </w:rPr>
          </w:rPrChange>
        </w:rPr>
        <w:t xml:space="preserve">Colombia </w:t>
      </w:r>
      <w:r w:rsidRPr="594F798F">
        <w:rPr>
          <w:rFonts w:cs="Times New Roman"/>
          <w:highlight w:val="yellow"/>
          <w:lang w:val="es-CR"/>
          <w:rPrChange w:id="678" w:author="Diana Rosario Figueroa" w:date="2025-01-15T12:58:00Z" w16du:dateUtc="2025-01-15T17:58:00Z">
            <w:rPr>
              <w:rFonts w:cs="Times New Roman"/>
              <w:lang w:val="es-CR"/>
            </w:rPr>
          </w:rPrChange>
        </w:rPr>
        <w:t>pueden hacer uso personal in</w:t>
      </w:r>
      <w:r w:rsidRPr="00313E05">
        <w:rPr>
          <w:rFonts w:cs="Times New Roman"/>
          <w:lang w:val="es-CR"/>
        </w:rPr>
        <w:t>cidental del correo electrónico, siempre y cuando no interfiera con sus deberes laborales, no tenga más que un efecto mínimo en el sistema de correo electrónico y sea consistente con las políticas de Partners Colombia.</w:t>
      </w:r>
    </w:p>
    <w:p w14:paraId="274D28BB" w14:textId="77777777" w:rsidR="00441859" w:rsidRPr="00313E05" w:rsidRDefault="00DE7F5C">
      <w:pPr>
        <w:spacing w:before="120" w:line="360" w:lineRule="auto"/>
        <w:jc w:val="both"/>
        <w:rPr>
          <w:i/>
          <w:iCs/>
          <w:u w:val="single"/>
          <w:lang w:val="es-CR"/>
        </w:rPr>
      </w:pPr>
      <w:r w:rsidRPr="00313E05">
        <w:rPr>
          <w:i/>
          <w:iCs/>
          <w:u w:val="single"/>
          <w:lang w:val="es-CR"/>
        </w:rPr>
        <w:t>Uso del equipo de audio</w:t>
      </w:r>
    </w:p>
    <w:p w14:paraId="562063E0" w14:textId="24324970" w:rsidR="00441859" w:rsidRPr="00313E05" w:rsidRDefault="00DE7F5C">
      <w:pPr>
        <w:spacing w:after="120" w:line="360" w:lineRule="auto"/>
        <w:jc w:val="both"/>
        <w:rPr>
          <w:i/>
          <w:iCs/>
          <w:u w:val="single"/>
          <w:lang w:val="es-CR"/>
        </w:rPr>
      </w:pPr>
      <w:r w:rsidRPr="00313E05">
        <w:rPr>
          <w:lang w:val="es-CR"/>
        </w:rPr>
        <w:t xml:space="preserve">No está prohibido el </w:t>
      </w:r>
      <w:r w:rsidR="009C2975" w:rsidRPr="00313E05">
        <w:rPr>
          <w:lang w:val="es-CR"/>
        </w:rPr>
        <w:t>uso de radio, grabadora o CD</w:t>
      </w:r>
      <w:r w:rsidRPr="00313E05">
        <w:rPr>
          <w:lang w:val="es-CR"/>
        </w:rPr>
        <w:t>. Sin embargo, los empleados deben abstenerse de hacerlo en lugares donde su uso pueda interferir en el desarrollo normal de su trabajo</w:t>
      </w:r>
      <w:ins w:id="679" w:author="Diana Rosario Figueroa" w:date="2025-01-15T17:56:00Z">
        <w:r w:rsidR="31FA8B47" w:rsidRPr="594F798F">
          <w:rPr>
            <w:lang w:val="es-CR"/>
          </w:rPr>
          <w:t xml:space="preserve"> o del trabajo de otros</w:t>
        </w:r>
      </w:ins>
      <w:r w:rsidRPr="594F798F">
        <w:rPr>
          <w:lang w:val="es-CR"/>
        </w:rPr>
        <w:t>.</w:t>
      </w:r>
      <w:r w:rsidRPr="00313E05">
        <w:rPr>
          <w:lang w:val="es-CR"/>
        </w:rPr>
        <w:t xml:space="preserve"> </w:t>
      </w:r>
      <w:r w:rsidR="00207AF8" w:rsidRPr="00313E05">
        <w:rPr>
          <w:lang w:val="es-CR"/>
        </w:rPr>
        <w:t>En cualquier caso, rogamos a todos los empleados que utilicen auriculares</w:t>
      </w:r>
      <w:r w:rsidRPr="00313E05">
        <w:rPr>
          <w:lang w:val="es-CR"/>
        </w:rPr>
        <w:t>.</w:t>
      </w:r>
    </w:p>
    <w:p w14:paraId="33A46F54" w14:textId="77777777" w:rsidR="00441859" w:rsidRPr="00313E05" w:rsidRDefault="00DE7F5C">
      <w:pPr>
        <w:spacing w:after="120" w:line="360" w:lineRule="auto"/>
        <w:jc w:val="both"/>
        <w:rPr>
          <w:i/>
          <w:iCs/>
          <w:u w:val="single"/>
          <w:lang w:val="es-CR"/>
        </w:rPr>
      </w:pPr>
      <w:r w:rsidRPr="00313E05">
        <w:rPr>
          <w:i/>
          <w:iCs/>
          <w:u w:val="single"/>
          <w:lang w:val="es-CR"/>
        </w:rPr>
        <w:t>Memorias USB</w:t>
      </w:r>
    </w:p>
    <w:p w14:paraId="464FB305" w14:textId="77777777" w:rsidR="00441859" w:rsidRPr="00313E05" w:rsidRDefault="00DE7F5C">
      <w:pPr>
        <w:spacing w:after="120" w:line="360" w:lineRule="auto"/>
        <w:jc w:val="both"/>
        <w:rPr>
          <w:lang w:val="es-CR"/>
        </w:rPr>
      </w:pPr>
      <w:r w:rsidRPr="00313E05">
        <w:rPr>
          <w:lang w:val="es-CR"/>
        </w:rPr>
        <w:t xml:space="preserve">Las unidades USB presentan una de las amenazas a la seguridad más conocidas, pero menos mitigadas, del panorama digital cotidiano. Los USB pueden infectarse con malware que puede cargarse directamente en los ordenadores y pueden ser vehículos de robo de datos. Las unidades USB también tienden a perderse con facilidad, lo que puede dejar escapar información sensible. </w:t>
      </w:r>
    </w:p>
    <w:p w14:paraId="7A93A7EC" w14:textId="77777777" w:rsidR="00441859" w:rsidRPr="00313E05" w:rsidRDefault="00DE7F5C">
      <w:pPr>
        <w:spacing w:after="120" w:line="360" w:lineRule="auto"/>
        <w:jc w:val="both"/>
        <w:rPr>
          <w:lang w:val="es-CR"/>
        </w:rPr>
      </w:pPr>
      <w:r w:rsidRPr="00313E05">
        <w:rPr>
          <w:lang w:val="es-CR"/>
        </w:rPr>
        <w:t xml:space="preserve">El personal de Partners Colombia </w:t>
      </w:r>
      <w:r w:rsidRPr="00313E05">
        <w:rPr>
          <w:b/>
          <w:bCs/>
          <w:lang w:val="es-CR"/>
        </w:rPr>
        <w:t xml:space="preserve">nunca </w:t>
      </w:r>
      <w:r w:rsidRPr="00313E05">
        <w:rPr>
          <w:lang w:val="es-CR"/>
        </w:rPr>
        <w:t xml:space="preserve">debe utilizar USBs o unidades externas que no hayan sido adquiridas por Partners para guardar archivos relacionados con el trabajo o en dispositivos utilizados con fines laborales. Los USBs pueden estar infectados con malware que podría permitir el acceso de actores externos a hardware y archivos internos. Esto incluye USBs prestados, regalados o encontrados. </w:t>
      </w:r>
    </w:p>
    <w:p w14:paraId="0D9DF229" w14:textId="77777777" w:rsidR="00441859" w:rsidRPr="00313E05" w:rsidRDefault="00DE7F5C">
      <w:pPr>
        <w:spacing w:after="120" w:line="360" w:lineRule="auto"/>
        <w:jc w:val="both"/>
        <w:rPr>
          <w:lang w:val="es-CR"/>
        </w:rPr>
      </w:pPr>
      <w:r w:rsidRPr="00313E05">
        <w:rPr>
          <w:lang w:val="es-CR"/>
        </w:rPr>
        <w:t xml:space="preserve">Para el personal de Partners Colombia, el uso de una unidad USB encriptada es un requisito. El uso de USBs encriptados mitiga en gran medida el riesgo de pérdida de datos por robo o extravío de la unidad. Las unidades encriptadas estarán protegidas por contraseña para prevenir el ingreso forzado. Siempre que sea posible, se deben utilizar USBs fabricados en Estados Unidos. El personal de Partners Colombia debe evitar utilizar el mismo USB para motivos laborales y personales, así como utilizarlo en dispositivos laborales y personales. </w:t>
      </w:r>
    </w:p>
    <w:p w14:paraId="7F5FD83F" w14:textId="77777777" w:rsidR="00441859" w:rsidRPr="00313E05" w:rsidRDefault="00DE7F5C">
      <w:pPr>
        <w:spacing w:after="120" w:line="360" w:lineRule="auto"/>
        <w:jc w:val="both"/>
        <w:rPr>
          <w:rFonts w:cs="Times New Roman"/>
          <w:i/>
          <w:iCs/>
          <w:u w:val="single"/>
          <w:lang w:val="es-CR"/>
        </w:rPr>
      </w:pPr>
      <w:r w:rsidRPr="00313E05">
        <w:rPr>
          <w:rFonts w:cs="Times New Roman"/>
          <w:i/>
          <w:iCs/>
          <w:u w:val="single"/>
          <w:lang w:val="es-CR"/>
        </w:rPr>
        <w:lastRenderedPageBreak/>
        <w:t>Política de privacidad de los datos de la red</w:t>
      </w:r>
    </w:p>
    <w:p w14:paraId="1AF7E26C" w14:textId="77777777" w:rsidR="00441859" w:rsidRPr="00313E05" w:rsidRDefault="00DE7F5C">
      <w:pPr>
        <w:pStyle w:val="BodyCopy"/>
        <w:spacing w:line="360" w:lineRule="auto"/>
        <w:jc w:val="both"/>
        <w:rPr>
          <w:rFonts w:ascii="Times New Roman" w:hAnsi="Times New Roman" w:cs="Times New Roman"/>
          <w:sz w:val="24"/>
          <w:szCs w:val="24"/>
          <w:lang w:val="es-CR"/>
        </w:rPr>
      </w:pPr>
      <w:r w:rsidRPr="00313E05">
        <w:rPr>
          <w:rFonts w:ascii="Times New Roman" w:hAnsi="Times New Roman" w:cs="Times New Roman"/>
          <w:sz w:val="24"/>
          <w:szCs w:val="24"/>
          <w:lang w:val="es-CR"/>
        </w:rPr>
        <w:t>Partners Colombia posee y opera su red con fines comerciales, administrativos y de investigación. Para mantener la integridad y disponibilidad de las operaciones de la red, Partners Colombia puede exponer intencional o inadvertidamente recursos de información almacenados en máquinas en red o transmitidos a través de la red en las siguientes situaciones:</w:t>
      </w:r>
    </w:p>
    <w:p w14:paraId="32B614B0" w14:textId="77777777" w:rsidR="00441859" w:rsidRPr="00313E05" w:rsidRDefault="00DE7F5C">
      <w:pPr>
        <w:pStyle w:val="Bullets"/>
        <w:tabs>
          <w:tab w:val="clear" w:pos="720"/>
        </w:tabs>
        <w:spacing w:after="0"/>
        <w:ind w:left="1080"/>
        <w:jc w:val="both"/>
        <w:rPr>
          <w:rFonts w:ascii="Times New Roman" w:hAnsi="Times New Roman" w:cs="Times New Roman"/>
          <w:sz w:val="24"/>
          <w:szCs w:val="24"/>
          <w:lang w:val="es-CR"/>
        </w:rPr>
      </w:pPr>
      <w:r w:rsidRPr="00313E05">
        <w:rPr>
          <w:rFonts w:ascii="Times New Roman" w:hAnsi="Times New Roman" w:cs="Times New Roman"/>
          <w:sz w:val="24"/>
          <w:szCs w:val="24"/>
          <w:lang w:val="es-CR"/>
        </w:rPr>
        <w:t>Supervisión del rendimiento de la red o resolución de problemas</w:t>
      </w:r>
    </w:p>
    <w:p w14:paraId="783597EA" w14:textId="77777777" w:rsidR="00BA3015" w:rsidRPr="00313E05" w:rsidRDefault="00BA3015" w:rsidP="00BA3015">
      <w:pPr>
        <w:pStyle w:val="Bullets"/>
        <w:numPr>
          <w:ilvl w:val="0"/>
          <w:numId w:val="0"/>
        </w:numPr>
        <w:tabs>
          <w:tab w:val="clear" w:pos="720"/>
        </w:tabs>
        <w:spacing w:after="0" w:line="360" w:lineRule="auto"/>
        <w:ind w:left="1080"/>
        <w:jc w:val="both"/>
        <w:rPr>
          <w:rFonts w:ascii="Times New Roman" w:hAnsi="Times New Roman" w:cs="Times New Roman"/>
          <w:sz w:val="24"/>
          <w:szCs w:val="24"/>
          <w:lang w:val="es-CR"/>
        </w:rPr>
      </w:pPr>
    </w:p>
    <w:p w14:paraId="0E447A68" w14:textId="77777777" w:rsidR="00441859" w:rsidRPr="00313E05" w:rsidRDefault="00DE7F5C">
      <w:pPr>
        <w:pStyle w:val="Bullets"/>
        <w:tabs>
          <w:tab w:val="clear" w:pos="720"/>
        </w:tabs>
        <w:spacing w:after="0" w:line="360" w:lineRule="auto"/>
        <w:ind w:left="1080"/>
        <w:jc w:val="both"/>
        <w:rPr>
          <w:rFonts w:ascii="Times New Roman" w:hAnsi="Times New Roman" w:cs="Times New Roman"/>
          <w:sz w:val="24"/>
          <w:szCs w:val="24"/>
          <w:lang w:val="es-CR"/>
        </w:rPr>
      </w:pPr>
      <w:r w:rsidRPr="00313E05">
        <w:rPr>
          <w:rFonts w:ascii="Times New Roman" w:hAnsi="Times New Roman" w:cs="Times New Roman"/>
          <w:sz w:val="24"/>
          <w:szCs w:val="24"/>
          <w:lang w:val="es-CR"/>
        </w:rPr>
        <w:t xml:space="preserve">Traslado de datos a través de la red mediante sistemas automatizados de almacenamiento y transmisión. </w:t>
      </w:r>
    </w:p>
    <w:p w14:paraId="3838559B" w14:textId="77777777" w:rsidR="00BA3015" w:rsidRPr="00313E05" w:rsidRDefault="00BA3015" w:rsidP="00BA3015">
      <w:pPr>
        <w:pStyle w:val="Bullets"/>
        <w:numPr>
          <w:ilvl w:val="0"/>
          <w:numId w:val="0"/>
        </w:numPr>
        <w:tabs>
          <w:tab w:val="clear" w:pos="720"/>
        </w:tabs>
        <w:spacing w:after="0" w:line="360" w:lineRule="auto"/>
        <w:ind w:left="1080"/>
        <w:jc w:val="both"/>
        <w:rPr>
          <w:rFonts w:ascii="Times New Roman" w:hAnsi="Times New Roman" w:cs="Times New Roman"/>
          <w:sz w:val="24"/>
          <w:szCs w:val="24"/>
          <w:lang w:val="es-CR"/>
        </w:rPr>
      </w:pPr>
    </w:p>
    <w:p w14:paraId="7418B2C8" w14:textId="77777777" w:rsidR="00441859" w:rsidRPr="00313E05" w:rsidRDefault="00DE7F5C">
      <w:pPr>
        <w:pStyle w:val="Bullets"/>
        <w:tabs>
          <w:tab w:val="clear" w:pos="720"/>
        </w:tabs>
        <w:spacing w:after="0" w:line="360" w:lineRule="auto"/>
        <w:ind w:left="1080"/>
        <w:jc w:val="both"/>
        <w:rPr>
          <w:rFonts w:ascii="Times New Roman" w:hAnsi="Times New Roman" w:cs="Times New Roman"/>
          <w:sz w:val="24"/>
          <w:szCs w:val="24"/>
          <w:lang w:val="es-CR"/>
        </w:rPr>
      </w:pPr>
      <w:r w:rsidRPr="00313E05">
        <w:rPr>
          <w:rFonts w:ascii="Times New Roman" w:hAnsi="Times New Roman" w:cs="Times New Roman"/>
          <w:sz w:val="24"/>
          <w:szCs w:val="24"/>
          <w:lang w:val="es-CR"/>
        </w:rPr>
        <w:t xml:space="preserve">Copiar, archivar o conservar de otro modo partes de mensajes transmitidos a través de la red en el curso de actividades rutinarias de mantenimiento de la red. </w:t>
      </w:r>
    </w:p>
    <w:p w14:paraId="76DCB316" w14:textId="77777777" w:rsidR="00BA3015" w:rsidRPr="00313E05" w:rsidRDefault="00BA3015" w:rsidP="00BA3015">
      <w:pPr>
        <w:pStyle w:val="BodyCopy"/>
        <w:spacing w:line="360" w:lineRule="auto"/>
        <w:jc w:val="both"/>
        <w:rPr>
          <w:rFonts w:ascii="Times New Roman" w:hAnsi="Times New Roman" w:cs="Times New Roman"/>
          <w:sz w:val="24"/>
          <w:szCs w:val="24"/>
          <w:lang w:val="es-CR"/>
        </w:rPr>
      </w:pPr>
    </w:p>
    <w:p w14:paraId="728F9C0A" w14:textId="77777777" w:rsidR="00441859" w:rsidRPr="00313E05" w:rsidRDefault="00DE7F5C">
      <w:pPr>
        <w:spacing w:after="120" w:line="360" w:lineRule="auto"/>
        <w:jc w:val="both"/>
        <w:rPr>
          <w:lang w:val="es-CR"/>
        </w:rPr>
      </w:pPr>
      <w:r w:rsidRPr="00313E05">
        <w:rPr>
          <w:rFonts w:cs="Times New Roman"/>
          <w:lang w:val="es-CR"/>
        </w:rPr>
        <w:t>En caso de amenazas reconocidas a la seguridad de la red, Partners Colombia se reserva el derecho de investigar y remediar las posibles amenazas a la seguridad de la red, incluso por medio de la captura, registro y examen de archivos, comunicaciones y otro tráfico y transmisiones sobre o en la red. Todos los datos introducidos, creados, recibidos, almacenados o transmitidos a través de los sistemas de Partners Colombia pertenecen a la empresa y no pueden ser utilizados para fines no relacionados con el negocio de la empresa.</w:t>
      </w:r>
    </w:p>
    <w:p w14:paraId="0A620F5E" w14:textId="77777777" w:rsidR="00441859" w:rsidRPr="00313E05" w:rsidRDefault="00DE7F5C">
      <w:pPr>
        <w:pStyle w:val="Ttulo2"/>
        <w:rPr>
          <w:lang w:val="es-CR"/>
        </w:rPr>
      </w:pPr>
      <w:bookmarkStart w:id="680" w:name="_5.4_IT_Controls"/>
      <w:bookmarkStart w:id="681" w:name="_Toc185435208"/>
      <w:bookmarkEnd w:id="680"/>
      <w:r w:rsidRPr="00313E05">
        <w:rPr>
          <w:lang w:val="es-CR"/>
        </w:rPr>
        <w:t>5.</w:t>
      </w:r>
      <w:r w:rsidR="00B03625" w:rsidRPr="00313E05">
        <w:rPr>
          <w:lang w:val="es-CR"/>
        </w:rPr>
        <w:t xml:space="preserve">6 </w:t>
      </w:r>
      <w:r w:rsidRPr="00313E05">
        <w:rPr>
          <w:lang w:val="es-CR"/>
        </w:rPr>
        <w:t xml:space="preserve">Controles informáticos </w:t>
      </w:r>
      <w:bookmarkEnd w:id="681"/>
    </w:p>
    <w:p w14:paraId="6EF433A1" w14:textId="77777777" w:rsidR="00441859" w:rsidRPr="00313E05" w:rsidRDefault="00DE7F5C">
      <w:pPr>
        <w:spacing w:after="120" w:line="360" w:lineRule="auto"/>
        <w:jc w:val="both"/>
        <w:rPr>
          <w:u w:val="single"/>
          <w:lang w:val="es-CR"/>
        </w:rPr>
      </w:pPr>
      <w:r w:rsidRPr="00313E05">
        <w:rPr>
          <w:u w:val="single"/>
          <w:lang w:val="es-CR"/>
        </w:rPr>
        <w:t>Protocolos de contraseña</w:t>
      </w:r>
    </w:p>
    <w:p w14:paraId="296DA751" w14:textId="77777777" w:rsidR="00441859" w:rsidRPr="00313E05" w:rsidRDefault="00DE7F5C">
      <w:pPr>
        <w:spacing w:after="120" w:line="360" w:lineRule="auto"/>
        <w:jc w:val="both"/>
        <w:rPr>
          <w:lang w:val="es-CR"/>
        </w:rPr>
      </w:pPr>
      <w:r w:rsidRPr="00313E05">
        <w:rPr>
          <w:rFonts w:cs="Times New Roman"/>
          <w:lang w:val="es-CR"/>
        </w:rPr>
        <w:t xml:space="preserve">Todas las contraseñas deben seguir </w:t>
      </w:r>
      <w:r>
        <w:fldChar w:fldCharType="begin"/>
      </w:r>
      <w:r w:rsidRPr="00AB6DA0">
        <w:rPr>
          <w:lang w:val="es-CO"/>
          <w:rPrChange w:id="682" w:author="Massiel Nayibe Moreno Ladino" w:date="2025-01-15T12:57:00Z" w16du:dateUtc="2025-01-15T17:57:00Z">
            <w:rPr/>
          </w:rPrChange>
        </w:rPr>
        <w:instrText>HYPERLINK "https://partnersnet107.sharepoint.com/:f:/s/FA/EgngEY8OG8RIs5JhAgyDsGYBbgm6IhIP1IFUFuE68RXKdA?e=GJoj1r"</w:instrText>
      </w:r>
      <w:r>
        <w:fldChar w:fldCharType="separate"/>
      </w:r>
      <w:r w:rsidRPr="00313E05">
        <w:rPr>
          <w:rStyle w:val="Hipervnculo"/>
          <w:rFonts w:cs="Times New Roman"/>
          <w:lang w:val="es-CR"/>
        </w:rPr>
        <w:t>la Política de Protección de Contraseñas de Partners</w:t>
      </w:r>
      <w:r>
        <w:fldChar w:fldCharType="end"/>
      </w:r>
      <w:r w:rsidRPr="00313E05">
        <w:rPr>
          <w:rFonts w:cs="Times New Roman"/>
          <w:lang w:val="es-CR"/>
        </w:rPr>
        <w:t xml:space="preserve">. </w:t>
      </w:r>
      <w:r w:rsidR="00194BC5" w:rsidRPr="00313E05">
        <w:rPr>
          <w:lang w:val="es-CR"/>
        </w:rPr>
        <w:t>Para garantizar que las cuentas son seguras y están protegidas contra piratas informáticos y violaciones, debe seguirse un protocolo sólido de creación de contraseñas.</w:t>
      </w:r>
    </w:p>
    <w:p w14:paraId="6EB8A3C4" w14:textId="77777777" w:rsidR="00441859" w:rsidRPr="00313E05" w:rsidRDefault="00DE7F5C">
      <w:pPr>
        <w:pStyle w:val="Prrafodelista"/>
        <w:numPr>
          <w:ilvl w:val="0"/>
          <w:numId w:val="75"/>
        </w:numPr>
        <w:spacing w:after="120" w:line="360" w:lineRule="auto"/>
        <w:jc w:val="both"/>
        <w:rPr>
          <w:lang w:val="es-CR"/>
        </w:rPr>
      </w:pPr>
      <w:r w:rsidRPr="00313E05">
        <w:rPr>
          <w:lang w:val="es-CR"/>
        </w:rPr>
        <w:t>Nunca utilice números o letras secuenciales ni incluya información personal como nombres o fechas de nacimiento.</w:t>
      </w:r>
    </w:p>
    <w:p w14:paraId="3C6F9223" w14:textId="77777777" w:rsidR="00441859" w:rsidRPr="00313E05" w:rsidRDefault="00DE7F5C">
      <w:pPr>
        <w:pStyle w:val="Prrafodelista"/>
        <w:numPr>
          <w:ilvl w:val="0"/>
          <w:numId w:val="75"/>
        </w:numPr>
        <w:spacing w:after="120" w:line="360" w:lineRule="auto"/>
        <w:jc w:val="both"/>
        <w:rPr>
          <w:lang w:val="es-CR"/>
        </w:rPr>
      </w:pPr>
      <w:r w:rsidRPr="00313E05">
        <w:rPr>
          <w:lang w:val="es-CR"/>
        </w:rPr>
        <w:t>Las contraseñas no deben tener menos de 14 caracteres.</w:t>
      </w:r>
    </w:p>
    <w:p w14:paraId="1F460CFA" w14:textId="77777777" w:rsidR="00441859" w:rsidRPr="00313E05" w:rsidRDefault="00DE7F5C">
      <w:pPr>
        <w:pStyle w:val="Prrafodelista"/>
        <w:numPr>
          <w:ilvl w:val="0"/>
          <w:numId w:val="75"/>
        </w:numPr>
        <w:spacing w:after="120" w:line="360" w:lineRule="auto"/>
        <w:jc w:val="both"/>
        <w:rPr>
          <w:lang w:val="es-CR"/>
        </w:rPr>
      </w:pPr>
      <w:r w:rsidRPr="00313E05">
        <w:rPr>
          <w:lang w:val="es-CR"/>
        </w:rPr>
        <w:t>Utilice una combinación de letras mayúsculas y minúsculas, números y símbolos.</w:t>
      </w:r>
    </w:p>
    <w:p w14:paraId="5D6C9881" w14:textId="77777777" w:rsidR="00441859" w:rsidRPr="00313E05" w:rsidRDefault="00DE7F5C">
      <w:pPr>
        <w:pStyle w:val="Prrafodelista"/>
        <w:numPr>
          <w:ilvl w:val="0"/>
          <w:numId w:val="75"/>
        </w:numPr>
        <w:spacing w:after="120" w:line="360" w:lineRule="auto"/>
        <w:jc w:val="both"/>
        <w:rPr>
          <w:lang w:val="es-CR"/>
        </w:rPr>
      </w:pPr>
      <w:r w:rsidRPr="00313E05">
        <w:rPr>
          <w:lang w:val="es-CR"/>
        </w:rPr>
        <w:lastRenderedPageBreak/>
        <w:t xml:space="preserve">Evite las sustituciones habituales de números o símbolos por letras. Por ejemplo, evitar utilizar D00R8377 en lugar de DOORBELL sin otras palabras, </w:t>
      </w:r>
      <w:r w:rsidR="005871A5" w:rsidRPr="00313E05">
        <w:rPr>
          <w:lang w:val="es-CR"/>
        </w:rPr>
        <w:t xml:space="preserve">símbolos </w:t>
      </w:r>
      <w:r w:rsidRPr="00313E05">
        <w:rPr>
          <w:lang w:val="es-CR"/>
        </w:rPr>
        <w:t xml:space="preserve">o números, hace que estas combinaciones sean fáciles de piratear. </w:t>
      </w:r>
    </w:p>
    <w:p w14:paraId="2A2363DB" w14:textId="77777777" w:rsidR="00441859" w:rsidRPr="00313E05" w:rsidRDefault="00DE7F5C">
      <w:pPr>
        <w:pStyle w:val="Prrafodelista"/>
        <w:numPr>
          <w:ilvl w:val="0"/>
          <w:numId w:val="75"/>
        </w:numPr>
        <w:spacing w:after="120" w:line="360" w:lineRule="auto"/>
        <w:jc w:val="both"/>
        <w:rPr>
          <w:lang w:val="es-CR"/>
        </w:rPr>
      </w:pPr>
      <w:r w:rsidRPr="00313E05">
        <w:rPr>
          <w:lang w:val="es-CR"/>
        </w:rPr>
        <w:t xml:space="preserve">La colocación aleatoria de caracteres (P*g6Hdk@28cD&amp;q!) y las combinaciones aleatorias de palabras (Carmine*Flor9Jupiter&amp;6) son eficaces. Utilice nombres propios, nombres de empresas locales, personajes históricos, palabras que conozca en otro idioma, etc. Añadir mayúsculas, números y símbolos puede reforzar la seguridad de la contraseña. </w:t>
      </w:r>
    </w:p>
    <w:p w14:paraId="2ABA9DFA" w14:textId="77777777" w:rsidR="00441859" w:rsidRPr="00313E05" w:rsidRDefault="00DE7F5C">
      <w:pPr>
        <w:pStyle w:val="Prrafodelista"/>
        <w:numPr>
          <w:ilvl w:val="0"/>
          <w:numId w:val="75"/>
        </w:numPr>
        <w:spacing w:after="120" w:line="360" w:lineRule="auto"/>
        <w:jc w:val="both"/>
        <w:rPr>
          <w:lang w:val="es-CR"/>
        </w:rPr>
      </w:pPr>
      <w:r w:rsidRPr="00313E05">
        <w:rPr>
          <w:lang w:val="es-CR"/>
        </w:rPr>
        <w:t>No utilices combinaciones predecibles de letras secuenciales (abcde), números (56789) o rutas de teclado (qwerty).</w:t>
      </w:r>
    </w:p>
    <w:p w14:paraId="544B5C5B" w14:textId="77777777" w:rsidR="00441859" w:rsidRPr="00313E05" w:rsidRDefault="00DE7F5C">
      <w:pPr>
        <w:pStyle w:val="Prrafodelista"/>
        <w:numPr>
          <w:ilvl w:val="0"/>
          <w:numId w:val="75"/>
        </w:numPr>
        <w:spacing w:after="120" w:line="360" w:lineRule="auto"/>
        <w:jc w:val="both"/>
        <w:rPr>
          <w:lang w:val="es-CR"/>
        </w:rPr>
      </w:pPr>
      <w:r w:rsidRPr="00313E05">
        <w:rPr>
          <w:lang w:val="es-CR"/>
        </w:rPr>
        <w:t xml:space="preserve">No reutilices nunca las contraseñas. </w:t>
      </w:r>
    </w:p>
    <w:p w14:paraId="6A22F569" w14:textId="77777777" w:rsidR="00441859" w:rsidRPr="00313E05" w:rsidRDefault="00DE7F5C">
      <w:pPr>
        <w:spacing w:after="120" w:line="360" w:lineRule="auto"/>
        <w:jc w:val="both"/>
        <w:rPr>
          <w:lang w:val="es-CR"/>
        </w:rPr>
      </w:pPr>
      <w:r w:rsidRPr="00313E05">
        <w:rPr>
          <w:lang w:val="es-CR"/>
        </w:rPr>
        <w:t xml:space="preserve">La mejor práctica para almacenar contraseñas seguras es utilizar aplicaciones de gestión de contraseñas como LastPass. Crea contraseñas seguras que son difíciles de piratear y hace un seguimiento de esas </w:t>
      </w:r>
      <w:r w:rsidR="003B669E" w:rsidRPr="00313E05">
        <w:rPr>
          <w:lang w:val="es-CR"/>
        </w:rPr>
        <w:t>contraseñas</w:t>
      </w:r>
      <w:r w:rsidRPr="00313E05">
        <w:rPr>
          <w:lang w:val="es-CR"/>
        </w:rPr>
        <w:t xml:space="preserve">, para que no tengas que recordarlas. La forma más sencilla de utilizar LastPass es simplemente utilizar Internet como lo haces normalmente y guardar tus contraseñas a medida que te conectas a cada nuevo sitio. </w:t>
      </w:r>
    </w:p>
    <w:p w14:paraId="5A2D9BA1" w14:textId="77777777" w:rsidR="00441859" w:rsidRPr="00313E05" w:rsidRDefault="00DE7F5C">
      <w:pPr>
        <w:spacing w:after="120" w:line="360" w:lineRule="auto"/>
        <w:jc w:val="both"/>
        <w:rPr>
          <w:lang w:val="es-CR"/>
        </w:rPr>
      </w:pPr>
      <w:r w:rsidRPr="00313E05">
        <w:rPr>
          <w:lang w:val="es-CR"/>
        </w:rPr>
        <w:t>Cuando se visita un sitio con una página de inicio de sesión, un icono de LastPass aparecerá después de introducir el nombre de usuario y la contraseña. Haga clic en el icono de LastPass dentro del campo de contraseña, a continuación, haga clic en "Guardar credenciales para este sitio." La cuenta de LastPass se llenará gradualmente con todas las contraseñas guardadas y la información de inicio de sesión. Cuando los sitios se vuelven a visitar, LastPass puede introducir automáticamente el nombre de usuario y contraseña para usted.</w:t>
      </w:r>
    </w:p>
    <w:p w14:paraId="22B84B34" w14:textId="77777777" w:rsidR="00441859" w:rsidRPr="00313E05" w:rsidRDefault="00DE7F5C">
      <w:pPr>
        <w:spacing w:after="120" w:line="360" w:lineRule="auto"/>
        <w:jc w:val="both"/>
        <w:rPr>
          <w:lang w:val="es-CR"/>
        </w:rPr>
      </w:pPr>
      <w:r w:rsidRPr="00313E05">
        <w:rPr>
          <w:lang w:val="es-CR"/>
        </w:rPr>
        <w:t>En el Panel de Seguridad de LastPass, LastPass puede puntuar el nivel de seguridad de sus contraseñas y sugerirle nuevas contraseñas utilizando el generador de contraseñas. LastPass puede darle una calificación general de seguridad y alertarle si sus cuentas de correo electrónico han sido violadas a través de su opción Dark Web Monitoring.</w:t>
      </w:r>
    </w:p>
    <w:p w14:paraId="1329C9F5" w14:textId="77777777" w:rsidR="00441859" w:rsidRPr="00313E05" w:rsidRDefault="00DE7F5C">
      <w:pPr>
        <w:spacing w:after="120" w:line="360" w:lineRule="auto"/>
        <w:jc w:val="both"/>
        <w:rPr>
          <w:u w:val="single"/>
          <w:lang w:val="es-CR"/>
        </w:rPr>
      </w:pPr>
      <w:r w:rsidRPr="00313E05">
        <w:rPr>
          <w:u w:val="single"/>
          <w:lang w:val="es-CR"/>
        </w:rPr>
        <w:t>DuckDuckGo</w:t>
      </w:r>
    </w:p>
    <w:p w14:paraId="45357B18" w14:textId="77777777" w:rsidR="00441859" w:rsidRPr="00313E05" w:rsidRDefault="00DE7F5C">
      <w:pPr>
        <w:spacing w:after="120" w:line="360" w:lineRule="auto"/>
        <w:jc w:val="both"/>
        <w:rPr>
          <w:lang w:val="es-CR"/>
        </w:rPr>
      </w:pPr>
      <w:r w:rsidRPr="00313E05">
        <w:rPr>
          <w:lang w:val="es-CR"/>
        </w:rPr>
        <w:t xml:space="preserve">DuckDuckGo es conocido como un motor de búsqueda "privado" porque no rastrea ni registra ningún dato personal relacionado con Internet sobre sus usuarios. Esto significa que DuckDuckGo </w:t>
      </w:r>
      <w:r w:rsidRPr="00313E05">
        <w:rPr>
          <w:lang w:val="es-CR"/>
        </w:rPr>
        <w:lastRenderedPageBreak/>
        <w:t>no recopila información sobre la dirección IP del ordenador, las especificaciones del navegador web o el historial de búsqueda. DuckDuckGo también cuenta con funciones que impiden que los sitios web sepan cómo los has encontrado, de modo que no pueden utilizar esta información para crear tu perfil y mostrarte publicidad dirigida que vulnere tu privacidad. DuckDuckGo también mostrará automáticamente la versión cifrada (HTTPS) de un sitio en lugar de la versión sin cifrar.</w:t>
      </w:r>
    </w:p>
    <w:p w14:paraId="2FC01F50" w14:textId="77777777" w:rsidR="00441859" w:rsidRPr="00313E05" w:rsidRDefault="00DE7F5C">
      <w:pPr>
        <w:spacing w:after="120" w:line="360" w:lineRule="auto"/>
        <w:jc w:val="both"/>
        <w:rPr>
          <w:lang w:val="es-CR"/>
        </w:rPr>
      </w:pPr>
      <w:r w:rsidRPr="00313E05">
        <w:rPr>
          <w:lang w:val="es-CR"/>
        </w:rPr>
        <w:t>DuckDuckGo puede utilizarse directamente como motor de búsqueda, como Google, o añadirse como extensión a los navegadores web. La extensión añade funciones adicionales, como bloquear los rastreadores ocultos detectados en los sitios visitados y llevarle a versiones cifradas de los sitios cuando sea posible. Estas funciones de navegación privada requieren permisos adicionales, aunque funcionan únicamente en tu dispositivo local. DuckDuckGo no recopila ni comparte ninguna información personal de navegación según nuestra política de privacidad.</w:t>
      </w:r>
    </w:p>
    <w:p w14:paraId="787E007F" w14:textId="77777777" w:rsidR="00441859" w:rsidRPr="00313E05" w:rsidRDefault="00DE7F5C">
      <w:pPr>
        <w:spacing w:after="120" w:line="360" w:lineRule="auto"/>
        <w:jc w:val="both"/>
        <w:rPr>
          <w:lang w:val="es-CR"/>
        </w:rPr>
      </w:pPr>
      <w:r w:rsidRPr="00313E05">
        <w:rPr>
          <w:lang w:val="es-CR"/>
        </w:rPr>
        <w:t>Puede utilizar una versión segura del sitio web que dificulte el seguimiento y la interpretación de sus actividades. También puede redirigir su solicitud de búsqueda para que otros sitios web no puedan ver sus términos de búsqueda, o incluso modificar su solicitud de búsqueda para que sus términos de búsqueda no sean visibles para ningún sitio web en absoluto.</w:t>
      </w:r>
    </w:p>
    <w:p w14:paraId="14E6106F" w14:textId="77777777" w:rsidR="00441859" w:rsidRPr="00313E05" w:rsidRDefault="00DE7F5C">
      <w:pPr>
        <w:spacing w:after="120" w:line="360" w:lineRule="auto"/>
        <w:jc w:val="both"/>
        <w:rPr>
          <w:u w:val="single"/>
          <w:lang w:val="es-CR"/>
        </w:rPr>
      </w:pPr>
      <w:r w:rsidRPr="00313E05">
        <w:rPr>
          <w:u w:val="single"/>
          <w:lang w:val="es-CR"/>
        </w:rPr>
        <w:t>Cifrado de disco</w:t>
      </w:r>
    </w:p>
    <w:p w14:paraId="59113562" w14:textId="77777777" w:rsidR="00441859" w:rsidRPr="00313E05" w:rsidRDefault="00DE7F5C">
      <w:pPr>
        <w:spacing w:after="120" w:line="360" w:lineRule="auto"/>
        <w:jc w:val="both"/>
        <w:rPr>
          <w:lang w:val="es-CR"/>
        </w:rPr>
      </w:pPr>
      <w:r w:rsidRPr="00313E05">
        <w:rPr>
          <w:lang w:val="es-CR"/>
        </w:rPr>
        <w:t xml:space="preserve">El cifrado de disco completo es un método de protección de datos que transforma la información almacenada en unidades de disco en archivos cifrados que sólo pueden ser abiertos por personas o sistemas que dispongan de las claves de acceso necesarias. El cifrado de disco completo protege todo el hardware del ordenador y todos los archivos de la unidad frente a accesos no autorizados, a diferencia del cifrado a nivel de archivo, que protege archivos individuales. </w:t>
      </w:r>
    </w:p>
    <w:p w14:paraId="0439E040" w14:textId="77777777" w:rsidR="00441859" w:rsidRPr="00313E05" w:rsidRDefault="00DE7F5C">
      <w:pPr>
        <w:spacing w:after="120" w:line="360" w:lineRule="auto"/>
        <w:jc w:val="both"/>
        <w:rPr>
          <w:lang w:val="es-CR"/>
        </w:rPr>
      </w:pPr>
      <w:r w:rsidRPr="00313E05">
        <w:rPr>
          <w:lang w:val="es-CR"/>
        </w:rPr>
        <w:t>Si alguna vez se pierde, roban o desmantelan indebidamente un ordenador portátil, lo más probable es que los datos sigan a salvo incluso entonces, porque es extremadamente difícil acceder a las unidades cifradas sin conocer la clave de descifrado. No ocurre lo mismo con las unidades desprotegidas, a las que el atacante puede acceder simplemente conectándolas a otro ordenador.</w:t>
      </w:r>
    </w:p>
    <w:p w14:paraId="3B5C9D17" w14:textId="77777777" w:rsidR="00441859" w:rsidRPr="00313E05" w:rsidRDefault="00DE7F5C">
      <w:pPr>
        <w:spacing w:after="120" w:line="360" w:lineRule="auto"/>
        <w:jc w:val="both"/>
        <w:rPr>
          <w:lang w:val="es-CR"/>
        </w:rPr>
      </w:pPr>
      <w:r w:rsidRPr="00313E05">
        <w:rPr>
          <w:lang w:val="es-CR"/>
        </w:rPr>
        <w:t xml:space="preserve">Windows 10 incorpora una aplicación de cifrado de discos llamada Bitlocker. Todos los datos de las unidades protegidas se almacenan cifrados mientras el ordenador está bloqueado o apagado, </w:t>
      </w:r>
      <w:r w:rsidRPr="00313E05">
        <w:rPr>
          <w:lang w:val="es-CR"/>
        </w:rPr>
        <w:lastRenderedPageBreak/>
        <w:t>pero cuando el usuario desbloquea el sistema con sus credenciales de inicio de sesión de Windows, todo funciona como en un sistema sin cifrar. Cualquier archivo nuevo se cifrará automáticamente.</w:t>
      </w:r>
    </w:p>
    <w:p w14:paraId="6B034AC7" w14:textId="77777777" w:rsidR="00441859" w:rsidRPr="00313E05" w:rsidRDefault="00DE7F5C">
      <w:pPr>
        <w:spacing w:after="120" w:line="360" w:lineRule="auto"/>
        <w:jc w:val="both"/>
        <w:rPr>
          <w:u w:val="single"/>
          <w:lang w:val="es-CR"/>
        </w:rPr>
      </w:pPr>
      <w:r w:rsidRPr="00313E05">
        <w:rPr>
          <w:u w:val="single"/>
          <w:lang w:val="es-CR"/>
        </w:rPr>
        <w:t>Ajustes generales del teléfono</w:t>
      </w:r>
    </w:p>
    <w:p w14:paraId="7858A2CF" w14:textId="77777777" w:rsidR="00441859" w:rsidRPr="00313E05" w:rsidRDefault="00DE7F5C">
      <w:pPr>
        <w:spacing w:after="120" w:line="360" w:lineRule="auto"/>
        <w:jc w:val="both"/>
        <w:rPr>
          <w:lang w:val="es-CR"/>
        </w:rPr>
      </w:pPr>
      <w:r w:rsidRPr="00313E05">
        <w:rPr>
          <w:lang w:val="es-CR"/>
        </w:rPr>
        <w:t xml:space="preserve">Una seguridad adecuada del móvil garantizará que los documentos estén lo más protegidos posible. </w:t>
      </w:r>
    </w:p>
    <w:p w14:paraId="7B6ADC67" w14:textId="77777777" w:rsidR="00441859" w:rsidRDefault="00DE7F5C">
      <w:pPr>
        <w:spacing w:after="120" w:line="360" w:lineRule="auto"/>
        <w:jc w:val="both"/>
      </w:pPr>
      <w:r w:rsidRPr="00313E05">
        <w:rPr>
          <w:lang w:val="es-CR"/>
        </w:rPr>
        <w:t xml:space="preserve">Las siguientes preferencias de seguridad ayudarán a proteger los datos del teléfono. </w:t>
      </w:r>
      <w:r>
        <w:t xml:space="preserve">Estas preferencias no son obligatorias, pero se recomiendan encarecidamente. </w:t>
      </w:r>
    </w:p>
    <w:p w14:paraId="4D964956" w14:textId="77777777" w:rsidR="00441859" w:rsidRPr="00313E05" w:rsidRDefault="00DE7F5C">
      <w:pPr>
        <w:pStyle w:val="Prrafodelista"/>
        <w:numPr>
          <w:ilvl w:val="0"/>
          <w:numId w:val="76"/>
        </w:numPr>
        <w:spacing w:after="120" w:line="360" w:lineRule="auto"/>
        <w:jc w:val="both"/>
        <w:rPr>
          <w:lang w:val="es-CR"/>
        </w:rPr>
      </w:pPr>
      <w:r w:rsidRPr="00313E05">
        <w:rPr>
          <w:lang w:val="es-CR"/>
        </w:rPr>
        <w:t>No te unas automáticamente a redes wi-fi, corres el riesgo de unirte a una red insegura a través de la cual los hackers pueden acceder a tu teléfono.</w:t>
      </w:r>
    </w:p>
    <w:p w14:paraId="19885411" w14:textId="77777777" w:rsidR="00441859" w:rsidRPr="00313E05" w:rsidRDefault="00DE7F5C">
      <w:pPr>
        <w:pStyle w:val="Prrafodelista"/>
        <w:numPr>
          <w:ilvl w:val="0"/>
          <w:numId w:val="76"/>
        </w:numPr>
        <w:spacing w:after="120" w:line="360" w:lineRule="auto"/>
        <w:jc w:val="both"/>
        <w:rPr>
          <w:lang w:val="es-CR"/>
        </w:rPr>
      </w:pPr>
      <w:r w:rsidRPr="00313E05">
        <w:rPr>
          <w:lang w:val="es-CR"/>
        </w:rPr>
        <w:t xml:space="preserve">Habilita un PIN complejo (consulta la sección de protocolo de contraseñas) o una contraseña de huella dactilar en la pantalla de bloqueo. No se recomienda activar FaceID, debido a la preocupación que suscita el seguimiento de los datos de reconocimiento facial. Si el miembro del personal prefiere utilizar FaceID y lo activa en el dispositivo, tenga en cuenta que en situaciones de seguridad en las que una persona intenta entrar en un teléfono por la fuerza, el teléfono no se desbloqueará si el usuario evita mirar directamente a la cámara. FaceID sólo se desbloqueará si la cara tiene una expresión neutra y mira directamente al frente. </w:t>
      </w:r>
    </w:p>
    <w:p w14:paraId="1E0DD244" w14:textId="77777777" w:rsidR="00441859" w:rsidRPr="00313E05" w:rsidRDefault="00DE7F5C">
      <w:pPr>
        <w:pStyle w:val="Prrafodelista"/>
        <w:numPr>
          <w:ilvl w:val="0"/>
          <w:numId w:val="76"/>
        </w:numPr>
        <w:spacing w:after="120" w:line="360" w:lineRule="auto"/>
        <w:jc w:val="both"/>
        <w:rPr>
          <w:lang w:val="es-CR"/>
        </w:rPr>
      </w:pPr>
      <w:r w:rsidRPr="00313E05">
        <w:rPr>
          <w:lang w:val="es-CR"/>
        </w:rPr>
        <w:t xml:space="preserve">Desactiva el seguimiento de ubicación GPS de las fotos y evita activarlo en tantas aplicaciones como sea posible. Esto garantizará que, si una aplicación se ve comprometida, haya menos probabilidades de que se filtre tu información confidencial. </w:t>
      </w:r>
    </w:p>
    <w:p w14:paraId="13483620" w14:textId="77777777" w:rsidR="00441859" w:rsidRPr="00313E05" w:rsidRDefault="00DE7F5C">
      <w:pPr>
        <w:pStyle w:val="Prrafodelista"/>
        <w:numPr>
          <w:ilvl w:val="0"/>
          <w:numId w:val="76"/>
        </w:numPr>
        <w:spacing w:after="120" w:line="360" w:lineRule="auto"/>
        <w:jc w:val="both"/>
        <w:rPr>
          <w:lang w:val="es-CR"/>
        </w:rPr>
      </w:pPr>
      <w:r w:rsidRPr="00313E05">
        <w:rPr>
          <w:lang w:val="es-CR"/>
        </w:rPr>
        <w:t xml:space="preserve">Activa "Buscar mi teléfono" en iPhone o Android. Find my Phone incluye un ajuste de borrado remoto del teléfono que permitirá a los usuarios borrar el contenido de sus teléfonos en caso de pérdida o robo. Esto devolverá el teléfono al modo de fábrica, borrando todos los datos o contenidos del teléfono. </w:t>
      </w:r>
    </w:p>
    <w:p w14:paraId="54511EAC" w14:textId="77777777" w:rsidR="00441859" w:rsidRPr="00313E05" w:rsidRDefault="00DE7F5C">
      <w:pPr>
        <w:pStyle w:val="Prrafodelista"/>
        <w:numPr>
          <w:ilvl w:val="0"/>
          <w:numId w:val="76"/>
        </w:numPr>
        <w:spacing w:after="120" w:line="360" w:lineRule="auto"/>
        <w:jc w:val="both"/>
        <w:rPr>
          <w:lang w:val="es-CR"/>
        </w:rPr>
      </w:pPr>
      <w:r w:rsidRPr="00313E05">
        <w:rPr>
          <w:lang w:val="es-CR"/>
        </w:rPr>
        <w:t>Actualice periódicamente el software y las aplicaciones del teléfono para asegurarse de que los dispositivos tienen instalados los últimos parches de seguridad.</w:t>
      </w:r>
    </w:p>
    <w:p w14:paraId="47129D67" w14:textId="77777777" w:rsidR="00441859" w:rsidRPr="00313E05" w:rsidRDefault="00DE7F5C">
      <w:pPr>
        <w:pStyle w:val="Prrafodelista"/>
        <w:numPr>
          <w:ilvl w:val="0"/>
          <w:numId w:val="76"/>
        </w:numPr>
        <w:spacing w:after="120" w:line="360" w:lineRule="auto"/>
        <w:jc w:val="both"/>
        <w:rPr>
          <w:lang w:val="es-CR"/>
        </w:rPr>
      </w:pPr>
      <w:r w:rsidRPr="00313E05">
        <w:rPr>
          <w:lang w:val="es-CR"/>
        </w:rPr>
        <w:t xml:space="preserve">Desactiva la carga de imágenes remotas en los correos electrónicos. Los hackers pueden ocultar malware dentro de fotos en los correos electrónicos, que se descargan automáticamente si este ajuste no está desactivado. </w:t>
      </w:r>
    </w:p>
    <w:p w14:paraId="302D47FE" w14:textId="77777777" w:rsidR="00441859" w:rsidRPr="00313E05" w:rsidRDefault="00DE7F5C">
      <w:pPr>
        <w:pStyle w:val="Prrafodelista"/>
        <w:numPr>
          <w:ilvl w:val="0"/>
          <w:numId w:val="76"/>
        </w:numPr>
        <w:spacing w:after="120" w:line="360" w:lineRule="auto"/>
        <w:jc w:val="both"/>
        <w:rPr>
          <w:lang w:val="es-CR"/>
        </w:rPr>
      </w:pPr>
      <w:r w:rsidRPr="00313E05">
        <w:rPr>
          <w:lang w:val="es-CR"/>
        </w:rPr>
        <w:lastRenderedPageBreak/>
        <w:t xml:space="preserve">Active el modo de restricción USB para garantizar que no se pueda instalar malware a través de los puertos USB. </w:t>
      </w:r>
    </w:p>
    <w:p w14:paraId="542FB15D" w14:textId="77777777" w:rsidR="00441859" w:rsidRPr="00313E05" w:rsidRDefault="00DE7F5C">
      <w:pPr>
        <w:pStyle w:val="Prrafodelista"/>
        <w:numPr>
          <w:ilvl w:val="0"/>
          <w:numId w:val="76"/>
        </w:numPr>
        <w:spacing w:after="120" w:line="360" w:lineRule="auto"/>
        <w:jc w:val="both"/>
        <w:rPr>
          <w:lang w:val="es-CR"/>
        </w:rPr>
      </w:pPr>
      <w:r w:rsidRPr="00313E05">
        <w:rPr>
          <w:lang w:val="es-CR"/>
        </w:rPr>
        <w:t>Descarga la aplicación LastPass para gestionar contraseñas.</w:t>
      </w:r>
    </w:p>
    <w:p w14:paraId="44B431AC" w14:textId="77777777" w:rsidR="00441859" w:rsidRPr="00313E05" w:rsidRDefault="00DE7F5C">
      <w:pPr>
        <w:pStyle w:val="Prrafodelista"/>
        <w:numPr>
          <w:ilvl w:val="0"/>
          <w:numId w:val="76"/>
        </w:numPr>
        <w:spacing w:after="120" w:line="360" w:lineRule="auto"/>
        <w:jc w:val="both"/>
        <w:rPr>
          <w:lang w:val="es-CR"/>
        </w:rPr>
      </w:pPr>
      <w:r w:rsidRPr="00313E05">
        <w:rPr>
          <w:lang w:val="es-CR"/>
        </w:rPr>
        <w:t>Habilite la autenticación multifactor en tantas aplicaciones como sea posible.</w:t>
      </w:r>
    </w:p>
    <w:p w14:paraId="4FE27B1C" w14:textId="77777777" w:rsidR="00441859" w:rsidRPr="00313E05" w:rsidRDefault="00DE7F5C">
      <w:pPr>
        <w:pStyle w:val="Ttulo2"/>
        <w:rPr>
          <w:lang w:val="es-CR"/>
        </w:rPr>
      </w:pPr>
      <w:bookmarkStart w:id="683" w:name="_Toc184806666"/>
      <w:bookmarkStart w:id="684" w:name="_Toc185435209"/>
      <w:r w:rsidRPr="00313E05">
        <w:rPr>
          <w:lang w:val="es-CR"/>
        </w:rPr>
        <w:t xml:space="preserve">5.7 Utilización de la Inteligencia Artificial </w:t>
      </w:r>
      <w:bookmarkEnd w:id="683"/>
      <w:bookmarkEnd w:id="684"/>
    </w:p>
    <w:p w14:paraId="3E99C307" w14:textId="77777777" w:rsidR="00441859" w:rsidRPr="00313E05" w:rsidRDefault="00DE7F5C">
      <w:pPr>
        <w:spacing w:after="120" w:line="360" w:lineRule="auto"/>
        <w:jc w:val="both"/>
        <w:rPr>
          <w:rFonts w:cs="Times New Roman"/>
          <w:lang w:val="es-CR"/>
        </w:rPr>
      </w:pPr>
      <w:r w:rsidRPr="00313E05">
        <w:rPr>
          <w:rFonts w:cs="Times New Roman"/>
          <w:lang w:val="es-CR"/>
        </w:rPr>
        <w:t xml:space="preserve">Partners Colombia reconoce la importancia de la inteligencia artificial generativa (IA), como ChatGPT, Bard, Bing, u otras herramientas similares en el lugar de trabajo, sin embargo, ha creado la </w:t>
      </w:r>
      <w:r>
        <w:fldChar w:fldCharType="begin"/>
      </w:r>
      <w:r w:rsidRPr="00AB6DA0">
        <w:rPr>
          <w:lang w:val="es-CO"/>
          <w:rPrChange w:id="685" w:author="Massiel Nayibe Moreno Ladino" w:date="2025-01-15T12:57:00Z" w16du:dateUtc="2025-01-15T17:57:00Z">
            <w:rPr/>
          </w:rPrChange>
        </w:rPr>
        <w:instrText>HYPERLINK "https://partnersnet107.sharepoint.com/:f:/s/FA/EtUTooaOUVBLrvlTaLWkd-oB4VxKuWUtFVDIrgtKLJLfew?e=iXvKxE"</w:instrText>
      </w:r>
      <w:r>
        <w:fldChar w:fldCharType="separate"/>
      </w:r>
      <w:r w:rsidRPr="00313E05">
        <w:rPr>
          <w:rStyle w:val="Hipervnculo"/>
          <w:rFonts w:cs="Times New Roman"/>
          <w:lang w:val="es-CR"/>
        </w:rPr>
        <w:t>Política de Uso de Inteligencia Artificial</w:t>
      </w:r>
      <w:r>
        <w:fldChar w:fldCharType="end"/>
      </w:r>
      <w:r w:rsidRPr="00313E05">
        <w:rPr>
          <w:rFonts w:cs="Times New Roman"/>
          <w:lang w:val="es-CR"/>
        </w:rPr>
        <w:t xml:space="preserve"> para asegurar que su uso sea conforme. Todos los empleados deben seguir los protocolos y orientaciones establecidos en la política. La política está diseñada para garantizar que el uso de la IA sea ético, legal y conforme con todas las leyes, reglamentos y políticas de Partners aplicables.</w:t>
      </w:r>
    </w:p>
    <w:p w14:paraId="2BDBC5ED" w14:textId="77777777" w:rsidR="00441859" w:rsidRPr="00313E05" w:rsidRDefault="00DE7F5C">
      <w:pPr>
        <w:spacing w:after="120" w:line="360" w:lineRule="auto"/>
        <w:jc w:val="both"/>
        <w:rPr>
          <w:rFonts w:cs="Times New Roman"/>
          <w:lang w:val="es-CR"/>
        </w:rPr>
      </w:pPr>
      <w:r w:rsidRPr="00313E05">
        <w:rPr>
          <w:rFonts w:cs="Times New Roman"/>
          <w:lang w:val="es-CR"/>
        </w:rPr>
        <w:t xml:space="preserve">Los empleados están autorizados a utilizar la IA para fines relacionados con el trabajo. Esto incluye tareas como la generación de texto o contenido para informes, análisis de datos, correos electrónicos, presentaciones, imágenes y comunicaciones. Si utiliza IA, el personal se compromete a utilizarla de forma que evite causar daños a personas, comunidades o a la sociedad en su conjunto, o de forma que pueda discriminar, perpetuar prejuicios o violar normas legales o éticas. Además, comprométete a utilizar la IA de forma que se evite el plagio y se citen adecuadamente los recursos utilizados. Si tienen alguna duda sobre el uso de la IA, los empleados deben ponerse en contacto con </w:t>
      </w:r>
      <w:r w:rsidR="00966290" w:rsidRPr="00313E05">
        <w:rPr>
          <w:rFonts w:cs="Times New Roman"/>
          <w:lang w:val="es-CR"/>
        </w:rPr>
        <w:t>el DP</w:t>
      </w:r>
      <w:r w:rsidRPr="00313E05">
        <w:rPr>
          <w:rFonts w:cs="Times New Roman"/>
          <w:lang w:val="es-CR"/>
        </w:rPr>
        <w:t xml:space="preserve">. </w:t>
      </w:r>
    </w:p>
    <w:p w14:paraId="2944DB88" w14:textId="77777777" w:rsidR="00441859" w:rsidRPr="00313E05" w:rsidRDefault="00DE7F5C">
      <w:pPr>
        <w:pStyle w:val="Ttulo1"/>
        <w:rPr>
          <w:lang w:val="es-CR"/>
        </w:rPr>
      </w:pPr>
      <w:bookmarkStart w:id="686" w:name="_Toc185435210"/>
      <w:r w:rsidRPr="00313E05">
        <w:rPr>
          <w:lang w:val="es-CR"/>
        </w:rPr>
        <w:t>6. Gestión de tesorería</w:t>
      </w:r>
      <w:bookmarkEnd w:id="686"/>
    </w:p>
    <w:p w14:paraId="51A6C05B" w14:textId="77777777" w:rsidR="00441859" w:rsidRPr="00313E05" w:rsidRDefault="00DE7F5C">
      <w:pPr>
        <w:pStyle w:val="Ttulo2"/>
        <w:rPr>
          <w:lang w:val="es-CR"/>
        </w:rPr>
      </w:pPr>
      <w:bookmarkStart w:id="687" w:name="_6.1_Petty_Cash"/>
      <w:bookmarkStart w:id="688" w:name="_Toc185435211"/>
      <w:bookmarkEnd w:id="687"/>
      <w:r w:rsidRPr="00313E05">
        <w:rPr>
          <w:lang w:val="es-CR"/>
        </w:rPr>
        <w:t>6.1 Caja chica</w:t>
      </w:r>
      <w:bookmarkEnd w:id="688"/>
    </w:p>
    <w:p w14:paraId="052E35A2" w14:textId="77777777" w:rsidR="00441859" w:rsidRPr="00313E05" w:rsidRDefault="00DE7F5C">
      <w:pPr>
        <w:spacing w:line="360" w:lineRule="auto"/>
        <w:jc w:val="both"/>
        <w:rPr>
          <w:lang w:val="es-CR"/>
        </w:rPr>
      </w:pPr>
      <w:r w:rsidRPr="00313E05">
        <w:rPr>
          <w:lang w:val="es-CR"/>
        </w:rPr>
        <w:t xml:space="preserve">Se trata de un sistema de control de anticipos que se utiliza para los gastos diarios de artículos inferiores a </w:t>
      </w:r>
      <w:r w:rsidR="00622208" w:rsidRPr="00313E05">
        <w:rPr>
          <w:lang w:val="es-CR"/>
        </w:rPr>
        <w:t>25</w:t>
      </w:r>
      <w:r w:rsidR="0075770D" w:rsidRPr="00313E05">
        <w:rPr>
          <w:lang w:val="es-CR"/>
        </w:rPr>
        <w:t xml:space="preserve">,00 </w:t>
      </w:r>
      <w:r w:rsidR="00824D43" w:rsidRPr="00313E05">
        <w:rPr>
          <w:lang w:val="es-CR"/>
        </w:rPr>
        <w:t xml:space="preserve">USD </w:t>
      </w:r>
      <w:r w:rsidR="000A15F3" w:rsidRPr="00313E05">
        <w:rPr>
          <w:lang w:val="es-CR"/>
        </w:rPr>
        <w:t>o su equivalente en pesos colombianos</w:t>
      </w:r>
      <w:r w:rsidRPr="00313E05">
        <w:rPr>
          <w:lang w:val="es-CR"/>
        </w:rPr>
        <w:t xml:space="preserve">. El importe fijo flotante de la caja para gastos menores es </w:t>
      </w:r>
      <w:r w:rsidR="006D408C" w:rsidRPr="00313E05">
        <w:rPr>
          <w:lang w:val="es-CR"/>
        </w:rPr>
        <w:t xml:space="preserve">como máximo </w:t>
      </w:r>
      <w:r w:rsidRPr="00313E05">
        <w:rPr>
          <w:lang w:val="es-CR"/>
        </w:rPr>
        <w:t xml:space="preserve">de </w:t>
      </w:r>
      <w:r w:rsidR="00622208" w:rsidRPr="00313E05">
        <w:rPr>
          <w:lang w:val="es-CR"/>
        </w:rPr>
        <w:t>300</w:t>
      </w:r>
      <w:r w:rsidR="0075770D" w:rsidRPr="00313E05">
        <w:rPr>
          <w:lang w:val="es-CR"/>
        </w:rPr>
        <w:t>,</w:t>
      </w:r>
      <w:r w:rsidRPr="00313E05">
        <w:rPr>
          <w:lang w:val="es-CR"/>
        </w:rPr>
        <w:t xml:space="preserve">00 </w:t>
      </w:r>
      <w:r w:rsidR="00824D43" w:rsidRPr="00313E05">
        <w:rPr>
          <w:lang w:val="es-CR"/>
        </w:rPr>
        <w:t xml:space="preserve">USD </w:t>
      </w:r>
      <w:r w:rsidR="00622208" w:rsidRPr="00313E05">
        <w:rPr>
          <w:lang w:val="es-CR"/>
        </w:rPr>
        <w:t xml:space="preserve">o su </w:t>
      </w:r>
      <w:r w:rsidR="00227926" w:rsidRPr="00313E05">
        <w:rPr>
          <w:lang w:val="es-CR"/>
        </w:rPr>
        <w:t xml:space="preserve">equivalente </w:t>
      </w:r>
      <w:r w:rsidR="00622208" w:rsidRPr="00313E05">
        <w:rPr>
          <w:lang w:val="es-CR"/>
        </w:rPr>
        <w:t>en pesos colombianos</w:t>
      </w:r>
      <w:r w:rsidRPr="00313E05">
        <w:rPr>
          <w:lang w:val="es-CR"/>
        </w:rPr>
        <w:t xml:space="preserve">. A menos que se delegue de otro modo, el </w:t>
      </w:r>
      <w:r w:rsidR="00622208" w:rsidRPr="00313E05">
        <w:rPr>
          <w:lang w:val="es-CR"/>
        </w:rPr>
        <w:t xml:space="preserve">Director Financiero de </w:t>
      </w:r>
      <w:r w:rsidR="0075770D" w:rsidRPr="00313E05">
        <w:rPr>
          <w:lang w:val="es-CR"/>
        </w:rPr>
        <w:t xml:space="preserve">la OA </w:t>
      </w:r>
      <w:r w:rsidRPr="00313E05">
        <w:rPr>
          <w:lang w:val="es-CR"/>
        </w:rPr>
        <w:t>es responsable del sistema de caja chica, incluidos los desembolsos y la conciliación.</w:t>
      </w:r>
    </w:p>
    <w:p w14:paraId="58CC41C5" w14:textId="77777777" w:rsidR="00441859" w:rsidRPr="00313E05" w:rsidRDefault="00DE7F5C">
      <w:pPr>
        <w:spacing w:before="120" w:line="360" w:lineRule="auto"/>
        <w:jc w:val="both"/>
        <w:rPr>
          <w:lang w:val="es-CR"/>
        </w:rPr>
      </w:pPr>
      <w:r w:rsidRPr="00313E05">
        <w:rPr>
          <w:lang w:val="es-CR"/>
        </w:rPr>
        <w:lastRenderedPageBreak/>
        <w:t xml:space="preserve">El gestor financiero de la OA debe llevar un registro de la caja para gastos menores. La fecha y el importe de la caja menor deben anotarse en el registro de caja menor. El director financiero de la oficina fuera de la sede completará los detalles del gasto y hará un seguimiento de todos los recibos relacionados con la caja chica. Al final de cada mes, deberá realizarse un recuento de la caja menor para confirmar el saldo; en el </w:t>
      </w:r>
      <w:r>
        <w:fldChar w:fldCharType="begin"/>
      </w:r>
      <w:r w:rsidRPr="00AB6DA0">
        <w:rPr>
          <w:lang w:val="es-CO"/>
          <w:rPrChange w:id="689" w:author="Massiel Nayibe Moreno Ladino" w:date="2025-01-15T12:57:00Z" w16du:dateUtc="2025-01-15T17:57:00Z">
            <w:rPr/>
          </w:rPrChange>
        </w:rPr>
        <w:instrText>HYPERLINK \l "_Annex_B"</w:instrText>
      </w:r>
      <w:r>
        <w:fldChar w:fldCharType="separate"/>
      </w:r>
      <w:r w:rsidRPr="00313E05">
        <w:rPr>
          <w:rStyle w:val="Hipervnculo"/>
          <w:lang w:val="es-CR"/>
        </w:rPr>
        <w:t>Anexo B</w:t>
      </w:r>
      <w:r>
        <w:fldChar w:fldCharType="end"/>
      </w:r>
      <w:r w:rsidRPr="00313E05">
        <w:rPr>
          <w:lang w:val="es-CR"/>
        </w:rPr>
        <w:t xml:space="preserve"> figura un modelo</w:t>
      </w:r>
      <w:r w:rsidRPr="00313E05">
        <w:rPr>
          <w:rStyle w:val="Hipervnculo"/>
          <w:lang w:val="es-CR"/>
        </w:rPr>
        <w:t>.</w:t>
      </w:r>
    </w:p>
    <w:p w14:paraId="2F040C11" w14:textId="77777777" w:rsidR="00441859" w:rsidRPr="00313E05" w:rsidRDefault="00DE7F5C">
      <w:pPr>
        <w:spacing w:before="120" w:line="360" w:lineRule="auto"/>
        <w:jc w:val="both"/>
        <w:rPr>
          <w:lang w:val="es-CR"/>
        </w:rPr>
      </w:pPr>
      <w:r w:rsidRPr="00313E05">
        <w:rPr>
          <w:lang w:val="es-CR"/>
        </w:rPr>
        <w:t xml:space="preserve">Cuando el saldo de la caja para gastos menores alcance los </w:t>
      </w:r>
      <w:r w:rsidR="006D408C" w:rsidRPr="00313E05">
        <w:rPr>
          <w:lang w:val="es-CR"/>
        </w:rPr>
        <w:t>50</w:t>
      </w:r>
      <w:r w:rsidR="0075770D" w:rsidRPr="00313E05">
        <w:rPr>
          <w:lang w:val="es-CR"/>
        </w:rPr>
        <w:t xml:space="preserve">,00 </w:t>
      </w:r>
      <w:r w:rsidR="00824D43" w:rsidRPr="00313E05">
        <w:rPr>
          <w:lang w:val="es-CR"/>
        </w:rPr>
        <w:t>USD</w:t>
      </w:r>
      <w:r w:rsidRPr="00313E05">
        <w:rPr>
          <w:lang w:val="es-CR"/>
        </w:rPr>
        <w:t xml:space="preserve">, el </w:t>
      </w:r>
      <w:r w:rsidR="0075585D" w:rsidRPr="00313E05">
        <w:rPr>
          <w:lang w:val="es-CR"/>
        </w:rPr>
        <w:t xml:space="preserve">Director Financiero de </w:t>
      </w:r>
      <w:r w:rsidR="0075770D" w:rsidRPr="00313E05">
        <w:rPr>
          <w:lang w:val="es-CR"/>
        </w:rPr>
        <w:t xml:space="preserve">la OA </w:t>
      </w:r>
      <w:r w:rsidRPr="00313E05">
        <w:rPr>
          <w:lang w:val="es-CR"/>
        </w:rPr>
        <w:t xml:space="preserve">conciliará la caja para gastos menores, asegurándose de que se contabilizan todos los recibos y comprobantes, y repondrá los fondos retirando </w:t>
      </w:r>
      <w:r w:rsidR="006D408C" w:rsidRPr="00313E05">
        <w:rPr>
          <w:lang w:val="es-CR"/>
        </w:rPr>
        <w:t xml:space="preserve">la cantidad necesaria </w:t>
      </w:r>
      <w:r w:rsidRPr="00313E05">
        <w:rPr>
          <w:lang w:val="es-CR"/>
        </w:rPr>
        <w:t xml:space="preserve">a nombre de la caja para gastos menores. Cuando la caja para gastos menores se reembolsa mediante </w:t>
      </w:r>
      <w:r w:rsidR="006D408C" w:rsidRPr="00313E05">
        <w:rPr>
          <w:lang w:val="es-CR"/>
        </w:rPr>
        <w:t xml:space="preserve">una </w:t>
      </w:r>
      <w:r w:rsidR="001E1330" w:rsidRPr="00313E05">
        <w:rPr>
          <w:lang w:val="es-CR"/>
        </w:rPr>
        <w:t>retirada</w:t>
      </w:r>
      <w:r w:rsidRPr="00313E05">
        <w:rPr>
          <w:lang w:val="es-CR"/>
        </w:rPr>
        <w:t xml:space="preserve">, la transacción se anota </w:t>
      </w:r>
      <w:r w:rsidR="006D408C" w:rsidRPr="00313E05">
        <w:rPr>
          <w:lang w:val="es-CR"/>
        </w:rPr>
        <w:t xml:space="preserve">en los registros </w:t>
      </w:r>
      <w:r w:rsidRPr="00313E05">
        <w:rPr>
          <w:lang w:val="es-CR"/>
        </w:rPr>
        <w:t xml:space="preserve">contables asignando cada partida a la partida apropiada. </w:t>
      </w:r>
      <w:r w:rsidR="00C95659" w:rsidRPr="00313E05">
        <w:rPr>
          <w:lang w:val="es-CR"/>
        </w:rPr>
        <w:t xml:space="preserve">El DP </w:t>
      </w:r>
      <w:r w:rsidR="0075770D" w:rsidRPr="00313E05">
        <w:rPr>
          <w:lang w:val="es-CR"/>
        </w:rPr>
        <w:t>es responsable de revisar y aprobar la conciliación de la caja chica</w:t>
      </w:r>
      <w:r w:rsidR="00C95659" w:rsidRPr="00313E05">
        <w:rPr>
          <w:lang w:val="es-CR"/>
        </w:rPr>
        <w:t>, a menos que se delegue por escrito</w:t>
      </w:r>
      <w:r w:rsidR="0075770D" w:rsidRPr="00313E05">
        <w:rPr>
          <w:lang w:val="es-CR"/>
        </w:rPr>
        <w:t xml:space="preserve">. </w:t>
      </w:r>
      <w:r w:rsidR="00CE41D4" w:rsidRPr="00313E05">
        <w:rPr>
          <w:lang w:val="es-CR"/>
        </w:rPr>
        <w:t xml:space="preserve">El DP </w:t>
      </w:r>
      <w:r w:rsidR="00CF6FD5" w:rsidRPr="00313E05">
        <w:rPr>
          <w:lang w:val="es-CR"/>
        </w:rPr>
        <w:t>también es responsable del recuento sorpresa de efectivo, que debe realizarse como mínimo trimestralmente y al final del cierre del ejercicio</w:t>
      </w:r>
      <w:r w:rsidR="00CE41D4" w:rsidRPr="00313E05">
        <w:rPr>
          <w:lang w:val="es-CR"/>
        </w:rPr>
        <w:t>, a menos que se delegue por escrito</w:t>
      </w:r>
      <w:r w:rsidR="00CF6FD5" w:rsidRPr="00313E05">
        <w:rPr>
          <w:lang w:val="es-CR"/>
        </w:rPr>
        <w:t>.</w:t>
      </w:r>
    </w:p>
    <w:p w14:paraId="494FB86C" w14:textId="77777777" w:rsidR="00441859" w:rsidRPr="00313E05" w:rsidRDefault="00DE7F5C">
      <w:pPr>
        <w:pStyle w:val="Ttulo2"/>
        <w:rPr>
          <w:lang w:val="es-CR"/>
        </w:rPr>
      </w:pPr>
      <w:bookmarkStart w:id="690" w:name="_Toc185435212"/>
      <w:r w:rsidRPr="00313E05">
        <w:rPr>
          <w:lang w:val="es-CR"/>
        </w:rPr>
        <w:t>6</w:t>
      </w:r>
      <w:r w:rsidR="00B05846" w:rsidRPr="00313E05">
        <w:rPr>
          <w:lang w:val="es-CR"/>
        </w:rPr>
        <w:t>.</w:t>
      </w:r>
      <w:r w:rsidRPr="00313E05">
        <w:rPr>
          <w:lang w:val="es-CR"/>
        </w:rPr>
        <w:t xml:space="preserve">2 </w:t>
      </w:r>
      <w:r w:rsidR="00B05846" w:rsidRPr="00313E05">
        <w:rPr>
          <w:lang w:val="es-CR"/>
        </w:rPr>
        <w:t>Tipos de cambio</w:t>
      </w:r>
      <w:bookmarkEnd w:id="690"/>
    </w:p>
    <w:p w14:paraId="1262F5AF" w14:textId="77777777" w:rsidR="00441859" w:rsidRPr="00313E05" w:rsidRDefault="00DE7F5C">
      <w:pPr>
        <w:spacing w:after="120" w:line="360" w:lineRule="auto"/>
        <w:jc w:val="both"/>
        <w:rPr>
          <w:rFonts w:cs="Times New Roman"/>
          <w:lang w:val="es-CR"/>
        </w:rPr>
      </w:pPr>
      <w:r w:rsidRPr="00313E05">
        <w:rPr>
          <w:lang w:val="es-CR"/>
        </w:rPr>
        <w:t xml:space="preserve">Para reportar todos los ingresos y egresos </w:t>
      </w:r>
      <w:r w:rsidR="001234CD" w:rsidRPr="00313E05">
        <w:rPr>
          <w:lang w:val="es-CR"/>
        </w:rPr>
        <w:t xml:space="preserve">incluyendo </w:t>
      </w:r>
      <w:r w:rsidR="007F70BE" w:rsidRPr="00313E05">
        <w:rPr>
          <w:lang w:val="es-CR"/>
        </w:rPr>
        <w:t>Replicon y nómina</w:t>
      </w:r>
      <w:r w:rsidRPr="00313E05">
        <w:rPr>
          <w:lang w:val="es-CR"/>
        </w:rPr>
        <w:t xml:space="preserve">, Partners </w:t>
      </w:r>
      <w:r w:rsidR="000E492C" w:rsidRPr="00313E05">
        <w:rPr>
          <w:lang w:val="es-CR"/>
        </w:rPr>
        <w:t xml:space="preserve">Colombia </w:t>
      </w:r>
      <w:r w:rsidRPr="00313E05">
        <w:rPr>
          <w:lang w:val="es-CR"/>
        </w:rPr>
        <w:t>utiliza la tasa de cambio promedio del</w:t>
      </w:r>
      <w:r w:rsidRPr="00313E05" w:rsidDel="007F70BE">
        <w:rPr>
          <w:lang w:val="es-CR"/>
        </w:rPr>
        <w:t xml:space="preserve"> mes </w:t>
      </w:r>
      <w:r w:rsidR="002C75ED" w:rsidRPr="00313E05">
        <w:rPr>
          <w:rFonts w:cs="Times New Roman"/>
          <w:lang w:val="es-CR"/>
        </w:rPr>
        <w:t>anterior redondeada a dos decimales</w:t>
      </w:r>
      <w:r w:rsidRPr="00313E05">
        <w:rPr>
          <w:lang w:val="es-CR"/>
        </w:rPr>
        <w:t xml:space="preserve">. </w:t>
      </w:r>
      <w:r w:rsidR="00502C88" w:rsidRPr="00313E05">
        <w:rPr>
          <w:rFonts w:cs="Times New Roman"/>
          <w:lang w:val="es-CR"/>
        </w:rPr>
        <w:t xml:space="preserve">La prueba de </w:t>
      </w:r>
      <w:r w:rsidR="00502C88" w:rsidRPr="00313E05">
        <w:rPr>
          <w:lang w:val="es-CR"/>
        </w:rPr>
        <w:t xml:space="preserve">la tasa de cambio </w:t>
      </w:r>
      <w:r w:rsidR="00502C88">
        <w:fldChar w:fldCharType="begin"/>
      </w:r>
      <w:r w:rsidR="00502C88" w:rsidRPr="00AB6DA0">
        <w:rPr>
          <w:lang w:val="es-CO"/>
          <w:rPrChange w:id="691" w:author="Massiel Nayibe Moreno Ladino" w:date="2025-01-15T12:57:00Z" w16du:dateUtc="2025-01-15T17:57:00Z">
            <w:rPr/>
          </w:rPrChange>
        </w:rPr>
        <w:instrText>HYPERLINK "http://www.oanda.com"</w:instrText>
      </w:r>
      <w:r w:rsidR="00502C88">
        <w:fldChar w:fldCharType="separate"/>
      </w:r>
      <w:r w:rsidR="00502C88" w:rsidRPr="00313E05">
        <w:rPr>
          <w:rStyle w:val="Hipervnculo"/>
          <w:rFonts w:cs="Times New Roman"/>
          <w:lang w:val="es-CR"/>
        </w:rPr>
        <w:t>de OANDA</w:t>
      </w:r>
      <w:r w:rsidR="00502C88">
        <w:fldChar w:fldCharType="end"/>
      </w:r>
      <w:r w:rsidR="00502C88" w:rsidRPr="00313E05">
        <w:rPr>
          <w:lang w:val="es-CR"/>
        </w:rPr>
        <w:t xml:space="preserve"> debe ser enviada </w:t>
      </w:r>
      <w:r w:rsidR="00502C88" w:rsidRPr="00313E05">
        <w:rPr>
          <w:rFonts w:cs="Times New Roman"/>
          <w:lang w:val="es-CR"/>
        </w:rPr>
        <w:t xml:space="preserve">el día 1 del mes a </w:t>
      </w:r>
      <w:r w:rsidR="00502C88">
        <w:fldChar w:fldCharType="begin"/>
      </w:r>
      <w:r w:rsidR="00502C88" w:rsidRPr="00AB6DA0">
        <w:rPr>
          <w:lang w:val="es-CO"/>
          <w:rPrChange w:id="692" w:author="Massiel Nayibe Moreno Ladino" w:date="2025-01-15T12:57:00Z" w16du:dateUtc="2025-01-15T17:57:00Z">
            <w:rPr/>
          </w:rPrChange>
        </w:rPr>
        <w:instrText>HYPERLINK "mailto:compliance@partners.net"</w:instrText>
      </w:r>
      <w:r w:rsidR="00502C88">
        <w:fldChar w:fldCharType="separate"/>
      </w:r>
      <w:r w:rsidR="00502C88" w:rsidRPr="00313E05">
        <w:rPr>
          <w:rStyle w:val="Hipervnculo"/>
          <w:rFonts w:cs="Times New Roman"/>
          <w:lang w:val="es-CR"/>
        </w:rPr>
        <w:t>compliance@partners.net</w:t>
      </w:r>
      <w:r w:rsidR="00502C88">
        <w:fldChar w:fldCharType="end"/>
      </w:r>
      <w:r w:rsidR="00502C88" w:rsidRPr="00313E05">
        <w:rPr>
          <w:rFonts w:cs="Times New Roman"/>
          <w:lang w:val="es-CR"/>
        </w:rPr>
        <w:t xml:space="preserve"> para actualizar Replicon. Una copia de la tasa de cambio también debe ser </w:t>
      </w:r>
      <w:r w:rsidR="00502C88" w:rsidRPr="00313E05">
        <w:rPr>
          <w:lang w:val="es-CR"/>
        </w:rPr>
        <w:t>enviada mensualmente a la sede de Compañeros con los informes de gastos de campo</w:t>
      </w:r>
      <w:r w:rsidR="00502C88" w:rsidRPr="00313E05">
        <w:rPr>
          <w:rFonts w:cs="Times New Roman"/>
          <w:lang w:val="es-CR"/>
        </w:rPr>
        <w:t>.</w:t>
      </w:r>
    </w:p>
    <w:p w14:paraId="7977E402" w14:textId="77777777" w:rsidR="00441859" w:rsidRPr="00313E05" w:rsidRDefault="00DE7F5C">
      <w:pPr>
        <w:pStyle w:val="Ttulo2"/>
        <w:rPr>
          <w:lang w:val="es-CR"/>
        </w:rPr>
      </w:pPr>
      <w:bookmarkStart w:id="693" w:name="_Toc185435213"/>
      <w:r w:rsidRPr="00313E05">
        <w:rPr>
          <w:lang w:val="es-CR"/>
        </w:rPr>
        <w:t>6</w:t>
      </w:r>
      <w:r w:rsidR="00B05846" w:rsidRPr="00313E05">
        <w:rPr>
          <w:lang w:val="es-CR"/>
        </w:rPr>
        <w:t>.</w:t>
      </w:r>
      <w:r w:rsidRPr="00313E05">
        <w:rPr>
          <w:lang w:val="es-CR"/>
        </w:rPr>
        <w:t xml:space="preserve">3 </w:t>
      </w:r>
      <w:r w:rsidR="00B05846" w:rsidRPr="00313E05">
        <w:rPr>
          <w:lang w:val="es-CR"/>
        </w:rPr>
        <w:t>Cuentas bancarias</w:t>
      </w:r>
      <w:bookmarkEnd w:id="693"/>
    </w:p>
    <w:p w14:paraId="07730BBA" w14:textId="77777777" w:rsidR="00441859" w:rsidRPr="00313E05" w:rsidRDefault="00DE7F5C">
      <w:pPr>
        <w:spacing w:after="120" w:line="360" w:lineRule="auto"/>
        <w:jc w:val="both"/>
        <w:rPr>
          <w:lang w:val="es-CR"/>
        </w:rPr>
      </w:pPr>
      <w:r w:rsidRPr="00313E05">
        <w:rPr>
          <w:lang w:val="es-CR"/>
        </w:rPr>
        <w:t>Partners Colombia está autorizado a establecer una cuenta bancaria para cada proyecto, y una cuenta compartida entre todos los proyectos a efectos de nóminas e impuestos</w:t>
      </w:r>
      <w:r w:rsidR="00B05846" w:rsidRPr="00313E05">
        <w:rPr>
          <w:lang w:val="es-CR"/>
        </w:rPr>
        <w:t xml:space="preserve">. </w:t>
      </w:r>
      <w:r w:rsidR="00671A67" w:rsidRPr="00313E05">
        <w:rPr>
          <w:lang w:val="es-CR"/>
        </w:rPr>
        <w:t xml:space="preserve">Si se requieren cuentas bancarias adicionales, la </w:t>
      </w:r>
      <w:r w:rsidR="00A5109A" w:rsidRPr="00313E05">
        <w:rPr>
          <w:lang w:val="es-CR"/>
        </w:rPr>
        <w:t xml:space="preserve">DP </w:t>
      </w:r>
      <w:r w:rsidR="00671A67" w:rsidRPr="00313E05">
        <w:rPr>
          <w:lang w:val="es-CR"/>
        </w:rPr>
        <w:t xml:space="preserve">debe </w:t>
      </w:r>
      <w:r w:rsidR="00824D43" w:rsidRPr="00313E05">
        <w:rPr>
          <w:lang w:val="es-CR"/>
        </w:rPr>
        <w:t xml:space="preserve">solicitar </w:t>
      </w:r>
      <w:r w:rsidR="00B05846" w:rsidRPr="00313E05">
        <w:rPr>
          <w:lang w:val="es-CR"/>
        </w:rPr>
        <w:t xml:space="preserve">permiso y aprobación </w:t>
      </w:r>
      <w:r w:rsidR="00671A67" w:rsidRPr="00313E05">
        <w:rPr>
          <w:lang w:val="es-CR"/>
        </w:rPr>
        <w:t>por</w:t>
      </w:r>
      <w:r w:rsidR="00B05846" w:rsidRPr="00313E05">
        <w:rPr>
          <w:lang w:val="es-CR"/>
        </w:rPr>
        <w:t xml:space="preserve"> escrito </w:t>
      </w:r>
      <w:r w:rsidR="00671A67" w:rsidRPr="00313E05">
        <w:rPr>
          <w:lang w:val="es-CR"/>
        </w:rPr>
        <w:t xml:space="preserve">al </w:t>
      </w:r>
      <w:r w:rsidR="00265EC5" w:rsidRPr="00313E05">
        <w:rPr>
          <w:lang w:val="es-CR"/>
        </w:rPr>
        <w:t xml:space="preserve">Director Financiero. </w:t>
      </w:r>
      <w:r w:rsidR="00671A67" w:rsidRPr="00313E05">
        <w:rPr>
          <w:lang w:val="es-CR"/>
        </w:rPr>
        <w:t xml:space="preserve">El objetivo es mantener </w:t>
      </w:r>
      <w:r w:rsidR="00B05846" w:rsidRPr="00313E05">
        <w:rPr>
          <w:lang w:val="es-CR"/>
        </w:rPr>
        <w:t xml:space="preserve">las cuentas bancarias </w:t>
      </w:r>
      <w:r w:rsidR="00F3070E" w:rsidRPr="00313E05">
        <w:rPr>
          <w:lang w:val="es-CR"/>
        </w:rPr>
        <w:t xml:space="preserve">de </w:t>
      </w:r>
      <w:r w:rsidR="003C5719" w:rsidRPr="00313E05">
        <w:rPr>
          <w:lang w:val="es-CR"/>
        </w:rPr>
        <w:t xml:space="preserve">Partners </w:t>
      </w:r>
      <w:r w:rsidR="00671A67" w:rsidRPr="00313E05">
        <w:rPr>
          <w:lang w:val="es-CR"/>
        </w:rPr>
        <w:t xml:space="preserve">Colombia en el </w:t>
      </w:r>
      <w:r w:rsidR="00B05846" w:rsidRPr="00313E05">
        <w:rPr>
          <w:lang w:val="es-CR"/>
        </w:rPr>
        <w:t xml:space="preserve">número mínimo </w:t>
      </w:r>
      <w:r w:rsidR="00671A67" w:rsidRPr="00313E05">
        <w:rPr>
          <w:lang w:val="es-CR"/>
        </w:rPr>
        <w:t>necesario</w:t>
      </w:r>
      <w:r w:rsidR="00744154" w:rsidRPr="00313E05">
        <w:rPr>
          <w:lang w:val="es-CR"/>
        </w:rPr>
        <w:t xml:space="preserve">. </w:t>
      </w:r>
    </w:p>
    <w:p w14:paraId="6395A0BB" w14:textId="77777777" w:rsidR="00441859" w:rsidRPr="00313E05" w:rsidRDefault="00DE7F5C">
      <w:pPr>
        <w:spacing w:after="120" w:line="360" w:lineRule="auto"/>
        <w:jc w:val="both"/>
        <w:rPr>
          <w:lang w:val="es-CR"/>
        </w:rPr>
      </w:pPr>
      <w:r w:rsidRPr="00313E05">
        <w:rPr>
          <w:lang w:val="es-CR"/>
        </w:rPr>
        <w:t xml:space="preserve">Las cuentas bancarias deberán utilizarse únicamente para los fines del proyecto y a nombre de </w:t>
      </w:r>
      <w:r w:rsidR="00BC3E7D" w:rsidRPr="00313E05">
        <w:rPr>
          <w:lang w:val="es-CR"/>
        </w:rPr>
        <w:t xml:space="preserve">los Socios </w:t>
      </w:r>
      <w:r w:rsidR="00F3070E" w:rsidRPr="00313E05">
        <w:rPr>
          <w:lang w:val="es-CR"/>
        </w:rPr>
        <w:t>Colombia.</w:t>
      </w:r>
      <w:r w:rsidR="000A7B4C" w:rsidRPr="00313E05">
        <w:rPr>
          <w:lang w:val="es-CR"/>
        </w:rPr>
        <w:t xml:space="preserve"> No se permitirán transacciones relacionadas con otros proyectos. </w:t>
      </w:r>
      <w:r w:rsidR="00147B00" w:rsidRPr="00313E05">
        <w:rPr>
          <w:lang w:val="es-CR"/>
        </w:rPr>
        <w:t xml:space="preserve">La cuenta bancaria debe tener un mínimo de dos signatarios, el Gerente Financiero de la OC y el DP. El DP </w:t>
      </w:r>
      <w:r w:rsidR="00147B00" w:rsidRPr="00313E05">
        <w:rPr>
          <w:lang w:val="es-CR"/>
        </w:rPr>
        <w:lastRenderedPageBreak/>
        <w:t xml:space="preserve">aprobará todos los pagos y firmará todos los cheques, a menos que se delegue por escrito. </w:t>
      </w:r>
      <w:r w:rsidR="00974738" w:rsidRPr="00313E05">
        <w:rPr>
          <w:lang w:val="es-CR"/>
        </w:rPr>
        <w:t xml:space="preserve">El Director Financiero de la oficina fuera de la Sede actuará como segundo firmante de la </w:t>
      </w:r>
      <w:r w:rsidR="00974738" w:rsidRPr="00313E05">
        <w:rPr>
          <w:u w:val="single"/>
          <w:lang w:val="es-CR"/>
        </w:rPr>
        <w:t xml:space="preserve">solicitud de pago si ésta supera los 5.000 USD o el equivalente en pesos </w:t>
      </w:r>
      <w:r w:rsidR="0097435A" w:rsidRPr="00313E05">
        <w:rPr>
          <w:u w:val="single"/>
          <w:lang w:val="es-CR"/>
        </w:rPr>
        <w:t>colombianos</w:t>
      </w:r>
      <w:r w:rsidR="00974738" w:rsidRPr="00313E05">
        <w:rPr>
          <w:u w:val="single"/>
          <w:lang w:val="es-CR"/>
        </w:rPr>
        <w:t xml:space="preserve">. Si la solicitud de pago es inferior a $5.000,00 USD o el equivalente en pesos </w:t>
      </w:r>
      <w:r w:rsidR="0097435A" w:rsidRPr="00313E05">
        <w:rPr>
          <w:u w:val="single"/>
          <w:lang w:val="es-CR"/>
        </w:rPr>
        <w:t>colombianos</w:t>
      </w:r>
      <w:r w:rsidR="00974738" w:rsidRPr="00313E05">
        <w:rPr>
          <w:u w:val="single"/>
          <w:lang w:val="es-CR"/>
        </w:rPr>
        <w:t>, sólo se necesita la firma del DP</w:t>
      </w:r>
      <w:r w:rsidR="00974738" w:rsidRPr="00313E05">
        <w:rPr>
          <w:lang w:val="es-CR"/>
        </w:rPr>
        <w:t xml:space="preserve">. Basado en el concepto de separación de funciones, está </w:t>
      </w:r>
      <w:r w:rsidR="00974738" w:rsidRPr="00313E05">
        <w:rPr>
          <w:b/>
          <w:bCs/>
          <w:lang w:val="es-CR"/>
        </w:rPr>
        <w:t xml:space="preserve">prohibido </w:t>
      </w:r>
      <w:r w:rsidR="00974738" w:rsidRPr="00313E05">
        <w:rPr>
          <w:lang w:val="es-CR"/>
        </w:rPr>
        <w:t>que la misma persona cargue y autorice pagos en la plataforma bancaria</w:t>
      </w:r>
      <w:r w:rsidR="00147B00" w:rsidRPr="00313E05">
        <w:rPr>
          <w:lang w:val="es-CR"/>
        </w:rPr>
        <w:t xml:space="preserve">. </w:t>
      </w:r>
    </w:p>
    <w:p w14:paraId="7E440EAE" w14:textId="77777777" w:rsidR="00441859" w:rsidRPr="00313E05" w:rsidRDefault="00DE7F5C">
      <w:pPr>
        <w:spacing w:after="120" w:line="360" w:lineRule="auto"/>
        <w:jc w:val="both"/>
        <w:rPr>
          <w:lang w:val="es-CR"/>
        </w:rPr>
      </w:pPr>
      <w:r w:rsidRPr="00313E05">
        <w:rPr>
          <w:lang w:val="es-CR"/>
        </w:rPr>
        <w:t xml:space="preserve">La información sobre cualquier cuenta bancaria nueva debe enviarse a la sede central de Partners y proporcionar la siguiente información: el nombre en la cuenta, el número de cuenta, el nombre del banco, el tipo de cuenta, la lista de firmantes en la cuenta y el saldo actual. Los cambios en los firmantes de la cuenta deberán ser aprobados por </w:t>
      </w:r>
      <w:r w:rsidR="002B398F" w:rsidRPr="00313E05">
        <w:rPr>
          <w:lang w:val="es-CR"/>
        </w:rPr>
        <w:t xml:space="preserve">el DP </w:t>
      </w:r>
      <w:r w:rsidRPr="00313E05">
        <w:rPr>
          <w:lang w:val="es-CR"/>
        </w:rPr>
        <w:t xml:space="preserve">y notificados a la sede central de Partners. Al contratar o despedir a un empleado con poder de firma, los firmantes de la cuenta bancaria deben actualizarse en consecuencia. </w:t>
      </w:r>
    </w:p>
    <w:p w14:paraId="13F426DE" w14:textId="77777777" w:rsidR="00441859" w:rsidRPr="00313E05" w:rsidRDefault="00455CE4">
      <w:pPr>
        <w:spacing w:after="120" w:line="360" w:lineRule="auto"/>
        <w:jc w:val="both"/>
        <w:rPr>
          <w:rFonts w:cs="Times New Roman"/>
          <w:lang w:val="es-CR"/>
        </w:rPr>
      </w:pPr>
      <w:r w:rsidRPr="00313E05">
        <w:rPr>
          <w:rFonts w:cs="Times New Roman"/>
          <w:lang w:val="es-CR"/>
        </w:rPr>
        <w:t xml:space="preserve">El DP </w:t>
      </w:r>
      <w:r w:rsidR="00DE7F5C" w:rsidRPr="00313E05">
        <w:rPr>
          <w:rFonts w:cs="Times New Roman"/>
          <w:lang w:val="es-CR"/>
        </w:rPr>
        <w:t>debe autorizar cualquier registro o edición de cuentas bancarias de proveedores, vendedores, concesionarios, subcontratistas y/o empleados en la plataforma bancaria.</w:t>
      </w:r>
    </w:p>
    <w:p w14:paraId="1883DDA8" w14:textId="77777777" w:rsidR="00441859" w:rsidRPr="00313E05" w:rsidRDefault="00DE7F5C">
      <w:pPr>
        <w:pStyle w:val="Ttulo3"/>
        <w:rPr>
          <w:lang w:val="es-CR"/>
        </w:rPr>
      </w:pPr>
      <w:bookmarkStart w:id="694" w:name="_Toc185435214"/>
      <w:r w:rsidRPr="00313E05">
        <w:rPr>
          <w:lang w:val="es-CR"/>
        </w:rPr>
        <w:t>6</w:t>
      </w:r>
      <w:r w:rsidR="00B05846" w:rsidRPr="00313E05">
        <w:rPr>
          <w:lang w:val="es-CR"/>
        </w:rPr>
        <w:t>.</w:t>
      </w:r>
      <w:r w:rsidRPr="00313E05">
        <w:rPr>
          <w:lang w:val="es-CR"/>
        </w:rPr>
        <w:t>3</w:t>
      </w:r>
      <w:r w:rsidR="00B05846" w:rsidRPr="00313E05">
        <w:rPr>
          <w:lang w:val="es-CR"/>
        </w:rPr>
        <w:t>.1 Conciliaciones mensuales de cuentas bancarias</w:t>
      </w:r>
      <w:bookmarkEnd w:id="694"/>
    </w:p>
    <w:p w14:paraId="15DB22B1" w14:textId="77777777" w:rsidR="00441859" w:rsidRPr="00313E05" w:rsidRDefault="000A7B4C">
      <w:pPr>
        <w:spacing w:line="360" w:lineRule="auto"/>
        <w:jc w:val="both"/>
        <w:rPr>
          <w:lang w:val="es-CR"/>
        </w:rPr>
      </w:pPr>
      <w:r w:rsidRPr="00313E05">
        <w:rPr>
          <w:lang w:val="es-CR"/>
        </w:rPr>
        <w:t xml:space="preserve">El extracto bancario mensual se </w:t>
      </w:r>
      <w:r w:rsidR="008E283B" w:rsidRPr="00313E05">
        <w:rPr>
          <w:lang w:val="es-CR"/>
        </w:rPr>
        <w:t>utilizará para conciliar la cuenta cada mes</w:t>
      </w:r>
      <w:r w:rsidRPr="00313E05">
        <w:rPr>
          <w:lang w:val="es-CR"/>
        </w:rPr>
        <w:t>. Cada cuenta bancaria debe tener una cuenta separada en el libro mayor, diferenciada por subcódigo</w:t>
      </w:r>
      <w:r w:rsidR="008E283B" w:rsidRPr="00313E05">
        <w:rPr>
          <w:lang w:val="es-CR"/>
        </w:rPr>
        <w:t>.</w:t>
      </w:r>
    </w:p>
    <w:p w14:paraId="12CE9DAC" w14:textId="77777777" w:rsidR="00441859" w:rsidRPr="00313E05" w:rsidRDefault="00DE7F5C">
      <w:pPr>
        <w:spacing w:before="120" w:line="360" w:lineRule="auto"/>
        <w:jc w:val="both"/>
        <w:rPr>
          <w:lang w:val="es-CR"/>
        </w:rPr>
      </w:pPr>
      <w:r w:rsidRPr="00313E05">
        <w:rPr>
          <w:lang w:val="es-CR"/>
        </w:rPr>
        <w:t xml:space="preserve">Al final de cada mes </w:t>
      </w:r>
      <w:r w:rsidR="00AD72F8" w:rsidRPr="00313E05">
        <w:rPr>
          <w:lang w:val="es-CR"/>
        </w:rPr>
        <w:t xml:space="preserve">o al principio del mes siguiente, </w:t>
      </w:r>
      <w:r w:rsidR="00BC3E7D" w:rsidRPr="00313E05">
        <w:rPr>
          <w:lang w:val="es-CR"/>
        </w:rPr>
        <w:t xml:space="preserve">Partners </w:t>
      </w:r>
      <w:r w:rsidR="008F6566" w:rsidRPr="00313E05">
        <w:rPr>
          <w:lang w:val="es-CR"/>
        </w:rPr>
        <w:t xml:space="preserve">Colombia </w:t>
      </w:r>
      <w:r w:rsidRPr="00313E05">
        <w:rPr>
          <w:lang w:val="es-CR"/>
        </w:rPr>
        <w:t xml:space="preserve">recibirá del banco </w:t>
      </w:r>
      <w:r w:rsidR="000F3CF1" w:rsidRPr="00313E05">
        <w:rPr>
          <w:lang w:val="es-CR"/>
        </w:rPr>
        <w:t xml:space="preserve">un </w:t>
      </w:r>
      <w:r w:rsidRPr="00313E05">
        <w:rPr>
          <w:lang w:val="es-CR"/>
        </w:rPr>
        <w:t xml:space="preserve">extracto bancario mensual. Tenga en cuenta que </w:t>
      </w:r>
      <w:r w:rsidR="00B05846" w:rsidRPr="00313E05">
        <w:rPr>
          <w:lang w:val="es-CR"/>
        </w:rPr>
        <w:t xml:space="preserve">un estado de cuenta oficial debe ser obtenido del banco </w:t>
      </w:r>
      <w:r w:rsidR="00AB1E11" w:rsidRPr="00313E05">
        <w:rPr>
          <w:lang w:val="es-CR"/>
        </w:rPr>
        <w:t xml:space="preserve">de la </w:t>
      </w:r>
      <w:r w:rsidR="00B05846" w:rsidRPr="00313E05">
        <w:rPr>
          <w:lang w:val="es-CR"/>
        </w:rPr>
        <w:t xml:space="preserve">cuenta, independientemente de si alguna transacción tuvo lugar durante el mes. </w:t>
      </w:r>
      <w:r w:rsidR="00AB1E11" w:rsidRPr="00313E05">
        <w:rPr>
          <w:lang w:val="es-CR"/>
        </w:rPr>
        <w:t xml:space="preserve">Como </w:t>
      </w:r>
      <w:r w:rsidR="00B05846" w:rsidRPr="00313E05">
        <w:rPr>
          <w:lang w:val="es-CR"/>
        </w:rPr>
        <w:t xml:space="preserve">la conciliación se hace </w:t>
      </w:r>
      <w:r w:rsidR="00AB1E11" w:rsidRPr="00313E05">
        <w:rPr>
          <w:lang w:val="es-CR"/>
        </w:rPr>
        <w:t xml:space="preserve">en Pesos </w:t>
      </w:r>
      <w:r w:rsidR="008F6566" w:rsidRPr="00313E05">
        <w:rPr>
          <w:lang w:val="es-CR"/>
        </w:rPr>
        <w:t>Colombianos</w:t>
      </w:r>
      <w:r w:rsidRPr="00313E05">
        <w:rPr>
          <w:lang w:val="es-CR"/>
        </w:rPr>
        <w:t xml:space="preserve">, </w:t>
      </w:r>
      <w:r w:rsidR="00B05846" w:rsidRPr="00313E05">
        <w:rPr>
          <w:lang w:val="es-CR"/>
        </w:rPr>
        <w:t xml:space="preserve">se debe proveer </w:t>
      </w:r>
      <w:r w:rsidRPr="00313E05">
        <w:rPr>
          <w:lang w:val="es-CR"/>
        </w:rPr>
        <w:t xml:space="preserve">prueba de la </w:t>
      </w:r>
      <w:r w:rsidR="00B05846" w:rsidRPr="00313E05">
        <w:rPr>
          <w:lang w:val="es-CR"/>
        </w:rPr>
        <w:t>tasa de cambio a USD.</w:t>
      </w:r>
    </w:p>
    <w:p w14:paraId="1B8379E5" w14:textId="77777777" w:rsidR="00441859" w:rsidRPr="00313E05" w:rsidRDefault="00DE7F5C">
      <w:pPr>
        <w:spacing w:before="120" w:line="360" w:lineRule="auto"/>
        <w:jc w:val="both"/>
        <w:rPr>
          <w:lang w:val="es-CR"/>
        </w:rPr>
      </w:pPr>
      <w:r w:rsidRPr="00313E05">
        <w:rPr>
          <w:lang w:val="es-CR"/>
        </w:rPr>
        <w:t xml:space="preserve">El objetivo de la conciliación bancaria mensual es conciliar el saldo que figura en el extracto bancario con el saldo final del </w:t>
      </w:r>
      <w:r w:rsidR="009C45D3" w:rsidRPr="00313E05">
        <w:rPr>
          <w:lang w:val="es-CR"/>
        </w:rPr>
        <w:t>libro mayor</w:t>
      </w:r>
      <w:r w:rsidRPr="00313E05">
        <w:rPr>
          <w:lang w:val="es-CR"/>
        </w:rPr>
        <w:t xml:space="preserve">. </w:t>
      </w:r>
      <w:r w:rsidR="009C45D3" w:rsidRPr="00313E05">
        <w:rPr>
          <w:lang w:val="es-CR"/>
        </w:rPr>
        <w:t xml:space="preserve">Cada transacción (cheque, transferencia, anticipo, etc.) debe registrarse </w:t>
      </w:r>
      <w:r w:rsidR="006C608B" w:rsidRPr="00313E05">
        <w:rPr>
          <w:lang w:val="es-CR"/>
        </w:rPr>
        <w:t>por separado</w:t>
      </w:r>
      <w:r w:rsidR="009C45D3" w:rsidRPr="00313E05">
        <w:rPr>
          <w:lang w:val="es-CR"/>
        </w:rPr>
        <w:t xml:space="preserve">. No se admitirá un total global. </w:t>
      </w:r>
      <w:r w:rsidR="00FD4694" w:rsidRPr="00313E05">
        <w:rPr>
          <w:lang w:val="es-CR"/>
        </w:rPr>
        <w:t xml:space="preserve">Todas las conciliaciones bancarias deben realizarse con la </w:t>
      </w:r>
      <w:r w:rsidR="00886AB9" w:rsidRPr="00313E05">
        <w:rPr>
          <w:lang w:val="es-CR"/>
        </w:rPr>
        <w:t xml:space="preserve">plantilla de gastos y conciliación del informe de campo, que figura en </w:t>
      </w:r>
      <w:r w:rsidR="00886AB9">
        <w:fldChar w:fldCharType="begin"/>
      </w:r>
      <w:r w:rsidR="00886AB9" w:rsidRPr="00AB6DA0">
        <w:rPr>
          <w:lang w:val="es-CO"/>
          <w:rPrChange w:id="695" w:author="Massiel Nayibe Moreno Ladino" w:date="2025-01-15T12:57:00Z" w16du:dateUtc="2025-01-15T17:57:00Z">
            <w:rPr/>
          </w:rPrChange>
        </w:rPr>
        <w:instrText>HYPERLINK \l "_Annex_C"</w:instrText>
      </w:r>
      <w:r w:rsidR="00886AB9">
        <w:fldChar w:fldCharType="separate"/>
      </w:r>
      <w:r w:rsidR="00886AB9" w:rsidRPr="00313E05">
        <w:rPr>
          <w:rStyle w:val="Hipervnculo"/>
          <w:lang w:val="es-CR"/>
        </w:rPr>
        <w:t xml:space="preserve">el Anexo </w:t>
      </w:r>
      <w:r w:rsidR="0062592E" w:rsidRPr="00313E05">
        <w:rPr>
          <w:rStyle w:val="Hipervnculo"/>
          <w:lang w:val="es-CR"/>
        </w:rPr>
        <w:t>C</w:t>
      </w:r>
      <w:r w:rsidR="00886AB9">
        <w:fldChar w:fldCharType="end"/>
      </w:r>
      <w:r w:rsidR="00886AB9" w:rsidRPr="00313E05">
        <w:rPr>
          <w:lang w:val="es-CR"/>
        </w:rPr>
        <w:t xml:space="preserve">. </w:t>
      </w:r>
    </w:p>
    <w:p w14:paraId="1DE818B1" w14:textId="77777777" w:rsidR="00441859" w:rsidRPr="00313E05" w:rsidRDefault="00DE7F5C">
      <w:pPr>
        <w:spacing w:before="120" w:line="360" w:lineRule="auto"/>
        <w:jc w:val="both"/>
        <w:rPr>
          <w:lang w:val="es-CR"/>
        </w:rPr>
      </w:pPr>
      <w:r w:rsidRPr="00313E05">
        <w:rPr>
          <w:lang w:val="es-CR"/>
        </w:rPr>
        <w:t xml:space="preserve">La pestaña de conciliación </w:t>
      </w:r>
      <w:r w:rsidR="00B05846" w:rsidRPr="00313E05">
        <w:rPr>
          <w:lang w:val="es-CR"/>
        </w:rPr>
        <w:t xml:space="preserve">no debe utilizarse para reexpresar la actividad bancaria mensual, sino para mostrar cualquier transacción pendiente que se haya producido durante el mes pero que aún </w:t>
      </w:r>
      <w:r w:rsidR="00B05846" w:rsidRPr="00313E05">
        <w:rPr>
          <w:lang w:val="es-CR"/>
        </w:rPr>
        <w:lastRenderedPageBreak/>
        <w:t xml:space="preserve">no se haya reflejado en el extracto bancario. La conciliación bancaria del mes anterior debe verificarse para comprobar si quedan partidas pendientes. Las transacciones que sigan sin compensarse de meses anteriores deben investigarse rápidamente con el banco o el beneficiario. </w:t>
      </w:r>
      <w:r w:rsidRPr="00313E05">
        <w:rPr>
          <w:lang w:val="es-CR"/>
        </w:rPr>
        <w:t xml:space="preserve">La pestaña del </w:t>
      </w:r>
      <w:r w:rsidR="000501C6" w:rsidRPr="00313E05">
        <w:rPr>
          <w:lang w:val="es-CR"/>
        </w:rPr>
        <w:t>informe de</w:t>
      </w:r>
      <w:r w:rsidRPr="00313E05">
        <w:rPr>
          <w:lang w:val="es-CR"/>
        </w:rPr>
        <w:t xml:space="preserve"> campo financiero </w:t>
      </w:r>
      <w:r w:rsidR="000501C6" w:rsidRPr="00313E05">
        <w:rPr>
          <w:lang w:val="es-CR"/>
        </w:rPr>
        <w:t xml:space="preserve">de las actividades del libro mayor </w:t>
      </w:r>
      <w:r w:rsidRPr="00313E05">
        <w:rPr>
          <w:lang w:val="es-CR"/>
        </w:rPr>
        <w:t xml:space="preserve">debe mostrar todas las </w:t>
      </w:r>
      <w:r w:rsidR="00BB47C2" w:rsidRPr="00313E05">
        <w:rPr>
          <w:lang w:val="es-CR"/>
        </w:rPr>
        <w:t xml:space="preserve">transacciones financieras </w:t>
      </w:r>
      <w:r w:rsidRPr="00313E05">
        <w:rPr>
          <w:lang w:val="es-CR"/>
        </w:rPr>
        <w:t>ocurridas en el mes.</w:t>
      </w:r>
    </w:p>
    <w:p w14:paraId="6C07F140" w14:textId="77777777" w:rsidR="00441859" w:rsidRPr="00313E05" w:rsidRDefault="00DE7F5C">
      <w:pPr>
        <w:spacing w:before="120" w:line="360" w:lineRule="auto"/>
        <w:jc w:val="both"/>
        <w:rPr>
          <w:lang w:val="es-CR"/>
        </w:rPr>
      </w:pPr>
      <w:r w:rsidRPr="00313E05">
        <w:rPr>
          <w:lang w:val="es-CR"/>
        </w:rPr>
        <w:t xml:space="preserve">Una vez que se haya completado la conciliación bancaria completa, el Gerente de Finanzas de la OC será responsable de enviar a la Sede Central de Compañeros lo siguiente: conciliación bancaria </w:t>
      </w:r>
      <w:r w:rsidR="00F56765" w:rsidRPr="00313E05">
        <w:rPr>
          <w:lang w:val="es-CR"/>
        </w:rPr>
        <w:t xml:space="preserve">y </w:t>
      </w:r>
      <w:r w:rsidRPr="00313E05">
        <w:rPr>
          <w:lang w:val="es-CR"/>
        </w:rPr>
        <w:t xml:space="preserve">copia del </w:t>
      </w:r>
      <w:r w:rsidR="00015543" w:rsidRPr="00313E05">
        <w:rPr>
          <w:lang w:val="es-CR"/>
        </w:rPr>
        <w:t>extracto</w:t>
      </w:r>
      <w:r w:rsidRPr="00313E05">
        <w:rPr>
          <w:lang w:val="es-CR"/>
        </w:rPr>
        <w:t xml:space="preserve"> bancario </w:t>
      </w:r>
      <w:r w:rsidR="00824401" w:rsidRPr="00313E05">
        <w:rPr>
          <w:lang w:val="es-CR"/>
        </w:rPr>
        <w:t xml:space="preserve">antes del </w:t>
      </w:r>
      <w:r w:rsidR="004B1B4D" w:rsidRPr="00313E05">
        <w:rPr>
          <w:lang w:val="es-CR"/>
        </w:rPr>
        <w:t>3</w:t>
      </w:r>
      <w:r w:rsidR="004B1B4D" w:rsidRPr="00313E05">
        <w:rPr>
          <w:vertAlign w:val="superscript"/>
          <w:lang w:val="es-CR"/>
        </w:rPr>
        <w:t>rd</w:t>
      </w:r>
      <w:r w:rsidR="00824401" w:rsidRPr="00313E05">
        <w:rPr>
          <w:lang w:val="es-CR"/>
        </w:rPr>
        <w:t xml:space="preserve"> de cada mes para los gastos del mes anterior. </w:t>
      </w:r>
      <w:r w:rsidR="00F73B21" w:rsidRPr="00313E05">
        <w:rPr>
          <w:lang w:val="es-CR"/>
        </w:rPr>
        <w:t xml:space="preserve">Tres (3) días después del final de cada semana, el informe financiero de campo completo de esa semana (informe del libro mayor), y copias de todos los recibos deben ser enviados a la sede central de Compañeros como se indica en </w:t>
      </w:r>
      <w:r w:rsidR="00F73B21">
        <w:fldChar w:fldCharType="begin"/>
      </w:r>
      <w:r w:rsidR="00F73B21" w:rsidRPr="00AB6DA0">
        <w:rPr>
          <w:lang w:val="es-CO"/>
          <w:rPrChange w:id="696" w:author="Massiel Nayibe Moreno Ladino" w:date="2025-01-15T12:57:00Z" w16du:dateUtc="2025-01-15T17:57:00Z">
            <w:rPr/>
          </w:rPrChange>
        </w:rPr>
        <w:instrText>HYPERLINK "https://partnersnet107.sharepoint.com/sites/FA/Organizational%20FA/Finance%20Policies%20&amp;%20Procedures/Supplemental%20Field%20Office%20Manuals/Colombia/_Drafts/HYPERLINK" \l "_3.1_Reconciliation_of"</w:instrText>
      </w:r>
      <w:r w:rsidR="00F73B21">
        <w:fldChar w:fldCharType="separate"/>
      </w:r>
      <w:r w:rsidR="00F73B21" w:rsidRPr="00313E05">
        <w:rPr>
          <w:rStyle w:val="Hipervnculo"/>
          <w:lang w:val="es-CR"/>
        </w:rPr>
        <w:t>3.4 Informes Financieros</w:t>
      </w:r>
      <w:r w:rsidR="00F73B21">
        <w:fldChar w:fldCharType="end"/>
      </w:r>
      <w:r w:rsidR="00F73B21" w:rsidRPr="00313E05">
        <w:rPr>
          <w:lang w:val="es-CR"/>
        </w:rPr>
        <w:t>.</w:t>
      </w:r>
    </w:p>
    <w:p w14:paraId="07BF11E0" w14:textId="77777777" w:rsidR="00441859" w:rsidRPr="00313E05" w:rsidRDefault="00DE7F5C">
      <w:pPr>
        <w:pStyle w:val="Ttulo2"/>
        <w:rPr>
          <w:lang w:val="es-CR"/>
        </w:rPr>
      </w:pPr>
      <w:bookmarkStart w:id="697" w:name="_Toc185435215"/>
      <w:r w:rsidRPr="00313E05">
        <w:rPr>
          <w:lang w:val="es-CR"/>
        </w:rPr>
        <w:t>6</w:t>
      </w:r>
      <w:r w:rsidR="00B05846" w:rsidRPr="00313E05">
        <w:rPr>
          <w:lang w:val="es-CR"/>
        </w:rPr>
        <w:t>.</w:t>
      </w:r>
      <w:r w:rsidRPr="00313E05">
        <w:rPr>
          <w:lang w:val="es-CR"/>
        </w:rPr>
        <w:t xml:space="preserve">4 </w:t>
      </w:r>
      <w:r w:rsidR="00B05846" w:rsidRPr="00313E05">
        <w:rPr>
          <w:lang w:val="es-CR"/>
        </w:rPr>
        <w:t>Anticipos de tesorería</w:t>
      </w:r>
      <w:bookmarkEnd w:id="697"/>
    </w:p>
    <w:p w14:paraId="481D67F6" w14:textId="77777777" w:rsidR="00441859" w:rsidRPr="00313E05" w:rsidRDefault="00DE7F5C">
      <w:pPr>
        <w:spacing w:line="360" w:lineRule="auto"/>
        <w:jc w:val="both"/>
        <w:rPr>
          <w:lang w:val="es-CR"/>
        </w:rPr>
      </w:pPr>
      <w:r w:rsidRPr="00313E05">
        <w:rPr>
          <w:lang w:val="es-CR"/>
        </w:rPr>
        <w:t xml:space="preserve">Partners </w:t>
      </w:r>
      <w:r w:rsidR="008F6566" w:rsidRPr="00313E05">
        <w:rPr>
          <w:lang w:val="es-CR"/>
        </w:rPr>
        <w:t xml:space="preserve">Colombia </w:t>
      </w:r>
      <w:r w:rsidR="00B05846" w:rsidRPr="00313E05">
        <w:rPr>
          <w:lang w:val="es-CR"/>
        </w:rPr>
        <w:t xml:space="preserve">puede solicitar hasta 30 días de necesidades de efectivo basadas en la proyección mensual del flujo de caja. El efectivo puede ser retirado una vez al mes el primero del mes. Se debe utilizar una solicitud de flujo de caja para todas las </w:t>
      </w:r>
      <w:r w:rsidR="008C3DF9" w:rsidRPr="00313E05">
        <w:rPr>
          <w:lang w:val="es-CR"/>
        </w:rPr>
        <w:t xml:space="preserve">solicitudes de efectivo a la Sede Central de Compañeros, la plantilla se proporciona en el </w:t>
      </w:r>
      <w:r w:rsidR="008C3DF9">
        <w:fldChar w:fldCharType="begin"/>
      </w:r>
      <w:r w:rsidR="008C3DF9" w:rsidRPr="00AB6DA0">
        <w:rPr>
          <w:lang w:val="es-CO"/>
          <w:rPrChange w:id="698" w:author="Massiel Nayibe Moreno Ladino" w:date="2025-01-15T12:57:00Z" w16du:dateUtc="2025-01-15T17:57:00Z">
            <w:rPr/>
          </w:rPrChange>
        </w:rPr>
        <w:instrText>HYPERLINK \l "_Annex_D_1"</w:instrText>
      </w:r>
      <w:r w:rsidR="008C3DF9">
        <w:fldChar w:fldCharType="separate"/>
      </w:r>
      <w:r w:rsidR="008C3DF9" w:rsidRPr="00313E05">
        <w:rPr>
          <w:rStyle w:val="Hipervnculo"/>
          <w:lang w:val="es-CR"/>
        </w:rPr>
        <w:t xml:space="preserve">Anexo </w:t>
      </w:r>
      <w:r w:rsidR="0062592E" w:rsidRPr="00313E05">
        <w:rPr>
          <w:rStyle w:val="Hipervnculo"/>
          <w:lang w:val="es-CR"/>
        </w:rPr>
        <w:t>D</w:t>
      </w:r>
      <w:r w:rsidR="008C3DF9">
        <w:fldChar w:fldCharType="end"/>
      </w:r>
      <w:r w:rsidR="00B05846" w:rsidRPr="00313E05">
        <w:rPr>
          <w:lang w:val="es-CR"/>
        </w:rPr>
        <w:t xml:space="preserve">. Las solicitudes de fondos deben ser enviadas a la Sede Central de Compañeros antes del </w:t>
      </w:r>
      <w:r w:rsidR="00D539AA" w:rsidRPr="00313E05">
        <w:rPr>
          <w:lang w:val="es-CR"/>
        </w:rPr>
        <w:t>20</w:t>
      </w:r>
      <w:r w:rsidR="002B398F" w:rsidRPr="00313E05">
        <w:rPr>
          <w:vertAlign w:val="superscript"/>
          <w:lang w:val="es-CR"/>
        </w:rPr>
        <w:t>th</w:t>
      </w:r>
      <w:r w:rsidR="00B05846" w:rsidRPr="00313E05">
        <w:rPr>
          <w:lang w:val="es-CR"/>
        </w:rPr>
        <w:t xml:space="preserve"> del mes. </w:t>
      </w:r>
      <w:r w:rsidRPr="00313E05">
        <w:rPr>
          <w:lang w:val="es-CR"/>
        </w:rPr>
        <w:t xml:space="preserve">Compañeros </w:t>
      </w:r>
      <w:r w:rsidR="008F6566" w:rsidRPr="00313E05">
        <w:rPr>
          <w:lang w:val="es-CR"/>
        </w:rPr>
        <w:t xml:space="preserve">Colombia </w:t>
      </w:r>
      <w:r w:rsidR="00B05846" w:rsidRPr="00313E05">
        <w:rPr>
          <w:lang w:val="es-CR"/>
        </w:rPr>
        <w:t xml:space="preserve">debe planear con suficiente tiempo de anticipación cuando solicite efectivo para </w:t>
      </w:r>
      <w:r w:rsidR="00FF3C2A" w:rsidRPr="00313E05">
        <w:rPr>
          <w:lang w:val="es-CR"/>
        </w:rPr>
        <w:t xml:space="preserve">considerar </w:t>
      </w:r>
      <w:r w:rsidR="00B05846" w:rsidRPr="00313E05">
        <w:rPr>
          <w:lang w:val="es-CR"/>
        </w:rPr>
        <w:t xml:space="preserve">el tiempo de procesamiento de la transferencia por el banco y la </w:t>
      </w:r>
      <w:r w:rsidR="00902456" w:rsidRPr="00313E05">
        <w:rPr>
          <w:lang w:val="es-CR"/>
        </w:rPr>
        <w:t>Sede de Compañeros</w:t>
      </w:r>
      <w:r w:rsidR="00B05846" w:rsidRPr="00313E05">
        <w:rPr>
          <w:lang w:val="es-CR"/>
        </w:rPr>
        <w:t xml:space="preserve">. Los anticipos de flujo de caja deben ser liquidados mensualmente a través de la presentación de un informe financiero que es enviado a la Sede de Compañeros de </w:t>
      </w:r>
      <w:r w:rsidR="00824401" w:rsidRPr="00313E05">
        <w:rPr>
          <w:lang w:val="es-CR"/>
        </w:rPr>
        <w:t xml:space="preserve">acuerdo con </w:t>
      </w:r>
      <w:r w:rsidR="00437E86">
        <w:fldChar w:fldCharType="begin"/>
      </w:r>
      <w:r w:rsidR="00437E86" w:rsidRPr="00AB6DA0">
        <w:rPr>
          <w:lang w:val="es-CO"/>
          <w:rPrChange w:id="699" w:author="Massiel Nayibe Moreno Ladino" w:date="2025-01-15T12:57:00Z" w16du:dateUtc="2025-01-15T17:57:00Z">
            <w:rPr/>
          </w:rPrChange>
        </w:rPr>
        <w:instrText>HYPERLINK "https://partnersnet107.sharepoint.com/sites/FA/Organizational%20FA/Finance%20Policies%20&amp;%20Procedures/Supplemental%20Field%20Office%20Manuals/Colombia/_Drafts/HYPERLINK" \l "_3.1_Reconciliation_of"</w:instrText>
      </w:r>
      <w:r w:rsidR="00437E86">
        <w:fldChar w:fldCharType="separate"/>
      </w:r>
      <w:r w:rsidR="00437E86" w:rsidRPr="00313E05">
        <w:rPr>
          <w:rStyle w:val="Hipervnculo"/>
          <w:lang w:val="es-CR"/>
        </w:rPr>
        <w:t>3.4 Informes Financieros</w:t>
      </w:r>
      <w:r w:rsidR="00437E86">
        <w:fldChar w:fldCharType="end"/>
      </w:r>
      <w:r w:rsidR="00B05846" w:rsidRPr="00313E05">
        <w:rPr>
          <w:lang w:val="es-CR"/>
        </w:rPr>
        <w:t xml:space="preserve">. A menudo, los anticipos de flujo de caja no se liquidan en su totalidad cada mes y, por lo tanto, los fondos sobrantes deben tenerse en cuenta como efectivo disponible al determinar la solicitud de flujo de caja del mes siguiente. </w:t>
      </w:r>
      <w:r w:rsidR="008C3DF9" w:rsidRPr="00313E05">
        <w:rPr>
          <w:lang w:val="es-CR"/>
        </w:rPr>
        <w:t xml:space="preserve">Si los informes financieros no se presentan a tiempo, se podrán retener anticipos adicionales a </w:t>
      </w:r>
      <w:r w:rsidR="00824401" w:rsidRPr="00313E05">
        <w:rPr>
          <w:lang w:val="es-CR"/>
        </w:rPr>
        <w:t xml:space="preserve">Partners </w:t>
      </w:r>
      <w:r w:rsidR="008F6566" w:rsidRPr="00313E05">
        <w:rPr>
          <w:lang w:val="es-CR"/>
        </w:rPr>
        <w:t xml:space="preserve">Colombia </w:t>
      </w:r>
      <w:r w:rsidR="008C3DF9" w:rsidRPr="00313E05">
        <w:rPr>
          <w:lang w:val="es-CR"/>
        </w:rPr>
        <w:t>a discreción del Director Financiero.</w:t>
      </w:r>
    </w:p>
    <w:p w14:paraId="2B2A1AF1" w14:textId="77777777" w:rsidR="00441859" w:rsidRPr="00313E05" w:rsidRDefault="00DE7F5C">
      <w:pPr>
        <w:pStyle w:val="Ttulo3"/>
        <w:rPr>
          <w:lang w:val="es-CR"/>
        </w:rPr>
      </w:pPr>
      <w:bookmarkStart w:id="700" w:name="_Toc185435216"/>
      <w:r w:rsidRPr="00313E05">
        <w:rPr>
          <w:lang w:val="es-CR"/>
        </w:rPr>
        <w:t>6</w:t>
      </w:r>
      <w:r w:rsidR="00B05846" w:rsidRPr="00313E05">
        <w:rPr>
          <w:lang w:val="es-CR"/>
        </w:rPr>
        <w:t>.</w:t>
      </w:r>
      <w:r w:rsidRPr="00313E05">
        <w:rPr>
          <w:lang w:val="es-CR"/>
        </w:rPr>
        <w:t>4</w:t>
      </w:r>
      <w:r w:rsidR="00B05846" w:rsidRPr="00313E05">
        <w:rPr>
          <w:lang w:val="es-CR"/>
        </w:rPr>
        <w:t>.1 Exceso de efectivo en caja</w:t>
      </w:r>
      <w:bookmarkEnd w:id="700"/>
    </w:p>
    <w:p w14:paraId="09584979" w14:textId="77777777" w:rsidR="00441859" w:rsidRPr="00313E05" w:rsidRDefault="00DE7F5C">
      <w:pPr>
        <w:spacing w:line="360" w:lineRule="auto"/>
        <w:jc w:val="both"/>
        <w:rPr>
          <w:lang w:val="es-CR"/>
        </w:rPr>
      </w:pPr>
      <w:r w:rsidRPr="00313E05">
        <w:rPr>
          <w:lang w:val="es-CR"/>
        </w:rPr>
        <w:t xml:space="preserve">El exceso de fondos se </w:t>
      </w:r>
      <w:r w:rsidR="00B05846" w:rsidRPr="00313E05">
        <w:rPr>
          <w:lang w:val="es-CR"/>
        </w:rPr>
        <w:t xml:space="preserve">define como efectivo en exceso de 60 días de </w:t>
      </w:r>
      <w:r w:rsidRPr="00313E05">
        <w:rPr>
          <w:lang w:val="es-CR"/>
        </w:rPr>
        <w:t xml:space="preserve">necesidades de </w:t>
      </w:r>
      <w:r w:rsidR="000501C6" w:rsidRPr="00313E05">
        <w:rPr>
          <w:lang w:val="es-CR"/>
        </w:rPr>
        <w:t>efectivo para las operaciones en</w:t>
      </w:r>
      <w:r w:rsidR="008F6566" w:rsidRPr="00313E05">
        <w:rPr>
          <w:lang w:val="es-CR"/>
        </w:rPr>
        <w:t xml:space="preserve"> Colombia</w:t>
      </w:r>
      <w:r w:rsidR="00B05846" w:rsidRPr="00313E05">
        <w:rPr>
          <w:lang w:val="es-CR"/>
        </w:rPr>
        <w:t xml:space="preserve">. </w:t>
      </w:r>
      <w:r w:rsidR="00902456" w:rsidRPr="00313E05">
        <w:rPr>
          <w:lang w:val="es-CR"/>
        </w:rPr>
        <w:t xml:space="preserve">Como tener </w:t>
      </w:r>
      <w:r w:rsidR="00B05846" w:rsidRPr="00313E05">
        <w:rPr>
          <w:lang w:val="es-CR"/>
        </w:rPr>
        <w:t xml:space="preserve">un exceso de fondos en </w:t>
      </w:r>
      <w:r w:rsidR="008F6566" w:rsidRPr="00313E05">
        <w:rPr>
          <w:lang w:val="es-CR"/>
        </w:rPr>
        <w:t xml:space="preserve">Colombia </w:t>
      </w:r>
      <w:r w:rsidR="00B05846" w:rsidRPr="00313E05">
        <w:rPr>
          <w:lang w:val="es-CR"/>
        </w:rPr>
        <w:t xml:space="preserve">puede representar un </w:t>
      </w:r>
      <w:r w:rsidR="00B05846" w:rsidRPr="00313E05">
        <w:rPr>
          <w:lang w:val="es-CR"/>
        </w:rPr>
        <w:lastRenderedPageBreak/>
        <w:t>riesgo</w:t>
      </w:r>
      <w:r w:rsidR="00AE0173" w:rsidRPr="00313E05">
        <w:rPr>
          <w:lang w:val="es-CR"/>
        </w:rPr>
        <w:t xml:space="preserve">, </w:t>
      </w:r>
      <w:r w:rsidR="00BC3E7D" w:rsidRPr="00313E05">
        <w:rPr>
          <w:lang w:val="es-CR"/>
        </w:rPr>
        <w:t xml:space="preserve">Partners </w:t>
      </w:r>
      <w:r w:rsidR="008F6566" w:rsidRPr="00313E05">
        <w:rPr>
          <w:lang w:val="es-CR"/>
        </w:rPr>
        <w:t xml:space="preserve">Colombia </w:t>
      </w:r>
      <w:r w:rsidR="00AE0173" w:rsidRPr="00313E05">
        <w:rPr>
          <w:lang w:val="es-CR"/>
        </w:rPr>
        <w:t>debe consultar con Partners HQ para determinar el mejor curso de acción para rectificar la situación.</w:t>
      </w:r>
    </w:p>
    <w:p w14:paraId="1B076A18" w14:textId="77777777" w:rsidR="00441859" w:rsidRPr="00313E05" w:rsidRDefault="00DE7F5C">
      <w:pPr>
        <w:pStyle w:val="Ttulo2"/>
        <w:rPr>
          <w:lang w:val="es-CR"/>
        </w:rPr>
      </w:pPr>
      <w:bookmarkStart w:id="701" w:name="_Toc185435217"/>
      <w:r w:rsidRPr="00313E05">
        <w:rPr>
          <w:lang w:val="es-CR"/>
        </w:rPr>
        <w:t>6</w:t>
      </w:r>
      <w:r w:rsidR="00D61D00" w:rsidRPr="00313E05">
        <w:rPr>
          <w:lang w:val="es-CR"/>
        </w:rPr>
        <w:t>.</w:t>
      </w:r>
      <w:r w:rsidRPr="00313E05">
        <w:rPr>
          <w:lang w:val="es-CR"/>
        </w:rPr>
        <w:t xml:space="preserve">5 </w:t>
      </w:r>
      <w:r w:rsidR="00D61D00" w:rsidRPr="00313E05">
        <w:rPr>
          <w:lang w:val="es-CR"/>
        </w:rPr>
        <w:t>Políticas generales sobre el manejo de efectivo</w:t>
      </w:r>
      <w:bookmarkEnd w:id="701"/>
    </w:p>
    <w:p w14:paraId="067DEAF9" w14:textId="77777777" w:rsidR="00441859" w:rsidRPr="00313E05" w:rsidRDefault="00DE7F5C">
      <w:pPr>
        <w:spacing w:line="360" w:lineRule="auto"/>
        <w:jc w:val="both"/>
        <w:rPr>
          <w:lang w:val="es-CR"/>
        </w:rPr>
      </w:pPr>
      <w:r w:rsidRPr="00313E05">
        <w:rPr>
          <w:lang w:val="es-CR"/>
        </w:rPr>
        <w:t xml:space="preserve">A continuación se presentan los lineamientos generales </w:t>
      </w:r>
      <w:r w:rsidR="00824401" w:rsidRPr="00313E05">
        <w:rPr>
          <w:lang w:val="es-CR"/>
        </w:rPr>
        <w:t xml:space="preserve">que Partners </w:t>
      </w:r>
      <w:r w:rsidR="008F6566" w:rsidRPr="00313E05">
        <w:rPr>
          <w:lang w:val="es-CR"/>
        </w:rPr>
        <w:t xml:space="preserve">Colombia </w:t>
      </w:r>
      <w:r w:rsidRPr="00313E05">
        <w:rPr>
          <w:lang w:val="es-CR"/>
        </w:rPr>
        <w:t>debe cumplir para asegurar el cumplimiento y salvaguarda del efectivo.</w:t>
      </w:r>
    </w:p>
    <w:p w14:paraId="27ABF42D" w14:textId="77777777" w:rsidR="00441859" w:rsidRPr="00313E05" w:rsidRDefault="00DE7F5C">
      <w:pPr>
        <w:pStyle w:val="Ttulo3"/>
        <w:rPr>
          <w:lang w:val="es-CR"/>
        </w:rPr>
      </w:pPr>
      <w:bookmarkStart w:id="702" w:name="_Toc185435218"/>
      <w:r w:rsidRPr="00313E05">
        <w:rPr>
          <w:rStyle w:val="Ttulo3Car"/>
          <w:b/>
          <w:bCs/>
          <w:lang w:val="es-CR"/>
        </w:rPr>
        <w:t>6</w:t>
      </w:r>
      <w:r w:rsidR="00D61D00" w:rsidRPr="00313E05">
        <w:rPr>
          <w:rStyle w:val="Ttulo3Car"/>
          <w:b/>
          <w:bCs/>
          <w:lang w:val="es-CR"/>
        </w:rPr>
        <w:t>.</w:t>
      </w:r>
      <w:r w:rsidRPr="00313E05">
        <w:rPr>
          <w:rStyle w:val="Ttulo3Car"/>
          <w:b/>
          <w:bCs/>
          <w:lang w:val="es-CR"/>
        </w:rPr>
        <w:t>5</w:t>
      </w:r>
      <w:r w:rsidR="00D61D00" w:rsidRPr="00313E05">
        <w:rPr>
          <w:rStyle w:val="Ttulo3Car"/>
          <w:b/>
          <w:bCs/>
          <w:lang w:val="es-CR"/>
        </w:rPr>
        <w:t>.1 Utilización de cajas fuertes</w:t>
      </w:r>
      <w:bookmarkEnd w:id="702"/>
    </w:p>
    <w:p w14:paraId="0AC33226" w14:textId="77777777" w:rsidR="00441859" w:rsidRPr="00313E05" w:rsidRDefault="00DE7F5C">
      <w:pPr>
        <w:spacing w:line="360" w:lineRule="auto"/>
        <w:jc w:val="both"/>
        <w:rPr>
          <w:lang w:val="es-CR"/>
        </w:rPr>
      </w:pPr>
      <w:r w:rsidRPr="00313E05">
        <w:rPr>
          <w:lang w:val="es-CR"/>
        </w:rPr>
        <w:t xml:space="preserve">Partners </w:t>
      </w:r>
      <w:r w:rsidR="008F6566" w:rsidRPr="00313E05">
        <w:rPr>
          <w:lang w:val="es-CR"/>
        </w:rPr>
        <w:t xml:space="preserve">Colombia </w:t>
      </w:r>
      <w:r w:rsidR="00D61D00" w:rsidRPr="00313E05">
        <w:rPr>
          <w:lang w:val="es-CR"/>
        </w:rPr>
        <w:t xml:space="preserve">debe utilizar una caja fuerte para guardar el dinero en efectivo de la oficina. El acceso a la caja fuerte debe estar estrictamente controlado. </w:t>
      </w:r>
      <w:r w:rsidR="00A34823" w:rsidRPr="00313E05">
        <w:rPr>
          <w:lang w:val="es-CR"/>
        </w:rPr>
        <w:t xml:space="preserve">Sólo </w:t>
      </w:r>
      <w:r w:rsidR="00D61D00" w:rsidRPr="00313E05">
        <w:rPr>
          <w:lang w:val="es-CR"/>
        </w:rPr>
        <w:t xml:space="preserve">el </w:t>
      </w:r>
      <w:r w:rsidR="0079109C" w:rsidRPr="00313E05">
        <w:rPr>
          <w:lang w:val="es-CR"/>
        </w:rPr>
        <w:t xml:space="preserve">DP </w:t>
      </w:r>
      <w:r w:rsidR="00FF4BC7" w:rsidRPr="00313E05">
        <w:rPr>
          <w:lang w:val="es-CR"/>
        </w:rPr>
        <w:t xml:space="preserve">y el Gerente Financiero de la OE </w:t>
      </w:r>
      <w:r w:rsidR="00D61D00" w:rsidRPr="00313E05">
        <w:rPr>
          <w:lang w:val="es-CR"/>
        </w:rPr>
        <w:t xml:space="preserve">deben tener un juego de llaves. </w:t>
      </w:r>
    </w:p>
    <w:p w14:paraId="7D67A070" w14:textId="77777777" w:rsidR="00441859" w:rsidRPr="00313E05" w:rsidRDefault="00DE7F5C">
      <w:pPr>
        <w:pStyle w:val="Ttulo3"/>
        <w:rPr>
          <w:lang w:val="es-CR"/>
        </w:rPr>
      </w:pPr>
      <w:bookmarkStart w:id="703" w:name="_Toc185435219"/>
      <w:r w:rsidRPr="00313E05">
        <w:rPr>
          <w:rStyle w:val="Ttulo3Car"/>
          <w:b/>
          <w:bCs/>
          <w:lang w:val="es-CR"/>
        </w:rPr>
        <w:t>6</w:t>
      </w:r>
      <w:r w:rsidR="00D61D00" w:rsidRPr="00313E05">
        <w:rPr>
          <w:rStyle w:val="Ttulo3Car"/>
          <w:b/>
          <w:bCs/>
          <w:lang w:val="es-CR"/>
        </w:rPr>
        <w:t>.</w:t>
      </w:r>
      <w:r w:rsidRPr="00313E05">
        <w:rPr>
          <w:rStyle w:val="Ttulo3Car"/>
          <w:b/>
          <w:bCs/>
          <w:lang w:val="es-CR"/>
        </w:rPr>
        <w:t>5</w:t>
      </w:r>
      <w:r w:rsidR="00D61D00" w:rsidRPr="00313E05">
        <w:rPr>
          <w:rStyle w:val="Ttulo3Car"/>
          <w:b/>
          <w:bCs/>
          <w:lang w:val="es-CR"/>
        </w:rPr>
        <w:t>.</w:t>
      </w:r>
      <w:r w:rsidRPr="00313E05">
        <w:rPr>
          <w:rStyle w:val="Ttulo3Car"/>
          <w:b/>
          <w:bCs/>
          <w:lang w:val="es-CR"/>
        </w:rPr>
        <w:t xml:space="preserve">2 </w:t>
      </w:r>
      <w:r w:rsidR="00D61D00" w:rsidRPr="00313E05">
        <w:rPr>
          <w:rStyle w:val="Ttulo3Car"/>
          <w:b/>
          <w:bCs/>
          <w:lang w:val="es-CR"/>
        </w:rPr>
        <w:t>Minimizar las transacciones en efectivo</w:t>
      </w:r>
      <w:bookmarkEnd w:id="703"/>
    </w:p>
    <w:p w14:paraId="0B82D137" w14:textId="77777777" w:rsidR="00441859" w:rsidRPr="00313E05" w:rsidRDefault="00DE7F5C">
      <w:pPr>
        <w:spacing w:line="360" w:lineRule="auto"/>
        <w:jc w:val="both"/>
        <w:rPr>
          <w:lang w:val="es-CR"/>
        </w:rPr>
      </w:pPr>
      <w:r w:rsidRPr="00313E05">
        <w:rPr>
          <w:lang w:val="es-CR"/>
        </w:rPr>
        <w:t xml:space="preserve">Dados los riesgos inherentes al manejo de efectivo, </w:t>
      </w:r>
      <w:r w:rsidR="00BC3E7D" w:rsidRPr="00313E05">
        <w:rPr>
          <w:lang w:val="es-CR"/>
        </w:rPr>
        <w:t xml:space="preserve">Compañeros </w:t>
      </w:r>
      <w:r w:rsidR="008F6566" w:rsidRPr="00313E05">
        <w:rPr>
          <w:lang w:val="es-CR"/>
        </w:rPr>
        <w:t xml:space="preserve">Colombia </w:t>
      </w:r>
      <w:r w:rsidRPr="00313E05">
        <w:rPr>
          <w:lang w:val="es-CR"/>
        </w:rPr>
        <w:t xml:space="preserve">debe utilizar siempre que sea posible otros medios de pago, </w:t>
      </w:r>
      <w:r w:rsidR="00E466C0" w:rsidRPr="00313E05">
        <w:rPr>
          <w:lang w:val="es-CR"/>
        </w:rPr>
        <w:t>como tarjeta de débito bancaria, cheques o transferencias bancarias y evitar el uso de caja chica y anticipos</w:t>
      </w:r>
      <w:r w:rsidRPr="00313E05">
        <w:rPr>
          <w:lang w:val="es-CR"/>
        </w:rPr>
        <w:t xml:space="preserve">. El pago </w:t>
      </w:r>
      <w:r w:rsidR="00AE0173" w:rsidRPr="00313E05">
        <w:rPr>
          <w:lang w:val="es-CR"/>
        </w:rPr>
        <w:t xml:space="preserve">máximo </w:t>
      </w:r>
      <w:r w:rsidRPr="00313E05">
        <w:rPr>
          <w:lang w:val="es-CR"/>
        </w:rPr>
        <w:t xml:space="preserve">en efectivo </w:t>
      </w:r>
      <w:r w:rsidR="00AE0173" w:rsidRPr="00313E05">
        <w:rPr>
          <w:lang w:val="es-CR"/>
        </w:rPr>
        <w:t xml:space="preserve">que se permite es de </w:t>
      </w:r>
      <w:r w:rsidR="002922AE" w:rsidRPr="00313E05">
        <w:rPr>
          <w:lang w:val="es-CR"/>
        </w:rPr>
        <w:t xml:space="preserve">USD </w:t>
      </w:r>
      <w:r w:rsidR="00F622B7" w:rsidRPr="00313E05">
        <w:rPr>
          <w:lang w:val="es-CR"/>
        </w:rPr>
        <w:t>$25</w:t>
      </w:r>
      <w:r w:rsidR="006D408C" w:rsidRPr="00313E05">
        <w:rPr>
          <w:lang w:val="es-CR"/>
        </w:rPr>
        <w:t>.00</w:t>
      </w:r>
      <w:r w:rsidR="00AE0173" w:rsidRPr="00313E05">
        <w:rPr>
          <w:lang w:val="es-CR"/>
        </w:rPr>
        <w:t>. Las transacciones que superen este umbral deberán realizarse con otro medio de pago como cheque o transferencia bancaria.</w:t>
      </w:r>
    </w:p>
    <w:p w14:paraId="34A0ED71" w14:textId="77777777" w:rsidR="00441859" w:rsidRPr="00313E05" w:rsidRDefault="00DE7F5C">
      <w:pPr>
        <w:pStyle w:val="Ttulo3"/>
        <w:rPr>
          <w:lang w:val="es-CR"/>
        </w:rPr>
      </w:pPr>
      <w:bookmarkStart w:id="704" w:name="_Toc185435220"/>
      <w:r w:rsidRPr="00313E05">
        <w:rPr>
          <w:rStyle w:val="Ttulo3Car"/>
          <w:b/>
          <w:bCs/>
          <w:lang w:val="es-CR"/>
        </w:rPr>
        <w:t>6</w:t>
      </w:r>
      <w:r w:rsidR="00D61D00" w:rsidRPr="00313E05">
        <w:rPr>
          <w:lang w:val="es-CR"/>
        </w:rPr>
        <w:t>.</w:t>
      </w:r>
      <w:r w:rsidRPr="00313E05">
        <w:rPr>
          <w:lang w:val="es-CR"/>
        </w:rPr>
        <w:t>5</w:t>
      </w:r>
      <w:r w:rsidR="00D61D00" w:rsidRPr="00313E05">
        <w:rPr>
          <w:lang w:val="es-CR"/>
        </w:rPr>
        <w:t>.</w:t>
      </w:r>
      <w:r w:rsidRPr="00313E05">
        <w:rPr>
          <w:lang w:val="es-CR"/>
        </w:rPr>
        <w:t xml:space="preserve">3 </w:t>
      </w:r>
      <w:r w:rsidR="00D61D00" w:rsidRPr="00313E05">
        <w:rPr>
          <w:lang w:val="es-CR"/>
        </w:rPr>
        <w:t>Justificante de recepción por el beneficiario</w:t>
      </w:r>
      <w:bookmarkEnd w:id="704"/>
    </w:p>
    <w:p w14:paraId="1CC1E650" w14:textId="77777777" w:rsidR="00441859" w:rsidRPr="00313E05" w:rsidRDefault="00DE7F5C">
      <w:pPr>
        <w:spacing w:line="360" w:lineRule="auto"/>
        <w:jc w:val="both"/>
        <w:rPr>
          <w:lang w:val="es-CR"/>
        </w:rPr>
      </w:pPr>
      <w:r w:rsidRPr="00313E05">
        <w:rPr>
          <w:lang w:val="es-CR"/>
        </w:rPr>
        <w:t xml:space="preserve">Para evitar pagos duplicados o reclamaciones por discrepancias, todos los pagos en efectivo deben documentarse con un justificante </w:t>
      </w:r>
      <w:r w:rsidR="00204723" w:rsidRPr="00313E05">
        <w:rPr>
          <w:lang w:val="es-CR"/>
        </w:rPr>
        <w:t xml:space="preserve">de recepción del beneficiario. </w:t>
      </w:r>
      <w:r w:rsidRPr="00313E05">
        <w:rPr>
          <w:lang w:val="es-CR"/>
        </w:rPr>
        <w:t xml:space="preserve">Esto significa que el beneficiario del pago debe firmar que ha recibido la totalidad del efectivo en el momento del pago. Debe prepararse un recibo numerado por duplicado indicando el importe y la fecha, y debe ser firmado por el beneficiario. Debe entregarse un ejemplar al beneficiario y otro debe conservarse e incluirse con la documentación del comprobante. </w:t>
      </w:r>
    </w:p>
    <w:p w14:paraId="55AD51DE" w14:textId="77777777" w:rsidR="00441859" w:rsidRPr="00313E05" w:rsidRDefault="00DE7F5C">
      <w:pPr>
        <w:pStyle w:val="Ttulo3"/>
        <w:rPr>
          <w:lang w:val="es-CR"/>
        </w:rPr>
      </w:pPr>
      <w:bookmarkStart w:id="705" w:name="_Toc185435221"/>
      <w:r w:rsidRPr="00313E05">
        <w:rPr>
          <w:rStyle w:val="Ttulo3Car"/>
          <w:b/>
          <w:bCs/>
          <w:lang w:val="es-CR"/>
        </w:rPr>
        <w:t xml:space="preserve">6.5.4 </w:t>
      </w:r>
      <w:r w:rsidR="00D61D00" w:rsidRPr="00313E05">
        <w:rPr>
          <w:rStyle w:val="Ttulo3Car"/>
          <w:b/>
          <w:bCs/>
          <w:lang w:val="es-CR"/>
        </w:rPr>
        <w:t xml:space="preserve">Recuentos periódicos de efectivo </w:t>
      </w:r>
      <w:r w:rsidR="00C06BC3" w:rsidRPr="00313E05">
        <w:rPr>
          <w:rStyle w:val="Ttulo3Car"/>
          <w:b/>
          <w:bCs/>
          <w:lang w:val="es-CR"/>
        </w:rPr>
        <w:t>- Certificación de caja chica</w:t>
      </w:r>
      <w:bookmarkEnd w:id="705"/>
    </w:p>
    <w:p w14:paraId="752AA470" w14:textId="77777777" w:rsidR="00441859" w:rsidRPr="00313E05" w:rsidRDefault="00DE7F5C">
      <w:pPr>
        <w:spacing w:line="360" w:lineRule="auto"/>
        <w:jc w:val="both"/>
        <w:rPr>
          <w:lang w:val="es-CR"/>
        </w:rPr>
      </w:pPr>
      <w:r w:rsidRPr="00313E05">
        <w:rPr>
          <w:lang w:val="es-CR"/>
        </w:rPr>
        <w:t xml:space="preserve">Los saldos de caja deben contarse físicamente </w:t>
      </w:r>
      <w:r w:rsidR="00C06BC3" w:rsidRPr="00313E05">
        <w:rPr>
          <w:lang w:val="es-CR"/>
        </w:rPr>
        <w:t xml:space="preserve">de forma periódica para garantizar que </w:t>
      </w:r>
      <w:r w:rsidRPr="00313E05">
        <w:rPr>
          <w:lang w:val="es-CR"/>
        </w:rPr>
        <w:t>los saldos del libro de caja/recibos coinciden con el efectivo real disponible</w:t>
      </w:r>
      <w:r w:rsidR="000501C6" w:rsidRPr="00313E05">
        <w:rPr>
          <w:lang w:val="es-CR"/>
        </w:rPr>
        <w:t xml:space="preserve">. Estos recuentos de efectivo deben realizarse de acuerdo con la </w:t>
      </w:r>
      <w:r w:rsidR="000501C6">
        <w:fldChar w:fldCharType="begin"/>
      </w:r>
      <w:r w:rsidR="000501C6" w:rsidRPr="00AB6DA0">
        <w:rPr>
          <w:lang w:val="es-CO"/>
          <w:rPrChange w:id="706" w:author="Massiel Nayibe Moreno Ladino" w:date="2025-01-15T12:57:00Z" w16du:dateUtc="2025-01-15T17:57:00Z">
            <w:rPr/>
          </w:rPrChange>
        </w:rPr>
        <w:instrText>HYPERLINK \l "_6.1_Petty_Cash"</w:instrText>
      </w:r>
      <w:r w:rsidR="000501C6">
        <w:fldChar w:fldCharType="separate"/>
      </w:r>
      <w:r w:rsidR="000501C6" w:rsidRPr="00313E05">
        <w:rPr>
          <w:rStyle w:val="Hipervnculo"/>
          <w:lang w:val="es-CR"/>
        </w:rPr>
        <w:t>Sección 6.1 Caja Menor</w:t>
      </w:r>
      <w:r w:rsidR="000501C6">
        <w:fldChar w:fldCharType="end"/>
      </w:r>
      <w:r w:rsidRPr="00313E05">
        <w:rPr>
          <w:lang w:val="es-CR"/>
        </w:rPr>
        <w:t xml:space="preserve">. </w:t>
      </w:r>
      <w:r w:rsidR="00C06BC3" w:rsidRPr="00313E05">
        <w:rPr>
          <w:lang w:val="es-CR"/>
        </w:rPr>
        <w:t xml:space="preserve">Las certificaciones de caja chica </w:t>
      </w:r>
      <w:r w:rsidRPr="00313E05">
        <w:rPr>
          <w:lang w:val="es-CR"/>
        </w:rPr>
        <w:t xml:space="preserve">deben ajustarse a las siguientes pautas generales: </w:t>
      </w:r>
    </w:p>
    <w:p w14:paraId="7FF34103" w14:textId="77777777" w:rsidR="00441859" w:rsidRPr="00313E05" w:rsidRDefault="00DE7F5C">
      <w:pPr>
        <w:pStyle w:val="Prrafodelista"/>
        <w:numPr>
          <w:ilvl w:val="0"/>
          <w:numId w:val="46"/>
        </w:numPr>
        <w:spacing w:before="120" w:line="360" w:lineRule="auto"/>
        <w:jc w:val="both"/>
        <w:rPr>
          <w:lang w:val="es-CR"/>
        </w:rPr>
      </w:pPr>
      <w:r w:rsidRPr="00313E05">
        <w:rPr>
          <w:lang w:val="es-CR"/>
        </w:rPr>
        <w:lastRenderedPageBreak/>
        <w:t>El recuento de efectivo debe hacerse discretamente, fuera de la vista general y sin ser molestado.</w:t>
      </w:r>
    </w:p>
    <w:p w14:paraId="321218AF" w14:textId="77777777" w:rsidR="00441859" w:rsidRPr="00313E05" w:rsidRDefault="00DE7F5C">
      <w:pPr>
        <w:pStyle w:val="Prrafodelista"/>
        <w:numPr>
          <w:ilvl w:val="0"/>
          <w:numId w:val="46"/>
        </w:numPr>
        <w:spacing w:before="120" w:line="360" w:lineRule="auto"/>
        <w:jc w:val="both"/>
        <w:rPr>
          <w:lang w:val="es-CR"/>
        </w:rPr>
      </w:pPr>
      <w:r w:rsidRPr="00313E05">
        <w:rPr>
          <w:lang w:val="es-CR"/>
        </w:rPr>
        <w:t xml:space="preserve">El recuento debe ser </w:t>
      </w:r>
      <w:r w:rsidR="008F6A81" w:rsidRPr="00313E05">
        <w:rPr>
          <w:lang w:val="es-CR"/>
        </w:rPr>
        <w:t xml:space="preserve">realizado por un mínimo de dos personas. </w:t>
      </w:r>
      <w:r w:rsidRPr="00313E05">
        <w:rPr>
          <w:lang w:val="es-CR"/>
        </w:rPr>
        <w:t xml:space="preserve">Una debe actuar como contador y la otra como testigo del recuento. </w:t>
      </w:r>
      <w:r w:rsidR="008F6A81" w:rsidRPr="00313E05">
        <w:rPr>
          <w:lang w:val="es-CR"/>
        </w:rPr>
        <w:t xml:space="preserve">En </w:t>
      </w:r>
      <w:r w:rsidR="0062592E">
        <w:fldChar w:fldCharType="begin"/>
      </w:r>
      <w:r w:rsidR="0062592E" w:rsidRPr="00AB6DA0">
        <w:rPr>
          <w:lang w:val="es-CO"/>
          <w:rPrChange w:id="707" w:author="Massiel Nayibe Moreno Ladino" w:date="2025-01-15T12:57:00Z" w16du:dateUtc="2025-01-15T17:57:00Z">
            <w:rPr/>
          </w:rPrChange>
        </w:rPr>
        <w:instrText>HYPERLINK \l "_Annex_E_2"</w:instrText>
      </w:r>
      <w:r w:rsidR="0062592E">
        <w:fldChar w:fldCharType="separate"/>
      </w:r>
      <w:r w:rsidR="0062592E" w:rsidRPr="00313E05">
        <w:rPr>
          <w:rStyle w:val="Hipervnculo"/>
          <w:lang w:val="es-CR"/>
        </w:rPr>
        <w:t>el Anexo E</w:t>
      </w:r>
      <w:r w:rsidR="0062592E">
        <w:fldChar w:fldCharType="end"/>
      </w:r>
      <w:r w:rsidR="008F6A81" w:rsidRPr="00313E05">
        <w:rPr>
          <w:lang w:val="es-CR"/>
        </w:rPr>
        <w:t xml:space="preserve"> figura un modelo de Certificación de Caja Menor </w:t>
      </w:r>
      <w:r w:rsidR="00C06BC3" w:rsidRPr="00313E05">
        <w:rPr>
          <w:lang w:val="es-CR"/>
        </w:rPr>
        <w:t>que debe cumplimentarse cada vez.</w:t>
      </w:r>
    </w:p>
    <w:p w14:paraId="7B49D081" w14:textId="77777777" w:rsidR="00441859" w:rsidRPr="00313E05" w:rsidRDefault="00DE7F5C">
      <w:pPr>
        <w:pStyle w:val="Prrafodelista"/>
        <w:numPr>
          <w:ilvl w:val="0"/>
          <w:numId w:val="46"/>
        </w:numPr>
        <w:spacing w:before="120" w:line="360" w:lineRule="auto"/>
        <w:jc w:val="both"/>
        <w:rPr>
          <w:lang w:val="es-CR"/>
        </w:rPr>
      </w:pPr>
      <w:r w:rsidRPr="00313E05">
        <w:rPr>
          <w:lang w:val="es-CR"/>
        </w:rPr>
        <w:t xml:space="preserve">Los recuentos de efectivo deben realizarse </w:t>
      </w:r>
      <w:r w:rsidR="008F6A81" w:rsidRPr="00313E05">
        <w:rPr>
          <w:lang w:val="es-CR"/>
        </w:rPr>
        <w:t>cada mes y de forma aleatoria</w:t>
      </w:r>
      <w:r w:rsidRPr="00313E05">
        <w:rPr>
          <w:lang w:val="es-CR"/>
        </w:rPr>
        <w:t xml:space="preserve">. </w:t>
      </w:r>
      <w:r w:rsidR="008F6A81" w:rsidRPr="00313E05">
        <w:rPr>
          <w:lang w:val="es-CR"/>
        </w:rPr>
        <w:t>Tenga en cuenta que la sede central de Partners se reserva el derecho de solicitar una certificación de caja chica en cualquier momento</w:t>
      </w:r>
      <w:r w:rsidR="00744154" w:rsidRPr="00313E05">
        <w:rPr>
          <w:lang w:val="es-CR"/>
        </w:rPr>
        <w:t xml:space="preserve">. </w:t>
      </w:r>
    </w:p>
    <w:p w14:paraId="59D0EA62" w14:textId="77777777" w:rsidR="00441859" w:rsidRPr="00313E05" w:rsidRDefault="00DE7F5C">
      <w:pPr>
        <w:pStyle w:val="Prrafodelista"/>
        <w:numPr>
          <w:ilvl w:val="0"/>
          <w:numId w:val="46"/>
        </w:numPr>
        <w:spacing w:before="120" w:line="360" w:lineRule="auto"/>
        <w:jc w:val="both"/>
        <w:rPr>
          <w:lang w:val="es-CR"/>
        </w:rPr>
      </w:pPr>
      <w:r w:rsidRPr="00313E05">
        <w:rPr>
          <w:lang w:val="es-CR"/>
        </w:rPr>
        <w:t xml:space="preserve">Cualquier exceso o defecto debe registrarse en el libro de caja a final de mes para conciliarlo </w:t>
      </w:r>
      <w:r w:rsidR="00056B35" w:rsidRPr="00313E05">
        <w:rPr>
          <w:lang w:val="es-CR"/>
        </w:rPr>
        <w:t xml:space="preserve">con </w:t>
      </w:r>
      <w:r w:rsidRPr="00313E05">
        <w:rPr>
          <w:lang w:val="es-CR"/>
        </w:rPr>
        <w:t xml:space="preserve">el recuento final. Las discrepancias no pueden trasladarse a períodos futuros. La causa de cualquier exceso o defecto debe investigarse más a fondo y deben tomarse las medidas apropiadas para garantizar que no vuelva a ocurrir en el futuro. </w:t>
      </w:r>
      <w:r w:rsidR="008F6A81" w:rsidRPr="00313E05">
        <w:rPr>
          <w:lang w:val="es-CR"/>
        </w:rPr>
        <w:t xml:space="preserve">Cualquier discrepancia debe notificarse </w:t>
      </w:r>
      <w:r w:rsidRPr="00313E05">
        <w:rPr>
          <w:lang w:val="es-CR"/>
        </w:rPr>
        <w:t>a la sede de los socios.</w:t>
      </w:r>
    </w:p>
    <w:p w14:paraId="3EBCA5D1" w14:textId="77777777" w:rsidR="00441859" w:rsidRDefault="00DE7F5C">
      <w:pPr>
        <w:pStyle w:val="Ttulo1"/>
      </w:pPr>
      <w:bookmarkStart w:id="708" w:name="_Toc185435222"/>
      <w:r w:rsidRPr="00212421">
        <w:t>7</w:t>
      </w:r>
      <w:r w:rsidR="00FE10AA" w:rsidRPr="00310A2B">
        <w:t xml:space="preserve">. </w:t>
      </w:r>
      <w:r w:rsidR="00BC3E7D" w:rsidRPr="00872324">
        <w:t xml:space="preserve">Socios </w:t>
      </w:r>
      <w:r w:rsidR="008F6566" w:rsidRPr="004D6C31">
        <w:t xml:space="preserve">Colombia </w:t>
      </w:r>
      <w:r w:rsidR="00221916" w:rsidRPr="004D6C31">
        <w:t>Políticas generales</w:t>
      </w:r>
      <w:bookmarkEnd w:id="708"/>
    </w:p>
    <w:p w14:paraId="66321233" w14:textId="77777777" w:rsidR="00441859" w:rsidRDefault="00DE7F5C">
      <w:pPr>
        <w:pStyle w:val="Ttulo2"/>
        <w:numPr>
          <w:ilvl w:val="1"/>
          <w:numId w:val="82"/>
        </w:numPr>
        <w:rPr>
          <w:highlight w:val="yellow"/>
        </w:rPr>
      </w:pPr>
      <w:bookmarkStart w:id="709" w:name="_Toc185435223"/>
      <w:bookmarkStart w:id="710" w:name="_Toc29250475"/>
      <w:r>
        <w:t>Personas y conductas c</w:t>
      </w:r>
      <w:r w:rsidRPr="3CE8A67A">
        <w:rPr>
          <w:highlight w:val="yellow"/>
          <w:rPrChange w:id="711" w:author="Diana Rosario Figueroa" w:date="2025-01-15T13:06:00Z" w16du:dateUtc="2025-01-15T18:06:00Z">
            <w:rPr/>
          </w:rPrChange>
        </w:rPr>
        <w:t>ubiertas</w:t>
      </w:r>
      <w:bookmarkEnd w:id="709"/>
    </w:p>
    <w:p w14:paraId="29F10F1D" w14:textId="77777777" w:rsidR="00441859" w:rsidRPr="00313E05" w:rsidRDefault="00DE7F5C">
      <w:pPr>
        <w:spacing w:line="360" w:lineRule="auto"/>
        <w:jc w:val="both"/>
        <w:rPr>
          <w:lang w:val="es-CR"/>
        </w:rPr>
      </w:pPr>
      <w:r w:rsidRPr="00313E05">
        <w:rPr>
          <w:lang w:val="es-CR"/>
        </w:rPr>
        <w:t>Estas políticas generales se aplican a todos los solicitantes y empleados, ya sea en relación con la conducta realizada por compañeros de trabajo o por alguien que no esté directamente relacionado con Partners (por ejemplo, un proveedor externo, consultor o cliente).</w:t>
      </w:r>
    </w:p>
    <w:p w14:paraId="32D5A83B" w14:textId="77777777" w:rsidR="000C6649" w:rsidRPr="00313E05" w:rsidRDefault="000C6649" w:rsidP="005429D4">
      <w:pPr>
        <w:spacing w:line="360" w:lineRule="auto"/>
        <w:jc w:val="both"/>
        <w:rPr>
          <w:lang w:val="es-CR"/>
        </w:rPr>
      </w:pPr>
    </w:p>
    <w:p w14:paraId="1FDD842F" w14:textId="77777777" w:rsidR="00441859" w:rsidRPr="00313E05" w:rsidRDefault="00DE7F5C">
      <w:pPr>
        <w:spacing w:line="360" w:lineRule="auto"/>
        <w:jc w:val="both"/>
        <w:rPr>
          <w:lang w:val="es-CR"/>
        </w:rPr>
      </w:pPr>
      <w:r w:rsidRPr="00313E05">
        <w:rPr>
          <w:lang w:val="es-CR"/>
        </w:rPr>
        <w:t>La conducta prohibida por estas políticas es inaceptable en el lugar de trabajo y en cualquier entorno relacionado con el trabajo fuera del lugar de trabajo, como durante viajes de negocios, reuniones de negocios y eventos sociales relacionados con la empresa.</w:t>
      </w:r>
    </w:p>
    <w:p w14:paraId="1024BED7" w14:textId="77777777" w:rsidR="00441859" w:rsidRDefault="00DE7F5C">
      <w:pPr>
        <w:pStyle w:val="Ttulo2"/>
        <w:numPr>
          <w:ilvl w:val="1"/>
          <w:numId w:val="82"/>
        </w:numPr>
      </w:pPr>
      <w:bookmarkStart w:id="712" w:name="_Toc185435224"/>
      <w:r w:rsidRPr="00127258">
        <w:t xml:space="preserve">Política anticorrupción </w:t>
      </w:r>
      <w:r w:rsidR="00777355">
        <w:t>y antisoborno</w:t>
      </w:r>
      <w:bookmarkEnd w:id="710"/>
      <w:bookmarkEnd w:id="712"/>
    </w:p>
    <w:p w14:paraId="6CBA07AF" w14:textId="77777777" w:rsidR="00441859" w:rsidRPr="00313E05" w:rsidRDefault="00DE7F5C">
      <w:pPr>
        <w:spacing w:line="360" w:lineRule="auto"/>
        <w:jc w:val="both"/>
        <w:rPr>
          <w:lang w:val="es-CR"/>
        </w:rPr>
      </w:pPr>
      <w:r w:rsidRPr="00313E05">
        <w:rPr>
          <w:lang w:val="es-CR"/>
        </w:rPr>
        <w:t xml:space="preserve">Partners Colombia y sus afiliados deben tener una tolerancia cero contra el soborno y la corrupción. El objetivo de la política anticorrupción es garantizar que se apliquen los procedimientos anticorrupción y soborno adecuados para evitar cualquier violación de las leyes y reglamentos pertinentes. Esta política se aplica a todos los directivos, consejeros, accionistas, empleados y </w:t>
      </w:r>
      <w:r w:rsidRPr="00313E05">
        <w:rPr>
          <w:lang w:val="es-CR"/>
        </w:rPr>
        <w:lastRenderedPageBreak/>
        <w:t xml:space="preserve">representantes designados de terceros. Para obtener una copia de la política completa, consulte el </w:t>
      </w:r>
      <w:r w:rsidR="00AE65EF">
        <w:fldChar w:fldCharType="begin"/>
      </w:r>
      <w:r w:rsidR="00AE65EF" w:rsidRPr="00AB6DA0">
        <w:rPr>
          <w:lang w:val="es-CO"/>
          <w:rPrChange w:id="713" w:author="Massiel Nayibe Moreno Ladino" w:date="2025-01-15T12:57:00Z" w16du:dateUtc="2025-01-15T17:57:00Z">
            <w:rPr/>
          </w:rPrChange>
        </w:rPr>
        <w:instrText>HYPERLINK "https://partnersnet107.sharepoint.com/:f:/s/FA/EgjISdGODW1ahEtBoNtoCbkBw0yYLw9Yhq3eSbm-QbtZyQ?e=STvWTR"</w:instrText>
      </w:r>
      <w:r w:rsidR="00AE65EF">
        <w:fldChar w:fldCharType="separate"/>
      </w:r>
      <w:r w:rsidR="00AE65EF" w:rsidRPr="00313E05">
        <w:rPr>
          <w:rStyle w:val="Hipervnculo"/>
          <w:rFonts w:cs="Times New Roman"/>
          <w:lang w:val="es-CR"/>
        </w:rPr>
        <w:t>Manual de la Oficina de Campo de los Socios Generales</w:t>
      </w:r>
      <w:r w:rsidR="00AE65EF">
        <w:fldChar w:fldCharType="end"/>
      </w:r>
      <w:r w:rsidRPr="00313E05">
        <w:rPr>
          <w:lang w:val="es-CR"/>
        </w:rPr>
        <w:t>.</w:t>
      </w:r>
    </w:p>
    <w:p w14:paraId="37C5ACA7" w14:textId="77777777" w:rsidR="00441859" w:rsidRPr="00313E05" w:rsidRDefault="00DE7F5C">
      <w:pPr>
        <w:spacing w:line="360" w:lineRule="auto"/>
        <w:jc w:val="both"/>
        <w:rPr>
          <w:rFonts w:cs="Times New Roman"/>
          <w:lang w:val="es-CR"/>
        </w:rPr>
      </w:pPr>
      <w:r w:rsidRPr="00313E05">
        <w:rPr>
          <w:rFonts w:cs="Times New Roman"/>
          <w:lang w:val="es-CR"/>
        </w:rPr>
        <w:t xml:space="preserve">Partners </w:t>
      </w:r>
      <w:r w:rsidR="00772C01" w:rsidRPr="00313E05">
        <w:rPr>
          <w:rFonts w:cs="Times New Roman"/>
          <w:lang w:val="es-CR"/>
        </w:rPr>
        <w:t xml:space="preserve">Colombia </w:t>
      </w:r>
      <w:r w:rsidRPr="00313E05">
        <w:rPr>
          <w:rFonts w:cs="Times New Roman"/>
          <w:lang w:val="es-CR"/>
        </w:rPr>
        <w:t>se compromete a prevenir la corrupción y el soborno en todos los aspectos de nuestras operaciones comerciales. Se aplica a todos los empleados y representantes que actúan en nombre de Partners. Esta política está diseñada para asegurar el cumplimiento de las leyes y regulaciones anticorrupción, incluyendo la Ley de Prácticas Corruptas en el Extranjero (FCPA), la Ley de Soborno del Reino Unido y otras leyes aplicables.</w:t>
      </w:r>
      <w:bookmarkStart w:id="714" w:name="_Toc184693557"/>
      <w:bookmarkEnd w:id="714"/>
    </w:p>
    <w:p w14:paraId="0E95DAE1" w14:textId="77777777" w:rsidR="00772E55" w:rsidRPr="00313E05" w:rsidRDefault="00772E55" w:rsidP="00772E55">
      <w:pPr>
        <w:spacing w:line="360" w:lineRule="auto"/>
        <w:jc w:val="both"/>
        <w:rPr>
          <w:rFonts w:cs="Times New Roman"/>
          <w:lang w:val="es-CR"/>
        </w:rPr>
      </w:pPr>
      <w:bookmarkStart w:id="715" w:name="_Toc184693558"/>
      <w:bookmarkEnd w:id="715"/>
    </w:p>
    <w:p w14:paraId="357D41AF" w14:textId="77777777" w:rsidR="00441859" w:rsidRDefault="00DE7F5C">
      <w:pPr>
        <w:spacing w:line="360" w:lineRule="auto"/>
        <w:jc w:val="both"/>
        <w:rPr>
          <w:rFonts w:cs="Times New Roman"/>
        </w:rPr>
      </w:pPr>
      <w:r w:rsidRPr="00313E05">
        <w:rPr>
          <w:rFonts w:cs="Times New Roman"/>
          <w:lang w:val="es-CR"/>
        </w:rPr>
        <w:t xml:space="preserve">Partners prohíbe estrictamente cualquier forma de corrupción, soborno o comportamiento poco ético en sus tratos comerciales, y todas las actividades e interacciones comerciales deben llevarse a cabo con honestidad, transparencia e integridad. Ningún representante de Partners está autorizado a ofrecer, prometer, dar, solicitar o recibir ningún pago indebido, beneficio o ventaja a o de cualquier persona, incluyendo funcionarios del gobierno, para obtener una ventaja comercial injusta. </w:t>
      </w:r>
      <w:r w:rsidRPr="000A6F7D">
        <w:rPr>
          <w:rFonts w:cs="Times New Roman"/>
        </w:rPr>
        <w:t>Se aplican los siguientes requisitos:</w:t>
      </w:r>
      <w:bookmarkStart w:id="716" w:name="_Toc184693559"/>
      <w:bookmarkEnd w:id="716"/>
    </w:p>
    <w:p w14:paraId="1CC3FDC1" w14:textId="77777777" w:rsidR="00772E55" w:rsidRPr="000A6F7D" w:rsidRDefault="00772E55" w:rsidP="00772E55">
      <w:pPr>
        <w:spacing w:line="360" w:lineRule="auto"/>
        <w:jc w:val="both"/>
        <w:rPr>
          <w:rFonts w:cs="Times New Roman"/>
        </w:rPr>
      </w:pPr>
      <w:bookmarkStart w:id="717" w:name="_Toc184693560"/>
      <w:bookmarkEnd w:id="717"/>
    </w:p>
    <w:p w14:paraId="214DA733" w14:textId="77777777" w:rsidR="00441859" w:rsidRPr="00313E05" w:rsidRDefault="00DE7F5C">
      <w:pPr>
        <w:pStyle w:val="Prrafodelista"/>
        <w:numPr>
          <w:ilvl w:val="0"/>
          <w:numId w:val="79"/>
        </w:numPr>
        <w:spacing w:after="200" w:line="360" w:lineRule="auto"/>
        <w:jc w:val="both"/>
        <w:rPr>
          <w:rFonts w:cs="Times New Roman"/>
          <w:lang w:val="es-CR"/>
        </w:rPr>
      </w:pPr>
      <w:r w:rsidRPr="00313E05">
        <w:rPr>
          <w:rFonts w:cs="Times New Roman"/>
          <w:lang w:val="es-CR"/>
        </w:rPr>
        <w:t xml:space="preserve">Regalos, entretenimiento, dinero y hospitalidad: Se prohíbe a los empleados y representantes solicitar o aceptar dinero, préstamos, créditos, entretenimiento, favores, servicios, regalos u otros incentivos, independientemente de su importe, que puedan inducir, o ser percibidos como que inducen, al individuo a tomar cualquier acción que no sea independiente o imparcial. </w:t>
      </w:r>
      <w:bookmarkStart w:id="718" w:name="_Toc184693561"/>
      <w:bookmarkEnd w:id="718"/>
    </w:p>
    <w:p w14:paraId="3B141416" w14:textId="77777777" w:rsidR="00441859" w:rsidRPr="00313E05" w:rsidRDefault="00DE7F5C">
      <w:pPr>
        <w:pStyle w:val="Prrafodelista"/>
        <w:numPr>
          <w:ilvl w:val="1"/>
          <w:numId w:val="79"/>
        </w:numPr>
        <w:spacing w:after="200" w:line="360" w:lineRule="auto"/>
        <w:jc w:val="both"/>
        <w:rPr>
          <w:rFonts w:cs="Times New Roman"/>
          <w:lang w:val="es-CR"/>
        </w:rPr>
      </w:pPr>
      <w:r w:rsidRPr="00313E05">
        <w:rPr>
          <w:rFonts w:cs="Times New Roman"/>
          <w:lang w:val="es-CR"/>
        </w:rPr>
        <w:t>Si el rechazo del honor o del regalo puede avergonzar al donante o a los socios, el representante debe pedir al Director Financiero que lo acepte en nombre de la organización.</w:t>
      </w:r>
      <w:bookmarkStart w:id="719" w:name="_Toc184693562"/>
      <w:bookmarkEnd w:id="719"/>
    </w:p>
    <w:p w14:paraId="0C53718D" w14:textId="77777777" w:rsidR="00441859" w:rsidRPr="00313E05" w:rsidRDefault="00DE7F5C">
      <w:pPr>
        <w:pStyle w:val="Prrafodelista"/>
        <w:numPr>
          <w:ilvl w:val="1"/>
          <w:numId w:val="79"/>
        </w:numPr>
        <w:spacing w:after="200" w:line="360" w:lineRule="auto"/>
        <w:jc w:val="both"/>
        <w:rPr>
          <w:rFonts w:cs="Times New Roman"/>
          <w:lang w:val="es-CR"/>
        </w:rPr>
      </w:pPr>
      <w:r w:rsidRPr="00313E05">
        <w:rPr>
          <w:rFonts w:cs="Times New Roman"/>
          <w:lang w:val="es-CR"/>
        </w:rPr>
        <w:t xml:space="preserve">Aunque los regalos, el ocio y la hospitalidad ofrecidos o recibidos en el transcurso de interacciones comerciales no están permitidos en general, si el director financiero decide aceptarlos en nombre de la organización, deben ser transparentes, razonables y conformes con la legislación estadounidense. </w:t>
      </w:r>
      <w:bookmarkStart w:id="720" w:name="_Toc184693563"/>
      <w:bookmarkEnd w:id="720"/>
    </w:p>
    <w:p w14:paraId="7837F4BA" w14:textId="77777777" w:rsidR="00441859" w:rsidRPr="00313E05" w:rsidRDefault="00DE7F5C">
      <w:pPr>
        <w:pStyle w:val="Prrafodelista"/>
        <w:numPr>
          <w:ilvl w:val="0"/>
          <w:numId w:val="79"/>
        </w:numPr>
        <w:spacing w:after="200" w:line="360" w:lineRule="auto"/>
        <w:jc w:val="both"/>
        <w:rPr>
          <w:rFonts w:cs="Times New Roman"/>
          <w:lang w:val="es-CR"/>
        </w:rPr>
      </w:pPr>
      <w:r w:rsidRPr="00313E05">
        <w:rPr>
          <w:rFonts w:cs="Times New Roman"/>
          <w:lang w:val="es-CR"/>
        </w:rPr>
        <w:lastRenderedPageBreak/>
        <w:t>Donaciones y contribuciones: Si se realizan donaciones o contribuciones en nombre de los Socios, deben hacerse de forma transparente, sin intención de influir indebidamente en ninguna decisión o acción.</w:t>
      </w:r>
      <w:bookmarkStart w:id="721" w:name="_Toc184693564"/>
      <w:bookmarkEnd w:id="721"/>
    </w:p>
    <w:p w14:paraId="15B480DA" w14:textId="77777777" w:rsidR="00441859" w:rsidRPr="00313E05" w:rsidRDefault="00DE7F5C">
      <w:pPr>
        <w:pStyle w:val="Prrafodelista"/>
        <w:numPr>
          <w:ilvl w:val="0"/>
          <w:numId w:val="79"/>
        </w:numPr>
        <w:spacing w:after="120" w:line="360" w:lineRule="auto"/>
        <w:jc w:val="both"/>
        <w:rPr>
          <w:rFonts w:cs="Times New Roman"/>
          <w:lang w:val="es-CR"/>
        </w:rPr>
      </w:pPr>
      <w:r w:rsidRPr="00313E05">
        <w:rPr>
          <w:rFonts w:cs="Times New Roman"/>
          <w:lang w:val="es-CR"/>
        </w:rPr>
        <w:t xml:space="preserve">Investigación de terceros: Antes de relacionarse con terceros, los Socios llevarán a cabo una diligencia debida exhaustiva sobre </w:t>
      </w:r>
      <w:r>
        <w:fldChar w:fldCharType="begin"/>
      </w:r>
      <w:r w:rsidRPr="00AB6DA0">
        <w:rPr>
          <w:lang w:val="es-CO"/>
          <w:rPrChange w:id="722" w:author="Massiel Nayibe Moreno Ladino" w:date="2025-01-15T12:57:00Z" w16du:dateUtc="2025-01-15T17:57:00Z">
            <w:rPr/>
          </w:rPrChange>
        </w:rPr>
        <w:instrText>HYPERLINK "https://www.visualcompliance.com/"</w:instrText>
      </w:r>
      <w:r>
        <w:fldChar w:fldCharType="separate"/>
      </w:r>
      <w:r w:rsidRPr="00313E05">
        <w:rPr>
          <w:rFonts w:cs="Times New Roman"/>
          <w:lang w:val="es-CR"/>
        </w:rPr>
        <w:t>el Cumplimiento Visual</w:t>
      </w:r>
      <w:r>
        <w:fldChar w:fldCharType="end"/>
      </w:r>
      <w:r w:rsidRPr="00313E05">
        <w:rPr>
          <w:rFonts w:cs="Times New Roman"/>
          <w:lang w:val="es-CR"/>
        </w:rPr>
        <w:t xml:space="preserve"> para evaluar su integridad y el cumplimiento de las normas anticorrupción y antisoborno. Todos los contratos y acuerdos de los Socios con terceros incluirán cláusulas anticorrupción y antisoborno.</w:t>
      </w:r>
      <w:bookmarkStart w:id="723" w:name="_Toc184693565"/>
      <w:bookmarkEnd w:id="723"/>
    </w:p>
    <w:p w14:paraId="48BFF9A5" w14:textId="77777777" w:rsidR="00441859" w:rsidRPr="00313E05" w:rsidRDefault="00DE7F5C">
      <w:pPr>
        <w:pStyle w:val="Ttulo2"/>
        <w:numPr>
          <w:ilvl w:val="1"/>
          <w:numId w:val="82"/>
        </w:numPr>
        <w:rPr>
          <w:lang w:val="es-CR"/>
        </w:rPr>
      </w:pPr>
      <w:bookmarkStart w:id="724" w:name="_Toc184806682"/>
      <w:bookmarkStart w:id="725" w:name="_Toc185435225"/>
      <w:r w:rsidRPr="00313E05">
        <w:rPr>
          <w:lang w:val="es-CR"/>
        </w:rPr>
        <w:t>Prevención del blanqueo de capitales y financiación del terrorismo</w:t>
      </w:r>
      <w:bookmarkStart w:id="726" w:name="_Toc184693566"/>
      <w:bookmarkEnd w:id="724"/>
      <w:bookmarkEnd w:id="725"/>
      <w:bookmarkEnd w:id="726"/>
    </w:p>
    <w:p w14:paraId="07D90F9A" w14:textId="77777777" w:rsidR="00441859" w:rsidRPr="00AB6DA0" w:rsidRDefault="00DE7F5C">
      <w:pPr>
        <w:spacing w:line="360" w:lineRule="auto"/>
        <w:jc w:val="both"/>
        <w:rPr>
          <w:lang w:val="es-CO"/>
          <w:rPrChange w:id="727" w:author="Massiel Nayibe Moreno Ladino" w:date="2025-01-15T12:57:00Z" w16du:dateUtc="2025-01-15T17:57:00Z">
            <w:rPr/>
          </w:rPrChange>
        </w:rPr>
      </w:pPr>
      <w:r w:rsidRPr="00313E05">
        <w:rPr>
          <w:lang w:val="es-CR"/>
        </w:rPr>
        <w:t xml:space="preserve">Partners </w:t>
      </w:r>
      <w:r w:rsidR="00772C01" w:rsidRPr="00313E05">
        <w:rPr>
          <w:lang w:val="es-CR"/>
        </w:rPr>
        <w:t xml:space="preserve">Colombia </w:t>
      </w:r>
      <w:r w:rsidRPr="00313E05">
        <w:rPr>
          <w:lang w:val="es-CR"/>
        </w:rPr>
        <w:t xml:space="preserve">se compromete a prevenir el lavado de activos y la financiación del terrorismo en todos los aspectos de nuestras operaciones comerciales. </w:t>
      </w:r>
      <w:r w:rsidRPr="00AB6DA0">
        <w:rPr>
          <w:lang w:val="es-CO"/>
          <w:rPrChange w:id="728" w:author="Massiel Nayibe Moreno Ladino" w:date="2025-01-15T12:57:00Z" w16du:dateUtc="2025-01-15T17:57:00Z">
            <w:rPr/>
          </w:rPrChange>
        </w:rPr>
        <w:t>La Política se aplica a todos los empleados y representantes que actúan en nombre de Partners. El objetivo es garantizar el cumplimiento de las leyes, reglamentos y normas internacionales pertinentes contra el lavado de dinero y la financiación del terrorismo.</w:t>
      </w:r>
      <w:bookmarkStart w:id="729" w:name="_Toc184693567"/>
      <w:bookmarkEnd w:id="729"/>
    </w:p>
    <w:p w14:paraId="2D384690" w14:textId="77777777" w:rsidR="00441859" w:rsidRDefault="00DE7F5C">
      <w:pPr>
        <w:pStyle w:val="Ttulo3"/>
        <w:rPr>
          <w:rFonts w:cs="Times New Roman"/>
          <w:b w:val="0"/>
          <w:bCs w:val="0"/>
        </w:rPr>
      </w:pPr>
      <w:bookmarkStart w:id="730" w:name="_Toc184806683"/>
      <w:bookmarkStart w:id="731" w:name="_Toc185435226"/>
      <w:r w:rsidRPr="00E86B1D">
        <w:t xml:space="preserve">7.3.1 </w:t>
      </w:r>
      <w:r w:rsidRPr="00E86B1D">
        <w:rPr>
          <w:rFonts w:cs="Times New Roman"/>
        </w:rPr>
        <w:t>Definiciones</w:t>
      </w:r>
      <w:bookmarkStart w:id="732" w:name="_Toc184693568"/>
      <w:bookmarkEnd w:id="730"/>
      <w:bookmarkEnd w:id="731"/>
      <w:bookmarkEnd w:id="732"/>
    </w:p>
    <w:p w14:paraId="62F7BDF4" w14:textId="77777777" w:rsidR="00441859" w:rsidRPr="00AB6DA0" w:rsidRDefault="00DE7F5C">
      <w:pPr>
        <w:pStyle w:val="Prrafodelista"/>
        <w:numPr>
          <w:ilvl w:val="0"/>
          <w:numId w:val="80"/>
        </w:numPr>
        <w:spacing w:after="200" w:line="360" w:lineRule="auto"/>
        <w:jc w:val="both"/>
        <w:rPr>
          <w:lang w:val="es-CO"/>
          <w:rPrChange w:id="733" w:author="Massiel Nayibe Moreno Ladino" w:date="2025-01-15T12:57:00Z" w16du:dateUtc="2025-01-15T17:57:00Z">
            <w:rPr/>
          </w:rPrChange>
        </w:rPr>
      </w:pPr>
      <w:r w:rsidRPr="00AB6DA0">
        <w:rPr>
          <w:lang w:val="es-CO"/>
          <w:rPrChange w:id="734" w:author="Massiel Nayibe Moreno Ladino" w:date="2025-01-15T12:57:00Z" w16du:dateUtc="2025-01-15T17:57:00Z">
            <w:rPr/>
          </w:rPrChange>
        </w:rPr>
        <w:t>Blanqueo de capitales: El proceso de hacer que los ingresos obtenidos ilegalmente parezcan legítimos ocultando sus orígenes.</w:t>
      </w:r>
      <w:bookmarkStart w:id="735" w:name="_Toc184693569"/>
      <w:bookmarkEnd w:id="735"/>
    </w:p>
    <w:p w14:paraId="553F29F5" w14:textId="77777777" w:rsidR="00441859" w:rsidRPr="00AB6DA0" w:rsidRDefault="00DE7F5C">
      <w:pPr>
        <w:pStyle w:val="Prrafodelista"/>
        <w:numPr>
          <w:ilvl w:val="0"/>
          <w:numId w:val="80"/>
        </w:numPr>
        <w:spacing w:after="200" w:line="360" w:lineRule="auto"/>
        <w:jc w:val="both"/>
        <w:rPr>
          <w:lang w:val="es-CO"/>
          <w:rPrChange w:id="736" w:author="Massiel Nayibe Moreno Ladino" w:date="2025-01-15T12:57:00Z" w16du:dateUtc="2025-01-15T17:57:00Z">
            <w:rPr/>
          </w:rPrChange>
        </w:rPr>
      </w:pPr>
      <w:r w:rsidRPr="00AB6DA0">
        <w:rPr>
          <w:lang w:val="es-CO"/>
          <w:rPrChange w:id="737" w:author="Massiel Nayibe Moreno Ladino" w:date="2025-01-15T12:57:00Z" w16du:dateUtc="2025-01-15T17:57:00Z">
            <w:rPr/>
          </w:rPrChange>
        </w:rPr>
        <w:t>Financiación del terrorismo: Suministro de fondos o apoyo financiero, directo o indirecto, a individuos, grupos o entidades dedicados a actividades terroristas.</w:t>
      </w:r>
      <w:bookmarkStart w:id="738" w:name="_Toc184693570"/>
      <w:bookmarkEnd w:id="738"/>
    </w:p>
    <w:p w14:paraId="7339808E" w14:textId="77777777" w:rsidR="00441859" w:rsidRPr="00AB6DA0" w:rsidRDefault="00DE7F5C">
      <w:pPr>
        <w:pStyle w:val="Ttulo3"/>
        <w:rPr>
          <w:rFonts w:cs="Times New Roman"/>
          <w:b w:val="0"/>
          <w:bCs w:val="0"/>
          <w:lang w:val="es-CO"/>
          <w:rPrChange w:id="739" w:author="Massiel Nayibe Moreno Ladino" w:date="2025-01-15T12:57:00Z" w16du:dateUtc="2025-01-15T17:57:00Z">
            <w:rPr>
              <w:rFonts w:cs="Times New Roman"/>
              <w:b w:val="0"/>
              <w:bCs w:val="0"/>
            </w:rPr>
          </w:rPrChange>
        </w:rPr>
      </w:pPr>
      <w:bookmarkStart w:id="740" w:name="_Toc184806684"/>
      <w:bookmarkStart w:id="741" w:name="_Toc185435227"/>
      <w:r w:rsidRPr="00AB6DA0">
        <w:rPr>
          <w:lang w:val="es-CO"/>
          <w:rPrChange w:id="742" w:author="Massiel Nayibe Moreno Ladino" w:date="2025-01-15T12:57:00Z" w16du:dateUtc="2025-01-15T17:57:00Z">
            <w:rPr/>
          </w:rPrChange>
        </w:rPr>
        <w:t xml:space="preserve">7.3.2 </w:t>
      </w:r>
      <w:r w:rsidRPr="00AB6DA0">
        <w:rPr>
          <w:rFonts w:cs="Times New Roman"/>
          <w:lang w:val="es-CO"/>
          <w:rPrChange w:id="743" w:author="Massiel Nayibe Moreno Ladino" w:date="2025-01-15T12:57:00Z" w16du:dateUtc="2025-01-15T17:57:00Z">
            <w:rPr>
              <w:rFonts w:cs="Times New Roman"/>
            </w:rPr>
          </w:rPrChange>
        </w:rPr>
        <w:t>Diligencia debida</w:t>
      </w:r>
      <w:bookmarkStart w:id="744" w:name="_Toc184693571"/>
      <w:bookmarkEnd w:id="740"/>
      <w:bookmarkEnd w:id="741"/>
      <w:bookmarkEnd w:id="744"/>
    </w:p>
    <w:p w14:paraId="0005BEA7" w14:textId="77777777" w:rsidR="00441859" w:rsidRPr="00AB6DA0" w:rsidRDefault="00DE7F5C">
      <w:pPr>
        <w:spacing w:line="360" w:lineRule="auto"/>
        <w:jc w:val="both"/>
        <w:rPr>
          <w:lang w:val="es-CO"/>
          <w:rPrChange w:id="745" w:author="Massiel Nayibe Moreno Ladino" w:date="2025-01-15T12:57:00Z" w16du:dateUtc="2025-01-15T17:57:00Z">
            <w:rPr/>
          </w:rPrChange>
        </w:rPr>
      </w:pPr>
      <w:r w:rsidRPr="00AB6DA0">
        <w:rPr>
          <w:lang w:val="es-CO"/>
          <w:rPrChange w:id="746" w:author="Massiel Nayibe Moreno Ladino" w:date="2025-01-15T12:57:00Z" w16du:dateUtc="2025-01-15T17:57:00Z">
            <w:rPr/>
          </w:rPrChange>
        </w:rPr>
        <w:t xml:space="preserve">Para garantizar que Partners cumple esta política, se llevarán a cabo las siguientes acciones para </w:t>
      </w:r>
    </w:p>
    <w:p w14:paraId="776FB1E7" w14:textId="77777777" w:rsidR="00441859" w:rsidRDefault="00DE7F5C">
      <w:pPr>
        <w:spacing w:line="360" w:lineRule="auto"/>
        <w:jc w:val="both"/>
      </w:pPr>
      <w:r w:rsidRPr="002A5777">
        <w:t>todos los vendedores:</w:t>
      </w:r>
      <w:bookmarkStart w:id="747" w:name="_Toc184693572"/>
      <w:bookmarkEnd w:id="747"/>
    </w:p>
    <w:p w14:paraId="1308F5B1" w14:textId="77777777" w:rsidR="00441859" w:rsidRPr="00AB6DA0" w:rsidRDefault="00DE7F5C">
      <w:pPr>
        <w:pStyle w:val="Prrafodelista"/>
        <w:numPr>
          <w:ilvl w:val="0"/>
          <w:numId w:val="81"/>
        </w:numPr>
        <w:spacing w:after="200" w:line="360" w:lineRule="auto"/>
        <w:jc w:val="both"/>
        <w:rPr>
          <w:lang w:val="es-CO"/>
          <w:rPrChange w:id="748" w:author="Massiel Nayibe Moreno Ladino" w:date="2025-01-15T12:57:00Z" w16du:dateUtc="2025-01-15T17:57:00Z">
            <w:rPr/>
          </w:rPrChange>
        </w:rPr>
      </w:pPr>
      <w:r w:rsidRPr="00AB6DA0">
        <w:rPr>
          <w:lang w:val="es-CO"/>
          <w:rPrChange w:id="749" w:author="Massiel Nayibe Moreno Ladino" w:date="2025-01-15T12:57:00Z" w16du:dateUtc="2025-01-15T17:57:00Z">
            <w:rPr/>
          </w:rPrChange>
        </w:rPr>
        <w:t xml:space="preserve">Investigación de proveedores: Todos los proveedores se someterán anualmente </w:t>
      </w:r>
      <w:r>
        <w:fldChar w:fldCharType="begin"/>
      </w:r>
      <w:r w:rsidRPr="00AB6DA0">
        <w:rPr>
          <w:lang w:val="es-CO"/>
          <w:rPrChange w:id="750" w:author="Massiel Nayibe Moreno Ladino" w:date="2025-01-15T12:57:00Z" w16du:dateUtc="2025-01-15T17:57:00Z">
            <w:rPr/>
          </w:rPrChange>
        </w:rPr>
        <w:instrText>HYPERLINK "https://www.visualcompliance.com/"</w:instrText>
      </w:r>
      <w:r>
        <w:fldChar w:fldCharType="separate"/>
      </w:r>
      <w:r w:rsidRPr="00AB6DA0">
        <w:rPr>
          <w:lang w:val="es-CO"/>
          <w:rPrChange w:id="751" w:author="Massiel Nayibe Moreno Ladino" w:date="2025-01-15T12:57:00Z" w16du:dateUtc="2025-01-15T17:57:00Z">
            <w:rPr/>
          </w:rPrChange>
        </w:rPr>
        <w:t>a un control de conformidad visual</w:t>
      </w:r>
      <w:r>
        <w:fldChar w:fldCharType="end"/>
      </w:r>
      <w:r w:rsidRPr="00AB6DA0">
        <w:rPr>
          <w:lang w:val="es-CO"/>
          <w:rPrChange w:id="752" w:author="Massiel Nayibe Moreno Ladino" w:date="2025-01-15T12:57:00Z" w16du:dateUtc="2025-01-15T17:57:00Z">
            <w:rPr/>
          </w:rPrChange>
        </w:rPr>
        <w:t>.</w:t>
      </w:r>
      <w:bookmarkStart w:id="753" w:name="_Toc184693573"/>
      <w:bookmarkEnd w:id="753"/>
    </w:p>
    <w:p w14:paraId="59C631A2" w14:textId="77777777" w:rsidR="00441859" w:rsidRPr="00AB6DA0" w:rsidRDefault="00DE7F5C">
      <w:pPr>
        <w:pStyle w:val="Prrafodelista"/>
        <w:numPr>
          <w:ilvl w:val="0"/>
          <w:numId w:val="81"/>
        </w:numPr>
        <w:spacing w:after="200" w:line="360" w:lineRule="auto"/>
        <w:jc w:val="both"/>
        <w:rPr>
          <w:lang w:val="es-CO"/>
          <w:rPrChange w:id="754" w:author="Massiel Nayibe Moreno Ladino" w:date="2025-01-15T12:57:00Z" w16du:dateUtc="2025-01-15T17:57:00Z">
            <w:rPr/>
          </w:rPrChange>
        </w:rPr>
      </w:pPr>
      <w:r w:rsidRPr="00AB6DA0">
        <w:rPr>
          <w:lang w:val="es-CO"/>
          <w:rPrChange w:id="755" w:author="Massiel Nayibe Moreno Ladino" w:date="2025-01-15T12:57:00Z" w16du:dateUtc="2025-01-15T17:57:00Z">
            <w:rPr/>
          </w:rPrChange>
        </w:rPr>
        <w:t xml:space="preserve">Evaluaciones de riesgo: Para cualquier subaward o subcontrato de más de $100,000 USD, Partners llevará a cabo evaluaciones de riesgo iniciales y anuales para identificar y evaluar los riesgos de lavado de dinero y financiamiento del terrorismo asociados con sus </w:t>
      </w:r>
      <w:r w:rsidRPr="00AB6DA0">
        <w:rPr>
          <w:lang w:val="es-CO"/>
          <w:rPrChange w:id="756" w:author="Massiel Nayibe Moreno Ladino" w:date="2025-01-15T12:57:00Z" w16du:dateUtc="2025-01-15T17:57:00Z">
            <w:rPr/>
          </w:rPrChange>
        </w:rPr>
        <w:lastRenderedPageBreak/>
        <w:t xml:space="preserve">actividades comerciales, clientes y transacciones. La información completa sobre la política de Evaluación de Riesgos se encuentra en </w:t>
      </w:r>
      <w:r>
        <w:fldChar w:fldCharType="begin"/>
      </w:r>
      <w:r w:rsidRPr="00AB6DA0">
        <w:rPr>
          <w:lang w:val="es-CO"/>
          <w:rPrChange w:id="757" w:author="Massiel Nayibe Moreno Ladino" w:date="2025-01-15T12:57:00Z" w16du:dateUtc="2025-01-15T17:57:00Z">
            <w:rPr/>
          </w:rPrChange>
        </w:rPr>
        <w:instrText>HYPERLINK "https://partnersnet107.sharepoint.com/:f:/s/FA/EtfIPZK9WWdRh7l9DtS4pwsBjT3UCi1GtEUqHzgBEhOcrQ?e=MPmzXZ"</w:instrText>
      </w:r>
      <w:r>
        <w:fldChar w:fldCharType="separate"/>
      </w:r>
      <w:r w:rsidRPr="00AB6DA0">
        <w:rPr>
          <w:lang w:val="es-CO"/>
          <w:rPrChange w:id="758" w:author="Massiel Nayibe Moreno Ladino" w:date="2025-01-15T12:57:00Z" w16du:dateUtc="2025-01-15T17:57:00Z">
            <w:rPr/>
          </w:rPrChange>
        </w:rPr>
        <w:t>SharePoint</w:t>
      </w:r>
      <w:r>
        <w:fldChar w:fldCharType="end"/>
      </w:r>
      <w:r w:rsidRPr="00AB6DA0">
        <w:rPr>
          <w:lang w:val="es-CO"/>
          <w:rPrChange w:id="759" w:author="Massiel Nayibe Moreno Ladino" w:date="2025-01-15T12:57:00Z" w16du:dateUtc="2025-01-15T17:57:00Z">
            <w:rPr/>
          </w:rPrChange>
        </w:rPr>
        <w:t>.</w:t>
      </w:r>
      <w:bookmarkStart w:id="760" w:name="_Toc184693574"/>
      <w:bookmarkEnd w:id="760"/>
    </w:p>
    <w:p w14:paraId="236B05BF" w14:textId="77777777" w:rsidR="00441859" w:rsidRPr="00AB6DA0" w:rsidRDefault="00DE7F5C">
      <w:pPr>
        <w:pStyle w:val="Prrafodelista"/>
        <w:numPr>
          <w:ilvl w:val="0"/>
          <w:numId w:val="81"/>
        </w:numPr>
        <w:spacing w:after="200" w:line="360" w:lineRule="auto"/>
        <w:jc w:val="both"/>
        <w:rPr>
          <w:lang w:val="es-CO"/>
          <w:rPrChange w:id="761" w:author="Massiel Nayibe Moreno Ladino" w:date="2025-01-15T12:57:00Z" w16du:dateUtc="2025-01-15T17:57:00Z">
            <w:rPr/>
          </w:rPrChange>
        </w:rPr>
      </w:pPr>
      <w:r w:rsidRPr="00AB6DA0">
        <w:rPr>
          <w:lang w:val="es-CO"/>
          <w:rPrChange w:id="762" w:author="Massiel Nayibe Moreno Ladino" w:date="2025-01-15T12:57:00Z" w16du:dateUtc="2025-01-15T17:57:00Z">
            <w:rPr/>
          </w:rPrChange>
        </w:rPr>
        <w:t>Identificación y verificación de clientes y proveedores: Para todos los pagos a domicilio en Bill.com, los clientes y proveedores tendrán que registrarse y seguir los procedimientos de Bill.com para identificarse y verificar ellos mismos y su información bancaria antes del pago, incluyendo proporcionar información de identificación fiscal.</w:t>
      </w:r>
      <w:bookmarkStart w:id="763" w:name="_Toc184693575"/>
      <w:bookmarkEnd w:id="763"/>
    </w:p>
    <w:p w14:paraId="5BC82775" w14:textId="77777777" w:rsidR="00441859" w:rsidRPr="00AB6DA0" w:rsidRDefault="00DE7F5C">
      <w:pPr>
        <w:pStyle w:val="Ttulo3"/>
        <w:rPr>
          <w:rFonts w:cs="Times New Roman"/>
          <w:b w:val="0"/>
          <w:bCs w:val="0"/>
          <w:lang w:val="es-CO"/>
          <w:rPrChange w:id="764" w:author="Massiel Nayibe Moreno Ladino" w:date="2025-01-15T12:57:00Z" w16du:dateUtc="2025-01-15T17:57:00Z">
            <w:rPr>
              <w:rFonts w:cs="Times New Roman"/>
              <w:b w:val="0"/>
              <w:bCs w:val="0"/>
            </w:rPr>
          </w:rPrChange>
        </w:rPr>
      </w:pPr>
      <w:bookmarkStart w:id="765" w:name="_Toc184806685"/>
      <w:bookmarkStart w:id="766" w:name="_Toc185435228"/>
      <w:r w:rsidRPr="00AB6DA0">
        <w:rPr>
          <w:lang w:val="es-CO"/>
          <w:rPrChange w:id="767" w:author="Massiel Nayibe Moreno Ladino" w:date="2025-01-15T12:57:00Z" w16du:dateUtc="2025-01-15T17:57:00Z">
            <w:rPr/>
          </w:rPrChange>
        </w:rPr>
        <w:t xml:space="preserve">7.3.3 </w:t>
      </w:r>
      <w:r w:rsidRPr="00AB6DA0">
        <w:rPr>
          <w:rFonts w:cs="Times New Roman"/>
          <w:lang w:val="es-CO"/>
          <w:rPrChange w:id="768" w:author="Massiel Nayibe Moreno Ladino" w:date="2025-01-15T12:57:00Z" w16du:dateUtc="2025-01-15T17:57:00Z">
            <w:rPr>
              <w:rFonts w:cs="Times New Roman"/>
            </w:rPr>
          </w:rPrChange>
        </w:rPr>
        <w:t>Notificación de actividades sospechosas</w:t>
      </w:r>
      <w:bookmarkStart w:id="769" w:name="_Toc184693576"/>
      <w:bookmarkEnd w:id="765"/>
      <w:bookmarkEnd w:id="766"/>
      <w:bookmarkEnd w:id="769"/>
    </w:p>
    <w:p w14:paraId="289EA0C0" w14:textId="77777777" w:rsidR="00441859" w:rsidRPr="00AB6DA0" w:rsidRDefault="00DE7F5C">
      <w:pPr>
        <w:spacing w:line="360" w:lineRule="auto"/>
        <w:jc w:val="both"/>
        <w:rPr>
          <w:rFonts w:cs="Times New Roman"/>
          <w:lang w:val="es-CO"/>
          <w:rPrChange w:id="770" w:author="Massiel Nayibe Moreno Ladino" w:date="2025-01-15T12:57:00Z" w16du:dateUtc="2025-01-15T17:57:00Z">
            <w:rPr>
              <w:rFonts w:cs="Times New Roman"/>
            </w:rPr>
          </w:rPrChange>
        </w:rPr>
      </w:pPr>
      <w:r w:rsidRPr="00AB6DA0">
        <w:rPr>
          <w:lang w:val="es-CO"/>
          <w:rPrChange w:id="771" w:author="Massiel Nayibe Moreno Ladino" w:date="2025-01-15T12:57:00Z" w16du:dateUtc="2025-01-15T17:57:00Z">
            <w:rPr/>
          </w:rPrChange>
        </w:rPr>
        <w:t xml:space="preserve">Los empleados y representantes están obligados a informar sin demora a </w:t>
      </w:r>
      <w:r>
        <w:fldChar w:fldCharType="begin"/>
      </w:r>
      <w:r w:rsidRPr="00AB6DA0">
        <w:rPr>
          <w:lang w:val="es-CO"/>
          <w:rPrChange w:id="772" w:author="Massiel Nayibe Moreno Ladino" w:date="2025-01-15T12:57:00Z" w16du:dateUtc="2025-01-15T17:57:00Z">
            <w:rPr/>
          </w:rPrChange>
        </w:rPr>
        <w:instrText>HYPERLINK "mailto:compliance@partners.net"</w:instrText>
      </w:r>
      <w:r>
        <w:fldChar w:fldCharType="separate"/>
      </w:r>
      <w:r w:rsidRPr="00AB6DA0">
        <w:rPr>
          <w:lang w:val="es-CO"/>
          <w:rPrChange w:id="773" w:author="Massiel Nayibe Moreno Ladino" w:date="2025-01-15T12:57:00Z" w16du:dateUtc="2025-01-15T17:57:00Z">
            <w:rPr/>
          </w:rPrChange>
        </w:rPr>
        <w:t>compliance@partners.net</w:t>
      </w:r>
      <w:r>
        <w:fldChar w:fldCharType="end"/>
      </w:r>
      <w:r w:rsidRPr="00AB6DA0">
        <w:rPr>
          <w:lang w:val="es-CO"/>
          <w:rPrChange w:id="774" w:author="Massiel Nayibe Moreno Ladino" w:date="2025-01-15T12:57:00Z" w16du:dateUtc="2025-01-15T17:57:00Z">
            <w:rPr/>
          </w:rPrChange>
        </w:rPr>
        <w:t xml:space="preserve"> de cualquier transacción o actividad que parezca sospechosa o inusual y pueda ser indicativa de blanqueo de capitales o financiación del terrorismo. El Equipo de Cumplimiento se encargará de investigar más a fondo la situación y/o la transacción. Si procede, se informará de cualquier infracción o preocupación a los organismos gubernamentales pertinentes, tal y como exige la ley.</w:t>
      </w:r>
      <w:bookmarkStart w:id="775" w:name="_Toc184693577"/>
      <w:bookmarkEnd w:id="775"/>
    </w:p>
    <w:p w14:paraId="6889B925" w14:textId="77777777" w:rsidR="00441859" w:rsidRDefault="00DE7F5C">
      <w:pPr>
        <w:pStyle w:val="Ttulo2"/>
        <w:numPr>
          <w:ilvl w:val="1"/>
          <w:numId w:val="82"/>
        </w:numPr>
      </w:pPr>
      <w:bookmarkStart w:id="776" w:name="_Toc185165621"/>
      <w:bookmarkStart w:id="777" w:name="_Toc185341194"/>
      <w:bookmarkStart w:id="778" w:name="_Toc185341552"/>
      <w:bookmarkStart w:id="779" w:name="_Toc185419601"/>
      <w:bookmarkStart w:id="780" w:name="_Toc185419967"/>
      <w:bookmarkStart w:id="781" w:name="_Toc185420333"/>
      <w:bookmarkStart w:id="782" w:name="_Toc185420699"/>
      <w:bookmarkStart w:id="783" w:name="_Toc185435229"/>
      <w:bookmarkStart w:id="784" w:name="_Toc29250476"/>
      <w:bookmarkStart w:id="785" w:name="_Toc185435230"/>
      <w:bookmarkEnd w:id="776"/>
      <w:bookmarkEnd w:id="777"/>
      <w:bookmarkEnd w:id="778"/>
      <w:bookmarkEnd w:id="779"/>
      <w:bookmarkEnd w:id="780"/>
      <w:bookmarkEnd w:id="781"/>
      <w:bookmarkEnd w:id="782"/>
      <w:bookmarkEnd w:id="783"/>
      <w:r w:rsidRPr="00127258">
        <w:t xml:space="preserve">Contra la discriminación </w:t>
      </w:r>
      <w:bookmarkEnd w:id="784"/>
      <w:bookmarkEnd w:id="785"/>
    </w:p>
    <w:p w14:paraId="0690A0A7" w14:textId="77777777" w:rsidR="00441859" w:rsidRPr="00AB6DA0" w:rsidRDefault="00DE7F5C">
      <w:pPr>
        <w:spacing w:line="360" w:lineRule="auto"/>
        <w:jc w:val="both"/>
        <w:rPr>
          <w:lang w:val="es-CO"/>
          <w:rPrChange w:id="786" w:author="Massiel Nayibe Moreno Ladino" w:date="2025-01-15T12:57:00Z" w16du:dateUtc="2025-01-15T17:57:00Z">
            <w:rPr/>
          </w:rPrChange>
        </w:rPr>
      </w:pPr>
      <w:r w:rsidRPr="00AB6DA0">
        <w:rPr>
          <w:lang w:val="es-CO"/>
          <w:rPrChange w:id="787" w:author="Massiel Nayibe Moreno Ladino" w:date="2025-01-15T12:57:00Z" w16du:dateUtc="2025-01-15T17:57:00Z">
            <w:rPr/>
          </w:rPrChange>
        </w:rPr>
        <w:t xml:space="preserve">Partners Colombia </w:t>
      </w:r>
      <w:r w:rsidR="005F2CB2" w:rsidRPr="00AB6DA0">
        <w:rPr>
          <w:lang w:val="es-CO"/>
          <w:rPrChange w:id="788" w:author="Massiel Nayibe Moreno Ladino" w:date="2025-01-15T12:57:00Z" w16du:dateUtc="2025-01-15T17:57:00Z">
            <w:rPr/>
          </w:rPrChange>
        </w:rPr>
        <w:t>está comprometida con un ambiente de trabajo en el cual todos los individuos son tratados con respeto y dignidad. Cada individuo tiene derecho a trabajar en un ambiente profesional que promueva la igualdad de oportunidades de empleo y prohíba prácticas discriminatorias ilegales, incluyendo el acoso. Por lo tanto, Partners espera que todas las relaciones entre las personas en la oficina sean de tipo empresarial y libres de prejuicios, parcialidades y acoso explícitos.</w:t>
      </w:r>
    </w:p>
    <w:p w14:paraId="10B8E775" w14:textId="77777777" w:rsidR="00B31620" w:rsidRPr="00AB6DA0" w:rsidRDefault="00B31620" w:rsidP="005F2CB2">
      <w:pPr>
        <w:spacing w:line="360" w:lineRule="auto"/>
        <w:jc w:val="both"/>
        <w:rPr>
          <w:lang w:val="es-CO"/>
          <w:rPrChange w:id="789" w:author="Massiel Nayibe Moreno Ladino" w:date="2025-01-15T12:57:00Z" w16du:dateUtc="2025-01-15T17:57:00Z">
            <w:rPr/>
          </w:rPrChange>
        </w:rPr>
      </w:pPr>
    </w:p>
    <w:p w14:paraId="756FE2D5" w14:textId="77777777" w:rsidR="00441859" w:rsidRPr="00AB6DA0" w:rsidRDefault="00DE7F5C">
      <w:pPr>
        <w:spacing w:line="360" w:lineRule="auto"/>
        <w:jc w:val="both"/>
        <w:rPr>
          <w:lang w:val="es-CO"/>
          <w:rPrChange w:id="790" w:author="Massiel Nayibe Moreno Ladino" w:date="2025-01-15T12:57:00Z" w16du:dateUtc="2025-01-15T17:57:00Z">
            <w:rPr/>
          </w:rPrChange>
        </w:rPr>
      </w:pPr>
      <w:r w:rsidRPr="00AB6DA0">
        <w:rPr>
          <w:lang w:val="es-CO"/>
          <w:rPrChange w:id="791" w:author="Massiel Nayibe Moreno Ladino" w:date="2025-01-15T12:57:00Z" w16du:dateUtc="2025-01-15T17:57:00Z">
            <w:rPr/>
          </w:rPrChange>
        </w:rPr>
        <w:t>Partners ha desarrollado esta política para asegurar que todos sus empleados puedan trabajar en un ambiente libre de acoso ilegal, discriminación y represalias. Partners hará todos los esfuerzos razonables para asegurar que todos los empleados estén familiarizados con estas políticas y sean conscientes de que cualquier queja en violación de dichas políticas será investigada y resuelta adecuadamente.</w:t>
      </w:r>
    </w:p>
    <w:p w14:paraId="647E2E8B" w14:textId="77777777" w:rsidR="00B31620" w:rsidRPr="00AB6DA0" w:rsidRDefault="00B31620" w:rsidP="005F2CB2">
      <w:pPr>
        <w:spacing w:line="360" w:lineRule="auto"/>
        <w:jc w:val="both"/>
        <w:rPr>
          <w:lang w:val="es-CO"/>
          <w:rPrChange w:id="792" w:author="Massiel Nayibe Moreno Ladino" w:date="2025-01-15T12:57:00Z" w16du:dateUtc="2025-01-15T17:57:00Z">
            <w:rPr/>
          </w:rPrChange>
        </w:rPr>
      </w:pPr>
    </w:p>
    <w:p w14:paraId="605E001C" w14:textId="77777777" w:rsidR="00441859" w:rsidRPr="00AB6DA0" w:rsidRDefault="00DE7F5C">
      <w:pPr>
        <w:spacing w:line="360" w:lineRule="auto"/>
        <w:jc w:val="both"/>
        <w:rPr>
          <w:lang w:val="es-CO"/>
          <w:rPrChange w:id="793" w:author="Massiel Nayibe Moreno Ladino" w:date="2025-01-15T12:57:00Z" w16du:dateUtc="2025-01-15T17:57:00Z">
            <w:rPr/>
          </w:rPrChange>
        </w:rPr>
      </w:pPr>
      <w:r w:rsidRPr="00AB6DA0">
        <w:rPr>
          <w:lang w:val="es-CO"/>
          <w:rPrChange w:id="794" w:author="Massiel Nayibe Moreno Ladino" w:date="2025-01-15T12:57:00Z" w16du:dateUtc="2025-01-15T17:57:00Z">
            <w:rPr/>
          </w:rPrChange>
        </w:rPr>
        <w:t xml:space="preserve">Partners Colombia </w:t>
      </w:r>
      <w:r w:rsidR="000E492C" w:rsidRPr="00AB6DA0">
        <w:rPr>
          <w:lang w:val="es-CO"/>
          <w:rPrChange w:id="795" w:author="Massiel Nayibe Moreno Ladino" w:date="2025-01-15T12:57:00Z" w16du:dateUtc="2025-01-15T17:57:00Z">
            <w:rPr/>
          </w:rPrChange>
        </w:rPr>
        <w:t xml:space="preserve">define la discriminación como toda distinción, exclusión o preferencia basada en motivos de </w:t>
      </w:r>
      <w:r w:rsidR="003F246A" w:rsidRPr="00AB6DA0">
        <w:rPr>
          <w:lang w:val="es-CO"/>
          <w:rPrChange w:id="796" w:author="Massiel Nayibe Moreno Ladino" w:date="2025-01-15T12:57:00Z" w16du:dateUtc="2025-01-15T17:57:00Z">
            <w:rPr/>
          </w:rPrChange>
        </w:rPr>
        <w:t xml:space="preserve">género, </w:t>
      </w:r>
      <w:r w:rsidR="000E492C" w:rsidRPr="00AB6DA0">
        <w:rPr>
          <w:lang w:val="es-CO"/>
          <w:rPrChange w:id="797" w:author="Massiel Nayibe Moreno Ladino" w:date="2025-01-15T12:57:00Z" w16du:dateUtc="2025-01-15T17:57:00Z">
            <w:rPr/>
          </w:rPrChange>
        </w:rPr>
        <w:t xml:space="preserve">raza, </w:t>
      </w:r>
      <w:r w:rsidR="003F246A" w:rsidRPr="00AB6DA0">
        <w:rPr>
          <w:lang w:val="es-CO"/>
          <w:rPrChange w:id="798" w:author="Massiel Nayibe Moreno Ladino" w:date="2025-01-15T12:57:00Z" w16du:dateUtc="2025-01-15T17:57:00Z">
            <w:rPr/>
          </w:rPrChange>
        </w:rPr>
        <w:t xml:space="preserve">lengua </w:t>
      </w:r>
      <w:r w:rsidR="00695830" w:rsidRPr="00AB6DA0">
        <w:rPr>
          <w:lang w:val="es-CO"/>
          <w:rPrChange w:id="799" w:author="Massiel Nayibe Moreno Ladino" w:date="2025-01-15T12:57:00Z" w16du:dateUtc="2025-01-15T17:57:00Z">
            <w:rPr/>
          </w:rPrChange>
        </w:rPr>
        <w:t>materna</w:t>
      </w:r>
      <w:r w:rsidR="003F246A" w:rsidRPr="00AB6DA0">
        <w:rPr>
          <w:lang w:val="es-CO"/>
          <w:rPrChange w:id="800" w:author="Massiel Nayibe Moreno Ladino" w:date="2025-01-15T12:57:00Z" w16du:dateUtc="2025-01-15T17:57:00Z">
            <w:rPr/>
          </w:rPrChange>
        </w:rPr>
        <w:t xml:space="preserve">, </w:t>
      </w:r>
      <w:r w:rsidR="000E492C" w:rsidRPr="00AB6DA0">
        <w:rPr>
          <w:lang w:val="es-CO"/>
          <w:rPrChange w:id="801" w:author="Massiel Nayibe Moreno Ladino" w:date="2025-01-15T12:57:00Z" w16du:dateUtc="2025-01-15T17:57:00Z">
            <w:rPr/>
          </w:rPrChange>
        </w:rPr>
        <w:t xml:space="preserve">color, sexo, religión, </w:t>
      </w:r>
      <w:r w:rsidR="001F3E9C" w:rsidRPr="00AB6DA0">
        <w:rPr>
          <w:lang w:val="es-CO"/>
          <w:rPrChange w:id="802" w:author="Massiel Nayibe Moreno Ladino" w:date="2025-01-15T12:57:00Z" w16du:dateUtc="2025-01-15T17:57:00Z">
            <w:rPr/>
          </w:rPrChange>
        </w:rPr>
        <w:t xml:space="preserve">edad, </w:t>
      </w:r>
      <w:r w:rsidR="00E709B7" w:rsidRPr="00AB6DA0">
        <w:rPr>
          <w:lang w:val="es-CO"/>
          <w:rPrChange w:id="803" w:author="Massiel Nayibe Moreno Ladino" w:date="2025-01-15T12:57:00Z" w16du:dateUtc="2025-01-15T17:57:00Z">
            <w:rPr/>
          </w:rPrChange>
        </w:rPr>
        <w:t xml:space="preserve">embarazo o maternidad, </w:t>
      </w:r>
      <w:r w:rsidR="000E492C" w:rsidRPr="00AB6DA0">
        <w:rPr>
          <w:lang w:val="es-CO"/>
          <w:rPrChange w:id="804" w:author="Massiel Nayibe Moreno Ladino" w:date="2025-01-15T12:57:00Z" w16du:dateUtc="2025-01-15T17:57:00Z">
            <w:rPr/>
          </w:rPrChange>
        </w:rPr>
        <w:t xml:space="preserve">opinión política, discapacidad, orientación sexual, </w:t>
      </w:r>
      <w:r w:rsidR="001F3E9C" w:rsidRPr="00AB6DA0">
        <w:rPr>
          <w:lang w:val="es-CO"/>
          <w:rPrChange w:id="805" w:author="Massiel Nayibe Moreno Ladino" w:date="2025-01-15T12:57:00Z" w16du:dateUtc="2025-01-15T17:57:00Z">
            <w:rPr/>
          </w:rPrChange>
        </w:rPr>
        <w:t xml:space="preserve">condición de discapacidad o salud, </w:t>
      </w:r>
      <w:r w:rsidR="000E492C" w:rsidRPr="00AB6DA0">
        <w:rPr>
          <w:lang w:val="es-CO"/>
          <w:rPrChange w:id="806" w:author="Massiel Nayibe Moreno Ladino" w:date="2025-01-15T12:57:00Z" w16du:dateUtc="2025-01-15T17:57:00Z">
            <w:rPr/>
          </w:rPrChange>
        </w:rPr>
        <w:t xml:space="preserve">situación </w:t>
      </w:r>
      <w:r w:rsidR="000E492C" w:rsidRPr="00AB6DA0">
        <w:rPr>
          <w:lang w:val="es-CO"/>
          <w:rPrChange w:id="807" w:author="Massiel Nayibe Moreno Ladino" w:date="2025-01-15T12:57:00Z" w16du:dateUtc="2025-01-15T17:57:00Z">
            <w:rPr/>
          </w:rPrChange>
        </w:rPr>
        <w:lastRenderedPageBreak/>
        <w:t xml:space="preserve">económica, </w:t>
      </w:r>
      <w:r w:rsidR="0006039B" w:rsidRPr="00AB6DA0">
        <w:rPr>
          <w:lang w:val="es-CO"/>
          <w:rPrChange w:id="808" w:author="Massiel Nayibe Moreno Ladino" w:date="2025-01-15T12:57:00Z" w16du:dateUtc="2025-01-15T17:57:00Z">
            <w:rPr/>
          </w:rPrChange>
        </w:rPr>
        <w:t xml:space="preserve">filosófica, </w:t>
      </w:r>
      <w:r w:rsidR="003F246A" w:rsidRPr="00AB6DA0">
        <w:rPr>
          <w:lang w:val="es-CO"/>
          <w:rPrChange w:id="809" w:author="Massiel Nayibe Moreno Ladino" w:date="2025-01-15T12:57:00Z" w16du:dateUtc="2025-01-15T17:57:00Z">
            <w:rPr/>
          </w:rPrChange>
        </w:rPr>
        <w:t xml:space="preserve">ascendencia </w:t>
      </w:r>
      <w:r w:rsidR="000E492C" w:rsidRPr="00AB6DA0">
        <w:rPr>
          <w:lang w:val="es-CO"/>
          <w:rPrChange w:id="810" w:author="Massiel Nayibe Moreno Ladino" w:date="2025-01-15T12:57:00Z" w16du:dateUtc="2025-01-15T17:57:00Z">
            <w:rPr/>
          </w:rPrChange>
        </w:rPr>
        <w:t xml:space="preserve">nacional </w:t>
      </w:r>
      <w:r w:rsidR="003F246A" w:rsidRPr="00AB6DA0">
        <w:rPr>
          <w:lang w:val="es-CO"/>
          <w:rPrChange w:id="811" w:author="Massiel Nayibe Moreno Ladino" w:date="2025-01-15T12:57:00Z" w16du:dateUtc="2025-01-15T17:57:00Z">
            <w:rPr/>
          </w:rPrChange>
        </w:rPr>
        <w:t xml:space="preserve">o familiar </w:t>
      </w:r>
      <w:r w:rsidR="000E492C" w:rsidRPr="00AB6DA0">
        <w:rPr>
          <w:lang w:val="es-CO"/>
          <w:rPrChange w:id="812" w:author="Massiel Nayibe Moreno Ladino" w:date="2025-01-15T12:57:00Z" w16du:dateUtc="2025-01-15T17:57:00Z">
            <w:rPr/>
          </w:rPrChange>
        </w:rPr>
        <w:t xml:space="preserve">u origen social, que tenga como consecuencia la destrucción o alteración de la igualdad de oportunidades o de trato en el empleo u ocupación. La Constitución colombiana establece que las personas son iguales ante la ley </w:t>
      </w:r>
      <w:r w:rsidR="00B74664" w:rsidRPr="00AB6DA0">
        <w:rPr>
          <w:lang w:val="es-CO"/>
          <w:rPrChange w:id="813" w:author="Massiel Nayibe Moreno Ladino" w:date="2025-01-15T12:57:00Z" w16du:dateUtc="2025-01-15T17:57:00Z">
            <w:rPr/>
          </w:rPrChange>
        </w:rPr>
        <w:t xml:space="preserve">y </w:t>
      </w:r>
      <w:r w:rsidR="00540E1B" w:rsidRPr="00AB6DA0">
        <w:rPr>
          <w:lang w:val="es-CO"/>
          <w:rPrChange w:id="814" w:author="Massiel Nayibe Moreno Ladino" w:date="2025-01-15T12:57:00Z" w16du:dateUtc="2025-01-15T17:57:00Z">
            <w:rPr/>
          </w:rPrChange>
        </w:rPr>
        <w:t xml:space="preserve">recibirán la misma protección y trato de las autoridades y gozarán de los mismos derechos, libertades y oportunidades sin ninguna discriminación. </w:t>
      </w:r>
      <w:r w:rsidR="000E492C" w:rsidRPr="00AB6DA0">
        <w:rPr>
          <w:lang w:val="es-CO"/>
          <w:rPrChange w:id="815" w:author="Massiel Nayibe Moreno Ladino" w:date="2025-01-15T12:57:00Z" w16du:dateUtc="2025-01-15T17:57:00Z">
            <w:rPr/>
          </w:rPrChange>
        </w:rPr>
        <w:t>(</w:t>
      </w:r>
      <w:r w:rsidR="00A710F3">
        <w:fldChar w:fldCharType="begin"/>
      </w:r>
      <w:r w:rsidR="00A710F3" w:rsidRPr="00AB6DA0">
        <w:rPr>
          <w:lang w:val="es-CO"/>
          <w:rPrChange w:id="816" w:author="Massiel Nayibe Moreno Ladino" w:date="2025-01-15T12:57:00Z" w16du:dateUtc="2025-01-15T17:57:00Z">
            <w:rPr/>
          </w:rPrChange>
        </w:rPr>
        <w:instrText>HYPERLINK "https://www.alcaldiabogota.gov.co/sisjur/normas/Norma1.jsp?i=4125" \l ":~:text=ART%C3%8DCULO%2013.,religi%C3%B3n%2C%20opini%C3%B3n%20pol%C3%ADtica%20o%20filos%C3%B3fica"</w:instrText>
      </w:r>
      <w:r w:rsidR="00A710F3">
        <w:fldChar w:fldCharType="separate"/>
      </w:r>
      <w:r w:rsidR="00A710F3" w:rsidRPr="00AB6DA0">
        <w:rPr>
          <w:rStyle w:val="Hipervnculo"/>
          <w:lang w:val="es-CO"/>
          <w:rPrChange w:id="817" w:author="Massiel Nayibe Moreno Ladino" w:date="2025-01-15T12:57:00Z" w16du:dateUtc="2025-01-15T17:57:00Z">
            <w:rPr>
              <w:rStyle w:val="Hipervnculo"/>
            </w:rPr>
          </w:rPrChange>
        </w:rPr>
        <w:t xml:space="preserve">Artículo </w:t>
      </w:r>
      <w:r w:rsidR="00540E1B" w:rsidRPr="00AB6DA0">
        <w:rPr>
          <w:rStyle w:val="Hipervnculo"/>
          <w:lang w:val="es-CO"/>
          <w:rPrChange w:id="818" w:author="Massiel Nayibe Moreno Ladino" w:date="2025-01-15T12:57:00Z" w16du:dateUtc="2025-01-15T17:57:00Z">
            <w:rPr>
              <w:rStyle w:val="Hipervnculo"/>
            </w:rPr>
          </w:rPrChange>
        </w:rPr>
        <w:t xml:space="preserve">13 </w:t>
      </w:r>
      <w:r w:rsidR="00945D34" w:rsidRPr="00AB6DA0">
        <w:rPr>
          <w:rStyle w:val="Hipervnculo"/>
          <w:lang w:val="es-CO"/>
          <w:rPrChange w:id="819" w:author="Massiel Nayibe Moreno Ladino" w:date="2025-01-15T12:57:00Z" w16du:dateUtc="2025-01-15T17:57:00Z">
            <w:rPr>
              <w:rStyle w:val="Hipervnculo"/>
            </w:rPr>
          </w:rPrChange>
        </w:rPr>
        <w:t xml:space="preserve">de </w:t>
      </w:r>
      <w:r w:rsidR="002C22FE" w:rsidRPr="00AB6DA0">
        <w:rPr>
          <w:rStyle w:val="Hipervnculo"/>
          <w:lang w:val="es-CO"/>
          <w:rPrChange w:id="820" w:author="Massiel Nayibe Moreno Ladino" w:date="2025-01-15T12:57:00Z" w16du:dateUtc="2025-01-15T17:57:00Z">
            <w:rPr>
              <w:rStyle w:val="Hipervnculo"/>
            </w:rPr>
          </w:rPrChange>
        </w:rPr>
        <w:t>la Constitución Política</w:t>
      </w:r>
      <w:r w:rsidR="00A710F3">
        <w:fldChar w:fldCharType="end"/>
      </w:r>
      <w:r w:rsidR="000E492C" w:rsidRPr="00AB6DA0">
        <w:rPr>
          <w:lang w:val="es-CO"/>
          <w:rPrChange w:id="821" w:author="Massiel Nayibe Moreno Ladino" w:date="2025-01-15T12:57:00Z" w16du:dateUtc="2025-01-15T17:57:00Z">
            <w:rPr/>
          </w:rPrChange>
        </w:rPr>
        <w:t xml:space="preserve">). </w:t>
      </w:r>
      <w:r w:rsidR="009326B0" w:rsidRPr="00AB6DA0">
        <w:rPr>
          <w:lang w:val="es-CO"/>
          <w:rPrChange w:id="822" w:author="Massiel Nayibe Moreno Ladino" w:date="2025-01-15T12:57:00Z" w16du:dateUtc="2025-01-15T17:57:00Z">
            <w:rPr/>
          </w:rPrChange>
        </w:rPr>
        <w:t xml:space="preserve">El artículo 10 del Código Sustantivo del Trabajo </w:t>
      </w:r>
      <w:r w:rsidR="003C45C7" w:rsidRPr="00AB6DA0">
        <w:rPr>
          <w:lang w:val="es-CO"/>
          <w:rPrChange w:id="823" w:author="Massiel Nayibe Moreno Ladino" w:date="2025-01-15T12:57:00Z" w16du:dateUtc="2025-01-15T17:57:00Z">
            <w:rPr/>
          </w:rPrChange>
        </w:rPr>
        <w:t xml:space="preserve">establece que </w:t>
      </w:r>
      <w:r w:rsidR="00690E2B" w:rsidRPr="00AB6DA0">
        <w:rPr>
          <w:lang w:val="es-CO"/>
          <w:rPrChange w:id="824" w:author="Massiel Nayibe Moreno Ladino" w:date="2025-01-15T12:57:00Z" w16du:dateUtc="2025-01-15T17:57:00Z">
            <w:rPr/>
          </w:rPrChange>
        </w:rPr>
        <w:t>todos los trabajadores son iguales ante la ley, tienen la misma protección y garantías, en consecuencia, queda abolida cualquier clase de distinción basada en la naturaleza intelectual o material del trabajo, su forma o remuneración, género o sexo, salvo las excepciones que establezca la ley.</w:t>
      </w:r>
    </w:p>
    <w:p w14:paraId="66297130" w14:textId="77777777" w:rsidR="00690E2B" w:rsidRPr="00AB6DA0" w:rsidRDefault="00690E2B" w:rsidP="003C45C7">
      <w:pPr>
        <w:spacing w:line="360" w:lineRule="auto"/>
        <w:jc w:val="both"/>
        <w:rPr>
          <w:lang w:val="es-CO"/>
          <w:rPrChange w:id="825" w:author="Massiel Nayibe Moreno Ladino" w:date="2025-01-15T12:57:00Z" w16du:dateUtc="2025-01-15T17:57:00Z">
            <w:rPr/>
          </w:rPrChange>
        </w:rPr>
      </w:pPr>
    </w:p>
    <w:p w14:paraId="11372065" w14:textId="77777777" w:rsidR="00441859" w:rsidRPr="00AB6DA0" w:rsidRDefault="00DE7F5C">
      <w:pPr>
        <w:spacing w:line="360" w:lineRule="auto"/>
        <w:jc w:val="both"/>
        <w:rPr>
          <w:rFonts w:cs="Times New Roman"/>
          <w:lang w:val="es-CO"/>
          <w:rPrChange w:id="826" w:author="Massiel Nayibe Moreno Ladino" w:date="2025-01-15T12:57:00Z" w16du:dateUtc="2025-01-15T17:57:00Z">
            <w:rPr>
              <w:rFonts w:cs="Times New Roman"/>
            </w:rPr>
          </w:rPrChange>
        </w:rPr>
      </w:pPr>
      <w:r w:rsidRPr="00AB6DA0">
        <w:rPr>
          <w:rFonts w:cs="Times New Roman"/>
          <w:lang w:val="es-CO"/>
          <w:rPrChange w:id="827" w:author="Massiel Nayibe Moreno Ladino" w:date="2025-01-15T12:57:00Z" w16du:dateUtc="2025-01-15T17:57:00Z">
            <w:rPr>
              <w:rFonts w:cs="Times New Roman"/>
            </w:rPr>
          </w:rPrChange>
        </w:rPr>
        <w:t>Partners espera que todo el personal respete y no discrimine a los demás en función de su apariencia (es decir, el peinado y el código de vestimenta), sus capacidades lingüísticas (es decir, acentos o acentos percibidos) y su edad (es decir, prejuicios basados en estereotipos de diferencias generacionales).</w:t>
      </w:r>
    </w:p>
    <w:p w14:paraId="6598DEA4" w14:textId="77777777" w:rsidR="00690E2B" w:rsidRPr="00AB6DA0" w:rsidRDefault="00690E2B" w:rsidP="003C45C7">
      <w:pPr>
        <w:spacing w:line="360" w:lineRule="auto"/>
        <w:jc w:val="both"/>
        <w:rPr>
          <w:highlight w:val="yellow"/>
          <w:lang w:val="es-CO"/>
          <w:rPrChange w:id="828" w:author="Massiel Nayibe Moreno Ladino" w:date="2025-01-15T12:57:00Z" w16du:dateUtc="2025-01-15T17:57:00Z">
            <w:rPr>
              <w:highlight w:val="yellow"/>
            </w:rPr>
          </w:rPrChange>
        </w:rPr>
      </w:pPr>
    </w:p>
    <w:p w14:paraId="0AE27D97" w14:textId="77777777" w:rsidR="00441859" w:rsidRPr="00AB6DA0" w:rsidRDefault="00DE7F5C">
      <w:pPr>
        <w:spacing w:line="360" w:lineRule="auto"/>
        <w:jc w:val="both"/>
        <w:rPr>
          <w:lang w:val="es-CO"/>
          <w:rPrChange w:id="829" w:author="Massiel Nayibe Moreno Ladino" w:date="2025-01-15T12:57:00Z" w16du:dateUtc="2025-01-15T17:57:00Z">
            <w:rPr/>
          </w:rPrChange>
        </w:rPr>
      </w:pPr>
      <w:r w:rsidRPr="00AB6DA0">
        <w:rPr>
          <w:lang w:val="es-CO"/>
          <w:rPrChange w:id="830" w:author="Massiel Nayibe Moreno Ladino" w:date="2025-01-15T12:57:00Z" w16du:dateUtc="2025-01-15T17:57:00Z">
            <w:rPr/>
          </w:rPrChange>
        </w:rPr>
        <w:t xml:space="preserve">Partners Colombia promueve la diversidad y la igualdad de oportunidades en el lugar de trabajo de acuerdo con todas las leyes locales aplicables. Si usted cree que ha sido víctima de cualquier tipo de discriminación o tiene conocimiento de dicha conducta, debe notificarlo de inmediato a su supervisor, </w:t>
      </w:r>
      <w:r w:rsidR="00455CE4" w:rsidRPr="00AB6DA0">
        <w:rPr>
          <w:lang w:val="es-CO"/>
          <w:rPrChange w:id="831" w:author="Massiel Nayibe Moreno Ladino" w:date="2025-01-15T12:57:00Z" w16du:dateUtc="2025-01-15T17:57:00Z">
            <w:rPr/>
          </w:rPrChange>
        </w:rPr>
        <w:t>DP</w:t>
      </w:r>
      <w:r w:rsidR="0058485A" w:rsidRPr="00AB6DA0">
        <w:rPr>
          <w:lang w:val="es-CO"/>
          <w:rPrChange w:id="832" w:author="Massiel Nayibe Moreno Ladino" w:date="2025-01-15T12:57:00Z" w16du:dateUtc="2025-01-15T17:57:00Z">
            <w:rPr/>
          </w:rPrChange>
        </w:rPr>
        <w:t xml:space="preserve">, FO HR </w:t>
      </w:r>
      <w:r w:rsidRPr="00AB6DA0">
        <w:rPr>
          <w:lang w:val="es-CO"/>
          <w:rPrChange w:id="833" w:author="Massiel Nayibe Moreno Ladino" w:date="2025-01-15T12:57:00Z" w16du:dateUtc="2025-01-15T17:57:00Z">
            <w:rPr/>
          </w:rPrChange>
        </w:rPr>
        <w:t xml:space="preserve">o Partners HQ. Un empleado que haya hecho un reporte de conducta cuestionable y que posteriormente crea que ha sido objeto de represalias de cualquier tipo por parte de cualquier empleado de Partners Colombia o Partners HQ, debe reportarlo inmediatamente al </w:t>
      </w:r>
      <w:r w:rsidR="00455CE4" w:rsidRPr="00AB6DA0">
        <w:rPr>
          <w:lang w:val="es-CO"/>
          <w:rPrChange w:id="834" w:author="Massiel Nayibe Moreno Ladino" w:date="2025-01-15T12:57:00Z" w16du:dateUtc="2025-01-15T17:57:00Z">
            <w:rPr/>
          </w:rPrChange>
        </w:rPr>
        <w:t xml:space="preserve">DP </w:t>
      </w:r>
      <w:r w:rsidRPr="00AB6DA0">
        <w:rPr>
          <w:lang w:val="es-CO"/>
          <w:rPrChange w:id="835" w:author="Massiel Nayibe Moreno Ladino" w:date="2025-01-15T12:57:00Z" w16du:dateUtc="2025-01-15T17:57:00Z">
            <w:rPr/>
          </w:rPrChange>
        </w:rPr>
        <w:t>o a quien corresponda en Partners HQ. Cualquier persona que sea encontrada participando en cualquier tipo de discriminación ilegal estará sujeta a acciones disciplinarias, incluyendo el despido.</w:t>
      </w:r>
    </w:p>
    <w:p w14:paraId="0AB74A95" w14:textId="77777777" w:rsidR="00875E63" w:rsidRPr="00AB6DA0" w:rsidRDefault="00875E63" w:rsidP="00E767D4">
      <w:pPr>
        <w:spacing w:line="360" w:lineRule="auto"/>
        <w:jc w:val="both"/>
        <w:rPr>
          <w:lang w:val="es-CO"/>
          <w:rPrChange w:id="836" w:author="Massiel Nayibe Moreno Ladino" w:date="2025-01-15T12:57:00Z" w16du:dateUtc="2025-01-15T17:57:00Z">
            <w:rPr/>
          </w:rPrChange>
        </w:rPr>
      </w:pPr>
    </w:p>
    <w:p w14:paraId="2DF8B47E" w14:textId="77777777" w:rsidR="00441859" w:rsidRPr="00AB6DA0" w:rsidRDefault="00DE7F5C">
      <w:pPr>
        <w:spacing w:line="360" w:lineRule="auto"/>
        <w:jc w:val="both"/>
        <w:rPr>
          <w:lang w:val="es-CO"/>
          <w:rPrChange w:id="837" w:author="Massiel Nayibe Moreno Ladino" w:date="2025-01-15T12:57:00Z" w16du:dateUtc="2025-01-15T17:57:00Z">
            <w:rPr/>
          </w:rPrChange>
        </w:rPr>
      </w:pPr>
      <w:r w:rsidRPr="00AB6DA0">
        <w:rPr>
          <w:lang w:val="es-CO"/>
          <w:rPrChange w:id="838" w:author="Massiel Nayibe Moreno Ladino" w:date="2025-01-15T12:57:00Z" w16du:dateUtc="2025-01-15T17:57:00Z">
            <w:rPr/>
          </w:rPrChange>
        </w:rPr>
        <w:t xml:space="preserve">Todos los empleados de Partners Colombia tienen la responsabilidad de mantener la honestidad, </w:t>
      </w:r>
      <w:r w:rsidR="002A64F5" w:rsidRPr="00AB6DA0">
        <w:rPr>
          <w:lang w:val="es-CO"/>
          <w:rPrChange w:id="839" w:author="Massiel Nayibe Moreno Ladino" w:date="2025-01-15T12:57:00Z" w16du:dateUtc="2025-01-15T17:57:00Z">
            <w:rPr/>
          </w:rPrChange>
        </w:rPr>
        <w:t xml:space="preserve">integridad </w:t>
      </w:r>
      <w:r w:rsidRPr="00AB6DA0">
        <w:rPr>
          <w:lang w:val="es-CO"/>
          <w:rPrChange w:id="840" w:author="Massiel Nayibe Moreno Ladino" w:date="2025-01-15T12:57:00Z" w16du:dateUtc="2025-01-15T17:57:00Z">
            <w:rPr/>
          </w:rPrChange>
        </w:rPr>
        <w:t xml:space="preserve">y eficiencia, y de asegurar su conducta y compromiso con los más altos estándares éticos. Es importante enfatizar que todos los empleados son importantes. El desarrollo y éxito de Partners Colombia depende del interés y creatividad de sus empleados en el trabajo. Deben </w:t>
      </w:r>
      <w:r w:rsidRPr="00AB6DA0">
        <w:rPr>
          <w:lang w:val="es-CO"/>
          <w:rPrChange w:id="841" w:author="Massiel Nayibe Moreno Ladino" w:date="2025-01-15T12:57:00Z" w16du:dateUtc="2025-01-15T17:57:00Z">
            <w:rPr/>
          </w:rPrChange>
        </w:rPr>
        <w:lastRenderedPageBreak/>
        <w:t>mantener buenas relaciones y tratar a los demás con amabilidad, creando un ambiente de trabajo armonioso y excelentes relaciones entre los empleados, incluyendo la igualdad de oportunidades sin discriminación ni acoso.</w:t>
      </w:r>
    </w:p>
    <w:p w14:paraId="095EB37D" w14:textId="77777777" w:rsidR="00A31148" w:rsidRPr="00AB6DA0" w:rsidRDefault="00A31148" w:rsidP="00A31148">
      <w:pPr>
        <w:spacing w:line="360" w:lineRule="auto"/>
        <w:jc w:val="both"/>
        <w:rPr>
          <w:lang w:val="es-CO"/>
          <w:rPrChange w:id="842" w:author="Massiel Nayibe Moreno Ladino" w:date="2025-01-15T12:57:00Z" w16du:dateUtc="2025-01-15T17:57:00Z">
            <w:rPr/>
          </w:rPrChange>
        </w:rPr>
      </w:pPr>
    </w:p>
    <w:p w14:paraId="393106D0" w14:textId="77777777" w:rsidR="00441859" w:rsidRPr="00AB6DA0" w:rsidRDefault="00DE7F5C">
      <w:pPr>
        <w:spacing w:line="360" w:lineRule="auto"/>
        <w:jc w:val="both"/>
        <w:rPr>
          <w:rFonts w:cs="Times New Roman"/>
          <w:lang w:val="es-CO"/>
          <w:rPrChange w:id="843" w:author="Massiel Nayibe Moreno Ladino" w:date="2025-01-15T12:57:00Z" w16du:dateUtc="2025-01-15T17:57:00Z">
            <w:rPr>
              <w:rFonts w:cs="Times New Roman"/>
            </w:rPr>
          </w:rPrChange>
        </w:rPr>
      </w:pPr>
      <w:r w:rsidRPr="00AB6DA0">
        <w:rPr>
          <w:rFonts w:cs="Times New Roman"/>
          <w:lang w:val="es-CO"/>
          <w:rPrChange w:id="844" w:author="Massiel Nayibe Moreno Ladino" w:date="2025-01-15T12:57:00Z" w16du:dateUtc="2025-01-15T17:57:00Z">
            <w:rPr>
              <w:rFonts w:cs="Times New Roman"/>
            </w:rPr>
          </w:rPrChange>
        </w:rPr>
        <w:t xml:space="preserve">Un empleado que haya realizado una denuncia de conducta cuestionable y que posteriormente crea que ha sido objeto de represalias de cualquier tipo por parte de cualquier empleado de Partners, debe comunicarlo inmediatamente </w:t>
      </w:r>
      <w:r w:rsidR="00455CE4" w:rsidRPr="00AB6DA0">
        <w:rPr>
          <w:rFonts w:cs="Times New Roman"/>
          <w:lang w:val="es-CO"/>
          <w:rPrChange w:id="845" w:author="Massiel Nayibe Moreno Ladino" w:date="2025-01-15T12:57:00Z" w16du:dateUtc="2025-01-15T17:57:00Z">
            <w:rPr>
              <w:rFonts w:cs="Times New Roman"/>
            </w:rPr>
          </w:rPrChange>
        </w:rPr>
        <w:t xml:space="preserve">al DP </w:t>
      </w:r>
      <w:r w:rsidR="00880813" w:rsidRPr="00AB6DA0">
        <w:rPr>
          <w:rFonts w:cs="Times New Roman"/>
          <w:lang w:val="es-CO"/>
          <w:rPrChange w:id="846" w:author="Massiel Nayibe Moreno Ladino" w:date="2025-01-15T12:57:00Z" w16du:dateUtc="2025-01-15T17:57:00Z">
            <w:rPr>
              <w:rFonts w:cs="Times New Roman"/>
            </w:rPr>
          </w:rPrChange>
        </w:rPr>
        <w:t xml:space="preserve">o a RRHH </w:t>
      </w:r>
      <w:r w:rsidRPr="00AB6DA0">
        <w:rPr>
          <w:rFonts w:cs="Times New Roman"/>
          <w:lang w:val="es-CO"/>
          <w:rPrChange w:id="847" w:author="Massiel Nayibe Moreno Ladino" w:date="2025-01-15T12:57:00Z" w16du:dateUtc="2025-01-15T17:57:00Z">
            <w:rPr>
              <w:rFonts w:cs="Times New Roman"/>
            </w:rPr>
          </w:rPrChange>
        </w:rPr>
        <w:t xml:space="preserve">y, si procede, a Partners </w:t>
      </w:r>
      <w:r w:rsidR="00DF23B2" w:rsidRPr="00AB6DA0">
        <w:rPr>
          <w:rFonts w:cs="Times New Roman"/>
          <w:lang w:val="es-CO"/>
          <w:rPrChange w:id="848" w:author="Massiel Nayibe Moreno Ladino" w:date="2025-01-15T12:57:00Z" w16du:dateUtc="2025-01-15T17:57:00Z">
            <w:rPr>
              <w:rFonts w:cs="Times New Roman"/>
            </w:rPr>
          </w:rPrChange>
        </w:rPr>
        <w:t>HO</w:t>
      </w:r>
      <w:r w:rsidRPr="00AB6DA0">
        <w:rPr>
          <w:rFonts w:cs="Times New Roman"/>
          <w:lang w:val="es-CO"/>
          <w:rPrChange w:id="849" w:author="Massiel Nayibe Moreno Ladino" w:date="2025-01-15T12:57:00Z" w16du:dateUtc="2025-01-15T17:57:00Z">
            <w:rPr>
              <w:rFonts w:cs="Times New Roman"/>
            </w:rPr>
          </w:rPrChange>
        </w:rPr>
        <w:t>.</w:t>
      </w:r>
    </w:p>
    <w:p w14:paraId="28DF2684" w14:textId="77777777" w:rsidR="00441859" w:rsidRPr="00AB6DA0" w:rsidRDefault="00DE7F5C">
      <w:pPr>
        <w:pStyle w:val="Ttulo3"/>
        <w:rPr>
          <w:lang w:val="es-CO"/>
          <w:rPrChange w:id="850" w:author="Massiel Nayibe Moreno Ladino" w:date="2025-01-15T12:57:00Z" w16du:dateUtc="2025-01-15T17:57:00Z">
            <w:rPr/>
          </w:rPrChange>
        </w:rPr>
      </w:pPr>
      <w:bookmarkStart w:id="851" w:name="_7.4.1_Equal_Employment"/>
      <w:bookmarkStart w:id="852" w:name="_Toc182401142"/>
      <w:bookmarkStart w:id="853" w:name="_Toc185435231"/>
      <w:bookmarkEnd w:id="851"/>
      <w:r w:rsidRPr="00AB6DA0">
        <w:rPr>
          <w:lang w:val="es-CO"/>
          <w:rPrChange w:id="854" w:author="Massiel Nayibe Moreno Ladino" w:date="2025-01-15T12:57:00Z" w16du:dateUtc="2025-01-15T17:57:00Z">
            <w:rPr/>
          </w:rPrChange>
        </w:rPr>
        <w:t>7.</w:t>
      </w:r>
      <w:r w:rsidR="00EB0399" w:rsidRPr="00AB6DA0">
        <w:rPr>
          <w:lang w:val="es-CO"/>
          <w:rPrChange w:id="855" w:author="Massiel Nayibe Moreno Ladino" w:date="2025-01-15T12:57:00Z" w16du:dateUtc="2025-01-15T17:57:00Z">
            <w:rPr/>
          </w:rPrChange>
        </w:rPr>
        <w:t>4</w:t>
      </w:r>
      <w:r w:rsidRPr="00AB6DA0">
        <w:rPr>
          <w:lang w:val="es-CO"/>
          <w:rPrChange w:id="856" w:author="Massiel Nayibe Moreno Ladino" w:date="2025-01-15T12:57:00Z" w16du:dateUtc="2025-01-15T17:57:00Z">
            <w:rPr/>
          </w:rPrChange>
        </w:rPr>
        <w:t xml:space="preserve">.1 Igualdad de oportunidades en el empleo </w:t>
      </w:r>
      <w:bookmarkEnd w:id="852"/>
      <w:bookmarkEnd w:id="853"/>
    </w:p>
    <w:p w14:paraId="13D55E56" w14:textId="77777777" w:rsidR="00441859" w:rsidRPr="00AB6DA0" w:rsidRDefault="00DE7F5C">
      <w:pPr>
        <w:spacing w:line="360" w:lineRule="auto"/>
        <w:jc w:val="both"/>
        <w:rPr>
          <w:lang w:val="es-CO"/>
          <w:rPrChange w:id="857" w:author="Massiel Nayibe Moreno Ladino" w:date="2025-01-15T12:57:00Z" w16du:dateUtc="2025-01-15T17:57:00Z">
            <w:rPr/>
          </w:rPrChange>
        </w:rPr>
      </w:pPr>
      <w:r w:rsidRPr="00AB6DA0">
        <w:rPr>
          <w:lang w:val="es-CO"/>
          <w:rPrChange w:id="858" w:author="Massiel Nayibe Moreno Ladino" w:date="2025-01-15T12:57:00Z" w16du:dateUtc="2025-01-15T17:57:00Z">
            <w:rPr/>
          </w:rPrChange>
        </w:rPr>
        <w:t>Es política de Compañeros garantizar la igualdad de oportunidades de empleo sin discriminación ni acoso por motivos de raza real o percibida (incluyendo peinado/textura), credo, color, sexo (incluyendo embarazo, parto y otras condiciones relacionadas con el embarazo), religión, origen nacional, ciudadanía, orientación sexual, apariencia personal, identidad o expresión de género, minusvalía o discapacidad física o mental, edad (18 años o más), estado civil (incluyendo paternidad), responsabilidades familiares, matrícula, información genética, afiliación política, condición de veterano, o cualquier otra área de discriminación prohibida. Esta política se aplica a todos los términos, condiciones y privilegios de empleo, incluida la contratación, la formación y el desarrollo del personal, la promoción y la compensación.</w:t>
      </w:r>
    </w:p>
    <w:p w14:paraId="7B90CE8C" w14:textId="77777777" w:rsidR="00441859" w:rsidRPr="00AB6DA0" w:rsidRDefault="00DE7F5C">
      <w:pPr>
        <w:pStyle w:val="Ttulo2"/>
        <w:numPr>
          <w:ilvl w:val="1"/>
          <w:numId w:val="82"/>
        </w:numPr>
        <w:rPr>
          <w:lang w:val="es-CO"/>
          <w:rPrChange w:id="859" w:author="Massiel Nayibe Moreno Ladino" w:date="2025-01-15T12:57:00Z" w16du:dateUtc="2025-01-15T17:57:00Z">
            <w:rPr/>
          </w:rPrChange>
        </w:rPr>
      </w:pPr>
      <w:bookmarkStart w:id="860" w:name="_Toc182401143"/>
      <w:bookmarkStart w:id="861" w:name="_Toc185435232"/>
      <w:r w:rsidRPr="00AB6DA0">
        <w:rPr>
          <w:lang w:val="es-CO"/>
          <w:rPrChange w:id="862" w:author="Massiel Nayibe Moreno Ladino" w:date="2025-01-15T12:57:00Z" w16du:dateUtc="2025-01-15T17:57:00Z">
            <w:rPr/>
          </w:rPrChange>
        </w:rPr>
        <w:t xml:space="preserve">Alojamiento para personas con discapacidad y diálogo interactivo </w:t>
      </w:r>
      <w:bookmarkEnd w:id="860"/>
      <w:bookmarkEnd w:id="861"/>
    </w:p>
    <w:p w14:paraId="7D50D1BC" w14:textId="77777777" w:rsidR="00441859" w:rsidRPr="00AB6DA0" w:rsidRDefault="00DE7F5C">
      <w:pPr>
        <w:spacing w:line="360" w:lineRule="auto"/>
        <w:jc w:val="both"/>
        <w:rPr>
          <w:lang w:val="es-CO"/>
          <w:rPrChange w:id="863" w:author="Massiel Nayibe Moreno Ladino" w:date="2025-01-15T12:57:00Z" w16du:dateUtc="2025-01-15T17:57:00Z">
            <w:rPr/>
          </w:rPrChange>
        </w:rPr>
      </w:pPr>
      <w:r w:rsidRPr="00AB6DA0">
        <w:rPr>
          <w:lang w:val="es-CO"/>
          <w:rPrChange w:id="864" w:author="Massiel Nayibe Moreno Ladino" w:date="2025-01-15T12:57:00Z" w16du:dateUtc="2025-01-15T17:57:00Z">
            <w:rPr/>
          </w:rPrChange>
        </w:rPr>
        <w:t xml:space="preserve">Como parte de su compromiso con una fuerza laboral diversa, Partners </w:t>
      </w:r>
      <w:r w:rsidR="00894BCA" w:rsidRPr="00AB6DA0">
        <w:rPr>
          <w:lang w:val="es-CO"/>
          <w:rPrChange w:id="865" w:author="Massiel Nayibe Moreno Ladino" w:date="2025-01-15T12:57:00Z" w16du:dateUtc="2025-01-15T17:57:00Z">
            <w:rPr/>
          </w:rPrChange>
        </w:rPr>
        <w:t xml:space="preserve">Colombia </w:t>
      </w:r>
      <w:r w:rsidRPr="00AB6DA0">
        <w:rPr>
          <w:lang w:val="es-CO"/>
          <w:rPrChange w:id="866" w:author="Massiel Nayibe Moreno Ladino" w:date="2025-01-15T12:57:00Z" w16du:dateUtc="2025-01-15T17:57:00Z">
            <w:rPr/>
          </w:rPrChange>
        </w:rPr>
        <w:t>no discrimina en sus prácticas de contratación o empleo a individuos calificados con discapacidades que puedan desempeñar las funciones esenciales del trabajo con o sin ajustes razonables. Partners se compromete a cumplir con las leyes federales, estatales y locales aplicables que rigen los ajustes razonables de las personas, incluyendo, pero no limitado a, la Ley de Estadounidenses con Discapacidades (ADA). Con ese fin, Partners hará una adaptación razonable a los postulantes y empleados que hayan solicitado una adaptación o para quienes Partners haya notado que pueden requerir tal adaptación, sin tener en cuenta ninguna clasificación protegida, relacionada con la condición de un individuo:</w:t>
      </w:r>
    </w:p>
    <w:p w14:paraId="208B0353" w14:textId="77777777" w:rsidR="00441859" w:rsidRPr="00AB6DA0" w:rsidRDefault="00DE7F5C">
      <w:pPr>
        <w:numPr>
          <w:ilvl w:val="0"/>
          <w:numId w:val="85"/>
        </w:numPr>
        <w:spacing w:line="360" w:lineRule="auto"/>
        <w:jc w:val="both"/>
        <w:rPr>
          <w:lang w:val="es-CO"/>
          <w:rPrChange w:id="867" w:author="Massiel Nayibe Moreno Ladino" w:date="2025-01-15T12:57:00Z" w16du:dateUtc="2025-01-15T17:57:00Z">
            <w:rPr/>
          </w:rPrChange>
        </w:rPr>
      </w:pPr>
      <w:r w:rsidRPr="00AB6DA0">
        <w:rPr>
          <w:lang w:val="es-CO"/>
          <w:rPrChange w:id="868" w:author="Massiel Nayibe Moreno Ladino" w:date="2025-01-15T12:57:00Z" w16du:dateUtc="2025-01-15T17:57:00Z">
            <w:rPr/>
          </w:rPrChange>
        </w:rPr>
        <w:lastRenderedPageBreak/>
        <w:t>Discapacidad, es decir, cualquier impedimento físico, médico, mental o psicológico, o un historial o registro de dicho impedimento;</w:t>
      </w:r>
    </w:p>
    <w:p w14:paraId="100B3B88" w14:textId="77777777" w:rsidR="00441859" w:rsidRPr="00AB6DA0" w:rsidRDefault="00DE7F5C">
      <w:pPr>
        <w:numPr>
          <w:ilvl w:val="0"/>
          <w:numId w:val="84"/>
        </w:numPr>
        <w:spacing w:line="360" w:lineRule="auto"/>
        <w:jc w:val="both"/>
        <w:rPr>
          <w:lang w:val="es-CO"/>
          <w:rPrChange w:id="869" w:author="Massiel Nayibe Moreno Ladino" w:date="2025-01-15T12:57:00Z" w16du:dateUtc="2025-01-15T17:57:00Z">
            <w:rPr/>
          </w:rPrChange>
        </w:rPr>
      </w:pPr>
      <w:r w:rsidRPr="00AB6DA0">
        <w:rPr>
          <w:lang w:val="es-CO"/>
          <w:rPrChange w:id="870" w:author="Massiel Nayibe Moreno Ladino" w:date="2025-01-15T12:57:00Z" w16du:dateUtc="2025-01-15T17:57:00Z">
            <w:rPr/>
          </w:rPrChange>
        </w:rPr>
        <w:t>Creencias y prácticas religiosas sinceras;</w:t>
      </w:r>
    </w:p>
    <w:p w14:paraId="19F7829C" w14:textId="77777777" w:rsidR="00441859" w:rsidRPr="00AB6DA0" w:rsidRDefault="00DE7F5C">
      <w:pPr>
        <w:numPr>
          <w:ilvl w:val="0"/>
          <w:numId w:val="84"/>
        </w:numPr>
        <w:spacing w:line="360" w:lineRule="auto"/>
        <w:jc w:val="both"/>
        <w:rPr>
          <w:lang w:val="es-CO"/>
          <w:rPrChange w:id="871" w:author="Massiel Nayibe Moreno Ladino" w:date="2025-01-15T12:57:00Z" w16du:dateUtc="2025-01-15T17:57:00Z">
            <w:rPr/>
          </w:rPrChange>
        </w:rPr>
      </w:pPr>
      <w:r w:rsidRPr="00AB6DA0">
        <w:rPr>
          <w:lang w:val="es-CO"/>
          <w:rPrChange w:id="872" w:author="Massiel Nayibe Moreno Ladino" w:date="2025-01-15T12:57:00Z" w16du:dateUtc="2025-01-15T17:57:00Z">
            <w:rPr/>
          </w:rPrChange>
        </w:rPr>
        <w:t>Necesidades como víctima de violencia doméstica, delitos sexuales o acoso;</w:t>
      </w:r>
    </w:p>
    <w:p w14:paraId="475A68F9" w14:textId="77777777" w:rsidR="00441859" w:rsidRPr="00AB6DA0" w:rsidRDefault="00DE7F5C">
      <w:pPr>
        <w:numPr>
          <w:ilvl w:val="0"/>
          <w:numId w:val="84"/>
        </w:numPr>
        <w:spacing w:line="360" w:lineRule="auto"/>
        <w:jc w:val="both"/>
        <w:rPr>
          <w:lang w:val="es-CO"/>
          <w:rPrChange w:id="873" w:author="Massiel Nayibe Moreno Ladino" w:date="2025-01-15T12:57:00Z" w16du:dateUtc="2025-01-15T17:57:00Z">
            <w:rPr/>
          </w:rPrChange>
        </w:rPr>
      </w:pPr>
      <w:r w:rsidRPr="00AB6DA0">
        <w:rPr>
          <w:lang w:val="es-CO"/>
          <w:rPrChange w:id="874" w:author="Massiel Nayibe Moreno Ladino" w:date="2025-01-15T12:57:00Z" w16du:dateUtc="2025-01-15T17:57:00Z">
            <w:rPr/>
          </w:rPrChange>
        </w:rPr>
        <w:t>Necesidades relacionadas con el embarazo, el parto o afecciones médicas relacionadas; y/o</w:t>
      </w:r>
    </w:p>
    <w:p w14:paraId="7279EB2D" w14:textId="77777777" w:rsidR="00441859" w:rsidRPr="00AB6DA0" w:rsidRDefault="00DE7F5C">
      <w:pPr>
        <w:numPr>
          <w:ilvl w:val="0"/>
          <w:numId w:val="84"/>
        </w:numPr>
        <w:spacing w:line="360" w:lineRule="auto"/>
        <w:jc w:val="both"/>
        <w:rPr>
          <w:lang w:val="es-CO"/>
          <w:rPrChange w:id="875" w:author="Massiel Nayibe Moreno Ladino" w:date="2025-01-15T12:57:00Z" w16du:dateUtc="2025-01-15T17:57:00Z">
            <w:rPr/>
          </w:rPrChange>
        </w:rPr>
      </w:pPr>
      <w:r w:rsidRPr="00AB6DA0">
        <w:rPr>
          <w:lang w:val="es-CO"/>
          <w:rPrChange w:id="876" w:author="Massiel Nayibe Moreno Ladino" w:date="2025-01-15T12:57:00Z" w16du:dateUtc="2025-01-15T17:57:00Z">
            <w:rPr/>
          </w:rPrChange>
        </w:rPr>
        <w:t>Cualquier otro motivo exigido por la legislación aplicable, a menos que la adaptación suponga una dificultad excesiva para el funcionamiento de nuestra empresa.</w:t>
      </w:r>
    </w:p>
    <w:p w14:paraId="6B7DF25A" w14:textId="77777777" w:rsidR="00682799" w:rsidRPr="00AB6DA0" w:rsidRDefault="00682799" w:rsidP="005429D4">
      <w:pPr>
        <w:spacing w:line="360" w:lineRule="auto"/>
        <w:ind w:left="720"/>
        <w:jc w:val="both"/>
        <w:rPr>
          <w:lang w:val="es-CO"/>
          <w:rPrChange w:id="877" w:author="Massiel Nayibe Moreno Ladino" w:date="2025-01-15T12:57:00Z" w16du:dateUtc="2025-01-15T17:57:00Z">
            <w:rPr/>
          </w:rPrChange>
        </w:rPr>
      </w:pPr>
    </w:p>
    <w:p w14:paraId="4A400B91" w14:textId="77777777" w:rsidR="00441859" w:rsidRPr="00AB6DA0" w:rsidRDefault="00DE7F5C">
      <w:pPr>
        <w:spacing w:line="360" w:lineRule="auto"/>
        <w:jc w:val="both"/>
        <w:rPr>
          <w:lang w:val="es-CO"/>
          <w:rPrChange w:id="878" w:author="Massiel Nayibe Moreno Ladino" w:date="2025-01-15T12:57:00Z" w16du:dateUtc="2025-01-15T17:57:00Z">
            <w:rPr/>
          </w:rPrChange>
        </w:rPr>
      </w:pPr>
      <w:r w:rsidRPr="00AB6DA0">
        <w:rPr>
          <w:lang w:val="es-CO"/>
          <w:rPrChange w:id="879" w:author="Massiel Nayibe Moreno Ladino" w:date="2025-01-15T12:57:00Z" w16du:dateUtc="2025-01-15T17:57:00Z">
            <w:rPr/>
          </w:rPrChange>
        </w:rPr>
        <w:t xml:space="preserve">Además, Partners se compromete a cumplir las siguientes normas de contratación relativas al alojamiento: </w:t>
      </w:r>
    </w:p>
    <w:p w14:paraId="16089B03" w14:textId="77777777" w:rsidR="00441859" w:rsidRPr="00AB6DA0" w:rsidRDefault="00DE7F5C">
      <w:pPr>
        <w:numPr>
          <w:ilvl w:val="0"/>
          <w:numId w:val="84"/>
        </w:numPr>
        <w:spacing w:line="360" w:lineRule="auto"/>
        <w:jc w:val="both"/>
        <w:rPr>
          <w:lang w:val="es-CO"/>
          <w:rPrChange w:id="880" w:author="Massiel Nayibe Moreno Ladino" w:date="2025-01-15T12:57:00Z" w16du:dateUtc="2025-01-15T17:57:00Z">
            <w:rPr/>
          </w:rPrChange>
        </w:rPr>
      </w:pPr>
      <w:r w:rsidRPr="00AB6DA0">
        <w:rPr>
          <w:lang w:val="es-CO"/>
          <w:rPrChange w:id="881" w:author="Massiel Nayibe Moreno Ladino" w:date="2025-01-15T12:57:00Z" w16du:dateUtc="2025-01-15T17:57:00Z">
            <w:rPr/>
          </w:rPrChange>
        </w:rPr>
        <w:t>El proceso de solicitud se utiliza únicamente para determinar si las cualificaciones y capacidades de un candidato se ajustan razonablemente a los requisitos del puesto. Por lo tanto, no se pregunta a los candidatos por su estado físico ni por su historial médico (salvo cuando parezca que las funciones esenciales del puesto no pueden desempeñarse sin adaptaciones, en cuyo caso sólo se hacen las preguntas pertinentes sobre las limitaciones funcionales).</w:t>
      </w:r>
    </w:p>
    <w:p w14:paraId="632F73B1" w14:textId="77777777" w:rsidR="00441859" w:rsidRPr="00AB6DA0" w:rsidRDefault="00DE7F5C">
      <w:pPr>
        <w:numPr>
          <w:ilvl w:val="0"/>
          <w:numId w:val="84"/>
        </w:numPr>
        <w:spacing w:line="360" w:lineRule="auto"/>
        <w:jc w:val="both"/>
        <w:rPr>
          <w:lang w:val="es-CO"/>
          <w:rPrChange w:id="882" w:author="Massiel Nayibe Moreno Ladino" w:date="2025-01-15T12:57:00Z" w16du:dateUtc="2025-01-15T17:57:00Z">
            <w:rPr/>
          </w:rPrChange>
        </w:rPr>
      </w:pPr>
      <w:r w:rsidRPr="00AB6DA0">
        <w:rPr>
          <w:lang w:val="es-CO"/>
          <w:rPrChange w:id="883" w:author="Massiel Nayibe Moreno Ladino" w:date="2025-01-15T12:57:00Z" w16du:dateUtc="2025-01-15T17:57:00Z">
            <w:rPr/>
          </w:rPrChange>
        </w:rPr>
        <w:t xml:space="preserve">Partners realizará los ajustes razonables que permitan a una persona cualificada con discapacidad desempeñar las funciones esenciales de su puesto de trabajo, a menos que ello suponga una carga excesiva. </w:t>
      </w:r>
    </w:p>
    <w:p w14:paraId="1BF7592B" w14:textId="77777777" w:rsidR="007F0858" w:rsidRPr="00AB6DA0" w:rsidRDefault="007F0858" w:rsidP="005429D4">
      <w:pPr>
        <w:spacing w:line="360" w:lineRule="auto"/>
        <w:ind w:left="720"/>
        <w:jc w:val="both"/>
        <w:rPr>
          <w:lang w:val="es-CO"/>
          <w:rPrChange w:id="884" w:author="Massiel Nayibe Moreno Ladino" w:date="2025-01-15T12:57:00Z" w16du:dateUtc="2025-01-15T17:57:00Z">
            <w:rPr/>
          </w:rPrChange>
        </w:rPr>
      </w:pPr>
    </w:p>
    <w:p w14:paraId="2E763095" w14:textId="77777777" w:rsidR="00441859" w:rsidRPr="00AB6DA0" w:rsidRDefault="00DE7F5C">
      <w:pPr>
        <w:spacing w:line="360" w:lineRule="auto"/>
        <w:jc w:val="both"/>
        <w:rPr>
          <w:lang w:val="es-CO"/>
          <w:rPrChange w:id="885" w:author="Massiel Nayibe Moreno Ladino" w:date="2025-01-15T12:57:00Z" w16du:dateUtc="2025-01-15T17:57:00Z">
            <w:rPr/>
          </w:rPrChange>
        </w:rPr>
      </w:pPr>
      <w:r w:rsidRPr="00AB6DA0">
        <w:rPr>
          <w:lang w:val="es-CO"/>
          <w:rPrChange w:id="886" w:author="Massiel Nayibe Moreno Ladino" w:date="2025-01-15T12:57:00Z" w16du:dateUtc="2025-01-15T17:57:00Z">
            <w:rPr/>
          </w:rPrChange>
        </w:rPr>
        <w:t>Cualquier persona que desee solicitar una adaptación basada en cualquiera de las razones expuestas anteriormente debe ponerse en contacto con el Departamento de RRHH. Las solicitudes de adaptación pueden realizarse por escrito a través del correo electrónico. En la medida de lo posible, Partners mantendrá la confidencialidad de todas las comunicaciones relativas a solicitudes de adaptaciones razonables y de todas las circunstancias que rodean la razón subyacente para necesitar una adaptación.</w:t>
      </w:r>
    </w:p>
    <w:p w14:paraId="244B2CA5" w14:textId="77777777" w:rsidR="006B4A16" w:rsidRPr="00AB6DA0" w:rsidRDefault="006B4A16" w:rsidP="006B4A16">
      <w:pPr>
        <w:spacing w:line="360" w:lineRule="auto"/>
        <w:jc w:val="both"/>
        <w:rPr>
          <w:lang w:val="es-CO"/>
          <w:rPrChange w:id="887" w:author="Massiel Nayibe Moreno Ladino" w:date="2025-01-15T12:57:00Z" w16du:dateUtc="2025-01-15T17:57:00Z">
            <w:rPr/>
          </w:rPrChange>
        </w:rPr>
      </w:pPr>
    </w:p>
    <w:p w14:paraId="07329175" w14:textId="77777777" w:rsidR="00441859" w:rsidRPr="00AB6DA0" w:rsidRDefault="00DE7F5C">
      <w:pPr>
        <w:spacing w:line="360" w:lineRule="auto"/>
        <w:jc w:val="both"/>
        <w:rPr>
          <w:lang w:val="es-CO"/>
          <w:rPrChange w:id="888" w:author="Massiel Nayibe Moreno Ladino" w:date="2025-01-15T12:57:00Z" w16du:dateUtc="2025-01-15T17:57:00Z">
            <w:rPr/>
          </w:rPrChange>
        </w:rPr>
      </w:pPr>
      <w:r w:rsidRPr="00AB6DA0">
        <w:rPr>
          <w:lang w:val="es-CO"/>
          <w:rPrChange w:id="889" w:author="Massiel Nayibe Moreno Ladino" w:date="2025-01-15T12:57:00Z" w16du:dateUtc="2025-01-15T17:57:00Z">
            <w:rPr/>
          </w:rPrChange>
        </w:rPr>
        <w:t xml:space="preserve">Después de recibir una solicitud de adaptación o de enterarse indirectamente de que el empleado puede requerir tal adaptación, Partners entablará un diálogo interactivo con el empleado. Incluso </w:t>
      </w:r>
      <w:r w:rsidRPr="00AB6DA0">
        <w:rPr>
          <w:lang w:val="es-CO"/>
          <w:rPrChange w:id="890" w:author="Massiel Nayibe Moreno Ladino" w:date="2025-01-15T12:57:00Z" w16du:dateUtc="2025-01-15T17:57:00Z">
            <w:rPr/>
          </w:rPrChange>
        </w:rPr>
        <w:lastRenderedPageBreak/>
        <w:t>si el empleado no ha solicitado formalmente una adaptación, Partners puede iniciar un diálogo interactivo en determinadas circunstancias, como cuando Partners tiene conocimiento de que el rendimiento del empleado en el trabajo se ha visto afectado negativamente y una base razonable para creer que el problema está relacionado con cualquiera de las clasificaciones protegidas establecidas anteriormente. En el caso de que Partners inicie un diálogo interactivo con un empleado, no debe interpretarse como que Partners cree que un individuo requiere una adaptación, sino que servirá como una invitación para que el empleado comparta cualquier información, desee compartir o solicitar una adaptación. El diálogo interactivo puede tener lugar en persona, por teléfono o por medios electrónicos. Como parte del diálogo interactivo, Partners se comunicará abiertamente y de buena fe con el empleado de manera oportuna para determinar si Partners puede proporcionar una adaptación razonable y de qué manera.</w:t>
      </w:r>
    </w:p>
    <w:p w14:paraId="3A02FA5D" w14:textId="77777777" w:rsidR="00441859" w:rsidRDefault="00DE7F5C">
      <w:pPr>
        <w:pStyle w:val="Ttulo2"/>
        <w:numPr>
          <w:ilvl w:val="1"/>
          <w:numId w:val="82"/>
        </w:numPr>
      </w:pPr>
      <w:bookmarkStart w:id="891" w:name="_Toc29250477"/>
      <w:bookmarkStart w:id="892" w:name="_Toc185435233"/>
      <w:r>
        <w:t xml:space="preserve">Contra el acoso sexual </w:t>
      </w:r>
      <w:bookmarkEnd w:id="891"/>
      <w:bookmarkEnd w:id="892"/>
    </w:p>
    <w:p w14:paraId="1F4B98DB" w14:textId="16EE8889" w:rsidR="00441859" w:rsidRPr="00AB6DA0" w:rsidRDefault="00DE7F5C">
      <w:pPr>
        <w:spacing w:line="360" w:lineRule="auto"/>
        <w:jc w:val="both"/>
        <w:rPr>
          <w:rFonts w:cs="Times New Roman"/>
          <w:lang w:val="es-CO"/>
          <w:rPrChange w:id="893" w:author="Massiel Nayibe Moreno Ladino" w:date="2025-01-15T12:57:00Z" w16du:dateUtc="2025-01-15T17:57:00Z">
            <w:rPr>
              <w:rFonts w:cs="Times New Roman"/>
            </w:rPr>
          </w:rPrChange>
        </w:rPr>
      </w:pPr>
      <w:r w:rsidRPr="00AB6DA0">
        <w:rPr>
          <w:lang w:val="es-CO"/>
          <w:rPrChange w:id="894" w:author="Massiel Nayibe Moreno Ladino" w:date="2025-01-15T12:57:00Z" w16du:dateUtc="2025-01-15T17:57:00Z">
            <w:rPr/>
          </w:rPrChange>
        </w:rPr>
        <w:t xml:space="preserve">Compañeros Colombia prohíbe toda forma de acoso sexual </w:t>
      </w:r>
      <w:r w:rsidR="00C1330B" w:rsidRPr="00AB6DA0">
        <w:rPr>
          <w:lang w:val="es-CO"/>
          <w:rPrChange w:id="895" w:author="Massiel Nayibe Moreno Ladino" w:date="2025-01-15T12:57:00Z" w16du:dateUtc="2025-01-15T17:57:00Z">
            <w:rPr/>
          </w:rPrChange>
        </w:rPr>
        <w:t xml:space="preserve">de acuerdo con la Ley Colombiana </w:t>
      </w:r>
      <w:commentRangeStart w:id="896"/>
      <w:r w:rsidR="00C1330B" w:rsidRPr="00AB6DA0">
        <w:rPr>
          <w:lang w:val="es-CO"/>
          <w:rPrChange w:id="897" w:author="Massiel Nayibe Moreno Ladino" w:date="2025-01-15T12:57:00Z" w16du:dateUtc="2025-01-15T17:57:00Z">
            <w:rPr/>
          </w:rPrChange>
        </w:rPr>
        <w:t>No. 1010 de 2006</w:t>
      </w:r>
      <w:commentRangeEnd w:id="896"/>
      <w:r w:rsidR="00963ED8">
        <w:rPr>
          <w:rStyle w:val="Refdecomentario"/>
        </w:rPr>
        <w:commentReference w:id="896"/>
      </w:r>
      <w:r w:rsidRPr="00AB6DA0">
        <w:rPr>
          <w:lang w:val="es-CO"/>
          <w:rPrChange w:id="898" w:author="Massiel Nayibe Moreno Ladino" w:date="2025-01-15T12:57:00Z" w16du:dateUtc="2025-01-15T17:57:00Z">
            <w:rPr/>
          </w:rPrChange>
        </w:rPr>
        <w:t xml:space="preserve">. El acoso sexual se refiere a cualquier comportamiento físico, verbal o no, de naturaleza sexual, que afecte la dignidad de mujeres y hombres, y que sea considerado inapropiado, </w:t>
      </w:r>
      <w:r w:rsidR="002A64F5" w:rsidRPr="00AB6DA0">
        <w:rPr>
          <w:lang w:val="es-CO"/>
          <w:rPrChange w:id="899" w:author="Massiel Nayibe Moreno Ladino" w:date="2025-01-15T12:57:00Z" w16du:dateUtc="2025-01-15T17:57:00Z">
            <w:rPr/>
          </w:rPrChange>
        </w:rPr>
        <w:t xml:space="preserve">irrazonable </w:t>
      </w:r>
      <w:r w:rsidRPr="00AB6DA0">
        <w:rPr>
          <w:lang w:val="es-CO"/>
          <w:rPrChange w:id="900" w:author="Massiel Nayibe Moreno Ladino" w:date="2025-01-15T12:57:00Z" w16du:dateUtc="2025-01-15T17:57:00Z">
            <w:rPr/>
          </w:rPrChange>
        </w:rPr>
        <w:t xml:space="preserve">y ofensivo para el trabajador. </w:t>
      </w:r>
      <w:r w:rsidR="00DA7EB2" w:rsidRPr="00AB6DA0">
        <w:rPr>
          <w:rFonts w:cs="Times New Roman"/>
          <w:lang w:val="es-CO"/>
          <w:rPrChange w:id="901" w:author="Massiel Nayibe Moreno Ladino" w:date="2025-01-15T12:57:00Z" w16du:dateUtc="2025-01-15T17:57:00Z">
            <w:rPr>
              <w:rFonts w:cs="Times New Roman"/>
            </w:rPr>
          </w:rPrChange>
        </w:rPr>
        <w:t xml:space="preserve">Para efectos de esta política, el "acoso sexual" se define, como en las Directrices de la Comisión para la Igualdad de Oportunidades en el Empleo, como insinuaciones sexuales no deseadas, solicitud de favores sexuales y otras conductas verbales o físicas de naturaleza sexual cuando, por ejemplo: </w:t>
      </w:r>
    </w:p>
    <w:p w14:paraId="3233BF95" w14:textId="77777777" w:rsidR="00441859" w:rsidRPr="00AB6DA0" w:rsidRDefault="00DE7F5C">
      <w:pPr>
        <w:pStyle w:val="Prrafodelista"/>
        <w:numPr>
          <w:ilvl w:val="0"/>
          <w:numId w:val="87"/>
        </w:numPr>
        <w:spacing w:after="200" w:line="360" w:lineRule="auto"/>
        <w:jc w:val="both"/>
        <w:rPr>
          <w:rFonts w:cs="Times New Roman"/>
          <w:lang w:val="es-CO"/>
          <w:rPrChange w:id="902" w:author="Massiel Nayibe Moreno Ladino" w:date="2025-01-15T12:57:00Z" w16du:dateUtc="2025-01-15T17:57:00Z">
            <w:rPr>
              <w:rFonts w:cs="Times New Roman"/>
            </w:rPr>
          </w:rPrChange>
        </w:rPr>
      </w:pPr>
      <w:r w:rsidRPr="00AB6DA0">
        <w:rPr>
          <w:rFonts w:cs="Times New Roman"/>
          <w:lang w:val="es-CO"/>
          <w:rPrChange w:id="903" w:author="Massiel Nayibe Moreno Ladino" w:date="2025-01-15T12:57:00Z" w16du:dateUtc="2025-01-15T17:57:00Z">
            <w:rPr>
              <w:rFonts w:cs="Times New Roman"/>
            </w:rPr>
          </w:rPrChange>
        </w:rPr>
        <w:t>la sumisión a dicha conducta se convierte explícita o implícitamente en un término o condición del empleo de una persona,</w:t>
      </w:r>
    </w:p>
    <w:p w14:paraId="06498F8C" w14:textId="77777777" w:rsidR="00441859" w:rsidRPr="00AB6DA0" w:rsidRDefault="00DE7F5C">
      <w:pPr>
        <w:pStyle w:val="Prrafodelista"/>
        <w:numPr>
          <w:ilvl w:val="0"/>
          <w:numId w:val="87"/>
        </w:numPr>
        <w:spacing w:after="200" w:line="360" w:lineRule="auto"/>
        <w:jc w:val="both"/>
        <w:rPr>
          <w:rFonts w:cs="Times New Roman"/>
          <w:lang w:val="es-CO"/>
          <w:rPrChange w:id="904" w:author="Massiel Nayibe Moreno Ladino" w:date="2025-01-15T12:57:00Z" w16du:dateUtc="2025-01-15T17:57:00Z">
            <w:rPr>
              <w:rFonts w:cs="Times New Roman"/>
            </w:rPr>
          </w:rPrChange>
        </w:rPr>
      </w:pPr>
      <w:r w:rsidRPr="00AB6DA0">
        <w:rPr>
          <w:rFonts w:cs="Times New Roman"/>
          <w:lang w:val="es-CO"/>
          <w:rPrChange w:id="905" w:author="Massiel Nayibe Moreno Ladino" w:date="2025-01-15T12:57:00Z" w16du:dateUtc="2025-01-15T17:57:00Z">
            <w:rPr>
              <w:rFonts w:cs="Times New Roman"/>
            </w:rPr>
          </w:rPrChange>
        </w:rPr>
        <w:t xml:space="preserve">la sumisión o el rechazo de dicha conducta por parte de una persona se utilice como base para tomar decisiones laborales que afecten a dicha persona, o </w:t>
      </w:r>
    </w:p>
    <w:p w14:paraId="4F14AE39" w14:textId="77777777" w:rsidR="00441859" w:rsidRPr="00AB6DA0" w:rsidRDefault="00DE7F5C">
      <w:pPr>
        <w:pStyle w:val="Prrafodelista"/>
        <w:numPr>
          <w:ilvl w:val="0"/>
          <w:numId w:val="87"/>
        </w:numPr>
        <w:spacing w:after="200" w:line="360" w:lineRule="auto"/>
        <w:jc w:val="both"/>
        <w:rPr>
          <w:rFonts w:cs="Times New Roman"/>
          <w:lang w:val="es-CO"/>
          <w:rPrChange w:id="906" w:author="Massiel Nayibe Moreno Ladino" w:date="2025-01-15T12:57:00Z" w16du:dateUtc="2025-01-15T17:57:00Z">
            <w:rPr>
              <w:rFonts w:cs="Times New Roman"/>
            </w:rPr>
          </w:rPrChange>
        </w:rPr>
      </w:pPr>
      <w:r w:rsidRPr="00AB6DA0">
        <w:rPr>
          <w:rFonts w:cs="Times New Roman"/>
          <w:lang w:val="es-CO"/>
          <w:rPrChange w:id="907" w:author="Massiel Nayibe Moreno Ladino" w:date="2025-01-15T12:57:00Z" w16du:dateUtc="2025-01-15T17:57:00Z">
            <w:rPr>
              <w:rFonts w:cs="Times New Roman"/>
            </w:rPr>
          </w:rPrChange>
        </w:rPr>
        <w:t>dicha conducta tiene el propósito o el efecto de interferir injustificadamente en el rendimiento laboral de una persona o de crear un entorno de trabajo intimidatorio, hostil u ofensivo.</w:t>
      </w:r>
    </w:p>
    <w:p w14:paraId="676C9BAB" w14:textId="77777777" w:rsidR="00441859" w:rsidRPr="00AB6DA0" w:rsidRDefault="00DE7F5C">
      <w:pPr>
        <w:spacing w:line="360" w:lineRule="auto"/>
        <w:jc w:val="both"/>
        <w:rPr>
          <w:rFonts w:cs="Times New Roman"/>
          <w:lang w:val="es-CO"/>
          <w:rPrChange w:id="908" w:author="Massiel Nayibe Moreno Ladino" w:date="2025-01-15T12:57:00Z" w16du:dateUtc="2025-01-15T17:57:00Z">
            <w:rPr>
              <w:rFonts w:cs="Times New Roman"/>
            </w:rPr>
          </w:rPrChange>
        </w:rPr>
      </w:pPr>
      <w:r w:rsidRPr="00AB6DA0">
        <w:rPr>
          <w:rFonts w:cs="Times New Roman"/>
          <w:lang w:val="es-CO"/>
          <w:rPrChange w:id="909" w:author="Massiel Nayibe Moreno Ladino" w:date="2025-01-15T12:57:00Z" w16du:dateUtc="2025-01-15T17:57:00Z">
            <w:rPr>
              <w:rFonts w:cs="Times New Roman"/>
            </w:rPr>
          </w:rPrChange>
        </w:rPr>
        <w:t xml:space="preserve">El Título VII de la Ley de Derechos Civiles de 1964 reconoce dos tipos de acoso sexual: </w:t>
      </w:r>
    </w:p>
    <w:p w14:paraId="4C9CDC97" w14:textId="77777777" w:rsidR="00441859" w:rsidRDefault="00DE7F5C">
      <w:pPr>
        <w:pStyle w:val="Prrafodelista"/>
        <w:numPr>
          <w:ilvl w:val="0"/>
          <w:numId w:val="121"/>
        </w:numPr>
        <w:spacing w:after="200" w:line="360" w:lineRule="auto"/>
        <w:jc w:val="both"/>
        <w:rPr>
          <w:rFonts w:cs="Times New Roman"/>
        </w:rPr>
      </w:pPr>
      <w:r w:rsidRPr="000A6F7D">
        <w:rPr>
          <w:rFonts w:cs="Times New Roman"/>
        </w:rPr>
        <w:t xml:space="preserve">quid pro quo y </w:t>
      </w:r>
    </w:p>
    <w:p w14:paraId="38C77528" w14:textId="77777777" w:rsidR="00441859" w:rsidRDefault="00DE7F5C">
      <w:pPr>
        <w:pStyle w:val="Prrafodelista"/>
        <w:numPr>
          <w:ilvl w:val="0"/>
          <w:numId w:val="121"/>
        </w:numPr>
        <w:spacing w:after="200" w:line="360" w:lineRule="auto"/>
        <w:jc w:val="both"/>
        <w:rPr>
          <w:rFonts w:cs="Times New Roman"/>
        </w:rPr>
      </w:pPr>
      <w:r w:rsidRPr="000A6F7D">
        <w:rPr>
          <w:rFonts w:cs="Times New Roman"/>
        </w:rPr>
        <w:t xml:space="preserve">ambiente de trabajo hostil. </w:t>
      </w:r>
    </w:p>
    <w:p w14:paraId="56E65360" w14:textId="77777777" w:rsidR="00441859" w:rsidRPr="00AB6DA0" w:rsidRDefault="00DE7F5C">
      <w:pPr>
        <w:tabs>
          <w:tab w:val="left" w:pos="960"/>
        </w:tabs>
        <w:spacing w:after="120" w:line="360" w:lineRule="auto"/>
        <w:ind w:right="-20"/>
        <w:jc w:val="both"/>
        <w:rPr>
          <w:lang w:val="es-CO"/>
          <w:rPrChange w:id="910" w:author="Massiel Nayibe Moreno Ladino" w:date="2025-01-15T12:57:00Z" w16du:dateUtc="2025-01-15T17:57:00Z">
            <w:rPr/>
          </w:rPrChange>
        </w:rPr>
      </w:pPr>
      <w:r w:rsidRPr="00AB6DA0">
        <w:rPr>
          <w:lang w:val="es-CO"/>
          <w:rPrChange w:id="911" w:author="Massiel Nayibe Moreno Ladino" w:date="2025-01-15T12:57:00Z" w16du:dateUtc="2025-01-15T17:57:00Z">
            <w:rPr/>
          </w:rPrChange>
        </w:rPr>
        <w:lastRenderedPageBreak/>
        <w:t>El acoso sexual puede incluir una serie de comportamientos sutiles y no tan sutiles y puede afectar a personas del mismo o de distinto sexo. Dependiendo de las circunstancias, estos comportamientos pueden incluir insinuaciones sexuales no deseadas o peticiones de favores sexuales; bromas e insinuaciones sexuales; abuso verbal de naturaleza sexual; comentarios sobre el cuerpo de una persona, sus proezas sexuales o sus deficiencias sexuales; miradas lascivas, silbidos o tocamientos; comentarios o gestos insultantes u obscenos; exhibición en el lugar de trabajo de objetos o imágenes sexualmente sugerentes; y otras conductas físicas, verbales o visuales de naturaleza sexual.</w:t>
      </w:r>
    </w:p>
    <w:p w14:paraId="5D196D87" w14:textId="77777777" w:rsidR="00441859" w:rsidRPr="00AB6DA0" w:rsidRDefault="00DE7F5C">
      <w:pPr>
        <w:tabs>
          <w:tab w:val="left" w:pos="960"/>
        </w:tabs>
        <w:spacing w:after="120" w:line="360" w:lineRule="auto"/>
        <w:ind w:right="-20"/>
        <w:jc w:val="both"/>
        <w:rPr>
          <w:rFonts w:cs="Times New Roman"/>
          <w:lang w:val="es-CO"/>
          <w:rPrChange w:id="912" w:author="Massiel Nayibe Moreno Ladino" w:date="2025-01-15T12:57:00Z" w16du:dateUtc="2025-01-15T17:57:00Z">
            <w:rPr>
              <w:rFonts w:cs="Times New Roman"/>
            </w:rPr>
          </w:rPrChange>
        </w:rPr>
      </w:pPr>
      <w:r w:rsidRPr="00AB6DA0">
        <w:rPr>
          <w:rFonts w:cs="Times New Roman"/>
          <w:lang w:val="es-CO"/>
          <w:rPrChange w:id="913" w:author="Massiel Nayibe Moreno Ladino" w:date="2025-01-15T12:57:00Z" w16du:dateUtc="2025-01-15T17:57:00Z">
            <w:rPr>
              <w:rFonts w:cs="Times New Roman"/>
            </w:rPr>
          </w:rPrChange>
        </w:rPr>
        <w:t>El acoso sexual, una forma de violencia en la que, si bien no existe subordinación, hay un ejercicio abusivo de poder que conduce a un estado de indefensión y riesgo para la víctima, independientemente de que se produzca en uno o varios hechos</w:t>
      </w:r>
      <w:r w:rsidR="0096756D" w:rsidRPr="00AB6DA0">
        <w:rPr>
          <w:rFonts w:cs="Times New Roman"/>
          <w:lang w:val="es-CO"/>
          <w:rPrChange w:id="914" w:author="Massiel Nayibe Moreno Ladino" w:date="2025-01-15T12:57:00Z" w16du:dateUtc="2025-01-15T17:57:00Z">
            <w:rPr>
              <w:rFonts w:cs="Times New Roman"/>
            </w:rPr>
          </w:rPrChange>
        </w:rPr>
        <w:t xml:space="preserve">. </w:t>
      </w:r>
    </w:p>
    <w:p w14:paraId="338BC436" w14:textId="77777777" w:rsidR="00441859" w:rsidRPr="00AB6DA0" w:rsidRDefault="00DE7F5C">
      <w:pPr>
        <w:tabs>
          <w:tab w:val="left" w:pos="960"/>
        </w:tabs>
        <w:spacing w:after="120" w:line="360" w:lineRule="auto"/>
        <w:ind w:right="-20"/>
        <w:jc w:val="both"/>
        <w:rPr>
          <w:lang w:val="es-CO"/>
          <w:rPrChange w:id="915" w:author="Massiel Nayibe Moreno Ladino" w:date="2025-01-15T12:57:00Z" w16du:dateUtc="2025-01-15T17:57:00Z">
            <w:rPr/>
          </w:rPrChange>
        </w:rPr>
      </w:pPr>
      <w:r w:rsidRPr="00AB6DA0">
        <w:rPr>
          <w:lang w:val="es-CO"/>
          <w:rPrChange w:id="916" w:author="Massiel Nayibe Moreno Ladino" w:date="2025-01-15T12:57:00Z" w16du:dateUtc="2025-01-15T17:57:00Z">
            <w:rPr/>
          </w:rPrChange>
        </w:rPr>
        <w:t>La prueba del acoso sexual en el lugar de trabajo se establece si los trabajadores perciben que su reacción ante tal comportamiento:</w:t>
      </w:r>
    </w:p>
    <w:p w14:paraId="13F3223D" w14:textId="77777777" w:rsidR="00441859" w:rsidRPr="00AB6DA0" w:rsidRDefault="00DE7F5C">
      <w:pPr>
        <w:pStyle w:val="Prrafodelista"/>
        <w:numPr>
          <w:ilvl w:val="0"/>
          <w:numId w:val="6"/>
        </w:numPr>
        <w:tabs>
          <w:tab w:val="left" w:pos="960"/>
        </w:tabs>
        <w:spacing w:after="120" w:line="360" w:lineRule="auto"/>
        <w:ind w:right="-20"/>
        <w:jc w:val="both"/>
        <w:rPr>
          <w:lang w:val="es-CO"/>
          <w:rPrChange w:id="917" w:author="Massiel Nayibe Moreno Ladino" w:date="2025-01-15T12:57:00Z" w16du:dateUtc="2025-01-15T17:57:00Z">
            <w:rPr/>
          </w:rPrChange>
        </w:rPr>
      </w:pPr>
      <w:r w:rsidRPr="00AB6DA0">
        <w:rPr>
          <w:lang w:val="es-CO"/>
          <w:rPrChange w:id="918" w:author="Massiel Nayibe Moreno Ladino" w:date="2025-01-15T12:57:00Z" w16du:dateUtc="2025-01-15T17:57:00Z">
            <w:rPr/>
          </w:rPrChange>
        </w:rPr>
        <w:t>Es una condición para mantener el empleo y/o;</w:t>
      </w:r>
    </w:p>
    <w:p w14:paraId="717530BC" w14:textId="77777777" w:rsidR="00441859" w:rsidRPr="00AB6DA0" w:rsidRDefault="00DE7F5C">
      <w:pPr>
        <w:pStyle w:val="Prrafodelista"/>
        <w:numPr>
          <w:ilvl w:val="0"/>
          <w:numId w:val="6"/>
        </w:numPr>
        <w:tabs>
          <w:tab w:val="left" w:pos="960"/>
        </w:tabs>
        <w:spacing w:after="120" w:line="360" w:lineRule="auto"/>
        <w:ind w:right="-20"/>
        <w:jc w:val="both"/>
        <w:rPr>
          <w:lang w:val="es-CO"/>
          <w:rPrChange w:id="919" w:author="Massiel Nayibe Moreno Ladino" w:date="2025-01-15T12:57:00Z" w16du:dateUtc="2025-01-15T17:57:00Z">
            <w:rPr/>
          </w:rPrChange>
        </w:rPr>
      </w:pPr>
      <w:r w:rsidRPr="00AB6DA0">
        <w:rPr>
          <w:lang w:val="es-CO"/>
          <w:rPrChange w:id="920" w:author="Massiel Nayibe Moreno Ladino" w:date="2025-01-15T12:57:00Z" w16du:dateUtc="2025-01-15T17:57:00Z">
            <w:rPr/>
          </w:rPrChange>
        </w:rPr>
        <w:t xml:space="preserve">Influirá en las decisiones relativas a su puesto de trabajo y/o; </w:t>
      </w:r>
    </w:p>
    <w:p w14:paraId="37DB8D70" w14:textId="77777777" w:rsidR="00441859" w:rsidRDefault="00DE7F5C">
      <w:pPr>
        <w:pStyle w:val="Prrafodelista"/>
        <w:numPr>
          <w:ilvl w:val="0"/>
          <w:numId w:val="6"/>
        </w:numPr>
        <w:tabs>
          <w:tab w:val="left" w:pos="960"/>
        </w:tabs>
        <w:spacing w:after="120" w:line="360" w:lineRule="auto"/>
        <w:ind w:right="-20"/>
        <w:jc w:val="both"/>
      </w:pPr>
      <w:r>
        <w:t xml:space="preserve">repercutirá en su rendimiento. </w:t>
      </w:r>
    </w:p>
    <w:p w14:paraId="7CCDE650" w14:textId="77777777" w:rsidR="00441859" w:rsidRPr="00AB6DA0" w:rsidRDefault="00DE7F5C">
      <w:pPr>
        <w:tabs>
          <w:tab w:val="left" w:pos="960"/>
        </w:tabs>
        <w:spacing w:after="120" w:line="360" w:lineRule="auto"/>
        <w:ind w:right="-20"/>
        <w:jc w:val="both"/>
        <w:rPr>
          <w:lang w:val="es-CO"/>
          <w:rPrChange w:id="921" w:author="Massiel Nayibe Moreno Ladino" w:date="2025-01-15T12:57:00Z" w16du:dateUtc="2025-01-15T17:57:00Z">
            <w:rPr/>
          </w:rPrChange>
        </w:rPr>
      </w:pPr>
      <w:r w:rsidRPr="00AB6DA0">
        <w:rPr>
          <w:lang w:val="es-CO"/>
          <w:rPrChange w:id="922" w:author="Massiel Nayibe Moreno Ladino" w:date="2025-01-15T12:57:00Z" w16du:dateUtc="2025-01-15T17:57:00Z">
            <w:rPr/>
          </w:rPrChange>
        </w:rPr>
        <w:t xml:space="preserve">El acoso sexual también puede provenir de un comportamiento que cree un ambiente hostil, amenazante y humillante. Partners Colombia se compromete a proporcionar un ambiente de trabajo libre de cualquier forma de discriminación verbal o física y abuso basado </w:t>
      </w:r>
      <w:r w:rsidR="00C1330B" w:rsidRPr="00AB6DA0">
        <w:rPr>
          <w:lang w:val="es-CO"/>
          <w:rPrChange w:id="923" w:author="Massiel Nayibe Moreno Ladino" w:date="2025-01-15T12:57:00Z" w16du:dateUtc="2025-01-15T17:57:00Z">
            <w:rPr/>
          </w:rPrChange>
        </w:rPr>
        <w:t xml:space="preserve">en género, raza, lengua </w:t>
      </w:r>
      <w:r w:rsidR="00695830" w:rsidRPr="00AB6DA0">
        <w:rPr>
          <w:lang w:val="es-CO"/>
          <w:rPrChange w:id="924" w:author="Massiel Nayibe Moreno Ladino" w:date="2025-01-15T12:57:00Z" w16du:dateUtc="2025-01-15T17:57:00Z">
            <w:rPr/>
          </w:rPrChange>
        </w:rPr>
        <w:t>materna</w:t>
      </w:r>
      <w:r w:rsidR="00C1330B" w:rsidRPr="00AB6DA0">
        <w:rPr>
          <w:lang w:val="es-CO"/>
          <w:rPrChange w:id="925" w:author="Massiel Nayibe Moreno Ladino" w:date="2025-01-15T12:57:00Z" w16du:dateUtc="2025-01-15T17:57:00Z">
            <w:rPr/>
          </w:rPrChange>
        </w:rPr>
        <w:t>, color, sexo, religión, edad, embarazo o maternidad, opinión política, discapacidad, orientación sexual, discapacidad o condición de salud, situación económica, filosofía, origen nacional o familiar u origen social</w:t>
      </w:r>
      <w:r w:rsidRPr="00AB6DA0">
        <w:rPr>
          <w:lang w:val="es-CO"/>
          <w:rPrChange w:id="926" w:author="Massiel Nayibe Moreno Ladino" w:date="2025-01-15T12:57:00Z" w16du:dateUtc="2025-01-15T17:57:00Z">
            <w:rPr/>
          </w:rPrChange>
        </w:rPr>
        <w:t xml:space="preserve">, o por cualquier otro motivo. Es política de Partners Colombia prohibir el acoso entre empleados. El propósito de esta filosofía no es regular el comportamiento moral de los empleados, sino asegurar un comportamiento profesional en el trabajo. El acoso entre empleados se refiere al uso de epítetos, apodos, amenazas, comentarios despectivos, bromas ofensivas, insinuaciones sexuales, solicitud de favores sexuales y cualquier otro tipo de contacto físico verbal o similar. Cualquier empleado que considere que está siendo objeto de discriminación y acoso </w:t>
      </w:r>
      <w:r w:rsidR="003E37CF" w:rsidRPr="00AB6DA0">
        <w:rPr>
          <w:lang w:val="es-CO"/>
          <w:rPrChange w:id="927" w:author="Massiel Nayibe Moreno Ladino" w:date="2025-01-15T12:57:00Z" w16du:dateUtc="2025-01-15T17:57:00Z">
            <w:rPr/>
          </w:rPrChange>
        </w:rPr>
        <w:t xml:space="preserve">debe </w:t>
      </w:r>
      <w:r w:rsidRPr="00AB6DA0">
        <w:rPr>
          <w:lang w:val="es-CO"/>
          <w:rPrChange w:id="928" w:author="Massiel Nayibe Moreno Ladino" w:date="2025-01-15T12:57:00Z" w16du:dateUtc="2025-01-15T17:57:00Z">
            <w:rPr/>
          </w:rPrChange>
        </w:rPr>
        <w:t xml:space="preserve">informar de esta situación a su superior inmediato, </w:t>
      </w:r>
      <w:r w:rsidR="002333E8" w:rsidRPr="00AB6DA0">
        <w:rPr>
          <w:lang w:val="es-CO"/>
          <w:rPrChange w:id="929" w:author="Massiel Nayibe Moreno Ladino" w:date="2025-01-15T12:57:00Z" w16du:dateUtc="2025-01-15T17:57:00Z">
            <w:rPr/>
          </w:rPrChange>
        </w:rPr>
        <w:t xml:space="preserve">al DP </w:t>
      </w:r>
      <w:r w:rsidRPr="00AB6DA0">
        <w:rPr>
          <w:lang w:val="es-CO"/>
          <w:rPrChange w:id="930" w:author="Massiel Nayibe Moreno Ladino" w:date="2025-01-15T12:57:00Z" w16du:dateUtc="2025-01-15T17:57:00Z">
            <w:rPr/>
          </w:rPrChange>
        </w:rPr>
        <w:t xml:space="preserve">o a la sede central de Partners </w:t>
      </w:r>
      <w:r w:rsidRPr="00AB6DA0">
        <w:rPr>
          <w:lang w:val="es-CO"/>
          <w:rPrChange w:id="931" w:author="Massiel Nayibe Moreno Ladino" w:date="2025-01-15T12:57:00Z" w16du:dateUtc="2025-01-15T17:57:00Z">
            <w:rPr/>
          </w:rPrChange>
        </w:rPr>
        <w:lastRenderedPageBreak/>
        <w:t>para que se lleve a cabo la investigación correspondiente y se tomen las medidas que el caso merezca.</w:t>
      </w:r>
    </w:p>
    <w:p w14:paraId="02098919" w14:textId="77777777" w:rsidR="00441859" w:rsidRDefault="00DE7F5C">
      <w:pPr>
        <w:pStyle w:val="Ttulo2"/>
        <w:numPr>
          <w:ilvl w:val="1"/>
          <w:numId w:val="82"/>
        </w:numPr>
      </w:pPr>
      <w:bookmarkStart w:id="932" w:name="_Toc29250478"/>
      <w:bookmarkStart w:id="933" w:name="_Toc185435234"/>
      <w:r>
        <w:t xml:space="preserve">Contra el </w:t>
      </w:r>
      <w:r w:rsidR="002D420D">
        <w:t>acoso</w:t>
      </w:r>
      <w:bookmarkEnd w:id="932"/>
      <w:r w:rsidR="002D420D">
        <w:t xml:space="preserve"> </w:t>
      </w:r>
      <w:bookmarkEnd w:id="933"/>
    </w:p>
    <w:p w14:paraId="42DD2547" w14:textId="02AA5217" w:rsidR="00441859" w:rsidRPr="00AB6DA0" w:rsidRDefault="00DE7F5C">
      <w:pPr>
        <w:spacing w:line="360" w:lineRule="auto"/>
        <w:jc w:val="both"/>
        <w:rPr>
          <w:rFonts w:cs="Times New Roman"/>
          <w:lang w:val="es-CO"/>
          <w:rPrChange w:id="934" w:author="Massiel Nayibe Moreno Ladino" w:date="2025-01-15T12:57:00Z" w16du:dateUtc="2025-01-15T17:57:00Z">
            <w:rPr>
              <w:rFonts w:cs="Times New Roman"/>
            </w:rPr>
          </w:rPrChange>
        </w:rPr>
      </w:pPr>
      <w:r w:rsidRPr="349587C1">
        <w:rPr>
          <w:rFonts w:cs="Times New Roman"/>
          <w:lang w:val="es-CO"/>
          <w:rPrChange w:id="935" w:author="Massiel Nayibe Moreno Ladino" w:date="2025-01-15T12:57:00Z">
            <w:rPr>
              <w:rFonts w:cs="Times New Roman"/>
            </w:rPr>
          </w:rPrChange>
        </w:rPr>
        <w:t xml:space="preserve">Partners tiene la intención de proporcionar un ambiente de trabajo que sea agradable, saludable, cómodo y libre de intimidación, hostilidad u otras ofensas que puedan interferir con el desempeño laboral. El acoso de cualquier tipo - verbal, físico o ambiental - está prohibido por esta política y no será tolerado. Además, Compañeros no tolerará el acoso por parte de supervisores, empleados, voluntarios u otras personas no empleadas que realicen negocios con </w:t>
      </w:r>
      <w:ins w:id="936" w:author="Diana Rosario Figueroa" w:date="2025-01-15T19:27:00Z">
        <w:r w:rsidR="7EC8A4F6" w:rsidRPr="349587C1">
          <w:rPr>
            <w:rFonts w:cs="Times New Roman"/>
            <w:lang w:val="es-CO"/>
          </w:rPr>
          <w:t>Partners</w:t>
        </w:r>
      </w:ins>
      <w:del w:id="937" w:author="Diana Rosario Figueroa" w:date="2025-01-15T19:27:00Z">
        <w:r w:rsidRPr="349587C1" w:rsidDel="00DE7F5C">
          <w:rPr>
            <w:rFonts w:cs="Times New Roman"/>
            <w:lang w:val="es-CO"/>
            <w:rPrChange w:id="938" w:author="Massiel Nayibe Moreno Ladino" w:date="2025-01-15T12:57:00Z">
              <w:rPr>
                <w:rFonts w:cs="Times New Roman"/>
              </w:rPr>
            </w:rPrChange>
          </w:rPr>
          <w:delText>Compañeros</w:delText>
        </w:r>
      </w:del>
      <w:r w:rsidRPr="349587C1">
        <w:rPr>
          <w:rFonts w:cs="Times New Roman"/>
          <w:lang w:val="es-CO"/>
          <w:rPrChange w:id="939" w:author="Massiel Nayibe Moreno Ladino" w:date="2025-01-15T12:57:00Z">
            <w:rPr>
              <w:rFonts w:cs="Times New Roman"/>
            </w:rPr>
          </w:rPrChange>
        </w:rPr>
        <w:t>.</w:t>
      </w:r>
    </w:p>
    <w:p w14:paraId="13A891C3" w14:textId="77777777" w:rsidR="003D3E62" w:rsidRPr="00AB6DA0" w:rsidRDefault="003D3E62" w:rsidP="005429D4">
      <w:pPr>
        <w:spacing w:line="360" w:lineRule="auto"/>
        <w:jc w:val="both"/>
        <w:rPr>
          <w:rFonts w:cs="Times New Roman"/>
          <w:lang w:val="es-CO"/>
          <w:rPrChange w:id="940" w:author="Massiel Nayibe Moreno Ladino" w:date="2025-01-15T12:57:00Z" w16du:dateUtc="2025-01-15T17:57:00Z">
            <w:rPr>
              <w:rFonts w:cs="Times New Roman"/>
            </w:rPr>
          </w:rPrChange>
        </w:rPr>
      </w:pPr>
    </w:p>
    <w:p w14:paraId="38EBDA2E" w14:textId="77777777" w:rsidR="00441859" w:rsidRPr="00AB6DA0" w:rsidRDefault="00DE7F5C">
      <w:pPr>
        <w:spacing w:line="360" w:lineRule="auto"/>
        <w:jc w:val="both"/>
        <w:rPr>
          <w:rFonts w:cs="Times New Roman"/>
          <w:lang w:val="es-CO"/>
          <w:rPrChange w:id="941" w:author="Massiel Nayibe Moreno Ladino" w:date="2025-01-15T12:57:00Z" w16du:dateUtc="2025-01-15T17:57:00Z">
            <w:rPr>
              <w:rFonts w:cs="Times New Roman"/>
            </w:rPr>
          </w:rPrChange>
        </w:rPr>
      </w:pPr>
      <w:r w:rsidRPr="00AB6DA0">
        <w:rPr>
          <w:rFonts w:cs="Times New Roman"/>
          <w:lang w:val="es-CO"/>
          <w:rPrChange w:id="942" w:author="Massiel Nayibe Moreno Ladino" w:date="2025-01-15T12:57:00Z" w16du:dateUtc="2025-01-15T17:57:00Z">
            <w:rPr>
              <w:rFonts w:cs="Times New Roman"/>
            </w:rPr>
          </w:rPrChange>
        </w:rPr>
        <w:t xml:space="preserve">El acoso basado en cualquier otra característica protegida también está estrictamente prohibido. Según esta política, el acoso es una conducta verbal, escrita. o física que denigra o muestra hostilidad o aversión hacia un individuo debido a cualquiera de las clases protegidas enumeradas anteriormente en </w:t>
      </w:r>
      <w:r>
        <w:fldChar w:fldCharType="begin"/>
      </w:r>
      <w:r w:rsidRPr="00AB6DA0">
        <w:rPr>
          <w:lang w:val="es-CO"/>
          <w:rPrChange w:id="943" w:author="Massiel Nayibe Moreno Ladino" w:date="2025-01-15T12:57:00Z" w16du:dateUtc="2025-01-15T17:57:00Z">
            <w:rPr/>
          </w:rPrChange>
        </w:rPr>
        <w:instrText>HYPERLINK \l "_7.4.1_Equal_Employment"</w:instrText>
      </w:r>
      <w:r>
        <w:fldChar w:fldCharType="separate"/>
      </w:r>
      <w:r w:rsidRPr="00AB6DA0">
        <w:rPr>
          <w:rStyle w:val="Hipervnculo"/>
          <w:rFonts w:cs="Times New Roman"/>
          <w:lang w:val="es-CO"/>
          <w:rPrChange w:id="944" w:author="Massiel Nayibe Moreno Ladino" w:date="2025-01-15T12:57:00Z" w16du:dateUtc="2025-01-15T17:57:00Z">
            <w:rPr>
              <w:rStyle w:val="Hipervnculo"/>
              <w:rFonts w:cs="Times New Roman"/>
            </w:rPr>
          </w:rPrChange>
        </w:rPr>
        <w:t>Igualdad de Oportunidades de Empleo</w:t>
      </w:r>
      <w:r>
        <w:fldChar w:fldCharType="end"/>
      </w:r>
      <w:r w:rsidRPr="00AB6DA0">
        <w:rPr>
          <w:rFonts w:cs="Times New Roman"/>
          <w:lang w:val="es-CO"/>
          <w:rPrChange w:id="945" w:author="Massiel Nayibe Moreno Ladino" w:date="2025-01-15T12:57:00Z" w16du:dateUtc="2025-01-15T17:57:00Z">
            <w:rPr>
              <w:rFonts w:cs="Times New Roman"/>
            </w:rPr>
          </w:rPrChange>
        </w:rPr>
        <w:t xml:space="preserve">, o la de sus familiares, amigos o asociados, y que: </w:t>
      </w:r>
    </w:p>
    <w:p w14:paraId="4B1DE8D5" w14:textId="77777777" w:rsidR="00441859" w:rsidRPr="00AB6DA0" w:rsidRDefault="00DE7F5C">
      <w:pPr>
        <w:pStyle w:val="Prrafodelista"/>
        <w:numPr>
          <w:ilvl w:val="0"/>
          <w:numId w:val="88"/>
        </w:numPr>
        <w:spacing w:after="200" w:line="360" w:lineRule="auto"/>
        <w:jc w:val="both"/>
        <w:rPr>
          <w:rFonts w:cs="Times New Roman"/>
          <w:lang w:val="es-CO"/>
          <w:rPrChange w:id="946" w:author="Massiel Nayibe Moreno Ladino" w:date="2025-01-15T12:57:00Z" w16du:dateUtc="2025-01-15T17:57:00Z">
            <w:rPr>
              <w:rFonts w:cs="Times New Roman"/>
            </w:rPr>
          </w:rPrChange>
        </w:rPr>
      </w:pPr>
      <w:r w:rsidRPr="00AB6DA0">
        <w:rPr>
          <w:rFonts w:cs="Times New Roman"/>
          <w:lang w:val="es-CO"/>
          <w:rPrChange w:id="947" w:author="Massiel Nayibe Moreno Ladino" w:date="2025-01-15T12:57:00Z" w16du:dateUtc="2025-01-15T17:57:00Z">
            <w:rPr>
              <w:rFonts w:cs="Times New Roman"/>
            </w:rPr>
          </w:rPrChange>
        </w:rPr>
        <w:t>tenga por objeto o efecto crear un entorno de trabajo intimidatorio, hostil u ofensivo,</w:t>
      </w:r>
    </w:p>
    <w:p w14:paraId="557A1037" w14:textId="77777777" w:rsidR="00441859" w:rsidRPr="00AB6DA0" w:rsidRDefault="00DE7F5C">
      <w:pPr>
        <w:pStyle w:val="Prrafodelista"/>
        <w:numPr>
          <w:ilvl w:val="0"/>
          <w:numId w:val="88"/>
        </w:numPr>
        <w:spacing w:after="200" w:line="360" w:lineRule="auto"/>
        <w:jc w:val="both"/>
        <w:rPr>
          <w:rFonts w:cs="Times New Roman"/>
          <w:lang w:val="es-CO"/>
          <w:rPrChange w:id="948" w:author="Massiel Nayibe Moreno Ladino" w:date="2025-01-15T12:57:00Z" w16du:dateUtc="2025-01-15T17:57:00Z">
            <w:rPr>
              <w:rFonts w:cs="Times New Roman"/>
            </w:rPr>
          </w:rPrChange>
        </w:rPr>
      </w:pPr>
      <w:r w:rsidRPr="00AB6DA0">
        <w:rPr>
          <w:rFonts w:cs="Times New Roman"/>
          <w:lang w:val="es-CO"/>
          <w:rPrChange w:id="949" w:author="Massiel Nayibe Moreno Ladino" w:date="2025-01-15T12:57:00Z" w16du:dateUtc="2025-01-15T17:57:00Z">
            <w:rPr>
              <w:rFonts w:cs="Times New Roman"/>
            </w:rPr>
          </w:rPrChange>
        </w:rPr>
        <w:t xml:space="preserve">tenga por objeto o efecto interferir injustificadamente en el rendimiento laboral de una persona, o </w:t>
      </w:r>
    </w:p>
    <w:p w14:paraId="46CCE9D8" w14:textId="77777777" w:rsidR="00441859" w:rsidRPr="00AB6DA0" w:rsidRDefault="00DE7F5C">
      <w:pPr>
        <w:pStyle w:val="Prrafodelista"/>
        <w:numPr>
          <w:ilvl w:val="0"/>
          <w:numId w:val="88"/>
        </w:numPr>
        <w:spacing w:after="200" w:line="360" w:lineRule="auto"/>
        <w:jc w:val="both"/>
        <w:rPr>
          <w:rFonts w:cs="Times New Roman"/>
          <w:lang w:val="es-CO"/>
          <w:rPrChange w:id="950" w:author="Massiel Nayibe Moreno Ladino" w:date="2025-01-15T12:57:00Z" w16du:dateUtc="2025-01-15T17:57:00Z">
            <w:rPr>
              <w:rFonts w:cs="Times New Roman"/>
            </w:rPr>
          </w:rPrChange>
        </w:rPr>
      </w:pPr>
      <w:r w:rsidRPr="00AB6DA0">
        <w:rPr>
          <w:rFonts w:cs="Times New Roman"/>
          <w:lang w:val="es-CO"/>
          <w:rPrChange w:id="951" w:author="Massiel Nayibe Moreno Ladino" w:date="2025-01-15T12:57:00Z" w16du:dateUtc="2025-01-15T17:57:00Z">
            <w:rPr>
              <w:rFonts w:cs="Times New Roman"/>
            </w:rPr>
          </w:rPrChange>
        </w:rPr>
        <w:t>afecte negativamente a las oportunidades de empleo de una persona.</w:t>
      </w:r>
    </w:p>
    <w:p w14:paraId="3E33D178" w14:textId="77777777" w:rsidR="00441859" w:rsidRDefault="00DE7F5C">
      <w:pPr>
        <w:spacing w:line="360" w:lineRule="auto"/>
        <w:jc w:val="both"/>
        <w:rPr>
          <w:rFonts w:cs="Times New Roman"/>
        </w:rPr>
      </w:pPr>
      <w:r w:rsidRPr="00AB6DA0">
        <w:rPr>
          <w:rFonts w:cs="Times New Roman"/>
          <w:lang w:val="es-CO"/>
          <w:rPrChange w:id="952" w:author="Massiel Nayibe Moreno Ladino" w:date="2025-01-15T12:57:00Z" w16du:dateUtc="2025-01-15T17:57:00Z">
            <w:rPr>
              <w:rFonts w:cs="Times New Roman"/>
            </w:rPr>
          </w:rPrChange>
        </w:rPr>
        <w:t xml:space="preserve">La conducta de acoso incluye epítetos, calumnias o estereotipos negativos; actos amenazantes, intimidatorios u hostiles; bromas denigrantes; y material escrito o gráfico que denigre o muestre hostilidad o aversión hacia un individuo o grupo que se coloque en paredes o en cualquier otro lugar de las instalaciones del empleador o que circule en el lugar de trabajo, en horario de trabajo o utilizando equipos de la empresa por correo electrónico, teléfono (incluidos mensajes de voz), mensajes de texto, sitios de redes sociales u otros medios. </w:t>
      </w:r>
      <w:r w:rsidRPr="00E049AB">
        <w:rPr>
          <w:rFonts w:cs="Times New Roman"/>
        </w:rPr>
        <w:t xml:space="preserve">Esto puede incluir, entre otras cosas </w:t>
      </w:r>
    </w:p>
    <w:p w14:paraId="64F7C5CD" w14:textId="77777777" w:rsidR="00441859" w:rsidRPr="00AB6DA0" w:rsidRDefault="00DE7F5C">
      <w:pPr>
        <w:pStyle w:val="Prrafodelista"/>
        <w:numPr>
          <w:ilvl w:val="0"/>
          <w:numId w:val="89"/>
        </w:numPr>
        <w:spacing w:after="200" w:line="360" w:lineRule="auto"/>
        <w:jc w:val="both"/>
        <w:rPr>
          <w:rFonts w:cs="Times New Roman"/>
          <w:lang w:val="es-CO"/>
          <w:rPrChange w:id="953" w:author="Massiel Nayibe Moreno Ladino" w:date="2025-01-15T12:57:00Z" w16du:dateUtc="2025-01-15T17:57:00Z">
            <w:rPr>
              <w:rFonts w:cs="Times New Roman"/>
            </w:rPr>
          </w:rPrChange>
        </w:rPr>
      </w:pPr>
      <w:r w:rsidRPr="00AB6DA0">
        <w:rPr>
          <w:rFonts w:cs="Times New Roman"/>
          <w:lang w:val="es-CO"/>
          <w:rPrChange w:id="954" w:author="Massiel Nayibe Moreno Ladino" w:date="2025-01-15T12:57:00Z" w16du:dateUtc="2025-01-15T17:57:00Z">
            <w:rPr>
              <w:rFonts w:cs="Times New Roman"/>
            </w:rPr>
          </w:rPrChange>
        </w:rPr>
        <w:t>Coqueteos, tocamientos, insinuaciones o proposiciones sexuales no deseadas.</w:t>
      </w:r>
    </w:p>
    <w:p w14:paraId="106C482E" w14:textId="77777777" w:rsidR="00441859" w:rsidRDefault="00DE7F5C">
      <w:pPr>
        <w:pStyle w:val="Prrafodelista"/>
        <w:numPr>
          <w:ilvl w:val="0"/>
          <w:numId w:val="89"/>
        </w:numPr>
        <w:spacing w:after="200" w:line="360" w:lineRule="auto"/>
        <w:jc w:val="both"/>
        <w:rPr>
          <w:rFonts w:cs="Times New Roman"/>
        </w:rPr>
      </w:pPr>
      <w:r w:rsidRPr="00E049AB">
        <w:rPr>
          <w:rFonts w:cs="Times New Roman"/>
        </w:rPr>
        <w:t>Abuso verbal de naturaleza sexual</w:t>
      </w:r>
    </w:p>
    <w:p w14:paraId="2519C61C" w14:textId="77777777" w:rsidR="00441859" w:rsidRDefault="00DE7F5C">
      <w:pPr>
        <w:pStyle w:val="Prrafodelista"/>
        <w:numPr>
          <w:ilvl w:val="0"/>
          <w:numId w:val="89"/>
        </w:numPr>
        <w:spacing w:after="200" w:line="360" w:lineRule="auto"/>
        <w:jc w:val="both"/>
        <w:rPr>
          <w:rFonts w:cs="Times New Roman"/>
        </w:rPr>
      </w:pPr>
      <w:r w:rsidRPr="00E049AB">
        <w:rPr>
          <w:rFonts w:cs="Times New Roman"/>
        </w:rPr>
        <w:t>Comentarios gráficos o sexualmente sugerentes</w:t>
      </w:r>
    </w:p>
    <w:p w14:paraId="68D1D8E4" w14:textId="77777777" w:rsidR="00441859" w:rsidRPr="00AB6DA0" w:rsidRDefault="00DE7F5C">
      <w:pPr>
        <w:pStyle w:val="Prrafodelista"/>
        <w:numPr>
          <w:ilvl w:val="0"/>
          <w:numId w:val="89"/>
        </w:numPr>
        <w:spacing w:after="200" w:line="360" w:lineRule="auto"/>
        <w:jc w:val="both"/>
        <w:rPr>
          <w:rFonts w:cs="Times New Roman"/>
          <w:lang w:val="es-CO"/>
          <w:rPrChange w:id="955" w:author="Massiel Nayibe Moreno Ladino" w:date="2025-01-15T12:57:00Z" w16du:dateUtc="2025-01-15T17:57:00Z">
            <w:rPr>
              <w:rFonts w:cs="Times New Roman"/>
            </w:rPr>
          </w:rPrChange>
        </w:rPr>
      </w:pPr>
      <w:r w:rsidRPr="00AB6DA0">
        <w:rPr>
          <w:rFonts w:cs="Times New Roman"/>
          <w:lang w:val="es-CO"/>
          <w:rPrChange w:id="956" w:author="Massiel Nayibe Moreno Ladino" w:date="2025-01-15T12:57:00Z" w16du:dateUtc="2025-01-15T17:57:00Z">
            <w:rPr>
              <w:rFonts w:cs="Times New Roman"/>
            </w:rPr>
          </w:rPrChange>
        </w:rPr>
        <w:t>Palabras sexualmente degradantes para describir a una persona</w:t>
      </w:r>
    </w:p>
    <w:p w14:paraId="557A8FEC" w14:textId="77777777" w:rsidR="00441859" w:rsidRPr="00AB6DA0" w:rsidRDefault="00DE7F5C">
      <w:pPr>
        <w:pStyle w:val="Prrafodelista"/>
        <w:numPr>
          <w:ilvl w:val="0"/>
          <w:numId w:val="89"/>
        </w:numPr>
        <w:spacing w:after="200" w:line="360" w:lineRule="auto"/>
        <w:jc w:val="both"/>
        <w:rPr>
          <w:rFonts w:cs="Times New Roman"/>
          <w:lang w:val="es-CO"/>
          <w:rPrChange w:id="957" w:author="Massiel Nayibe Moreno Ladino" w:date="2025-01-15T12:57:00Z" w16du:dateUtc="2025-01-15T17:57:00Z">
            <w:rPr>
              <w:rFonts w:cs="Times New Roman"/>
            </w:rPr>
          </w:rPrChange>
        </w:rPr>
      </w:pPr>
      <w:r w:rsidRPr="00AB6DA0">
        <w:rPr>
          <w:rFonts w:cs="Times New Roman"/>
          <w:lang w:val="es-CO"/>
          <w:rPrChange w:id="958" w:author="Massiel Nayibe Moreno Ladino" w:date="2025-01-15T12:57:00Z" w16du:dateUtc="2025-01-15T17:57:00Z">
            <w:rPr>
              <w:rFonts w:cs="Times New Roman"/>
            </w:rPr>
          </w:rPrChange>
        </w:rPr>
        <w:lastRenderedPageBreak/>
        <w:t>La exhibición, almacenamiento o transmisión de objetos o imágenes sexualmente sugerentes.</w:t>
      </w:r>
    </w:p>
    <w:p w14:paraId="59F03C8E" w14:textId="77777777" w:rsidR="00441859" w:rsidRPr="00AB6DA0" w:rsidRDefault="00DE7F5C">
      <w:pPr>
        <w:spacing w:line="360" w:lineRule="auto"/>
        <w:jc w:val="both"/>
        <w:rPr>
          <w:rFonts w:cs="Times New Roman"/>
          <w:lang w:val="es-CO"/>
          <w:rPrChange w:id="959" w:author="Massiel Nayibe Moreno Ladino" w:date="2025-01-15T12:57:00Z" w16du:dateUtc="2025-01-15T17:57:00Z">
            <w:rPr>
              <w:rFonts w:cs="Times New Roman"/>
            </w:rPr>
          </w:rPrChange>
        </w:rPr>
      </w:pPr>
      <w:r w:rsidRPr="00AB6DA0">
        <w:rPr>
          <w:rFonts w:cs="Times New Roman"/>
          <w:lang w:val="es-CO"/>
          <w:rPrChange w:id="960" w:author="Massiel Nayibe Moreno Ladino" w:date="2025-01-15T12:57:00Z" w16du:dateUtc="2025-01-15T17:57:00Z">
            <w:rPr>
              <w:rFonts w:cs="Times New Roman"/>
            </w:rPr>
          </w:rPrChange>
        </w:rPr>
        <w:t xml:space="preserve">Partners no tolerará conductas verbales o físicas que acosen, perturben o interfieran en el desempeño laboral de otra persona o que creen un entorno de trabajo intimidatorio, ofensivo u hostil. Para evitar circunstancias en las que el acoso se convierta en grave o generalizado, los empleados deben denunciar todos los incidentes de acoso inmediatamente. </w:t>
      </w:r>
      <w:r>
        <w:fldChar w:fldCharType="begin"/>
      </w:r>
      <w:r w:rsidRPr="00AB6DA0">
        <w:rPr>
          <w:lang w:val="es-CO"/>
          <w:rPrChange w:id="961" w:author="Massiel Nayibe Moreno Ladino" w:date="2025-01-15T12:57:00Z" w16du:dateUtc="2025-01-15T17:57:00Z">
            <w:rPr/>
          </w:rPrChange>
        </w:rPr>
        <w:instrText>HYPERLINK \l "_7.9_Harassment/Bullying/Violence_Co"</w:instrText>
      </w:r>
      <w:r>
        <w:fldChar w:fldCharType="separate"/>
      </w:r>
      <w:r w:rsidRPr="00AB6DA0">
        <w:rPr>
          <w:rStyle w:val="Hipervnculo"/>
          <w:rFonts w:cs="Times New Roman"/>
          <w:lang w:val="es-CO"/>
          <w:rPrChange w:id="962" w:author="Massiel Nayibe Moreno Ladino" w:date="2025-01-15T12:57:00Z" w16du:dateUtc="2025-01-15T17:57:00Z">
            <w:rPr>
              <w:rStyle w:val="Hipervnculo"/>
              <w:rFonts w:cs="Times New Roman"/>
            </w:rPr>
          </w:rPrChange>
        </w:rPr>
        <w:t>Procedimiento de conformidad de</w:t>
      </w:r>
      <w:r>
        <w:fldChar w:fldCharType="end"/>
      </w:r>
      <w:r w:rsidRPr="00AB6DA0">
        <w:rPr>
          <w:rFonts w:cs="Times New Roman"/>
          <w:lang w:val="es-CO"/>
          <w:rPrChange w:id="963" w:author="Massiel Nayibe Moreno Ladino" w:date="2025-01-15T12:57:00Z" w16du:dateUtc="2025-01-15T17:57:00Z">
            <w:rPr>
              <w:rFonts w:cs="Times New Roman"/>
            </w:rPr>
          </w:rPrChange>
        </w:rPr>
        <w:t xml:space="preserve"> referencia.</w:t>
      </w:r>
    </w:p>
    <w:p w14:paraId="704FFC09" w14:textId="77777777" w:rsidR="00441859" w:rsidRDefault="00DE7F5C">
      <w:pPr>
        <w:spacing w:line="360" w:lineRule="auto"/>
        <w:jc w:val="both"/>
        <w:rPr>
          <w:rFonts w:cs="Times New Roman"/>
        </w:rPr>
      </w:pPr>
      <w:r w:rsidRPr="00AB6DA0">
        <w:rPr>
          <w:rFonts w:cs="Times New Roman"/>
          <w:lang w:val="es-CO"/>
          <w:rPrChange w:id="964" w:author="Massiel Nayibe Moreno Ladino" w:date="2025-01-15T12:57:00Z" w16du:dateUtc="2025-01-15T17:57:00Z">
            <w:rPr>
              <w:rFonts w:cs="Times New Roman"/>
            </w:rPr>
          </w:rPrChange>
        </w:rPr>
        <w:t xml:space="preserve">Cada miembro del personal es responsable de garantizar que el lugar de trabajo esté libre de acoso sexual. Ningún supervisor u otro empleado amenazará o insinuará, explícita o implícitamente, que la negativa de un empleado a someterse a insinuaciones sexuales afectará negativamente al empleo, salario, ascenso, funciones asignadas o cualquier otra condición de empleo o desarrollo profesional del miembro del personal. </w:t>
      </w:r>
      <w:r w:rsidR="0087505F">
        <w:fldChar w:fldCharType="begin"/>
      </w:r>
      <w:r w:rsidR="0087505F" w:rsidRPr="00AB6DA0">
        <w:rPr>
          <w:lang w:val="es-CO"/>
          <w:rPrChange w:id="965" w:author="Massiel Nayibe Moreno Ladino" w:date="2025-01-15T12:57:00Z" w16du:dateUtc="2025-01-15T17:57:00Z">
            <w:rPr/>
          </w:rPrChange>
        </w:rPr>
        <w:instrText>HYPERLINK "https://partnersnet107.sharepoint.com/:f:/s/FA/Eh72_olU3rdMlT5tFw2osOABWkHQgErPoXgugrV8jPYNqA?e=pm46fa"</w:instrText>
      </w:r>
      <w:r w:rsidR="0087505F">
        <w:fldChar w:fldCharType="separate"/>
      </w:r>
      <w:r w:rsidR="0087505F" w:rsidRPr="00094960">
        <w:rPr>
          <w:rStyle w:val="Hipervnculo"/>
        </w:rPr>
        <w:t>Consulte la política completa de Partners Colombia</w:t>
      </w:r>
      <w:r w:rsidR="0087505F">
        <w:fldChar w:fldCharType="end"/>
      </w:r>
      <w:r w:rsidR="0087505F" w:rsidRPr="00E707E4">
        <w:t xml:space="preserve">. </w:t>
      </w:r>
    </w:p>
    <w:p w14:paraId="4784C70D" w14:textId="77777777" w:rsidR="00441859" w:rsidRDefault="00DE7F5C">
      <w:pPr>
        <w:pStyle w:val="Ttulo2"/>
        <w:numPr>
          <w:ilvl w:val="1"/>
          <w:numId w:val="82"/>
        </w:numPr>
      </w:pPr>
      <w:bookmarkStart w:id="966" w:name="_Toc182401146"/>
      <w:bookmarkStart w:id="967" w:name="_Toc185435235"/>
      <w:r w:rsidRPr="00C17238">
        <w:t>Acoso laboral</w:t>
      </w:r>
      <w:bookmarkEnd w:id="966"/>
      <w:bookmarkEnd w:id="967"/>
    </w:p>
    <w:p w14:paraId="4BD51936" w14:textId="77777777" w:rsidR="00441859" w:rsidRPr="00AB6DA0" w:rsidRDefault="00DE7F5C">
      <w:pPr>
        <w:tabs>
          <w:tab w:val="left" w:pos="960"/>
        </w:tabs>
        <w:spacing w:after="120" w:line="360" w:lineRule="auto"/>
        <w:ind w:right="-20"/>
        <w:jc w:val="both"/>
        <w:rPr>
          <w:lang w:val="es-CO"/>
          <w:rPrChange w:id="968" w:author="Massiel Nayibe Moreno Ladino" w:date="2025-01-15T12:57:00Z" w16du:dateUtc="2025-01-15T17:57:00Z">
            <w:rPr/>
          </w:rPrChange>
        </w:rPr>
      </w:pPr>
      <w:r w:rsidRPr="00AB6DA0">
        <w:rPr>
          <w:rFonts w:cs="Times New Roman"/>
          <w:lang w:val="es-CO"/>
          <w:rPrChange w:id="969" w:author="Massiel Nayibe Moreno Ladino" w:date="2025-01-15T12:57:00Z" w16du:dateUtc="2025-01-15T17:57:00Z">
            <w:rPr>
              <w:rFonts w:cs="Times New Roman"/>
            </w:rPr>
          </w:rPrChange>
        </w:rPr>
        <w:t xml:space="preserve">Partners </w:t>
      </w:r>
      <w:r w:rsidR="00894BCA" w:rsidRPr="00AB6DA0">
        <w:rPr>
          <w:rFonts w:cs="Times New Roman"/>
          <w:lang w:val="es-CO"/>
          <w:rPrChange w:id="970" w:author="Massiel Nayibe Moreno Ladino" w:date="2025-01-15T12:57:00Z" w16du:dateUtc="2025-01-15T17:57:00Z">
            <w:rPr>
              <w:rFonts w:cs="Times New Roman"/>
            </w:rPr>
          </w:rPrChange>
        </w:rPr>
        <w:t xml:space="preserve">Colombia </w:t>
      </w:r>
      <w:r w:rsidRPr="00AB6DA0">
        <w:rPr>
          <w:rFonts w:cs="Times New Roman"/>
          <w:lang w:val="es-CO"/>
          <w:rPrChange w:id="971" w:author="Massiel Nayibe Moreno Ladino" w:date="2025-01-15T12:57:00Z" w16du:dateUtc="2025-01-15T17:57:00Z">
            <w:rPr>
              <w:rFonts w:cs="Times New Roman"/>
            </w:rPr>
          </w:rPrChange>
        </w:rPr>
        <w:t>define el acoso como "un comportamiento inapropiado repetido, directo o indirecto, ya sea verbal, físico o de otro tipo, llevado a cabo por una o más personas contra otra u otras, en el lugar de trabajo y/o en el transcurso del empleo." Tal comportamiento viola el Código de Ética de la empresa, que establece claramente que todos los empleados serán tratados con dignidad y respeto.</w:t>
      </w:r>
    </w:p>
    <w:p w14:paraId="4934FE24" w14:textId="77777777" w:rsidR="00441859" w:rsidRPr="00AB6DA0" w:rsidRDefault="00DE7F5C">
      <w:pPr>
        <w:tabs>
          <w:tab w:val="left" w:pos="960"/>
        </w:tabs>
        <w:spacing w:after="120" w:line="360" w:lineRule="auto"/>
        <w:ind w:right="-20"/>
        <w:jc w:val="both"/>
        <w:rPr>
          <w:lang w:val="es-CO"/>
          <w:rPrChange w:id="972" w:author="Massiel Nayibe Moreno Ladino" w:date="2025-01-15T12:57:00Z" w16du:dateUtc="2025-01-15T17:57:00Z">
            <w:rPr/>
          </w:rPrChange>
        </w:rPr>
      </w:pPr>
      <w:r w:rsidRPr="00AB6DA0">
        <w:rPr>
          <w:lang w:val="es-CO"/>
          <w:rPrChange w:id="973" w:author="Massiel Nayibe Moreno Ladino" w:date="2025-01-15T12:57:00Z" w16du:dateUtc="2025-01-15T17:57:00Z">
            <w:rPr/>
          </w:rPrChange>
        </w:rPr>
        <w:t xml:space="preserve">El acoso puede ser intencionado o no. Sin embargo, debe tenerse en cuenta que cuando se presenta una acusación de acoso, la intención del presunto acosador es irrelevante y no se tendrá en cuenta a la hora de imponer medidas disciplinarias. Al igual que en el acoso sexual, lo importante es el efecto del comportamiento sobre el individuo. Compañeros Colombia considera los siguientes tipos de comportamiento como ejemplos de intimidación: </w:t>
      </w:r>
    </w:p>
    <w:p w14:paraId="11067689" w14:textId="77777777" w:rsidR="00441859" w:rsidRPr="00AB6DA0" w:rsidRDefault="00DE7F5C">
      <w:pPr>
        <w:pStyle w:val="Prrafodelista"/>
        <w:numPr>
          <w:ilvl w:val="0"/>
          <w:numId w:val="37"/>
        </w:numPr>
        <w:tabs>
          <w:tab w:val="left" w:pos="960"/>
        </w:tabs>
        <w:spacing w:after="120" w:line="360" w:lineRule="auto"/>
        <w:ind w:right="-20"/>
        <w:jc w:val="both"/>
        <w:rPr>
          <w:lang w:val="es-CO"/>
          <w:rPrChange w:id="974" w:author="Massiel Nayibe Moreno Ladino" w:date="2025-01-15T12:57:00Z" w16du:dateUtc="2025-01-15T17:57:00Z">
            <w:rPr/>
          </w:rPrChange>
        </w:rPr>
      </w:pPr>
      <w:r w:rsidRPr="00AB6DA0">
        <w:rPr>
          <w:i/>
          <w:iCs/>
          <w:lang w:val="es-CO"/>
          <w:rPrChange w:id="975" w:author="Massiel Nayibe Moreno Ladino" w:date="2025-01-15T12:57:00Z" w16du:dateUtc="2025-01-15T17:57:00Z">
            <w:rPr>
              <w:i/>
              <w:iCs/>
            </w:rPr>
          </w:rPrChange>
        </w:rPr>
        <w:t>Acoso verbal</w:t>
      </w:r>
      <w:r w:rsidRPr="00AB6DA0">
        <w:rPr>
          <w:lang w:val="es-CO"/>
          <w:rPrChange w:id="976" w:author="Massiel Nayibe Moreno Ladino" w:date="2025-01-15T12:57:00Z" w16du:dateUtc="2025-01-15T17:57:00Z">
            <w:rPr/>
          </w:rPrChange>
        </w:rPr>
        <w:t xml:space="preserve">: Calumniar, </w:t>
      </w:r>
      <w:r w:rsidR="002A64F5" w:rsidRPr="00AB6DA0">
        <w:rPr>
          <w:lang w:val="es-CO"/>
          <w:rPrChange w:id="977" w:author="Massiel Nayibe Moreno Ladino" w:date="2025-01-15T12:57:00Z" w16du:dateUtc="2025-01-15T17:57:00Z">
            <w:rPr/>
          </w:rPrChange>
        </w:rPr>
        <w:t xml:space="preserve">ridiculizar </w:t>
      </w:r>
      <w:r w:rsidRPr="00AB6DA0">
        <w:rPr>
          <w:lang w:val="es-CO"/>
          <w:rPrChange w:id="978" w:author="Massiel Nayibe Moreno Ladino" w:date="2025-01-15T12:57:00Z" w16du:dateUtc="2025-01-15T17:57:00Z">
            <w:rPr/>
          </w:rPrChange>
        </w:rPr>
        <w:t xml:space="preserve">o difamar a una persona o a su familia; poner apodos de forma persistente que resulten hirientes, insultantes o humillantes; utilizar a una persona como blanco de bromas; comentarios abusivos y ofensivos. </w:t>
      </w:r>
    </w:p>
    <w:p w14:paraId="3FFE15E0" w14:textId="77777777" w:rsidR="00441859" w:rsidRPr="00AB6DA0" w:rsidRDefault="00DE7F5C">
      <w:pPr>
        <w:pStyle w:val="Prrafodelista"/>
        <w:numPr>
          <w:ilvl w:val="0"/>
          <w:numId w:val="37"/>
        </w:numPr>
        <w:tabs>
          <w:tab w:val="left" w:pos="960"/>
        </w:tabs>
        <w:spacing w:after="120" w:line="360" w:lineRule="auto"/>
        <w:ind w:right="-20"/>
        <w:jc w:val="both"/>
        <w:rPr>
          <w:lang w:val="es-CO"/>
          <w:rPrChange w:id="979" w:author="Massiel Nayibe Moreno Ladino" w:date="2025-01-15T12:57:00Z" w16du:dateUtc="2025-01-15T17:57:00Z">
            <w:rPr/>
          </w:rPrChange>
        </w:rPr>
      </w:pPr>
      <w:r w:rsidRPr="00AB6DA0">
        <w:rPr>
          <w:i/>
          <w:iCs/>
          <w:lang w:val="es-CO"/>
          <w:rPrChange w:id="980" w:author="Massiel Nayibe Moreno Ladino" w:date="2025-01-15T12:57:00Z" w16du:dateUtc="2025-01-15T17:57:00Z">
            <w:rPr>
              <w:i/>
              <w:iCs/>
            </w:rPr>
          </w:rPrChange>
        </w:rPr>
        <w:t>Acoso físico</w:t>
      </w:r>
      <w:r w:rsidRPr="00AB6DA0">
        <w:rPr>
          <w:lang w:val="es-CO"/>
          <w:rPrChange w:id="981" w:author="Massiel Nayibe Moreno Ladino" w:date="2025-01-15T12:57:00Z" w16du:dateUtc="2025-01-15T17:57:00Z">
            <w:rPr/>
          </w:rPrChange>
        </w:rPr>
        <w:t xml:space="preserve">: Empujar, dar empujones, dar patadas, pinchar, poner zancadillas, </w:t>
      </w:r>
      <w:r w:rsidR="002A64F5" w:rsidRPr="00AB6DA0">
        <w:rPr>
          <w:lang w:val="es-CO"/>
          <w:rPrChange w:id="982" w:author="Massiel Nayibe Moreno Ladino" w:date="2025-01-15T12:57:00Z" w16du:dateUtc="2025-01-15T17:57:00Z">
            <w:rPr/>
          </w:rPrChange>
        </w:rPr>
        <w:t xml:space="preserve">agredir </w:t>
      </w:r>
      <w:r w:rsidRPr="00AB6DA0">
        <w:rPr>
          <w:lang w:val="es-CO"/>
          <w:rPrChange w:id="983" w:author="Massiel Nayibe Moreno Ladino" w:date="2025-01-15T12:57:00Z" w16du:dateUtc="2025-01-15T17:57:00Z">
            <w:rPr/>
          </w:rPrChange>
        </w:rPr>
        <w:t xml:space="preserve">o amenazar con agredir físicamente; dañar el área de trabajo o la propiedad de una persona. </w:t>
      </w:r>
    </w:p>
    <w:p w14:paraId="1199FD62" w14:textId="77777777" w:rsidR="00441859" w:rsidRPr="00AB6DA0" w:rsidRDefault="00DE7F5C">
      <w:pPr>
        <w:pStyle w:val="Prrafodelista"/>
        <w:numPr>
          <w:ilvl w:val="0"/>
          <w:numId w:val="37"/>
        </w:numPr>
        <w:tabs>
          <w:tab w:val="left" w:pos="960"/>
        </w:tabs>
        <w:spacing w:after="120" w:line="360" w:lineRule="auto"/>
        <w:ind w:right="-20"/>
        <w:jc w:val="both"/>
        <w:rPr>
          <w:lang w:val="es-CO"/>
          <w:rPrChange w:id="984" w:author="Massiel Nayibe Moreno Ladino" w:date="2025-01-15T12:57:00Z" w16du:dateUtc="2025-01-15T17:57:00Z">
            <w:rPr/>
          </w:rPrChange>
        </w:rPr>
      </w:pPr>
      <w:r w:rsidRPr="00AB6DA0">
        <w:rPr>
          <w:i/>
          <w:iCs/>
          <w:lang w:val="es-CO"/>
          <w:rPrChange w:id="985" w:author="Massiel Nayibe Moreno Ladino" w:date="2025-01-15T12:57:00Z" w16du:dateUtc="2025-01-15T17:57:00Z">
            <w:rPr>
              <w:i/>
              <w:iCs/>
            </w:rPr>
          </w:rPrChange>
        </w:rPr>
        <w:lastRenderedPageBreak/>
        <w:t>Acoso gestual</w:t>
      </w:r>
      <w:r w:rsidRPr="00AB6DA0">
        <w:rPr>
          <w:lang w:val="es-CO"/>
          <w:rPrChange w:id="986" w:author="Massiel Nayibe Moreno Ladino" w:date="2025-01-15T12:57:00Z" w16du:dateUtc="2025-01-15T17:57:00Z">
            <w:rPr/>
          </w:rPrChange>
        </w:rPr>
        <w:t xml:space="preserve">: Gestos o miradas amenazantes no verbales que transmiten mensajes amenazantes. </w:t>
      </w:r>
    </w:p>
    <w:p w14:paraId="5B9A4542" w14:textId="77777777" w:rsidR="00441859" w:rsidRPr="00AB6DA0" w:rsidRDefault="00DE7F5C">
      <w:pPr>
        <w:pStyle w:val="Prrafodelista"/>
        <w:numPr>
          <w:ilvl w:val="0"/>
          <w:numId w:val="37"/>
        </w:numPr>
        <w:tabs>
          <w:tab w:val="left" w:pos="960"/>
        </w:tabs>
        <w:spacing w:after="120" w:line="360" w:lineRule="auto"/>
        <w:ind w:right="-20"/>
        <w:jc w:val="both"/>
        <w:rPr>
          <w:lang w:val="es-CO"/>
          <w:rPrChange w:id="987" w:author="Massiel Nayibe Moreno Ladino" w:date="2025-01-15T12:57:00Z" w16du:dateUtc="2025-01-15T17:57:00Z">
            <w:rPr/>
          </w:rPrChange>
        </w:rPr>
      </w:pPr>
      <w:r w:rsidRPr="00AB6DA0">
        <w:rPr>
          <w:i/>
          <w:iCs/>
          <w:lang w:val="es-CO"/>
          <w:rPrChange w:id="988" w:author="Massiel Nayibe Moreno Ladino" w:date="2025-01-15T12:57:00Z" w16du:dateUtc="2025-01-15T17:57:00Z">
            <w:rPr>
              <w:i/>
              <w:iCs/>
            </w:rPr>
          </w:rPrChange>
        </w:rPr>
        <w:t>Exclusión</w:t>
      </w:r>
      <w:r w:rsidRPr="00AB6DA0">
        <w:rPr>
          <w:lang w:val="es-CO"/>
          <w:rPrChange w:id="989" w:author="Massiel Nayibe Moreno Ladino" w:date="2025-01-15T12:57:00Z" w16du:dateUtc="2025-01-15T17:57:00Z">
            <w:rPr/>
          </w:rPrChange>
        </w:rPr>
        <w:t xml:space="preserve">: Excluir o despreciar social o físicamente a una persona en actividades relacionadas con el trabajo. </w:t>
      </w:r>
    </w:p>
    <w:p w14:paraId="485FD8B5" w14:textId="77777777" w:rsidR="00441859" w:rsidRPr="00AB6DA0" w:rsidRDefault="00DE7F5C">
      <w:pPr>
        <w:tabs>
          <w:tab w:val="left" w:pos="960"/>
        </w:tabs>
        <w:spacing w:after="120" w:line="360" w:lineRule="auto"/>
        <w:ind w:right="-20"/>
        <w:jc w:val="both"/>
        <w:rPr>
          <w:lang w:val="es-CO"/>
          <w:rPrChange w:id="990" w:author="Massiel Nayibe Moreno Ladino" w:date="2025-01-15T12:57:00Z" w16du:dateUtc="2025-01-15T17:57:00Z">
            <w:rPr/>
          </w:rPrChange>
        </w:rPr>
      </w:pPr>
      <w:r w:rsidRPr="00AB6DA0">
        <w:rPr>
          <w:lang w:val="es-CO"/>
          <w:rPrChange w:id="991" w:author="Massiel Nayibe Moreno Ladino" w:date="2025-01-15T12:57:00Z" w16du:dateUtc="2025-01-15T17:57:00Z">
            <w:rPr/>
          </w:rPrChange>
        </w:rPr>
        <w:t xml:space="preserve">Cualquier infracción de esta política puede dar lugar a medidas disciplinarias, incluido el despido. Además, los empleados tienen el "deber de advertir" a sus supervisores, </w:t>
      </w:r>
      <w:r w:rsidR="008952FB" w:rsidRPr="00AB6DA0">
        <w:rPr>
          <w:lang w:val="es-CO"/>
          <w:rPrChange w:id="992" w:author="Massiel Nayibe Moreno Ladino" w:date="2025-01-15T12:57:00Z" w16du:dateUtc="2025-01-15T17:57:00Z">
            <w:rPr/>
          </w:rPrChange>
        </w:rPr>
        <w:t>al DP</w:t>
      </w:r>
      <w:r w:rsidR="00C4609B" w:rsidRPr="00AB6DA0">
        <w:rPr>
          <w:lang w:val="es-CO"/>
          <w:rPrChange w:id="993" w:author="Massiel Nayibe Moreno Ladino" w:date="2025-01-15T12:57:00Z" w16du:dateUtc="2025-01-15T17:57:00Z">
            <w:rPr/>
          </w:rPrChange>
        </w:rPr>
        <w:t xml:space="preserve">, a RRHH </w:t>
      </w:r>
      <w:r w:rsidRPr="00AB6DA0">
        <w:rPr>
          <w:lang w:val="es-CO"/>
          <w:rPrChange w:id="994" w:author="Massiel Nayibe Moreno Ladino" w:date="2025-01-15T12:57:00Z" w16du:dateUtc="2025-01-15T17:57:00Z">
            <w:rPr/>
          </w:rPrChange>
        </w:rPr>
        <w:t xml:space="preserve">o a la sede central de Partners de cualquier actividad sospechosa en el lugar de trabajo, situaciones o incidentes que parezcan problemáticos. Esto incluye, pero no se limita a, </w:t>
      </w:r>
      <w:r w:rsidR="002A64F5" w:rsidRPr="00AB6DA0">
        <w:rPr>
          <w:lang w:val="es-CO"/>
          <w:rPrChange w:id="995" w:author="Massiel Nayibe Moreno Ladino" w:date="2025-01-15T12:57:00Z" w16du:dateUtc="2025-01-15T17:57:00Z">
            <w:rPr/>
          </w:rPrChange>
        </w:rPr>
        <w:t xml:space="preserve">amenazas </w:t>
      </w:r>
      <w:r w:rsidRPr="00AB6DA0">
        <w:rPr>
          <w:lang w:val="es-CO"/>
          <w:rPrChange w:id="996" w:author="Massiel Nayibe Moreno Ladino" w:date="2025-01-15T12:57:00Z" w16du:dateUtc="2025-01-15T17:57:00Z">
            <w:rPr/>
          </w:rPrChange>
        </w:rPr>
        <w:t>o actos de violencia, comportamiento agresivo y comentarios o comentarios amenazantes. Aunque Partners Colombia no puede garantizar la seguridad de los empleados, todos los informes serán investigados con prontitud y a fondo.</w:t>
      </w:r>
    </w:p>
    <w:p w14:paraId="20096887" w14:textId="77777777" w:rsidR="00441859" w:rsidRPr="00AB6DA0" w:rsidRDefault="00DE7F5C">
      <w:pPr>
        <w:pStyle w:val="Ttulo2"/>
        <w:numPr>
          <w:ilvl w:val="1"/>
          <w:numId w:val="82"/>
        </w:numPr>
        <w:rPr>
          <w:lang w:val="es-CO"/>
          <w:rPrChange w:id="997" w:author="Massiel Nayibe Moreno Ladino" w:date="2025-01-15T12:57:00Z" w16du:dateUtc="2025-01-15T17:57:00Z">
            <w:rPr/>
          </w:rPrChange>
        </w:rPr>
      </w:pPr>
      <w:bookmarkStart w:id="998" w:name="_Toc182401147"/>
      <w:bookmarkStart w:id="999" w:name="_Toc185435236"/>
      <w:r w:rsidRPr="00AB6DA0">
        <w:rPr>
          <w:lang w:val="es-CO"/>
          <w:rPrChange w:id="1000" w:author="Massiel Nayibe Moreno Ladino" w:date="2025-01-15T12:57:00Z" w16du:dateUtc="2025-01-15T17:57:00Z">
            <w:rPr/>
          </w:rPrChange>
        </w:rPr>
        <w:t>Política de prevención de la violencia en el lugar de trabajo</w:t>
      </w:r>
      <w:bookmarkEnd w:id="998"/>
      <w:bookmarkEnd w:id="999"/>
    </w:p>
    <w:p w14:paraId="23FBD58B" w14:textId="77777777" w:rsidR="00441859" w:rsidRPr="00AB6DA0" w:rsidRDefault="00DE7F5C">
      <w:pPr>
        <w:tabs>
          <w:tab w:val="left" w:pos="960"/>
        </w:tabs>
        <w:spacing w:after="120" w:line="360" w:lineRule="auto"/>
        <w:ind w:right="-20"/>
        <w:jc w:val="both"/>
        <w:rPr>
          <w:rFonts w:cs="Times New Roman"/>
        </w:rPr>
      </w:pPr>
      <w:r w:rsidRPr="4BCD1CEB">
        <w:rPr>
          <w:rFonts w:cs="Times New Roman"/>
        </w:rPr>
        <w:t xml:space="preserve">Para proteger el bienestar de nuestro personal de casos de violencia en el lugar de trabajo, Partners </w:t>
      </w:r>
      <w:r w:rsidR="00894BCA" w:rsidRPr="4BCD1CEB">
        <w:rPr>
          <w:rFonts w:cs="Times New Roman"/>
        </w:rPr>
        <w:t xml:space="preserve">Colombia </w:t>
      </w:r>
      <w:r w:rsidRPr="4BCD1CEB">
        <w:rPr>
          <w:rFonts w:cs="Times New Roman"/>
        </w:rPr>
        <w:t xml:space="preserve">ha implementado una política de prevención de la violencia. Partners </w:t>
      </w:r>
      <w:r w:rsidR="00894BCA" w:rsidRPr="4BCD1CEB">
        <w:rPr>
          <w:rFonts w:cs="Times New Roman"/>
        </w:rPr>
        <w:t xml:space="preserve">Colombia </w:t>
      </w:r>
      <w:r w:rsidRPr="4BCD1CEB">
        <w:rPr>
          <w:rFonts w:cs="Times New Roman"/>
        </w:rPr>
        <w:t xml:space="preserve">cree firmemente que todos los empleados deben ser tratados con dignidad y respeto y que cada empleado es responsable de sus acciones y consecuencias. Por lo tanto, los actos de violencia y las amenazas de violencia no serán tolerados. Partners ha adoptado las siguientes pautas para lidiar con la intimidación, el acoso u otras amenazas de violencia o violencia real que puedan ocurrir dentro o fuera de las instalaciones durante actividades relacionadas con el trabajo. Esta política se aplica a todos los empleados. </w:t>
      </w:r>
      <w:r w:rsidR="00540667" w:rsidRPr="4BCD1CEB">
        <w:t xml:space="preserve">Consulte </w:t>
      </w:r>
      <w:hyperlink r:id="rId16" w:history="1">
        <w:r w:rsidR="00B9779F" w:rsidRPr="4BCD1CEB">
          <w:rPr>
            <w:rStyle w:val="Hipervnculo"/>
          </w:rPr>
          <w:t>la Política de prevención del acoso en el lugar de trabajo</w:t>
        </w:r>
      </w:hyperlink>
      <w:r w:rsidR="00540667" w:rsidRPr="4BCD1CEB">
        <w:t xml:space="preserve"> para conocer la política completa.</w:t>
      </w:r>
    </w:p>
    <w:p w14:paraId="0F3BE873" w14:textId="77777777" w:rsidR="00441859" w:rsidRPr="00A032E3" w:rsidRDefault="00DE7F5C">
      <w:pPr>
        <w:pStyle w:val="Ttulo3"/>
      </w:pPr>
      <w:bookmarkStart w:id="1001" w:name="_Toc182401148"/>
      <w:bookmarkStart w:id="1002" w:name="_Toc185435237"/>
      <w:r w:rsidRPr="4BCD1CEB">
        <w:t>7.</w:t>
      </w:r>
      <w:r w:rsidR="00F92173" w:rsidRPr="4BCD1CEB">
        <w:t>9</w:t>
      </w:r>
      <w:r w:rsidRPr="4BCD1CEB">
        <w:t>.1 Conducta prohibida</w:t>
      </w:r>
      <w:bookmarkEnd w:id="1001"/>
      <w:bookmarkEnd w:id="1002"/>
    </w:p>
    <w:p w14:paraId="08514B0A" w14:textId="77777777" w:rsidR="00441859" w:rsidRPr="00AB6DA0" w:rsidRDefault="00DE7F5C" w:rsidP="349587C1">
      <w:pPr>
        <w:tabs>
          <w:tab w:val="left" w:pos="960"/>
        </w:tabs>
        <w:spacing w:after="120" w:line="360" w:lineRule="auto"/>
        <w:ind w:right="-20"/>
        <w:jc w:val="both"/>
        <w:rPr>
          <w:rFonts w:cs="Times New Roman"/>
          <w:lang w:val="es-ES"/>
          <w:rPrChange w:id="1003" w:author="" w16du:dateUtc="2025-01-15T17:57:00Z">
            <w:rPr>
              <w:rFonts w:cs="Times New Roman"/>
            </w:rPr>
          </w:rPrChange>
        </w:rPr>
      </w:pPr>
      <w:r w:rsidRPr="349587C1">
        <w:rPr>
          <w:rFonts w:cs="Times New Roman"/>
          <w:lang w:val="es-ES"/>
        </w:rPr>
        <w:t xml:space="preserve">Todos los empleados, clientes, proveedores y socios comerciales deben ser tratados con cortesía y respeto en todo momento. Se espera de los empleados que se abstengan de peleas, </w:t>
      </w:r>
      <w:commentRangeStart w:id="1004"/>
      <w:r w:rsidRPr="349587C1">
        <w:rPr>
          <w:rFonts w:cs="Times New Roman"/>
          <w:highlight w:val="yellow"/>
          <w:lang w:val="es-ES"/>
          <w:rPrChange w:id="1005" w:author="Diana Rosario Figueroa" w:date="2025-01-15T19:44:00Z">
            <w:rPr>
              <w:rFonts w:cs="Times New Roman"/>
            </w:rPr>
          </w:rPrChange>
        </w:rPr>
        <w:t>payasadas</w:t>
      </w:r>
      <w:commentRangeEnd w:id="1004"/>
      <w:r>
        <w:rPr>
          <w:rStyle w:val="Refdecomentario"/>
        </w:rPr>
        <w:commentReference w:id="1004"/>
      </w:r>
      <w:r w:rsidRPr="349587C1">
        <w:rPr>
          <w:rFonts w:cs="Times New Roman"/>
          <w:lang w:val="es-ES"/>
        </w:rPr>
        <w:t xml:space="preserve"> u otras conductas que puedan resultar peligrosas para los demás. No se tolerarán conductas que amenacen, intimiden o coaccionen a otros empleados, clientes, proveedores o socios comerciales. Los recursos de Partners no pueden ser utilizados para amenazar, acechar o acosar a nadie dentro o fuera del lugar de trabajo. Partners trata las amenazas provenientes de una relación personal </w:t>
      </w:r>
      <w:r w:rsidRPr="349587C1">
        <w:rPr>
          <w:rFonts w:cs="Times New Roman"/>
          <w:lang w:val="es-ES"/>
        </w:rPr>
        <w:lastRenderedPageBreak/>
        <w:t>abusiva como otras formas de violencia. Está estrictamente prohibido portar armas, incluyendo, pero no limitado a, armas de fuego y cuchillos en las instalaciones de la compañía o de los clientes, incluyendo durante los viajes de Partners.</w:t>
      </w:r>
    </w:p>
    <w:p w14:paraId="31B86825" w14:textId="77777777" w:rsidR="00441859" w:rsidRPr="00AB6DA0" w:rsidRDefault="00DE7F5C">
      <w:pPr>
        <w:tabs>
          <w:tab w:val="left" w:pos="960"/>
        </w:tabs>
        <w:spacing w:after="120" w:line="360" w:lineRule="auto"/>
        <w:ind w:right="-20"/>
        <w:jc w:val="both"/>
        <w:rPr>
          <w:rFonts w:cs="Times New Roman"/>
        </w:rPr>
      </w:pPr>
      <w:r w:rsidRPr="4BCD1CEB">
        <w:rPr>
          <w:rFonts w:cs="Times New Roman"/>
        </w:rPr>
        <w:t xml:space="preserve">Las amenazas indirectas o directas de violencia, los incidentes de violencia real y las personas o actividades sospechosas deben comunicarse lo antes posible a un supervisor, a RR.HH. o al Equipo de Liderazgo Ejecutivo. Al informar de una amenaza o incidente de violencia, el empleado debe ser lo más específico y detallado posible. Los empleados no deben ponerse en peligro ni intentar interceder durante un incidente. Además, los empleados tienen el "deber de advertir" a sus supervisores, a RR.HH. o </w:t>
      </w:r>
      <w:r w:rsidR="00E014D2" w:rsidRPr="4BCD1CEB">
        <w:rPr>
          <w:rFonts w:cs="Times New Roman"/>
        </w:rPr>
        <w:t xml:space="preserve">al DP </w:t>
      </w:r>
      <w:r w:rsidRPr="4BCD1CEB">
        <w:rPr>
          <w:rFonts w:cs="Times New Roman"/>
        </w:rPr>
        <w:t>de actividades, situaciones o incidentes sospechosos en el lugar de trabajo que parezcan problemáticos.</w:t>
      </w:r>
    </w:p>
    <w:p w14:paraId="0A801F0C" w14:textId="77777777" w:rsidR="00441859" w:rsidRPr="00AB6DA0" w:rsidRDefault="00DE7F5C">
      <w:pPr>
        <w:pStyle w:val="Ttulo3"/>
        <w:rPr>
          <w:rStyle w:val="Ttulo3Car"/>
          <w:b/>
        </w:rPr>
      </w:pPr>
      <w:bookmarkStart w:id="1006" w:name="_Toc182401149"/>
      <w:bookmarkStart w:id="1007" w:name="_Toc185435238"/>
      <w:r w:rsidRPr="4BCD1CEB">
        <w:rPr>
          <w:rStyle w:val="Ttulo3Car"/>
          <w:b/>
        </w:rPr>
        <w:t>7.</w:t>
      </w:r>
      <w:r w:rsidR="00D825F7" w:rsidRPr="4BCD1CEB">
        <w:rPr>
          <w:rStyle w:val="Ttulo3Car"/>
          <w:b/>
        </w:rPr>
        <w:t>9</w:t>
      </w:r>
      <w:r w:rsidRPr="4BCD1CEB">
        <w:rPr>
          <w:rStyle w:val="Ttulo3Car"/>
          <w:b/>
        </w:rPr>
        <w:t>.2 Investigaciones y aplicación de la legislación</w:t>
      </w:r>
      <w:bookmarkEnd w:id="1006"/>
      <w:bookmarkEnd w:id="1007"/>
    </w:p>
    <w:p w14:paraId="7033CD66" w14:textId="77777777" w:rsidR="00441859" w:rsidRPr="00AB6DA0" w:rsidRDefault="00DE7F5C">
      <w:pPr>
        <w:tabs>
          <w:tab w:val="left" w:pos="960"/>
        </w:tabs>
        <w:spacing w:after="120" w:line="360" w:lineRule="auto"/>
        <w:ind w:right="-20"/>
        <w:jc w:val="both"/>
        <w:rPr>
          <w:rFonts w:cs="Times New Roman"/>
        </w:rPr>
      </w:pPr>
      <w:r w:rsidRPr="4BCD1CEB">
        <w:rPr>
          <w:rFonts w:cs="Times New Roman"/>
        </w:rPr>
        <w:t xml:space="preserve">Los socios investigarán rápida y exhaustivamente todas las denuncias de amenazas de violencia o incidentes de violencia real y de personas o actividades sospechosas. Se protegerá en la medida de lo posible la identidad de la persona que realice la denuncia. Partners no tomará represalias contra los empleados que denuncien de buena fe actos de violencia, amenazas o personas o actividades sospechosas. Para mantener la seguridad en el lugar de trabajo y la integridad de su investigación, Partners puede suspender a los empleados sospechosos de violencia o amenazas de violencia en el lugar de trabajo, con o sin sueldo, hasta que se realice la investigación. Los empleados deben informar inmediatamente al departamento de RRHH de cualquier orden de protección o alejamiento que hayan obtenido y que incluya el lugar de trabajo como área protegida. </w:t>
      </w:r>
    </w:p>
    <w:p w14:paraId="0E5BAB2F" w14:textId="77777777" w:rsidR="00441859" w:rsidRPr="00AB6DA0" w:rsidRDefault="00DE7F5C">
      <w:pPr>
        <w:tabs>
          <w:tab w:val="left" w:pos="960"/>
        </w:tabs>
        <w:spacing w:after="120" w:line="360" w:lineRule="auto"/>
        <w:ind w:right="-20"/>
        <w:jc w:val="both"/>
        <w:rPr>
          <w:rFonts w:cs="Times New Roman"/>
        </w:rPr>
      </w:pPr>
      <w:r w:rsidRPr="4BCD1CEB">
        <w:rPr>
          <w:rFonts w:cs="Times New Roman"/>
        </w:rPr>
        <w:t>Toda persona responsable de amenazas o actos de violencia u otras conductas contrarias a estas directrices estará sujeta a medidas disciplinarias inmediatas que pueden llegar al despido.</w:t>
      </w:r>
    </w:p>
    <w:p w14:paraId="6DC2D78E" w14:textId="77777777" w:rsidR="00441859" w:rsidRPr="00AB6DA0" w:rsidRDefault="00DE7F5C">
      <w:pPr>
        <w:tabs>
          <w:tab w:val="left" w:pos="960"/>
        </w:tabs>
        <w:spacing w:after="120" w:line="360" w:lineRule="auto"/>
        <w:ind w:right="-20"/>
        <w:jc w:val="both"/>
        <w:rPr>
          <w:rFonts w:cs="Times New Roman"/>
        </w:rPr>
      </w:pPr>
      <w:r w:rsidRPr="4BCD1CEB">
        <w:rPr>
          <w:rFonts w:cs="Times New Roman"/>
        </w:rPr>
        <w:t>Partners anima a los empleados a poner sus disputas en conocimiento de sus supervisores o del departamento de RRHH antes de que la situación se agrave. Partners no disciplinará a los empleados por plantear tales preocupaciones.</w:t>
      </w:r>
    </w:p>
    <w:p w14:paraId="66D4463D" w14:textId="77777777" w:rsidR="00441859" w:rsidRPr="00A032E3" w:rsidRDefault="00DE7F5C">
      <w:pPr>
        <w:pStyle w:val="Ttulo2"/>
        <w:numPr>
          <w:ilvl w:val="1"/>
          <w:numId w:val="82"/>
        </w:numPr>
      </w:pPr>
      <w:bookmarkStart w:id="1008" w:name="_Toc185165631"/>
      <w:bookmarkStart w:id="1009" w:name="_Toc185341204"/>
      <w:bookmarkStart w:id="1010" w:name="_Toc185341562"/>
      <w:bookmarkStart w:id="1011" w:name="_Toc185419611"/>
      <w:bookmarkStart w:id="1012" w:name="_Toc185419977"/>
      <w:bookmarkStart w:id="1013" w:name="_Toc185420343"/>
      <w:bookmarkStart w:id="1014" w:name="_Toc185420709"/>
      <w:bookmarkStart w:id="1015" w:name="_Toc185435239"/>
      <w:bookmarkStart w:id="1016" w:name="_7.9_Harassment/Bullying/Violence_Co"/>
      <w:bookmarkStart w:id="1017" w:name="_Toc29250479"/>
      <w:bookmarkStart w:id="1018" w:name="_Toc185435240"/>
      <w:bookmarkEnd w:id="1008"/>
      <w:bookmarkEnd w:id="1009"/>
      <w:bookmarkEnd w:id="1010"/>
      <w:bookmarkEnd w:id="1011"/>
      <w:bookmarkEnd w:id="1012"/>
      <w:bookmarkEnd w:id="1013"/>
      <w:bookmarkEnd w:id="1014"/>
      <w:bookmarkEnd w:id="1015"/>
      <w:bookmarkEnd w:id="1016"/>
      <w:r w:rsidRPr="4BCD1CEB">
        <w:t xml:space="preserve">Procedimiento de denuncia de </w:t>
      </w:r>
      <w:r w:rsidR="00217DE2" w:rsidRPr="4BCD1CEB">
        <w:t>acoso/intimidación/violencia</w:t>
      </w:r>
      <w:bookmarkEnd w:id="1017"/>
      <w:bookmarkEnd w:id="1018"/>
    </w:p>
    <w:p w14:paraId="78978279" w14:textId="77777777" w:rsidR="00441859" w:rsidRPr="00AB6DA0" w:rsidRDefault="00DE7F5C">
      <w:pPr>
        <w:tabs>
          <w:tab w:val="left" w:pos="960"/>
        </w:tabs>
        <w:spacing w:after="120" w:line="360" w:lineRule="auto"/>
        <w:ind w:right="-20"/>
        <w:jc w:val="both"/>
      </w:pPr>
      <w:r w:rsidRPr="4BCD1CEB">
        <w:t xml:space="preserve">Es política de Compañeros brindar a los empleados la oportunidad de plantear problemas e inquietudes relacionados con el trabajo a la gerencia y resolver dichos problemas de manera justa </w:t>
      </w:r>
      <w:r w:rsidRPr="4BCD1CEB">
        <w:lastRenderedPageBreak/>
        <w:t xml:space="preserve">y rápida. Los individuos que crean que han sido víctimas de conductas prohibidas por esta política, crean que han sido testigos de tales conductas, o sientan que han sido tratados injusta o inequitativamente con respecto a una condición o acción que afecte el empleo, deben discutir sus preocupaciones con su supervisor inmediato, RRHH, o Foster Thomas a </w:t>
      </w:r>
      <w:hyperlink r:id="rId17" w:history="1">
        <w:r w:rsidRPr="4BCD1CEB">
          <w:rPr>
            <w:rStyle w:val="Hipervnculo"/>
          </w:rPr>
          <w:t>bbulger@fosterthomas.com</w:t>
        </w:r>
      </w:hyperlink>
      <w:r w:rsidRPr="4BCD1CEB">
        <w:t xml:space="preserve"> y completar el </w:t>
      </w:r>
      <w:hyperlink w:anchor="_Annex_F_1" w:history="1">
        <w:r w:rsidRPr="4BCD1CEB">
          <w:rPr>
            <w:rStyle w:val="Hipervnculo"/>
          </w:rPr>
          <w:t>Formulario de Queja</w:t>
        </w:r>
      </w:hyperlink>
      <w:r w:rsidRPr="4BCD1CEB">
        <w:t>.</w:t>
      </w:r>
    </w:p>
    <w:p w14:paraId="677566DF" w14:textId="77777777" w:rsidR="00441859" w:rsidRPr="00AB6DA0" w:rsidRDefault="00DE7F5C">
      <w:pPr>
        <w:tabs>
          <w:tab w:val="left" w:pos="960"/>
        </w:tabs>
        <w:spacing w:after="120" w:line="360" w:lineRule="auto"/>
        <w:ind w:right="-20"/>
        <w:jc w:val="both"/>
        <w:rPr>
          <w:lang w:val="es-CO"/>
          <w:rPrChange w:id="1019" w:author="Massiel Nayibe Moreno Ladino" w:date="2025-01-15T12:57:00Z" w16du:dateUtc="2025-01-15T17:57:00Z">
            <w:rPr/>
          </w:rPrChange>
        </w:rPr>
      </w:pPr>
      <w:r w:rsidRPr="00AB6DA0">
        <w:rPr>
          <w:lang w:val="es-CO"/>
          <w:rPrChange w:id="1020" w:author="Massiel Nayibe Moreno Ladino" w:date="2025-01-15T12:57:00Z" w16du:dateUtc="2025-01-15T17:57:00Z">
            <w:rPr/>
          </w:rPrChange>
        </w:rPr>
        <w:t xml:space="preserve">Alternativamente, o además de la línea directa confidencial, puede denunciar el acoso a su supervisor, </w:t>
      </w:r>
      <w:r w:rsidR="00455CE4" w:rsidRPr="00AB6DA0">
        <w:rPr>
          <w:rFonts w:cs="Times New Roman"/>
          <w:lang w:val="es-CO"/>
          <w:rPrChange w:id="1021" w:author="Massiel Nayibe Moreno Ladino" w:date="2025-01-15T12:57:00Z" w16du:dateUtc="2025-01-15T17:57:00Z">
            <w:rPr>
              <w:rFonts w:cs="Times New Roman"/>
            </w:rPr>
          </w:rPrChange>
        </w:rPr>
        <w:t>DP</w:t>
      </w:r>
      <w:r w:rsidR="00597DA6" w:rsidRPr="00AB6DA0">
        <w:rPr>
          <w:rFonts w:cs="Times New Roman"/>
          <w:lang w:val="es-CO"/>
          <w:rPrChange w:id="1022" w:author="Massiel Nayibe Moreno Ladino" w:date="2025-01-15T12:57:00Z" w16du:dateUtc="2025-01-15T17:57:00Z">
            <w:rPr>
              <w:rFonts w:cs="Times New Roman"/>
            </w:rPr>
          </w:rPrChange>
        </w:rPr>
        <w:t xml:space="preserve">, </w:t>
      </w:r>
      <w:r w:rsidR="004B7A00" w:rsidRPr="00AB6DA0">
        <w:rPr>
          <w:rFonts w:cs="Times New Roman"/>
          <w:lang w:val="es-CO"/>
          <w:rPrChange w:id="1023" w:author="Massiel Nayibe Moreno Ladino" w:date="2025-01-15T12:57:00Z" w16du:dateUtc="2025-01-15T17:57:00Z">
            <w:rPr>
              <w:rFonts w:cs="Times New Roman"/>
            </w:rPr>
          </w:rPrChange>
        </w:rPr>
        <w:t xml:space="preserve">RRHH, CCL (Comité de Convivencia Laboral) </w:t>
      </w:r>
      <w:r w:rsidRPr="00AB6DA0">
        <w:rPr>
          <w:lang w:val="es-CO"/>
          <w:rPrChange w:id="1024" w:author="Massiel Nayibe Moreno Ladino" w:date="2025-01-15T12:57:00Z" w16du:dateUtc="2025-01-15T17:57:00Z">
            <w:rPr/>
          </w:rPrChange>
        </w:rPr>
        <w:t xml:space="preserve">o a la sede central de Partners, según le resulte más cómodo. Dichas denuncias deben ser registradas por escrito, ya sea por el denunciante o por el supervisor/ </w:t>
      </w:r>
      <w:r w:rsidR="00455CE4" w:rsidRPr="00AB6DA0">
        <w:rPr>
          <w:lang w:val="es-CO"/>
          <w:rPrChange w:id="1025" w:author="Massiel Nayibe Moreno Ladino" w:date="2025-01-15T12:57:00Z" w16du:dateUtc="2025-01-15T17:57:00Z">
            <w:rPr/>
          </w:rPrChange>
        </w:rPr>
        <w:t xml:space="preserve">DP </w:t>
      </w:r>
      <w:r w:rsidRPr="00AB6DA0">
        <w:rPr>
          <w:lang w:val="es-CO"/>
          <w:rPrChange w:id="1026" w:author="Massiel Nayibe Moreno Ladino" w:date="2025-01-15T12:57:00Z" w16du:dateUtc="2025-01-15T17:57:00Z">
            <w:rPr/>
          </w:rPrChange>
        </w:rPr>
        <w:t xml:space="preserve">al que se denuncia. En </w:t>
      </w:r>
      <w:r>
        <w:fldChar w:fldCharType="begin"/>
      </w:r>
      <w:r w:rsidRPr="00AB6DA0">
        <w:rPr>
          <w:lang w:val="es-CO"/>
          <w:rPrChange w:id="1027" w:author="Massiel Nayibe Moreno Ladino" w:date="2025-01-15T12:57:00Z" w16du:dateUtc="2025-01-15T17:57:00Z">
            <w:rPr/>
          </w:rPrChange>
        </w:rPr>
        <w:instrText>HYPERLINK \l "_Annex_F_1"</w:instrText>
      </w:r>
      <w:r>
        <w:fldChar w:fldCharType="separate"/>
      </w:r>
      <w:r w:rsidRPr="00AB6DA0">
        <w:rPr>
          <w:rStyle w:val="Hipervnculo"/>
          <w:lang w:val="es-CO"/>
          <w:rPrChange w:id="1028" w:author="Massiel Nayibe Moreno Ladino" w:date="2025-01-15T12:57:00Z" w16du:dateUtc="2025-01-15T17:57:00Z">
            <w:rPr>
              <w:rStyle w:val="Hipervnculo"/>
            </w:rPr>
          </w:rPrChange>
        </w:rPr>
        <w:t>el Anexo F</w:t>
      </w:r>
      <w:r>
        <w:fldChar w:fldCharType="end"/>
      </w:r>
      <w:r w:rsidRPr="00AB6DA0">
        <w:rPr>
          <w:lang w:val="es-CO"/>
          <w:rPrChange w:id="1029" w:author="Massiel Nayibe Moreno Ladino" w:date="2025-01-15T12:57:00Z" w16du:dateUtc="2025-01-15T17:57:00Z">
            <w:rPr/>
          </w:rPrChange>
        </w:rPr>
        <w:t xml:space="preserve"> encontrará un Formulario de Denuncia de Acoso. Cualquier supervisor o </w:t>
      </w:r>
      <w:r w:rsidR="00455CE4" w:rsidRPr="00AB6DA0">
        <w:rPr>
          <w:rFonts w:cs="Times New Roman"/>
          <w:lang w:val="es-CO"/>
          <w:rPrChange w:id="1030" w:author="Massiel Nayibe Moreno Ladino" w:date="2025-01-15T12:57:00Z" w16du:dateUtc="2025-01-15T17:57:00Z">
            <w:rPr>
              <w:rFonts w:cs="Times New Roman"/>
            </w:rPr>
          </w:rPrChange>
        </w:rPr>
        <w:t xml:space="preserve">DP </w:t>
      </w:r>
      <w:r w:rsidRPr="00AB6DA0">
        <w:rPr>
          <w:lang w:val="es-CO"/>
          <w:rPrChange w:id="1031" w:author="Massiel Nayibe Moreno Ladino" w:date="2025-01-15T12:57:00Z" w16du:dateUtc="2025-01-15T17:57:00Z">
            <w:rPr/>
          </w:rPrChange>
        </w:rPr>
        <w:t xml:space="preserve">que tenga conocimiento de un posible caso de acoso o represalia debe avisar inmediatamente a un miembro de la sede central de Partners para que pueda ser investigado de manera oportuna y confidencial. </w:t>
      </w:r>
    </w:p>
    <w:p w14:paraId="1DF8703A" w14:textId="77777777" w:rsidR="00441859" w:rsidRPr="00AB6DA0" w:rsidRDefault="00DE7F5C">
      <w:pPr>
        <w:tabs>
          <w:tab w:val="left" w:pos="960"/>
        </w:tabs>
        <w:spacing w:after="120" w:line="360" w:lineRule="auto"/>
        <w:ind w:right="-20"/>
        <w:jc w:val="both"/>
        <w:rPr>
          <w:rFonts w:cs="Times New Roman"/>
          <w:lang w:val="es-CO"/>
          <w:rPrChange w:id="1032" w:author="Massiel Nayibe Moreno Ladino" w:date="2025-01-15T12:57:00Z" w16du:dateUtc="2025-01-15T17:57:00Z">
            <w:rPr>
              <w:rFonts w:cs="Times New Roman"/>
            </w:rPr>
          </w:rPrChange>
        </w:rPr>
      </w:pPr>
      <w:r w:rsidRPr="00AB6DA0">
        <w:rPr>
          <w:rFonts w:cs="Times New Roman"/>
          <w:lang w:val="es-CO"/>
          <w:rPrChange w:id="1033" w:author="Massiel Nayibe Moreno Ladino" w:date="2025-01-15T12:57:00Z" w16du:dateUtc="2025-01-15T17:57:00Z">
            <w:rPr>
              <w:rFonts w:cs="Times New Roman"/>
            </w:rPr>
          </w:rPrChange>
        </w:rPr>
        <w:t>Compañeros anima a que se comuniquen rápidamente las quejas o preocupaciones para que se puedan tomar medidas rápidas y constructivas antes de que las relaciones se deterioren irreparablemente. Por lo tanto, aunque no se ha establecido un periodo fijo de notificación, la notificación e intervención tempranas han demostrado ser el método más eficaz para resolver incidentes reales o percibidos de acoso.</w:t>
      </w:r>
    </w:p>
    <w:p w14:paraId="5EF6142B" w14:textId="77777777" w:rsidR="00441859" w:rsidRPr="00AB6DA0" w:rsidRDefault="00DE7F5C">
      <w:pPr>
        <w:tabs>
          <w:tab w:val="left" w:pos="960"/>
        </w:tabs>
        <w:spacing w:after="120" w:line="360" w:lineRule="auto"/>
        <w:ind w:right="-20"/>
        <w:jc w:val="both"/>
        <w:rPr>
          <w:rFonts w:cs="Times New Roman"/>
          <w:lang w:val="es-CO"/>
          <w:rPrChange w:id="1034" w:author="Massiel Nayibe Moreno Ladino" w:date="2025-01-15T12:57:00Z" w16du:dateUtc="2025-01-15T17:57:00Z">
            <w:rPr>
              <w:rFonts w:cs="Times New Roman"/>
            </w:rPr>
          </w:rPrChange>
        </w:rPr>
      </w:pPr>
      <w:r w:rsidRPr="00AB6DA0">
        <w:rPr>
          <w:rFonts w:cs="Times New Roman"/>
          <w:lang w:val="es-CO"/>
          <w:rPrChange w:id="1035" w:author="Massiel Nayibe Moreno Ladino" w:date="2025-01-15T12:57:00Z" w16du:dateUtc="2025-01-15T17:57:00Z">
            <w:rPr>
              <w:rFonts w:cs="Times New Roman"/>
            </w:rPr>
          </w:rPrChange>
        </w:rPr>
        <w:t>Toda denuncia de acoso, discriminación o represalia será investigada sin demora. La investigación puede incluir entrevistas individuales con las partes implicadas y, cuando sea necesario, con personas que puedan haber observado la supuesta conducta o puedan tener otros conocimientos relevantes. Los socios mantendrán la confidencialidad durante todo el proceso de investigación en la medida en que sea compatible con una investigación adecuada y una acción correctiva apropiada.</w:t>
      </w:r>
    </w:p>
    <w:p w14:paraId="2170B12E" w14:textId="77777777" w:rsidR="00441859" w:rsidRPr="00AB6DA0" w:rsidRDefault="00DE7F5C">
      <w:pPr>
        <w:tabs>
          <w:tab w:val="left" w:pos="960"/>
        </w:tabs>
        <w:spacing w:after="120" w:line="360" w:lineRule="auto"/>
        <w:ind w:right="-20"/>
        <w:jc w:val="both"/>
        <w:rPr>
          <w:rFonts w:cs="Times New Roman"/>
          <w:lang w:val="es-CO"/>
          <w:rPrChange w:id="1036" w:author="Massiel Nayibe Moreno Ladino" w:date="2025-01-15T12:57:00Z" w16du:dateUtc="2025-01-15T17:57:00Z">
            <w:rPr>
              <w:rFonts w:cs="Times New Roman"/>
            </w:rPr>
          </w:rPrChange>
        </w:rPr>
      </w:pPr>
      <w:r w:rsidRPr="00AB6DA0">
        <w:rPr>
          <w:rFonts w:cs="Times New Roman"/>
          <w:lang w:val="es-CO"/>
          <w:rPrChange w:id="1037" w:author="Massiel Nayibe Moreno Ladino" w:date="2025-01-15T12:57:00Z" w16du:dateUtc="2025-01-15T17:57:00Z">
            <w:rPr>
              <w:rFonts w:cs="Times New Roman"/>
            </w:rPr>
          </w:rPrChange>
        </w:rPr>
        <w:t>Las conductas indebidas que constituyan acoso, discriminación o represalias se tratarán adecuadamente. Las medidas de respuesta pueden incluir, por ejemplo, formación, remisión a asesoramiento o medidas disciplinarias como una advertencia, una reprimenda, la retención de un ascenso o aumento de sueldo, la reasignación, la suspensión temporal sin sueldo o el despido, según lo que Partners considere apropiado dadas las circunstancias.</w:t>
      </w:r>
    </w:p>
    <w:p w14:paraId="7B49F957" w14:textId="77777777" w:rsidR="00441859" w:rsidRPr="00AB6DA0" w:rsidRDefault="00DE7F5C">
      <w:pPr>
        <w:tabs>
          <w:tab w:val="left" w:pos="960"/>
        </w:tabs>
        <w:spacing w:after="120" w:line="360" w:lineRule="auto"/>
        <w:ind w:right="-20"/>
        <w:jc w:val="both"/>
        <w:rPr>
          <w:rFonts w:cs="Times New Roman"/>
          <w:lang w:val="es-CO"/>
          <w:rPrChange w:id="1038" w:author="Massiel Nayibe Moreno Ladino" w:date="2025-01-15T12:57:00Z" w16du:dateUtc="2025-01-15T17:57:00Z">
            <w:rPr>
              <w:rFonts w:cs="Times New Roman"/>
            </w:rPr>
          </w:rPrChange>
        </w:rPr>
      </w:pPr>
      <w:r w:rsidRPr="00AB6DA0">
        <w:rPr>
          <w:rFonts w:cs="Times New Roman"/>
          <w:lang w:val="es-CO"/>
          <w:rPrChange w:id="1039" w:author="Massiel Nayibe Moreno Ladino" w:date="2025-01-15T12:57:00Z" w16du:dateUtc="2025-01-15T17:57:00Z">
            <w:rPr>
              <w:rFonts w:cs="Times New Roman"/>
            </w:rPr>
          </w:rPrChange>
        </w:rPr>
        <w:lastRenderedPageBreak/>
        <w:t>Si una de las partes de una reclamación no está de acuerdo con su resolución, dicha parte puede apelar al Presidente y Director General de Partners.</w:t>
      </w:r>
    </w:p>
    <w:p w14:paraId="5FEF7152" w14:textId="77777777" w:rsidR="00441859" w:rsidRPr="00AB6DA0" w:rsidRDefault="00DE7F5C">
      <w:pPr>
        <w:tabs>
          <w:tab w:val="left" w:pos="960"/>
        </w:tabs>
        <w:spacing w:after="120" w:line="360" w:lineRule="auto"/>
        <w:ind w:right="-20"/>
        <w:jc w:val="both"/>
        <w:rPr>
          <w:rFonts w:cs="Times New Roman"/>
          <w:lang w:val="es-CO"/>
          <w:rPrChange w:id="1040" w:author="Massiel Nayibe Moreno Ladino" w:date="2025-01-15T12:57:00Z" w16du:dateUtc="2025-01-15T17:57:00Z">
            <w:rPr>
              <w:rFonts w:cs="Times New Roman"/>
            </w:rPr>
          </w:rPrChange>
        </w:rPr>
      </w:pPr>
      <w:r w:rsidRPr="00AB6DA0">
        <w:rPr>
          <w:rFonts w:cs="Times New Roman"/>
          <w:lang w:val="es-CO"/>
          <w:rPrChange w:id="1041" w:author="Massiel Nayibe Moreno Ladino" w:date="2025-01-15T12:57:00Z" w16du:dateUtc="2025-01-15T17:57:00Z">
            <w:rPr>
              <w:rFonts w:cs="Times New Roman"/>
            </w:rPr>
          </w:rPrChange>
        </w:rPr>
        <w:t>Las denuncias falsas y malintencionadas de acoso, discriminación o represalias (a diferencia de las denuncias que, aun siendo erróneas, se presentan de buena fe) pueden ser objeto de las medidas disciplinarias pertinentes.</w:t>
      </w:r>
    </w:p>
    <w:p w14:paraId="7FDB3439" w14:textId="77777777" w:rsidR="00441859" w:rsidRPr="00AB6DA0" w:rsidRDefault="00DE7F5C">
      <w:pPr>
        <w:tabs>
          <w:tab w:val="left" w:pos="960"/>
        </w:tabs>
        <w:spacing w:after="120" w:line="360" w:lineRule="auto"/>
        <w:ind w:right="-20"/>
        <w:jc w:val="both"/>
        <w:rPr>
          <w:lang w:val="es-CO"/>
          <w:rPrChange w:id="1042" w:author="Massiel Nayibe Moreno Ladino" w:date="2025-01-15T12:57:00Z" w16du:dateUtc="2025-01-15T17:57:00Z">
            <w:rPr/>
          </w:rPrChange>
        </w:rPr>
      </w:pPr>
      <w:r w:rsidRPr="00AB6DA0">
        <w:rPr>
          <w:lang w:val="es-CO"/>
          <w:rPrChange w:id="1043" w:author="Massiel Nayibe Moreno Ladino" w:date="2025-01-15T12:57:00Z" w16du:dateUtc="2025-01-15T17:57:00Z">
            <w:rPr/>
          </w:rPrChange>
        </w:rPr>
        <w:t xml:space="preserve">Todas las quejas de acoso serán investigadas rápida y exhaustivamente, y cada queja será tratada de la manera más confidencial posible dadas las circunstancias. Las quejas se investigarán de forma imparcial y, si se determina que son veraces, Partners Colombia tomará medidas correctivas inmediatas. Cualquier persona que se encuentre involucrada en acoso estará sujeta a una acción disciplinaria apropiada que puede incluir el despido. </w:t>
      </w:r>
      <w:r w:rsidR="006E5102" w:rsidRPr="00AB6DA0">
        <w:rPr>
          <w:lang w:val="es-CO"/>
          <w:rPrChange w:id="1044" w:author="Massiel Nayibe Moreno Ladino" w:date="2025-01-15T12:57:00Z" w16du:dateUtc="2025-01-15T17:57:00Z">
            <w:rPr/>
          </w:rPrChange>
        </w:rPr>
        <w:t xml:space="preserve">Por favor refiérase a </w:t>
      </w:r>
      <w:r w:rsidR="00AA711E">
        <w:fldChar w:fldCharType="begin"/>
      </w:r>
      <w:r w:rsidR="00AA711E" w:rsidRPr="00AB6DA0">
        <w:rPr>
          <w:lang w:val="es-CO"/>
          <w:rPrChange w:id="1045" w:author="Massiel Nayibe Moreno Ladino" w:date="2025-01-15T12:57:00Z" w16du:dateUtc="2025-01-15T17:57:00Z">
            <w:rPr/>
          </w:rPrChange>
        </w:rPr>
        <w:instrText>HYPERLINK "https://partnersnet107.sharepoint.com/:f:/s/FA/Eh72_olU3rdMlT5tFw2osOABSA-L1C39ka6vvQkRDgLErg?e=pf7sj4"</w:instrText>
      </w:r>
      <w:r w:rsidR="00AA711E">
        <w:fldChar w:fldCharType="separate"/>
      </w:r>
      <w:r w:rsidR="00AA711E" w:rsidRPr="00AB6DA0">
        <w:rPr>
          <w:rStyle w:val="Hipervnculo"/>
          <w:lang w:val="es-CO"/>
          <w:rPrChange w:id="1046" w:author="Massiel Nayibe Moreno Ladino" w:date="2025-01-15T12:57:00Z" w16du:dateUtc="2025-01-15T17:57:00Z">
            <w:rPr>
              <w:rStyle w:val="Hipervnculo"/>
            </w:rPr>
          </w:rPrChange>
        </w:rPr>
        <w:t>la Política de Prevención de Acoso</w:t>
      </w:r>
      <w:r w:rsidR="00AA711E">
        <w:fldChar w:fldCharType="end"/>
      </w:r>
      <w:r w:rsidR="006E5102" w:rsidRPr="00AB6DA0">
        <w:rPr>
          <w:lang w:val="es-CO"/>
          <w:rPrChange w:id="1047" w:author="Massiel Nayibe Moreno Ladino" w:date="2025-01-15T12:57:00Z" w16du:dateUtc="2025-01-15T17:57:00Z">
            <w:rPr/>
          </w:rPrChange>
        </w:rPr>
        <w:t xml:space="preserve"> Laboral para la política completa</w:t>
      </w:r>
      <w:r w:rsidR="00540667" w:rsidRPr="00AB6DA0">
        <w:rPr>
          <w:lang w:val="es-CO"/>
          <w:rPrChange w:id="1048" w:author="Massiel Nayibe Moreno Ladino" w:date="2025-01-15T12:57:00Z" w16du:dateUtc="2025-01-15T17:57:00Z">
            <w:rPr/>
          </w:rPrChange>
        </w:rPr>
        <w:t>.</w:t>
      </w:r>
    </w:p>
    <w:p w14:paraId="176F5BF5" w14:textId="77777777" w:rsidR="00441859" w:rsidRPr="00AB6DA0" w:rsidRDefault="00DE7F5C">
      <w:pPr>
        <w:pStyle w:val="Ttulo3"/>
        <w:jc w:val="both"/>
        <w:rPr>
          <w:lang w:val="es-CO"/>
          <w:rPrChange w:id="1049" w:author="Massiel Nayibe Moreno Ladino" w:date="2025-01-15T12:57:00Z" w16du:dateUtc="2025-01-15T17:57:00Z">
            <w:rPr/>
          </w:rPrChange>
        </w:rPr>
      </w:pPr>
      <w:bookmarkStart w:id="1050" w:name="_Toc185435241"/>
      <w:bookmarkStart w:id="1051" w:name="_Toc29250480"/>
      <w:r w:rsidRPr="00AB6DA0">
        <w:rPr>
          <w:lang w:val="es-CO"/>
          <w:rPrChange w:id="1052" w:author="Massiel Nayibe Moreno Ladino" w:date="2025-01-15T12:57:00Z" w16du:dateUtc="2025-01-15T17:57:00Z">
            <w:rPr/>
          </w:rPrChange>
        </w:rPr>
        <w:t>7.</w:t>
      </w:r>
      <w:r w:rsidR="00D474A5" w:rsidRPr="00AB6DA0">
        <w:rPr>
          <w:lang w:val="es-CO"/>
          <w:rPrChange w:id="1053" w:author="Massiel Nayibe Moreno Ladino" w:date="2025-01-15T12:57:00Z" w16du:dateUtc="2025-01-15T17:57:00Z">
            <w:rPr/>
          </w:rPrChange>
        </w:rPr>
        <w:t>10</w:t>
      </w:r>
      <w:r w:rsidRPr="00AB6DA0">
        <w:rPr>
          <w:lang w:val="es-CO"/>
          <w:rPrChange w:id="1054" w:author="Massiel Nayibe Moreno Ladino" w:date="2025-01-15T12:57:00Z" w16du:dateUtc="2025-01-15T17:57:00Z">
            <w:rPr/>
          </w:rPrChange>
        </w:rPr>
        <w:t>.</w:t>
      </w:r>
      <w:r w:rsidR="00FB456F" w:rsidRPr="00AB6DA0">
        <w:rPr>
          <w:lang w:val="es-CO"/>
          <w:rPrChange w:id="1055" w:author="Massiel Nayibe Moreno Ladino" w:date="2025-01-15T12:57:00Z" w16du:dateUtc="2025-01-15T17:57:00Z">
            <w:rPr/>
          </w:rPrChange>
        </w:rPr>
        <w:t xml:space="preserve">1 </w:t>
      </w:r>
      <w:r w:rsidRPr="00AB6DA0">
        <w:rPr>
          <w:lang w:val="es-CO"/>
          <w:rPrChange w:id="1056" w:author="Massiel Nayibe Moreno Ladino" w:date="2025-01-15T12:57:00Z" w16du:dateUtc="2025-01-15T17:57:00Z">
            <w:rPr/>
          </w:rPrChange>
        </w:rPr>
        <w:t xml:space="preserve">Protección frente a represalias </w:t>
      </w:r>
      <w:bookmarkEnd w:id="1050"/>
      <w:bookmarkEnd w:id="1051"/>
    </w:p>
    <w:p w14:paraId="26277330" w14:textId="77777777" w:rsidR="00441859" w:rsidRPr="00AB6DA0" w:rsidRDefault="00DE7F5C">
      <w:pPr>
        <w:tabs>
          <w:tab w:val="left" w:pos="960"/>
        </w:tabs>
        <w:spacing w:after="120" w:line="360" w:lineRule="auto"/>
        <w:ind w:right="-20"/>
        <w:jc w:val="both"/>
        <w:rPr>
          <w:lang w:val="es-CO"/>
          <w:rPrChange w:id="1057" w:author="Massiel Nayibe Moreno Ladino" w:date="2025-01-15T12:57:00Z" w16du:dateUtc="2025-01-15T17:57:00Z">
            <w:rPr/>
          </w:rPrChange>
        </w:rPr>
      </w:pPr>
      <w:r w:rsidRPr="00AB6DA0">
        <w:rPr>
          <w:lang w:val="es-CO"/>
          <w:rPrChange w:id="1058" w:author="Massiel Nayibe Moreno Ladino" w:date="2025-01-15T12:57:00Z" w16du:dateUtc="2025-01-15T17:57:00Z">
            <w:rPr/>
          </w:rPrChange>
        </w:rPr>
        <w:t xml:space="preserve">Partners Colombia prohíbe toda represalia contra los empleados que ejerzan legítimamente sus derechos en virtud de esta política o que participen en una investigación. No habrá interferencia, coerción, discriminación, </w:t>
      </w:r>
      <w:r w:rsidR="002A64F5" w:rsidRPr="00AB6DA0">
        <w:rPr>
          <w:lang w:val="es-CO"/>
          <w:rPrChange w:id="1059" w:author="Massiel Nayibe Moreno Ladino" w:date="2025-01-15T12:57:00Z" w16du:dateUtc="2025-01-15T17:57:00Z">
            <w:rPr/>
          </w:rPrChange>
        </w:rPr>
        <w:t xml:space="preserve">represalia </w:t>
      </w:r>
      <w:r w:rsidRPr="00AB6DA0">
        <w:rPr>
          <w:lang w:val="es-CO"/>
          <w:rPrChange w:id="1060" w:author="Massiel Nayibe Moreno Ladino" w:date="2025-01-15T12:57:00Z" w16du:dateUtc="2025-01-15T17:57:00Z">
            <w:rPr/>
          </w:rPrChange>
        </w:rPr>
        <w:t xml:space="preserve">o venganza contra ningún empleado por presentar una queja o informe veraz y de buena fe sobre una violación. </w:t>
      </w:r>
      <w:r w:rsidR="00881729" w:rsidRPr="00AB6DA0">
        <w:rPr>
          <w:rFonts w:cs="Times New Roman"/>
          <w:lang w:val="es-CO"/>
          <w:rPrChange w:id="1061" w:author="Massiel Nayibe Moreno Ladino" w:date="2025-01-15T12:57:00Z" w16du:dateUtc="2025-01-15T17:57:00Z">
            <w:rPr>
              <w:rFonts w:cs="Times New Roman"/>
            </w:rPr>
          </w:rPrChange>
        </w:rPr>
        <w:t>Las represalias contra una persona por denunciar un caso de acoso o discriminación o por participar en la investigación de una denuncia de acoso o discriminación constituyen una infracción grave de esta política y, al igual que el acoso o la discriminación en sí, serán objeto de medidas disciplinarias. Los actos de represalia deben denunciarse inmediatamente y se investigarán y abordarán sin demora.</w:t>
      </w:r>
    </w:p>
    <w:p w14:paraId="527AC038" w14:textId="77777777" w:rsidR="00441859" w:rsidRPr="00AB6DA0" w:rsidRDefault="00DE7F5C">
      <w:pPr>
        <w:tabs>
          <w:tab w:val="left" w:pos="960"/>
        </w:tabs>
        <w:spacing w:after="120" w:line="360" w:lineRule="auto"/>
        <w:ind w:right="-20"/>
        <w:jc w:val="both"/>
        <w:rPr>
          <w:lang w:val="es-CO"/>
          <w:rPrChange w:id="1062" w:author="Massiel Nayibe Moreno Ladino" w:date="2025-01-15T12:57:00Z" w16du:dateUtc="2025-01-15T17:57:00Z">
            <w:rPr/>
          </w:rPrChange>
        </w:rPr>
      </w:pPr>
      <w:r w:rsidRPr="00AB6DA0">
        <w:rPr>
          <w:lang w:val="es-CO"/>
          <w:rPrChange w:id="1063" w:author="Massiel Nayibe Moreno Ladino" w:date="2025-01-15T12:57:00Z" w16du:dateUtc="2025-01-15T17:57:00Z">
            <w:rPr/>
          </w:rPrChange>
        </w:rPr>
        <w:t xml:space="preserve">Los empleados que crean que están siendo discriminados por haber presentado legítimamente una queja o por haber participado verazmente en una investigación deben notificarlo inmediatamente a su supervisor, </w:t>
      </w:r>
      <w:r w:rsidR="00D474A5" w:rsidRPr="00AB6DA0">
        <w:rPr>
          <w:rFonts w:cs="Times New Roman"/>
          <w:lang w:val="es-CO"/>
          <w:rPrChange w:id="1064" w:author="Massiel Nayibe Moreno Ladino" w:date="2025-01-15T12:57:00Z" w16du:dateUtc="2025-01-15T17:57:00Z">
            <w:rPr>
              <w:rFonts w:cs="Times New Roman"/>
            </w:rPr>
          </w:rPrChange>
        </w:rPr>
        <w:t>al DP</w:t>
      </w:r>
      <w:r w:rsidR="006B3E9D" w:rsidRPr="00AB6DA0">
        <w:rPr>
          <w:lang w:val="es-CO"/>
          <w:rPrChange w:id="1065" w:author="Massiel Nayibe Moreno Ladino" w:date="2025-01-15T12:57:00Z" w16du:dateUtc="2025-01-15T17:57:00Z">
            <w:rPr/>
          </w:rPrChange>
        </w:rPr>
        <w:t xml:space="preserve">, a </w:t>
      </w:r>
      <w:r w:rsidR="00F3613D" w:rsidRPr="00AB6DA0">
        <w:rPr>
          <w:lang w:val="es-CO"/>
          <w:rPrChange w:id="1066" w:author="Massiel Nayibe Moreno Ladino" w:date="2025-01-15T12:57:00Z" w16du:dateUtc="2025-01-15T17:57:00Z">
            <w:rPr/>
          </w:rPrChange>
        </w:rPr>
        <w:t xml:space="preserve">RRHH </w:t>
      </w:r>
      <w:r w:rsidRPr="00AB6DA0">
        <w:rPr>
          <w:lang w:val="es-CO"/>
          <w:rPrChange w:id="1067" w:author="Massiel Nayibe Moreno Ladino" w:date="2025-01-15T12:57:00Z" w16du:dateUtc="2025-01-15T17:57:00Z">
            <w:rPr/>
          </w:rPrChange>
        </w:rPr>
        <w:t>o a la sede central de Partners.</w:t>
      </w:r>
    </w:p>
    <w:p w14:paraId="4A2CFEA2" w14:textId="77777777" w:rsidR="00441859" w:rsidRDefault="00DE7F5C">
      <w:pPr>
        <w:pStyle w:val="Ttulo2"/>
        <w:numPr>
          <w:ilvl w:val="1"/>
          <w:numId w:val="82"/>
        </w:numPr>
      </w:pPr>
      <w:bookmarkStart w:id="1068" w:name="_Toc29250481"/>
      <w:bookmarkStart w:id="1069" w:name="_Toc185435242"/>
      <w:r>
        <w:t xml:space="preserve">Libertad de asociación </w:t>
      </w:r>
      <w:bookmarkEnd w:id="1068"/>
      <w:bookmarkEnd w:id="1069"/>
    </w:p>
    <w:p w14:paraId="3B3161F9" w14:textId="6951D09D" w:rsidR="00441859" w:rsidRPr="00AB6DA0" w:rsidRDefault="00DE7F5C">
      <w:pPr>
        <w:tabs>
          <w:tab w:val="left" w:pos="960"/>
        </w:tabs>
        <w:spacing w:after="120" w:line="360" w:lineRule="auto"/>
        <w:ind w:right="-20"/>
        <w:jc w:val="both"/>
        <w:rPr>
          <w:lang w:val="es-CO"/>
          <w:rPrChange w:id="1070" w:author="Massiel Nayibe Moreno Ladino" w:date="2025-01-15T12:57:00Z" w16du:dateUtc="2025-01-15T17:57:00Z">
            <w:rPr/>
          </w:rPrChange>
        </w:rPr>
      </w:pPr>
      <w:r w:rsidRPr="78B2B371">
        <w:rPr>
          <w:lang w:val="es-ES"/>
        </w:rPr>
        <w:t xml:space="preserve">Colombia ha ratificado el Convenio nº 87 de la OIT sobre la libertad sindical y la protección del derecho de </w:t>
      </w:r>
      <w:del w:id="1071" w:author="Catherine Ramos" w:date="2025-01-15T00:20:00Z">
        <w:r w:rsidRPr="78B2B371" w:rsidDel="00DE7F5C">
          <w:rPr>
            <w:lang w:val="es-ES"/>
          </w:rPr>
          <w:delText xml:space="preserve">sindicación </w:delText>
        </w:r>
      </w:del>
      <w:ins w:id="1072" w:author="Catherine Ramos" w:date="2025-01-15T00:20:00Z">
        <w:r w:rsidR="47FA0287" w:rsidRPr="78B2B371">
          <w:rPr>
            <w:lang w:val="es-ES"/>
          </w:rPr>
          <w:t xml:space="preserve">sindicalización </w:t>
        </w:r>
      </w:ins>
      <w:r w:rsidRPr="78B2B371">
        <w:rPr>
          <w:lang w:val="es-ES"/>
        </w:rPr>
        <w:t xml:space="preserve">y el Convenio nº 98 de la OIT sobre el derecho de </w:t>
      </w:r>
      <w:del w:id="1073" w:author="Catherine Ramos" w:date="2025-01-15T00:20:00Z">
        <w:r w:rsidRPr="78B2B371" w:rsidDel="00DE7F5C">
          <w:rPr>
            <w:lang w:val="es-ES"/>
          </w:rPr>
          <w:delText>sindicación</w:delText>
        </w:r>
      </w:del>
      <w:ins w:id="1074" w:author="Catherine Ramos" w:date="2025-01-15T00:20:00Z">
        <w:r w:rsidR="234B0251" w:rsidRPr="78B2B371">
          <w:rPr>
            <w:lang w:val="es-ES"/>
          </w:rPr>
          <w:t>sindicalizaci</w:t>
        </w:r>
      </w:ins>
      <w:ins w:id="1075" w:author="Catherine Ramos" w:date="2025-01-15T00:21:00Z">
        <w:r w:rsidR="234B0251" w:rsidRPr="78B2B371">
          <w:rPr>
            <w:lang w:val="es-ES"/>
          </w:rPr>
          <w:t>ón</w:t>
        </w:r>
      </w:ins>
      <w:r w:rsidRPr="78B2B371">
        <w:rPr>
          <w:lang w:val="es-ES"/>
        </w:rPr>
        <w:t xml:space="preserve"> y de negociación colectiva. La Constitución colombiana </w:t>
      </w:r>
      <w:r w:rsidR="62EA0C7F" w:rsidRPr="78B2B371">
        <w:rPr>
          <w:lang w:val="es-ES"/>
        </w:rPr>
        <w:t xml:space="preserve">de </w:t>
      </w:r>
      <w:r w:rsidR="30E368B9" w:rsidRPr="78B2B371">
        <w:rPr>
          <w:lang w:val="es-ES"/>
        </w:rPr>
        <w:t xml:space="preserve">1991 </w:t>
      </w:r>
      <w:r w:rsidR="30E368B9" w:rsidRPr="78B2B371">
        <w:rPr>
          <w:lang w:val="es-ES"/>
        </w:rPr>
        <w:lastRenderedPageBreak/>
        <w:t>establece en su artículo 38 el derecho de asociación, en su artículo 55 el derecho de negociación colectiva y en su artículo 56 el derecho de huelga.</w:t>
      </w:r>
    </w:p>
    <w:p w14:paraId="70884E1E" w14:textId="77777777" w:rsidR="00441859" w:rsidRPr="00AB6DA0" w:rsidRDefault="00DE7F5C">
      <w:pPr>
        <w:tabs>
          <w:tab w:val="left" w:pos="960"/>
        </w:tabs>
        <w:spacing w:after="120" w:line="360" w:lineRule="auto"/>
        <w:ind w:right="-20"/>
        <w:jc w:val="both"/>
        <w:rPr>
          <w:lang w:val="es-CO"/>
          <w:rPrChange w:id="1076" w:author="Massiel Nayibe Moreno Ladino" w:date="2025-01-15T12:57:00Z" w16du:dateUtc="2025-01-15T17:57:00Z">
            <w:rPr/>
          </w:rPrChange>
        </w:rPr>
      </w:pPr>
      <w:r w:rsidRPr="00AB6DA0">
        <w:rPr>
          <w:lang w:val="es-CO"/>
          <w:rPrChange w:id="1077" w:author="Massiel Nayibe Moreno Ladino" w:date="2025-01-15T12:57:00Z" w16du:dateUtc="2025-01-15T17:57:00Z">
            <w:rPr/>
          </w:rPrChange>
        </w:rPr>
        <w:t>Según el artículo 39 de la Constitución Política</w:t>
      </w:r>
      <w:r w:rsidR="009A3D42" w:rsidRPr="00AB6DA0">
        <w:rPr>
          <w:lang w:val="es-CO"/>
          <w:rPrChange w:id="1078" w:author="Massiel Nayibe Moreno Ladino" w:date="2025-01-15T12:57:00Z" w16du:dateUtc="2025-01-15T17:57:00Z">
            <w:rPr/>
          </w:rPrChange>
        </w:rPr>
        <w:t xml:space="preserve">, </w:t>
      </w:r>
      <w:r w:rsidRPr="00AB6DA0">
        <w:rPr>
          <w:lang w:val="es-CO"/>
          <w:rPrChange w:id="1079" w:author="Massiel Nayibe Moreno Ladino" w:date="2025-01-15T12:57:00Z" w16du:dateUtc="2025-01-15T17:57:00Z">
            <w:rPr/>
          </w:rPrChange>
        </w:rPr>
        <w:t xml:space="preserve">los empleadores y los trabajadores tienen derecho a asociarse libremente en defensa de sus intereses, formando asociaciones profesionales o sindicatos; éstos tienen derecho a afiliarse o federarse entre sí. </w:t>
      </w:r>
    </w:p>
    <w:p w14:paraId="3829CBBC" w14:textId="77777777" w:rsidR="00441859" w:rsidRPr="00AB6DA0" w:rsidRDefault="00DE7F5C">
      <w:pPr>
        <w:tabs>
          <w:tab w:val="left" w:pos="960"/>
        </w:tabs>
        <w:spacing w:after="120" w:line="360" w:lineRule="auto"/>
        <w:ind w:right="-20"/>
        <w:jc w:val="both"/>
        <w:rPr>
          <w:lang w:val="es-CO"/>
          <w:rPrChange w:id="1080" w:author="Massiel Nayibe Moreno Ladino" w:date="2025-01-15T12:57:00Z" w16du:dateUtc="2025-01-15T17:57:00Z">
            <w:rPr/>
          </w:rPrChange>
        </w:rPr>
      </w:pPr>
      <w:r w:rsidRPr="00AB6DA0">
        <w:rPr>
          <w:lang w:val="es-CO"/>
          <w:rPrChange w:id="1081" w:author="Massiel Nayibe Moreno Ladino" w:date="2025-01-15T12:57:00Z" w16du:dateUtc="2025-01-15T17:57:00Z">
            <w:rPr/>
          </w:rPrChange>
        </w:rPr>
        <w:t xml:space="preserve">Las asociaciones profesionales o sindicatos deben ajustarse al ejercicio de sus derechos y al cumplimiento de sus deberes, a la legislación aplicable y a los principios democráticos. Los sindicatos están sujetos a la inspección y vigilancia del gobierno. El derecho a la huelga está regulado en materia de servicios y orden público. </w:t>
      </w:r>
      <w:r w:rsidR="00222E59" w:rsidRPr="00AB6DA0">
        <w:rPr>
          <w:lang w:val="es-CO"/>
          <w:rPrChange w:id="1082" w:author="Massiel Nayibe Moreno Ladino" w:date="2025-01-15T12:57:00Z" w16du:dateUtc="2025-01-15T17:57:00Z">
            <w:rPr/>
          </w:rPrChange>
        </w:rPr>
        <w:t>Los trabajadores y empleados, sin autorización previa, tienen derecho a constituir las organizaciones que estimen convenientes, así como a afiliarse a éstas con la única condición de observar su estatuto.</w:t>
      </w:r>
    </w:p>
    <w:p w14:paraId="3679C86F" w14:textId="77777777" w:rsidR="00441859" w:rsidRPr="00AB6DA0" w:rsidRDefault="00DE7F5C">
      <w:pPr>
        <w:tabs>
          <w:tab w:val="left" w:pos="960"/>
        </w:tabs>
        <w:spacing w:after="120" w:line="360" w:lineRule="auto"/>
        <w:ind w:right="-20"/>
        <w:jc w:val="both"/>
        <w:rPr>
          <w:lang w:val="es-CO"/>
          <w:rPrChange w:id="1083" w:author="Massiel Nayibe Moreno Ladino" w:date="2025-01-15T12:57:00Z" w16du:dateUtc="2025-01-15T17:57:00Z">
            <w:rPr/>
          </w:rPrChange>
        </w:rPr>
      </w:pPr>
      <w:r w:rsidRPr="00AB6DA0">
        <w:rPr>
          <w:lang w:val="es-CO"/>
          <w:rPrChange w:id="1084" w:author="Massiel Nayibe Moreno Ladino" w:date="2025-01-15T12:57:00Z" w16du:dateUtc="2025-01-15T17:57:00Z">
            <w:rPr/>
          </w:rPrChange>
        </w:rPr>
        <w:t>Los sindicatos son organizaciones de libre ingreso y retiro de los trabajadores. Los estatutos regularán la coparticipación en instituciones de beneficio mutuo que el sindicato hubiere establecido con aportes de sus afiliados. Además, las huelgas son legales siempre y cuando se realicen en los términos descritos en los artículos 444 y 445 del Código de Trabajo</w:t>
      </w:r>
      <w:r w:rsidR="005A7D39" w:rsidRPr="00AB6DA0">
        <w:rPr>
          <w:lang w:val="es-CO"/>
          <w:rPrChange w:id="1085" w:author="Massiel Nayibe Moreno Ladino" w:date="2025-01-15T12:57:00Z" w16du:dateUtc="2025-01-15T17:57:00Z">
            <w:rPr/>
          </w:rPrChange>
        </w:rPr>
        <w:t>.</w:t>
      </w:r>
    </w:p>
    <w:p w14:paraId="790B1BB1" w14:textId="77777777" w:rsidR="00441859" w:rsidRPr="00AB6DA0" w:rsidRDefault="00DE7F5C">
      <w:pPr>
        <w:pStyle w:val="Ttulo2"/>
        <w:numPr>
          <w:ilvl w:val="1"/>
          <w:numId w:val="82"/>
        </w:numPr>
        <w:rPr>
          <w:lang w:val="es-CO"/>
          <w:rPrChange w:id="1086" w:author="Massiel Nayibe Moreno Ladino" w:date="2025-01-15T12:57:00Z" w16du:dateUtc="2025-01-15T17:57:00Z">
            <w:rPr/>
          </w:rPrChange>
        </w:rPr>
      </w:pPr>
      <w:bookmarkStart w:id="1087" w:name="_Toc29251223"/>
      <w:bookmarkStart w:id="1088" w:name="_Toc185435243"/>
      <w:r w:rsidRPr="00AB6DA0">
        <w:rPr>
          <w:lang w:val="es-CO"/>
          <w:rPrChange w:id="1089" w:author="Massiel Nayibe Moreno Ladino" w:date="2025-01-15T12:57:00Z" w16du:dateUtc="2025-01-15T17:57:00Z">
            <w:rPr/>
          </w:rPrChange>
        </w:rPr>
        <w:t>Libertad de trabajo</w:t>
      </w:r>
      <w:bookmarkEnd w:id="1087"/>
      <w:r w:rsidR="007951DE" w:rsidRPr="00AB6DA0">
        <w:rPr>
          <w:lang w:val="es-CO"/>
          <w:rPrChange w:id="1090" w:author="Massiel Nayibe Moreno Ladino" w:date="2025-01-15T12:57:00Z" w16du:dateUtc="2025-01-15T17:57:00Z">
            <w:rPr/>
          </w:rPrChange>
        </w:rPr>
        <w:t xml:space="preserve"> y lucha contra el trabajo forzado</w:t>
      </w:r>
      <w:bookmarkEnd w:id="1088"/>
    </w:p>
    <w:p w14:paraId="3A325F8B" w14:textId="77777777" w:rsidR="00441859" w:rsidRPr="00AB6DA0" w:rsidRDefault="00DE7F5C">
      <w:pPr>
        <w:tabs>
          <w:tab w:val="left" w:pos="960"/>
        </w:tabs>
        <w:spacing w:after="120" w:line="360" w:lineRule="auto"/>
        <w:ind w:right="-20"/>
        <w:jc w:val="both"/>
        <w:rPr>
          <w:lang w:val="es-CO"/>
          <w:rPrChange w:id="1091" w:author="Massiel Nayibe Moreno Ladino" w:date="2025-01-15T12:57:00Z" w16du:dateUtc="2025-01-15T17:57:00Z">
            <w:rPr/>
          </w:rPrChange>
        </w:rPr>
      </w:pPr>
      <w:r w:rsidRPr="00AB6DA0">
        <w:rPr>
          <w:lang w:val="es-CO"/>
          <w:rPrChange w:id="1092" w:author="Massiel Nayibe Moreno Ladino" w:date="2025-01-15T12:57:00Z" w16du:dateUtc="2025-01-15T17:57:00Z">
            <w:rPr/>
          </w:rPrChange>
        </w:rPr>
        <w:t xml:space="preserve">De acuerdo con el Artículo </w:t>
      </w:r>
      <w:r w:rsidR="00467BE4" w:rsidRPr="00AB6DA0">
        <w:rPr>
          <w:lang w:val="es-CO"/>
          <w:rPrChange w:id="1093" w:author="Massiel Nayibe Moreno Ladino" w:date="2025-01-15T12:57:00Z" w16du:dateUtc="2025-01-15T17:57:00Z">
            <w:rPr/>
          </w:rPrChange>
        </w:rPr>
        <w:t xml:space="preserve">8 </w:t>
      </w:r>
      <w:r w:rsidRPr="00AB6DA0">
        <w:rPr>
          <w:lang w:val="es-CO"/>
          <w:rPrChange w:id="1094" w:author="Massiel Nayibe Moreno Ladino" w:date="2025-01-15T12:57:00Z" w16du:dateUtc="2025-01-15T17:57:00Z">
            <w:rPr/>
          </w:rPrChange>
        </w:rPr>
        <w:t xml:space="preserve">del Código </w:t>
      </w:r>
      <w:r w:rsidR="00467BE4" w:rsidRPr="00AB6DA0">
        <w:rPr>
          <w:lang w:val="es-CO"/>
          <w:rPrChange w:id="1095" w:author="Massiel Nayibe Moreno Ladino" w:date="2025-01-15T12:57:00Z" w16du:dateUtc="2025-01-15T17:57:00Z">
            <w:rPr/>
          </w:rPrChange>
        </w:rPr>
        <w:t>Laboral Colombiano</w:t>
      </w:r>
      <w:r w:rsidRPr="00AB6DA0">
        <w:rPr>
          <w:lang w:val="es-CO"/>
          <w:rPrChange w:id="1096" w:author="Massiel Nayibe Moreno Ladino" w:date="2025-01-15T12:57:00Z" w16du:dateUtc="2025-01-15T17:57:00Z">
            <w:rPr/>
          </w:rPrChange>
        </w:rPr>
        <w:t xml:space="preserve">, Compañeros </w:t>
      </w:r>
      <w:r w:rsidR="00467BE4" w:rsidRPr="00AB6DA0">
        <w:rPr>
          <w:lang w:val="es-CO"/>
          <w:rPrChange w:id="1097" w:author="Massiel Nayibe Moreno Ladino" w:date="2025-01-15T12:57:00Z" w16du:dateUtc="2025-01-15T17:57:00Z">
            <w:rPr/>
          </w:rPrChange>
        </w:rPr>
        <w:t xml:space="preserve">Colombia </w:t>
      </w:r>
      <w:r w:rsidRPr="00AB6DA0">
        <w:rPr>
          <w:lang w:val="es-CO"/>
          <w:rPrChange w:id="1098" w:author="Massiel Nayibe Moreno Ladino" w:date="2025-01-15T12:57:00Z" w16du:dateUtc="2025-01-15T17:57:00Z">
            <w:rPr/>
          </w:rPrChange>
        </w:rPr>
        <w:t>reconoce la libertad de trabajo. Nadie puede limitar o impedir a otro que se dedique a la profesión</w:t>
      </w:r>
      <w:r w:rsidR="006F0B7C" w:rsidRPr="00AB6DA0">
        <w:rPr>
          <w:lang w:val="es-CO"/>
          <w:rPrChange w:id="1099" w:author="Massiel Nayibe Moreno Ladino" w:date="2025-01-15T12:57:00Z" w16du:dateUtc="2025-01-15T17:57:00Z">
            <w:rPr/>
          </w:rPrChange>
        </w:rPr>
        <w:t xml:space="preserve">, industria o comercio que le agrade, siendo lícito su ejercicio, sino por resolución de autoridad competente encaminada a proteger los derechos de los trabajadores o de la sociedad, en los casos previstos por la ley. </w:t>
      </w:r>
    </w:p>
    <w:p w14:paraId="39883648" w14:textId="77777777" w:rsidR="00441859" w:rsidRPr="00AB6DA0" w:rsidRDefault="00DE7F5C">
      <w:pPr>
        <w:tabs>
          <w:tab w:val="left" w:pos="960"/>
        </w:tabs>
        <w:spacing w:after="120" w:line="360" w:lineRule="auto"/>
        <w:ind w:right="-20"/>
        <w:jc w:val="both"/>
        <w:rPr>
          <w:lang w:val="es-CO"/>
          <w:rPrChange w:id="1100" w:author="Massiel Nayibe Moreno Ladino" w:date="2025-01-15T12:57:00Z" w16du:dateUtc="2025-01-15T17:57:00Z">
            <w:rPr/>
          </w:rPrChange>
        </w:rPr>
      </w:pPr>
      <w:r w:rsidRPr="00AB6DA0">
        <w:rPr>
          <w:lang w:val="es-CO"/>
          <w:rPrChange w:id="1101" w:author="Massiel Nayibe Moreno Ladino" w:date="2025-01-15T12:57:00Z" w16du:dateUtc="2025-01-15T17:57:00Z">
            <w:rPr/>
          </w:rPrChange>
        </w:rPr>
        <w:t xml:space="preserve">Compañeros Colombia prohíbe todo trabajo forzoso. Se entenderá por trabajo forzoso todo trabajo o servicio exigido a un individuo bajo la amenaza de una pena cualquiera y para el cual dicho individuo no se haya ofrecido voluntariamente. Ningún ciudadano puede ser obligado a realizar trabajos forzados, salvo en caso de condena legal. </w:t>
      </w:r>
    </w:p>
    <w:p w14:paraId="39973961" w14:textId="77777777" w:rsidR="00441859" w:rsidRDefault="00DE7F5C">
      <w:pPr>
        <w:pStyle w:val="Ttulo2"/>
        <w:numPr>
          <w:ilvl w:val="1"/>
          <w:numId w:val="82"/>
        </w:numPr>
      </w:pPr>
      <w:bookmarkStart w:id="1102" w:name="_Toc182401155"/>
      <w:bookmarkStart w:id="1103" w:name="_Toc185435244"/>
      <w:r w:rsidRPr="00763E94">
        <w:t xml:space="preserve">Política de identidad de género </w:t>
      </w:r>
      <w:bookmarkEnd w:id="1102"/>
      <w:bookmarkEnd w:id="1103"/>
    </w:p>
    <w:p w14:paraId="7981142E" w14:textId="77777777" w:rsidR="00441859" w:rsidRDefault="00DE7F5C">
      <w:pPr>
        <w:tabs>
          <w:tab w:val="left" w:pos="960"/>
        </w:tabs>
        <w:spacing w:after="120" w:line="360" w:lineRule="auto"/>
        <w:ind w:right="-20"/>
        <w:jc w:val="both"/>
      </w:pPr>
      <w:r w:rsidRPr="00AB6DA0">
        <w:rPr>
          <w:lang w:val="es-CO"/>
          <w:rPrChange w:id="1104" w:author="Massiel Nayibe Moreno Ladino" w:date="2025-01-15T12:57:00Z" w16du:dateUtc="2025-01-15T17:57:00Z">
            <w:rPr/>
          </w:rPrChange>
        </w:rPr>
        <w:t xml:space="preserve">Partners no discrimina en modo alguno por razón de sexo, orientación sexual, identidad de género o expresión de género. Esta política está diseñada para crear un entorno de trabajo seguro y </w:t>
      </w:r>
      <w:r w:rsidRPr="00AB6DA0">
        <w:rPr>
          <w:lang w:val="es-CO"/>
          <w:rPrChange w:id="1105" w:author="Massiel Nayibe Moreno Ladino" w:date="2025-01-15T12:57:00Z" w16du:dateUtc="2025-01-15T17:57:00Z">
            <w:rPr/>
          </w:rPrChange>
        </w:rPr>
        <w:lastRenderedPageBreak/>
        <w:t xml:space="preserve">productivo para todos los empleados. Esta política establece pautas para abordar las necesidades de los empleados transgénero y de género no conforme y aclara cómo debe implementarse la ley en situaciones en las que puedan surgir preguntas sobre cómo proteger los derechos legales o la seguridad de dichos empleados. Partners ha desarrollado su Política de Identidad de Género que se aplica a todos los individuos cuando interactúan con miembros del personal o de la red de Partners. </w:t>
      </w:r>
      <w:r w:rsidRPr="00763E94">
        <w:t xml:space="preserve">Consulte </w:t>
      </w:r>
      <w:hyperlink w:anchor="_Annex_G:_Gender" w:history="1">
        <w:r w:rsidRPr="00763E94">
          <w:rPr>
            <w:rStyle w:val="Hipervnculo"/>
          </w:rPr>
          <w:t>el Anexo G</w:t>
        </w:r>
      </w:hyperlink>
      <w:r w:rsidRPr="00763E94">
        <w:t xml:space="preserve"> para ver la política completa.</w:t>
      </w:r>
    </w:p>
    <w:p w14:paraId="67F00FA9" w14:textId="77777777" w:rsidR="00441859" w:rsidRPr="00AB6DA0" w:rsidRDefault="00DE7F5C">
      <w:pPr>
        <w:pStyle w:val="Ttulo2"/>
        <w:numPr>
          <w:ilvl w:val="1"/>
          <w:numId w:val="82"/>
        </w:numPr>
        <w:rPr>
          <w:lang w:val="es-CO"/>
          <w:rPrChange w:id="1106" w:author="Massiel Nayibe Moreno Ladino" w:date="2025-01-15T12:57:00Z" w16du:dateUtc="2025-01-15T17:57:00Z">
            <w:rPr/>
          </w:rPrChange>
        </w:rPr>
      </w:pPr>
      <w:bookmarkStart w:id="1107" w:name="_Toc142304028"/>
      <w:bookmarkStart w:id="1108" w:name="_Toc163044393"/>
      <w:bookmarkStart w:id="1109" w:name="_Toc182401156"/>
      <w:bookmarkStart w:id="1110" w:name="_Toc185435245"/>
      <w:r w:rsidRPr="00AB6DA0">
        <w:rPr>
          <w:lang w:val="es-CO"/>
          <w:rPrChange w:id="1111" w:author="Massiel Nayibe Moreno Ladino" w:date="2025-01-15T12:57:00Z" w16du:dateUtc="2025-01-15T17:57:00Z">
            <w:rPr/>
          </w:rPrChange>
        </w:rPr>
        <w:t>Política de prevención de la explotación y los abusos sexuales</w:t>
      </w:r>
      <w:bookmarkEnd w:id="1107"/>
      <w:bookmarkEnd w:id="1108"/>
      <w:bookmarkEnd w:id="1109"/>
      <w:bookmarkEnd w:id="1110"/>
    </w:p>
    <w:p w14:paraId="7F95B669" w14:textId="77777777" w:rsidR="00441859" w:rsidRDefault="00DE7F5C">
      <w:pPr>
        <w:tabs>
          <w:tab w:val="left" w:pos="960"/>
        </w:tabs>
        <w:spacing w:after="120" w:line="360" w:lineRule="auto"/>
        <w:ind w:right="-20"/>
        <w:jc w:val="both"/>
      </w:pPr>
      <w:r w:rsidRPr="00AB6DA0">
        <w:rPr>
          <w:lang w:val="es-CO"/>
          <w:rPrChange w:id="1112" w:author="Massiel Nayibe Moreno Ladino" w:date="2025-01-15T12:57:00Z" w16du:dateUtc="2025-01-15T17:57:00Z">
            <w:rPr/>
          </w:rPrChange>
        </w:rPr>
        <w:t>Compañeros tiene una política de no tolerancia hacia el acoso, la explotación y el abuso sexual (SEA). SEA ocurre cuando una posición de poder (como ser miembro del personal de una ONG) es utilizada con fines sexuales contra un beneficiario o miembro vulnerable de la comunidad. Los empleados deben comportarse de una manera profesional como representantes de la organización, en consonancia con las normas para los empleados de la ONU en la Sección 3 del Boletín del Secretario General de la ONU-Medidas Especiales para la Protección contra la Explotación Sexual y el Abuso Sexual (</w:t>
      </w:r>
      <w:r>
        <w:fldChar w:fldCharType="begin"/>
      </w:r>
      <w:r w:rsidRPr="00AB6DA0">
        <w:rPr>
          <w:lang w:val="es-CO"/>
          <w:rPrChange w:id="1113" w:author="Massiel Nayibe Moreno Ladino" w:date="2025-01-15T12:57:00Z" w16du:dateUtc="2025-01-15T17:57:00Z">
            <w:rPr/>
          </w:rPrChange>
        </w:rPr>
        <w:instrText>HYPERLINK "https://undocs.org/Home/Mobile?FinalSymbol=ST%2FSGB%2F2003%2F13&amp;Language=E&amp;DeviceType=Desktop&amp;LangRequested=False"</w:instrText>
      </w:r>
      <w:r>
        <w:fldChar w:fldCharType="separate"/>
      </w:r>
      <w:r w:rsidRPr="00AB6DA0">
        <w:rPr>
          <w:rStyle w:val="Hipervnculo"/>
          <w:rFonts w:asciiTheme="minorHAnsi" w:hAnsiTheme="minorHAnsi"/>
          <w:lang w:val="es-CO"/>
          <w:rPrChange w:id="1114" w:author="Massiel Nayibe Moreno Ladino" w:date="2025-01-15T12:57:00Z" w16du:dateUtc="2025-01-15T17:57:00Z">
            <w:rPr>
              <w:rStyle w:val="Hipervnculo"/>
              <w:rFonts w:asciiTheme="minorHAnsi" w:hAnsiTheme="minorHAnsi"/>
            </w:rPr>
          </w:rPrChange>
        </w:rPr>
        <w:t>ST/SGB/2003/13l</w:t>
      </w:r>
      <w:r>
        <w:fldChar w:fldCharType="end"/>
      </w:r>
      <w:r w:rsidRPr="00AB6DA0">
        <w:rPr>
          <w:lang w:val="es-CO"/>
          <w:rPrChange w:id="1115" w:author="Massiel Nayibe Moreno Ladino" w:date="2025-01-15T12:57:00Z" w16du:dateUtc="2025-01-15T17:57:00Z">
            <w:rPr/>
          </w:rPrChange>
        </w:rPr>
        <w:t xml:space="preserve">). La Política de Partners sobre Explotación y Abuso Sexual se aplica a todos los individuos cuando interactúan con los beneficiarios del programa. </w:t>
      </w:r>
      <w:r w:rsidRPr="00763E94">
        <w:t xml:space="preserve">Consulte </w:t>
      </w:r>
      <w:hyperlink w:anchor="_Annex_H:_Sexual" w:history="1">
        <w:r w:rsidRPr="00763E94">
          <w:rPr>
            <w:rStyle w:val="Hipervnculo"/>
          </w:rPr>
          <w:t>el Anexo H</w:t>
        </w:r>
      </w:hyperlink>
      <w:r w:rsidRPr="00763E94">
        <w:t xml:space="preserve"> para ver la política completa.</w:t>
      </w:r>
    </w:p>
    <w:p w14:paraId="2D83C931" w14:textId="77777777" w:rsidR="00441859" w:rsidRPr="00AB6DA0" w:rsidRDefault="00DE7F5C">
      <w:pPr>
        <w:pStyle w:val="Ttulo2"/>
        <w:numPr>
          <w:ilvl w:val="1"/>
          <w:numId w:val="82"/>
        </w:numPr>
        <w:rPr>
          <w:lang w:val="es-CO"/>
          <w:rPrChange w:id="1116" w:author="Massiel Nayibe Moreno Ladino" w:date="2025-01-15T12:57:00Z" w16du:dateUtc="2025-01-15T17:57:00Z">
            <w:rPr/>
          </w:rPrChange>
        </w:rPr>
      </w:pPr>
      <w:bookmarkStart w:id="1117" w:name="_Toc142304029"/>
      <w:bookmarkStart w:id="1118" w:name="_Toc163044394"/>
      <w:bookmarkStart w:id="1119" w:name="_Toc182401157"/>
      <w:bookmarkStart w:id="1120" w:name="_Toc185435246"/>
      <w:r w:rsidRPr="00AB6DA0">
        <w:rPr>
          <w:lang w:val="es-CO"/>
          <w:rPrChange w:id="1121" w:author="Massiel Nayibe Moreno Ladino" w:date="2025-01-15T12:57:00Z" w16du:dateUtc="2025-01-15T17:57:00Z">
            <w:rPr/>
          </w:rPrChange>
        </w:rPr>
        <w:t>Política de protección de la infancia</w:t>
      </w:r>
      <w:bookmarkEnd w:id="1117"/>
      <w:bookmarkEnd w:id="1118"/>
      <w:bookmarkEnd w:id="1119"/>
      <w:bookmarkEnd w:id="1120"/>
    </w:p>
    <w:p w14:paraId="33CA17C5" w14:textId="77777777" w:rsidR="00441859" w:rsidRDefault="00DE7F5C">
      <w:pPr>
        <w:tabs>
          <w:tab w:val="left" w:pos="960"/>
        </w:tabs>
        <w:spacing w:after="120" w:line="360" w:lineRule="auto"/>
        <w:ind w:right="-20"/>
        <w:jc w:val="both"/>
      </w:pPr>
      <w:r w:rsidRPr="00AB6DA0">
        <w:rPr>
          <w:lang w:val="es-CO"/>
          <w:rPrChange w:id="1122" w:author="Massiel Nayibe Moreno Ladino" w:date="2025-01-15T12:57:00Z" w16du:dateUtc="2025-01-15T17:57:00Z">
            <w:rPr/>
          </w:rPrChange>
        </w:rPr>
        <w:t xml:space="preserve">Partners no tolera la explotación y/o el abuso infantil por parte de sus empleados y afiliados. La Salvaguarda de la Infancia consiste en acciones preventivas para asegurar que todos los niños estén protegidos de actos deliberados o involuntarios que conduzcan al riesgo o al daño real por parte de los Empleados y Afiliados de Compañeros que entren en contacto con niños o que tengan un impacto sobre ellos a través de nuestras intervenciones de desarrollo, respuestas humanitarias y operaciones. La Política de Salvaguarda de la Infancia de Compañeros se aplica a todos los individuos cuando interactúan con niños tanto en los EE.UU. como en el extranjero. Por favor refiérase </w:t>
      </w:r>
      <w:r>
        <w:fldChar w:fldCharType="begin"/>
      </w:r>
      <w:r w:rsidRPr="00AB6DA0">
        <w:rPr>
          <w:lang w:val="es-CO"/>
          <w:rPrChange w:id="1123" w:author="Massiel Nayibe Moreno Ladino" w:date="2025-01-15T12:57:00Z" w16du:dateUtc="2025-01-15T17:57:00Z">
            <w:rPr/>
          </w:rPrChange>
        </w:rPr>
        <w:instrText>HYPERLINK \l "_Annex_I:_Child"</w:instrText>
      </w:r>
      <w:r>
        <w:fldChar w:fldCharType="separate"/>
      </w:r>
      <w:r w:rsidRPr="00AB6DA0">
        <w:rPr>
          <w:rStyle w:val="Hipervnculo"/>
          <w:lang w:val="es-CO"/>
          <w:rPrChange w:id="1124" w:author="Massiel Nayibe Moreno Ladino" w:date="2025-01-15T12:57:00Z" w16du:dateUtc="2025-01-15T17:57:00Z">
            <w:rPr>
              <w:rStyle w:val="Hipervnculo"/>
            </w:rPr>
          </w:rPrChange>
        </w:rPr>
        <w:t>al Anexo I</w:t>
      </w:r>
      <w:r>
        <w:fldChar w:fldCharType="end"/>
      </w:r>
      <w:r w:rsidRPr="00AB6DA0">
        <w:rPr>
          <w:lang w:val="es-CO"/>
          <w:rPrChange w:id="1125" w:author="Massiel Nayibe Moreno Ladino" w:date="2025-01-15T12:57:00Z" w16du:dateUtc="2025-01-15T17:57:00Z">
            <w:rPr/>
          </w:rPrChange>
        </w:rPr>
        <w:t xml:space="preserve"> para la política completa. </w:t>
      </w:r>
      <w:r>
        <w:fldChar w:fldCharType="begin"/>
      </w:r>
      <w:r w:rsidRPr="00AB6DA0">
        <w:rPr>
          <w:lang w:val="es-CO"/>
          <w:rPrChange w:id="1126" w:author="Massiel Nayibe Moreno Ladino" w:date="2025-01-15T12:57:00Z" w16du:dateUtc="2025-01-15T17:57:00Z">
            <w:rPr/>
          </w:rPrChange>
        </w:rPr>
        <w:instrText>HYPERLINK "https://partnersnet107.sharepoint.com/sites/FA/Organizational%20FA/Finance%20Policies%20&amp;%20Procedures/Supplemental%20Field%20Office%20Manuals/Colombia/_Drafts/HYPERLINK" \l "_Annex_I:_Child"</w:instrText>
      </w:r>
      <w:r>
        <w:fldChar w:fldCharType="separate"/>
      </w:r>
      <w:r w:rsidRPr="00763E94">
        <w:rPr>
          <w:rStyle w:val="Hipervnculo"/>
        </w:rPr>
        <w:t>Anexo</w:t>
      </w:r>
      <w:r>
        <w:fldChar w:fldCharType="end"/>
      </w:r>
      <w:r w:rsidRPr="00763E94">
        <w:t xml:space="preserve"> I para la política completa. </w:t>
      </w:r>
    </w:p>
    <w:p w14:paraId="6AFEB888" w14:textId="77777777" w:rsidR="00441859" w:rsidRPr="00AB6DA0" w:rsidRDefault="00DE7F5C">
      <w:pPr>
        <w:pStyle w:val="Ttulo2"/>
        <w:numPr>
          <w:ilvl w:val="1"/>
          <w:numId w:val="82"/>
        </w:numPr>
        <w:rPr>
          <w:lang w:val="es-CO"/>
          <w:rPrChange w:id="1127" w:author="Massiel Nayibe Moreno Ladino" w:date="2025-01-15T12:57:00Z" w16du:dateUtc="2025-01-15T17:57:00Z">
            <w:rPr/>
          </w:rPrChange>
        </w:rPr>
      </w:pPr>
      <w:bookmarkStart w:id="1128" w:name="_Toc142304030"/>
      <w:bookmarkStart w:id="1129" w:name="_Toc163044395"/>
      <w:bookmarkStart w:id="1130" w:name="_Toc182401158"/>
      <w:bookmarkStart w:id="1131" w:name="_Toc185435247"/>
      <w:r w:rsidRPr="00AB6DA0">
        <w:rPr>
          <w:lang w:val="es-CO"/>
          <w:rPrChange w:id="1132" w:author="Massiel Nayibe Moreno Ladino" w:date="2025-01-15T12:57:00Z" w16du:dateUtc="2025-01-15T17:57:00Z">
            <w:rPr/>
          </w:rPrChange>
        </w:rPr>
        <w:t>Política sobre la trata de personas</w:t>
      </w:r>
      <w:bookmarkEnd w:id="1128"/>
      <w:bookmarkEnd w:id="1129"/>
      <w:bookmarkEnd w:id="1130"/>
      <w:bookmarkEnd w:id="1131"/>
    </w:p>
    <w:p w14:paraId="48FA1CB0" w14:textId="77777777" w:rsidR="00441859" w:rsidRPr="00AB6DA0" w:rsidRDefault="00DE7F5C">
      <w:pPr>
        <w:tabs>
          <w:tab w:val="left" w:pos="960"/>
        </w:tabs>
        <w:spacing w:after="120" w:line="360" w:lineRule="auto"/>
        <w:ind w:right="-20"/>
        <w:jc w:val="both"/>
        <w:rPr>
          <w:lang w:val="es-CO"/>
          <w:rPrChange w:id="1133" w:author="Massiel Nayibe Moreno Ladino" w:date="2025-01-15T12:57:00Z" w16du:dateUtc="2025-01-15T17:57:00Z">
            <w:rPr/>
          </w:rPrChange>
        </w:rPr>
      </w:pPr>
      <w:r w:rsidRPr="00AB6DA0">
        <w:rPr>
          <w:lang w:val="es-CO"/>
          <w:rPrChange w:id="1134" w:author="Massiel Nayibe Moreno Ladino" w:date="2025-01-15T12:57:00Z" w16du:dateUtc="2025-01-15T17:57:00Z">
            <w:rPr/>
          </w:rPrChange>
        </w:rPr>
        <w:t xml:space="preserve">Compañeros mantiene una política de no tolerancia contra la TIP y se asegurará de que los riesgos asociados con la TIP sean minimizados en todas las operaciones. Los empleados y afiliados deben </w:t>
      </w:r>
      <w:r w:rsidRPr="00AB6DA0">
        <w:rPr>
          <w:lang w:val="es-CO"/>
          <w:rPrChange w:id="1135" w:author="Massiel Nayibe Moreno Ladino" w:date="2025-01-15T12:57:00Z" w16du:dateUtc="2025-01-15T17:57:00Z">
            <w:rPr/>
          </w:rPrChange>
        </w:rPr>
        <w:lastRenderedPageBreak/>
        <w:t xml:space="preserve">evitar y tienen prohibido participar activamente, ser cómplices o beneficiarse de cualquier práctica que constituya trata de personas. Consulte la </w:t>
      </w:r>
      <w:r w:rsidR="005965EE" w:rsidRPr="00AB6DA0">
        <w:rPr>
          <w:lang w:val="es-CO"/>
          <w:rPrChange w:id="1136" w:author="Massiel Nayibe Moreno Ladino" w:date="2025-01-15T12:57:00Z" w16du:dateUtc="2025-01-15T17:57:00Z">
            <w:rPr/>
          </w:rPrChange>
        </w:rPr>
        <w:t xml:space="preserve">política </w:t>
      </w:r>
      <w:r w:rsidRPr="00AB6DA0">
        <w:rPr>
          <w:lang w:val="es-CO"/>
          <w:rPrChange w:id="1137" w:author="Massiel Nayibe Moreno Ladino" w:date="2025-01-15T12:57:00Z" w16du:dateUtc="2025-01-15T17:57:00Z">
            <w:rPr/>
          </w:rPrChange>
        </w:rPr>
        <w:t xml:space="preserve">completa en </w:t>
      </w:r>
      <w:r>
        <w:fldChar w:fldCharType="begin"/>
      </w:r>
      <w:r w:rsidRPr="00AB6DA0">
        <w:rPr>
          <w:lang w:val="es-CO"/>
          <w:rPrChange w:id="1138" w:author="Massiel Nayibe Moreno Ladino" w:date="2025-01-15T12:57:00Z" w16du:dateUtc="2025-01-15T17:57:00Z">
            <w:rPr/>
          </w:rPrChange>
        </w:rPr>
        <w:instrText>HYPERLINK \l "_Annex_J:_Trafficking"</w:instrText>
      </w:r>
      <w:r>
        <w:fldChar w:fldCharType="separate"/>
      </w:r>
      <w:r w:rsidRPr="00AB6DA0">
        <w:rPr>
          <w:rStyle w:val="Hipervnculo"/>
          <w:lang w:val="es-CO"/>
          <w:rPrChange w:id="1139" w:author="Massiel Nayibe Moreno Ladino" w:date="2025-01-15T12:57:00Z" w16du:dateUtc="2025-01-15T17:57:00Z">
            <w:rPr>
              <w:rStyle w:val="Hipervnculo"/>
            </w:rPr>
          </w:rPrChange>
        </w:rPr>
        <w:t>el Anexo J</w:t>
      </w:r>
      <w:r>
        <w:fldChar w:fldCharType="end"/>
      </w:r>
      <w:r w:rsidR="005965EE" w:rsidRPr="00AB6DA0">
        <w:rPr>
          <w:lang w:val="es-CO"/>
          <w:rPrChange w:id="1140" w:author="Massiel Nayibe Moreno Ladino" w:date="2025-01-15T12:57:00Z" w16du:dateUtc="2025-01-15T17:57:00Z">
            <w:rPr/>
          </w:rPrChange>
        </w:rPr>
        <w:t xml:space="preserve">. </w:t>
      </w:r>
      <w:r w:rsidRPr="00AB6DA0">
        <w:rPr>
          <w:lang w:val="es-CO"/>
          <w:rPrChange w:id="1141" w:author="Massiel Nayibe Moreno Ladino" w:date="2025-01-15T12:57:00Z" w16du:dateUtc="2025-01-15T17:57:00Z">
            <w:rPr/>
          </w:rPrChange>
        </w:rPr>
        <w:t xml:space="preserve">Consulte la política completa </w:t>
      </w:r>
      <w:r>
        <w:fldChar w:fldCharType="begin"/>
      </w:r>
      <w:r w:rsidRPr="00AB6DA0">
        <w:rPr>
          <w:lang w:val="es-CO"/>
          <w:rPrChange w:id="1142" w:author="Massiel Nayibe Moreno Ladino" w:date="2025-01-15T12:57:00Z" w16du:dateUtc="2025-01-15T17:57:00Z">
            <w:rPr/>
          </w:rPrChange>
        </w:rPr>
        <w:instrText>HYPERLINK "https://partnersnet107.sharepoint.com/sites/FA/Organizational%20FA/Finance%20Policies%20&amp;%20Procedures/Supplemental%20Field%20Office%20Manuals/Colombia/_Drafts/HYPERLINK" \l "_Annex_J:_Trafficking"</w:instrText>
      </w:r>
      <w:r>
        <w:fldChar w:fldCharType="separate"/>
      </w:r>
      <w:r w:rsidRPr="00AB6DA0">
        <w:rPr>
          <w:rStyle w:val="Hipervnculo"/>
          <w:lang w:val="es-CO"/>
          <w:rPrChange w:id="1143" w:author="Massiel Nayibe Moreno Ladino" w:date="2025-01-15T12:57:00Z" w16du:dateUtc="2025-01-15T17:57:00Z">
            <w:rPr>
              <w:rStyle w:val="Hipervnculo"/>
            </w:rPr>
          </w:rPrChange>
        </w:rPr>
        <w:t>en el Anexo J</w:t>
      </w:r>
      <w:r>
        <w:fldChar w:fldCharType="end"/>
      </w:r>
      <w:r w:rsidRPr="00AB6DA0">
        <w:rPr>
          <w:lang w:val="es-CO"/>
          <w:rPrChange w:id="1144" w:author="Massiel Nayibe Moreno Ladino" w:date="2025-01-15T12:57:00Z" w16du:dateUtc="2025-01-15T17:57:00Z">
            <w:rPr/>
          </w:rPrChange>
        </w:rPr>
        <w:t>.</w:t>
      </w:r>
    </w:p>
    <w:p w14:paraId="3E2B5957" w14:textId="77777777" w:rsidR="00441859" w:rsidRDefault="00DE7F5C">
      <w:pPr>
        <w:pStyle w:val="Ttulo2"/>
        <w:numPr>
          <w:ilvl w:val="1"/>
          <w:numId w:val="82"/>
        </w:numPr>
      </w:pPr>
      <w:bookmarkStart w:id="1145" w:name="_Toc29250483"/>
      <w:bookmarkStart w:id="1146" w:name="_Toc185435248"/>
      <w:r w:rsidRPr="009D055E">
        <w:t xml:space="preserve">Conflicto de intereses </w:t>
      </w:r>
      <w:bookmarkEnd w:id="1145"/>
      <w:bookmarkEnd w:id="1146"/>
    </w:p>
    <w:p w14:paraId="200F2A6F" w14:textId="77777777" w:rsidR="00441859" w:rsidRPr="00AB6DA0" w:rsidRDefault="00DE7F5C">
      <w:pPr>
        <w:tabs>
          <w:tab w:val="left" w:pos="960"/>
        </w:tabs>
        <w:spacing w:after="120" w:line="360" w:lineRule="auto"/>
        <w:ind w:right="-20"/>
        <w:jc w:val="both"/>
        <w:rPr>
          <w:lang w:val="es-CO"/>
          <w:rPrChange w:id="1147" w:author="Massiel Nayibe Moreno Ladino" w:date="2025-01-15T12:57:00Z" w16du:dateUtc="2025-01-15T17:57:00Z">
            <w:rPr/>
          </w:rPrChange>
        </w:rPr>
      </w:pPr>
      <w:r w:rsidRPr="00AB6DA0">
        <w:rPr>
          <w:lang w:val="es-CO"/>
          <w:rPrChange w:id="1148" w:author="Massiel Nayibe Moreno Ladino" w:date="2025-01-15T12:57:00Z" w16du:dateUtc="2025-01-15T17:57:00Z">
            <w:rPr/>
          </w:rPrChange>
        </w:rPr>
        <w:t xml:space="preserve">La siguiente Política de Conflicto de Intereses ha sido adoptada por la Junta Directiva de Compañeros Internacional. Cada miembro de la Junta Directiva, funcionario, empleado, voluntario, pasante y contratista independiente de Compañeros debe firmar esta declaración anualmente para reflejar la ausencia de cualquier relación o interés financiero descrito en la política o revelar cualquiera que exista o pueda existir. </w:t>
      </w:r>
      <w:r w:rsidR="000E492C" w:rsidRPr="00AB6DA0">
        <w:rPr>
          <w:lang w:val="es-CO"/>
          <w:rPrChange w:id="1149" w:author="Massiel Nayibe Moreno Ladino" w:date="2025-01-15T12:57:00Z" w16du:dateUtc="2025-01-15T17:57:00Z">
            <w:rPr/>
          </w:rPrChange>
        </w:rPr>
        <w:t xml:space="preserve">Un conflicto de interés personal es una situación en la cual un empleado, o representante de una entidad tiene un interés financiero, actividad personal o relación que podría perjudicar la habilidad del empleado para actuar imparcialmente cuando realiza actividades en nombre de Compañeros Colombia. </w:t>
      </w:r>
    </w:p>
    <w:p w14:paraId="00DBB746" w14:textId="77777777" w:rsidR="00441859" w:rsidRPr="00AB6DA0" w:rsidRDefault="00DE7F5C">
      <w:pPr>
        <w:tabs>
          <w:tab w:val="left" w:pos="960"/>
        </w:tabs>
        <w:spacing w:after="120" w:line="360" w:lineRule="auto"/>
        <w:ind w:right="-20"/>
        <w:jc w:val="both"/>
        <w:rPr>
          <w:lang w:val="es-CO"/>
          <w:rPrChange w:id="1150" w:author="Massiel Nayibe Moreno Ladino" w:date="2025-01-15T12:57:00Z" w16du:dateUtc="2025-01-15T17:57:00Z">
            <w:rPr/>
          </w:rPrChange>
        </w:rPr>
      </w:pPr>
      <w:r w:rsidRPr="00AB6DA0">
        <w:rPr>
          <w:lang w:val="es-CO"/>
          <w:rPrChange w:id="1151" w:author="Massiel Nayibe Moreno Ladino" w:date="2025-01-15T12:57:00Z" w16du:dateUtc="2025-01-15T17:57:00Z">
            <w:rPr/>
          </w:rPrChange>
        </w:rPr>
        <w:t>Para esta política, la definición de "relación personal" es la siguiente: abuelos, padres, padrastros, familia política, cónyuge, familia del cónyuge, hermanos, cónyuges de hermanos, familia política de hermanos, hijos, hijastros, ex cónyuge, tíos, primos, sobrinas, sobrinos y otros amigos íntimos.</w:t>
      </w:r>
    </w:p>
    <w:p w14:paraId="0812AED5" w14:textId="77777777" w:rsidR="00441859" w:rsidRPr="00931295" w:rsidRDefault="00DE7F5C">
      <w:pPr>
        <w:tabs>
          <w:tab w:val="left" w:pos="960"/>
        </w:tabs>
        <w:spacing w:after="120" w:line="360" w:lineRule="auto"/>
        <w:ind w:right="-20"/>
        <w:jc w:val="both"/>
        <w:rPr>
          <w:lang w:val="es-CO"/>
          <w:rPrChange w:id="1152" w:author="Massiel Nayibe Moreno Ladino" w:date="2025-01-15T12:58:00Z" w16du:dateUtc="2025-01-15T17:58:00Z">
            <w:rPr/>
          </w:rPrChange>
        </w:rPr>
      </w:pPr>
      <w:r w:rsidRPr="00931295">
        <w:rPr>
          <w:lang w:val="es-CO"/>
          <w:rPrChange w:id="1153" w:author="Massiel Nayibe Moreno Ladino" w:date="2025-01-15T12:58:00Z" w16du:dateUtc="2025-01-15T17:58:00Z">
            <w:rPr/>
          </w:rPrChange>
        </w:rPr>
        <w:t>Compañeros busca evitar cualquier conflicto potencial de intereses creado por relaciones personales cercanas entre empleados y vendedores, contratistas, beneficiarios, concesionarios, proveedores de servicios, o cualquier otra organización/persona que trabaje o planee trabajar con Compañeros. Los individuos tienen prohibido proveer asistencia o servicios a través de cualquier programa de Compañeros, tales como materiales, dinero u otros bienes, servicios o recursos a cualquier persona con la que tengan una relación personal cercana. Los empleados también tienen prohibido supervisar y participar directa o indirectamente en la contratación, promoción o evaluación de cualquier persona con la que tengan una relación personal cercana</w:t>
      </w:r>
      <w:r w:rsidR="00736B6D" w:rsidRPr="00931295">
        <w:rPr>
          <w:lang w:val="es-CO"/>
          <w:rPrChange w:id="1154" w:author="Massiel Nayibe Moreno Ladino" w:date="2025-01-15T12:58:00Z" w16du:dateUtc="2025-01-15T17:58:00Z">
            <w:rPr/>
          </w:rPrChange>
        </w:rPr>
        <w:t xml:space="preserve">. </w:t>
      </w:r>
    </w:p>
    <w:p w14:paraId="4FC9CFE9" w14:textId="77777777" w:rsidR="00441859" w:rsidRPr="00931295" w:rsidRDefault="00DE7F5C">
      <w:pPr>
        <w:tabs>
          <w:tab w:val="left" w:pos="960"/>
        </w:tabs>
        <w:spacing w:after="120" w:line="360" w:lineRule="auto"/>
        <w:ind w:right="-20"/>
        <w:jc w:val="both"/>
        <w:rPr>
          <w:lang w:val="es-CO"/>
          <w:rPrChange w:id="1155" w:author="Massiel Nayibe Moreno Ladino" w:date="2025-01-15T12:58:00Z" w16du:dateUtc="2025-01-15T17:58:00Z">
            <w:rPr/>
          </w:rPrChange>
        </w:rPr>
      </w:pPr>
      <w:r w:rsidRPr="00931295">
        <w:rPr>
          <w:lang w:val="es-CO"/>
          <w:rPrChange w:id="1156" w:author="Massiel Nayibe Moreno Ladino" w:date="2025-01-15T12:58:00Z" w16du:dateUtc="2025-01-15T17:58:00Z">
            <w:rPr/>
          </w:rPrChange>
        </w:rPr>
        <w:t xml:space="preserve">Además, todos los empleados y representantes de Compañeros Colombia no deben solicitar ni aceptar gratificaciones, favores o cualquier cosa de valor monetario de los sub-receptores o posibles sub-receptores. Cualquier negocio externo de los empleados de Compañeros Colombia debe ser legal y no entrar en conflicto de ninguna manera con las operaciones de Compañeros </w:t>
      </w:r>
      <w:r w:rsidRPr="00931295">
        <w:rPr>
          <w:lang w:val="es-CO"/>
          <w:rPrChange w:id="1157" w:author="Massiel Nayibe Moreno Ladino" w:date="2025-01-15T12:58:00Z" w16du:dateUtc="2025-01-15T17:58:00Z">
            <w:rPr/>
          </w:rPrChange>
        </w:rPr>
        <w:lastRenderedPageBreak/>
        <w:t>Colombia. Los tratos comerciales externos incluyen, pero no se limitan a, cualquier inversión, préstamo, empleo o propiedad de negocios por parte de los empleados de Compañeros Colombia.</w:t>
      </w:r>
    </w:p>
    <w:p w14:paraId="0C39FB45" w14:textId="77777777" w:rsidR="00441859" w:rsidRPr="00931295" w:rsidRDefault="00DE7F5C">
      <w:pPr>
        <w:tabs>
          <w:tab w:val="left" w:pos="960"/>
        </w:tabs>
        <w:spacing w:after="120" w:line="360" w:lineRule="auto"/>
        <w:ind w:right="-20"/>
        <w:jc w:val="both"/>
        <w:rPr>
          <w:lang w:val="es-CO"/>
          <w:rPrChange w:id="1158" w:author="Massiel Nayibe Moreno Ladino" w:date="2025-01-15T12:58:00Z" w16du:dateUtc="2025-01-15T17:58:00Z">
            <w:rPr/>
          </w:rPrChange>
        </w:rPr>
      </w:pPr>
      <w:r w:rsidRPr="00931295">
        <w:rPr>
          <w:lang w:val="es-CO"/>
          <w:rPrChange w:id="1159" w:author="Massiel Nayibe Moreno Ladino" w:date="2025-01-15T12:58:00Z" w16du:dateUtc="2025-01-15T17:58:00Z">
            <w:rPr/>
          </w:rPrChange>
        </w:rPr>
        <w:t>Además, los contratos o transacciones (i) entre Compañeros y uno o más de los miembros de su junta directiva, funcionarios o empleados, o (ii) entre Compañeros y cualquier corporación, sociedad, asociación u otra organización en la que uno o más de los miembros de su junta directiva, funcionarios o empleados sean directores o funcionarios, o tengan un interés financiero, no serán nulos o anulables únicamente por esta razón, o únicamente porque el miembro de la junta directiva, funcionario o empleado esté presente o participe en cualquier reunión que autorice el contrato o transacción, o únicamente porque sus votos sean contados para tal fin, si:.</w:t>
      </w:r>
    </w:p>
    <w:p w14:paraId="27694B27" w14:textId="77777777" w:rsidR="00441859" w:rsidRPr="00931295" w:rsidRDefault="00DE7F5C">
      <w:pPr>
        <w:pStyle w:val="Prrafodelista"/>
        <w:numPr>
          <w:ilvl w:val="0"/>
          <w:numId w:val="43"/>
        </w:numPr>
        <w:tabs>
          <w:tab w:val="left" w:pos="960"/>
        </w:tabs>
        <w:spacing w:after="120" w:line="360" w:lineRule="auto"/>
        <w:ind w:right="-20"/>
        <w:jc w:val="both"/>
        <w:rPr>
          <w:lang w:val="es-CO"/>
          <w:rPrChange w:id="1160" w:author="Massiel Nayibe Moreno Ladino" w:date="2025-01-15T12:58:00Z" w16du:dateUtc="2025-01-15T17:58:00Z">
            <w:rPr/>
          </w:rPrChange>
        </w:rPr>
      </w:pPr>
      <w:r w:rsidRPr="00931295">
        <w:rPr>
          <w:lang w:val="es-CO"/>
          <w:rPrChange w:id="1161" w:author="Massiel Nayibe Moreno Ladino" w:date="2025-01-15T12:58:00Z" w16du:dateUtc="2025-01-15T17:58:00Z">
            <w:rPr/>
          </w:rPrChange>
        </w:rPr>
        <w:t xml:space="preserve">Los hechos materiales relativos a la relación o interés son revelados o conocidos por </w:t>
      </w:r>
      <w:r w:rsidR="00BE52D4" w:rsidRPr="00931295">
        <w:rPr>
          <w:lang w:val="es-CO"/>
          <w:rPrChange w:id="1162" w:author="Massiel Nayibe Moreno Ladino" w:date="2025-01-15T12:58:00Z" w16du:dateUtc="2025-01-15T17:58:00Z">
            <w:rPr/>
          </w:rPrChange>
        </w:rPr>
        <w:t xml:space="preserve">Compañeros y/o </w:t>
      </w:r>
      <w:r w:rsidRPr="00931295">
        <w:rPr>
          <w:lang w:val="es-CO"/>
          <w:rPrChange w:id="1163" w:author="Massiel Nayibe Moreno Ladino" w:date="2025-01-15T12:58:00Z" w16du:dateUtc="2025-01-15T17:58:00Z">
            <w:rPr/>
          </w:rPrChange>
        </w:rPr>
        <w:t>la Junta Directiva, y de buena fe autorizó el contrato o transacción por los votos afirmativos de la mayoría de los miembros desinteresados de la junta directiva o funcionarios, aunque los miembros desinteresados de la junta directiva o funcionarios puedan entonces llegar a ser menos del quórum; o</w:t>
      </w:r>
    </w:p>
    <w:p w14:paraId="0D74DCC8" w14:textId="77777777" w:rsidR="00441859" w:rsidRPr="00931295" w:rsidRDefault="00DE7F5C">
      <w:pPr>
        <w:pStyle w:val="Prrafodelista"/>
        <w:numPr>
          <w:ilvl w:val="0"/>
          <w:numId w:val="43"/>
        </w:numPr>
        <w:tabs>
          <w:tab w:val="left" w:pos="960"/>
        </w:tabs>
        <w:spacing w:after="120" w:line="360" w:lineRule="auto"/>
        <w:ind w:right="-20"/>
        <w:jc w:val="both"/>
        <w:rPr>
          <w:lang w:val="es-CO"/>
          <w:rPrChange w:id="1164" w:author="Massiel Nayibe Moreno Ladino" w:date="2025-01-15T12:58:00Z" w16du:dateUtc="2025-01-15T17:58:00Z">
            <w:rPr/>
          </w:rPrChange>
        </w:rPr>
      </w:pPr>
      <w:r w:rsidRPr="00931295">
        <w:rPr>
          <w:lang w:val="es-CO"/>
          <w:rPrChange w:id="1165" w:author="Massiel Nayibe Moreno Ladino" w:date="2025-01-15T12:58:00Z" w16du:dateUtc="2025-01-15T17:58:00Z">
            <w:rPr/>
          </w:rPrChange>
        </w:rPr>
        <w:t xml:space="preserve">Los hechos materiales relativos a la relación o interés se revelan o son conocidos por los </w:t>
      </w:r>
      <w:r w:rsidR="004131CC" w:rsidRPr="00931295">
        <w:rPr>
          <w:rFonts w:cs="Times New Roman"/>
          <w:lang w:val="es-CO"/>
          <w:rPrChange w:id="1166" w:author="Massiel Nayibe Moreno Ladino" w:date="2025-01-15T12:58:00Z" w16du:dateUtc="2025-01-15T17:58:00Z">
            <w:rPr>
              <w:rFonts w:cs="Times New Roman"/>
            </w:rPr>
          </w:rPrChange>
        </w:rPr>
        <w:t xml:space="preserve">socios y/o la Junta Directiva </w:t>
      </w:r>
      <w:r w:rsidRPr="00931295">
        <w:rPr>
          <w:lang w:val="es-CO"/>
          <w:rPrChange w:id="1167" w:author="Massiel Nayibe Moreno Ladino" w:date="2025-01-15T12:58:00Z" w16du:dateUtc="2025-01-15T17:58:00Z">
            <w:rPr/>
          </w:rPrChange>
        </w:rPr>
        <w:t xml:space="preserve">y los directivos que votan el contrato o la transacción se aprueba específicamente de buena fe mediante votación; o bien </w:t>
      </w:r>
    </w:p>
    <w:p w14:paraId="57468E51" w14:textId="77777777" w:rsidR="00441859" w:rsidRPr="00931295" w:rsidRDefault="00DE7F5C">
      <w:pPr>
        <w:pStyle w:val="Prrafodelista"/>
        <w:numPr>
          <w:ilvl w:val="0"/>
          <w:numId w:val="43"/>
        </w:numPr>
        <w:tabs>
          <w:tab w:val="left" w:pos="960"/>
        </w:tabs>
        <w:spacing w:after="120" w:line="360" w:lineRule="auto"/>
        <w:ind w:right="-20"/>
        <w:jc w:val="both"/>
        <w:rPr>
          <w:lang w:val="es-CO"/>
          <w:rPrChange w:id="1168" w:author="Massiel Nayibe Moreno Ladino" w:date="2025-01-15T12:58:00Z" w16du:dateUtc="2025-01-15T17:58:00Z">
            <w:rPr/>
          </w:rPrChange>
        </w:rPr>
      </w:pPr>
      <w:r w:rsidRPr="00931295">
        <w:rPr>
          <w:lang w:val="es-CO"/>
          <w:rPrChange w:id="1169" w:author="Massiel Nayibe Moreno Ladino" w:date="2025-01-15T12:58:00Z" w16du:dateUtc="2025-01-15T17:58:00Z">
            <w:rPr/>
          </w:rPrChange>
        </w:rPr>
        <w:t xml:space="preserve">El contrato o transacción es justo para los Socios desde el momento en que es autorizado, </w:t>
      </w:r>
      <w:r w:rsidR="002A64F5" w:rsidRPr="00931295">
        <w:rPr>
          <w:lang w:val="es-CO"/>
          <w:rPrChange w:id="1170" w:author="Massiel Nayibe Moreno Ladino" w:date="2025-01-15T12:58:00Z" w16du:dateUtc="2025-01-15T17:58:00Z">
            <w:rPr/>
          </w:rPrChange>
        </w:rPr>
        <w:t xml:space="preserve">aprobado </w:t>
      </w:r>
      <w:r w:rsidRPr="00931295">
        <w:rPr>
          <w:lang w:val="es-CO"/>
          <w:rPrChange w:id="1171" w:author="Massiel Nayibe Moreno Ladino" w:date="2025-01-15T12:58:00Z" w16du:dateUtc="2025-01-15T17:58:00Z">
            <w:rPr/>
          </w:rPrChange>
        </w:rPr>
        <w:t xml:space="preserve">o ratificado por la Junta Directiva. </w:t>
      </w:r>
    </w:p>
    <w:p w14:paraId="48CE92F7" w14:textId="77777777" w:rsidR="00441859" w:rsidRPr="00931295" w:rsidRDefault="00DE7F5C">
      <w:pPr>
        <w:tabs>
          <w:tab w:val="left" w:pos="960"/>
        </w:tabs>
        <w:spacing w:after="120" w:line="360" w:lineRule="auto"/>
        <w:ind w:right="-20"/>
        <w:jc w:val="both"/>
        <w:rPr>
          <w:lang w:val="es-CO"/>
          <w:rPrChange w:id="1172" w:author="Massiel Nayibe Moreno Ladino" w:date="2025-01-15T12:58:00Z" w16du:dateUtc="2025-01-15T17:58:00Z">
            <w:rPr/>
          </w:rPrChange>
        </w:rPr>
      </w:pPr>
      <w:r w:rsidRPr="00931295">
        <w:rPr>
          <w:lang w:val="es-CO"/>
          <w:rPrChange w:id="1173" w:author="Massiel Nayibe Moreno Ladino" w:date="2025-01-15T12:58:00Z" w16du:dateUtc="2025-01-15T17:58:00Z">
            <w:rPr/>
          </w:rPrChange>
        </w:rPr>
        <w:t>Los miembros o directivos comunes o interesados del Consejo de Administración podrán ser tenidos en cuenta a la hora de determinar el quórum en cualquier reunión del Consejo de Administración que autorice el contrato o transacción, a condición, no obstante, de que la persona o personas interesadas sean excluidas de la sala durante el debate del contrato o transacción en cuestión y durante la votación al respecto.</w:t>
      </w:r>
    </w:p>
    <w:p w14:paraId="37E8E9E5" w14:textId="77777777" w:rsidR="00441859" w:rsidRPr="00931295" w:rsidRDefault="00DE7F5C">
      <w:pPr>
        <w:tabs>
          <w:tab w:val="left" w:pos="960"/>
        </w:tabs>
        <w:spacing w:after="120" w:line="360" w:lineRule="auto"/>
        <w:ind w:right="-20"/>
        <w:jc w:val="both"/>
        <w:rPr>
          <w:rFonts w:cs="Times New Roman"/>
          <w:lang w:val="es-CO"/>
          <w:rPrChange w:id="1174" w:author="Massiel Nayibe Moreno Ladino" w:date="2025-01-15T12:58:00Z" w16du:dateUtc="2025-01-15T17:58:00Z">
            <w:rPr>
              <w:rFonts w:cs="Times New Roman"/>
            </w:rPr>
          </w:rPrChange>
        </w:rPr>
      </w:pPr>
      <w:r w:rsidRPr="00931295">
        <w:rPr>
          <w:rFonts w:cs="Times New Roman"/>
          <w:lang w:val="es-CO"/>
          <w:rPrChange w:id="1175" w:author="Massiel Nayibe Moreno Ladino" w:date="2025-01-15T12:58:00Z" w16du:dateUtc="2025-01-15T17:58:00Z">
            <w:rPr>
              <w:rFonts w:cs="Times New Roman"/>
            </w:rPr>
          </w:rPrChange>
        </w:rPr>
        <w:t xml:space="preserve">Partners Colombia requiere que todos los conflictos de interés potenciales sean reportados por escrito inmediatamente al DP, FO RH, o al Equipo de Cumplimiento en compliance@partners.net. </w:t>
      </w:r>
    </w:p>
    <w:p w14:paraId="7D61B9B3" w14:textId="77777777" w:rsidR="00441859" w:rsidRPr="00931295" w:rsidRDefault="00DE7F5C">
      <w:pPr>
        <w:tabs>
          <w:tab w:val="left" w:pos="960"/>
        </w:tabs>
        <w:spacing w:after="120" w:line="360" w:lineRule="auto"/>
        <w:ind w:right="-20"/>
        <w:jc w:val="both"/>
        <w:rPr>
          <w:rFonts w:cs="Times New Roman"/>
          <w:lang w:val="es-CO"/>
          <w:rPrChange w:id="1176" w:author="Massiel Nayibe Moreno Ladino" w:date="2025-01-15T12:58:00Z" w16du:dateUtc="2025-01-15T17:58:00Z">
            <w:rPr>
              <w:rFonts w:cs="Times New Roman"/>
            </w:rPr>
          </w:rPrChange>
        </w:rPr>
      </w:pPr>
      <w:r w:rsidRPr="00931295">
        <w:rPr>
          <w:rFonts w:cs="Times New Roman"/>
          <w:lang w:val="es-CO"/>
          <w:rPrChange w:id="1177" w:author="Massiel Nayibe Moreno Ladino" w:date="2025-01-15T12:58:00Z" w16du:dateUtc="2025-01-15T17:58:00Z">
            <w:rPr>
              <w:rFonts w:cs="Times New Roman"/>
            </w:rPr>
          </w:rPrChange>
        </w:rPr>
        <w:t xml:space="preserve">Cuando se le informe de una relación personal estrecha de acuerdo con esta política, el supervisor y/o el Equipo de Cumplimiento recomendarán medidas para eliminar cualquier posible conflicto </w:t>
      </w:r>
      <w:r w:rsidRPr="00931295">
        <w:rPr>
          <w:rFonts w:cs="Times New Roman"/>
          <w:lang w:val="es-CO"/>
          <w:rPrChange w:id="1178" w:author="Massiel Nayibe Moreno Ladino" w:date="2025-01-15T12:58:00Z" w16du:dateUtc="2025-01-15T17:58:00Z">
            <w:rPr>
              <w:rFonts w:cs="Times New Roman"/>
            </w:rPr>
          </w:rPrChange>
        </w:rPr>
        <w:lastRenderedPageBreak/>
        <w:t>de intereses. En el caso de una relación personal estrecha entre supervisor y subordinado, se hará un esfuerzo razonable para reasignar a uno de los empleados a otro puesto.</w:t>
      </w:r>
    </w:p>
    <w:p w14:paraId="291DFB1E" w14:textId="77777777" w:rsidR="00441859" w:rsidRPr="00931295" w:rsidRDefault="00DE7F5C">
      <w:pPr>
        <w:tabs>
          <w:tab w:val="left" w:pos="960"/>
        </w:tabs>
        <w:spacing w:after="120" w:line="360" w:lineRule="auto"/>
        <w:ind w:right="-20"/>
        <w:jc w:val="both"/>
        <w:rPr>
          <w:rFonts w:cs="Times New Roman"/>
          <w:lang w:val="es-CO"/>
          <w:rPrChange w:id="1179" w:author="Massiel Nayibe Moreno Ladino" w:date="2025-01-15T12:58:00Z" w16du:dateUtc="2025-01-15T17:58:00Z">
            <w:rPr>
              <w:rFonts w:cs="Times New Roman"/>
            </w:rPr>
          </w:rPrChange>
        </w:rPr>
      </w:pPr>
      <w:r w:rsidRPr="00931295">
        <w:rPr>
          <w:rFonts w:cs="Times New Roman"/>
          <w:lang w:val="es-CO"/>
          <w:rPrChange w:id="1180" w:author="Massiel Nayibe Moreno Ladino" w:date="2025-01-15T12:58:00Z" w16du:dateUtc="2025-01-15T17:58:00Z">
            <w:rPr>
              <w:rFonts w:cs="Times New Roman"/>
            </w:rPr>
          </w:rPrChange>
        </w:rPr>
        <w:t xml:space="preserve">No revelar la existencia de una relación personal cercana de acuerdo con esta política puede ser causa de despido. Todo empleado que considere que se está infringiendo esta política debe comunicarlo a su supervisor, al DP, a RRHH FO o al Equipo de Cumplimiento en compliance@partners.net. </w:t>
      </w:r>
    </w:p>
    <w:p w14:paraId="7E3787BC" w14:textId="77777777" w:rsidR="00441859" w:rsidRPr="00931295" w:rsidRDefault="00DE7F5C">
      <w:pPr>
        <w:pStyle w:val="Ttulo2"/>
        <w:numPr>
          <w:ilvl w:val="1"/>
          <w:numId w:val="82"/>
        </w:numPr>
        <w:rPr>
          <w:lang w:val="es-CO"/>
          <w:rPrChange w:id="1181" w:author="Massiel Nayibe Moreno Ladino" w:date="2025-01-15T12:58:00Z" w16du:dateUtc="2025-01-15T17:58:00Z">
            <w:rPr/>
          </w:rPrChange>
        </w:rPr>
      </w:pPr>
      <w:bookmarkStart w:id="1182" w:name="_Toc182401160"/>
      <w:bookmarkStart w:id="1183" w:name="_Toc185435249"/>
      <w:r w:rsidRPr="00931295">
        <w:rPr>
          <w:lang w:val="es-CO"/>
          <w:rPrChange w:id="1184" w:author="Massiel Nayibe Moreno Ladino" w:date="2025-01-15T12:58:00Z" w16du:dateUtc="2025-01-15T17:58:00Z">
            <w:rPr/>
          </w:rPrChange>
        </w:rPr>
        <w:t xml:space="preserve">Consultorías y conflictos de intereses fuera de los socios </w:t>
      </w:r>
      <w:bookmarkEnd w:id="1182"/>
      <w:bookmarkEnd w:id="1183"/>
    </w:p>
    <w:p w14:paraId="335F2F55" w14:textId="77777777" w:rsidR="00441859" w:rsidRPr="00931295" w:rsidRDefault="00DE7F5C">
      <w:pPr>
        <w:tabs>
          <w:tab w:val="left" w:pos="960"/>
        </w:tabs>
        <w:spacing w:after="120" w:line="360" w:lineRule="auto"/>
        <w:ind w:right="-20"/>
        <w:jc w:val="both"/>
        <w:rPr>
          <w:rFonts w:cs="Times New Roman"/>
          <w:lang w:val="es-CO"/>
          <w:rPrChange w:id="1185" w:author="Massiel Nayibe Moreno Ladino" w:date="2025-01-15T12:58:00Z" w16du:dateUtc="2025-01-15T17:58:00Z">
            <w:rPr>
              <w:rFonts w:cs="Times New Roman"/>
            </w:rPr>
          </w:rPrChange>
        </w:rPr>
      </w:pPr>
      <w:r w:rsidRPr="00931295">
        <w:rPr>
          <w:rFonts w:cs="Times New Roman"/>
          <w:lang w:val="es-CO"/>
          <w:rPrChange w:id="1186" w:author="Massiel Nayibe Moreno Ladino" w:date="2025-01-15T12:58:00Z" w16du:dateUtc="2025-01-15T17:58:00Z">
            <w:rPr>
              <w:rFonts w:cs="Times New Roman"/>
            </w:rPr>
          </w:rPrChange>
        </w:rPr>
        <w:t xml:space="preserve">Partners </w:t>
      </w:r>
      <w:r w:rsidR="00894BCA" w:rsidRPr="00931295">
        <w:rPr>
          <w:rFonts w:cs="Times New Roman"/>
          <w:lang w:val="es-CO"/>
          <w:rPrChange w:id="1187" w:author="Massiel Nayibe Moreno Ladino" w:date="2025-01-15T12:58:00Z" w16du:dateUtc="2025-01-15T17:58:00Z">
            <w:rPr>
              <w:rFonts w:cs="Times New Roman"/>
            </w:rPr>
          </w:rPrChange>
        </w:rPr>
        <w:t xml:space="preserve">Colombia </w:t>
      </w:r>
      <w:r w:rsidRPr="00931295">
        <w:rPr>
          <w:rFonts w:cs="Times New Roman"/>
          <w:lang w:val="es-CO"/>
          <w:rPrChange w:id="1188" w:author="Massiel Nayibe Moreno Ladino" w:date="2025-01-15T12:58:00Z" w16du:dateUtc="2025-01-15T17:58:00Z">
            <w:rPr>
              <w:rFonts w:cs="Times New Roman"/>
            </w:rPr>
          </w:rPrChange>
        </w:rPr>
        <w:t>respeta el derecho de los empleados a realizar actividades privadas y negocios personales fuera de su empleo con la empresa, siempre y cuando dichas actividades no entren en conflicto con los intereses de Partners. Una consultoría externa es cualquier trabajo que se realiza fuera del empleo regular del miembro del personal por el cual el miembro del personal recibe una compensación, ya sea en forma de dinero, bienes o servicios.</w:t>
      </w:r>
    </w:p>
    <w:p w14:paraId="65A7A96B" w14:textId="77777777" w:rsidR="00441859" w:rsidRPr="00931295" w:rsidRDefault="00DE7F5C">
      <w:pPr>
        <w:tabs>
          <w:tab w:val="left" w:pos="960"/>
        </w:tabs>
        <w:spacing w:after="120" w:line="360" w:lineRule="auto"/>
        <w:ind w:right="-20"/>
        <w:jc w:val="both"/>
        <w:rPr>
          <w:rFonts w:cs="Times New Roman"/>
          <w:lang w:val="es-CO"/>
          <w:rPrChange w:id="1189" w:author="Massiel Nayibe Moreno Ladino" w:date="2025-01-15T12:58:00Z" w16du:dateUtc="2025-01-15T17:58:00Z">
            <w:rPr>
              <w:rFonts w:cs="Times New Roman"/>
            </w:rPr>
          </w:rPrChange>
        </w:rPr>
      </w:pPr>
      <w:r w:rsidRPr="00931295">
        <w:rPr>
          <w:rFonts w:cs="Times New Roman"/>
          <w:lang w:val="es-CO"/>
          <w:rPrChange w:id="1190" w:author="Massiel Nayibe Moreno Ladino" w:date="2025-01-15T12:58:00Z" w16du:dateUtc="2025-01-15T17:58:00Z">
            <w:rPr>
              <w:rFonts w:cs="Times New Roman"/>
            </w:rPr>
          </w:rPrChange>
        </w:rPr>
        <w:t xml:space="preserve">A continuación se ofrecen directrices para que los consultores externos garanticen que los miembros del personal no se dediquen a actividades que creen conflictos de intereses con su empleo: </w:t>
      </w:r>
    </w:p>
    <w:p w14:paraId="6C1B4A08" w14:textId="77777777" w:rsidR="00441859" w:rsidRPr="00931295" w:rsidRDefault="00DE7F5C">
      <w:pPr>
        <w:pStyle w:val="Prrafodelista"/>
        <w:numPr>
          <w:ilvl w:val="0"/>
          <w:numId w:val="92"/>
        </w:numPr>
        <w:tabs>
          <w:tab w:val="left" w:pos="960"/>
        </w:tabs>
        <w:spacing w:after="120" w:line="360" w:lineRule="auto"/>
        <w:ind w:right="-20"/>
        <w:jc w:val="both"/>
        <w:rPr>
          <w:rFonts w:cs="Times New Roman"/>
          <w:lang w:val="es-CO"/>
          <w:rPrChange w:id="1191" w:author="Massiel Nayibe Moreno Ladino" w:date="2025-01-15T12:58:00Z" w16du:dateUtc="2025-01-15T17:58:00Z">
            <w:rPr>
              <w:rFonts w:cs="Times New Roman"/>
            </w:rPr>
          </w:rPrChange>
        </w:rPr>
      </w:pPr>
      <w:r w:rsidRPr="00931295">
        <w:rPr>
          <w:rFonts w:cs="Times New Roman"/>
          <w:b/>
          <w:bCs/>
          <w:lang w:val="es-CO"/>
          <w:rPrChange w:id="1192" w:author="Massiel Nayibe Moreno Ladino" w:date="2025-01-15T12:58:00Z" w16du:dateUtc="2025-01-15T17:58:00Z">
            <w:rPr>
              <w:rFonts w:cs="Times New Roman"/>
              <w:b/>
              <w:bCs/>
            </w:rPr>
          </w:rPrChange>
        </w:rPr>
        <w:t>Notificación</w:t>
      </w:r>
      <w:r w:rsidRPr="00931295">
        <w:rPr>
          <w:rFonts w:cs="Times New Roman"/>
          <w:lang w:val="es-CO"/>
          <w:rPrChange w:id="1193" w:author="Massiel Nayibe Moreno Ladino" w:date="2025-01-15T12:58:00Z" w16du:dateUtc="2025-01-15T17:58:00Z">
            <w:rPr>
              <w:rFonts w:cs="Times New Roman"/>
            </w:rPr>
          </w:rPrChange>
        </w:rPr>
        <w:t xml:space="preserve">: Los miembros del personal deben notificar a su supervisor antes de realizar cualquier trabajo de consultoría externo. La notificación debe incluir la naturaleza del trabajo y el tiempo estimado de dedicación. </w:t>
      </w:r>
    </w:p>
    <w:p w14:paraId="6DF3FEC7" w14:textId="77777777" w:rsidR="00441859" w:rsidRPr="00931295" w:rsidRDefault="00DE7F5C">
      <w:pPr>
        <w:pStyle w:val="Prrafodelista"/>
        <w:numPr>
          <w:ilvl w:val="0"/>
          <w:numId w:val="92"/>
        </w:numPr>
        <w:tabs>
          <w:tab w:val="left" w:pos="960"/>
        </w:tabs>
        <w:spacing w:after="120" w:line="360" w:lineRule="auto"/>
        <w:ind w:right="-20"/>
        <w:jc w:val="both"/>
        <w:rPr>
          <w:rFonts w:cs="Times New Roman"/>
          <w:lang w:val="es-CO"/>
          <w:rPrChange w:id="1194" w:author="Massiel Nayibe Moreno Ladino" w:date="2025-01-15T12:58:00Z" w16du:dateUtc="2025-01-15T17:58:00Z">
            <w:rPr>
              <w:rFonts w:cs="Times New Roman"/>
            </w:rPr>
          </w:rPrChange>
        </w:rPr>
      </w:pPr>
      <w:r w:rsidRPr="00931295">
        <w:rPr>
          <w:rFonts w:cs="Times New Roman"/>
          <w:b/>
          <w:bCs/>
          <w:lang w:val="es-CO"/>
          <w:rPrChange w:id="1195" w:author="Massiel Nayibe Moreno Ladino" w:date="2025-01-15T12:58:00Z" w16du:dateUtc="2025-01-15T17:58:00Z">
            <w:rPr>
              <w:rFonts w:cs="Times New Roman"/>
              <w:b/>
              <w:bCs/>
            </w:rPr>
          </w:rPrChange>
        </w:rPr>
        <w:t>Autorización</w:t>
      </w:r>
      <w:r w:rsidRPr="00931295">
        <w:rPr>
          <w:rFonts w:cs="Times New Roman"/>
          <w:lang w:val="es-CO"/>
          <w:rPrChange w:id="1196" w:author="Massiel Nayibe Moreno Ladino" w:date="2025-01-15T12:58:00Z" w16du:dateUtc="2025-01-15T17:58:00Z">
            <w:rPr>
              <w:rFonts w:cs="Times New Roman"/>
            </w:rPr>
          </w:rPrChange>
        </w:rPr>
        <w:t xml:space="preserve">: Los miembros del personal sólo pueden realizar trabajos de consultoría externos con la aprobación de su supervisor. La aprobación se basará en la determinación de que el trabajo no interferirá con las obligaciones laborales del funcionario y no creará un conflicto de intereses. </w:t>
      </w:r>
    </w:p>
    <w:p w14:paraId="44820B75" w14:textId="77777777" w:rsidR="00441859" w:rsidRPr="00931295" w:rsidRDefault="00DE7F5C">
      <w:pPr>
        <w:pStyle w:val="Prrafodelista"/>
        <w:numPr>
          <w:ilvl w:val="0"/>
          <w:numId w:val="92"/>
        </w:numPr>
        <w:tabs>
          <w:tab w:val="left" w:pos="960"/>
        </w:tabs>
        <w:spacing w:after="120" w:line="360" w:lineRule="auto"/>
        <w:ind w:right="-20"/>
        <w:jc w:val="both"/>
        <w:rPr>
          <w:rFonts w:cs="Times New Roman"/>
          <w:lang w:val="es-CO"/>
          <w:rPrChange w:id="1197" w:author="Massiel Nayibe Moreno Ladino" w:date="2025-01-15T12:58:00Z" w16du:dateUtc="2025-01-15T17:58:00Z">
            <w:rPr>
              <w:rFonts w:cs="Times New Roman"/>
            </w:rPr>
          </w:rPrChange>
        </w:rPr>
      </w:pPr>
      <w:r w:rsidRPr="00931295">
        <w:rPr>
          <w:rFonts w:cs="Times New Roman"/>
          <w:b/>
          <w:bCs/>
          <w:lang w:val="es-CO"/>
          <w:rPrChange w:id="1198" w:author="Massiel Nayibe Moreno Ladino" w:date="2025-01-15T12:58:00Z" w16du:dateUtc="2025-01-15T17:58:00Z">
            <w:rPr>
              <w:rFonts w:cs="Times New Roman"/>
              <w:b/>
              <w:bCs/>
            </w:rPr>
          </w:rPrChange>
        </w:rPr>
        <w:t>Revelación de información</w:t>
      </w:r>
      <w:r w:rsidRPr="00931295">
        <w:rPr>
          <w:rFonts w:cs="Times New Roman"/>
          <w:lang w:val="es-CO"/>
          <w:rPrChange w:id="1199" w:author="Massiel Nayibe Moreno Ladino" w:date="2025-01-15T12:58:00Z" w16du:dateUtc="2025-01-15T17:58:00Z">
            <w:rPr>
              <w:rFonts w:cs="Times New Roman"/>
            </w:rPr>
          </w:rPrChange>
        </w:rPr>
        <w:t xml:space="preserve">: Los miembros del personal deben revelar cualquier conflicto de intereses real o potencial a su supervisor. La declaración debe incluir la naturaleza del conflicto y las medidas que el funcionario adoptará para mitigarlo. </w:t>
      </w:r>
    </w:p>
    <w:p w14:paraId="4BFE6863" w14:textId="77777777" w:rsidR="00441859" w:rsidRPr="00931295" w:rsidRDefault="00DE7F5C">
      <w:pPr>
        <w:pStyle w:val="Prrafodelista"/>
        <w:numPr>
          <w:ilvl w:val="0"/>
          <w:numId w:val="92"/>
        </w:numPr>
        <w:tabs>
          <w:tab w:val="left" w:pos="960"/>
        </w:tabs>
        <w:spacing w:after="120" w:line="360" w:lineRule="auto"/>
        <w:ind w:right="-20"/>
        <w:jc w:val="both"/>
        <w:rPr>
          <w:rFonts w:cs="Times New Roman"/>
          <w:lang w:val="es-CO"/>
          <w:rPrChange w:id="1200" w:author="Massiel Nayibe Moreno Ladino" w:date="2025-01-15T12:58:00Z" w16du:dateUtc="2025-01-15T17:58:00Z">
            <w:rPr>
              <w:rFonts w:cs="Times New Roman"/>
            </w:rPr>
          </w:rPrChange>
        </w:rPr>
      </w:pPr>
      <w:r w:rsidRPr="00931295">
        <w:rPr>
          <w:rFonts w:cs="Times New Roman"/>
          <w:b/>
          <w:bCs/>
          <w:lang w:val="es-CO"/>
          <w:rPrChange w:id="1201" w:author="Massiel Nayibe Moreno Ladino" w:date="2025-01-15T12:58:00Z" w16du:dateUtc="2025-01-15T17:58:00Z">
            <w:rPr>
              <w:rFonts w:cs="Times New Roman"/>
              <w:b/>
              <w:bCs/>
            </w:rPr>
          </w:rPrChange>
        </w:rPr>
        <w:t>Consecuencias</w:t>
      </w:r>
      <w:r w:rsidRPr="00931295">
        <w:rPr>
          <w:rFonts w:cs="Times New Roman"/>
          <w:lang w:val="es-CO"/>
          <w:rPrChange w:id="1202" w:author="Massiel Nayibe Moreno Ladino" w:date="2025-01-15T12:58:00Z" w16du:dateUtc="2025-01-15T17:58:00Z">
            <w:rPr>
              <w:rFonts w:cs="Times New Roman"/>
            </w:rPr>
          </w:rPrChange>
        </w:rPr>
        <w:t xml:space="preserve">: Las infracciones de esta política pueden dar lugar a medidas disciplinarias, incluido el despido. </w:t>
      </w:r>
    </w:p>
    <w:p w14:paraId="79F7727B" w14:textId="77777777" w:rsidR="00441859" w:rsidRPr="00931295" w:rsidRDefault="00DE7F5C">
      <w:pPr>
        <w:tabs>
          <w:tab w:val="left" w:pos="960"/>
        </w:tabs>
        <w:spacing w:after="120" w:line="360" w:lineRule="auto"/>
        <w:ind w:right="-20"/>
        <w:jc w:val="both"/>
        <w:rPr>
          <w:rFonts w:cs="Times New Roman"/>
          <w:lang w:val="es-CO"/>
          <w:rPrChange w:id="1203" w:author="Massiel Nayibe Moreno Ladino" w:date="2025-01-15T12:58:00Z" w16du:dateUtc="2025-01-15T17:58:00Z">
            <w:rPr>
              <w:rFonts w:cs="Times New Roman"/>
            </w:rPr>
          </w:rPrChange>
        </w:rPr>
      </w:pPr>
      <w:r w:rsidRPr="00931295">
        <w:rPr>
          <w:rFonts w:cs="Times New Roman"/>
          <w:lang w:val="es-CO"/>
          <w:rPrChange w:id="1204" w:author="Massiel Nayibe Moreno Ladino" w:date="2025-01-15T12:58:00Z" w16du:dateUtc="2025-01-15T17:58:00Z">
            <w:rPr>
              <w:rFonts w:cs="Times New Roman"/>
            </w:rPr>
          </w:rPrChange>
        </w:rPr>
        <w:lastRenderedPageBreak/>
        <w:t xml:space="preserve">Al exigir notificación y aprobación, los miembros del personal pueden realizar trabajos externos sin perder sus responsabilidades para con su empleador. El requisito de notificación también fomenta la transparencia y puede ayudar a detectar posibles conflictos antes de que se conviertan en un problema. </w:t>
      </w:r>
    </w:p>
    <w:p w14:paraId="24EFD4B1" w14:textId="77777777" w:rsidR="00441859" w:rsidRPr="00931295" w:rsidRDefault="00DE7F5C">
      <w:pPr>
        <w:tabs>
          <w:tab w:val="left" w:pos="960"/>
        </w:tabs>
        <w:spacing w:after="120" w:line="360" w:lineRule="auto"/>
        <w:ind w:right="-20"/>
        <w:jc w:val="both"/>
        <w:rPr>
          <w:rFonts w:cs="Times New Roman"/>
          <w:b/>
          <w:bCs/>
          <w:u w:val="single"/>
          <w:lang w:val="es-CO"/>
          <w:rPrChange w:id="1205" w:author="Massiel Nayibe Moreno Ladino" w:date="2025-01-15T12:58:00Z" w16du:dateUtc="2025-01-15T17:58:00Z">
            <w:rPr>
              <w:rFonts w:cs="Times New Roman"/>
              <w:b/>
              <w:bCs/>
              <w:u w:val="single"/>
            </w:rPr>
          </w:rPrChange>
        </w:rPr>
      </w:pPr>
      <w:r w:rsidRPr="00931295">
        <w:rPr>
          <w:rFonts w:cs="Times New Roman"/>
          <w:b/>
          <w:bCs/>
          <w:u w:val="single"/>
          <w:lang w:val="es-CO"/>
          <w:rPrChange w:id="1206" w:author="Massiel Nayibe Moreno Ladino" w:date="2025-01-15T12:58:00Z" w16du:dateUtc="2025-01-15T17:58:00Z">
            <w:rPr>
              <w:rFonts w:cs="Times New Roman"/>
              <w:b/>
              <w:bCs/>
              <w:u w:val="single"/>
            </w:rPr>
          </w:rPrChange>
        </w:rPr>
        <w:t xml:space="preserve">Consultorías externas y conflicto de intereses </w:t>
      </w:r>
    </w:p>
    <w:p w14:paraId="1FBF5575" w14:textId="77777777" w:rsidR="00441859" w:rsidRPr="00931295" w:rsidRDefault="00DE7F5C">
      <w:pPr>
        <w:tabs>
          <w:tab w:val="left" w:pos="960"/>
        </w:tabs>
        <w:spacing w:after="120" w:line="360" w:lineRule="auto"/>
        <w:ind w:right="-20"/>
        <w:jc w:val="both"/>
        <w:rPr>
          <w:rFonts w:cs="Times New Roman"/>
          <w:lang w:val="es-CO"/>
          <w:rPrChange w:id="1207" w:author="Massiel Nayibe Moreno Ladino" w:date="2025-01-15T12:58:00Z" w16du:dateUtc="2025-01-15T17:58:00Z">
            <w:rPr>
              <w:rFonts w:cs="Times New Roman"/>
            </w:rPr>
          </w:rPrChange>
        </w:rPr>
      </w:pPr>
      <w:r w:rsidRPr="00931295">
        <w:rPr>
          <w:rFonts w:cs="Times New Roman"/>
          <w:lang w:val="es-CO"/>
          <w:rPrChange w:id="1208" w:author="Massiel Nayibe Moreno Ladino" w:date="2025-01-15T12:58:00Z" w16du:dateUtc="2025-01-15T17:58:00Z">
            <w:rPr>
              <w:rFonts w:cs="Times New Roman"/>
            </w:rPr>
          </w:rPrChange>
        </w:rPr>
        <w:t xml:space="preserve">En general, un conflicto de intereses se define como una actividad del empleado incompatible con las normas éticas y legales reconocidas o que compite con los objetivos comerciales de Partners o los socava. También puede ser una actividad que priva a Partners de la máxima eficiencia de sus empleados en relación con sus puestos de trabajo, la empresa y las políticas de la empresa. </w:t>
      </w:r>
    </w:p>
    <w:p w14:paraId="0A3E241A" w14:textId="77777777" w:rsidR="00441859" w:rsidRPr="00931295" w:rsidRDefault="00DE7F5C">
      <w:pPr>
        <w:tabs>
          <w:tab w:val="left" w:pos="960"/>
        </w:tabs>
        <w:spacing w:after="120" w:line="360" w:lineRule="auto"/>
        <w:ind w:right="-20"/>
        <w:jc w:val="both"/>
        <w:rPr>
          <w:rFonts w:cs="Times New Roman"/>
          <w:lang w:val="es-CO"/>
          <w:rPrChange w:id="1209" w:author="Massiel Nayibe Moreno Ladino" w:date="2025-01-15T12:58:00Z" w16du:dateUtc="2025-01-15T17:58:00Z">
            <w:rPr>
              <w:rFonts w:cs="Times New Roman"/>
            </w:rPr>
          </w:rPrChange>
        </w:rPr>
      </w:pPr>
      <w:r w:rsidRPr="00931295">
        <w:rPr>
          <w:rFonts w:cs="Times New Roman"/>
          <w:lang w:val="es-CO"/>
          <w:rPrChange w:id="1210" w:author="Massiel Nayibe Moreno Ladino" w:date="2025-01-15T12:58:00Z" w16du:dateUtc="2025-01-15T17:58:00Z">
            <w:rPr>
              <w:rFonts w:cs="Times New Roman"/>
            </w:rPr>
          </w:rPrChange>
        </w:rPr>
        <w:t xml:space="preserve">Los empleados pueden tener intereses comerciales y empleos externos si éstos no interfieren con el desempeño de su trabajo. Un empleado no puede estar involucrado en empleos o intereses comerciales externos si el empleado se beneficia debido a su afiliación con Partners. Los empleados de todos los niveles tienen el deber y la obligación para con Partners de estar totalmente libres de cualquier conflicto de intereses. Algunas situaciones particulares en las que es más probable que surjan conflictos de intereses son: </w:t>
      </w:r>
    </w:p>
    <w:p w14:paraId="0CFBAE93" w14:textId="77777777" w:rsidR="00441859" w:rsidRPr="00931295" w:rsidRDefault="00DE7F5C">
      <w:pPr>
        <w:pStyle w:val="Prrafodelista"/>
        <w:numPr>
          <w:ilvl w:val="0"/>
          <w:numId w:val="91"/>
        </w:numPr>
        <w:tabs>
          <w:tab w:val="left" w:pos="960"/>
        </w:tabs>
        <w:spacing w:after="120" w:line="360" w:lineRule="auto"/>
        <w:ind w:right="-20"/>
        <w:jc w:val="both"/>
        <w:rPr>
          <w:rFonts w:cs="Times New Roman"/>
          <w:lang w:val="es-CO"/>
          <w:rPrChange w:id="1211" w:author="Massiel Nayibe Moreno Ladino" w:date="2025-01-15T12:58:00Z" w16du:dateUtc="2025-01-15T17:58:00Z">
            <w:rPr>
              <w:rFonts w:cs="Times New Roman"/>
            </w:rPr>
          </w:rPrChange>
        </w:rPr>
      </w:pPr>
      <w:r w:rsidRPr="00931295">
        <w:rPr>
          <w:rFonts w:cs="Times New Roman"/>
          <w:lang w:val="es-CO"/>
          <w:rPrChange w:id="1212" w:author="Massiel Nayibe Moreno Ladino" w:date="2025-01-15T12:58:00Z" w16du:dateUtc="2025-01-15T17:58:00Z">
            <w:rPr>
              <w:rFonts w:cs="Times New Roman"/>
            </w:rPr>
          </w:rPrChange>
        </w:rPr>
        <w:t xml:space="preserve">Aceptación de préstamos, entretenimiento excesivo, regalos de empresa o favores de cualquier parte que pueda suministrar o pretenda suministrar bienes y servicios a Partners o a cualquiera de sus filiales; </w:t>
      </w:r>
    </w:p>
    <w:p w14:paraId="2E64E890" w14:textId="77777777" w:rsidR="00441859" w:rsidRPr="00931295" w:rsidRDefault="00DE7F5C">
      <w:pPr>
        <w:pStyle w:val="Prrafodelista"/>
        <w:numPr>
          <w:ilvl w:val="0"/>
          <w:numId w:val="91"/>
        </w:numPr>
        <w:tabs>
          <w:tab w:val="left" w:pos="960"/>
        </w:tabs>
        <w:spacing w:after="120" w:line="360" w:lineRule="auto"/>
        <w:ind w:right="-20"/>
        <w:jc w:val="both"/>
        <w:rPr>
          <w:rFonts w:cs="Times New Roman"/>
          <w:lang w:val="es-CO"/>
          <w:rPrChange w:id="1213" w:author="Massiel Nayibe Moreno Ladino" w:date="2025-01-15T12:58:00Z" w16du:dateUtc="2025-01-15T17:58:00Z">
            <w:rPr>
              <w:rFonts w:cs="Times New Roman"/>
            </w:rPr>
          </w:rPrChange>
        </w:rPr>
      </w:pPr>
      <w:r w:rsidRPr="00931295">
        <w:rPr>
          <w:rFonts w:cs="Times New Roman"/>
          <w:lang w:val="es-CO"/>
          <w:rPrChange w:id="1214" w:author="Massiel Nayibe Moreno Ladino" w:date="2025-01-15T12:58:00Z" w16du:dateUtc="2025-01-15T17:58:00Z">
            <w:rPr>
              <w:rFonts w:cs="Times New Roman"/>
            </w:rPr>
          </w:rPrChange>
        </w:rPr>
        <w:t xml:space="preserve">Divulgación de información privilegiada o confidencial; </w:t>
      </w:r>
    </w:p>
    <w:p w14:paraId="703AA7C3" w14:textId="77777777" w:rsidR="00441859" w:rsidRPr="00931295" w:rsidRDefault="00DE7F5C">
      <w:pPr>
        <w:pStyle w:val="Prrafodelista"/>
        <w:numPr>
          <w:ilvl w:val="0"/>
          <w:numId w:val="91"/>
        </w:numPr>
        <w:tabs>
          <w:tab w:val="left" w:pos="960"/>
        </w:tabs>
        <w:spacing w:after="120" w:line="360" w:lineRule="auto"/>
        <w:ind w:right="-20"/>
        <w:jc w:val="both"/>
        <w:rPr>
          <w:rFonts w:cs="Times New Roman"/>
          <w:lang w:val="es-CO"/>
          <w:rPrChange w:id="1215" w:author="Massiel Nayibe Moreno Ladino" w:date="2025-01-15T12:58:00Z" w16du:dateUtc="2025-01-15T17:58:00Z">
            <w:rPr>
              <w:rFonts w:cs="Times New Roman"/>
            </w:rPr>
          </w:rPrChange>
        </w:rPr>
      </w:pPr>
      <w:r w:rsidRPr="00931295">
        <w:rPr>
          <w:rFonts w:cs="Times New Roman"/>
          <w:lang w:val="es-CO"/>
          <w:rPrChange w:id="1216" w:author="Massiel Nayibe Moreno Ladino" w:date="2025-01-15T12:58:00Z" w16du:dateUtc="2025-01-15T17:58:00Z">
            <w:rPr>
              <w:rFonts w:cs="Times New Roman"/>
            </w:rPr>
          </w:rPrChange>
        </w:rPr>
        <w:t xml:space="preserve">Está relacionado con el mismo trabajo o uno similar que el funcionario realiza en su empleo; </w:t>
      </w:r>
    </w:p>
    <w:p w14:paraId="1542E0AC" w14:textId="77777777" w:rsidR="00441859" w:rsidRPr="00931295" w:rsidRDefault="00DE7F5C">
      <w:pPr>
        <w:pStyle w:val="Prrafodelista"/>
        <w:numPr>
          <w:ilvl w:val="0"/>
          <w:numId w:val="91"/>
        </w:numPr>
        <w:tabs>
          <w:tab w:val="left" w:pos="960"/>
        </w:tabs>
        <w:spacing w:after="120" w:line="360" w:lineRule="auto"/>
        <w:ind w:right="-20"/>
        <w:jc w:val="both"/>
        <w:rPr>
          <w:rFonts w:cs="Times New Roman"/>
          <w:lang w:val="es-CO"/>
          <w:rPrChange w:id="1217" w:author="Massiel Nayibe Moreno Ladino" w:date="2025-01-15T12:58:00Z" w16du:dateUtc="2025-01-15T17:58:00Z">
            <w:rPr>
              <w:rFonts w:cs="Times New Roman"/>
            </w:rPr>
          </w:rPrChange>
        </w:rPr>
      </w:pPr>
      <w:r w:rsidRPr="00931295">
        <w:rPr>
          <w:rFonts w:cs="Times New Roman"/>
          <w:lang w:val="es-CO"/>
          <w:rPrChange w:id="1218" w:author="Massiel Nayibe Moreno Ladino" w:date="2025-01-15T12:58:00Z" w16du:dateUtc="2025-01-15T17:58:00Z">
            <w:rPr>
              <w:rFonts w:cs="Times New Roman"/>
            </w:rPr>
          </w:rPrChange>
        </w:rPr>
        <w:t xml:space="preserve">Compite con los negocios o intereses de la organización; </w:t>
      </w:r>
    </w:p>
    <w:p w14:paraId="41B1F1A3" w14:textId="77777777" w:rsidR="00441859" w:rsidRPr="00931295" w:rsidRDefault="00DE7F5C">
      <w:pPr>
        <w:pStyle w:val="Prrafodelista"/>
        <w:numPr>
          <w:ilvl w:val="0"/>
          <w:numId w:val="91"/>
        </w:numPr>
        <w:tabs>
          <w:tab w:val="left" w:pos="960"/>
        </w:tabs>
        <w:spacing w:after="120" w:line="360" w:lineRule="auto"/>
        <w:ind w:right="-20"/>
        <w:jc w:val="both"/>
        <w:rPr>
          <w:rFonts w:cs="Times New Roman"/>
          <w:lang w:val="es-CO"/>
          <w:rPrChange w:id="1219" w:author="Massiel Nayibe Moreno Ladino" w:date="2025-01-15T12:58:00Z" w16du:dateUtc="2025-01-15T17:58:00Z">
            <w:rPr>
              <w:rFonts w:cs="Times New Roman"/>
            </w:rPr>
          </w:rPrChange>
        </w:rPr>
      </w:pPr>
      <w:r w:rsidRPr="00931295">
        <w:rPr>
          <w:rFonts w:cs="Times New Roman"/>
          <w:lang w:val="es-CO"/>
          <w:rPrChange w:id="1220" w:author="Massiel Nayibe Moreno Ladino" w:date="2025-01-15T12:58:00Z" w16du:dateUtc="2025-01-15T17:58:00Z">
            <w:rPr>
              <w:rFonts w:cs="Times New Roman"/>
            </w:rPr>
          </w:rPrChange>
        </w:rPr>
        <w:t xml:space="preserve">Afecte al juicio, la lealtad o la imparcialidad del funcionario en su empleo; </w:t>
      </w:r>
    </w:p>
    <w:p w14:paraId="628FDB2C" w14:textId="77777777" w:rsidR="00441859" w:rsidRPr="00931295" w:rsidRDefault="00DE7F5C">
      <w:pPr>
        <w:pStyle w:val="Prrafodelista"/>
        <w:numPr>
          <w:ilvl w:val="0"/>
          <w:numId w:val="91"/>
        </w:numPr>
        <w:tabs>
          <w:tab w:val="left" w:pos="960"/>
        </w:tabs>
        <w:spacing w:after="120" w:line="360" w:lineRule="auto"/>
        <w:ind w:right="-20"/>
        <w:jc w:val="both"/>
        <w:rPr>
          <w:rFonts w:cs="Times New Roman"/>
          <w:lang w:val="es-CO"/>
          <w:rPrChange w:id="1221" w:author="Massiel Nayibe Moreno Ladino" w:date="2025-01-15T12:58:00Z" w16du:dateUtc="2025-01-15T17:58:00Z">
            <w:rPr>
              <w:rFonts w:cs="Times New Roman"/>
            </w:rPr>
          </w:rPrChange>
        </w:rPr>
      </w:pPr>
      <w:r w:rsidRPr="00931295">
        <w:rPr>
          <w:rFonts w:cs="Times New Roman"/>
          <w:lang w:val="es-CO"/>
          <w:rPrChange w:id="1222" w:author="Massiel Nayibe Moreno Ladino" w:date="2025-01-15T12:58:00Z" w16du:dateUtc="2025-01-15T17:58:00Z">
            <w:rPr>
              <w:rFonts w:cs="Times New Roman"/>
            </w:rPr>
          </w:rPrChange>
        </w:rPr>
        <w:t xml:space="preserve">Tener intereses o aceptar productos gratuitos o con descuento de cualquier organización que haga, o pretenda hacer, negocios con Partners; </w:t>
      </w:r>
    </w:p>
    <w:p w14:paraId="43D80279" w14:textId="77777777" w:rsidR="00441859" w:rsidRPr="00931295" w:rsidRDefault="00DE7F5C">
      <w:pPr>
        <w:pStyle w:val="Prrafodelista"/>
        <w:numPr>
          <w:ilvl w:val="0"/>
          <w:numId w:val="91"/>
        </w:numPr>
        <w:tabs>
          <w:tab w:val="left" w:pos="960"/>
        </w:tabs>
        <w:spacing w:after="120" w:line="360" w:lineRule="auto"/>
        <w:ind w:right="-20"/>
        <w:jc w:val="both"/>
        <w:rPr>
          <w:rFonts w:cs="Times New Roman"/>
          <w:lang w:val="es-CO"/>
          <w:rPrChange w:id="1223" w:author="Massiel Nayibe Moreno Ladino" w:date="2025-01-15T12:58:00Z" w16du:dateUtc="2025-01-15T17:58:00Z">
            <w:rPr>
              <w:rFonts w:cs="Times New Roman"/>
            </w:rPr>
          </w:rPrChange>
        </w:rPr>
      </w:pPr>
      <w:r w:rsidRPr="00931295">
        <w:rPr>
          <w:rFonts w:cs="Times New Roman"/>
          <w:lang w:val="es-CO"/>
          <w:rPrChange w:id="1224" w:author="Massiel Nayibe Moreno Ladino" w:date="2025-01-15T12:58:00Z" w16du:dateUtc="2025-01-15T17:58:00Z">
            <w:rPr>
              <w:rFonts w:cs="Times New Roman"/>
            </w:rPr>
          </w:rPrChange>
        </w:rPr>
        <w:t xml:space="preserve">Ser empleado de (incluso como consultor), formar parte de la junta directiva o tener familiares que trabajen para cualquier organización que haga o busque hacer negocios con Partners o que compita con Partners; y/o </w:t>
      </w:r>
    </w:p>
    <w:p w14:paraId="50E3AD7A" w14:textId="77777777" w:rsidR="00441859" w:rsidRPr="00931295" w:rsidRDefault="00DE7F5C">
      <w:pPr>
        <w:tabs>
          <w:tab w:val="left" w:pos="960"/>
        </w:tabs>
        <w:spacing w:after="120" w:line="360" w:lineRule="auto"/>
        <w:ind w:right="-20"/>
        <w:jc w:val="both"/>
        <w:rPr>
          <w:rFonts w:cs="Times New Roman"/>
          <w:lang w:val="es-CO"/>
          <w:rPrChange w:id="1225" w:author="Massiel Nayibe Moreno Ladino" w:date="2025-01-15T12:58:00Z" w16du:dateUtc="2025-01-15T17:58:00Z">
            <w:rPr>
              <w:rFonts w:cs="Times New Roman"/>
            </w:rPr>
          </w:rPrChange>
        </w:rPr>
      </w:pPr>
      <w:r w:rsidRPr="00931295">
        <w:rPr>
          <w:rFonts w:cs="Times New Roman"/>
          <w:lang w:val="es-CO"/>
          <w:rPrChange w:id="1226" w:author="Massiel Nayibe Moreno Ladino" w:date="2025-01-15T12:58:00Z" w16du:dateUtc="2025-01-15T17:58:00Z">
            <w:rPr>
              <w:rFonts w:cs="Times New Roman"/>
            </w:rPr>
          </w:rPrChange>
        </w:rPr>
        <w:lastRenderedPageBreak/>
        <w:t>Uso de los activos y recursos, o propiedad intelectual de Partners o cualquiera de sus filiales para conveniencia o beneficio personal.</w:t>
      </w:r>
    </w:p>
    <w:p w14:paraId="49831323" w14:textId="77777777" w:rsidR="00441859" w:rsidRDefault="00DE7F5C">
      <w:pPr>
        <w:pStyle w:val="Ttulo2"/>
        <w:numPr>
          <w:ilvl w:val="1"/>
          <w:numId w:val="82"/>
        </w:numPr>
      </w:pPr>
      <w:bookmarkStart w:id="1227" w:name="_Toc182401161"/>
      <w:bookmarkStart w:id="1228" w:name="_Toc185435250"/>
      <w:r w:rsidRPr="00EA0DBC">
        <w:t xml:space="preserve">Empleo de familiares </w:t>
      </w:r>
      <w:bookmarkEnd w:id="1227"/>
      <w:bookmarkEnd w:id="1228"/>
    </w:p>
    <w:p w14:paraId="4481FC2F" w14:textId="77777777" w:rsidR="00441859" w:rsidRPr="00931295" w:rsidRDefault="00DE7F5C">
      <w:pPr>
        <w:tabs>
          <w:tab w:val="left" w:pos="960"/>
        </w:tabs>
        <w:spacing w:after="120" w:line="360" w:lineRule="auto"/>
        <w:ind w:right="-20"/>
        <w:jc w:val="both"/>
        <w:rPr>
          <w:rFonts w:cs="Times New Roman"/>
          <w:lang w:val="es-CO"/>
          <w:rPrChange w:id="1229" w:author="Massiel Nayibe Moreno Ladino" w:date="2025-01-15T12:58:00Z" w16du:dateUtc="2025-01-15T17:58:00Z">
            <w:rPr>
              <w:rFonts w:cs="Times New Roman"/>
            </w:rPr>
          </w:rPrChange>
        </w:rPr>
      </w:pPr>
      <w:r w:rsidRPr="00931295">
        <w:rPr>
          <w:rFonts w:cs="Times New Roman"/>
          <w:lang w:val="es-CO"/>
          <w:rPrChange w:id="1230" w:author="Massiel Nayibe Moreno Ladino" w:date="2025-01-15T12:58:00Z" w16du:dateUtc="2025-01-15T17:58:00Z">
            <w:rPr>
              <w:rFonts w:cs="Times New Roman"/>
            </w:rPr>
          </w:rPrChange>
        </w:rPr>
        <w:t xml:space="preserve">Partners no contratará a ningún familiar cercano de ningún empleado sin adherirse a la </w:t>
      </w:r>
      <w:r>
        <w:fldChar w:fldCharType="begin"/>
      </w:r>
      <w:r w:rsidRPr="00931295">
        <w:rPr>
          <w:lang w:val="es-CO"/>
          <w:rPrChange w:id="1231" w:author="Massiel Nayibe Moreno Ladino" w:date="2025-01-15T12:58:00Z" w16du:dateUtc="2025-01-15T17:58:00Z">
            <w:rPr/>
          </w:rPrChange>
        </w:rPr>
        <w:instrText>HYPERLINK \l "_Recruitment"</w:instrText>
      </w:r>
      <w:r>
        <w:fldChar w:fldCharType="separate"/>
      </w:r>
      <w:r w:rsidRPr="00931295">
        <w:rPr>
          <w:rStyle w:val="Hipervnculo"/>
          <w:rFonts w:cs="Times New Roman"/>
          <w:lang w:val="es-CO"/>
          <w:rPrChange w:id="1232" w:author="Massiel Nayibe Moreno Ladino" w:date="2025-01-15T12:58:00Z" w16du:dateUtc="2025-01-15T17:58:00Z">
            <w:rPr>
              <w:rStyle w:val="Hipervnculo"/>
              <w:rFonts w:cs="Times New Roman"/>
            </w:rPr>
          </w:rPrChange>
        </w:rPr>
        <w:t>Política de Contratación de</w:t>
      </w:r>
      <w:r>
        <w:fldChar w:fldCharType="end"/>
      </w:r>
      <w:r w:rsidRPr="00931295">
        <w:rPr>
          <w:rFonts w:cs="Times New Roman"/>
          <w:lang w:val="es-CO"/>
          <w:rPrChange w:id="1233" w:author="Massiel Nayibe Moreno Ladino" w:date="2025-01-15T12:58:00Z" w16du:dateUtc="2025-01-15T17:58:00Z">
            <w:rPr>
              <w:rFonts w:cs="Times New Roman"/>
            </w:rPr>
          </w:rPrChange>
        </w:rPr>
        <w:t xml:space="preserve"> Partners (para empleados) y a la </w:t>
      </w:r>
      <w:r>
        <w:fldChar w:fldCharType="begin"/>
      </w:r>
      <w:r w:rsidRPr="00931295">
        <w:rPr>
          <w:lang w:val="es-CO"/>
          <w:rPrChange w:id="1234" w:author="Massiel Nayibe Moreno Ladino" w:date="2025-01-15T12:58:00Z" w16du:dateUtc="2025-01-15T17:58:00Z">
            <w:rPr/>
          </w:rPrChange>
        </w:rPr>
        <w:instrText>HYPERLINK \l "_13._Procurement"</w:instrText>
      </w:r>
      <w:r>
        <w:fldChar w:fldCharType="separate"/>
      </w:r>
      <w:r w:rsidRPr="00931295">
        <w:rPr>
          <w:rStyle w:val="Hipervnculo"/>
          <w:rFonts w:cs="Times New Roman"/>
          <w:lang w:val="es-CO"/>
          <w:rPrChange w:id="1235" w:author="Massiel Nayibe Moreno Ladino" w:date="2025-01-15T12:58:00Z" w16du:dateUtc="2025-01-15T17:58:00Z">
            <w:rPr>
              <w:rStyle w:val="Hipervnculo"/>
              <w:rFonts w:cs="Times New Roman"/>
            </w:rPr>
          </w:rPrChange>
        </w:rPr>
        <w:t>Política de Adquisición</w:t>
      </w:r>
      <w:r>
        <w:fldChar w:fldCharType="end"/>
      </w:r>
      <w:r w:rsidRPr="00931295">
        <w:rPr>
          <w:rFonts w:cs="Times New Roman"/>
          <w:lang w:val="es-CO"/>
          <w:rPrChange w:id="1236" w:author="Massiel Nayibe Moreno Ladino" w:date="2025-01-15T12:58:00Z" w16du:dateUtc="2025-01-15T17:58:00Z">
            <w:rPr>
              <w:rFonts w:cs="Times New Roman"/>
            </w:rPr>
          </w:rPrChange>
        </w:rPr>
        <w:t xml:space="preserve"> (para contratistas). </w:t>
      </w:r>
    </w:p>
    <w:p w14:paraId="49B46214" w14:textId="77777777" w:rsidR="00441859" w:rsidRPr="00931295" w:rsidRDefault="00DE7F5C">
      <w:pPr>
        <w:tabs>
          <w:tab w:val="left" w:pos="960"/>
        </w:tabs>
        <w:spacing w:after="120" w:line="360" w:lineRule="auto"/>
        <w:ind w:right="-20"/>
        <w:jc w:val="both"/>
        <w:rPr>
          <w:lang w:val="es-CO"/>
          <w:rPrChange w:id="1237" w:author="Massiel Nayibe Moreno Ladino" w:date="2025-01-15T12:58:00Z" w16du:dateUtc="2025-01-15T17:58:00Z">
            <w:rPr/>
          </w:rPrChange>
        </w:rPr>
      </w:pPr>
      <w:r w:rsidRPr="00931295">
        <w:rPr>
          <w:rFonts w:cs="Times New Roman"/>
          <w:lang w:val="es-CO"/>
          <w:rPrChange w:id="1238" w:author="Massiel Nayibe Moreno Ladino" w:date="2025-01-15T12:58:00Z" w16du:dateUtc="2025-01-15T17:58:00Z">
            <w:rPr>
              <w:rFonts w:cs="Times New Roman"/>
            </w:rPr>
          </w:rPrChange>
        </w:rPr>
        <w:t xml:space="preserve">Los "parientes cercanos" de una persona son sus padres, suegro, hijo, yerno, hija, </w:t>
      </w:r>
      <w:r w:rsidR="005965EE" w:rsidRPr="00931295">
        <w:rPr>
          <w:rFonts w:cs="Times New Roman"/>
          <w:lang w:val="es-CO"/>
          <w:rPrChange w:id="1239" w:author="Massiel Nayibe Moreno Ladino" w:date="2025-01-15T12:58:00Z" w16du:dateUtc="2025-01-15T17:58:00Z">
            <w:rPr>
              <w:rFonts w:cs="Times New Roman"/>
            </w:rPr>
          </w:rPrChange>
        </w:rPr>
        <w:t>nuera</w:t>
      </w:r>
      <w:r w:rsidRPr="00931295">
        <w:rPr>
          <w:rFonts w:cs="Times New Roman"/>
          <w:lang w:val="es-CO"/>
          <w:rPrChange w:id="1240" w:author="Massiel Nayibe Moreno Ladino" w:date="2025-01-15T12:58:00Z" w16du:dateUtc="2025-01-15T17:58:00Z">
            <w:rPr>
              <w:rFonts w:cs="Times New Roman"/>
            </w:rPr>
          </w:rPrChange>
        </w:rPr>
        <w:t>, hermanos y hermanas, cónyuge, padrastro, hijastro, hijastra, abuelos o nietos. Las personas que se conviertan en parientes cercanos por matrimonio después de que ambos hayan estado asociados inicialmente con Partners (como empleados, directores o contratistas independientes) generalmente no se verán afectadas por esta política.</w:t>
      </w:r>
    </w:p>
    <w:p w14:paraId="28236C4A" w14:textId="77777777" w:rsidR="00441859" w:rsidRPr="00931295" w:rsidRDefault="00DE7F5C">
      <w:pPr>
        <w:pStyle w:val="Ttulo2"/>
        <w:numPr>
          <w:ilvl w:val="1"/>
          <w:numId w:val="82"/>
        </w:numPr>
        <w:rPr>
          <w:lang w:val="es-CO"/>
          <w:rPrChange w:id="1241" w:author="Massiel Nayibe Moreno Ladino" w:date="2025-01-15T12:58:00Z" w16du:dateUtc="2025-01-15T17:58:00Z">
            <w:rPr/>
          </w:rPrChange>
        </w:rPr>
      </w:pPr>
      <w:bookmarkStart w:id="1242" w:name="_Toc29250484"/>
      <w:bookmarkStart w:id="1243" w:name="_Toc185435251"/>
      <w:r w:rsidRPr="00931295">
        <w:rPr>
          <w:lang w:val="es-CO"/>
          <w:rPrChange w:id="1244" w:author="Massiel Nayibe Moreno Ladino" w:date="2025-01-15T12:58:00Z" w16du:dateUtc="2025-01-15T17:58:00Z">
            <w:rPr/>
          </w:rPrChange>
        </w:rPr>
        <w:t>Confidencialidad</w:t>
      </w:r>
      <w:bookmarkEnd w:id="1242"/>
      <w:r w:rsidR="004804E0" w:rsidRPr="00931295">
        <w:rPr>
          <w:lang w:val="es-CO"/>
          <w:rPrChange w:id="1245" w:author="Massiel Nayibe Moreno Ladino" w:date="2025-01-15T12:58:00Z" w16du:dateUtc="2025-01-15T17:58:00Z">
            <w:rPr/>
          </w:rPrChange>
        </w:rPr>
        <w:t xml:space="preserve"> y Propiedad intelectual e información privilegiada </w:t>
      </w:r>
      <w:bookmarkEnd w:id="1243"/>
    </w:p>
    <w:p w14:paraId="71FE103F" w14:textId="77777777" w:rsidR="00441859" w:rsidRPr="00931295" w:rsidRDefault="00DE7F5C">
      <w:pPr>
        <w:tabs>
          <w:tab w:val="left" w:pos="960"/>
        </w:tabs>
        <w:spacing w:after="120" w:line="360" w:lineRule="auto"/>
        <w:ind w:right="-20"/>
        <w:jc w:val="both"/>
        <w:rPr>
          <w:rFonts w:cs="Times New Roman"/>
          <w:lang w:val="es-CO"/>
          <w:rPrChange w:id="1246" w:author="Massiel Nayibe Moreno Ladino" w:date="2025-01-15T12:58:00Z" w16du:dateUtc="2025-01-15T17:58:00Z">
            <w:rPr>
              <w:rFonts w:cs="Times New Roman"/>
            </w:rPr>
          </w:rPrChange>
        </w:rPr>
      </w:pPr>
      <w:r w:rsidRPr="00931295">
        <w:rPr>
          <w:lang w:val="es-CO"/>
          <w:rPrChange w:id="1247" w:author="Massiel Nayibe Moreno Ladino" w:date="2025-01-15T12:58:00Z" w16du:dateUtc="2025-01-15T17:58:00Z">
            <w:rPr/>
          </w:rPrChange>
        </w:rPr>
        <w:t xml:space="preserve">El trabajo de Partners Colombia hace esencial que los empleados y consultores no divulguen información propietaria de la compañía a menos que sea expresamente autorizado por </w:t>
      </w:r>
      <w:r w:rsidR="00455CE4" w:rsidRPr="00931295">
        <w:rPr>
          <w:rFonts w:cs="Times New Roman"/>
          <w:lang w:val="es-CO"/>
          <w:rPrChange w:id="1248" w:author="Massiel Nayibe Moreno Ladino" w:date="2025-01-15T12:58:00Z" w16du:dateUtc="2025-01-15T17:58:00Z">
            <w:rPr>
              <w:rFonts w:cs="Times New Roman"/>
            </w:rPr>
          </w:rPrChange>
        </w:rPr>
        <w:t xml:space="preserve">PD </w:t>
      </w:r>
      <w:r w:rsidR="00BE1AF4" w:rsidRPr="00931295">
        <w:rPr>
          <w:rFonts w:cs="Times New Roman"/>
          <w:lang w:val="es-CO"/>
          <w:rPrChange w:id="1249" w:author="Massiel Nayibe Moreno Ladino" w:date="2025-01-15T12:58:00Z" w16du:dateUtc="2025-01-15T17:58:00Z">
            <w:rPr>
              <w:rFonts w:cs="Times New Roman"/>
            </w:rPr>
          </w:rPrChange>
        </w:rPr>
        <w:t xml:space="preserve">o Partners HQ. Partners desarrolla procesos y estrategias propietarias específicas que son únicas para nuestra organización. Todos los empleados deben cumplir con la </w:t>
      </w:r>
      <w:r w:rsidR="00BE1AF4">
        <w:fldChar w:fldCharType="begin"/>
      </w:r>
      <w:r w:rsidR="00BE1AF4" w:rsidRPr="00931295">
        <w:rPr>
          <w:lang w:val="es-CO"/>
          <w:rPrChange w:id="1250" w:author="Massiel Nayibe Moreno Ladino" w:date="2025-01-15T12:58:00Z" w16du:dateUtc="2025-01-15T17:58:00Z">
            <w:rPr/>
          </w:rPrChange>
        </w:rPr>
        <w:instrText>HYPERLINK \l "_Annex_G:_Statement"</w:instrText>
      </w:r>
      <w:r w:rsidR="00BE1AF4">
        <w:fldChar w:fldCharType="separate"/>
      </w:r>
      <w:r w:rsidR="00BE1AF4" w:rsidRPr="00931295">
        <w:rPr>
          <w:rStyle w:val="Hipervnculo"/>
          <w:rFonts w:cs="Times New Roman"/>
          <w:lang w:val="es-CO"/>
          <w:rPrChange w:id="1251" w:author="Massiel Nayibe Moreno Ladino" w:date="2025-01-15T12:58:00Z" w16du:dateUtc="2025-01-15T17:58:00Z">
            <w:rPr>
              <w:rStyle w:val="Hipervnculo"/>
              <w:rFonts w:cs="Times New Roman"/>
            </w:rPr>
          </w:rPrChange>
        </w:rPr>
        <w:t>Declaración de Confidencialidad de Asuntos Corporativos</w:t>
      </w:r>
      <w:r w:rsidR="00BE1AF4">
        <w:fldChar w:fldCharType="end"/>
      </w:r>
      <w:r w:rsidR="00BE1AF4" w:rsidRPr="00931295">
        <w:rPr>
          <w:rFonts w:cs="Times New Roman"/>
          <w:lang w:val="es-CO"/>
          <w:rPrChange w:id="1252" w:author="Massiel Nayibe Moreno Ladino" w:date="2025-01-15T12:58:00Z" w16du:dateUtc="2025-01-15T17:58:00Z">
            <w:rPr>
              <w:rFonts w:cs="Times New Roman"/>
            </w:rPr>
          </w:rPrChange>
        </w:rPr>
        <w:t xml:space="preserve"> y la </w:t>
      </w:r>
      <w:r w:rsidR="00BE1AF4">
        <w:fldChar w:fldCharType="begin"/>
      </w:r>
      <w:r w:rsidR="00BE1AF4" w:rsidRPr="00931295">
        <w:rPr>
          <w:lang w:val="es-CO"/>
          <w:rPrChange w:id="1253" w:author="Massiel Nayibe Moreno Ladino" w:date="2025-01-15T12:58:00Z" w16du:dateUtc="2025-01-15T17:58:00Z">
            <w:rPr/>
          </w:rPrChange>
        </w:rPr>
        <w:instrText>HYPERLINK "https://partnersnet107.sharepoint.com/:f:/s/FA/EhRWJ5OyGn5ajKqYcCgildgBqRiRWUm1elkuQfvIJQy0Ag?e=skw63t"</w:instrText>
      </w:r>
      <w:r w:rsidR="00BE1AF4">
        <w:fldChar w:fldCharType="separate"/>
      </w:r>
      <w:r w:rsidR="00BE1AF4" w:rsidRPr="00931295">
        <w:rPr>
          <w:rStyle w:val="Hipervnculo"/>
          <w:rFonts w:cs="Times New Roman"/>
          <w:lang w:val="es-CO"/>
          <w:rPrChange w:id="1254" w:author="Massiel Nayibe Moreno Ladino" w:date="2025-01-15T12:58:00Z" w16du:dateUtc="2025-01-15T17:58:00Z">
            <w:rPr>
              <w:rStyle w:val="Hipervnculo"/>
              <w:rFonts w:cs="Times New Roman"/>
            </w:rPr>
          </w:rPrChange>
        </w:rPr>
        <w:t>Política de Privacidad e Información de Identificación Personal</w:t>
      </w:r>
      <w:r w:rsidR="00BE1AF4">
        <w:fldChar w:fldCharType="end"/>
      </w:r>
      <w:r w:rsidR="00BE1AF4" w:rsidRPr="00931295">
        <w:rPr>
          <w:rFonts w:cs="Times New Roman"/>
          <w:lang w:val="es-CO"/>
          <w:rPrChange w:id="1255" w:author="Massiel Nayibe Moreno Ladino" w:date="2025-01-15T12:58:00Z" w16du:dateUtc="2025-01-15T17:58:00Z">
            <w:rPr>
              <w:rFonts w:cs="Times New Roman"/>
            </w:rPr>
          </w:rPrChange>
        </w:rPr>
        <w:t xml:space="preserve"> de Partners. Dicha información confidencial incluye, pero no se limita a, los siguientes ejemplos:</w:t>
      </w:r>
    </w:p>
    <w:p w14:paraId="3AC23806" w14:textId="77777777" w:rsidR="00441859" w:rsidRPr="00931295" w:rsidRDefault="00DE7F5C">
      <w:pPr>
        <w:pStyle w:val="Prrafodelista"/>
        <w:numPr>
          <w:ilvl w:val="0"/>
          <w:numId w:val="93"/>
        </w:numPr>
        <w:spacing w:after="200" w:line="360" w:lineRule="auto"/>
        <w:jc w:val="both"/>
        <w:rPr>
          <w:rFonts w:cs="Times New Roman"/>
          <w:lang w:val="es-CO"/>
          <w:rPrChange w:id="1256" w:author="Massiel Nayibe Moreno Ladino" w:date="2025-01-15T12:58:00Z" w16du:dateUtc="2025-01-15T17:58:00Z">
            <w:rPr>
              <w:rFonts w:cs="Times New Roman"/>
            </w:rPr>
          </w:rPrChange>
        </w:rPr>
      </w:pPr>
      <w:r w:rsidRPr="00931295">
        <w:rPr>
          <w:rFonts w:cs="Times New Roman"/>
          <w:lang w:val="es-CO"/>
          <w:rPrChange w:id="1257" w:author="Massiel Nayibe Moreno Ladino" w:date="2025-01-15T12:58:00Z" w16du:dateUtc="2025-01-15T17:58:00Z">
            <w:rPr>
              <w:rFonts w:cs="Times New Roman"/>
            </w:rPr>
          </w:rPrChange>
        </w:rPr>
        <w:t>Listas de contactos (incluye donantes, miembros, posibles donantes/proveedores, vendedores, voluntarios, organizaciones, empleados, etc.)</w:t>
      </w:r>
    </w:p>
    <w:p w14:paraId="47EC10D3" w14:textId="77777777" w:rsidR="00441859" w:rsidRPr="00931295" w:rsidRDefault="00DE7F5C">
      <w:pPr>
        <w:pStyle w:val="Prrafodelista"/>
        <w:numPr>
          <w:ilvl w:val="0"/>
          <w:numId w:val="93"/>
        </w:numPr>
        <w:spacing w:after="200" w:line="360" w:lineRule="auto"/>
        <w:jc w:val="both"/>
        <w:rPr>
          <w:rFonts w:cs="Times New Roman"/>
          <w:lang w:val="es-CO"/>
          <w:rPrChange w:id="1258" w:author="Massiel Nayibe Moreno Ladino" w:date="2025-01-15T12:58:00Z" w16du:dateUtc="2025-01-15T17:58:00Z">
            <w:rPr>
              <w:rFonts w:cs="Times New Roman"/>
            </w:rPr>
          </w:rPrChange>
        </w:rPr>
      </w:pPr>
      <w:r w:rsidRPr="00931295">
        <w:rPr>
          <w:rFonts w:cs="Times New Roman"/>
          <w:lang w:val="es-CO"/>
          <w:rPrChange w:id="1259" w:author="Massiel Nayibe Moreno Ladino" w:date="2025-01-15T12:58:00Z" w16du:dateUtc="2025-01-15T17:58:00Z">
            <w:rPr>
              <w:rFonts w:cs="Times New Roman"/>
            </w:rPr>
          </w:rPrChange>
        </w:rPr>
        <w:t>Información financiera relativa a nuestra financiación y programas</w:t>
      </w:r>
    </w:p>
    <w:p w14:paraId="464E55E7" w14:textId="77777777" w:rsidR="00441859" w:rsidRPr="00931295" w:rsidRDefault="00DE7F5C">
      <w:pPr>
        <w:pStyle w:val="Prrafodelista"/>
        <w:numPr>
          <w:ilvl w:val="0"/>
          <w:numId w:val="93"/>
        </w:numPr>
        <w:spacing w:after="200" w:line="360" w:lineRule="auto"/>
        <w:jc w:val="both"/>
        <w:rPr>
          <w:rFonts w:cs="Times New Roman"/>
          <w:lang w:val="es-CO"/>
          <w:rPrChange w:id="1260" w:author="Massiel Nayibe Moreno Ladino" w:date="2025-01-15T12:58:00Z" w16du:dateUtc="2025-01-15T17:58:00Z">
            <w:rPr>
              <w:rFonts w:cs="Times New Roman"/>
            </w:rPr>
          </w:rPrChange>
        </w:rPr>
      </w:pPr>
      <w:r w:rsidRPr="00931295">
        <w:rPr>
          <w:rFonts w:cs="Times New Roman"/>
          <w:lang w:val="es-CO"/>
          <w:rPrChange w:id="1261" w:author="Massiel Nayibe Moreno Ladino" w:date="2025-01-15T12:58:00Z" w16du:dateUtc="2025-01-15T17:58:00Z">
            <w:rPr>
              <w:rFonts w:cs="Times New Roman"/>
            </w:rPr>
          </w:rPrChange>
        </w:rPr>
        <w:t>Información o registros de los empleados</w:t>
      </w:r>
    </w:p>
    <w:p w14:paraId="4642644C" w14:textId="77777777" w:rsidR="00441859" w:rsidRPr="00931295" w:rsidRDefault="00DE7F5C">
      <w:pPr>
        <w:pStyle w:val="Prrafodelista"/>
        <w:numPr>
          <w:ilvl w:val="0"/>
          <w:numId w:val="93"/>
        </w:numPr>
        <w:spacing w:after="200" w:line="360" w:lineRule="auto"/>
        <w:jc w:val="both"/>
        <w:rPr>
          <w:rFonts w:cs="Times New Roman"/>
          <w:lang w:val="es-CO"/>
          <w:rPrChange w:id="1262" w:author="Massiel Nayibe Moreno Ladino" w:date="2025-01-15T12:58:00Z" w16du:dateUtc="2025-01-15T17:58:00Z">
            <w:rPr>
              <w:rFonts w:cs="Times New Roman"/>
            </w:rPr>
          </w:rPrChange>
        </w:rPr>
      </w:pPr>
      <w:r w:rsidRPr="00931295">
        <w:rPr>
          <w:rFonts w:cs="Times New Roman"/>
          <w:lang w:val="es-CO"/>
          <w:rPrChange w:id="1263" w:author="Massiel Nayibe Moreno Ladino" w:date="2025-01-15T12:58:00Z" w16du:dateUtc="2025-01-15T17:58:00Z">
            <w:rPr>
              <w:rFonts w:cs="Times New Roman"/>
            </w:rPr>
          </w:rPrChange>
        </w:rPr>
        <w:t>Estrategias de marketing (incluye directrices, procedimientos operativos estándar, diseños y cualquier informe o indicador de marketing, información sobre campañas o cualquier anuncio de la organización).</w:t>
      </w:r>
    </w:p>
    <w:p w14:paraId="7C0E883B" w14:textId="77777777" w:rsidR="00441859" w:rsidRDefault="00DE7F5C">
      <w:pPr>
        <w:pStyle w:val="Prrafodelista"/>
        <w:numPr>
          <w:ilvl w:val="0"/>
          <w:numId w:val="93"/>
        </w:numPr>
        <w:spacing w:after="200" w:line="360" w:lineRule="auto"/>
        <w:jc w:val="both"/>
        <w:rPr>
          <w:rFonts w:cs="Times New Roman"/>
        </w:rPr>
      </w:pPr>
      <w:r w:rsidRPr="005332F6">
        <w:rPr>
          <w:rFonts w:cs="Times New Roman"/>
        </w:rPr>
        <w:t>Proyectos y propuestas pendientes</w:t>
      </w:r>
    </w:p>
    <w:p w14:paraId="548D2A5B" w14:textId="77777777" w:rsidR="00441859" w:rsidRPr="00931295" w:rsidRDefault="00DE7F5C">
      <w:pPr>
        <w:pStyle w:val="Prrafodelista"/>
        <w:numPr>
          <w:ilvl w:val="0"/>
          <w:numId w:val="93"/>
        </w:numPr>
        <w:spacing w:after="200" w:line="360" w:lineRule="auto"/>
        <w:jc w:val="both"/>
        <w:rPr>
          <w:rFonts w:cs="Times New Roman"/>
          <w:lang w:val="es-CO"/>
          <w:rPrChange w:id="1264" w:author="Massiel Nayibe Moreno Ladino" w:date="2025-01-15T12:58:00Z" w16du:dateUtc="2025-01-15T17:58:00Z">
            <w:rPr>
              <w:rFonts w:cs="Times New Roman"/>
            </w:rPr>
          </w:rPrChange>
        </w:rPr>
      </w:pPr>
      <w:r w:rsidRPr="00931295">
        <w:rPr>
          <w:rFonts w:cs="Times New Roman"/>
          <w:lang w:val="es-CO"/>
          <w:rPrChange w:id="1265" w:author="Massiel Nayibe Moreno Ladino" w:date="2025-01-15T12:58:00Z" w16du:dateUtc="2025-01-15T17:58:00Z">
            <w:rPr>
              <w:rFonts w:cs="Times New Roman"/>
            </w:rPr>
          </w:rPrChange>
        </w:rPr>
        <w:t>Estrategias de investigación y desarrollo (incluye productos patentados, información sobre donantes o sus empleados, información sobre los beneficiarios de nuestros programas).</w:t>
      </w:r>
    </w:p>
    <w:p w14:paraId="2289839A" w14:textId="77777777" w:rsidR="00BE1AF4" w:rsidRPr="00931295" w:rsidRDefault="00BE1AF4" w:rsidP="00BE1AF4">
      <w:pPr>
        <w:pStyle w:val="Prrafodelista"/>
        <w:spacing w:line="360" w:lineRule="auto"/>
        <w:jc w:val="both"/>
        <w:rPr>
          <w:rFonts w:cs="Times New Roman"/>
          <w:lang w:val="es-CO"/>
          <w:rPrChange w:id="1266" w:author="Massiel Nayibe Moreno Ladino" w:date="2025-01-15T12:58:00Z" w16du:dateUtc="2025-01-15T17:58:00Z">
            <w:rPr>
              <w:rFonts w:cs="Times New Roman"/>
            </w:rPr>
          </w:rPrChange>
        </w:rPr>
      </w:pPr>
    </w:p>
    <w:p w14:paraId="469EC6B1" w14:textId="77777777" w:rsidR="00441859" w:rsidRPr="00931295" w:rsidRDefault="00DE7F5C">
      <w:pPr>
        <w:spacing w:line="360" w:lineRule="auto"/>
        <w:jc w:val="both"/>
        <w:rPr>
          <w:rFonts w:cs="Times New Roman"/>
          <w:lang w:val="es-CO"/>
          <w:rPrChange w:id="1267" w:author="Massiel Nayibe Moreno Ladino" w:date="2025-01-15T12:58:00Z" w16du:dateUtc="2025-01-15T17:58:00Z">
            <w:rPr>
              <w:rFonts w:cs="Times New Roman"/>
            </w:rPr>
          </w:rPrChange>
        </w:rPr>
      </w:pPr>
      <w:r w:rsidRPr="00931295">
        <w:rPr>
          <w:rFonts w:cs="Times New Roman"/>
          <w:lang w:val="es-CO"/>
          <w:rPrChange w:id="1268" w:author="Massiel Nayibe Moreno Ladino" w:date="2025-01-15T12:58:00Z" w16du:dateUtc="2025-01-15T17:58:00Z">
            <w:rPr>
              <w:rFonts w:cs="Times New Roman"/>
            </w:rPr>
          </w:rPrChange>
        </w:rPr>
        <w:t xml:space="preserve">Es extremadamente importante que toda esa información siga siendo confidencial y, en particular, que no se revele a los competidores de Partners. Como tal, los empleados no deben subir información propietaria a ninguna plataforma pública en línea incluyendo en inteligencia artificial generativa (AI), como ChatGPT, Bard, Bing, u otras herramientas similares. Para más información, revise la política </w:t>
      </w:r>
      <w:r>
        <w:fldChar w:fldCharType="begin"/>
      </w:r>
      <w:r w:rsidRPr="00931295">
        <w:rPr>
          <w:lang w:val="es-CO"/>
          <w:rPrChange w:id="1269" w:author="Massiel Nayibe Moreno Ladino" w:date="2025-01-15T12:58:00Z" w16du:dateUtc="2025-01-15T17:58:00Z">
            <w:rPr/>
          </w:rPrChange>
        </w:rPr>
        <w:instrText>HYPERLINK "https://partnersnet107.sharepoint.com/:b:/s/FA/EVXJKMeNyQZCgYdt8CLnNiIBBwaWpJEFRF0Brdfi5W6lMw?e=j5zAyF"</w:instrText>
      </w:r>
      <w:r>
        <w:fldChar w:fldCharType="separate"/>
      </w:r>
      <w:r w:rsidRPr="00931295">
        <w:rPr>
          <w:rStyle w:val="Hipervnculo"/>
          <w:rFonts w:cs="Times New Roman"/>
          <w:lang w:val="es-CO"/>
          <w:rPrChange w:id="1270" w:author="Massiel Nayibe Moreno Ladino" w:date="2025-01-15T12:58:00Z" w16du:dateUtc="2025-01-15T17:58:00Z">
            <w:rPr>
              <w:rStyle w:val="Hipervnculo"/>
              <w:rFonts w:cs="Times New Roman"/>
            </w:rPr>
          </w:rPrChange>
        </w:rPr>
        <w:t>de</w:t>
      </w:r>
      <w:r>
        <w:fldChar w:fldCharType="end"/>
      </w:r>
      <w:r w:rsidRPr="00931295">
        <w:rPr>
          <w:rFonts w:cs="Times New Roman"/>
          <w:lang w:val="es-CO"/>
          <w:rPrChange w:id="1271" w:author="Massiel Nayibe Moreno Ladino" w:date="2025-01-15T12:58:00Z" w16du:dateUtc="2025-01-15T17:58:00Z">
            <w:rPr>
              <w:rFonts w:cs="Times New Roman"/>
            </w:rPr>
          </w:rPrChange>
        </w:rPr>
        <w:t xml:space="preserve"> Partners sobre el </w:t>
      </w:r>
      <w:r>
        <w:fldChar w:fldCharType="begin"/>
      </w:r>
      <w:r w:rsidRPr="00931295">
        <w:rPr>
          <w:lang w:val="es-CO"/>
          <w:rPrChange w:id="1272" w:author="Massiel Nayibe Moreno Ladino" w:date="2025-01-15T12:58:00Z" w16du:dateUtc="2025-01-15T17:58:00Z">
            <w:rPr/>
          </w:rPrChange>
        </w:rPr>
        <w:instrText>HYPERLINK "https://partnersnet107.sharepoint.com/:b:/s/FA/EVXJKMeNyQZCgYdt8CLnNiIBBwaWpJEFRF0Brdfi5W6lMw?e=j5zAyF"</w:instrText>
      </w:r>
      <w:r>
        <w:fldChar w:fldCharType="separate"/>
      </w:r>
      <w:r w:rsidRPr="00931295">
        <w:rPr>
          <w:rStyle w:val="Hipervnculo"/>
          <w:rFonts w:cs="Times New Roman"/>
          <w:lang w:val="es-CO"/>
          <w:rPrChange w:id="1273" w:author="Massiel Nayibe Moreno Ladino" w:date="2025-01-15T12:58:00Z" w16du:dateUtc="2025-01-15T17:58:00Z">
            <w:rPr>
              <w:rStyle w:val="Hipervnculo"/>
              <w:rFonts w:cs="Times New Roman"/>
            </w:rPr>
          </w:rPrChange>
        </w:rPr>
        <w:t>uso de Inteligencia Artificial Generativa</w:t>
      </w:r>
      <w:r>
        <w:fldChar w:fldCharType="end"/>
      </w:r>
      <w:r w:rsidRPr="00931295">
        <w:rPr>
          <w:rFonts w:cs="Times New Roman"/>
          <w:lang w:val="es-CO"/>
          <w:rPrChange w:id="1274" w:author="Massiel Nayibe Moreno Ladino" w:date="2025-01-15T12:58:00Z" w16du:dateUtc="2025-01-15T17:58:00Z">
            <w:rPr>
              <w:rFonts w:cs="Times New Roman"/>
            </w:rPr>
          </w:rPrChange>
        </w:rPr>
        <w:t xml:space="preserve">. Todos los empleados y consultores se comprometen a no utilizar dicha información propietaria o confidencial obtenida durante el empleo o la relación contractual con Partners </w:t>
      </w:r>
      <w:r w:rsidR="00894BCA" w:rsidRPr="00931295">
        <w:rPr>
          <w:rFonts w:cs="Times New Roman"/>
          <w:lang w:val="es-CO"/>
          <w:rPrChange w:id="1275" w:author="Massiel Nayibe Moreno Ladino" w:date="2025-01-15T12:58:00Z" w16du:dateUtc="2025-01-15T17:58:00Z">
            <w:rPr>
              <w:rFonts w:cs="Times New Roman"/>
            </w:rPr>
          </w:rPrChange>
        </w:rPr>
        <w:t xml:space="preserve">Colombia </w:t>
      </w:r>
      <w:r w:rsidRPr="00931295">
        <w:rPr>
          <w:rFonts w:cs="Times New Roman"/>
          <w:lang w:val="es-CO"/>
          <w:rPrChange w:id="1276" w:author="Massiel Nayibe Moreno Ladino" w:date="2025-01-15T12:58:00Z" w16du:dateUtc="2025-01-15T17:58:00Z">
            <w:rPr>
              <w:rFonts w:cs="Times New Roman"/>
            </w:rPr>
          </w:rPrChange>
        </w:rPr>
        <w:t>como un medio para obtener beneficios privados, y sólo utilizar la información según sea necesario en el curso del empleo o la relación contractual, o requerido por ley u orden judicial.</w:t>
      </w:r>
    </w:p>
    <w:p w14:paraId="292C91B3" w14:textId="77777777" w:rsidR="00BE1AF4" w:rsidRPr="00931295" w:rsidRDefault="00BE1AF4" w:rsidP="00BE1AF4">
      <w:pPr>
        <w:spacing w:line="360" w:lineRule="auto"/>
        <w:jc w:val="both"/>
        <w:rPr>
          <w:rFonts w:cs="Times New Roman"/>
          <w:lang w:val="es-CO"/>
          <w:rPrChange w:id="1277" w:author="Massiel Nayibe Moreno Ladino" w:date="2025-01-15T12:58:00Z" w16du:dateUtc="2025-01-15T17:58:00Z">
            <w:rPr>
              <w:rFonts w:cs="Times New Roman"/>
            </w:rPr>
          </w:rPrChange>
        </w:rPr>
      </w:pPr>
    </w:p>
    <w:p w14:paraId="543941C7" w14:textId="77777777" w:rsidR="00441859" w:rsidRPr="00931295" w:rsidRDefault="00DE7F5C">
      <w:pPr>
        <w:tabs>
          <w:tab w:val="left" w:pos="960"/>
        </w:tabs>
        <w:spacing w:after="120" w:line="360" w:lineRule="auto"/>
        <w:ind w:right="-20"/>
        <w:jc w:val="both"/>
        <w:rPr>
          <w:rFonts w:cs="Times New Roman"/>
          <w:lang w:val="es-CO"/>
          <w:rPrChange w:id="1278" w:author="Massiel Nayibe Moreno Ladino" w:date="2025-01-15T12:58:00Z" w16du:dateUtc="2025-01-15T17:58:00Z">
            <w:rPr>
              <w:rFonts w:cs="Times New Roman"/>
            </w:rPr>
          </w:rPrChange>
        </w:rPr>
      </w:pPr>
      <w:r w:rsidRPr="00931295">
        <w:rPr>
          <w:rFonts w:cs="Times New Roman"/>
          <w:lang w:val="es-CO"/>
          <w:rPrChange w:id="1279" w:author="Massiel Nayibe Moreno Ladino" w:date="2025-01-15T12:58:00Z" w16du:dateUtc="2025-01-15T17:58:00Z">
            <w:rPr>
              <w:rFonts w:cs="Times New Roman"/>
            </w:rPr>
          </w:rPrChange>
        </w:rPr>
        <w:t xml:space="preserve">Todos los archivos, registros, documentos, dibujos, especificaciones, equipos y artículos similares relacionados con el negocio de Partners </w:t>
      </w:r>
      <w:r w:rsidR="00894BCA" w:rsidRPr="00931295">
        <w:rPr>
          <w:rFonts w:cs="Times New Roman"/>
          <w:lang w:val="es-CO"/>
          <w:rPrChange w:id="1280" w:author="Massiel Nayibe Moreno Ladino" w:date="2025-01-15T12:58:00Z" w16du:dateUtc="2025-01-15T17:58:00Z">
            <w:rPr>
              <w:rFonts w:cs="Times New Roman"/>
            </w:rPr>
          </w:rPrChange>
        </w:rPr>
        <w:t>Colombia</w:t>
      </w:r>
      <w:r w:rsidRPr="00931295">
        <w:rPr>
          <w:rFonts w:cs="Times New Roman"/>
          <w:lang w:val="es-CO"/>
          <w:rPrChange w:id="1281" w:author="Massiel Nayibe Moreno Ladino" w:date="2025-01-15T12:58:00Z" w16du:dateUtc="2025-01-15T17:58:00Z">
            <w:rPr>
              <w:rFonts w:cs="Times New Roman"/>
            </w:rPr>
          </w:rPrChange>
        </w:rPr>
        <w:t xml:space="preserve">, incluyendo software de computación o documentación de software, permanecerán como propiedad exclusiva de Partners </w:t>
      </w:r>
      <w:r w:rsidR="00894BCA" w:rsidRPr="00931295">
        <w:rPr>
          <w:rFonts w:cs="Times New Roman"/>
          <w:lang w:val="es-CO"/>
          <w:rPrChange w:id="1282" w:author="Massiel Nayibe Moreno Ladino" w:date="2025-01-15T12:58:00Z" w16du:dateUtc="2025-01-15T17:58:00Z">
            <w:rPr>
              <w:rFonts w:cs="Times New Roman"/>
            </w:rPr>
          </w:rPrChange>
        </w:rPr>
        <w:t xml:space="preserve">Colombia </w:t>
      </w:r>
      <w:r w:rsidRPr="00931295">
        <w:rPr>
          <w:rFonts w:cs="Times New Roman"/>
          <w:lang w:val="es-CO"/>
          <w:rPrChange w:id="1283" w:author="Massiel Nayibe Moreno Ladino" w:date="2025-01-15T12:58:00Z" w16du:dateUtc="2025-01-15T17:58:00Z">
            <w:rPr>
              <w:rFonts w:cs="Times New Roman"/>
            </w:rPr>
          </w:rPrChange>
        </w:rPr>
        <w:t xml:space="preserve">y no serán reproducidos, removidos o transmitidos de las instalaciones de la compañía bajo ninguna circunstancia sin el previo consentimiento por escrito de Partners </w:t>
      </w:r>
      <w:r w:rsidR="00894BCA" w:rsidRPr="00931295">
        <w:rPr>
          <w:rFonts w:cs="Times New Roman"/>
          <w:lang w:val="es-CO"/>
          <w:rPrChange w:id="1284" w:author="Massiel Nayibe Moreno Ladino" w:date="2025-01-15T12:58:00Z" w16du:dateUtc="2025-01-15T17:58:00Z">
            <w:rPr>
              <w:rFonts w:cs="Times New Roman"/>
            </w:rPr>
          </w:rPrChange>
        </w:rPr>
        <w:t>Colombia</w:t>
      </w:r>
      <w:r w:rsidRPr="00931295">
        <w:rPr>
          <w:rFonts w:cs="Times New Roman"/>
          <w:lang w:val="es-CO"/>
          <w:rPrChange w:id="1285" w:author="Massiel Nayibe Moreno Ladino" w:date="2025-01-15T12:58:00Z" w16du:dateUtc="2025-01-15T17:58:00Z">
            <w:rPr>
              <w:rFonts w:cs="Times New Roman"/>
            </w:rPr>
          </w:rPrChange>
        </w:rPr>
        <w:t xml:space="preserve">. Al término de la relación laboral con Partners </w:t>
      </w:r>
      <w:r w:rsidR="00894BCA" w:rsidRPr="00931295">
        <w:rPr>
          <w:rFonts w:cs="Times New Roman"/>
          <w:lang w:val="es-CO"/>
          <w:rPrChange w:id="1286" w:author="Massiel Nayibe Moreno Ladino" w:date="2025-01-15T12:58:00Z" w16du:dateUtc="2025-01-15T17:58:00Z">
            <w:rPr>
              <w:rFonts w:cs="Times New Roman"/>
            </w:rPr>
          </w:rPrChange>
        </w:rPr>
        <w:t>Colombia</w:t>
      </w:r>
      <w:r w:rsidRPr="00931295">
        <w:rPr>
          <w:rFonts w:cs="Times New Roman"/>
          <w:lang w:val="es-CO"/>
          <w:rPrChange w:id="1287" w:author="Massiel Nayibe Moreno Ladino" w:date="2025-01-15T12:58:00Z" w16du:dateUtc="2025-01-15T17:58:00Z">
            <w:rPr>
              <w:rFonts w:cs="Times New Roman"/>
            </w:rPr>
          </w:rPrChange>
        </w:rPr>
        <w:t xml:space="preserve">, los empleados y consultores están obligados a devolver toda la propiedad de la empresa a </w:t>
      </w:r>
      <w:r w:rsidR="00455CE4" w:rsidRPr="00931295">
        <w:rPr>
          <w:rFonts w:cs="Times New Roman"/>
          <w:lang w:val="es-CO"/>
          <w:rPrChange w:id="1288" w:author="Massiel Nayibe Moreno Ladino" w:date="2025-01-15T12:58:00Z" w16du:dateUtc="2025-01-15T17:58:00Z">
            <w:rPr>
              <w:rFonts w:cs="Times New Roman"/>
            </w:rPr>
          </w:rPrChange>
        </w:rPr>
        <w:t>la DP</w:t>
      </w:r>
      <w:r w:rsidRPr="00931295">
        <w:rPr>
          <w:rFonts w:cs="Times New Roman"/>
          <w:lang w:val="es-CO"/>
          <w:rPrChange w:id="1289" w:author="Massiel Nayibe Moreno Ladino" w:date="2025-01-15T12:58:00Z" w16du:dateUtc="2025-01-15T17:58:00Z">
            <w:rPr>
              <w:rFonts w:cs="Times New Roman"/>
            </w:rPr>
          </w:rPrChange>
        </w:rPr>
        <w:t xml:space="preserve">. Cualquier empleado que indebidamente copie, retire (ya sea física o electrónicamente), utilice o divulgue información confidencial a cualquier persona ajena a Partners podrá ser objeto de medidas disciplinarias. </w:t>
      </w:r>
    </w:p>
    <w:p w14:paraId="339D4217" w14:textId="77777777" w:rsidR="00441859" w:rsidRPr="00931295" w:rsidRDefault="00DE7F5C">
      <w:pPr>
        <w:tabs>
          <w:tab w:val="left" w:pos="960"/>
        </w:tabs>
        <w:spacing w:after="120" w:line="360" w:lineRule="auto"/>
        <w:ind w:right="-20"/>
        <w:jc w:val="both"/>
        <w:rPr>
          <w:lang w:val="es-CO"/>
          <w:rPrChange w:id="1290" w:author="Massiel Nayibe Moreno Ladino" w:date="2025-01-15T12:58:00Z" w16du:dateUtc="2025-01-15T17:58:00Z">
            <w:rPr/>
          </w:rPrChange>
        </w:rPr>
      </w:pPr>
      <w:r w:rsidRPr="00931295">
        <w:rPr>
          <w:lang w:val="es-CO"/>
          <w:rPrChange w:id="1291" w:author="Massiel Nayibe Moreno Ladino" w:date="2025-01-15T12:58:00Z" w16du:dateUtc="2025-01-15T17:58:00Z">
            <w:rPr/>
          </w:rPrChange>
        </w:rPr>
        <w:t xml:space="preserve">Los empleados y consultores también acuerdan que si cualquier secreto comercial, fórmula, dispositivo, tecnología, información técnica, proceso, etc. ("invención") es hecha durante el curso del empleo o relación contractual, solo o conjuntamente con otros que sea hecha con el equipo, suministros, instalaciones, secretos comerciales o tiempo de Partners Colombia, o que se relacione con el negocio de Partners Colombia, o que resulte de cualquier trabajo realizado por mí para Partners Colombia, dicha invención pertenecerá a Partners Colombia y Partners HQ, quienes tendrán plena autoridad para usarla, transferirla o licenciarla. Partners Colombia y Partners HQ tendrán el derecho de mantener dicha invención </w:t>
      </w:r>
      <w:r w:rsidR="002A64F5" w:rsidRPr="00931295">
        <w:rPr>
          <w:lang w:val="es-CO"/>
          <w:rPrChange w:id="1292" w:author="Massiel Nayibe Moreno Ladino" w:date="2025-01-15T12:58:00Z" w16du:dateUtc="2025-01-15T17:58:00Z">
            <w:rPr/>
          </w:rPrChange>
        </w:rPr>
        <w:t xml:space="preserve">como secreto comercial si </w:t>
      </w:r>
      <w:r w:rsidRPr="00931295">
        <w:rPr>
          <w:lang w:val="es-CO"/>
          <w:rPrChange w:id="1293" w:author="Massiel Nayibe Moreno Ladino" w:date="2025-01-15T12:58:00Z" w16du:dateUtc="2025-01-15T17:58:00Z">
            <w:rPr/>
          </w:rPrChange>
        </w:rPr>
        <w:t xml:space="preserve">así lo deciden. Se </w:t>
      </w:r>
      <w:r w:rsidRPr="00931295">
        <w:rPr>
          <w:lang w:val="es-CO"/>
          <w:rPrChange w:id="1294" w:author="Massiel Nayibe Moreno Ladino" w:date="2025-01-15T12:58:00Z" w16du:dateUtc="2025-01-15T17:58:00Z">
            <w:rPr/>
          </w:rPrChange>
        </w:rPr>
        <w:lastRenderedPageBreak/>
        <w:t xml:space="preserve">acuerda además que Partners Colombia no está obligado a designar al empleado o consultor como el inventor o autor de dicha invención si se distribuye públicamente o de otra manera. </w:t>
      </w:r>
    </w:p>
    <w:p w14:paraId="32FD3B2E" w14:textId="77777777" w:rsidR="00441859" w:rsidRPr="00931295" w:rsidRDefault="00DE7F5C">
      <w:pPr>
        <w:tabs>
          <w:tab w:val="left" w:pos="960"/>
        </w:tabs>
        <w:spacing w:after="120" w:line="360" w:lineRule="auto"/>
        <w:ind w:right="-20"/>
        <w:jc w:val="both"/>
        <w:rPr>
          <w:lang w:val="es-CO"/>
          <w:rPrChange w:id="1295" w:author="Massiel Nayibe Moreno Ladino" w:date="2025-01-15T12:58:00Z" w16du:dateUtc="2025-01-15T17:58:00Z">
            <w:rPr/>
          </w:rPrChange>
        </w:rPr>
      </w:pPr>
      <w:r w:rsidRPr="00931295">
        <w:rPr>
          <w:lang w:val="es-CO"/>
          <w:rPrChange w:id="1296" w:author="Massiel Nayibe Moreno Ladino" w:date="2025-01-15T12:58:00Z" w16du:dateUtc="2025-01-15T17:58:00Z">
            <w:rPr/>
          </w:rPrChange>
        </w:rPr>
        <w:t>Cualquier infracción de esta política puede dar lugar a medidas disciplinarias, incluido el despido.</w:t>
      </w:r>
    </w:p>
    <w:p w14:paraId="37D430D9" w14:textId="77777777" w:rsidR="00441859" w:rsidRPr="00931295" w:rsidRDefault="00DE7F5C">
      <w:pPr>
        <w:tabs>
          <w:tab w:val="left" w:pos="960"/>
        </w:tabs>
        <w:spacing w:after="120" w:line="360" w:lineRule="auto"/>
        <w:ind w:right="-20"/>
        <w:jc w:val="both"/>
        <w:rPr>
          <w:rFonts w:cs="Times New Roman"/>
          <w:lang w:val="es-CO"/>
          <w:rPrChange w:id="1297" w:author="Massiel Nayibe Moreno Ladino" w:date="2025-01-15T12:58:00Z" w16du:dateUtc="2025-01-15T17:58:00Z">
            <w:rPr>
              <w:rFonts w:cs="Times New Roman"/>
            </w:rPr>
          </w:rPrChange>
        </w:rPr>
      </w:pPr>
      <w:r w:rsidRPr="00931295">
        <w:rPr>
          <w:rFonts w:cs="Times New Roman"/>
          <w:lang w:val="es-CO"/>
          <w:rPrChange w:id="1298" w:author="Massiel Nayibe Moreno Ladino" w:date="2025-01-15T12:58:00Z" w16du:dateUtc="2025-01-15T17:58:00Z">
            <w:rPr>
              <w:rFonts w:cs="Times New Roman"/>
            </w:rPr>
          </w:rPrChange>
        </w:rPr>
        <w:t xml:space="preserve">Tal y como exigen </w:t>
      </w:r>
      <w:r>
        <w:fldChar w:fldCharType="begin"/>
      </w:r>
      <w:r w:rsidRPr="00931295">
        <w:rPr>
          <w:lang w:val="es-CO"/>
          <w:rPrChange w:id="1299" w:author="Massiel Nayibe Moreno Ladino" w:date="2025-01-15T12:58:00Z" w16du:dateUtc="2025-01-15T17:58:00Z">
            <w:rPr/>
          </w:rPrChange>
        </w:rPr>
        <w:instrText>HYPERLINK "https://www.acquisition.gov/far/52.203-18"</w:instrText>
      </w:r>
      <w:r>
        <w:fldChar w:fldCharType="separate"/>
      </w:r>
      <w:r w:rsidRPr="00931295">
        <w:rPr>
          <w:rStyle w:val="Hipervnculo"/>
          <w:rFonts w:cs="Times New Roman"/>
          <w:lang w:val="es-CO"/>
          <w:rPrChange w:id="1300" w:author="Massiel Nayibe Moreno Ladino" w:date="2025-01-15T12:58:00Z" w16du:dateUtc="2025-01-15T17:58:00Z">
            <w:rPr>
              <w:rStyle w:val="Hipervnculo"/>
              <w:rFonts w:cs="Times New Roman"/>
            </w:rPr>
          </w:rPrChange>
        </w:rPr>
        <w:t>las normas FAR 52.203-18</w:t>
      </w:r>
      <w:r>
        <w:fldChar w:fldCharType="end"/>
      </w:r>
      <w:r w:rsidRPr="00931295">
        <w:rPr>
          <w:rFonts w:cs="Times New Roman"/>
          <w:lang w:val="es-CO"/>
          <w:rPrChange w:id="1301" w:author="Massiel Nayibe Moreno Ladino" w:date="2025-01-15T12:58:00Z" w16du:dateUtc="2025-01-15T17:58:00Z">
            <w:rPr>
              <w:rFonts w:cs="Times New Roman"/>
            </w:rPr>
          </w:rPrChange>
        </w:rPr>
        <w:t xml:space="preserve">, </w:t>
      </w:r>
      <w:r>
        <w:fldChar w:fldCharType="begin"/>
      </w:r>
      <w:r w:rsidRPr="00931295">
        <w:rPr>
          <w:lang w:val="es-CO"/>
          <w:rPrChange w:id="1302" w:author="Massiel Nayibe Moreno Ladino" w:date="2025-01-15T12:58:00Z" w16du:dateUtc="2025-01-15T17:58:00Z">
            <w:rPr/>
          </w:rPrChange>
        </w:rPr>
        <w:instrText>HYPERLINK "https://www.acquisition.gov/far/52.203-19"</w:instrText>
      </w:r>
      <w:r>
        <w:fldChar w:fldCharType="separate"/>
      </w:r>
      <w:r w:rsidRPr="00931295">
        <w:rPr>
          <w:rStyle w:val="Hipervnculo"/>
          <w:rFonts w:cs="Times New Roman"/>
          <w:lang w:val="es-CO"/>
          <w:rPrChange w:id="1303" w:author="Massiel Nayibe Moreno Ladino" w:date="2025-01-15T12:58:00Z" w16du:dateUtc="2025-01-15T17:58:00Z">
            <w:rPr>
              <w:rStyle w:val="Hipervnculo"/>
              <w:rFonts w:cs="Times New Roman"/>
            </w:rPr>
          </w:rPrChange>
        </w:rPr>
        <w:t>FAR 52.203-19</w:t>
      </w:r>
      <w:r>
        <w:fldChar w:fldCharType="end"/>
      </w:r>
      <w:r w:rsidRPr="00931295">
        <w:rPr>
          <w:rFonts w:cs="Times New Roman"/>
          <w:lang w:val="es-CO"/>
          <w:rPrChange w:id="1304" w:author="Massiel Nayibe Moreno Ladino" w:date="2025-01-15T12:58:00Z" w16du:dateUtc="2025-01-15T17:58:00Z">
            <w:rPr>
              <w:rFonts w:cs="Times New Roman"/>
            </w:rPr>
          </w:rPrChange>
        </w:rPr>
        <w:t xml:space="preserve"> y </w:t>
      </w:r>
      <w:r>
        <w:fldChar w:fldCharType="begin"/>
      </w:r>
      <w:r w:rsidRPr="00931295">
        <w:rPr>
          <w:lang w:val="es-CO"/>
          <w:rPrChange w:id="1305" w:author="Massiel Nayibe Moreno Ladino" w:date="2025-01-15T12:58:00Z" w16du:dateUtc="2025-01-15T17:58:00Z">
            <w:rPr/>
          </w:rPrChange>
        </w:rPr>
        <w:instrText>HYPERLINK "https://www.acquisition.gov/far/3.909"</w:instrText>
      </w:r>
      <w:r>
        <w:fldChar w:fldCharType="separate"/>
      </w:r>
      <w:r w:rsidRPr="00931295">
        <w:rPr>
          <w:rStyle w:val="Hipervnculo"/>
          <w:rFonts w:cs="Times New Roman"/>
          <w:lang w:val="es-CO"/>
          <w:rPrChange w:id="1306" w:author="Massiel Nayibe Moreno Ladino" w:date="2025-01-15T12:58:00Z" w16du:dateUtc="2025-01-15T17:58:00Z">
            <w:rPr>
              <w:rStyle w:val="Hipervnculo"/>
              <w:rFonts w:cs="Times New Roman"/>
            </w:rPr>
          </w:rPrChange>
        </w:rPr>
        <w:t>FAR 3.909</w:t>
      </w:r>
      <w:r>
        <w:fldChar w:fldCharType="end"/>
      </w:r>
      <w:r w:rsidRPr="00931295">
        <w:rPr>
          <w:rFonts w:cs="Times New Roman"/>
          <w:lang w:val="es-CO"/>
          <w:rPrChange w:id="1307" w:author="Massiel Nayibe Moreno Ladino" w:date="2025-01-15T12:58:00Z" w16du:dateUtc="2025-01-15T17:58:00Z">
            <w:rPr>
              <w:rFonts w:cs="Times New Roman"/>
            </w:rPr>
          </w:rPrChange>
        </w:rPr>
        <w:t>, Partners no exige a sus empleados, representantes y contratistas que firmen acuerdos internos de confidencialidad que puedan impedir o dificultar la denuncia de fraudes, despilfarros o abusos a las autoridades competentes. Se anima a los empleados, representantes y contratistas a informar de sus preocupaciones, sospechas o alegaciones de fraude, despilfarro, abuso u otras conductas indebidas a su supervisor, a cualquier miembro de la dirección, a RRHH o a Foster Thomas en bbulger@fosterthomas.com. Existen opciones de denuncia anónima que serán tratadas confidencialmente en la medida permitida por la ley.</w:t>
      </w:r>
    </w:p>
    <w:p w14:paraId="6262C634" w14:textId="77777777" w:rsidR="00441859" w:rsidRDefault="00847AA7">
      <w:pPr>
        <w:pStyle w:val="Ttulo2"/>
        <w:numPr>
          <w:ilvl w:val="1"/>
          <w:numId w:val="82"/>
        </w:numPr>
      </w:pPr>
      <w:bookmarkStart w:id="1308" w:name="_Toc185435252"/>
      <w:bookmarkStart w:id="1309" w:name="_Toc29250485"/>
      <w:r>
        <w:t xml:space="preserve">Política </w:t>
      </w:r>
      <w:r w:rsidR="00DE7F5C" w:rsidRPr="00B808BE">
        <w:t xml:space="preserve">sobre drogas </w:t>
      </w:r>
      <w:r>
        <w:t xml:space="preserve">y </w:t>
      </w:r>
      <w:r w:rsidR="002A1B67">
        <w:t xml:space="preserve">alcohol </w:t>
      </w:r>
      <w:bookmarkEnd w:id="1308"/>
      <w:bookmarkEnd w:id="1309"/>
    </w:p>
    <w:p w14:paraId="025A9CC6" w14:textId="77777777" w:rsidR="00441859" w:rsidRPr="00931295" w:rsidRDefault="00DE7F5C">
      <w:pPr>
        <w:tabs>
          <w:tab w:val="left" w:pos="960"/>
        </w:tabs>
        <w:spacing w:after="120" w:line="360" w:lineRule="auto"/>
        <w:ind w:right="-20"/>
        <w:jc w:val="both"/>
        <w:rPr>
          <w:rFonts w:cs="Times New Roman"/>
          <w:lang w:val="es-CO"/>
          <w:rPrChange w:id="1310" w:author="Massiel Nayibe Moreno Ladino" w:date="2025-01-15T12:58:00Z" w16du:dateUtc="2025-01-15T17:58:00Z">
            <w:rPr>
              <w:rFonts w:cs="Times New Roman"/>
            </w:rPr>
          </w:rPrChange>
        </w:rPr>
      </w:pPr>
      <w:r w:rsidRPr="00931295">
        <w:rPr>
          <w:lang w:val="es-CO"/>
          <w:rPrChange w:id="1311" w:author="Massiel Nayibe Moreno Ladino" w:date="2025-01-15T12:58:00Z" w16du:dateUtc="2025-01-15T17:58:00Z">
            <w:rPr/>
          </w:rPrChange>
        </w:rPr>
        <w:t xml:space="preserve">Es política de Partners Colombia proporcionar a los miembros del personal un ambiente de trabajo libre de los problemas asociados con el uso de </w:t>
      </w:r>
      <w:r w:rsidR="00847AA7" w:rsidRPr="00931295">
        <w:rPr>
          <w:lang w:val="es-CO"/>
          <w:rPrChange w:id="1312" w:author="Massiel Nayibe Moreno Ladino" w:date="2025-01-15T12:58:00Z" w16du:dateUtc="2025-01-15T17:58:00Z">
            <w:rPr/>
          </w:rPrChange>
        </w:rPr>
        <w:t xml:space="preserve">alcohol o </w:t>
      </w:r>
      <w:r w:rsidRPr="00931295">
        <w:rPr>
          <w:lang w:val="es-CO"/>
          <w:rPrChange w:id="1313" w:author="Massiel Nayibe Moreno Ladino" w:date="2025-01-15T12:58:00Z" w16du:dateUtc="2025-01-15T17:58:00Z">
            <w:rPr/>
          </w:rPrChange>
        </w:rPr>
        <w:t xml:space="preserve">drogas ilegales. </w:t>
      </w:r>
      <w:r w:rsidR="00615053" w:rsidRPr="00931295">
        <w:rPr>
          <w:rFonts w:cs="Times New Roman"/>
          <w:lang w:val="es-CO"/>
          <w:rPrChange w:id="1314" w:author="Massiel Nayibe Moreno Ladino" w:date="2025-01-15T12:58:00Z" w16du:dateUtc="2025-01-15T17:58:00Z">
            <w:rPr>
              <w:rFonts w:cs="Times New Roman"/>
            </w:rPr>
          </w:rPrChange>
        </w:rPr>
        <w:t>En cumplimiento con la Ley de Lugares de Trabajo Libres de Drogas de 1988, Compañeros tiene un compromiso de larga data de proveer un ambiente de trabajo seguro, orientado a la calidad y productivo. El uso indebido de alcohol y drogas supone una amenaza para la salud y la seguridad de los empleados de Partners y para la seguridad de los equipos e instalaciones de la empresa. Por estas razones, Partners se compromete a eliminar el uso y abuso de drogas y alcohol en el lugar de trabajo.</w:t>
      </w:r>
    </w:p>
    <w:p w14:paraId="693D1046" w14:textId="77777777" w:rsidR="00441859" w:rsidRDefault="00DE7F5C">
      <w:pPr>
        <w:pStyle w:val="Ttulo3"/>
        <w:rPr>
          <w:rStyle w:val="Ttulo3Car"/>
          <w:b/>
          <w:bCs/>
        </w:rPr>
      </w:pPr>
      <w:bookmarkStart w:id="1315" w:name="_Toc182401165"/>
      <w:bookmarkStart w:id="1316" w:name="_Toc185435253"/>
      <w:r w:rsidRPr="005429D4">
        <w:rPr>
          <w:rStyle w:val="Ttulo3Car"/>
          <w:b/>
          <w:bCs/>
        </w:rPr>
        <w:t>7.21.1 Definiciones</w:t>
      </w:r>
      <w:bookmarkEnd w:id="1315"/>
      <w:bookmarkEnd w:id="1316"/>
    </w:p>
    <w:p w14:paraId="66A63E0C" w14:textId="77777777" w:rsidR="00441859" w:rsidRPr="00931295" w:rsidRDefault="00DE7F5C">
      <w:pPr>
        <w:pStyle w:val="Prrafodelista"/>
        <w:numPr>
          <w:ilvl w:val="0"/>
          <w:numId w:val="96"/>
        </w:numPr>
        <w:spacing w:after="200" w:line="360" w:lineRule="auto"/>
        <w:jc w:val="both"/>
        <w:rPr>
          <w:rFonts w:cs="Times New Roman"/>
          <w:lang w:val="es-CO"/>
          <w:rPrChange w:id="1317" w:author="Massiel Nayibe Moreno Ladino" w:date="2025-01-15T12:58:00Z" w16du:dateUtc="2025-01-15T17:58:00Z">
            <w:rPr>
              <w:rFonts w:cs="Times New Roman"/>
            </w:rPr>
          </w:rPrChange>
        </w:rPr>
      </w:pPr>
      <w:r w:rsidRPr="00931295">
        <w:rPr>
          <w:rFonts w:cs="Times New Roman"/>
          <w:b/>
          <w:bCs/>
          <w:lang w:val="es-CO"/>
          <w:rPrChange w:id="1318" w:author="Massiel Nayibe Moreno Ladino" w:date="2025-01-15T12:58:00Z" w16du:dateUtc="2025-01-15T17:58:00Z">
            <w:rPr>
              <w:rFonts w:cs="Times New Roman"/>
              <w:b/>
              <w:bCs/>
            </w:rPr>
          </w:rPrChange>
        </w:rPr>
        <w:t xml:space="preserve">"Instalaciones de la empresa" </w:t>
      </w:r>
      <w:r w:rsidRPr="00931295">
        <w:rPr>
          <w:rFonts w:cs="Times New Roman"/>
          <w:lang w:val="es-CO"/>
          <w:rPrChange w:id="1319" w:author="Massiel Nayibe Moreno Ladino" w:date="2025-01-15T12:58:00Z" w16du:dateUtc="2025-01-15T17:58:00Z">
            <w:rPr>
              <w:rFonts w:cs="Times New Roman"/>
            </w:rPr>
          </w:rPrChange>
        </w:rPr>
        <w:t xml:space="preserve">incluye todos los edificios, oficinas, instalaciones, terrenos, aparcamientos, taquillas, lugares y vehículos propiedad de Partners, alquilados o gestionados por Partners o cualquier lugar en el que la empresa esté llevando a cabo negocios que incluyan reuniones externas y viajes de trabajo. Los viajes de trabajo se definen como aquellos que comienzan en el momento en que usted deja su domicilio (o lugar de trabajo) y terminan en el momento en que usted regresa a su domicilio (o lugar de trabajo). Si se incluyen días personales en la autorización de viaje, estos días no se consideran viajes de trabajo y, por lo tanto, están exentos de la política. </w:t>
      </w:r>
    </w:p>
    <w:p w14:paraId="12A7436E" w14:textId="77777777" w:rsidR="00441859" w:rsidRPr="00931295" w:rsidRDefault="00DE7F5C">
      <w:pPr>
        <w:pStyle w:val="Prrafodelista"/>
        <w:numPr>
          <w:ilvl w:val="0"/>
          <w:numId w:val="96"/>
        </w:numPr>
        <w:spacing w:after="200" w:line="360" w:lineRule="auto"/>
        <w:jc w:val="both"/>
        <w:rPr>
          <w:rFonts w:cs="Times New Roman"/>
          <w:lang w:val="es-CO"/>
          <w:rPrChange w:id="1320" w:author="Massiel Nayibe Moreno Ladino" w:date="2025-01-15T12:58:00Z" w16du:dateUtc="2025-01-15T17:58:00Z">
            <w:rPr>
              <w:rFonts w:cs="Times New Roman"/>
            </w:rPr>
          </w:rPrChange>
        </w:rPr>
      </w:pPr>
      <w:r w:rsidRPr="00931295">
        <w:rPr>
          <w:rFonts w:cs="Times New Roman"/>
          <w:b/>
          <w:bCs/>
          <w:lang w:val="es-CO"/>
          <w:rPrChange w:id="1321" w:author="Massiel Nayibe Moreno Ladino" w:date="2025-01-15T12:58:00Z" w16du:dateUtc="2025-01-15T17:58:00Z">
            <w:rPr>
              <w:rFonts w:cs="Times New Roman"/>
              <w:b/>
              <w:bCs/>
            </w:rPr>
          </w:rPrChange>
        </w:rPr>
        <w:lastRenderedPageBreak/>
        <w:t xml:space="preserve">"Droga ilegal" </w:t>
      </w:r>
      <w:r w:rsidRPr="00931295">
        <w:rPr>
          <w:rFonts w:cs="Times New Roman"/>
          <w:lang w:val="es-CO"/>
          <w:rPrChange w:id="1322" w:author="Massiel Nayibe Moreno Ladino" w:date="2025-01-15T12:58:00Z" w16du:dateUtc="2025-01-15T17:58:00Z">
            <w:rPr>
              <w:rFonts w:cs="Times New Roman"/>
            </w:rPr>
          </w:rPrChange>
        </w:rPr>
        <w:t xml:space="preserve">significa una sustancia cuyo uso o posesión está controlado por la ley federal pero que no se está usando o poseyendo bajo la supervisión de un profesional sanitario autorizado. (Las sustancias controladas se enumeran en las Listas I-V de </w:t>
      </w:r>
      <w:r w:rsidRPr="00931295">
        <w:rPr>
          <w:rFonts w:cs="Times New Roman"/>
          <w:color w:val="000000" w:themeColor="text1"/>
          <w:lang w:val="es-CO"/>
          <w:rPrChange w:id="1323" w:author="Massiel Nayibe Moreno Ladino" w:date="2025-01-15T12:58:00Z" w16du:dateUtc="2025-01-15T17:58:00Z">
            <w:rPr>
              <w:rFonts w:cs="Times New Roman"/>
              <w:color w:val="000000" w:themeColor="text1"/>
            </w:rPr>
          </w:rPrChange>
        </w:rPr>
        <w:t xml:space="preserve">la sección 202 de la Ley de Sustancias Controladas ( </w:t>
      </w:r>
      <w:r>
        <w:fldChar w:fldCharType="begin"/>
      </w:r>
      <w:r w:rsidRPr="00931295">
        <w:rPr>
          <w:lang w:val="es-CO"/>
          <w:rPrChange w:id="1324" w:author="Massiel Nayibe Moreno Ladino" w:date="2025-01-15T12:58:00Z" w16du:dateUtc="2025-01-15T17:58:00Z">
            <w:rPr/>
          </w:rPrChange>
        </w:rPr>
        <w:instrText>HYPERLINK "http://uscode.house.gov/browse.xhtml;jsessionid=114A3287C7B3359E597506A31FC855B3" \t "_blank" \o "21 U.S.C.812"</w:instrText>
      </w:r>
      <w:r>
        <w:fldChar w:fldCharType="separate"/>
      </w:r>
      <w:r w:rsidRPr="00931295">
        <w:rPr>
          <w:rStyle w:val="Hipervnculo"/>
          <w:rFonts w:cs="Times New Roman"/>
          <w:lang w:val="es-CO"/>
          <w:rPrChange w:id="1325" w:author="Massiel Nayibe Moreno Ladino" w:date="2025-01-15T12:58:00Z" w16du:dateUtc="2025-01-15T17:58:00Z">
            <w:rPr>
              <w:rStyle w:val="Hipervnculo"/>
              <w:rFonts w:cs="Times New Roman"/>
            </w:rPr>
          </w:rPrChange>
        </w:rPr>
        <w:t>21 U.S.C.812</w:t>
      </w:r>
      <w:r>
        <w:fldChar w:fldCharType="end"/>
      </w:r>
      <w:r w:rsidRPr="00931295">
        <w:rPr>
          <w:rFonts w:cs="Times New Roman"/>
          <w:color w:val="000000" w:themeColor="text1"/>
          <w:lang w:val="es-CO"/>
          <w:rPrChange w:id="1326" w:author="Massiel Nayibe Moreno Ladino" w:date="2025-01-15T12:58:00Z" w16du:dateUtc="2025-01-15T17:58:00Z">
            <w:rPr>
              <w:rFonts w:cs="Times New Roman"/>
              <w:color w:val="000000" w:themeColor="text1"/>
            </w:rPr>
          </w:rPrChange>
        </w:rPr>
        <w:t xml:space="preserve">) y se definen con más detalle en el reglamento </w:t>
      </w:r>
      <w:r w:rsidRPr="00931295">
        <w:rPr>
          <w:rStyle w:val="ph"/>
          <w:rFonts w:cs="Times New Roman"/>
          <w:color w:val="000000" w:themeColor="text1"/>
          <w:lang w:val="es-CO"/>
          <w:rPrChange w:id="1327" w:author="Massiel Nayibe Moreno Ladino" w:date="2025-01-15T12:58:00Z" w16du:dateUtc="2025-01-15T17:58:00Z">
            <w:rPr>
              <w:rStyle w:val="ph"/>
              <w:rFonts w:cs="Times New Roman"/>
              <w:color w:val="000000" w:themeColor="text1"/>
            </w:rPr>
          </w:rPrChange>
        </w:rPr>
        <w:t>21 CFR 1308</w:t>
      </w:r>
      <w:r w:rsidRPr="00931295">
        <w:rPr>
          <w:rFonts w:cs="Times New Roman"/>
          <w:lang w:val="es-CO"/>
          <w:rPrChange w:id="1328" w:author="Massiel Nayibe Moreno Ladino" w:date="2025-01-15T12:58:00Z" w16du:dateUtc="2025-01-15T17:58:00Z">
            <w:rPr>
              <w:rFonts w:cs="Times New Roman"/>
            </w:rPr>
          </w:rPrChange>
        </w:rPr>
        <w:t>).</w:t>
      </w:r>
    </w:p>
    <w:p w14:paraId="35D28A1C" w14:textId="77777777" w:rsidR="00441859" w:rsidRPr="00931295" w:rsidRDefault="00DE7F5C">
      <w:pPr>
        <w:pStyle w:val="Prrafodelista"/>
        <w:numPr>
          <w:ilvl w:val="0"/>
          <w:numId w:val="96"/>
        </w:numPr>
        <w:spacing w:after="200" w:line="360" w:lineRule="auto"/>
        <w:jc w:val="both"/>
        <w:rPr>
          <w:rFonts w:cs="Times New Roman"/>
          <w:lang w:val="es-CO"/>
          <w:rPrChange w:id="1329" w:author="Massiel Nayibe Moreno Ladino" w:date="2025-01-15T12:58:00Z" w16du:dateUtc="2025-01-15T17:58:00Z">
            <w:rPr>
              <w:rFonts w:cs="Times New Roman"/>
            </w:rPr>
          </w:rPrChange>
        </w:rPr>
      </w:pPr>
      <w:r w:rsidRPr="00931295">
        <w:rPr>
          <w:rFonts w:cs="Times New Roman"/>
          <w:lang w:val="es-CO"/>
          <w:rPrChange w:id="1330" w:author="Massiel Nayibe Moreno Ladino" w:date="2025-01-15T12:58:00Z" w16du:dateUtc="2025-01-15T17:58:00Z">
            <w:rPr>
              <w:rFonts w:cs="Times New Roman"/>
            </w:rPr>
          </w:rPrChange>
        </w:rPr>
        <w:t xml:space="preserve">Por </w:t>
      </w:r>
      <w:r w:rsidRPr="00931295">
        <w:rPr>
          <w:rFonts w:cs="Times New Roman"/>
          <w:b/>
          <w:bCs/>
          <w:lang w:val="es-CO"/>
          <w:rPrChange w:id="1331" w:author="Massiel Nayibe Moreno Ladino" w:date="2025-01-15T12:58:00Z" w16du:dateUtc="2025-01-15T17:58:00Z">
            <w:rPr>
              <w:rFonts w:cs="Times New Roman"/>
              <w:b/>
              <w:bCs/>
            </w:rPr>
          </w:rPrChange>
        </w:rPr>
        <w:t xml:space="preserve">"negarse a cooperar" </w:t>
      </w:r>
      <w:r w:rsidRPr="00931295">
        <w:rPr>
          <w:rFonts w:cs="Times New Roman"/>
          <w:lang w:val="es-CO"/>
          <w:rPrChange w:id="1332" w:author="Massiel Nayibe Moreno Ladino" w:date="2025-01-15T12:58:00Z" w16du:dateUtc="2025-01-15T17:58:00Z">
            <w:rPr>
              <w:rFonts w:cs="Times New Roman"/>
            </w:rPr>
          </w:rPrChange>
        </w:rPr>
        <w:t>se entiende obstruir el proceso de recogida o de realización de la prueba; presentar una muestra alterada, adulterada o sustitutiva; no presentarse a una prueba programada; negarse a cumplimentar los formularios de prueba de drogas solicitados; o no proporcionar puntualmente la(s) muestra(s) para la prueba cuando se le indique que lo haga, sin una base médica válida para ello. También se considerará que se han negado a cooperar los empleados que abandonen el lugar de un accidente sin una explicación justificable antes de someterse a las pruebas de drogas y alcohol, y serán automáticamente despedidos.</w:t>
      </w:r>
    </w:p>
    <w:p w14:paraId="69092205" w14:textId="77777777" w:rsidR="00441859" w:rsidRPr="00931295" w:rsidRDefault="00DE7F5C">
      <w:pPr>
        <w:pStyle w:val="Prrafodelista"/>
        <w:numPr>
          <w:ilvl w:val="0"/>
          <w:numId w:val="96"/>
        </w:numPr>
        <w:spacing w:after="200" w:line="360" w:lineRule="auto"/>
        <w:jc w:val="both"/>
        <w:rPr>
          <w:rFonts w:cs="Times New Roman"/>
          <w:lang w:val="es-CO"/>
          <w:rPrChange w:id="1333" w:author="Massiel Nayibe Moreno Ladino" w:date="2025-01-15T12:58:00Z" w16du:dateUtc="2025-01-15T17:58:00Z">
            <w:rPr>
              <w:rFonts w:cs="Times New Roman"/>
            </w:rPr>
          </w:rPrChange>
        </w:rPr>
      </w:pPr>
      <w:r w:rsidRPr="00931295">
        <w:rPr>
          <w:rFonts w:cs="Times New Roman"/>
          <w:b/>
          <w:bCs/>
          <w:lang w:val="es-CO"/>
          <w:rPrChange w:id="1334" w:author="Massiel Nayibe Moreno Ladino" w:date="2025-01-15T12:58:00Z" w16du:dateUtc="2025-01-15T17:58:00Z">
            <w:rPr>
              <w:rFonts w:cs="Times New Roman"/>
              <w:b/>
              <w:bCs/>
            </w:rPr>
          </w:rPrChange>
        </w:rPr>
        <w:t xml:space="preserve">Por "bajo los efectos del alcohol" </w:t>
      </w:r>
      <w:r w:rsidRPr="00931295">
        <w:rPr>
          <w:rFonts w:cs="Times New Roman"/>
          <w:lang w:val="es-CO"/>
          <w:rPrChange w:id="1335" w:author="Massiel Nayibe Moreno Ladino" w:date="2025-01-15T12:58:00Z" w16du:dateUtc="2025-01-15T17:58:00Z">
            <w:rPr>
              <w:rFonts w:cs="Times New Roman"/>
            </w:rPr>
          </w:rPrChange>
        </w:rPr>
        <w:t>se entiende una concentración de alcohol igual o superior a 0,08, o acciones, apariencia, habla u olores corporales que hagan concluir razonablemente a un supervisor que un empleado está impedido debido al consumo de alcohol.</w:t>
      </w:r>
    </w:p>
    <w:p w14:paraId="1E6B0F75" w14:textId="77777777" w:rsidR="00441859" w:rsidRPr="00931295" w:rsidRDefault="00DE7F5C">
      <w:pPr>
        <w:pStyle w:val="Prrafodelista"/>
        <w:numPr>
          <w:ilvl w:val="0"/>
          <w:numId w:val="96"/>
        </w:numPr>
        <w:spacing w:after="200" w:line="360" w:lineRule="auto"/>
        <w:jc w:val="both"/>
        <w:rPr>
          <w:rFonts w:cs="Times New Roman"/>
          <w:lang w:val="es-CO"/>
          <w:rPrChange w:id="1336" w:author="Massiel Nayibe Moreno Ladino" w:date="2025-01-15T12:58:00Z" w16du:dateUtc="2025-01-15T17:58:00Z">
            <w:rPr>
              <w:rFonts w:cs="Times New Roman"/>
            </w:rPr>
          </w:rPrChange>
        </w:rPr>
      </w:pPr>
      <w:r w:rsidRPr="00931295">
        <w:rPr>
          <w:rFonts w:cs="Times New Roman"/>
          <w:b/>
          <w:bCs/>
          <w:lang w:val="es-CO"/>
          <w:rPrChange w:id="1337" w:author="Massiel Nayibe Moreno Ladino" w:date="2025-01-15T12:58:00Z" w16du:dateUtc="2025-01-15T17:58:00Z">
            <w:rPr>
              <w:rFonts w:cs="Times New Roman"/>
              <w:b/>
              <w:bCs/>
            </w:rPr>
          </w:rPrChange>
        </w:rPr>
        <w:t xml:space="preserve">"Bajo los efectos de las drogas" </w:t>
      </w:r>
      <w:r w:rsidRPr="00931295">
        <w:rPr>
          <w:rFonts w:cs="Times New Roman"/>
          <w:lang w:val="es-CO"/>
          <w:rPrChange w:id="1338" w:author="Massiel Nayibe Moreno Ladino" w:date="2025-01-15T12:58:00Z" w16du:dateUtc="2025-01-15T17:58:00Z">
            <w:rPr>
              <w:rFonts w:cs="Times New Roman"/>
            </w:rPr>
          </w:rPrChange>
        </w:rPr>
        <w:t>significa un resultado positivo confirmado en una prueba de consumo de drogas ilegales según esta política. Además, significa el uso indebido de drogas legales (con receta y posiblemente de venta libre) cuando no hay una receta válida de un médico para el uso legal de un medicamento en el curso de un tratamiento médico (los envases deben incluir el nombre del paciente, el nombre de la sustancia, la cantidad/cantidad que se va a tomar y el periodo de autorización).</w:t>
      </w:r>
    </w:p>
    <w:p w14:paraId="0C3CB5BA" w14:textId="77777777" w:rsidR="00441859" w:rsidRPr="00931295" w:rsidRDefault="00DE7F5C">
      <w:pPr>
        <w:pStyle w:val="Ttulo3"/>
        <w:rPr>
          <w:rStyle w:val="Ttulo3Car"/>
          <w:b/>
          <w:bCs/>
          <w:lang w:val="es-CO"/>
          <w:rPrChange w:id="1339" w:author="Massiel Nayibe Moreno Ladino" w:date="2025-01-15T12:58:00Z" w16du:dateUtc="2025-01-15T17:58:00Z">
            <w:rPr>
              <w:rStyle w:val="Ttulo3Car"/>
              <w:b/>
              <w:bCs/>
            </w:rPr>
          </w:rPrChange>
        </w:rPr>
      </w:pPr>
      <w:bookmarkStart w:id="1340" w:name="_Toc182401166"/>
      <w:bookmarkStart w:id="1341" w:name="_Toc185435254"/>
      <w:r w:rsidRPr="00931295">
        <w:rPr>
          <w:rStyle w:val="Ttulo3Car"/>
          <w:b/>
          <w:bCs/>
          <w:lang w:val="es-CO"/>
          <w:rPrChange w:id="1342" w:author="Massiel Nayibe Moreno Ladino" w:date="2025-01-15T12:58:00Z" w16du:dateUtc="2025-01-15T17:58:00Z">
            <w:rPr>
              <w:rStyle w:val="Ttulo3Car"/>
              <w:b/>
              <w:bCs/>
            </w:rPr>
          </w:rPrChange>
        </w:rPr>
        <w:t>7.21.2 Normas de trabajo</w:t>
      </w:r>
      <w:bookmarkEnd w:id="1340"/>
      <w:bookmarkEnd w:id="1341"/>
    </w:p>
    <w:p w14:paraId="10145938" w14:textId="77777777" w:rsidR="00441859" w:rsidRPr="00931295" w:rsidRDefault="00DE7F5C">
      <w:pPr>
        <w:spacing w:line="360" w:lineRule="auto"/>
        <w:jc w:val="both"/>
        <w:rPr>
          <w:rFonts w:cs="Times New Roman"/>
          <w:lang w:val="es-CO"/>
          <w:rPrChange w:id="1343" w:author="Massiel Nayibe Moreno Ladino" w:date="2025-01-15T12:58:00Z" w16du:dateUtc="2025-01-15T17:58:00Z">
            <w:rPr>
              <w:rFonts w:cs="Times New Roman"/>
            </w:rPr>
          </w:rPrChange>
        </w:rPr>
      </w:pPr>
      <w:r w:rsidRPr="00931295">
        <w:rPr>
          <w:rFonts w:cs="Times New Roman"/>
          <w:lang w:val="es-CO"/>
          <w:rPrChange w:id="1344" w:author="Massiel Nayibe Moreno Ladino" w:date="2025-01-15T12:58:00Z" w16du:dateUtc="2025-01-15T17:58:00Z">
            <w:rPr>
              <w:rFonts w:cs="Times New Roman"/>
            </w:rPr>
          </w:rPrChange>
        </w:rPr>
        <w:t xml:space="preserve">Siempre que los empleados estén trabajando, estén operando cualquier vehículo de Partners, estén presentes en las instalaciones de Partners, o estén llevando a cabo trabajo relacionado con la compañía fuera de las instalaciones, tienen prohibido: </w:t>
      </w:r>
    </w:p>
    <w:p w14:paraId="77AF791B" w14:textId="77777777" w:rsidR="00441859" w:rsidRPr="00931295" w:rsidRDefault="00DE7F5C">
      <w:pPr>
        <w:pStyle w:val="Prrafodelista"/>
        <w:numPr>
          <w:ilvl w:val="0"/>
          <w:numId w:val="97"/>
        </w:numPr>
        <w:spacing w:after="200" w:line="360" w:lineRule="auto"/>
        <w:jc w:val="both"/>
        <w:rPr>
          <w:rFonts w:cs="Times New Roman"/>
          <w:lang w:val="es-CO"/>
          <w:rPrChange w:id="1345" w:author="Massiel Nayibe Moreno Ladino" w:date="2025-01-15T12:58:00Z" w16du:dateUtc="2025-01-15T17:58:00Z">
            <w:rPr>
              <w:rFonts w:cs="Times New Roman"/>
            </w:rPr>
          </w:rPrChange>
        </w:rPr>
      </w:pPr>
      <w:r w:rsidRPr="00931295">
        <w:rPr>
          <w:rFonts w:cs="Times New Roman"/>
          <w:lang w:val="es-CO"/>
          <w:rPrChange w:id="1346" w:author="Massiel Nayibe Moreno Ladino" w:date="2025-01-15T12:58:00Z" w16du:dateUtc="2025-01-15T17:58:00Z">
            <w:rPr>
              <w:rFonts w:cs="Times New Roman"/>
            </w:rPr>
          </w:rPrChange>
        </w:rPr>
        <w:t>Consumir, poseer, comprar, vender, fabricar o dispensar una droga ilegal (incluida la posesión de parafernalia de drogas).</w:t>
      </w:r>
    </w:p>
    <w:p w14:paraId="21C5F0C1" w14:textId="77777777" w:rsidR="00441859" w:rsidRPr="00931295" w:rsidRDefault="00DE7F5C">
      <w:pPr>
        <w:pStyle w:val="Prrafodelista"/>
        <w:numPr>
          <w:ilvl w:val="0"/>
          <w:numId w:val="97"/>
        </w:numPr>
        <w:spacing w:after="200" w:line="360" w:lineRule="auto"/>
        <w:jc w:val="both"/>
        <w:rPr>
          <w:rFonts w:cs="Times New Roman"/>
          <w:lang w:val="es-CO"/>
          <w:rPrChange w:id="1347" w:author="Massiel Nayibe Moreno Ladino" w:date="2025-01-15T12:58:00Z" w16du:dateUtc="2025-01-15T17:58:00Z">
            <w:rPr>
              <w:rFonts w:cs="Times New Roman"/>
            </w:rPr>
          </w:rPrChange>
        </w:rPr>
      </w:pPr>
      <w:r w:rsidRPr="00931295">
        <w:rPr>
          <w:rFonts w:cs="Times New Roman"/>
          <w:lang w:val="es-CO"/>
          <w:rPrChange w:id="1348" w:author="Massiel Nayibe Moreno Ladino" w:date="2025-01-15T12:58:00Z" w16du:dateUtc="2025-01-15T17:58:00Z">
            <w:rPr>
              <w:rFonts w:cs="Times New Roman"/>
            </w:rPr>
          </w:rPrChange>
        </w:rPr>
        <w:lastRenderedPageBreak/>
        <w:t>Estar bajo los efectos del alcohol o de una droga ilegal, tal como se define en esta política.</w:t>
      </w:r>
    </w:p>
    <w:p w14:paraId="41B1DDFA" w14:textId="77777777" w:rsidR="00441859" w:rsidRPr="00931295" w:rsidRDefault="00DE7F5C">
      <w:pPr>
        <w:spacing w:line="360" w:lineRule="auto"/>
        <w:jc w:val="both"/>
        <w:rPr>
          <w:rFonts w:cs="Times New Roman"/>
          <w:lang w:val="es-CO"/>
          <w:rPrChange w:id="1349" w:author="Massiel Nayibe Moreno Ladino" w:date="2025-01-15T12:58:00Z" w16du:dateUtc="2025-01-15T17:58:00Z">
            <w:rPr>
              <w:rFonts w:cs="Times New Roman"/>
            </w:rPr>
          </w:rPrChange>
        </w:rPr>
      </w:pPr>
      <w:r w:rsidRPr="00931295">
        <w:rPr>
          <w:rFonts w:cs="Times New Roman"/>
          <w:lang w:val="es-CO"/>
          <w:rPrChange w:id="1350" w:author="Massiel Nayibe Moreno Ladino" w:date="2025-01-15T12:58:00Z" w16du:dateUtc="2025-01-15T17:58:00Z">
            <w:rPr>
              <w:rFonts w:cs="Times New Roman"/>
            </w:rPr>
          </w:rPrChange>
        </w:rPr>
        <w:t>Compañeros reconoce que algunos eventos sociales relacionados con el trabajo pueden servir alcohol con el permiso de un puesto de Director o superior. Se espera que todos los miembros del equipo se comporten de forma responsable en dichos eventos.</w:t>
      </w:r>
    </w:p>
    <w:p w14:paraId="71D51F67" w14:textId="77777777" w:rsidR="00615053" w:rsidRPr="00931295" w:rsidRDefault="00615053" w:rsidP="00615053">
      <w:pPr>
        <w:spacing w:line="360" w:lineRule="auto"/>
        <w:jc w:val="both"/>
        <w:rPr>
          <w:rFonts w:cs="Times New Roman"/>
          <w:lang w:val="es-CO"/>
          <w:rPrChange w:id="1351" w:author="Massiel Nayibe Moreno Ladino" w:date="2025-01-15T12:58:00Z" w16du:dateUtc="2025-01-15T17:58:00Z">
            <w:rPr>
              <w:rFonts w:cs="Times New Roman"/>
            </w:rPr>
          </w:rPrChange>
        </w:rPr>
      </w:pPr>
    </w:p>
    <w:p w14:paraId="5F9D8CB2" w14:textId="77777777" w:rsidR="00441859" w:rsidRPr="00931295" w:rsidRDefault="00DE7F5C">
      <w:pPr>
        <w:spacing w:line="360" w:lineRule="auto"/>
        <w:jc w:val="both"/>
        <w:rPr>
          <w:rFonts w:cs="Times New Roman"/>
          <w:lang w:val="es-CO"/>
          <w:rPrChange w:id="1352" w:author="Massiel Nayibe Moreno Ladino" w:date="2025-01-15T12:58:00Z" w16du:dateUtc="2025-01-15T17:58:00Z">
            <w:rPr>
              <w:rFonts w:cs="Times New Roman"/>
            </w:rPr>
          </w:rPrChange>
        </w:rPr>
      </w:pPr>
      <w:r w:rsidRPr="00931295">
        <w:rPr>
          <w:rFonts w:cs="Times New Roman"/>
          <w:lang w:val="es-CO"/>
          <w:rPrChange w:id="1353" w:author="Massiel Nayibe Moreno Ladino" w:date="2025-01-15T12:58:00Z" w16du:dateUtc="2025-01-15T17:58:00Z">
            <w:rPr>
              <w:rFonts w:cs="Times New Roman"/>
            </w:rPr>
          </w:rPrChange>
        </w:rPr>
        <w:t>Partners tampoco permitirá que los empleados desempeñen sus funciones mientras estén tomando medicamentos prescritos que estén afectando negativamente a su capacidad para desempeñar sus funciones laborales de forma segura y eficaz. Los empleados que tomen un medicamento recetado deben llevarlo en un recipiente etiquetado por un farmacéutico autorizado o estar preparados para presentar el recipiente si se les solicita.</w:t>
      </w:r>
    </w:p>
    <w:p w14:paraId="03A48CB0" w14:textId="77777777" w:rsidR="00615053" w:rsidRPr="00931295" w:rsidRDefault="00615053" w:rsidP="00615053">
      <w:pPr>
        <w:spacing w:line="360" w:lineRule="auto"/>
        <w:jc w:val="both"/>
        <w:rPr>
          <w:rFonts w:cs="Times New Roman"/>
          <w:lang w:val="es-CO"/>
          <w:rPrChange w:id="1354" w:author="Massiel Nayibe Moreno Ladino" w:date="2025-01-15T12:58:00Z" w16du:dateUtc="2025-01-15T17:58:00Z">
            <w:rPr>
              <w:rFonts w:cs="Times New Roman"/>
            </w:rPr>
          </w:rPrChange>
        </w:rPr>
      </w:pPr>
    </w:p>
    <w:p w14:paraId="3A2B7071" w14:textId="77777777" w:rsidR="00441859" w:rsidRPr="00931295" w:rsidRDefault="00DE7F5C">
      <w:pPr>
        <w:spacing w:line="360" w:lineRule="auto"/>
        <w:jc w:val="both"/>
        <w:rPr>
          <w:rFonts w:cs="Times New Roman"/>
          <w:lang w:val="es-CO"/>
          <w:rPrChange w:id="1355" w:author="Massiel Nayibe Moreno Ladino" w:date="2025-01-15T12:58:00Z" w16du:dateUtc="2025-01-15T17:58:00Z">
            <w:rPr>
              <w:rFonts w:cs="Times New Roman"/>
            </w:rPr>
          </w:rPrChange>
        </w:rPr>
      </w:pPr>
      <w:r w:rsidRPr="00931295">
        <w:rPr>
          <w:rFonts w:cs="Times New Roman"/>
          <w:lang w:val="es-CO"/>
          <w:rPrChange w:id="1356" w:author="Massiel Nayibe Moreno Ladino" w:date="2025-01-15T12:58:00Z" w16du:dateUtc="2025-01-15T17:58:00Z">
            <w:rPr>
              <w:rFonts w:cs="Times New Roman"/>
            </w:rPr>
          </w:rPrChange>
        </w:rPr>
        <w:t>Cualquier droga ilegal o parafernalia de drogas puede ser entregada a una agencia de aplicación de la ley apropiada y puede dar lugar a un proceso penal.</w:t>
      </w:r>
    </w:p>
    <w:p w14:paraId="2F85687B" w14:textId="77777777" w:rsidR="00441859" w:rsidRPr="00931295" w:rsidRDefault="00DE7F5C">
      <w:pPr>
        <w:pStyle w:val="Ttulo3"/>
        <w:rPr>
          <w:rStyle w:val="Ttulo3Car"/>
          <w:b/>
          <w:bCs/>
          <w:lang w:val="es-CO"/>
          <w:rPrChange w:id="1357" w:author="Massiel Nayibe Moreno Ladino" w:date="2025-01-15T12:58:00Z" w16du:dateUtc="2025-01-15T17:58:00Z">
            <w:rPr>
              <w:rStyle w:val="Ttulo3Car"/>
              <w:b/>
              <w:bCs/>
            </w:rPr>
          </w:rPrChange>
        </w:rPr>
      </w:pPr>
      <w:bookmarkStart w:id="1358" w:name="_Toc182401167"/>
      <w:bookmarkStart w:id="1359" w:name="_Toc185435255"/>
      <w:r w:rsidRPr="00931295">
        <w:rPr>
          <w:rStyle w:val="Ttulo3Car"/>
          <w:b/>
          <w:bCs/>
          <w:lang w:val="es-CO"/>
          <w:rPrChange w:id="1360" w:author="Massiel Nayibe Moreno Ladino" w:date="2025-01-15T12:58:00Z" w16du:dateUtc="2025-01-15T17:58:00Z">
            <w:rPr>
              <w:rStyle w:val="Ttulo3Car"/>
              <w:b/>
              <w:bCs/>
            </w:rPr>
          </w:rPrChange>
        </w:rPr>
        <w:t xml:space="preserve">7.21.3 Apoyo a los empleados </w:t>
      </w:r>
      <w:bookmarkEnd w:id="1358"/>
      <w:bookmarkEnd w:id="1359"/>
    </w:p>
    <w:p w14:paraId="2C0610D3" w14:textId="77777777" w:rsidR="00441859" w:rsidRPr="00931295" w:rsidRDefault="00DE7F5C">
      <w:pPr>
        <w:spacing w:line="360" w:lineRule="auto"/>
        <w:jc w:val="both"/>
        <w:rPr>
          <w:rFonts w:cs="Times New Roman"/>
          <w:lang w:val="es-CO"/>
          <w:rPrChange w:id="1361" w:author="Massiel Nayibe Moreno Ladino" w:date="2025-01-15T12:58:00Z" w16du:dateUtc="2025-01-15T17:58:00Z">
            <w:rPr>
              <w:rFonts w:cs="Times New Roman"/>
            </w:rPr>
          </w:rPrChange>
        </w:rPr>
      </w:pPr>
      <w:r w:rsidRPr="00931295">
        <w:rPr>
          <w:rFonts w:cs="Times New Roman"/>
          <w:lang w:val="es-CO"/>
          <w:rPrChange w:id="1362" w:author="Massiel Nayibe Moreno Ladino" w:date="2025-01-15T12:58:00Z" w16du:dateUtc="2025-01-15T17:58:00Z">
            <w:rPr>
              <w:rFonts w:cs="Times New Roman"/>
            </w:rPr>
          </w:rPrChange>
        </w:rPr>
        <w:t>Partners asistirá y apoyará a los empleados que voluntariamente busquen ayuda para la adicción a las drogas o al alcohol antes de ser objeto de medidas disciplinarias o despido en virtud de ésta u otras políticas de Partners. A dichos empleados se les permitirá utilizar el tiempo libre remunerado acumulado, se les concederán permisos de ausencia, se les remitirá a proveedores de tratamiento y se les facilitará cualquier otro tipo de ayuda que exija la ley. Sin embargo, los empleados serán responsables del coste de dicho tratamiento. Se podrá exigir a los empleados que documenten que están siguiendo con éxito el tratamiento prescrito y que se sometan y superen pruebas de seguimiento si ocupan puestos de trabajo sensibles desde el punto de vista de la seguridad o que requieran conducir, o si han infringido esta política anteriormente. Una vez que se haya iniciado una prueba de drogas en virtud de esta política, el empleado habrá perdido la oportunidad de que se le conceda una excedencia para el tratamiento, y se enfrentará a una posible disciplina, hasta e incluyendo el despido.</w:t>
      </w:r>
    </w:p>
    <w:p w14:paraId="631AF6FE" w14:textId="77777777" w:rsidR="00615053" w:rsidRPr="00931295" w:rsidRDefault="00615053" w:rsidP="00615053">
      <w:pPr>
        <w:spacing w:line="360" w:lineRule="auto"/>
        <w:jc w:val="both"/>
        <w:rPr>
          <w:rFonts w:cs="Times New Roman"/>
          <w:lang w:val="es-CO"/>
          <w:rPrChange w:id="1363" w:author="Massiel Nayibe Moreno Ladino" w:date="2025-01-15T12:58:00Z" w16du:dateUtc="2025-01-15T17:58:00Z">
            <w:rPr>
              <w:rFonts w:cs="Times New Roman"/>
            </w:rPr>
          </w:rPrChange>
        </w:rPr>
      </w:pPr>
    </w:p>
    <w:p w14:paraId="7FC035D5" w14:textId="77777777" w:rsidR="00441859" w:rsidRPr="00931295" w:rsidRDefault="00DE7F5C">
      <w:pPr>
        <w:spacing w:line="360" w:lineRule="auto"/>
        <w:jc w:val="both"/>
        <w:rPr>
          <w:rFonts w:cs="Times New Roman"/>
          <w:lang w:val="es-CO"/>
          <w:rPrChange w:id="1364" w:author="Massiel Nayibe Moreno Ladino" w:date="2025-01-15T12:58:00Z" w16du:dateUtc="2025-01-15T17:58:00Z">
            <w:rPr>
              <w:rFonts w:cs="Times New Roman"/>
            </w:rPr>
          </w:rPrChange>
        </w:rPr>
      </w:pPr>
      <w:r w:rsidRPr="00931295">
        <w:rPr>
          <w:rFonts w:cs="Times New Roman"/>
          <w:lang w:val="es-CO"/>
          <w:rPrChange w:id="1365" w:author="Massiel Nayibe Moreno Ladino" w:date="2025-01-15T12:58:00Z" w16du:dateUtc="2025-01-15T17:58:00Z">
            <w:rPr>
              <w:rFonts w:cs="Times New Roman"/>
            </w:rPr>
          </w:rPrChange>
        </w:rPr>
        <w:t xml:space="preserve">Los empleados deben presentarse al trabajo en buen estado físico y libres de cualquier efecto adverso de drogas ilegales o alcohol. Esta política no prohíbe a los empleados el uso legal y la </w:t>
      </w:r>
      <w:r w:rsidRPr="00931295">
        <w:rPr>
          <w:rFonts w:cs="Times New Roman"/>
          <w:lang w:val="es-CO"/>
          <w:rPrChange w:id="1366" w:author="Massiel Nayibe Moreno Ladino" w:date="2025-01-15T12:58:00Z" w16du:dateUtc="2025-01-15T17:58:00Z">
            <w:rPr>
              <w:rFonts w:cs="Times New Roman"/>
            </w:rPr>
          </w:rPrChange>
        </w:rPr>
        <w:lastRenderedPageBreak/>
        <w:t xml:space="preserve">posesión de medicamentos prescritos. Sin embargo, los empleados deben consultar a sus médicos sobre el efecto de los medicamentos en su aptitud para el trabajo y su capacidad para trabajar de forma segura, y deben comunicar inmediatamente cualquier restricción laboral a su supervisor. </w:t>
      </w:r>
    </w:p>
    <w:p w14:paraId="0BDE1BA7" w14:textId="77777777" w:rsidR="00441859" w:rsidRPr="00931295" w:rsidRDefault="00DE7F5C">
      <w:pPr>
        <w:pStyle w:val="Ttulo3"/>
        <w:rPr>
          <w:rFonts w:asciiTheme="majorHAnsi" w:hAnsiTheme="majorHAnsi"/>
          <w:lang w:val="es-CO"/>
          <w:rPrChange w:id="1367" w:author="Massiel Nayibe Moreno Ladino" w:date="2025-01-15T12:58:00Z" w16du:dateUtc="2025-01-15T17:58:00Z">
            <w:rPr>
              <w:rFonts w:asciiTheme="majorHAnsi" w:hAnsiTheme="majorHAnsi"/>
            </w:rPr>
          </w:rPrChange>
        </w:rPr>
      </w:pPr>
      <w:bookmarkStart w:id="1368" w:name="_Toc182401168"/>
      <w:bookmarkStart w:id="1369" w:name="_Toc185435256"/>
      <w:r w:rsidRPr="00931295">
        <w:rPr>
          <w:rStyle w:val="Ttulo3Car"/>
          <w:b/>
          <w:bCs/>
          <w:lang w:val="es-CO"/>
          <w:rPrChange w:id="1370" w:author="Massiel Nayibe Moreno Ladino" w:date="2025-01-15T12:58:00Z" w16du:dateUtc="2025-01-15T17:58:00Z">
            <w:rPr>
              <w:rStyle w:val="Ttulo3Car"/>
              <w:b/>
              <w:bCs/>
            </w:rPr>
          </w:rPrChange>
        </w:rPr>
        <w:t xml:space="preserve">7.21.4 Control de drogas </w:t>
      </w:r>
      <w:bookmarkEnd w:id="1368"/>
      <w:bookmarkEnd w:id="1369"/>
    </w:p>
    <w:p w14:paraId="62D77F1A" w14:textId="77777777" w:rsidR="00441859" w:rsidRDefault="00DE7F5C">
      <w:pPr>
        <w:spacing w:line="360" w:lineRule="auto"/>
        <w:jc w:val="both"/>
        <w:rPr>
          <w:rFonts w:cs="Times New Roman"/>
        </w:rPr>
      </w:pPr>
      <w:r w:rsidRPr="00931295">
        <w:rPr>
          <w:rFonts w:cs="Times New Roman"/>
          <w:lang w:val="es-CO"/>
          <w:rPrChange w:id="1371" w:author="Massiel Nayibe Moreno Ladino" w:date="2025-01-15T12:58:00Z" w16du:dateUtc="2025-01-15T17:58:00Z">
            <w:rPr>
              <w:rFonts w:cs="Times New Roman"/>
            </w:rPr>
          </w:rPrChange>
        </w:rPr>
        <w:t xml:space="preserve">Los empleados están sujetos a pruebas basadas en, pero no limitadas a, observaciones de aparente uso, posesión o deterioro en el lugar de trabajo por parte de al menos dos miembros de la dirección, RR.HH. o el </w:t>
      </w:r>
      <w:r w:rsidR="00455CE4" w:rsidRPr="00931295">
        <w:rPr>
          <w:rFonts w:cs="Times New Roman"/>
          <w:lang w:val="es-CO"/>
          <w:rPrChange w:id="1372" w:author="Massiel Nayibe Moreno Ladino" w:date="2025-01-15T12:58:00Z" w16du:dateUtc="2025-01-15T17:58:00Z">
            <w:rPr>
              <w:rFonts w:cs="Times New Roman"/>
            </w:rPr>
          </w:rPrChange>
        </w:rPr>
        <w:t xml:space="preserve">DP </w:t>
      </w:r>
      <w:r w:rsidRPr="00931295">
        <w:rPr>
          <w:rFonts w:cs="Times New Roman"/>
          <w:lang w:val="es-CO"/>
          <w:rPrChange w:id="1373" w:author="Massiel Nayibe Moreno Ladino" w:date="2025-01-15T12:58:00Z" w16du:dateUtc="2025-01-15T17:58:00Z">
            <w:rPr>
              <w:rFonts w:cs="Times New Roman"/>
            </w:rPr>
          </w:rPrChange>
        </w:rPr>
        <w:t xml:space="preserve">que ponga fin a un empleado para que se someta a las pruebas. La dirección debe utilizar las observaciones indicadas a continuación para determinar si existe una sospecha razonable de que un empleado se encuentra bajo los efectos de drogas ilegales o alcohol. </w:t>
      </w:r>
      <w:r w:rsidRPr="005332F6">
        <w:rPr>
          <w:rFonts w:cs="Times New Roman"/>
        </w:rPr>
        <w:t>Los ejemplos incluyen:</w:t>
      </w:r>
    </w:p>
    <w:p w14:paraId="0033F372" w14:textId="77777777" w:rsidR="00441859" w:rsidRPr="00963ED8" w:rsidRDefault="00DE7F5C">
      <w:pPr>
        <w:pStyle w:val="Prrafodelista"/>
        <w:numPr>
          <w:ilvl w:val="0"/>
          <w:numId w:val="98"/>
        </w:numPr>
        <w:spacing w:after="200" w:line="360" w:lineRule="auto"/>
        <w:jc w:val="both"/>
        <w:rPr>
          <w:rFonts w:cs="Times New Roman"/>
          <w:lang w:val="es-CO"/>
          <w:rPrChange w:id="1374" w:author="Massiel Nayibe Moreno Ladino" w:date="2025-01-15T12:58:00Z" w16du:dateUtc="2025-01-15T17:58:00Z">
            <w:rPr>
              <w:rFonts w:cs="Times New Roman"/>
            </w:rPr>
          </w:rPrChange>
        </w:rPr>
      </w:pPr>
      <w:r w:rsidRPr="00963ED8">
        <w:rPr>
          <w:rFonts w:cs="Times New Roman"/>
          <w:lang w:val="es-CO"/>
          <w:rPrChange w:id="1375" w:author="Massiel Nayibe Moreno Ladino" w:date="2025-01-15T12:58:00Z" w16du:dateUtc="2025-01-15T17:58:00Z">
            <w:rPr>
              <w:rFonts w:cs="Times New Roman"/>
            </w:rPr>
          </w:rPrChange>
        </w:rPr>
        <w:t>Olores (olor a alcohol, olor corporal u orina)</w:t>
      </w:r>
    </w:p>
    <w:p w14:paraId="640F1E93" w14:textId="77777777" w:rsidR="00441859" w:rsidRDefault="00DE7F5C">
      <w:pPr>
        <w:pStyle w:val="Prrafodelista"/>
        <w:numPr>
          <w:ilvl w:val="0"/>
          <w:numId w:val="98"/>
        </w:numPr>
        <w:spacing w:after="200" w:line="360" w:lineRule="auto"/>
        <w:jc w:val="both"/>
        <w:rPr>
          <w:rFonts w:cs="Times New Roman"/>
        </w:rPr>
      </w:pPr>
      <w:r w:rsidRPr="005332F6">
        <w:rPr>
          <w:rFonts w:cs="Times New Roman"/>
        </w:rPr>
        <w:t>Movimientos (inestable, inquieto, mareado)</w:t>
      </w:r>
    </w:p>
    <w:p w14:paraId="3314D628" w14:textId="77777777" w:rsidR="00441859" w:rsidRPr="00963ED8" w:rsidRDefault="00DE7F5C">
      <w:pPr>
        <w:pStyle w:val="Prrafodelista"/>
        <w:numPr>
          <w:ilvl w:val="0"/>
          <w:numId w:val="98"/>
        </w:numPr>
        <w:spacing w:after="200" w:line="360" w:lineRule="auto"/>
        <w:jc w:val="both"/>
        <w:rPr>
          <w:rFonts w:cs="Times New Roman"/>
          <w:lang w:val="es-CO"/>
          <w:rPrChange w:id="1376" w:author="Massiel Nayibe Moreno Ladino" w:date="2025-01-15T12:58:00Z" w16du:dateUtc="2025-01-15T17:58:00Z">
            <w:rPr>
              <w:rFonts w:cs="Times New Roman"/>
            </w:rPr>
          </w:rPrChange>
        </w:rPr>
      </w:pPr>
      <w:r w:rsidRPr="00963ED8">
        <w:rPr>
          <w:rFonts w:cs="Times New Roman"/>
          <w:lang w:val="es-CO"/>
          <w:rPrChange w:id="1377" w:author="Massiel Nayibe Moreno Ladino" w:date="2025-01-15T12:58:00Z" w16du:dateUtc="2025-01-15T17:58:00Z">
            <w:rPr>
              <w:rFonts w:cs="Times New Roman"/>
            </w:rPr>
          </w:rPrChange>
        </w:rPr>
        <w:t>Ojos (ojos dilatados, contraídos o llorosos, o movimientos involuntarios de los ojos).</w:t>
      </w:r>
    </w:p>
    <w:p w14:paraId="41687BD9" w14:textId="77777777" w:rsidR="00441859" w:rsidRPr="00963ED8" w:rsidRDefault="00DE7F5C">
      <w:pPr>
        <w:pStyle w:val="Prrafodelista"/>
        <w:numPr>
          <w:ilvl w:val="0"/>
          <w:numId w:val="98"/>
        </w:numPr>
        <w:spacing w:after="200" w:line="360" w:lineRule="auto"/>
        <w:jc w:val="both"/>
        <w:rPr>
          <w:rFonts w:cs="Times New Roman"/>
          <w:lang w:val="es-CO"/>
          <w:rPrChange w:id="1378" w:author="Massiel Nayibe Moreno Ladino" w:date="2025-01-15T12:58:00Z" w16du:dateUtc="2025-01-15T17:58:00Z">
            <w:rPr>
              <w:rFonts w:cs="Times New Roman"/>
            </w:rPr>
          </w:rPrChange>
        </w:rPr>
      </w:pPr>
      <w:r w:rsidRPr="00963ED8">
        <w:rPr>
          <w:rFonts w:cs="Times New Roman"/>
          <w:lang w:val="es-CO"/>
          <w:rPrChange w:id="1379" w:author="Massiel Nayibe Moreno Ladino" w:date="2025-01-15T12:58:00Z" w16du:dateUtc="2025-01-15T17:58:00Z">
            <w:rPr>
              <w:rFonts w:cs="Times New Roman"/>
            </w:rPr>
          </w:rPrChange>
        </w:rPr>
        <w:t>Cara (enrojecida, sudorosa, confusa o inexpresiva)</w:t>
      </w:r>
    </w:p>
    <w:p w14:paraId="6063F9F7" w14:textId="77777777" w:rsidR="00441859" w:rsidRPr="00963ED8" w:rsidRDefault="00DE7F5C">
      <w:pPr>
        <w:pStyle w:val="Prrafodelista"/>
        <w:numPr>
          <w:ilvl w:val="0"/>
          <w:numId w:val="98"/>
        </w:numPr>
        <w:spacing w:after="200" w:line="360" w:lineRule="auto"/>
        <w:jc w:val="both"/>
        <w:rPr>
          <w:rFonts w:cs="Times New Roman"/>
          <w:lang w:val="es-CO"/>
          <w:rPrChange w:id="1380" w:author="Massiel Nayibe Moreno Ladino" w:date="2025-01-15T12:58:00Z" w16du:dateUtc="2025-01-15T17:58:00Z">
            <w:rPr>
              <w:rFonts w:cs="Times New Roman"/>
            </w:rPr>
          </w:rPrChange>
        </w:rPr>
      </w:pPr>
      <w:r w:rsidRPr="00963ED8">
        <w:rPr>
          <w:rFonts w:cs="Times New Roman"/>
          <w:lang w:val="es-CO"/>
          <w:rPrChange w:id="1381" w:author="Massiel Nayibe Moreno Ladino" w:date="2025-01-15T12:58:00Z" w16du:dateUtc="2025-01-15T17:58:00Z">
            <w:rPr>
              <w:rFonts w:cs="Times New Roman"/>
            </w:rPr>
          </w:rPrChange>
        </w:rPr>
        <w:t>Habla (arrastrada, lenta, distraída a mitad de pensamiento, incapacidad para verbalizar pensamientos).</w:t>
      </w:r>
    </w:p>
    <w:p w14:paraId="7679532A" w14:textId="77777777" w:rsidR="00441859" w:rsidRPr="00963ED8" w:rsidRDefault="00DE7F5C">
      <w:pPr>
        <w:pStyle w:val="Prrafodelista"/>
        <w:numPr>
          <w:ilvl w:val="0"/>
          <w:numId w:val="98"/>
        </w:numPr>
        <w:spacing w:after="200" w:line="360" w:lineRule="auto"/>
        <w:jc w:val="both"/>
        <w:rPr>
          <w:rFonts w:cs="Times New Roman"/>
          <w:lang w:val="es-CO"/>
          <w:rPrChange w:id="1382" w:author="Massiel Nayibe Moreno Ladino" w:date="2025-01-15T12:58:00Z" w16du:dateUtc="2025-01-15T17:58:00Z">
            <w:rPr>
              <w:rFonts w:cs="Times New Roman"/>
            </w:rPr>
          </w:rPrChange>
        </w:rPr>
      </w:pPr>
      <w:r w:rsidRPr="00963ED8">
        <w:rPr>
          <w:rFonts w:cs="Times New Roman"/>
          <w:lang w:val="es-CO"/>
          <w:rPrChange w:id="1383" w:author="Massiel Nayibe Moreno Ladino" w:date="2025-01-15T12:58:00Z" w16du:dateUtc="2025-01-15T17:58:00Z">
            <w:rPr>
              <w:rFonts w:cs="Times New Roman"/>
            </w:rPr>
          </w:rPrChange>
        </w:rPr>
        <w:t>Emociones (discutidor, agitado, irritable, somnoliento)</w:t>
      </w:r>
    </w:p>
    <w:p w14:paraId="27787BAE" w14:textId="77777777" w:rsidR="00441859" w:rsidRDefault="00DE7F5C">
      <w:pPr>
        <w:pStyle w:val="Prrafodelista"/>
        <w:numPr>
          <w:ilvl w:val="0"/>
          <w:numId w:val="98"/>
        </w:numPr>
        <w:spacing w:after="200" w:line="360" w:lineRule="auto"/>
        <w:jc w:val="both"/>
        <w:rPr>
          <w:rFonts w:cs="Times New Roman"/>
        </w:rPr>
      </w:pPr>
      <w:r w:rsidRPr="005332F6">
        <w:rPr>
          <w:rFonts w:cs="Times New Roman"/>
        </w:rPr>
        <w:t>Acciones (bostezos, espasmos)</w:t>
      </w:r>
    </w:p>
    <w:p w14:paraId="542D7AC8" w14:textId="77777777" w:rsidR="00441859" w:rsidRPr="00963ED8" w:rsidRDefault="00DE7F5C">
      <w:pPr>
        <w:pStyle w:val="Prrafodelista"/>
        <w:numPr>
          <w:ilvl w:val="0"/>
          <w:numId w:val="98"/>
        </w:numPr>
        <w:spacing w:after="200" w:line="360" w:lineRule="auto"/>
        <w:jc w:val="both"/>
        <w:rPr>
          <w:rFonts w:cs="Times New Roman"/>
          <w:lang w:val="es-CO"/>
          <w:rPrChange w:id="1384" w:author="Massiel Nayibe Moreno Ladino" w:date="2025-01-15T12:59:00Z" w16du:dateUtc="2025-01-15T17:59:00Z">
            <w:rPr>
              <w:rFonts w:cs="Times New Roman"/>
            </w:rPr>
          </w:rPrChange>
        </w:rPr>
      </w:pPr>
      <w:r w:rsidRPr="00963ED8">
        <w:rPr>
          <w:rFonts w:cs="Times New Roman"/>
          <w:lang w:val="es-CO"/>
          <w:rPrChange w:id="1385" w:author="Massiel Nayibe Moreno Ladino" w:date="2025-01-15T12:59:00Z" w16du:dateUtc="2025-01-15T17:59:00Z">
            <w:rPr>
              <w:rFonts w:cs="Times New Roman"/>
            </w:rPr>
          </w:rPrChange>
        </w:rPr>
        <w:t>Inacciones (dormido, inconsciente, no reacciona a las preguntas)</w:t>
      </w:r>
    </w:p>
    <w:p w14:paraId="6FCC29D0" w14:textId="77777777" w:rsidR="00441859" w:rsidRPr="00963ED8" w:rsidRDefault="00DE7F5C">
      <w:pPr>
        <w:pStyle w:val="Prrafodelista"/>
        <w:numPr>
          <w:ilvl w:val="0"/>
          <w:numId w:val="98"/>
        </w:numPr>
        <w:spacing w:after="200" w:line="360" w:lineRule="auto"/>
        <w:jc w:val="both"/>
        <w:rPr>
          <w:rFonts w:cs="Times New Roman"/>
          <w:lang w:val="es-CO"/>
          <w:rPrChange w:id="1386" w:author="Massiel Nayibe Moreno Ladino" w:date="2025-01-15T12:59:00Z" w16du:dateUtc="2025-01-15T17:59:00Z">
            <w:rPr>
              <w:rFonts w:cs="Times New Roman"/>
            </w:rPr>
          </w:rPrChange>
        </w:rPr>
      </w:pPr>
      <w:r w:rsidRPr="00963ED8">
        <w:rPr>
          <w:rFonts w:cs="Times New Roman"/>
          <w:lang w:val="es-CO"/>
          <w:rPrChange w:id="1387" w:author="Massiel Nayibe Moreno Ladino" w:date="2025-01-15T12:59:00Z" w16du:dateUtc="2025-01-15T17:59:00Z">
            <w:rPr>
              <w:rFonts w:cs="Times New Roman"/>
            </w:rPr>
          </w:rPrChange>
        </w:rPr>
        <w:t>Cuando los empleados provoquen o contribuyan a provocar accidentes que dañen gravemente un vehículo, maquinaria, equipo o propiedad de Partners o que provoquen una lesión a sí mismos o a otro empleado que requiera atención médica fuera de la empresa.</w:t>
      </w:r>
    </w:p>
    <w:p w14:paraId="066D04A1" w14:textId="77777777" w:rsidR="00441859" w:rsidRPr="00963ED8" w:rsidRDefault="00DE7F5C">
      <w:pPr>
        <w:spacing w:line="360" w:lineRule="auto"/>
        <w:jc w:val="both"/>
        <w:rPr>
          <w:rFonts w:cs="Times New Roman"/>
          <w:lang w:val="es-CO"/>
          <w:rPrChange w:id="1388" w:author="Massiel Nayibe Moreno Ladino" w:date="2025-01-15T12:59:00Z" w16du:dateUtc="2025-01-15T17:59:00Z">
            <w:rPr>
              <w:rFonts w:cs="Times New Roman"/>
            </w:rPr>
          </w:rPrChange>
        </w:rPr>
      </w:pPr>
      <w:r w:rsidRPr="00963ED8">
        <w:rPr>
          <w:rFonts w:cs="Times New Roman"/>
          <w:lang w:val="es-CO"/>
          <w:rPrChange w:id="1389" w:author="Massiel Nayibe Moreno Ladino" w:date="2025-01-15T12:59:00Z" w16du:dateUtc="2025-01-15T17:59:00Z">
            <w:rPr>
              <w:rFonts w:cs="Times New Roman"/>
            </w:rPr>
          </w:rPrChange>
        </w:rPr>
        <w:t>Cuando se justifique la realización de una prueba por sospecha razonable, tanto la dirección como RR.HH. se reunirán con el empleado para explicarle las observaciones y el requisito de someterse a una prueba de drogas y/o alcohol en un plazo de dos horas. La negativa del empleado se considerará un resultado positivo en la prueba de drogas y dará lugar al despido inmediato.*</w:t>
      </w:r>
    </w:p>
    <w:p w14:paraId="26A347E6" w14:textId="77777777" w:rsidR="00615053" w:rsidRPr="00963ED8" w:rsidRDefault="00615053" w:rsidP="00615053">
      <w:pPr>
        <w:spacing w:line="360" w:lineRule="auto"/>
        <w:jc w:val="both"/>
        <w:rPr>
          <w:rFonts w:cs="Times New Roman"/>
          <w:lang w:val="es-CO"/>
          <w:rPrChange w:id="1390" w:author="Massiel Nayibe Moreno Ladino" w:date="2025-01-15T12:59:00Z" w16du:dateUtc="2025-01-15T17:59:00Z">
            <w:rPr>
              <w:rFonts w:cs="Times New Roman"/>
            </w:rPr>
          </w:rPrChange>
        </w:rPr>
      </w:pPr>
    </w:p>
    <w:p w14:paraId="1F5755E7" w14:textId="77777777" w:rsidR="00441859" w:rsidRPr="00963ED8" w:rsidRDefault="00DE7F5C">
      <w:pPr>
        <w:spacing w:line="360" w:lineRule="auto"/>
        <w:jc w:val="both"/>
        <w:rPr>
          <w:rFonts w:cs="Times New Roman"/>
          <w:lang w:val="es-CO"/>
          <w:rPrChange w:id="1391" w:author="Massiel Nayibe Moreno Ladino" w:date="2025-01-15T12:59:00Z" w16du:dateUtc="2025-01-15T17:59:00Z">
            <w:rPr>
              <w:rFonts w:cs="Times New Roman"/>
            </w:rPr>
          </w:rPrChange>
        </w:rPr>
      </w:pPr>
      <w:r w:rsidRPr="00963ED8">
        <w:rPr>
          <w:rFonts w:cs="Times New Roman"/>
          <w:lang w:val="es-CO"/>
          <w:rPrChange w:id="1392" w:author="Massiel Nayibe Moreno Ladino" w:date="2025-01-15T12:59:00Z" w16du:dateUtc="2025-01-15T17:59:00Z">
            <w:rPr>
              <w:rFonts w:cs="Times New Roman"/>
            </w:rPr>
          </w:rPrChange>
        </w:rPr>
        <w:lastRenderedPageBreak/>
        <w:t xml:space="preserve">Los empleados sometidos a pruebas de alcoholemia serán trasladados a un centro designado por Partners y se les pedirá que proporcionen muestras de aliento. Las muestras de aliento serán analizadas por técnicos capacitados que utilizarán dispositivos de prueba de alcohol en el aliento aprobados por el gobierno federal capaces de producir resultados impresos que identifiquen al empleado. </w:t>
      </w:r>
    </w:p>
    <w:p w14:paraId="5A49935F" w14:textId="77777777" w:rsidR="00615053" w:rsidRPr="00963ED8" w:rsidRDefault="00615053" w:rsidP="00615053">
      <w:pPr>
        <w:spacing w:line="360" w:lineRule="auto"/>
        <w:jc w:val="both"/>
        <w:rPr>
          <w:rFonts w:cs="Times New Roman"/>
          <w:lang w:val="es-CO"/>
          <w:rPrChange w:id="1393" w:author="Massiel Nayibe Moreno Ladino" w:date="2025-01-15T12:59:00Z" w16du:dateUtc="2025-01-15T17:59:00Z">
            <w:rPr>
              <w:rFonts w:cs="Times New Roman"/>
            </w:rPr>
          </w:rPrChange>
        </w:rPr>
      </w:pPr>
    </w:p>
    <w:p w14:paraId="74874858" w14:textId="77777777" w:rsidR="00441859" w:rsidRPr="00963ED8" w:rsidRDefault="00DE7F5C">
      <w:pPr>
        <w:spacing w:line="360" w:lineRule="auto"/>
        <w:jc w:val="both"/>
        <w:rPr>
          <w:rFonts w:cs="Times New Roman"/>
          <w:lang w:val="es-CO"/>
          <w:rPrChange w:id="1394" w:author="Massiel Nayibe Moreno Ladino" w:date="2025-01-15T12:59:00Z" w16du:dateUtc="2025-01-15T17:59:00Z">
            <w:rPr>
              <w:rFonts w:cs="Times New Roman"/>
            </w:rPr>
          </w:rPrChange>
        </w:rPr>
      </w:pPr>
      <w:r w:rsidRPr="00963ED8">
        <w:rPr>
          <w:rFonts w:cs="Times New Roman"/>
          <w:lang w:val="es-CO"/>
          <w:rPrChange w:id="1395" w:author="Massiel Nayibe Moreno Ladino" w:date="2025-01-15T12:59:00Z" w16du:dateUtc="2025-01-15T17:59:00Z">
            <w:rPr>
              <w:rFonts w:cs="Times New Roman"/>
            </w:rPr>
          </w:rPrChange>
        </w:rPr>
        <w:t>Los solicitantes y empleados sujetos a pruebas de drogas serán transportados a un centro de pruebas designado por Partners y se les indicará que proporcionen especímenes de orina. Los solicitantes y empleados pueden entregar las muestras en privado a menos que parezca que están entregando muestras alteradas, adulteradas o sustitutas. Las muestras recogidas se enviarán a un laboratorio con certificación federal y se someterán a pruebas de detección de drogas ilegales. El laboratorio transmitirá todos los resultados de las pruebas de alcohol y drogas a Recursos Humanos.</w:t>
      </w:r>
    </w:p>
    <w:p w14:paraId="5FFBA3C4" w14:textId="77777777" w:rsidR="00615053" w:rsidRPr="00963ED8" w:rsidRDefault="00615053" w:rsidP="00615053">
      <w:pPr>
        <w:spacing w:line="360" w:lineRule="auto"/>
        <w:jc w:val="both"/>
        <w:rPr>
          <w:rFonts w:cs="Times New Roman"/>
          <w:lang w:val="es-CO"/>
          <w:rPrChange w:id="1396" w:author="Massiel Nayibe Moreno Ladino" w:date="2025-01-15T12:59:00Z" w16du:dateUtc="2025-01-15T17:59:00Z">
            <w:rPr>
              <w:rFonts w:cs="Times New Roman"/>
            </w:rPr>
          </w:rPrChange>
        </w:rPr>
      </w:pPr>
    </w:p>
    <w:p w14:paraId="04EF587A" w14:textId="77777777" w:rsidR="00441859" w:rsidRPr="00963ED8" w:rsidRDefault="00DE7F5C">
      <w:pPr>
        <w:spacing w:line="360" w:lineRule="auto"/>
        <w:jc w:val="both"/>
        <w:rPr>
          <w:rFonts w:cs="Times New Roman"/>
          <w:lang w:val="es-CO"/>
          <w:rPrChange w:id="1397" w:author="Massiel Nayibe Moreno Ladino" w:date="2025-01-15T12:59:00Z" w16du:dateUtc="2025-01-15T17:59:00Z">
            <w:rPr>
              <w:rFonts w:cs="Times New Roman"/>
            </w:rPr>
          </w:rPrChange>
        </w:rPr>
      </w:pPr>
      <w:r w:rsidRPr="00963ED8">
        <w:rPr>
          <w:rFonts w:cs="Times New Roman"/>
          <w:lang w:val="es-CO"/>
          <w:rPrChange w:id="1398" w:author="Massiel Nayibe Moreno Ladino" w:date="2025-01-15T12:59:00Z" w16du:dateUtc="2025-01-15T17:59:00Z">
            <w:rPr>
              <w:rFonts w:cs="Times New Roman"/>
            </w:rPr>
          </w:rPrChange>
        </w:rPr>
        <w:t>*Bajo ninguna circunstancia se permitirá que el empleado conduzca él mismo hasta el centro de pruebas. Un miembro de la dirección debe transportar al empleado u organizar un taxi y organizar el transporte del empleado a casa.</w:t>
      </w:r>
    </w:p>
    <w:p w14:paraId="6D21E136" w14:textId="77777777" w:rsidR="00441859" w:rsidRPr="00963ED8" w:rsidRDefault="00DE7F5C">
      <w:pPr>
        <w:pStyle w:val="Ttulo3"/>
        <w:rPr>
          <w:rStyle w:val="Ttulo3Car"/>
          <w:b/>
          <w:bCs/>
          <w:lang w:val="es-CO"/>
          <w:rPrChange w:id="1399" w:author="Massiel Nayibe Moreno Ladino" w:date="2025-01-15T12:59:00Z" w16du:dateUtc="2025-01-15T17:59:00Z">
            <w:rPr>
              <w:rStyle w:val="Ttulo3Car"/>
              <w:b/>
              <w:bCs/>
            </w:rPr>
          </w:rPrChange>
        </w:rPr>
      </w:pPr>
      <w:bookmarkStart w:id="1400" w:name="_Toc182401169"/>
      <w:bookmarkStart w:id="1401" w:name="_Toc185435257"/>
      <w:r w:rsidRPr="00963ED8">
        <w:rPr>
          <w:rStyle w:val="Ttulo3Car"/>
          <w:b/>
          <w:bCs/>
          <w:lang w:val="es-CO"/>
          <w:rPrChange w:id="1402" w:author="Massiel Nayibe Moreno Ladino" w:date="2025-01-15T12:59:00Z" w16du:dateUtc="2025-01-15T17:59:00Z">
            <w:rPr>
              <w:rStyle w:val="Ttulo3Car"/>
              <w:b/>
              <w:bCs/>
            </w:rPr>
          </w:rPrChange>
        </w:rPr>
        <w:t>7.21.5 Consecuencias</w:t>
      </w:r>
      <w:bookmarkEnd w:id="1400"/>
      <w:bookmarkEnd w:id="1401"/>
    </w:p>
    <w:p w14:paraId="47C9CADB" w14:textId="77777777" w:rsidR="00441859" w:rsidRPr="00963ED8" w:rsidRDefault="00DE7F5C">
      <w:pPr>
        <w:spacing w:line="360" w:lineRule="auto"/>
        <w:jc w:val="both"/>
        <w:rPr>
          <w:rFonts w:cs="Times New Roman"/>
          <w:lang w:val="es-CO"/>
          <w:rPrChange w:id="1403" w:author="Massiel Nayibe Moreno Ladino" w:date="2025-01-15T12:59:00Z" w16du:dateUtc="2025-01-15T17:59:00Z">
            <w:rPr>
              <w:rFonts w:cs="Times New Roman"/>
            </w:rPr>
          </w:rPrChange>
        </w:rPr>
      </w:pPr>
      <w:r w:rsidRPr="00963ED8">
        <w:rPr>
          <w:rFonts w:cs="Times New Roman"/>
          <w:lang w:val="es-CO"/>
          <w:rPrChange w:id="1404" w:author="Massiel Nayibe Moreno Ladino" w:date="2025-01-15T12:59:00Z" w16du:dateUtc="2025-01-15T17:59:00Z">
            <w:rPr>
              <w:rFonts w:cs="Times New Roman"/>
            </w:rPr>
          </w:rPrChange>
        </w:rPr>
        <w:t>Los empleados que se nieguen a cooperar en las pruebas requeridas o que usen, posean, compren, vendan, fabriquen o dispensen una droga ilegal infringiendo esta política serán despedidos. Los empleados que den positivo en las pruebas, o que infrinjan de cualquier otro modo esta política, estarán sujetos a medidas disciplinarias, incluido el despido. Dependiendo de las circunstancias, el historial/registro de trabajo del empleado y cualquier requerimiento de la ley estatal, Compañeros puede ofrecer a un empleado que viole esta política o dé positivo la oportunidad de regresar a trabajar en una última oportunidad de acuerdo a términos mutuamente convenidos, que podrían incluir pruebas de drogas de seguimiento en los tiempos y frecuencias determinados por Compañeros.</w:t>
      </w:r>
    </w:p>
    <w:p w14:paraId="34076125" w14:textId="77777777" w:rsidR="00615053" w:rsidRPr="00963ED8" w:rsidRDefault="00615053" w:rsidP="00615053">
      <w:pPr>
        <w:spacing w:line="360" w:lineRule="auto"/>
        <w:jc w:val="both"/>
        <w:rPr>
          <w:rFonts w:cs="Times New Roman"/>
          <w:lang w:val="es-CO"/>
          <w:rPrChange w:id="1405" w:author="Massiel Nayibe Moreno Ladino" w:date="2025-01-15T12:59:00Z" w16du:dateUtc="2025-01-15T17:59:00Z">
            <w:rPr>
              <w:rFonts w:cs="Times New Roman"/>
            </w:rPr>
          </w:rPrChange>
        </w:rPr>
      </w:pPr>
    </w:p>
    <w:p w14:paraId="2377FF50" w14:textId="77777777" w:rsidR="00441859" w:rsidRPr="00963ED8" w:rsidRDefault="00DE7F5C">
      <w:pPr>
        <w:spacing w:line="360" w:lineRule="auto"/>
        <w:jc w:val="both"/>
        <w:rPr>
          <w:rFonts w:cs="Times New Roman"/>
          <w:lang w:val="es-CO"/>
          <w:rPrChange w:id="1406" w:author="Massiel Nayibe Moreno Ladino" w:date="2025-01-15T12:59:00Z" w16du:dateUtc="2025-01-15T17:59:00Z">
            <w:rPr>
              <w:rFonts w:cs="Times New Roman"/>
            </w:rPr>
          </w:rPrChange>
        </w:rPr>
      </w:pPr>
      <w:r w:rsidRPr="00963ED8">
        <w:rPr>
          <w:rFonts w:cs="Times New Roman"/>
          <w:lang w:val="es-CO"/>
          <w:rPrChange w:id="1407" w:author="Massiel Nayibe Moreno Ladino" w:date="2025-01-15T12:59:00Z" w16du:dateUtc="2025-01-15T17:59:00Z">
            <w:rPr>
              <w:rFonts w:cs="Times New Roman"/>
            </w:rPr>
          </w:rPrChange>
        </w:rPr>
        <w:lastRenderedPageBreak/>
        <w:t>Se pagará a los empleados por el tiempo empleado en las pruebas de alcohol o drogas y luego se les suspenderá a la espera de los resultados de la prueba de drogas o alcohol. Una vez recibidos los resultados de la prueba, se programará una fecha y hora para discutir los resultados de la prueba con el supervisor del empleado y RRHH. Si los resultados son negativos, el empleado percibirá los salarios atrasados correspondientes a los tiempos/días de suspensión.</w:t>
      </w:r>
    </w:p>
    <w:p w14:paraId="4D8A6C0A" w14:textId="77777777" w:rsidR="00441859" w:rsidRPr="00963ED8" w:rsidRDefault="00DE7F5C">
      <w:pPr>
        <w:pStyle w:val="Ttulo3"/>
        <w:rPr>
          <w:rStyle w:val="Ttulo3Car"/>
          <w:b/>
          <w:bCs/>
          <w:lang w:val="es-CO"/>
          <w:rPrChange w:id="1408" w:author="Massiel Nayibe Moreno Ladino" w:date="2025-01-15T12:59:00Z" w16du:dateUtc="2025-01-15T17:59:00Z">
            <w:rPr>
              <w:rStyle w:val="Ttulo3Car"/>
              <w:b/>
              <w:bCs/>
            </w:rPr>
          </w:rPrChange>
        </w:rPr>
      </w:pPr>
      <w:bookmarkStart w:id="1409" w:name="_Toc182401170"/>
      <w:bookmarkStart w:id="1410" w:name="_Toc185435258"/>
      <w:r w:rsidRPr="00963ED8">
        <w:rPr>
          <w:rStyle w:val="Ttulo3Car"/>
          <w:b/>
          <w:bCs/>
          <w:lang w:val="es-CO"/>
          <w:rPrChange w:id="1411" w:author="Massiel Nayibe Moreno Ladino" w:date="2025-01-15T12:59:00Z" w16du:dateUtc="2025-01-15T17:59:00Z">
            <w:rPr>
              <w:rStyle w:val="Ttulo3Car"/>
              <w:b/>
              <w:bCs/>
            </w:rPr>
          </w:rPrChange>
        </w:rPr>
        <w:t>7.21.6 Confidencialidad</w:t>
      </w:r>
      <w:bookmarkEnd w:id="1409"/>
      <w:bookmarkEnd w:id="1410"/>
    </w:p>
    <w:p w14:paraId="525F9C84" w14:textId="77777777" w:rsidR="00441859" w:rsidRPr="00963ED8" w:rsidRDefault="00DE7F5C">
      <w:pPr>
        <w:spacing w:line="360" w:lineRule="auto"/>
        <w:jc w:val="both"/>
        <w:rPr>
          <w:rFonts w:cs="Times New Roman"/>
          <w:lang w:val="es-CO"/>
          <w:rPrChange w:id="1412" w:author="Massiel Nayibe Moreno Ladino" w:date="2025-01-15T12:59:00Z" w16du:dateUtc="2025-01-15T17:59:00Z">
            <w:rPr>
              <w:rFonts w:cs="Times New Roman"/>
            </w:rPr>
          </w:rPrChange>
        </w:rPr>
      </w:pPr>
      <w:r w:rsidRPr="00963ED8">
        <w:rPr>
          <w:rFonts w:cs="Times New Roman"/>
          <w:lang w:val="es-CO"/>
          <w:rPrChange w:id="1413" w:author="Massiel Nayibe Moreno Ladino" w:date="2025-01-15T12:59:00Z" w16du:dateUtc="2025-01-15T17:59:00Z">
            <w:rPr>
              <w:rFonts w:cs="Times New Roman"/>
            </w:rPr>
          </w:rPrChange>
        </w:rPr>
        <w:t>La información y los registros relativos a los resultados positivos de las pruebas, las drogodependencias y el alcoholismo, y las explicaciones médicas legítimas facilitadas a RR.HH. se mantendrán confidenciales en la medida exigida por la ley y se conservarán en archivos seguros separados de los archivos normales del personal. Dichos registros e información podrán divulgarse entre directivos y supervisores en función de la necesidad de conocimiento y también podrán divulgarse cuando sean relevantes para una queja, denuncia, reclamación u otro procedimiento legal iniciado por o en nombre de un empleado o solicitante.</w:t>
      </w:r>
    </w:p>
    <w:p w14:paraId="39044879" w14:textId="77777777" w:rsidR="00441859" w:rsidRPr="00963ED8" w:rsidRDefault="00DE7F5C">
      <w:pPr>
        <w:pStyle w:val="Ttulo3"/>
        <w:rPr>
          <w:rStyle w:val="Ttulo3Car"/>
          <w:b/>
          <w:bCs/>
          <w:lang w:val="es-CO"/>
          <w:rPrChange w:id="1414" w:author="Massiel Nayibe Moreno Ladino" w:date="2025-01-15T12:59:00Z" w16du:dateUtc="2025-01-15T17:59:00Z">
            <w:rPr>
              <w:rStyle w:val="Ttulo3Car"/>
              <w:b/>
              <w:bCs/>
            </w:rPr>
          </w:rPrChange>
        </w:rPr>
      </w:pPr>
      <w:bookmarkStart w:id="1415" w:name="_Toc182401171"/>
      <w:bookmarkStart w:id="1416" w:name="_Toc185435259"/>
      <w:r w:rsidRPr="00963ED8">
        <w:rPr>
          <w:rStyle w:val="Ttulo3Car"/>
          <w:b/>
          <w:bCs/>
          <w:lang w:val="es-CO"/>
          <w:rPrChange w:id="1417" w:author="Massiel Nayibe Moreno Ladino" w:date="2025-01-15T12:59:00Z" w16du:dateUtc="2025-01-15T17:59:00Z">
            <w:rPr>
              <w:rStyle w:val="Ttulo3Car"/>
              <w:b/>
              <w:bCs/>
            </w:rPr>
          </w:rPrChange>
        </w:rPr>
        <w:t>7.21.7 Inspecciones</w:t>
      </w:r>
      <w:bookmarkEnd w:id="1415"/>
      <w:bookmarkEnd w:id="1416"/>
    </w:p>
    <w:p w14:paraId="745D1F99" w14:textId="77777777" w:rsidR="00441859" w:rsidRPr="00963ED8" w:rsidRDefault="00DE7F5C">
      <w:pPr>
        <w:spacing w:line="360" w:lineRule="auto"/>
        <w:jc w:val="both"/>
        <w:rPr>
          <w:rStyle w:val="Ttulo3Car"/>
          <w:lang w:val="es-CO"/>
          <w:rPrChange w:id="1418" w:author="Massiel Nayibe Moreno Ladino" w:date="2025-01-15T12:59:00Z" w16du:dateUtc="2025-01-15T17:59:00Z">
            <w:rPr>
              <w:rStyle w:val="Ttulo3Car"/>
              <w:b w:val="0"/>
              <w:bCs w:val="0"/>
            </w:rPr>
          </w:rPrChange>
        </w:rPr>
      </w:pPr>
      <w:r w:rsidRPr="00963ED8">
        <w:rPr>
          <w:rFonts w:cs="Times New Roman"/>
          <w:lang w:val="es-CO"/>
          <w:rPrChange w:id="1419" w:author="Massiel Nayibe Moreno Ladino" w:date="2025-01-15T12:59:00Z" w16du:dateUtc="2025-01-15T17:59:00Z">
            <w:rPr>
              <w:rFonts w:eastAsiaTheme="majorEastAsia" w:cs="Times New Roman"/>
              <w:b/>
              <w:bCs/>
              <w:color w:val="E66800"/>
              <w:sz w:val="28"/>
            </w:rPr>
          </w:rPrChange>
        </w:rPr>
        <w:t>Partners se reserva el derecho de inspeccionar todas las partes de sus instalaciones en busca de drogas, alcohol u otro contrabando; los empleados afectados pueden tener representación sindical involucrada en este proceso. Se podrá solicitar a todos los empleados, empleados contratados y visitantes que cooperen en las inspecciones de sus personas, áreas de trabajo y propiedades que pudieran ocultar drogas, alcohol u otro contrabando. Los empleados que posean dicho contrabando o se nieguen a cooperar en dichas inspecciones estarán sujetos a las medidas disciplinarias pertinentes, que pueden llegar hasta el despido.</w:t>
      </w:r>
    </w:p>
    <w:p w14:paraId="33922206" w14:textId="77777777" w:rsidR="00441859" w:rsidRPr="00963ED8" w:rsidRDefault="00DE7F5C">
      <w:pPr>
        <w:pStyle w:val="Ttulo3"/>
        <w:rPr>
          <w:rStyle w:val="Ttulo3Car"/>
          <w:b/>
          <w:bCs/>
          <w:lang w:val="es-CO"/>
          <w:rPrChange w:id="1420" w:author="Massiel Nayibe Moreno Ladino" w:date="2025-01-15T12:59:00Z" w16du:dateUtc="2025-01-15T17:59:00Z">
            <w:rPr>
              <w:rStyle w:val="Ttulo3Car"/>
              <w:b/>
              <w:bCs/>
            </w:rPr>
          </w:rPrChange>
        </w:rPr>
      </w:pPr>
      <w:bookmarkStart w:id="1421" w:name="_Toc182401172"/>
      <w:bookmarkStart w:id="1422" w:name="_Toc185435260"/>
      <w:r w:rsidRPr="00963ED8">
        <w:rPr>
          <w:rStyle w:val="Ttulo3Car"/>
          <w:b/>
          <w:bCs/>
          <w:lang w:val="es-CO"/>
          <w:rPrChange w:id="1423" w:author="Massiel Nayibe Moreno Ladino" w:date="2025-01-15T12:59:00Z" w16du:dateUtc="2025-01-15T17:59:00Z">
            <w:rPr>
              <w:rStyle w:val="Ttulo3Car"/>
              <w:b/>
              <w:bCs/>
            </w:rPr>
          </w:rPrChange>
        </w:rPr>
        <w:t>7.21.8 Delitos relacionados con las drogas</w:t>
      </w:r>
      <w:bookmarkEnd w:id="1421"/>
      <w:bookmarkEnd w:id="1422"/>
    </w:p>
    <w:p w14:paraId="08301A52" w14:textId="77777777" w:rsidR="00441859" w:rsidRPr="00963ED8" w:rsidRDefault="00DE7F5C">
      <w:pPr>
        <w:spacing w:line="360" w:lineRule="auto"/>
        <w:jc w:val="both"/>
        <w:rPr>
          <w:rFonts w:cs="Times New Roman"/>
          <w:lang w:val="es-CO"/>
          <w:rPrChange w:id="1424" w:author="Massiel Nayibe Moreno Ladino" w:date="2025-01-15T12:59:00Z" w16du:dateUtc="2025-01-15T17:59:00Z">
            <w:rPr>
              <w:rFonts w:cs="Times New Roman"/>
            </w:rPr>
          </w:rPrChange>
        </w:rPr>
      </w:pPr>
      <w:r w:rsidRPr="00963ED8">
        <w:rPr>
          <w:rFonts w:cs="Times New Roman"/>
          <w:lang w:val="es-CO"/>
          <w:rPrChange w:id="1425" w:author="Massiel Nayibe Moreno Ladino" w:date="2025-01-15T12:59:00Z" w16du:dateUtc="2025-01-15T17:59:00Z">
            <w:rPr>
              <w:rFonts w:cs="Times New Roman"/>
            </w:rPr>
          </w:rPrChange>
        </w:rPr>
        <w:t xml:space="preserve">Partners no desea entrometerse en la vida privada de sus empleados, pero reconoce que la participación de los empleados fuera del trabajo con las drogas y el alcohol puede tener un impacto en el lugar de trabajo. Por lo tanto, Partners se reserva el derecho de tomar las medidas disciplinarias apropiadas por el uso, venta o distribución de drogas fuera de las instalaciones de la empresa. Todos los empleados que sean condenados, se declaren culpables o sean sentenciados por un delito relacionado con una droga ilegal deben informar de la condena, declaración o sentencia a Recursos Humanos en un plazo de cinco (5) días. El incumplimiento de esta obligación </w:t>
      </w:r>
      <w:r w:rsidRPr="00963ED8">
        <w:rPr>
          <w:rFonts w:cs="Times New Roman"/>
          <w:lang w:val="es-CO"/>
          <w:rPrChange w:id="1426" w:author="Massiel Nayibe Moreno Ladino" w:date="2025-01-15T12:59:00Z" w16du:dateUtc="2025-01-15T17:59:00Z">
            <w:rPr>
              <w:rFonts w:cs="Times New Roman"/>
            </w:rPr>
          </w:rPrChange>
        </w:rPr>
        <w:lastRenderedPageBreak/>
        <w:t>puede dar lugar al despido. La notificación de delitos relacionados con drogas puede dar lugar a la suspensión sin sueldo para permitir a la dirección revisar la naturaleza de los cargos y el historial del empleado con Partners.</w:t>
      </w:r>
    </w:p>
    <w:p w14:paraId="582B1970" w14:textId="77777777" w:rsidR="00615053" w:rsidRPr="00963ED8" w:rsidRDefault="00615053" w:rsidP="00615053">
      <w:pPr>
        <w:spacing w:line="360" w:lineRule="auto"/>
        <w:jc w:val="both"/>
        <w:rPr>
          <w:rFonts w:cs="Times New Roman"/>
          <w:lang w:val="es-CO"/>
          <w:rPrChange w:id="1427" w:author="Massiel Nayibe Moreno Ladino" w:date="2025-01-15T12:59:00Z" w16du:dateUtc="2025-01-15T17:59:00Z">
            <w:rPr>
              <w:rFonts w:cs="Times New Roman"/>
            </w:rPr>
          </w:rPrChange>
        </w:rPr>
      </w:pPr>
    </w:p>
    <w:p w14:paraId="386E82F9" w14:textId="77777777" w:rsidR="00441859" w:rsidRPr="00963ED8" w:rsidRDefault="00DE7F5C">
      <w:pPr>
        <w:tabs>
          <w:tab w:val="left" w:pos="960"/>
        </w:tabs>
        <w:spacing w:after="120" w:line="360" w:lineRule="auto"/>
        <w:ind w:right="-20"/>
        <w:jc w:val="both"/>
        <w:rPr>
          <w:rFonts w:cs="Times New Roman"/>
          <w:lang w:val="es-CO"/>
          <w:rPrChange w:id="1428" w:author="Massiel Nayibe Moreno Ladino" w:date="2025-01-15T12:59:00Z" w16du:dateUtc="2025-01-15T17:59:00Z">
            <w:rPr>
              <w:rFonts w:cs="Times New Roman"/>
            </w:rPr>
          </w:rPrChange>
        </w:rPr>
      </w:pPr>
      <w:r w:rsidRPr="00963ED8">
        <w:rPr>
          <w:rFonts w:cs="Times New Roman"/>
          <w:lang w:val="es-CO"/>
          <w:rPrChange w:id="1429" w:author="Massiel Nayibe Moreno Ladino" w:date="2025-01-15T12:59:00Z" w16du:dateUtc="2025-01-15T17:59:00Z">
            <w:rPr>
              <w:rFonts w:cs="Times New Roman"/>
            </w:rPr>
          </w:rPrChange>
        </w:rPr>
        <w:t>Partners se compromete desde hace tiempo a proporcionar un entorno de trabajo seguro, productivo y orientado a la calidad. El uso indebido de alcohol y drogas supone una amenaza para la salud y la seguridad de los empleados de Partners y para la seguridad de los equipos e instalaciones de la empresa. Por estas razones, Partners se compromete a eliminar el uso y abuso de drogas y alcohol en el lugar de trabajo.</w:t>
      </w:r>
    </w:p>
    <w:p w14:paraId="02A3535E" w14:textId="77777777" w:rsidR="00441859" w:rsidRPr="00963ED8" w:rsidRDefault="00DE7F5C">
      <w:pPr>
        <w:pStyle w:val="Ttulo2"/>
        <w:numPr>
          <w:ilvl w:val="1"/>
          <w:numId w:val="82"/>
        </w:numPr>
        <w:rPr>
          <w:lang w:val="es-CO"/>
          <w:rPrChange w:id="1430" w:author="Massiel Nayibe Moreno Ladino" w:date="2025-01-15T12:59:00Z" w16du:dateUtc="2025-01-15T17:59:00Z">
            <w:rPr/>
          </w:rPrChange>
        </w:rPr>
      </w:pPr>
      <w:bookmarkStart w:id="1431" w:name="_Toc185165653"/>
      <w:bookmarkStart w:id="1432" w:name="_Toc185341226"/>
      <w:bookmarkStart w:id="1433" w:name="_Toc185341584"/>
      <w:bookmarkStart w:id="1434" w:name="_Toc185419633"/>
      <w:bookmarkStart w:id="1435" w:name="_Toc185419999"/>
      <w:bookmarkStart w:id="1436" w:name="_Toc185420365"/>
      <w:bookmarkStart w:id="1437" w:name="_Toc185420731"/>
      <w:bookmarkStart w:id="1438" w:name="_Toc185435261"/>
      <w:bookmarkStart w:id="1439" w:name="_Toc185165654"/>
      <w:bookmarkStart w:id="1440" w:name="_Toc185341227"/>
      <w:bookmarkStart w:id="1441" w:name="_Toc185341585"/>
      <w:bookmarkStart w:id="1442" w:name="_Toc185419634"/>
      <w:bookmarkStart w:id="1443" w:name="_Toc185420000"/>
      <w:bookmarkStart w:id="1444" w:name="_Toc185420366"/>
      <w:bookmarkStart w:id="1445" w:name="_Toc185420732"/>
      <w:bookmarkStart w:id="1446" w:name="_Toc185435262"/>
      <w:bookmarkStart w:id="1447" w:name="_Toc29250486"/>
      <w:bookmarkStart w:id="1448" w:name="_Toc185435263"/>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r w:rsidRPr="00963ED8">
        <w:rPr>
          <w:lang w:val="es-CO"/>
          <w:rPrChange w:id="1449" w:author="Massiel Nayibe Moreno Ladino" w:date="2025-01-15T12:59:00Z" w16du:dateUtc="2025-01-15T17:59:00Z">
            <w:rPr/>
          </w:rPrChange>
        </w:rPr>
        <w:t xml:space="preserve">Lugar de trabajo sin humo </w:t>
      </w:r>
      <w:r w:rsidR="001E1C67" w:rsidRPr="00963ED8">
        <w:rPr>
          <w:lang w:val="es-CO"/>
          <w:rPrChange w:id="1450" w:author="Massiel Nayibe Moreno Ladino" w:date="2025-01-15T12:59:00Z" w16du:dateUtc="2025-01-15T17:59:00Z">
            <w:rPr/>
          </w:rPrChange>
        </w:rPr>
        <w:t xml:space="preserve">ni </w:t>
      </w:r>
      <w:r w:rsidR="00FB134B" w:rsidRPr="00963ED8">
        <w:rPr>
          <w:lang w:val="es-CO"/>
          <w:rPrChange w:id="1451" w:author="Massiel Nayibe Moreno Ladino" w:date="2025-01-15T12:59:00Z" w16du:dateUtc="2025-01-15T17:59:00Z">
            <w:rPr/>
          </w:rPrChange>
        </w:rPr>
        <w:t>vapor</w:t>
      </w:r>
      <w:bookmarkEnd w:id="1447"/>
      <w:r w:rsidR="00FB134B" w:rsidRPr="00963ED8">
        <w:rPr>
          <w:lang w:val="es-CO"/>
          <w:rPrChange w:id="1452" w:author="Massiel Nayibe Moreno Ladino" w:date="2025-01-15T12:59:00Z" w16du:dateUtc="2025-01-15T17:59:00Z">
            <w:rPr/>
          </w:rPrChange>
        </w:rPr>
        <w:t xml:space="preserve"> Política</w:t>
      </w:r>
      <w:bookmarkEnd w:id="1448"/>
    </w:p>
    <w:p w14:paraId="4EC1E682" w14:textId="77777777" w:rsidR="00441859" w:rsidRPr="00963ED8" w:rsidRDefault="00DE7F5C">
      <w:pPr>
        <w:tabs>
          <w:tab w:val="left" w:pos="960"/>
        </w:tabs>
        <w:spacing w:after="120" w:line="360" w:lineRule="auto"/>
        <w:ind w:right="-20"/>
        <w:jc w:val="both"/>
        <w:rPr>
          <w:lang w:val="es-CO"/>
          <w:rPrChange w:id="1453" w:author="Massiel Nayibe Moreno Ladino" w:date="2025-01-15T12:59:00Z" w16du:dateUtc="2025-01-15T17:59:00Z">
            <w:rPr/>
          </w:rPrChange>
        </w:rPr>
      </w:pPr>
      <w:r w:rsidRPr="00963ED8">
        <w:rPr>
          <w:lang w:val="es-CO"/>
          <w:rPrChange w:id="1454" w:author="Massiel Nayibe Moreno Ladino" w:date="2025-01-15T12:59:00Z" w16du:dateUtc="2025-01-15T17:59:00Z">
            <w:rPr/>
          </w:rPrChange>
        </w:rPr>
        <w:t xml:space="preserve">Es política de Partners Colombia prohibir fumar en todas las instalaciones de Partners Colombia con el fin de proporcionar y mantener un ambiente de trabajo seguro y saludable para todos los empleados. Fumar se define como el "acto de encender, fumar o portar un cigarro encendido o humeante, cigarrillo o pipa de cualquier tipo". </w:t>
      </w:r>
      <w:r w:rsidR="004A455D" w:rsidRPr="00963ED8">
        <w:rPr>
          <w:lang w:val="es-CO"/>
          <w:rPrChange w:id="1455" w:author="Massiel Nayibe Moreno Ladino" w:date="2025-01-15T12:59:00Z" w16du:dateUtc="2025-01-15T17:59:00Z">
            <w:rPr/>
          </w:rPrChange>
        </w:rPr>
        <w:t>Vaping se refiere al uso de sistemas electrónicos de suministro de nicotina o dispositivos electrónicos para fumar, como los e-cigarrillos, las e-pipas, los e-hookahs y los e-cigarros.</w:t>
      </w:r>
    </w:p>
    <w:p w14:paraId="7FB4ED41" w14:textId="77777777" w:rsidR="00441859" w:rsidRPr="00963ED8" w:rsidRDefault="00DE7F5C">
      <w:pPr>
        <w:tabs>
          <w:tab w:val="left" w:pos="960"/>
        </w:tabs>
        <w:spacing w:after="120" w:line="360" w:lineRule="auto"/>
        <w:ind w:right="-20"/>
        <w:jc w:val="both"/>
        <w:rPr>
          <w:lang w:val="es-CO"/>
          <w:rPrChange w:id="1456" w:author="Massiel Nayibe Moreno Ladino" w:date="2025-01-15T12:59:00Z" w16du:dateUtc="2025-01-15T17:59:00Z">
            <w:rPr/>
          </w:rPrChange>
        </w:rPr>
      </w:pPr>
      <w:r w:rsidRPr="00963ED8">
        <w:rPr>
          <w:lang w:val="es-CO"/>
          <w:rPrChange w:id="1457" w:author="Massiel Nayibe Moreno Ladino" w:date="2025-01-15T12:59:00Z" w16du:dateUtc="2025-01-15T17:59:00Z">
            <w:rPr/>
          </w:rPrChange>
        </w:rPr>
        <w:t xml:space="preserve">La política de lugares de trabajo sin humo se aplica de </w:t>
      </w:r>
      <w:r w:rsidR="004A455D" w:rsidRPr="00963ED8">
        <w:rPr>
          <w:lang w:val="es-CO"/>
          <w:rPrChange w:id="1458" w:author="Massiel Nayibe Moreno Ladino" w:date="2025-01-15T12:59:00Z" w16du:dateUtc="2025-01-15T17:59:00Z">
            <w:rPr/>
          </w:rPrChange>
        </w:rPr>
        <w:t>la siguiente manera</w:t>
      </w:r>
      <w:r w:rsidRPr="00963ED8">
        <w:rPr>
          <w:lang w:val="es-CO"/>
          <w:rPrChange w:id="1459" w:author="Massiel Nayibe Moreno Ladino" w:date="2025-01-15T12:59:00Z" w16du:dateUtc="2025-01-15T17:59:00Z">
            <w:rPr/>
          </w:rPrChange>
        </w:rPr>
        <w:t xml:space="preserve">: </w:t>
      </w:r>
    </w:p>
    <w:p w14:paraId="5AFEDA43" w14:textId="77777777" w:rsidR="00441859" w:rsidRPr="00963ED8" w:rsidRDefault="00DE7F5C">
      <w:pPr>
        <w:pStyle w:val="Prrafodelista"/>
        <w:numPr>
          <w:ilvl w:val="0"/>
          <w:numId w:val="39"/>
        </w:numPr>
        <w:tabs>
          <w:tab w:val="left" w:pos="960"/>
        </w:tabs>
        <w:spacing w:after="120" w:line="360" w:lineRule="auto"/>
        <w:ind w:right="-20"/>
        <w:jc w:val="both"/>
        <w:rPr>
          <w:rFonts w:cs="Times New Roman"/>
          <w:lang w:val="es-CO"/>
          <w:rPrChange w:id="1460" w:author="Massiel Nayibe Moreno Ladino" w:date="2025-01-15T12:59:00Z" w16du:dateUtc="2025-01-15T17:59:00Z">
            <w:rPr>
              <w:rFonts w:cs="Times New Roman"/>
            </w:rPr>
          </w:rPrChange>
        </w:rPr>
      </w:pPr>
      <w:r w:rsidRPr="00963ED8">
        <w:rPr>
          <w:rFonts w:cs="Times New Roman"/>
          <w:lang w:val="es-CO"/>
          <w:rPrChange w:id="1461" w:author="Massiel Nayibe Moreno Ladino" w:date="2025-01-15T12:59:00Z" w16du:dateUtc="2025-01-15T17:59:00Z">
            <w:rPr>
              <w:rFonts w:cs="Times New Roman"/>
            </w:rPr>
          </w:rPrChange>
        </w:rPr>
        <w:t xml:space="preserve">Está estrictamente prohibido fumar y vaporizar en las instalaciones de Partners, incluidas las zonas interiores y exteriores (excepto donde esté designado), los aparcamientos, los vehículos propiedad de la empresa o alquilados, y todas las conferencias y reuniones externas patrocinadas por la empresa. </w:t>
      </w:r>
    </w:p>
    <w:p w14:paraId="7E081BB8" w14:textId="77777777" w:rsidR="00441859" w:rsidRPr="00963ED8" w:rsidRDefault="00DE7F5C">
      <w:pPr>
        <w:pStyle w:val="Prrafodelista"/>
        <w:numPr>
          <w:ilvl w:val="0"/>
          <w:numId w:val="39"/>
        </w:numPr>
        <w:tabs>
          <w:tab w:val="left" w:pos="960"/>
        </w:tabs>
        <w:spacing w:after="120" w:line="360" w:lineRule="auto"/>
        <w:ind w:right="-20"/>
        <w:jc w:val="both"/>
        <w:rPr>
          <w:rFonts w:cs="Times New Roman"/>
          <w:lang w:val="es-CO"/>
          <w:rPrChange w:id="1462" w:author="Massiel Nayibe Moreno Ladino" w:date="2025-01-15T12:59:00Z" w16du:dateUtc="2025-01-15T17:59:00Z">
            <w:rPr>
              <w:rFonts w:cs="Times New Roman"/>
            </w:rPr>
          </w:rPrChange>
        </w:rPr>
      </w:pPr>
      <w:r w:rsidRPr="00963ED8">
        <w:rPr>
          <w:rFonts w:cs="Times New Roman"/>
          <w:lang w:val="es-CO"/>
          <w:rPrChange w:id="1463" w:author="Massiel Nayibe Moreno Ladino" w:date="2025-01-15T12:59:00Z" w16du:dateUtc="2025-01-15T17:59:00Z">
            <w:rPr>
              <w:rFonts w:cs="Times New Roman"/>
            </w:rPr>
          </w:rPrChange>
        </w:rPr>
        <w:t>Se espera que todos los empleados, becarios, contratistas y consultores y/o sus empleados que trabajen en las instalaciones de la empresa, así como los visitantes (clientes y proveedores) de las instalaciones de Partners, cumplan esta política y promuevan un entorno sin humo ni vapores</w:t>
      </w:r>
      <w:r w:rsidRPr="00963ED8" w:rsidDel="00526D1C">
        <w:rPr>
          <w:rFonts w:cs="Times New Roman"/>
          <w:lang w:val="es-CO"/>
          <w:rPrChange w:id="1464" w:author="Massiel Nayibe Moreno Ladino" w:date="2025-01-15T12:59:00Z" w16du:dateUtc="2025-01-15T17:59:00Z">
            <w:rPr>
              <w:rFonts w:cs="Times New Roman"/>
            </w:rPr>
          </w:rPrChange>
        </w:rPr>
        <w:t xml:space="preserve">. </w:t>
      </w:r>
    </w:p>
    <w:p w14:paraId="181C6AD1" w14:textId="77777777" w:rsidR="00441859" w:rsidRPr="00963ED8" w:rsidRDefault="00DE7F5C">
      <w:pPr>
        <w:tabs>
          <w:tab w:val="left" w:pos="960"/>
        </w:tabs>
        <w:spacing w:after="120" w:line="360" w:lineRule="auto"/>
        <w:ind w:right="-20"/>
        <w:jc w:val="both"/>
        <w:rPr>
          <w:lang w:val="es-CO"/>
          <w:rPrChange w:id="1465" w:author="Massiel Nayibe Moreno Ladino" w:date="2025-01-15T12:59:00Z" w16du:dateUtc="2025-01-15T17:59:00Z">
            <w:rPr/>
          </w:rPrChange>
        </w:rPr>
      </w:pPr>
      <w:r w:rsidRPr="00963ED8">
        <w:rPr>
          <w:lang w:val="es-CO"/>
          <w:rPrChange w:id="1466" w:author="Massiel Nayibe Moreno Ladino" w:date="2025-01-15T12:59:00Z" w16du:dateUtc="2025-01-15T17:59:00Z">
            <w:rPr/>
          </w:rPrChange>
        </w:rPr>
        <w:t>Está permitido fumar fuera del edificio donde esté designado. Los empleados que infrinjan la política sobre el consumo de tabaco serán objeto de medidas disciplinarias.</w:t>
      </w:r>
    </w:p>
    <w:p w14:paraId="153A88E7" w14:textId="77777777" w:rsidR="00441859" w:rsidRDefault="00DE7F5C">
      <w:pPr>
        <w:pStyle w:val="Ttulo2"/>
        <w:numPr>
          <w:ilvl w:val="1"/>
          <w:numId w:val="82"/>
        </w:numPr>
      </w:pPr>
      <w:bookmarkStart w:id="1467" w:name="_Toc185165656"/>
      <w:bookmarkStart w:id="1468" w:name="_Toc185341229"/>
      <w:bookmarkStart w:id="1469" w:name="_Toc185341587"/>
      <w:bookmarkStart w:id="1470" w:name="_Toc185419636"/>
      <w:bookmarkStart w:id="1471" w:name="_Toc185420002"/>
      <w:bookmarkStart w:id="1472" w:name="_Toc185420368"/>
      <w:bookmarkStart w:id="1473" w:name="_Toc185420734"/>
      <w:bookmarkStart w:id="1474" w:name="_Toc185435264"/>
      <w:bookmarkStart w:id="1475" w:name="_Toc185165657"/>
      <w:bookmarkStart w:id="1476" w:name="_Toc185341230"/>
      <w:bookmarkStart w:id="1477" w:name="_Toc185341588"/>
      <w:bookmarkStart w:id="1478" w:name="_Toc185419637"/>
      <w:bookmarkStart w:id="1479" w:name="_Toc185420003"/>
      <w:bookmarkStart w:id="1480" w:name="_Toc185420369"/>
      <w:bookmarkStart w:id="1481" w:name="_Toc185420735"/>
      <w:bookmarkStart w:id="1482" w:name="_Toc185435265"/>
      <w:bookmarkStart w:id="1483" w:name="_Code_of_Conduct"/>
      <w:bookmarkStart w:id="1484" w:name="_Toc29250488"/>
      <w:bookmarkStart w:id="1485" w:name="_Toc1854352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r>
        <w:lastRenderedPageBreak/>
        <w:t xml:space="preserve">Código de </w:t>
      </w:r>
      <w:r w:rsidR="004744EB">
        <w:t>conducta</w:t>
      </w:r>
      <w:bookmarkEnd w:id="1484"/>
      <w:r w:rsidR="004744EB">
        <w:t xml:space="preserve"> </w:t>
      </w:r>
      <w:bookmarkEnd w:id="1485"/>
      <w:r w:rsidR="004744EB">
        <w:t xml:space="preserve"> </w:t>
      </w:r>
    </w:p>
    <w:p w14:paraId="01A2C982" w14:textId="77777777" w:rsidR="00441859" w:rsidRPr="00963ED8" w:rsidRDefault="00DE7F5C">
      <w:pPr>
        <w:tabs>
          <w:tab w:val="left" w:pos="960"/>
        </w:tabs>
        <w:spacing w:after="120" w:line="360" w:lineRule="auto"/>
        <w:ind w:right="-20"/>
        <w:jc w:val="both"/>
        <w:rPr>
          <w:lang w:val="es-CO"/>
          <w:rPrChange w:id="1486" w:author="Massiel Nayibe Moreno Ladino" w:date="2025-01-15T12:59:00Z" w16du:dateUtc="2025-01-15T17:59:00Z">
            <w:rPr/>
          </w:rPrChange>
        </w:rPr>
      </w:pPr>
      <w:r w:rsidRPr="00963ED8">
        <w:rPr>
          <w:lang w:val="es-CO"/>
          <w:rPrChange w:id="1487" w:author="Massiel Nayibe Moreno Ladino" w:date="2025-01-15T12:59:00Z" w16du:dateUtc="2025-01-15T17:59:00Z">
            <w:rPr/>
          </w:rPrChange>
        </w:rPr>
        <w:t xml:space="preserve">Partners Colombia ha establecido el siguiente Código de Conducta. </w:t>
      </w:r>
      <w:r w:rsidR="00647E42" w:rsidRPr="00963ED8">
        <w:rPr>
          <w:rFonts w:cs="Times New Roman"/>
          <w:lang w:val="es-CO"/>
          <w:rPrChange w:id="1488" w:author="Massiel Nayibe Moreno Ladino" w:date="2025-01-15T12:59:00Z" w16du:dateUtc="2025-01-15T17:59:00Z">
            <w:rPr>
              <w:rFonts w:cs="Times New Roman"/>
            </w:rPr>
          </w:rPrChange>
        </w:rPr>
        <w:t xml:space="preserve">Cada empleado desempeña un papel en el fomento de este ambiente. En consecuencia, todos debemos acatar ciertas reglas de conducta, basadas en la honestidad, el sentido común y el juego limpio. La conducta inaceptable puede someter al infractor a medidas disciplinarias, hasta e incluyendo el despido, a entera discreción de Partners. </w:t>
      </w:r>
      <w:r w:rsidRPr="00963ED8">
        <w:rPr>
          <w:lang w:val="es-CO"/>
          <w:rPrChange w:id="1489" w:author="Massiel Nayibe Moreno Ladino" w:date="2025-01-15T12:59:00Z" w16du:dateUtc="2025-01-15T17:59:00Z">
            <w:rPr/>
          </w:rPrChange>
        </w:rPr>
        <w:t xml:space="preserve">El buen nombre de Partners Colombia depende de la forma en que su red y sus representantes conducen sus negocios y de la forma en que el público percibe esa conducta. Acciones no éticas, o la apariencia de acciones no éticas, no son aceptables. </w:t>
      </w:r>
    </w:p>
    <w:p w14:paraId="5D192D8F" w14:textId="77777777" w:rsidR="00441859" w:rsidRPr="00963ED8" w:rsidRDefault="00DE7F5C">
      <w:pPr>
        <w:spacing w:line="360" w:lineRule="auto"/>
        <w:jc w:val="both"/>
        <w:rPr>
          <w:rFonts w:cs="Times New Roman"/>
          <w:lang w:val="es-CO"/>
          <w:rPrChange w:id="1490" w:author="Massiel Nayibe Moreno Ladino" w:date="2025-01-15T12:59:00Z" w16du:dateUtc="2025-01-15T17:59:00Z">
            <w:rPr>
              <w:rFonts w:cs="Times New Roman"/>
            </w:rPr>
          </w:rPrChange>
        </w:rPr>
      </w:pPr>
      <w:r w:rsidRPr="00963ED8">
        <w:rPr>
          <w:rFonts w:cs="Times New Roman"/>
          <w:lang w:val="es-CO"/>
          <w:rPrChange w:id="1491" w:author="Massiel Nayibe Moreno Ladino" w:date="2025-01-15T12:59:00Z" w16du:dateUtc="2025-01-15T17:59:00Z">
            <w:rPr>
              <w:rFonts w:cs="Times New Roman"/>
            </w:rPr>
          </w:rPrChange>
        </w:rPr>
        <w:t>Los siguientes son ejemplos de algunas conductas, aunque no todas, que pueden considerarse inaceptables:</w:t>
      </w:r>
    </w:p>
    <w:p w14:paraId="29F59CAC" w14:textId="77777777" w:rsidR="00441859" w:rsidRPr="00963ED8" w:rsidRDefault="00DE7F5C">
      <w:pPr>
        <w:pStyle w:val="Prrafodelista"/>
        <w:numPr>
          <w:ilvl w:val="0"/>
          <w:numId w:val="91"/>
        </w:numPr>
        <w:spacing w:after="200" w:line="360" w:lineRule="auto"/>
        <w:jc w:val="both"/>
        <w:rPr>
          <w:rFonts w:cs="Times New Roman"/>
          <w:lang w:val="es-CO"/>
          <w:rPrChange w:id="1492" w:author="Massiel Nayibe Moreno Ladino" w:date="2025-01-15T12:59:00Z" w16du:dateUtc="2025-01-15T17:59:00Z">
            <w:rPr>
              <w:rFonts w:cs="Times New Roman"/>
            </w:rPr>
          </w:rPrChange>
        </w:rPr>
      </w:pPr>
      <w:r w:rsidRPr="00963ED8">
        <w:rPr>
          <w:rFonts w:cs="Times New Roman"/>
          <w:lang w:val="es-CO"/>
          <w:rPrChange w:id="1493" w:author="Massiel Nayibe Moreno Ladino" w:date="2025-01-15T12:59:00Z" w16du:dateUtc="2025-01-15T17:59:00Z">
            <w:rPr>
              <w:rFonts w:cs="Times New Roman"/>
            </w:rPr>
          </w:rPrChange>
        </w:rPr>
        <w:t>Obtener un empleo basándose en información falsa o engañosa.</w:t>
      </w:r>
    </w:p>
    <w:p w14:paraId="4E8829A2" w14:textId="77777777" w:rsidR="00441859" w:rsidRPr="00963ED8" w:rsidRDefault="00DE7F5C">
      <w:pPr>
        <w:pStyle w:val="Prrafodelista"/>
        <w:numPr>
          <w:ilvl w:val="0"/>
          <w:numId w:val="91"/>
        </w:numPr>
        <w:spacing w:after="200" w:line="360" w:lineRule="auto"/>
        <w:jc w:val="both"/>
        <w:rPr>
          <w:rFonts w:cs="Times New Roman"/>
          <w:lang w:val="es-CO"/>
          <w:rPrChange w:id="1494" w:author="Massiel Nayibe Moreno Ladino" w:date="2025-01-15T12:59:00Z" w16du:dateUtc="2025-01-15T17:59:00Z">
            <w:rPr>
              <w:rFonts w:cs="Times New Roman"/>
            </w:rPr>
          </w:rPrChange>
        </w:rPr>
      </w:pPr>
      <w:r w:rsidRPr="00963ED8">
        <w:rPr>
          <w:rFonts w:cs="Times New Roman"/>
          <w:lang w:val="es-CO"/>
          <w:rPrChange w:id="1495" w:author="Massiel Nayibe Moreno Ladino" w:date="2025-01-15T12:59:00Z" w16du:dateUtc="2025-01-15T17:59:00Z">
            <w:rPr>
              <w:rFonts w:cs="Times New Roman"/>
            </w:rPr>
          </w:rPrChange>
        </w:rPr>
        <w:t>Robar, sustraer o desfigurar bienes de Compañeros o de un compañero de trabajo, y/o revelar información confidencial.</w:t>
      </w:r>
    </w:p>
    <w:p w14:paraId="58B1F9B3" w14:textId="77777777" w:rsidR="00441859" w:rsidRPr="00963ED8" w:rsidRDefault="00DE7F5C">
      <w:pPr>
        <w:pStyle w:val="Prrafodelista"/>
        <w:numPr>
          <w:ilvl w:val="0"/>
          <w:numId w:val="91"/>
        </w:numPr>
        <w:spacing w:after="200" w:line="360" w:lineRule="auto"/>
        <w:jc w:val="both"/>
        <w:rPr>
          <w:rFonts w:cs="Times New Roman"/>
          <w:lang w:val="es-CO"/>
          <w:rPrChange w:id="1496" w:author="Massiel Nayibe Moreno Ladino" w:date="2025-01-15T12:59:00Z" w16du:dateUtc="2025-01-15T17:59:00Z">
            <w:rPr>
              <w:rFonts w:cs="Times New Roman"/>
            </w:rPr>
          </w:rPrChange>
        </w:rPr>
      </w:pPr>
      <w:r w:rsidRPr="00963ED8">
        <w:rPr>
          <w:rFonts w:cs="Times New Roman"/>
          <w:lang w:val="es-CO"/>
          <w:rPrChange w:id="1497" w:author="Massiel Nayibe Moreno Ladino" w:date="2025-01-15T12:59:00Z" w16du:dateUtc="2025-01-15T17:59:00Z">
            <w:rPr>
              <w:rFonts w:cs="Times New Roman"/>
            </w:rPr>
          </w:rPrChange>
        </w:rPr>
        <w:t>Cumplimentar o editar el parte de horas de otro empleado sin su aprobación.</w:t>
      </w:r>
    </w:p>
    <w:p w14:paraId="3EC53DAA" w14:textId="77777777" w:rsidR="00441859" w:rsidRPr="00963ED8" w:rsidRDefault="00DE7F5C">
      <w:pPr>
        <w:pStyle w:val="Prrafodelista"/>
        <w:numPr>
          <w:ilvl w:val="0"/>
          <w:numId w:val="91"/>
        </w:numPr>
        <w:spacing w:after="200" w:line="360" w:lineRule="auto"/>
        <w:jc w:val="both"/>
        <w:rPr>
          <w:rFonts w:cs="Times New Roman"/>
          <w:lang w:val="es-CO"/>
          <w:rPrChange w:id="1498" w:author="Massiel Nayibe Moreno Ladino" w:date="2025-01-15T12:59:00Z" w16du:dateUtc="2025-01-15T17:59:00Z">
            <w:rPr>
              <w:rFonts w:cs="Times New Roman"/>
            </w:rPr>
          </w:rPrChange>
        </w:rPr>
      </w:pPr>
      <w:r w:rsidRPr="00963ED8">
        <w:rPr>
          <w:rFonts w:cs="Times New Roman"/>
          <w:lang w:val="es-CO"/>
          <w:rPrChange w:id="1499" w:author="Massiel Nayibe Moreno Ladino" w:date="2025-01-15T12:59:00Z" w16du:dateUtc="2025-01-15T17:59:00Z">
            <w:rPr>
              <w:rFonts w:cs="Times New Roman"/>
            </w:rPr>
          </w:rPrChange>
        </w:rPr>
        <w:t>Compartir las contraseñas de tus cuentas de trabajo con cualquier otra persona a menos que se dé una aprobación específica (por ejemplo, cuenta PandaDoc compartida por unidad).</w:t>
      </w:r>
    </w:p>
    <w:p w14:paraId="2FDB8357" w14:textId="77777777" w:rsidR="00441859" w:rsidRPr="00963ED8" w:rsidRDefault="00DE7F5C">
      <w:pPr>
        <w:pStyle w:val="Prrafodelista"/>
        <w:numPr>
          <w:ilvl w:val="0"/>
          <w:numId w:val="91"/>
        </w:numPr>
        <w:spacing w:after="200" w:line="360" w:lineRule="auto"/>
        <w:jc w:val="both"/>
        <w:rPr>
          <w:rFonts w:cs="Times New Roman"/>
          <w:lang w:val="es-CO"/>
          <w:rPrChange w:id="1500" w:author="Massiel Nayibe Moreno Ladino" w:date="2025-01-15T12:59:00Z" w16du:dateUtc="2025-01-15T17:59:00Z">
            <w:rPr>
              <w:rFonts w:cs="Times New Roman"/>
            </w:rPr>
          </w:rPrChange>
        </w:rPr>
      </w:pPr>
      <w:r w:rsidRPr="00963ED8">
        <w:rPr>
          <w:rFonts w:cs="Times New Roman"/>
          <w:lang w:val="es-CO"/>
          <w:rPrChange w:id="1501" w:author="Massiel Nayibe Moreno Ladino" w:date="2025-01-15T12:59:00Z" w16du:dateUtc="2025-01-15T17:59:00Z">
            <w:rPr>
              <w:rFonts w:cs="Times New Roman"/>
            </w:rPr>
          </w:rPrChange>
        </w:rPr>
        <w:t>Violación del código de conducta de Compañeros, incluidas, entre otras, las políticas de igualdad de oportunidades en el empleo, acoso, confidencialidad, conflicto de intereses, trata de personas, explotación y abuso sexual y protección de menores.</w:t>
      </w:r>
    </w:p>
    <w:p w14:paraId="134A7F9E" w14:textId="77777777" w:rsidR="00441859" w:rsidRPr="00963ED8" w:rsidRDefault="00DE7F5C">
      <w:pPr>
        <w:pStyle w:val="Prrafodelista"/>
        <w:numPr>
          <w:ilvl w:val="0"/>
          <w:numId w:val="91"/>
        </w:numPr>
        <w:spacing w:after="200" w:line="360" w:lineRule="auto"/>
        <w:jc w:val="both"/>
        <w:rPr>
          <w:rFonts w:cs="Times New Roman"/>
          <w:lang w:val="es-CO"/>
          <w:rPrChange w:id="1502" w:author="Massiel Nayibe Moreno Ladino" w:date="2025-01-15T12:59:00Z" w16du:dateUtc="2025-01-15T17:59:00Z">
            <w:rPr>
              <w:rFonts w:cs="Times New Roman"/>
            </w:rPr>
          </w:rPrChange>
        </w:rPr>
      </w:pPr>
      <w:r w:rsidRPr="00963ED8">
        <w:rPr>
          <w:rFonts w:cs="Times New Roman"/>
          <w:lang w:val="es-CO"/>
          <w:rPrChange w:id="1503" w:author="Massiel Nayibe Moreno Ladino" w:date="2025-01-15T12:59:00Z" w16du:dateUtc="2025-01-15T17:59:00Z">
            <w:rPr>
              <w:rFonts w:cs="Times New Roman"/>
            </w:rPr>
          </w:rPrChange>
        </w:rPr>
        <w:t>Violación de las normas y políticas de seguridad.</w:t>
      </w:r>
    </w:p>
    <w:p w14:paraId="2C0E902A" w14:textId="77777777" w:rsidR="00441859" w:rsidRPr="00963ED8" w:rsidRDefault="00DE7F5C">
      <w:pPr>
        <w:pStyle w:val="Prrafodelista"/>
        <w:numPr>
          <w:ilvl w:val="0"/>
          <w:numId w:val="91"/>
        </w:numPr>
        <w:spacing w:after="200" w:line="360" w:lineRule="auto"/>
        <w:jc w:val="both"/>
        <w:rPr>
          <w:rFonts w:cs="Times New Roman"/>
          <w:lang w:val="es-CO"/>
          <w:rPrChange w:id="1504" w:author="Massiel Nayibe Moreno Ladino" w:date="2025-01-15T12:59:00Z" w16du:dateUtc="2025-01-15T17:59:00Z">
            <w:rPr>
              <w:rFonts w:cs="Times New Roman"/>
            </w:rPr>
          </w:rPrChange>
        </w:rPr>
      </w:pPr>
      <w:r w:rsidRPr="00963ED8">
        <w:rPr>
          <w:rFonts w:cs="Times New Roman"/>
          <w:lang w:val="es-CO"/>
          <w:rPrChange w:id="1505" w:author="Massiel Nayibe Moreno Ladino" w:date="2025-01-15T12:59:00Z" w16du:dateUtc="2025-01-15T17:59:00Z">
            <w:rPr>
              <w:rFonts w:cs="Times New Roman"/>
            </w:rPr>
          </w:rPrChange>
        </w:rPr>
        <w:t>Violación de la Política de Compañeros de Trabajo Libre de Drogas y Alcohol y de Fumar.</w:t>
      </w:r>
    </w:p>
    <w:p w14:paraId="45BD64D6" w14:textId="77777777" w:rsidR="00441859" w:rsidRPr="00963ED8" w:rsidRDefault="00DE7F5C">
      <w:pPr>
        <w:pStyle w:val="Prrafodelista"/>
        <w:numPr>
          <w:ilvl w:val="0"/>
          <w:numId w:val="91"/>
        </w:numPr>
        <w:spacing w:after="200" w:line="360" w:lineRule="auto"/>
        <w:jc w:val="both"/>
        <w:rPr>
          <w:rFonts w:cs="Times New Roman"/>
          <w:lang w:val="es-CO"/>
          <w:rPrChange w:id="1506" w:author="Massiel Nayibe Moreno Ladino" w:date="2025-01-15T12:59:00Z" w16du:dateUtc="2025-01-15T17:59:00Z">
            <w:rPr>
              <w:rFonts w:cs="Times New Roman"/>
            </w:rPr>
          </w:rPrChange>
        </w:rPr>
      </w:pPr>
      <w:r w:rsidRPr="00963ED8">
        <w:rPr>
          <w:rFonts w:cs="Times New Roman"/>
          <w:lang w:val="es-CO"/>
          <w:rPrChange w:id="1507" w:author="Massiel Nayibe Moreno Ladino" w:date="2025-01-15T12:59:00Z" w16du:dateUtc="2025-01-15T17:59:00Z">
            <w:rPr>
              <w:rFonts w:cs="Times New Roman"/>
            </w:rPr>
          </w:rPrChange>
        </w:rPr>
        <w:t>Pelear, amenazar o interrumpir el trabajo de otros u otras violaciones de la Política de Violencia Laboral de Partners.</w:t>
      </w:r>
    </w:p>
    <w:p w14:paraId="0DD24DD2" w14:textId="77777777" w:rsidR="00441859" w:rsidRPr="00963ED8" w:rsidRDefault="00DE7F5C">
      <w:pPr>
        <w:pStyle w:val="Prrafodelista"/>
        <w:numPr>
          <w:ilvl w:val="0"/>
          <w:numId w:val="91"/>
        </w:numPr>
        <w:spacing w:after="200" w:line="360" w:lineRule="auto"/>
        <w:jc w:val="both"/>
        <w:rPr>
          <w:rFonts w:cs="Times New Roman"/>
          <w:lang w:val="es-CO"/>
          <w:rPrChange w:id="1508" w:author="Massiel Nayibe Moreno Ladino" w:date="2025-01-15T12:59:00Z" w16du:dateUtc="2025-01-15T17:59:00Z">
            <w:rPr>
              <w:rFonts w:cs="Times New Roman"/>
            </w:rPr>
          </w:rPrChange>
        </w:rPr>
      </w:pPr>
      <w:r w:rsidRPr="00963ED8">
        <w:rPr>
          <w:rFonts w:cs="Times New Roman"/>
          <w:lang w:val="es-CO"/>
          <w:rPrChange w:id="1509" w:author="Massiel Nayibe Moreno Ladino" w:date="2025-01-15T12:59:00Z" w16du:dateUtc="2025-01-15T17:59:00Z">
            <w:rPr>
              <w:rFonts w:cs="Times New Roman"/>
            </w:rPr>
          </w:rPrChange>
        </w:rPr>
        <w:t>No seguir las instrucciones legales de un supervisor.</w:t>
      </w:r>
    </w:p>
    <w:p w14:paraId="5800303A" w14:textId="77777777" w:rsidR="00441859" w:rsidRPr="00963ED8" w:rsidRDefault="00DE7F5C">
      <w:pPr>
        <w:pStyle w:val="Prrafodelista"/>
        <w:numPr>
          <w:ilvl w:val="0"/>
          <w:numId w:val="91"/>
        </w:numPr>
        <w:spacing w:after="200" w:line="360" w:lineRule="auto"/>
        <w:jc w:val="both"/>
        <w:rPr>
          <w:rFonts w:cs="Times New Roman"/>
          <w:lang w:val="es-CO"/>
          <w:rPrChange w:id="1510" w:author="Massiel Nayibe Moreno Ladino" w:date="2025-01-15T12:59:00Z" w16du:dateUtc="2025-01-15T17:59:00Z">
            <w:rPr>
              <w:rFonts w:cs="Times New Roman"/>
            </w:rPr>
          </w:rPrChange>
        </w:rPr>
      </w:pPr>
      <w:r w:rsidRPr="00963ED8">
        <w:rPr>
          <w:rFonts w:cs="Times New Roman"/>
          <w:lang w:val="es-CO"/>
          <w:rPrChange w:id="1511" w:author="Massiel Nayibe Moreno Ladino" w:date="2025-01-15T12:59:00Z" w16du:dateUtc="2025-01-15T17:59:00Z">
            <w:rPr>
              <w:rFonts w:cs="Times New Roman"/>
            </w:rPr>
          </w:rPrChange>
        </w:rPr>
        <w:t>Incumplimiento de las obligaciones laborales asignadas.</w:t>
      </w:r>
    </w:p>
    <w:p w14:paraId="1A471117" w14:textId="77777777" w:rsidR="00441859" w:rsidRPr="00963ED8" w:rsidRDefault="00DE7F5C">
      <w:pPr>
        <w:pStyle w:val="Prrafodelista"/>
        <w:numPr>
          <w:ilvl w:val="0"/>
          <w:numId w:val="91"/>
        </w:numPr>
        <w:spacing w:after="200" w:line="360" w:lineRule="auto"/>
        <w:jc w:val="both"/>
        <w:rPr>
          <w:rFonts w:cs="Times New Roman"/>
          <w:lang w:val="es-CO"/>
          <w:rPrChange w:id="1512" w:author="Massiel Nayibe Moreno Ladino" w:date="2025-01-15T12:59:00Z" w16du:dateUtc="2025-01-15T17:59:00Z">
            <w:rPr>
              <w:rFonts w:cs="Times New Roman"/>
            </w:rPr>
          </w:rPrChange>
        </w:rPr>
      </w:pPr>
      <w:r w:rsidRPr="00963ED8">
        <w:rPr>
          <w:rFonts w:cs="Times New Roman"/>
          <w:lang w:val="es-CO"/>
          <w:rPrChange w:id="1513" w:author="Massiel Nayibe Moreno Ladino" w:date="2025-01-15T12:59:00Z" w16du:dateUtc="2025-01-15T17:59:00Z">
            <w:rPr>
              <w:rFonts w:cs="Times New Roman"/>
            </w:rPr>
          </w:rPrChange>
        </w:rPr>
        <w:t>Violación de la política de asistencia, incluyendo pero no limitado a la asistencia irregular, retraso habitual o ausencias injustificadas.</w:t>
      </w:r>
    </w:p>
    <w:p w14:paraId="33676809" w14:textId="77777777" w:rsidR="00441859" w:rsidRPr="00963ED8" w:rsidRDefault="00DE7F5C">
      <w:pPr>
        <w:pStyle w:val="Prrafodelista"/>
        <w:numPr>
          <w:ilvl w:val="0"/>
          <w:numId w:val="91"/>
        </w:numPr>
        <w:spacing w:after="200" w:line="360" w:lineRule="auto"/>
        <w:jc w:val="both"/>
        <w:rPr>
          <w:rFonts w:cs="Times New Roman"/>
          <w:lang w:val="es-CO"/>
          <w:rPrChange w:id="1514" w:author="Massiel Nayibe Moreno Ladino" w:date="2025-01-15T12:59:00Z" w16du:dateUtc="2025-01-15T17:59:00Z">
            <w:rPr>
              <w:rFonts w:cs="Times New Roman"/>
            </w:rPr>
          </w:rPrChange>
        </w:rPr>
      </w:pPr>
      <w:r w:rsidRPr="00963ED8">
        <w:rPr>
          <w:rFonts w:cs="Times New Roman"/>
          <w:lang w:val="es-CO"/>
          <w:rPrChange w:id="1515" w:author="Massiel Nayibe Moreno Ladino" w:date="2025-01-15T12:59:00Z" w16du:dateUtc="2025-01-15T17:59:00Z">
            <w:rPr>
              <w:rFonts w:cs="Times New Roman"/>
            </w:rPr>
          </w:rPrChange>
        </w:rPr>
        <w:t>Pornografía o acceso a cualquier contenido y sitio web sexual o violento o acceso a la web oscura en propiedad de Partners.</w:t>
      </w:r>
    </w:p>
    <w:p w14:paraId="210F0274" w14:textId="77777777" w:rsidR="00441859" w:rsidRPr="00963ED8" w:rsidRDefault="00DE7F5C">
      <w:pPr>
        <w:pStyle w:val="Prrafodelista"/>
        <w:numPr>
          <w:ilvl w:val="0"/>
          <w:numId w:val="91"/>
        </w:numPr>
        <w:spacing w:after="200" w:line="360" w:lineRule="auto"/>
        <w:jc w:val="both"/>
        <w:rPr>
          <w:rFonts w:cs="Times New Roman"/>
          <w:lang w:val="es-CO"/>
          <w:rPrChange w:id="1516" w:author="Massiel Nayibe Moreno Ladino" w:date="2025-01-15T12:59:00Z" w16du:dateUtc="2025-01-15T17:59:00Z">
            <w:rPr>
              <w:rFonts w:cs="Times New Roman"/>
            </w:rPr>
          </w:rPrChange>
        </w:rPr>
      </w:pPr>
      <w:r w:rsidRPr="00963ED8">
        <w:rPr>
          <w:rFonts w:cs="Times New Roman"/>
          <w:lang w:val="es-CO"/>
          <w:rPrChange w:id="1517" w:author="Massiel Nayibe Moreno Ladino" w:date="2025-01-15T12:59:00Z" w16du:dateUtc="2025-01-15T17:59:00Z">
            <w:rPr>
              <w:rFonts w:cs="Times New Roman"/>
            </w:rPr>
          </w:rPrChange>
        </w:rPr>
        <w:lastRenderedPageBreak/>
        <w:t>Juegos de azar en propiedad de los Socios.</w:t>
      </w:r>
    </w:p>
    <w:p w14:paraId="57DDE62B" w14:textId="77777777" w:rsidR="00441859" w:rsidRPr="00963ED8" w:rsidRDefault="00DE7F5C">
      <w:pPr>
        <w:pStyle w:val="Prrafodelista"/>
        <w:numPr>
          <w:ilvl w:val="0"/>
          <w:numId w:val="91"/>
        </w:numPr>
        <w:spacing w:after="200" w:line="360" w:lineRule="auto"/>
        <w:jc w:val="both"/>
        <w:rPr>
          <w:rFonts w:cs="Times New Roman"/>
          <w:lang w:val="es-CO"/>
          <w:rPrChange w:id="1518" w:author="Massiel Nayibe Moreno Ladino" w:date="2025-01-15T12:59:00Z" w16du:dateUtc="2025-01-15T17:59:00Z">
            <w:rPr>
              <w:rFonts w:cs="Times New Roman"/>
            </w:rPr>
          </w:rPrChange>
        </w:rPr>
      </w:pPr>
      <w:r w:rsidRPr="00963ED8">
        <w:rPr>
          <w:rFonts w:cs="Times New Roman"/>
          <w:lang w:val="es-CO"/>
          <w:rPrChange w:id="1519" w:author="Massiel Nayibe Moreno Ladino" w:date="2025-01-15T12:59:00Z" w16du:dateUtc="2025-01-15T17:59:00Z">
            <w:rPr>
              <w:rFonts w:cs="Times New Roman"/>
            </w:rPr>
          </w:rPrChange>
        </w:rPr>
        <w:t>Destrucción o daños intencionados, por descuido o despilfarro a los activos de Partners o al equipo o posesiones de otro empleado.</w:t>
      </w:r>
    </w:p>
    <w:p w14:paraId="76D3EB24" w14:textId="77777777" w:rsidR="00441859" w:rsidRPr="00963ED8" w:rsidRDefault="00DE7F5C">
      <w:pPr>
        <w:pStyle w:val="Prrafodelista"/>
        <w:numPr>
          <w:ilvl w:val="0"/>
          <w:numId w:val="91"/>
        </w:numPr>
        <w:spacing w:after="200" w:line="360" w:lineRule="auto"/>
        <w:jc w:val="both"/>
        <w:rPr>
          <w:rFonts w:cs="Times New Roman"/>
          <w:lang w:val="es-CO"/>
          <w:rPrChange w:id="1520" w:author="Massiel Nayibe Moreno Ladino" w:date="2025-01-15T12:59:00Z" w16du:dateUtc="2025-01-15T17:59:00Z">
            <w:rPr>
              <w:rFonts w:cs="Times New Roman"/>
            </w:rPr>
          </w:rPrChange>
        </w:rPr>
      </w:pPr>
      <w:r w:rsidRPr="00963ED8">
        <w:rPr>
          <w:rFonts w:cs="Times New Roman"/>
          <w:lang w:val="es-CO"/>
          <w:rPrChange w:id="1521" w:author="Massiel Nayibe Moreno Ladino" w:date="2025-01-15T12:59:00Z" w16du:dateUtc="2025-01-15T17:59:00Z">
            <w:rPr>
              <w:rFonts w:cs="Times New Roman"/>
            </w:rPr>
          </w:rPrChange>
        </w:rPr>
        <w:t>Realizar trabajos de carácter personal durante el tiempo de trabajo.</w:t>
      </w:r>
    </w:p>
    <w:p w14:paraId="3AF0B705" w14:textId="77777777" w:rsidR="00441859" w:rsidRPr="00963ED8" w:rsidRDefault="00DE7F5C">
      <w:pPr>
        <w:pStyle w:val="Prrafodelista"/>
        <w:numPr>
          <w:ilvl w:val="0"/>
          <w:numId w:val="91"/>
        </w:numPr>
        <w:spacing w:after="200" w:line="360" w:lineRule="auto"/>
        <w:jc w:val="both"/>
        <w:rPr>
          <w:rFonts w:cs="Times New Roman"/>
          <w:lang w:val="es-CO"/>
          <w:rPrChange w:id="1522" w:author="Massiel Nayibe Moreno Ladino" w:date="2025-01-15T12:59:00Z" w16du:dateUtc="2025-01-15T17:59:00Z">
            <w:rPr>
              <w:rFonts w:cs="Times New Roman"/>
            </w:rPr>
          </w:rPrChange>
        </w:rPr>
      </w:pPr>
      <w:r w:rsidRPr="00963ED8">
        <w:rPr>
          <w:rFonts w:cs="Times New Roman"/>
          <w:lang w:val="es-CO"/>
          <w:rPrChange w:id="1523" w:author="Massiel Nayibe Moreno Ladino" w:date="2025-01-15T12:59:00Z" w16du:dateUtc="2025-01-15T17:59:00Z">
            <w:rPr>
              <w:rFonts w:cs="Times New Roman"/>
            </w:rPr>
          </w:rPrChange>
        </w:rPr>
        <w:t>Violación de las políticas de TI de Partners.</w:t>
      </w:r>
    </w:p>
    <w:p w14:paraId="3FAA06DE" w14:textId="77777777" w:rsidR="00441859" w:rsidRDefault="00DE7F5C">
      <w:pPr>
        <w:pStyle w:val="Prrafodelista"/>
        <w:numPr>
          <w:ilvl w:val="0"/>
          <w:numId w:val="91"/>
        </w:numPr>
        <w:spacing w:after="200" w:line="360" w:lineRule="auto"/>
        <w:jc w:val="both"/>
        <w:rPr>
          <w:rFonts w:cs="Times New Roman"/>
        </w:rPr>
      </w:pPr>
      <w:r w:rsidRPr="005332F6">
        <w:rPr>
          <w:rFonts w:cs="Times New Roman"/>
        </w:rPr>
        <w:t>Rendimiento laboral insatisfactorio.</w:t>
      </w:r>
    </w:p>
    <w:p w14:paraId="78D65A7F" w14:textId="77777777" w:rsidR="00441859" w:rsidRPr="00963ED8" w:rsidRDefault="00DE7F5C">
      <w:pPr>
        <w:pStyle w:val="Prrafodelista"/>
        <w:numPr>
          <w:ilvl w:val="0"/>
          <w:numId w:val="91"/>
        </w:numPr>
        <w:spacing w:after="200" w:line="360" w:lineRule="auto"/>
        <w:jc w:val="both"/>
        <w:rPr>
          <w:rFonts w:cs="Times New Roman"/>
          <w:lang w:val="es-CO"/>
          <w:rPrChange w:id="1524" w:author="Massiel Nayibe Moreno Ladino" w:date="2025-01-15T12:59:00Z" w16du:dateUtc="2025-01-15T17:59:00Z">
            <w:rPr>
              <w:rFonts w:cs="Times New Roman"/>
            </w:rPr>
          </w:rPrChange>
        </w:rPr>
      </w:pPr>
      <w:r w:rsidRPr="00963ED8">
        <w:rPr>
          <w:rFonts w:cs="Times New Roman"/>
          <w:lang w:val="es-CO"/>
          <w:rPrChange w:id="1525" w:author="Massiel Nayibe Moreno Ladino" w:date="2025-01-15T12:59:00Z" w16du:dateUtc="2025-01-15T17:59:00Z">
            <w:rPr>
              <w:rFonts w:cs="Times New Roman"/>
            </w:rPr>
          </w:rPrChange>
        </w:rPr>
        <w:t>Cualquier otra infracción de la política de Compañeros.</w:t>
      </w:r>
    </w:p>
    <w:p w14:paraId="525AB0E6" w14:textId="77777777" w:rsidR="00441859" w:rsidRPr="00963ED8" w:rsidRDefault="00DE7F5C">
      <w:pPr>
        <w:spacing w:line="360" w:lineRule="auto"/>
        <w:jc w:val="both"/>
        <w:rPr>
          <w:rFonts w:cs="Times New Roman"/>
          <w:lang w:val="es-CO"/>
          <w:rPrChange w:id="1526" w:author="Massiel Nayibe Moreno Ladino" w:date="2025-01-15T12:59:00Z" w16du:dateUtc="2025-01-15T17:59:00Z">
            <w:rPr>
              <w:rFonts w:cs="Times New Roman"/>
            </w:rPr>
          </w:rPrChange>
        </w:rPr>
      </w:pPr>
      <w:r w:rsidRPr="00963ED8">
        <w:rPr>
          <w:rFonts w:cs="Times New Roman"/>
          <w:lang w:val="es-CO"/>
          <w:rPrChange w:id="1527" w:author="Massiel Nayibe Moreno Ladino" w:date="2025-01-15T12:59:00Z" w16du:dateUtc="2025-01-15T17:59:00Z">
            <w:rPr>
              <w:rFonts w:cs="Times New Roman"/>
            </w:rPr>
          </w:rPrChange>
        </w:rPr>
        <w:t>Los siguientes son ejemplos de algunas conductas, aunque no todas, que se esperan de todos los empleados:</w:t>
      </w:r>
    </w:p>
    <w:p w14:paraId="7C413DA5" w14:textId="77777777" w:rsidR="00441859" w:rsidRPr="00963ED8" w:rsidRDefault="00DE7F5C">
      <w:pPr>
        <w:pStyle w:val="Prrafodelista"/>
        <w:numPr>
          <w:ilvl w:val="0"/>
          <w:numId w:val="91"/>
        </w:numPr>
        <w:spacing w:after="200" w:line="360" w:lineRule="auto"/>
        <w:jc w:val="both"/>
        <w:rPr>
          <w:rFonts w:cs="Times New Roman"/>
          <w:lang w:val="es-CO"/>
          <w:rPrChange w:id="1528" w:author="Massiel Nayibe Moreno Ladino" w:date="2025-01-15T12:59:00Z" w16du:dateUtc="2025-01-15T17:59:00Z">
            <w:rPr>
              <w:rFonts w:cs="Times New Roman"/>
            </w:rPr>
          </w:rPrChange>
        </w:rPr>
      </w:pPr>
      <w:r w:rsidRPr="00963ED8">
        <w:rPr>
          <w:rFonts w:cs="Times New Roman"/>
          <w:lang w:val="es-CO"/>
          <w:rPrChange w:id="1529" w:author="Massiel Nayibe Moreno Ladino" w:date="2025-01-15T12:59:00Z" w16du:dateUtc="2025-01-15T17:59:00Z">
            <w:rPr>
              <w:rFonts w:cs="Times New Roman"/>
            </w:rPr>
          </w:rPrChange>
        </w:rPr>
        <w:t>Llevar a cabo todos los aspectos de los negocios de la empresa de forma honesta y ética y obedecer las leyes de los Estados Unidos y de todos los estados y localidades en los que desarrollamos nuestra actividad.</w:t>
      </w:r>
    </w:p>
    <w:p w14:paraId="6DE6D7D4" w14:textId="77777777" w:rsidR="00441859" w:rsidRPr="00963ED8" w:rsidRDefault="00DE7F5C">
      <w:pPr>
        <w:pStyle w:val="Prrafodelista"/>
        <w:numPr>
          <w:ilvl w:val="0"/>
          <w:numId w:val="91"/>
        </w:numPr>
        <w:spacing w:after="200" w:line="360" w:lineRule="auto"/>
        <w:jc w:val="both"/>
        <w:rPr>
          <w:rFonts w:cs="Times New Roman"/>
          <w:lang w:val="es-CO"/>
          <w:rPrChange w:id="1530" w:author="Massiel Nayibe Moreno Ladino" w:date="2025-01-15T12:59:00Z" w16du:dateUtc="2025-01-15T17:59:00Z">
            <w:rPr>
              <w:rFonts w:cs="Times New Roman"/>
            </w:rPr>
          </w:rPrChange>
        </w:rPr>
      </w:pPr>
      <w:r w:rsidRPr="00963ED8">
        <w:rPr>
          <w:rFonts w:cs="Times New Roman"/>
          <w:lang w:val="es-CO"/>
          <w:rPrChange w:id="1531" w:author="Massiel Nayibe Moreno Ladino" w:date="2025-01-15T12:59:00Z" w16du:dateUtc="2025-01-15T17:59:00Z">
            <w:rPr>
              <w:rFonts w:cs="Times New Roman"/>
            </w:rPr>
          </w:rPrChange>
        </w:rPr>
        <w:t>Realizar el trabajo en nombre de los socios con clientes, proveedores, compañeros de trabajo y el público con los más altos estándares de honestidad, integridad y justicia.</w:t>
      </w:r>
    </w:p>
    <w:p w14:paraId="4BF2C7A4" w14:textId="77777777" w:rsidR="00441859" w:rsidRPr="00963ED8" w:rsidRDefault="00DE7F5C">
      <w:pPr>
        <w:pStyle w:val="Prrafodelista"/>
        <w:numPr>
          <w:ilvl w:val="0"/>
          <w:numId w:val="91"/>
        </w:numPr>
        <w:spacing w:after="200" w:line="360" w:lineRule="auto"/>
        <w:jc w:val="both"/>
        <w:rPr>
          <w:rFonts w:cs="Times New Roman"/>
          <w:lang w:val="es-CO"/>
          <w:rPrChange w:id="1532" w:author="Massiel Nayibe Moreno Ladino" w:date="2025-01-15T12:59:00Z" w16du:dateUtc="2025-01-15T17:59:00Z">
            <w:rPr>
              <w:rFonts w:cs="Times New Roman"/>
            </w:rPr>
          </w:rPrChange>
        </w:rPr>
      </w:pPr>
      <w:r w:rsidRPr="00963ED8">
        <w:rPr>
          <w:rFonts w:cs="Times New Roman"/>
          <w:lang w:val="es-CO"/>
          <w:rPrChange w:id="1533" w:author="Massiel Nayibe Moreno Ladino" w:date="2025-01-15T12:59:00Z" w16du:dateUtc="2025-01-15T17:59:00Z">
            <w:rPr>
              <w:rFonts w:cs="Times New Roman"/>
            </w:rPr>
          </w:rPrChange>
        </w:rPr>
        <w:t xml:space="preserve">Responsabilizarse de sus actos y de las consecuencias. No se eximirá a nadie de mala conducta porque otra persona le haya ordenado o pedido que participe en una fechoría. </w:t>
      </w:r>
    </w:p>
    <w:p w14:paraId="3BE1C083" w14:textId="77777777" w:rsidR="00441859" w:rsidRPr="00963ED8" w:rsidRDefault="00DE7F5C">
      <w:pPr>
        <w:pStyle w:val="Prrafodelista"/>
        <w:numPr>
          <w:ilvl w:val="0"/>
          <w:numId w:val="91"/>
        </w:numPr>
        <w:spacing w:after="200" w:line="360" w:lineRule="auto"/>
        <w:jc w:val="both"/>
        <w:rPr>
          <w:rFonts w:cs="Times New Roman"/>
          <w:lang w:val="es-CO"/>
          <w:rPrChange w:id="1534" w:author="Massiel Nayibe Moreno Ladino" w:date="2025-01-15T12:59:00Z" w16du:dateUtc="2025-01-15T17:59:00Z">
            <w:rPr>
              <w:rFonts w:cs="Times New Roman"/>
            </w:rPr>
          </w:rPrChange>
        </w:rPr>
      </w:pPr>
      <w:r w:rsidRPr="00963ED8">
        <w:rPr>
          <w:rFonts w:cs="Times New Roman"/>
          <w:lang w:val="es-CO"/>
          <w:rPrChange w:id="1535" w:author="Massiel Nayibe Moreno Ladino" w:date="2025-01-15T12:59:00Z" w16du:dateUtc="2025-01-15T17:59:00Z">
            <w:rPr>
              <w:rFonts w:cs="Times New Roman"/>
            </w:rPr>
          </w:rPrChange>
        </w:rPr>
        <w:t>Alertar a su supervisor o a un alto directivo siempre que observen, se enteren o sospechen de cualquier actividad deshonesta, destructiva o ilegal.</w:t>
      </w:r>
    </w:p>
    <w:p w14:paraId="5EA32493" w14:textId="77777777" w:rsidR="00441859" w:rsidRPr="00963ED8" w:rsidRDefault="00DE7F5C">
      <w:pPr>
        <w:pStyle w:val="Prrafodelista"/>
        <w:numPr>
          <w:ilvl w:val="0"/>
          <w:numId w:val="91"/>
        </w:numPr>
        <w:spacing w:after="200" w:line="360" w:lineRule="auto"/>
        <w:jc w:val="both"/>
        <w:rPr>
          <w:rFonts w:cs="Times New Roman"/>
          <w:lang w:val="es-CO"/>
          <w:rPrChange w:id="1536" w:author="Massiel Nayibe Moreno Ladino" w:date="2025-01-15T12:59:00Z" w16du:dateUtc="2025-01-15T17:59:00Z">
            <w:rPr>
              <w:rFonts w:cs="Times New Roman"/>
            </w:rPr>
          </w:rPrChange>
        </w:rPr>
      </w:pPr>
      <w:r w:rsidRPr="00963ED8">
        <w:rPr>
          <w:rFonts w:cs="Times New Roman"/>
          <w:lang w:val="es-CO"/>
          <w:rPrChange w:id="1537" w:author="Massiel Nayibe Moreno Ladino" w:date="2025-01-15T12:59:00Z" w16du:dateUtc="2025-01-15T17:59:00Z">
            <w:rPr>
              <w:rFonts w:cs="Times New Roman"/>
            </w:rPr>
          </w:rPrChange>
        </w:rPr>
        <w:t>Garantizar que todas las transacciones financieras y demás documentación se gestionen con honestidad y se registren con exactitud. Este compromiso se extiende a la notificación y el cobro del tiempo.</w:t>
      </w:r>
    </w:p>
    <w:p w14:paraId="33BF0414" w14:textId="77777777" w:rsidR="00441859" w:rsidRPr="00963ED8" w:rsidRDefault="00DE7F5C">
      <w:pPr>
        <w:pStyle w:val="Prrafodelista"/>
        <w:numPr>
          <w:ilvl w:val="0"/>
          <w:numId w:val="91"/>
        </w:numPr>
        <w:spacing w:after="200" w:line="360" w:lineRule="auto"/>
        <w:jc w:val="both"/>
        <w:rPr>
          <w:rFonts w:cs="Times New Roman"/>
          <w:lang w:val="es-CO"/>
          <w:rPrChange w:id="1538" w:author="Massiel Nayibe Moreno Ladino" w:date="2025-01-15T12:59:00Z" w16du:dateUtc="2025-01-15T17:59:00Z">
            <w:rPr>
              <w:rFonts w:cs="Times New Roman"/>
            </w:rPr>
          </w:rPrChange>
        </w:rPr>
      </w:pPr>
      <w:r w:rsidRPr="00963ED8">
        <w:rPr>
          <w:rFonts w:cs="Times New Roman"/>
          <w:lang w:val="es-CO"/>
          <w:rPrChange w:id="1539" w:author="Massiel Nayibe Moreno Ladino" w:date="2025-01-15T12:59:00Z" w16du:dateUtc="2025-01-15T17:59:00Z">
            <w:rPr>
              <w:rFonts w:cs="Times New Roman"/>
            </w:rPr>
          </w:rPrChange>
        </w:rPr>
        <w:t>Evite los conflictos de intereses, tanto reales como percibidos. Los conflictos de intereses son aquellas actividades externas o intereses personales que podrían influir en decisiones objetivas en el desempeño de sus responsabilidades.</w:t>
      </w:r>
    </w:p>
    <w:p w14:paraId="420C4397" w14:textId="77777777" w:rsidR="00441859" w:rsidRDefault="00DE7F5C">
      <w:pPr>
        <w:pStyle w:val="Prrafodelista"/>
        <w:numPr>
          <w:ilvl w:val="0"/>
          <w:numId w:val="91"/>
        </w:numPr>
        <w:spacing w:after="200" w:line="360" w:lineRule="auto"/>
        <w:jc w:val="both"/>
        <w:rPr>
          <w:rFonts w:cs="Times New Roman"/>
        </w:rPr>
      </w:pPr>
      <w:r w:rsidRPr="00963ED8">
        <w:rPr>
          <w:rFonts w:cs="Times New Roman"/>
          <w:lang w:val="es-CO"/>
          <w:rPrChange w:id="1540" w:author="Massiel Nayibe Moreno Ladino" w:date="2025-01-15T12:59:00Z" w16du:dateUtc="2025-01-15T17:59:00Z">
            <w:rPr>
              <w:rFonts w:cs="Times New Roman"/>
            </w:rPr>
          </w:rPrChange>
        </w:rPr>
        <w:t xml:space="preserve">Reconozca que incluso la apariencia de mala conducta o comportamiento inadecuado puede dañar nuestra reputación y actuará para evitar tales apariencias. </w:t>
      </w:r>
      <w:r w:rsidRPr="005332F6">
        <w:rPr>
          <w:rFonts w:cs="Times New Roman"/>
        </w:rPr>
        <w:t>Limite las blasfemias en el lugar de trabajo.</w:t>
      </w:r>
    </w:p>
    <w:p w14:paraId="6B89C6E7" w14:textId="77777777" w:rsidR="00441859" w:rsidRPr="00963ED8" w:rsidRDefault="00DE7F5C">
      <w:pPr>
        <w:pStyle w:val="Prrafodelista"/>
        <w:numPr>
          <w:ilvl w:val="0"/>
          <w:numId w:val="91"/>
        </w:numPr>
        <w:spacing w:after="200" w:line="360" w:lineRule="auto"/>
        <w:jc w:val="both"/>
        <w:rPr>
          <w:rFonts w:cs="Times New Roman"/>
          <w:lang w:val="es-CO"/>
          <w:rPrChange w:id="1541" w:author="Massiel Nayibe Moreno Ladino" w:date="2025-01-15T12:59:00Z" w16du:dateUtc="2025-01-15T17:59:00Z">
            <w:rPr>
              <w:rFonts w:cs="Times New Roman"/>
            </w:rPr>
          </w:rPrChange>
        </w:rPr>
      </w:pPr>
      <w:r w:rsidRPr="00963ED8">
        <w:rPr>
          <w:rFonts w:cs="Times New Roman"/>
          <w:lang w:val="es-CO"/>
          <w:rPrChange w:id="1542" w:author="Massiel Nayibe Moreno Ladino" w:date="2025-01-15T12:59:00Z" w16du:dateUtc="2025-01-15T17:59:00Z">
            <w:rPr>
              <w:rFonts w:cs="Times New Roman"/>
            </w:rPr>
          </w:rPrChange>
        </w:rPr>
        <w:t>Cooperar plenamente en cualquier investigación de conducta indebida.</w:t>
      </w:r>
    </w:p>
    <w:p w14:paraId="1FA07DF6" w14:textId="77777777" w:rsidR="00441859" w:rsidRPr="00963ED8" w:rsidRDefault="00DE7F5C">
      <w:pPr>
        <w:tabs>
          <w:tab w:val="left" w:pos="960"/>
        </w:tabs>
        <w:spacing w:after="120" w:line="360" w:lineRule="auto"/>
        <w:ind w:right="-20"/>
        <w:jc w:val="both"/>
        <w:rPr>
          <w:lang w:val="es-CO"/>
          <w:rPrChange w:id="1543" w:author="Massiel Nayibe Moreno Ladino" w:date="2025-01-15T12:59:00Z" w16du:dateUtc="2025-01-15T17:59:00Z">
            <w:rPr/>
          </w:rPrChange>
        </w:rPr>
      </w:pPr>
      <w:r w:rsidRPr="00963ED8">
        <w:rPr>
          <w:lang w:val="es-CO"/>
          <w:rPrChange w:id="1544" w:author="Massiel Nayibe Moreno Ladino" w:date="2025-01-15T12:59:00Z" w16du:dateUtc="2025-01-15T17:59:00Z">
            <w:rPr/>
          </w:rPrChange>
        </w:rPr>
        <w:lastRenderedPageBreak/>
        <w:t xml:space="preserve">Si tiene conocimiento o sospecha de una violación de las leyes, normas o reglamentos aplicables o de este Código, debe comunicar inmediatamente esa información </w:t>
      </w:r>
      <w:r w:rsidR="00455CE4" w:rsidRPr="00963ED8">
        <w:rPr>
          <w:rFonts w:cs="Times New Roman"/>
          <w:lang w:val="es-CO"/>
          <w:rPrChange w:id="1545" w:author="Massiel Nayibe Moreno Ladino" w:date="2025-01-15T12:59:00Z" w16du:dateUtc="2025-01-15T17:59:00Z">
            <w:rPr>
              <w:rFonts w:cs="Times New Roman"/>
            </w:rPr>
          </w:rPrChange>
        </w:rPr>
        <w:t>al DP</w:t>
      </w:r>
      <w:r w:rsidR="00F831BC" w:rsidRPr="00963ED8">
        <w:rPr>
          <w:rFonts w:cs="Times New Roman"/>
          <w:lang w:val="es-CO"/>
          <w:rPrChange w:id="1546" w:author="Massiel Nayibe Moreno Ladino" w:date="2025-01-15T12:59:00Z" w16du:dateUtc="2025-01-15T17:59:00Z">
            <w:rPr>
              <w:rFonts w:cs="Times New Roman"/>
            </w:rPr>
          </w:rPrChange>
        </w:rPr>
        <w:t xml:space="preserve">, a RRHH </w:t>
      </w:r>
      <w:r w:rsidRPr="00963ED8">
        <w:rPr>
          <w:lang w:val="es-CO"/>
          <w:rPrChange w:id="1547" w:author="Massiel Nayibe Moreno Ladino" w:date="2025-01-15T12:59:00Z" w16du:dateUtc="2025-01-15T17:59:00Z">
            <w:rPr/>
          </w:rPrChange>
        </w:rPr>
        <w:t>y a la sede central de Partners. Las personas también pueden ponerse en contacto con la línea directa confidencial de Partners en bbulger@fosterthomas.com. La sede central de Partners determinará, o designará a las personas adecuadas para que determinen, las medidas apropiadas en respuesta a las violaciones de este Código</w:t>
      </w:r>
      <w:r w:rsidR="001450D4" w:rsidRPr="00963ED8">
        <w:rPr>
          <w:lang w:val="es-CO"/>
          <w:rPrChange w:id="1548" w:author="Massiel Nayibe Moreno Ladino" w:date="2025-01-15T12:59:00Z" w16du:dateUtc="2025-01-15T17:59:00Z">
            <w:rPr/>
          </w:rPrChange>
        </w:rPr>
        <w:t xml:space="preserve">. </w:t>
      </w:r>
    </w:p>
    <w:p w14:paraId="6B0D0B86" w14:textId="77777777" w:rsidR="00441859" w:rsidRPr="00963ED8" w:rsidRDefault="00DE7F5C">
      <w:pPr>
        <w:tabs>
          <w:tab w:val="left" w:pos="960"/>
        </w:tabs>
        <w:spacing w:after="120" w:line="360" w:lineRule="auto"/>
        <w:ind w:right="-20"/>
        <w:jc w:val="both"/>
        <w:rPr>
          <w:lang w:val="es-CO"/>
          <w:rPrChange w:id="1549" w:author="Massiel Nayibe Moreno Ladino" w:date="2025-01-15T12:59:00Z" w16du:dateUtc="2025-01-15T17:59:00Z">
            <w:rPr/>
          </w:rPrChange>
        </w:rPr>
      </w:pPr>
      <w:r w:rsidRPr="00963ED8">
        <w:rPr>
          <w:lang w:val="es-CO"/>
          <w:rPrChange w:id="1550" w:author="Massiel Nayibe Moreno Ladino" w:date="2025-01-15T12:59:00Z" w16du:dateUtc="2025-01-15T17:59:00Z">
            <w:rPr/>
          </w:rPrChange>
        </w:rPr>
        <w:t xml:space="preserve">Partners Colombia prohíbe cualquier tipo de represalia contra cualquier persona que denuncie de buena fe una presunta violación o que participe en una investigación. No debe haber interferencia, coerción, discriminación, </w:t>
      </w:r>
      <w:r w:rsidR="002A64F5" w:rsidRPr="00963ED8">
        <w:rPr>
          <w:lang w:val="es-CO"/>
          <w:rPrChange w:id="1551" w:author="Massiel Nayibe Moreno Ladino" w:date="2025-01-15T12:59:00Z" w16du:dateUtc="2025-01-15T17:59:00Z">
            <w:rPr/>
          </w:rPrChange>
        </w:rPr>
        <w:t xml:space="preserve">represalia </w:t>
      </w:r>
      <w:r w:rsidRPr="00963ED8">
        <w:rPr>
          <w:lang w:val="es-CO"/>
          <w:rPrChange w:id="1552" w:author="Massiel Nayibe Moreno Ladino" w:date="2025-01-15T12:59:00Z" w16du:dateUtc="2025-01-15T17:59:00Z">
            <w:rPr/>
          </w:rPrChange>
        </w:rPr>
        <w:t>o venganza contra ninguna persona por presentar una queja válida y veraz o un informe de buena fe de una violación. Nada de lo dispuesto en esta política pretende, ni debe interpretarse que pretende, limitar en modo alguno sus derechos en virtud de cualquier ley federal, estatal o local aplicable.</w:t>
      </w:r>
    </w:p>
    <w:p w14:paraId="6E80069E" w14:textId="77777777" w:rsidR="00441859" w:rsidRDefault="00DE7F5C">
      <w:pPr>
        <w:pStyle w:val="Ttulo2"/>
        <w:numPr>
          <w:ilvl w:val="1"/>
          <w:numId w:val="82"/>
        </w:numPr>
      </w:pPr>
      <w:bookmarkStart w:id="1553" w:name="_Toc29250489"/>
      <w:bookmarkStart w:id="1554" w:name="_Toc185435267"/>
      <w:r w:rsidRPr="00DF5BD6">
        <w:t xml:space="preserve">Política de reclamaciones </w:t>
      </w:r>
      <w:bookmarkEnd w:id="1553"/>
      <w:bookmarkEnd w:id="1554"/>
    </w:p>
    <w:p w14:paraId="408ACDD0" w14:textId="77777777" w:rsidR="00441859" w:rsidRPr="00963ED8" w:rsidRDefault="00DE7F5C">
      <w:pPr>
        <w:tabs>
          <w:tab w:val="left" w:pos="960"/>
        </w:tabs>
        <w:spacing w:after="120" w:line="360" w:lineRule="auto"/>
        <w:ind w:right="-20"/>
        <w:jc w:val="both"/>
        <w:rPr>
          <w:lang w:val="es-CO"/>
          <w:rPrChange w:id="1555" w:author="Massiel Nayibe Moreno Ladino" w:date="2025-01-15T12:59:00Z" w16du:dateUtc="2025-01-15T17:59:00Z">
            <w:rPr/>
          </w:rPrChange>
        </w:rPr>
      </w:pPr>
      <w:r w:rsidRPr="00963ED8">
        <w:rPr>
          <w:lang w:val="es-CO"/>
          <w:rPrChange w:id="1556" w:author="Massiel Nayibe Moreno Ladino" w:date="2025-01-15T12:59:00Z" w16du:dateUtc="2025-01-15T17:59:00Z">
            <w:rPr/>
          </w:rPrChange>
        </w:rPr>
        <w:t xml:space="preserve">Compañeros Colombia brindará a los empleados la oportunidad de poner en conocimiento de la dirección los problemas e inquietudes relacionados con el trabajo y resolver dichos problemas de manera justa y rápida. Cualquier empleado que sienta que ha sido tratado de manera injusta o inequitativa con respecto a una condición o acción que afecte su empleo, debe poner el asunto en conocimiento </w:t>
      </w:r>
      <w:r w:rsidR="005A69B0" w:rsidRPr="00963ED8">
        <w:rPr>
          <w:lang w:val="es-CO"/>
          <w:rPrChange w:id="1557" w:author="Massiel Nayibe Moreno Ladino" w:date="2025-01-15T12:59:00Z" w16du:dateUtc="2025-01-15T17:59:00Z">
            <w:rPr/>
          </w:rPrChange>
        </w:rPr>
        <w:t>del DP</w:t>
      </w:r>
      <w:r w:rsidRPr="00963ED8">
        <w:rPr>
          <w:lang w:val="es-CO"/>
          <w:rPrChange w:id="1558" w:author="Massiel Nayibe Moreno Ladino" w:date="2025-01-15T12:59:00Z" w16du:dateUtc="2025-01-15T17:59:00Z">
            <w:rPr/>
          </w:rPrChange>
        </w:rPr>
        <w:t xml:space="preserve">, de la sede central de Partners o de la línea directa confidencial </w:t>
      </w:r>
      <w:r w:rsidR="00E5431C" w:rsidRPr="00963ED8">
        <w:rPr>
          <w:lang w:val="es-CO"/>
          <w:rPrChange w:id="1559" w:author="Massiel Nayibe Moreno Ladino" w:date="2025-01-15T12:59:00Z" w16du:dateUtc="2025-01-15T17:59:00Z">
            <w:rPr/>
          </w:rPrChange>
        </w:rPr>
        <w:t xml:space="preserve">bbulger@fosterthomas.com. </w:t>
      </w:r>
    </w:p>
    <w:p w14:paraId="28068C7D" w14:textId="77777777" w:rsidR="00441859" w:rsidRDefault="00DE7F5C">
      <w:pPr>
        <w:pStyle w:val="Ttulo2"/>
        <w:numPr>
          <w:ilvl w:val="1"/>
          <w:numId w:val="82"/>
        </w:numPr>
      </w:pPr>
      <w:bookmarkStart w:id="1560" w:name="_Toc182401176"/>
      <w:bookmarkStart w:id="1561" w:name="_Toc185435268"/>
      <w:r w:rsidRPr="002A5751">
        <w:t>Política de puertas abiertas</w:t>
      </w:r>
      <w:bookmarkEnd w:id="1560"/>
      <w:bookmarkEnd w:id="1561"/>
    </w:p>
    <w:p w14:paraId="1E486EC7" w14:textId="77777777" w:rsidR="00441859" w:rsidRPr="00963ED8" w:rsidRDefault="00DE7F5C">
      <w:pPr>
        <w:tabs>
          <w:tab w:val="left" w:pos="960"/>
        </w:tabs>
        <w:spacing w:after="120" w:line="360" w:lineRule="auto"/>
        <w:ind w:right="-20"/>
        <w:jc w:val="both"/>
        <w:rPr>
          <w:lang w:val="es-CO"/>
          <w:rPrChange w:id="1562" w:author="Massiel Nayibe Moreno Ladino" w:date="2025-01-15T12:59:00Z" w16du:dateUtc="2025-01-15T17:59:00Z">
            <w:rPr/>
          </w:rPrChange>
        </w:rPr>
      </w:pPr>
      <w:r w:rsidRPr="00963ED8">
        <w:rPr>
          <w:lang w:val="es-CO"/>
          <w:rPrChange w:id="1563" w:author="Massiel Nayibe Moreno Ladino" w:date="2025-01-15T12:59:00Z" w16du:dateUtc="2025-01-15T17:59:00Z">
            <w:rPr/>
          </w:rPrChange>
        </w:rPr>
        <w:t xml:space="preserve">Partners ha adoptado una política de puertas abiertas para todos los empleados. Esto significa que la puerta de cada directivo está abierta a todos los empleados. El propósito de nuestra política de puertas abiertas es fomentar la comunicación abierta, la retroalimentación y la discusión sobre cualquier asunto de importancia para un empleado. Nuestra política de puertas abiertas significa que los empleados son libres de hablar con cualquier gerente en cualquier momento sobre cualquier tema, siempre y cuando respeten </w:t>
      </w:r>
      <w:r>
        <w:fldChar w:fldCharType="begin"/>
      </w:r>
      <w:r w:rsidRPr="00963ED8">
        <w:rPr>
          <w:lang w:val="es-CO"/>
          <w:rPrChange w:id="1564" w:author="Massiel Nayibe Moreno Ladino" w:date="2025-01-15T12:59:00Z" w16du:dateUtc="2025-01-15T17:59:00Z">
            <w:rPr/>
          </w:rPrChange>
        </w:rPr>
        <w:instrText>HYPERLINK \l "_Code_of_Conduct"</w:instrText>
      </w:r>
      <w:r>
        <w:fldChar w:fldCharType="separate"/>
      </w:r>
      <w:r w:rsidRPr="00963ED8">
        <w:rPr>
          <w:rStyle w:val="Hipervnculo"/>
          <w:lang w:val="es-CO"/>
          <w:rPrChange w:id="1565" w:author="Massiel Nayibe Moreno Ladino" w:date="2025-01-15T12:59:00Z" w16du:dateUtc="2025-01-15T17:59:00Z">
            <w:rPr>
              <w:rStyle w:val="Hipervnculo"/>
            </w:rPr>
          </w:rPrChange>
        </w:rPr>
        <w:t>el Código de Conducta de Partners</w:t>
      </w:r>
      <w:r>
        <w:fldChar w:fldCharType="end"/>
      </w:r>
      <w:r w:rsidRPr="00963ED8">
        <w:rPr>
          <w:lang w:val="es-CO"/>
          <w:rPrChange w:id="1566" w:author="Massiel Nayibe Moreno Ladino" w:date="2025-01-15T12:59:00Z" w16du:dateUtc="2025-01-15T17:59:00Z">
            <w:rPr/>
          </w:rPrChange>
        </w:rPr>
        <w:t xml:space="preserve"> y se comuniquen con dignidad y respeto.</w:t>
      </w:r>
    </w:p>
    <w:p w14:paraId="5BCE9A30" w14:textId="77777777" w:rsidR="00441859" w:rsidRPr="00963ED8" w:rsidRDefault="00DE7F5C">
      <w:pPr>
        <w:tabs>
          <w:tab w:val="left" w:pos="960"/>
        </w:tabs>
        <w:spacing w:after="120" w:line="360" w:lineRule="auto"/>
        <w:ind w:right="-20"/>
        <w:jc w:val="both"/>
        <w:rPr>
          <w:lang w:val="es-CO"/>
          <w:rPrChange w:id="1567" w:author="Massiel Nayibe Moreno Ladino" w:date="2025-01-15T12:59:00Z" w16du:dateUtc="2025-01-15T17:59:00Z">
            <w:rPr/>
          </w:rPrChange>
        </w:rPr>
      </w:pPr>
      <w:r w:rsidRPr="00963ED8">
        <w:rPr>
          <w:b/>
          <w:bCs/>
          <w:lang w:val="es-CO"/>
          <w:rPrChange w:id="1568" w:author="Massiel Nayibe Moreno Ladino" w:date="2025-01-15T12:59:00Z" w16du:dateUtc="2025-01-15T17:59:00Z">
            <w:rPr>
              <w:b/>
              <w:bCs/>
            </w:rPr>
          </w:rPrChange>
        </w:rPr>
        <w:t>Responsabilidades en el marco de una política de puertas abiertas:</w:t>
      </w:r>
    </w:p>
    <w:p w14:paraId="1FFE11BC" w14:textId="77777777" w:rsidR="00441859" w:rsidRPr="00963ED8" w:rsidRDefault="00DE7F5C">
      <w:pPr>
        <w:numPr>
          <w:ilvl w:val="0"/>
          <w:numId w:val="101"/>
        </w:numPr>
        <w:tabs>
          <w:tab w:val="left" w:pos="960"/>
        </w:tabs>
        <w:spacing w:after="120" w:line="360" w:lineRule="auto"/>
        <w:ind w:right="-20"/>
        <w:jc w:val="both"/>
        <w:rPr>
          <w:lang w:val="es-CO"/>
          <w:rPrChange w:id="1569" w:author="Massiel Nayibe Moreno Ladino" w:date="2025-01-15T12:59:00Z" w16du:dateUtc="2025-01-15T17:59:00Z">
            <w:rPr/>
          </w:rPrChange>
        </w:rPr>
      </w:pPr>
      <w:r w:rsidRPr="00963ED8">
        <w:rPr>
          <w:lang w:val="es-CO"/>
          <w:rPrChange w:id="1570" w:author="Massiel Nayibe Moreno Ladino" w:date="2025-01-15T12:59:00Z" w16du:dateUtc="2025-01-15T17:59:00Z">
            <w:rPr/>
          </w:rPrChange>
        </w:rPr>
        <w:lastRenderedPageBreak/>
        <w:t>Si algún aspecto de su trabajo le preocupa, tiene la responsabilidad de tratar su preocupación con un responsable.</w:t>
      </w:r>
    </w:p>
    <w:p w14:paraId="70FB1B28" w14:textId="77777777" w:rsidR="00441859" w:rsidRPr="00963ED8" w:rsidRDefault="00DE7F5C">
      <w:pPr>
        <w:numPr>
          <w:ilvl w:val="0"/>
          <w:numId w:val="101"/>
        </w:numPr>
        <w:tabs>
          <w:tab w:val="left" w:pos="960"/>
        </w:tabs>
        <w:spacing w:after="120" w:line="360" w:lineRule="auto"/>
        <w:ind w:right="-20"/>
        <w:jc w:val="both"/>
        <w:rPr>
          <w:lang w:val="es-CO"/>
          <w:rPrChange w:id="1571" w:author="Massiel Nayibe Moreno Ladino" w:date="2025-01-15T12:59:00Z" w16du:dateUtc="2025-01-15T17:59:00Z">
            <w:rPr/>
          </w:rPrChange>
        </w:rPr>
      </w:pPr>
      <w:r w:rsidRPr="00963ED8">
        <w:rPr>
          <w:lang w:val="es-CO"/>
          <w:rPrChange w:id="1572" w:author="Massiel Nayibe Moreno Ladino" w:date="2025-01-15T12:59:00Z" w16du:dateUtc="2025-01-15T17:59:00Z">
            <w:rPr/>
          </w:rPrChange>
        </w:rPr>
        <w:t>Tanto si tiene un problema, una queja, una sugerencia o una observación, sus jefes quieren escucharle. Al escucharle, los socios pueden mejorar, abordar las quejas y fomentar la comprensión por parte de los empleados de los fundamentos de las prácticas, los procesos y las decisiones.</w:t>
      </w:r>
    </w:p>
    <w:p w14:paraId="6C4DC0C5" w14:textId="77777777" w:rsidR="00441859" w:rsidRPr="00963ED8" w:rsidRDefault="00DE7F5C">
      <w:pPr>
        <w:tabs>
          <w:tab w:val="left" w:pos="960"/>
        </w:tabs>
        <w:spacing w:after="120" w:line="360" w:lineRule="auto"/>
        <w:ind w:right="-20"/>
        <w:jc w:val="both"/>
        <w:rPr>
          <w:lang w:val="es-CO"/>
          <w:rPrChange w:id="1573" w:author="Massiel Nayibe Moreno Ladino" w:date="2025-01-15T12:59:00Z" w16du:dateUtc="2025-01-15T17:59:00Z">
            <w:rPr/>
          </w:rPrChange>
        </w:rPr>
      </w:pPr>
      <w:r w:rsidRPr="00963ED8">
        <w:rPr>
          <w:b/>
          <w:bCs/>
          <w:lang w:val="es-CO"/>
          <w:rPrChange w:id="1574" w:author="Massiel Nayibe Moreno Ladino" w:date="2025-01-15T12:59:00Z" w16du:dateUtc="2025-01-15T17:59:00Z">
            <w:rPr>
              <w:b/>
              <w:bCs/>
            </w:rPr>
          </w:rPrChange>
        </w:rPr>
        <w:t>Antes de aplicar la política de puertas abiertas:</w:t>
      </w:r>
    </w:p>
    <w:p w14:paraId="7DE92D7D" w14:textId="77777777" w:rsidR="00441859" w:rsidRPr="00963ED8" w:rsidRDefault="00DE7F5C">
      <w:pPr>
        <w:tabs>
          <w:tab w:val="left" w:pos="960"/>
        </w:tabs>
        <w:spacing w:after="120" w:line="360" w:lineRule="auto"/>
        <w:ind w:right="-20"/>
        <w:jc w:val="both"/>
        <w:rPr>
          <w:lang w:val="es-CO"/>
          <w:rPrChange w:id="1575" w:author="Massiel Nayibe Moreno Ladino" w:date="2025-01-15T12:59:00Z" w16du:dateUtc="2025-01-15T17:59:00Z">
            <w:rPr/>
          </w:rPrChange>
        </w:rPr>
      </w:pPr>
      <w:r w:rsidRPr="00963ED8">
        <w:rPr>
          <w:lang w:val="es-CO"/>
          <w:rPrChange w:id="1576" w:author="Massiel Nayibe Moreno Ladino" w:date="2025-01-15T12:59:00Z" w16du:dateUtc="2025-01-15T17:59:00Z">
            <w:rPr/>
          </w:rPrChange>
        </w:rPr>
        <w:t>La mayoría de los problemas pueden y deben resolverse hablando con su supervisor inmediato; se le anima a ello como primer esfuerzo para resolver un problema. Sin embargo, una política de puertas abiertas significa que también puede tratar sus problemas y preocupaciones con los siguientes niveles de dirección y/o RRHH. Independientemente de cómo plantee su problema, queja o sugerencia, encontrará directivos de todos los niveles de la organización dispuestos a escucharle y a ayudarle a encontrar una solución o una aclaración.</w:t>
      </w:r>
    </w:p>
    <w:p w14:paraId="75831236" w14:textId="77777777" w:rsidR="00441859" w:rsidRDefault="00DE7F5C">
      <w:pPr>
        <w:pStyle w:val="Ttulo2"/>
        <w:numPr>
          <w:ilvl w:val="1"/>
          <w:numId w:val="82"/>
        </w:numPr>
      </w:pPr>
      <w:bookmarkStart w:id="1577" w:name="_Toc29250490"/>
      <w:bookmarkStart w:id="1578" w:name="_Toc185435269"/>
      <w:r>
        <w:t xml:space="preserve">Política de denuncia de irregularidades </w:t>
      </w:r>
      <w:bookmarkEnd w:id="1577"/>
      <w:bookmarkEnd w:id="1578"/>
    </w:p>
    <w:p w14:paraId="405EA0EC" w14:textId="77777777" w:rsidR="00441859" w:rsidRPr="00963ED8" w:rsidRDefault="00DE7F5C">
      <w:pPr>
        <w:tabs>
          <w:tab w:val="left" w:pos="960"/>
        </w:tabs>
        <w:spacing w:after="120" w:line="360" w:lineRule="auto"/>
        <w:ind w:right="-20"/>
        <w:jc w:val="both"/>
        <w:rPr>
          <w:lang w:val="es-CO"/>
          <w:rPrChange w:id="1579" w:author="Massiel Nayibe Moreno Ladino" w:date="2025-01-15T12:59:00Z" w16du:dateUtc="2025-01-15T17:59:00Z">
            <w:rPr/>
          </w:rPrChange>
        </w:rPr>
      </w:pPr>
      <w:r w:rsidRPr="00963ED8">
        <w:rPr>
          <w:lang w:val="es-CO"/>
          <w:rPrChange w:id="1580" w:author="Massiel Nayibe Moreno Ladino" w:date="2025-01-15T12:59:00Z" w16du:dateUtc="2025-01-15T17:59:00Z">
            <w:rPr/>
          </w:rPrChange>
        </w:rPr>
        <w:t>Los empleados tienen el deber de cumplir con todas las leyes aplicables y de ayudar a Partners Colombia a garantizar el cumplimiento legal. Compañeros Colombia alienta a sus empleados a denunciar actividades indebidas en el lugar de trabajo y protegerá a los empleados de represalias por hacer cualquier denuncia de buena fe. Los empleados tienen derecho a denunciar, sin sufrir represalias, cualquier actividad de la organización o de sus empleados que el empleado crea razonablemente:</w:t>
      </w:r>
    </w:p>
    <w:p w14:paraId="09504897" w14:textId="77777777" w:rsidR="00441859" w:rsidRPr="00963ED8" w:rsidRDefault="00DE7F5C">
      <w:pPr>
        <w:pStyle w:val="Prrafodelista"/>
        <w:numPr>
          <w:ilvl w:val="0"/>
          <w:numId w:val="15"/>
        </w:numPr>
        <w:tabs>
          <w:tab w:val="left" w:pos="960"/>
        </w:tabs>
        <w:spacing w:after="120" w:line="360" w:lineRule="auto"/>
        <w:ind w:right="-20"/>
        <w:jc w:val="both"/>
        <w:rPr>
          <w:lang w:val="es-CO"/>
          <w:rPrChange w:id="1581" w:author="Massiel Nayibe Moreno Ladino" w:date="2025-01-15T12:59:00Z" w16du:dateUtc="2025-01-15T17:59:00Z">
            <w:rPr/>
          </w:rPrChange>
        </w:rPr>
      </w:pPr>
      <w:r w:rsidRPr="00963ED8">
        <w:rPr>
          <w:lang w:val="es-CO"/>
          <w:rPrChange w:id="1582" w:author="Massiel Nayibe Moreno Ladino" w:date="2025-01-15T12:59:00Z" w16du:dateUtc="2025-01-15T17:59:00Z">
            <w:rPr/>
          </w:rPrChange>
        </w:rPr>
        <w:t xml:space="preserve">Infrinja cualquier ley local, </w:t>
      </w:r>
      <w:r w:rsidR="002A64F5" w:rsidRPr="00963ED8">
        <w:rPr>
          <w:lang w:val="es-CO"/>
          <w:rPrChange w:id="1583" w:author="Massiel Nayibe Moreno Ladino" w:date="2025-01-15T12:59:00Z" w16du:dateUtc="2025-01-15T17:59:00Z">
            <w:rPr/>
          </w:rPrChange>
        </w:rPr>
        <w:t xml:space="preserve">estatal </w:t>
      </w:r>
      <w:r w:rsidRPr="00963ED8">
        <w:rPr>
          <w:lang w:val="es-CO"/>
          <w:rPrChange w:id="1584" w:author="Massiel Nayibe Moreno Ladino" w:date="2025-01-15T12:59:00Z" w16du:dateUtc="2025-01-15T17:59:00Z">
            <w:rPr/>
          </w:rPrChange>
        </w:rPr>
        <w:t>o federal;</w:t>
      </w:r>
    </w:p>
    <w:p w14:paraId="67FD8DF0" w14:textId="77777777" w:rsidR="00441859" w:rsidRPr="00963ED8" w:rsidRDefault="00DE7F5C">
      <w:pPr>
        <w:pStyle w:val="Prrafodelista"/>
        <w:numPr>
          <w:ilvl w:val="0"/>
          <w:numId w:val="15"/>
        </w:numPr>
        <w:tabs>
          <w:tab w:val="left" w:pos="960"/>
        </w:tabs>
        <w:spacing w:after="120" w:line="360" w:lineRule="auto"/>
        <w:ind w:right="-20"/>
        <w:jc w:val="both"/>
        <w:rPr>
          <w:lang w:val="es-CO"/>
          <w:rPrChange w:id="1585" w:author="Massiel Nayibe Moreno Ladino" w:date="2025-01-15T12:59:00Z" w16du:dateUtc="2025-01-15T17:59:00Z">
            <w:rPr/>
          </w:rPrChange>
        </w:rPr>
      </w:pPr>
      <w:r w:rsidRPr="00963ED8">
        <w:rPr>
          <w:lang w:val="es-CO"/>
          <w:rPrChange w:id="1586" w:author="Massiel Nayibe Moreno Ladino" w:date="2025-01-15T12:59:00Z" w16du:dateUtc="2025-01-15T17:59:00Z">
            <w:rPr/>
          </w:rPrChange>
        </w:rPr>
        <w:t xml:space="preserve">Infrinja o suponga el incumplimiento de cualquier norma o reglamento local, </w:t>
      </w:r>
      <w:r w:rsidR="002A64F5" w:rsidRPr="00963ED8">
        <w:rPr>
          <w:lang w:val="es-CO"/>
          <w:rPrChange w:id="1587" w:author="Massiel Nayibe Moreno Ladino" w:date="2025-01-15T12:59:00Z" w16du:dateUtc="2025-01-15T17:59:00Z">
            <w:rPr/>
          </w:rPrChange>
        </w:rPr>
        <w:t xml:space="preserve">estatal </w:t>
      </w:r>
      <w:r w:rsidRPr="00963ED8">
        <w:rPr>
          <w:lang w:val="es-CO"/>
          <w:rPrChange w:id="1588" w:author="Massiel Nayibe Moreno Ladino" w:date="2025-01-15T12:59:00Z" w16du:dateUtc="2025-01-15T17:59:00Z">
            <w:rPr/>
          </w:rPrChange>
        </w:rPr>
        <w:t>o federal;</w:t>
      </w:r>
    </w:p>
    <w:p w14:paraId="053B1C2A" w14:textId="77777777" w:rsidR="00441859" w:rsidRPr="00963ED8" w:rsidRDefault="00DE7F5C">
      <w:pPr>
        <w:pStyle w:val="Prrafodelista"/>
        <w:numPr>
          <w:ilvl w:val="0"/>
          <w:numId w:val="15"/>
        </w:numPr>
        <w:tabs>
          <w:tab w:val="left" w:pos="960"/>
        </w:tabs>
        <w:spacing w:after="120" w:line="360" w:lineRule="auto"/>
        <w:ind w:right="-20"/>
        <w:jc w:val="both"/>
        <w:rPr>
          <w:lang w:val="es-CO"/>
          <w:rPrChange w:id="1589" w:author="Massiel Nayibe Moreno Ladino" w:date="2025-01-15T12:59:00Z" w16du:dateUtc="2025-01-15T17:59:00Z">
            <w:rPr/>
          </w:rPrChange>
        </w:rPr>
      </w:pPr>
      <w:r w:rsidRPr="00963ED8">
        <w:rPr>
          <w:lang w:val="es-CO"/>
          <w:rPrChange w:id="1590" w:author="Massiel Nayibe Moreno Ladino" w:date="2025-01-15T12:59:00Z" w16du:dateUtc="2025-01-15T17:59:00Z">
            <w:rPr/>
          </w:rPrChange>
        </w:rPr>
        <w:t xml:space="preserve">Viola las responsabilidades fiduciarias de una empresa con sus accionistas o empleados. </w:t>
      </w:r>
    </w:p>
    <w:p w14:paraId="47B420EB" w14:textId="77777777" w:rsidR="00441859" w:rsidRPr="00963ED8" w:rsidRDefault="00DE7F5C">
      <w:pPr>
        <w:tabs>
          <w:tab w:val="left" w:pos="960"/>
        </w:tabs>
        <w:spacing w:after="120" w:line="360" w:lineRule="auto"/>
        <w:ind w:right="-20"/>
        <w:jc w:val="both"/>
        <w:rPr>
          <w:lang w:val="es-CO"/>
          <w:rPrChange w:id="1591" w:author="Massiel Nayibe Moreno Ladino" w:date="2025-01-15T12:59:00Z" w16du:dateUtc="2025-01-15T17:59:00Z">
            <w:rPr/>
          </w:rPrChange>
        </w:rPr>
      </w:pPr>
      <w:r w:rsidRPr="00963ED8">
        <w:rPr>
          <w:lang w:val="es-CO"/>
          <w:rPrChange w:id="1592" w:author="Massiel Nayibe Moreno Ladino" w:date="2025-01-15T12:59:00Z" w16du:dateUtc="2025-01-15T17:59:00Z">
            <w:rPr/>
          </w:rPrChange>
        </w:rPr>
        <w:t xml:space="preserve">Además, los empleados pueden negarse a participar en una actividad que suponga una violación o incumplimiento de cualquier ley, </w:t>
      </w:r>
      <w:r w:rsidR="002A64F5" w:rsidRPr="00963ED8">
        <w:rPr>
          <w:lang w:val="es-CO"/>
          <w:rPrChange w:id="1593" w:author="Massiel Nayibe Moreno Ladino" w:date="2025-01-15T12:59:00Z" w16du:dateUtc="2025-01-15T17:59:00Z">
            <w:rPr/>
          </w:rPrChange>
        </w:rPr>
        <w:t xml:space="preserve">norma </w:t>
      </w:r>
      <w:r w:rsidRPr="00963ED8">
        <w:rPr>
          <w:lang w:val="es-CO"/>
          <w:rPrChange w:id="1594" w:author="Massiel Nayibe Moreno Ladino" w:date="2025-01-15T12:59:00Z" w16du:dateUtc="2025-01-15T17:59:00Z">
            <w:rPr/>
          </w:rPrChange>
        </w:rPr>
        <w:t xml:space="preserve">o reglamento local, </w:t>
      </w:r>
      <w:r w:rsidR="002A64F5" w:rsidRPr="00963ED8">
        <w:rPr>
          <w:lang w:val="es-CO"/>
          <w:rPrChange w:id="1595" w:author="Massiel Nayibe Moreno Ladino" w:date="2025-01-15T12:59:00Z" w16du:dateUtc="2025-01-15T17:59:00Z">
            <w:rPr/>
          </w:rPrChange>
        </w:rPr>
        <w:t xml:space="preserve">estatal </w:t>
      </w:r>
      <w:r w:rsidRPr="00963ED8">
        <w:rPr>
          <w:lang w:val="es-CO"/>
          <w:rPrChange w:id="1596" w:author="Massiel Nayibe Moreno Ladino" w:date="2025-01-15T12:59:00Z" w16du:dateUtc="2025-01-15T17:59:00Z">
            <w:rPr/>
          </w:rPrChange>
        </w:rPr>
        <w:t xml:space="preserve">o federal. Los empleados también están protegidos contra represalias por haber ejercido cualquiera de estos derechos en cualquier empleo anterior. Las leyes de protección de los denunciantes no autorizan a los </w:t>
      </w:r>
      <w:r w:rsidRPr="00963ED8">
        <w:rPr>
          <w:lang w:val="es-CO"/>
          <w:rPrChange w:id="1597" w:author="Massiel Nayibe Moreno Ladino" w:date="2025-01-15T12:59:00Z" w16du:dateUtc="2025-01-15T17:59:00Z">
            <w:rPr/>
          </w:rPrChange>
        </w:rPr>
        <w:lastRenderedPageBreak/>
        <w:t>empleados a violar un privilegio confidencial de la organización (como el privilegio abogado-cliente) ni a revelar indebidamente información comercial secreta.</w:t>
      </w:r>
    </w:p>
    <w:p w14:paraId="645FB0E9" w14:textId="77777777" w:rsidR="00441859" w:rsidRPr="00963ED8" w:rsidRDefault="00DE7F5C">
      <w:pPr>
        <w:pStyle w:val="Ttulo3"/>
        <w:jc w:val="both"/>
        <w:rPr>
          <w:lang w:val="es-CO"/>
          <w:rPrChange w:id="1598" w:author="Massiel Nayibe Moreno Ladino" w:date="2025-01-15T12:59:00Z" w16du:dateUtc="2025-01-15T17:59:00Z">
            <w:rPr/>
          </w:rPrChange>
        </w:rPr>
      </w:pPr>
      <w:bookmarkStart w:id="1599" w:name="_Toc29250491"/>
      <w:bookmarkStart w:id="1600" w:name="_Toc185435270"/>
      <w:r w:rsidRPr="00963ED8">
        <w:rPr>
          <w:lang w:val="es-CO"/>
          <w:rPrChange w:id="1601" w:author="Massiel Nayibe Moreno Ladino" w:date="2025-01-15T12:59:00Z" w16du:dateUtc="2025-01-15T17:59:00Z">
            <w:rPr/>
          </w:rPrChange>
        </w:rPr>
        <w:t>7.</w:t>
      </w:r>
      <w:r w:rsidR="006277A3" w:rsidRPr="00963ED8">
        <w:rPr>
          <w:lang w:val="es-CO"/>
          <w:rPrChange w:id="1602" w:author="Massiel Nayibe Moreno Ladino" w:date="2025-01-15T12:59:00Z" w16du:dateUtc="2025-01-15T17:59:00Z">
            <w:rPr/>
          </w:rPrChange>
        </w:rPr>
        <w:t>26</w:t>
      </w:r>
      <w:r w:rsidR="006F0B7C" w:rsidRPr="00963ED8">
        <w:rPr>
          <w:lang w:val="es-CO"/>
          <w:rPrChange w:id="1603" w:author="Massiel Nayibe Moreno Ladino" w:date="2025-01-15T12:59:00Z" w16du:dateUtc="2025-01-15T17:59:00Z">
            <w:rPr/>
          </w:rPrChange>
        </w:rPr>
        <w:t>.</w:t>
      </w:r>
      <w:r w:rsidRPr="00963ED8">
        <w:rPr>
          <w:lang w:val="es-CO"/>
          <w:rPrChange w:id="1604" w:author="Massiel Nayibe Moreno Ladino" w:date="2025-01-15T12:59:00Z" w16du:dateUtc="2025-01-15T17:59:00Z">
            <w:rPr/>
          </w:rPrChange>
        </w:rPr>
        <w:t>1 Procedimiento de denuncia de irregularidades</w:t>
      </w:r>
      <w:bookmarkEnd w:id="1599"/>
      <w:bookmarkEnd w:id="1600"/>
    </w:p>
    <w:p w14:paraId="4612B6CE" w14:textId="77777777" w:rsidR="00441859" w:rsidRPr="00963ED8" w:rsidRDefault="00DE7F5C">
      <w:pPr>
        <w:spacing w:line="360" w:lineRule="auto"/>
        <w:jc w:val="both"/>
        <w:rPr>
          <w:lang w:val="es-CO"/>
          <w:rPrChange w:id="1605" w:author="Massiel Nayibe Moreno Ladino" w:date="2025-01-15T12:59:00Z" w16du:dateUtc="2025-01-15T17:59:00Z">
            <w:rPr/>
          </w:rPrChange>
        </w:rPr>
      </w:pPr>
      <w:r w:rsidRPr="00963ED8">
        <w:rPr>
          <w:lang w:val="es-CO"/>
          <w:rPrChange w:id="1606" w:author="Massiel Nayibe Moreno Ladino" w:date="2025-01-15T12:59:00Z" w16du:dateUtc="2025-01-15T17:59:00Z">
            <w:rPr/>
          </w:rPrChange>
        </w:rPr>
        <w:t xml:space="preserve">Cualquier empleado que sospeche que se ha producido una violación de la ética o del cumplimiento de la legislación debe informar de la situación a su supervisor </w:t>
      </w:r>
      <w:r w:rsidR="00A83781" w:rsidRPr="00963ED8">
        <w:rPr>
          <w:lang w:val="es-CO"/>
          <w:rPrChange w:id="1607" w:author="Massiel Nayibe Moreno Ladino" w:date="2025-01-15T12:59:00Z" w16du:dateUtc="2025-01-15T17:59:00Z">
            <w:rPr/>
          </w:rPrChange>
        </w:rPr>
        <w:t xml:space="preserve">o a un miembro de la Dirección Ejecutiva. Alternativamente, se </w:t>
      </w:r>
      <w:r w:rsidR="00837E5B" w:rsidRPr="00963ED8">
        <w:rPr>
          <w:lang w:val="es-CO"/>
          <w:rPrChange w:id="1608" w:author="Massiel Nayibe Moreno Ladino" w:date="2025-01-15T12:59:00Z" w16du:dateUtc="2025-01-15T17:59:00Z">
            <w:rPr/>
          </w:rPrChange>
        </w:rPr>
        <w:t>ha</w:t>
      </w:r>
      <w:r w:rsidR="00A83781" w:rsidRPr="00963ED8">
        <w:rPr>
          <w:lang w:val="es-CO"/>
          <w:rPrChange w:id="1609" w:author="Massiel Nayibe Moreno Ladino" w:date="2025-01-15T12:59:00Z" w16du:dateUtc="2025-01-15T17:59:00Z">
            <w:rPr/>
          </w:rPrChange>
        </w:rPr>
        <w:t xml:space="preserve"> establecido una línea directa confidencial en </w:t>
      </w:r>
      <w:r w:rsidR="00837E5B">
        <w:fldChar w:fldCharType="begin"/>
      </w:r>
      <w:r w:rsidR="00837E5B" w:rsidRPr="00963ED8">
        <w:rPr>
          <w:lang w:val="es-CO"/>
          <w:rPrChange w:id="1610" w:author="Massiel Nayibe Moreno Ladino" w:date="2025-01-15T12:59:00Z" w16du:dateUtc="2025-01-15T17:59:00Z">
            <w:rPr/>
          </w:rPrChange>
        </w:rPr>
        <w:instrText>HYPERLINK "mailto:bbulger@fosterthomas.com"</w:instrText>
      </w:r>
      <w:r w:rsidR="00837E5B">
        <w:fldChar w:fldCharType="separate"/>
      </w:r>
      <w:r w:rsidR="00837E5B" w:rsidRPr="00963ED8">
        <w:rPr>
          <w:rStyle w:val="Hipervnculo"/>
          <w:lang w:val="es-CO"/>
          <w:rPrChange w:id="1611" w:author="Massiel Nayibe Moreno Ladino" w:date="2025-01-15T12:59:00Z" w16du:dateUtc="2025-01-15T17:59:00Z">
            <w:rPr>
              <w:rStyle w:val="Hipervnculo"/>
            </w:rPr>
          </w:rPrChange>
        </w:rPr>
        <w:t>bbulger@fosterthomas.com</w:t>
      </w:r>
      <w:r w:rsidR="00837E5B">
        <w:fldChar w:fldCharType="end"/>
      </w:r>
      <w:r w:rsidR="00A83781" w:rsidRPr="00963ED8">
        <w:rPr>
          <w:lang w:val="es-CO"/>
          <w:rPrChange w:id="1612" w:author="Massiel Nayibe Moreno Ladino" w:date="2025-01-15T12:59:00Z" w16du:dateUtc="2025-01-15T17:59:00Z">
            <w:rPr/>
          </w:rPrChange>
        </w:rPr>
        <w:t xml:space="preserve"> para que pueda comunicar su preocupación por correo electrónico a una parte externa. El correo electrónico es supervisado por un consultor de recursos humanos de Foster Thomas, que transmitirá cualquier preocupación al Comité de Ética de la Junta Directiva. Si la situación pone en peligro la vida o es de naturaleza extremadamente crítica, es necesario informar al Equipo de Liderazgo Ejecutivo, así como a la línea directa para que se tomen medidas inmediatas. Los empleados también pueden comunicar información sobre posibles actividades ilícitas a un organismo gubernamental o policial competente. </w:t>
      </w:r>
    </w:p>
    <w:p w14:paraId="56FBE6B5" w14:textId="77777777" w:rsidR="00441859" w:rsidRPr="00963ED8" w:rsidRDefault="00DE7F5C">
      <w:pPr>
        <w:pStyle w:val="Ttulo3"/>
        <w:rPr>
          <w:lang w:val="es-CO"/>
          <w:rPrChange w:id="1613" w:author="Massiel Nayibe Moreno Ladino" w:date="2025-01-15T12:59:00Z" w16du:dateUtc="2025-01-15T17:59:00Z">
            <w:rPr/>
          </w:rPrChange>
        </w:rPr>
      </w:pPr>
      <w:bookmarkStart w:id="1614" w:name="_Toc185435271"/>
      <w:r w:rsidRPr="00963ED8">
        <w:rPr>
          <w:lang w:val="es-CO"/>
          <w:rPrChange w:id="1615" w:author="Massiel Nayibe Moreno Ladino" w:date="2025-01-15T12:59:00Z" w16du:dateUtc="2025-01-15T17:59:00Z">
            <w:rPr/>
          </w:rPrChange>
        </w:rPr>
        <w:t>7.</w:t>
      </w:r>
      <w:r w:rsidR="00024DFF" w:rsidRPr="00963ED8">
        <w:rPr>
          <w:lang w:val="es-CO"/>
          <w:rPrChange w:id="1616" w:author="Massiel Nayibe Moreno Ladino" w:date="2025-01-15T12:59:00Z" w16du:dateUtc="2025-01-15T17:59:00Z">
            <w:rPr/>
          </w:rPrChange>
        </w:rPr>
        <w:t>26</w:t>
      </w:r>
      <w:r w:rsidRPr="00963ED8">
        <w:rPr>
          <w:lang w:val="es-CO"/>
          <w:rPrChange w:id="1617" w:author="Massiel Nayibe Moreno Ladino" w:date="2025-01-15T12:59:00Z" w16du:dateUtc="2025-01-15T17:59:00Z">
            <w:rPr/>
          </w:rPrChange>
        </w:rPr>
        <w:t>.2 Protección frente a represalias por denuncia de irregularidades</w:t>
      </w:r>
      <w:bookmarkEnd w:id="1614"/>
    </w:p>
    <w:p w14:paraId="18CEA0D9" w14:textId="77777777" w:rsidR="00441859" w:rsidRPr="00963ED8" w:rsidRDefault="00DE7F5C">
      <w:pPr>
        <w:tabs>
          <w:tab w:val="left" w:pos="960"/>
        </w:tabs>
        <w:spacing w:after="120" w:line="360" w:lineRule="auto"/>
        <w:ind w:right="-20"/>
        <w:jc w:val="both"/>
        <w:rPr>
          <w:rFonts w:cs="Times New Roman"/>
          <w:lang w:val="es-CO"/>
          <w:rPrChange w:id="1618" w:author="Massiel Nayibe Moreno Ladino" w:date="2025-01-15T12:59:00Z" w16du:dateUtc="2025-01-15T17:59:00Z">
            <w:rPr>
              <w:rFonts w:cs="Times New Roman"/>
            </w:rPr>
          </w:rPrChange>
        </w:rPr>
      </w:pPr>
      <w:r w:rsidRPr="00963ED8">
        <w:rPr>
          <w:lang w:val="es-CO"/>
          <w:rPrChange w:id="1619" w:author="Massiel Nayibe Moreno Ladino" w:date="2025-01-15T12:59:00Z" w16du:dateUtc="2025-01-15T17:59:00Z">
            <w:rPr/>
          </w:rPrChange>
        </w:rPr>
        <w:t xml:space="preserve">Partners Colombia tiene prohibido despedir a un empleado o tomar otras medidas laborales adversas contra un empleado como represalia por la denuncia de buena fe del empleado sobre peligros para la seguridad y la salud u otras violaciones de la ley en el lugar de trabajo y el medio ambiente. </w:t>
      </w:r>
      <w:r w:rsidR="00E07450" w:rsidRPr="00963ED8">
        <w:rPr>
          <w:rFonts w:cs="Times New Roman"/>
          <w:lang w:val="es-CO"/>
          <w:rPrChange w:id="1620" w:author="Massiel Nayibe Moreno Ladino" w:date="2025-01-15T12:59:00Z" w16du:dateUtc="2025-01-15T17:59:00Z">
            <w:rPr>
              <w:rFonts w:cs="Times New Roman"/>
            </w:rPr>
          </w:rPrChange>
        </w:rPr>
        <w:t>Estas protecciones a los denunciantes se suman a la protección o los derechos previstos por otras leyes aplicables</w:t>
      </w:r>
      <w:r w:rsidR="007C07DF" w:rsidRPr="00963ED8">
        <w:rPr>
          <w:lang w:val="es-CO"/>
          <w:rPrChange w:id="1621" w:author="Massiel Nayibe Moreno Ladino" w:date="2025-01-15T12:59:00Z" w16du:dateUtc="2025-01-15T17:59:00Z">
            <w:rPr/>
          </w:rPrChange>
        </w:rPr>
        <w:t>.</w:t>
      </w:r>
    </w:p>
    <w:p w14:paraId="49FD584F" w14:textId="77777777" w:rsidR="00441859" w:rsidRPr="00963ED8" w:rsidRDefault="00DE7F5C">
      <w:pPr>
        <w:pStyle w:val="Ttulo2"/>
        <w:numPr>
          <w:ilvl w:val="1"/>
          <w:numId w:val="82"/>
        </w:numPr>
        <w:rPr>
          <w:lang w:val="es-CO"/>
          <w:rPrChange w:id="1622" w:author="Massiel Nayibe Moreno Ladino" w:date="2025-01-15T12:59:00Z" w16du:dateUtc="2025-01-15T17:59:00Z">
            <w:rPr/>
          </w:rPrChange>
        </w:rPr>
      </w:pPr>
      <w:bookmarkStart w:id="1623" w:name="_Toc185165664"/>
      <w:bookmarkStart w:id="1624" w:name="_Toc185341237"/>
      <w:bookmarkStart w:id="1625" w:name="_Toc185341595"/>
      <w:bookmarkStart w:id="1626" w:name="_Toc185419644"/>
      <w:bookmarkStart w:id="1627" w:name="_Toc185420010"/>
      <w:bookmarkStart w:id="1628" w:name="_Toc185420376"/>
      <w:bookmarkStart w:id="1629" w:name="_Toc185420742"/>
      <w:bookmarkStart w:id="1630" w:name="_Toc185435272"/>
      <w:bookmarkStart w:id="1631" w:name="_Toc185165665"/>
      <w:bookmarkStart w:id="1632" w:name="_Toc185341238"/>
      <w:bookmarkStart w:id="1633" w:name="_Toc185341596"/>
      <w:bookmarkStart w:id="1634" w:name="_Toc185419645"/>
      <w:bookmarkStart w:id="1635" w:name="_Toc185420011"/>
      <w:bookmarkStart w:id="1636" w:name="_Toc185420377"/>
      <w:bookmarkStart w:id="1637" w:name="_Toc185420743"/>
      <w:bookmarkStart w:id="1638" w:name="_Toc185435273"/>
      <w:bookmarkStart w:id="1639" w:name="_Toc185165666"/>
      <w:bookmarkStart w:id="1640" w:name="_Toc185341239"/>
      <w:bookmarkStart w:id="1641" w:name="_Toc185341597"/>
      <w:bookmarkStart w:id="1642" w:name="_Toc185419646"/>
      <w:bookmarkStart w:id="1643" w:name="_Toc185420012"/>
      <w:bookmarkStart w:id="1644" w:name="_Toc185420378"/>
      <w:bookmarkStart w:id="1645" w:name="_Toc185420744"/>
      <w:bookmarkStart w:id="1646" w:name="_Toc185435274"/>
      <w:bookmarkStart w:id="1647" w:name="_Toc185165667"/>
      <w:bookmarkStart w:id="1648" w:name="_Toc185341240"/>
      <w:bookmarkStart w:id="1649" w:name="_Toc185341598"/>
      <w:bookmarkStart w:id="1650" w:name="_Toc185419647"/>
      <w:bookmarkStart w:id="1651" w:name="_Toc185420013"/>
      <w:bookmarkStart w:id="1652" w:name="_Toc185420379"/>
      <w:bookmarkStart w:id="1653" w:name="_Toc185420745"/>
      <w:bookmarkStart w:id="1654" w:name="_Toc185435275"/>
      <w:bookmarkStart w:id="1655" w:name="_Toc29250493"/>
      <w:bookmarkStart w:id="1656" w:name="_Toc185435276"/>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r w:rsidRPr="00963ED8">
        <w:rPr>
          <w:lang w:val="es-CO"/>
          <w:rPrChange w:id="1657" w:author="Massiel Nayibe Moreno Ladino" w:date="2025-01-15T12:59:00Z" w16du:dateUtc="2025-01-15T17:59:00Z">
            <w:rPr/>
          </w:rPrChange>
        </w:rPr>
        <w:t xml:space="preserve">Higiene, salud y seguridad en el trabajo </w:t>
      </w:r>
      <w:bookmarkEnd w:id="1655"/>
      <w:bookmarkEnd w:id="1656"/>
    </w:p>
    <w:p w14:paraId="1731A060" w14:textId="77777777" w:rsidR="00441859" w:rsidRPr="00963ED8" w:rsidRDefault="00DE7F5C">
      <w:pPr>
        <w:tabs>
          <w:tab w:val="left" w:pos="960"/>
        </w:tabs>
        <w:spacing w:after="120" w:line="360" w:lineRule="auto"/>
        <w:ind w:right="-20"/>
        <w:jc w:val="both"/>
        <w:rPr>
          <w:rFonts w:cs="Times New Roman"/>
          <w:lang w:val="es-CO"/>
          <w:rPrChange w:id="1658" w:author="Massiel Nayibe Moreno Ladino" w:date="2025-01-15T12:59:00Z" w16du:dateUtc="2025-01-15T17:59:00Z">
            <w:rPr>
              <w:rFonts w:cs="Times New Roman"/>
            </w:rPr>
          </w:rPrChange>
        </w:rPr>
      </w:pPr>
      <w:r w:rsidRPr="00963ED8">
        <w:rPr>
          <w:lang w:val="es-CO"/>
          <w:rPrChange w:id="1659" w:author="Massiel Nayibe Moreno Ladino" w:date="2025-01-15T12:59:00Z" w16du:dateUtc="2025-01-15T17:59:00Z">
            <w:rPr/>
          </w:rPrChange>
        </w:rPr>
        <w:t xml:space="preserve">Partners Colombia tomará todas las precauciones necesarias para proteger eficazmente la vida, la </w:t>
      </w:r>
      <w:r w:rsidR="002A64F5" w:rsidRPr="00963ED8">
        <w:rPr>
          <w:lang w:val="es-CO"/>
          <w:rPrChange w:id="1660" w:author="Massiel Nayibe Moreno Ladino" w:date="2025-01-15T12:59:00Z" w16du:dateUtc="2025-01-15T17:59:00Z">
            <w:rPr/>
          </w:rPrChange>
        </w:rPr>
        <w:t xml:space="preserve">seguridad </w:t>
      </w:r>
      <w:r w:rsidRPr="00963ED8">
        <w:rPr>
          <w:lang w:val="es-CO"/>
          <w:rPrChange w:id="1661" w:author="Massiel Nayibe Moreno Ladino" w:date="2025-01-15T12:59:00Z" w16du:dateUtc="2025-01-15T17:59:00Z">
            <w:rPr/>
          </w:rPrChange>
        </w:rPr>
        <w:t xml:space="preserve">y la salud de los empleados. </w:t>
      </w:r>
      <w:r w:rsidR="00C919EB" w:rsidRPr="00963ED8">
        <w:rPr>
          <w:rFonts w:cs="Times New Roman"/>
          <w:lang w:val="es-CO"/>
          <w:rPrChange w:id="1662" w:author="Massiel Nayibe Moreno Ladino" w:date="2025-01-15T12:59:00Z" w16du:dateUtc="2025-01-15T17:59:00Z">
            <w:rPr>
              <w:rFonts w:cs="Times New Roman"/>
            </w:rPr>
          </w:rPrChange>
        </w:rPr>
        <w:t xml:space="preserve">Partners se compromete a proporcionar un lugar de trabajo seguro y saludable para todos sus empleados y visitantes. En consecuencia, </w:t>
      </w:r>
      <w:r w:rsidR="0082422C" w:rsidRPr="00963ED8">
        <w:rPr>
          <w:rFonts w:cs="Times New Roman"/>
          <w:lang w:val="es-CO"/>
          <w:rPrChange w:id="1663" w:author="Massiel Nayibe Moreno Ladino" w:date="2025-01-15T12:59:00Z" w16du:dateUtc="2025-01-15T17:59:00Z">
            <w:rPr>
              <w:rFonts w:cs="Times New Roman"/>
            </w:rPr>
          </w:rPrChange>
        </w:rPr>
        <w:t>Partners Colombia cumple con todos los requisitos legales aplicables emitidos por el Gobierno Colombiano, e implementa el sistema de seguridad y salud ocupacional (SG-SST).</w:t>
      </w:r>
    </w:p>
    <w:p w14:paraId="65E235E6" w14:textId="77777777" w:rsidR="00441859" w:rsidRPr="00963ED8" w:rsidRDefault="00DE7F5C">
      <w:pPr>
        <w:tabs>
          <w:tab w:val="left" w:pos="960"/>
        </w:tabs>
        <w:spacing w:after="120" w:line="360" w:lineRule="auto"/>
        <w:ind w:right="-20"/>
        <w:jc w:val="both"/>
        <w:rPr>
          <w:rFonts w:cs="Times New Roman"/>
          <w:lang w:val="es-CO"/>
          <w:rPrChange w:id="1664" w:author="Massiel Nayibe Moreno Ladino" w:date="2025-01-15T12:59:00Z" w16du:dateUtc="2025-01-15T17:59:00Z">
            <w:rPr>
              <w:rFonts w:cs="Times New Roman"/>
            </w:rPr>
          </w:rPrChange>
        </w:rPr>
      </w:pPr>
      <w:r w:rsidRPr="00963ED8">
        <w:rPr>
          <w:rFonts w:cs="Times New Roman"/>
          <w:lang w:val="es-CO"/>
          <w:rPrChange w:id="1665" w:author="Massiel Nayibe Moreno Ladino" w:date="2025-01-15T12:59:00Z" w16du:dateUtc="2025-01-15T17:59:00Z">
            <w:rPr>
              <w:rFonts w:cs="Times New Roman"/>
            </w:rPr>
          </w:rPrChange>
        </w:rPr>
        <w:t xml:space="preserve">Todos los empleados comparten la responsabilidad de la seguridad en el lugar de trabajo. </w:t>
      </w:r>
      <w:r w:rsidR="003108B1" w:rsidRPr="00963ED8">
        <w:rPr>
          <w:rFonts w:cs="Times New Roman"/>
          <w:lang w:val="es-CO"/>
          <w:rPrChange w:id="1666" w:author="Massiel Nayibe Moreno Ladino" w:date="2025-01-15T12:59:00Z" w16du:dateUtc="2025-01-15T17:59:00Z">
            <w:rPr>
              <w:rFonts w:cs="Times New Roman"/>
            </w:rPr>
          </w:rPrChange>
        </w:rPr>
        <w:t xml:space="preserve">El DP </w:t>
      </w:r>
      <w:r w:rsidRPr="00963ED8">
        <w:rPr>
          <w:rFonts w:cs="Times New Roman"/>
          <w:lang w:val="es-CO"/>
          <w:rPrChange w:id="1667" w:author="Massiel Nayibe Moreno Ladino" w:date="2025-01-15T12:59:00Z" w16du:dateUtc="2025-01-15T17:59:00Z">
            <w:rPr>
              <w:rFonts w:cs="Times New Roman"/>
            </w:rPr>
          </w:rPrChange>
        </w:rPr>
        <w:t xml:space="preserve">es responsable de desarrollar la conciencia de seguridad y de garantizar que todas las operaciones se realicen teniendo en cuenta la seguridad y la salud de todos los empleados implicados. Los </w:t>
      </w:r>
      <w:r w:rsidRPr="00963ED8">
        <w:rPr>
          <w:rFonts w:cs="Times New Roman"/>
          <w:lang w:val="es-CO"/>
          <w:rPrChange w:id="1668" w:author="Massiel Nayibe Moreno Ladino" w:date="2025-01-15T12:59:00Z" w16du:dateUtc="2025-01-15T17:59:00Z">
            <w:rPr>
              <w:rFonts w:cs="Times New Roman"/>
            </w:rPr>
          </w:rPrChange>
        </w:rPr>
        <w:lastRenderedPageBreak/>
        <w:t xml:space="preserve">empleados son responsables de practicar continuamente la seguridad mientras realizan sus tareas laborales. Se anima a los empleados a estar atentos a las condiciones inseguras y a informar de ellas inmediatamente al </w:t>
      </w:r>
      <w:r w:rsidR="003108B1" w:rsidRPr="00963ED8">
        <w:rPr>
          <w:rFonts w:cs="Times New Roman"/>
          <w:lang w:val="es-CO"/>
          <w:rPrChange w:id="1669" w:author="Massiel Nayibe Moreno Ladino" w:date="2025-01-15T12:59:00Z" w16du:dateUtc="2025-01-15T17:59:00Z">
            <w:rPr>
              <w:rFonts w:cs="Times New Roman"/>
            </w:rPr>
          </w:rPrChange>
        </w:rPr>
        <w:t>DP</w:t>
      </w:r>
      <w:r w:rsidR="00E26271" w:rsidRPr="00963ED8">
        <w:rPr>
          <w:rFonts w:cs="Times New Roman"/>
          <w:lang w:val="es-CO"/>
          <w:rPrChange w:id="1670" w:author="Massiel Nayibe Moreno Ladino" w:date="2025-01-15T12:59:00Z" w16du:dateUtc="2025-01-15T17:59:00Z">
            <w:rPr>
              <w:rFonts w:cs="Times New Roman"/>
            </w:rPr>
          </w:rPrChange>
        </w:rPr>
        <w:t xml:space="preserve">, a RRHH o al COPASST (Comité </w:t>
      </w:r>
      <w:r w:rsidR="00F633C2" w:rsidRPr="00963ED8">
        <w:rPr>
          <w:rFonts w:cs="Times New Roman"/>
          <w:lang w:val="es-CO"/>
          <w:rPrChange w:id="1671" w:author="Massiel Nayibe Moreno Ladino" w:date="2025-01-15T12:59:00Z" w16du:dateUtc="2025-01-15T17:59:00Z">
            <w:rPr>
              <w:rFonts w:cs="Times New Roman"/>
            </w:rPr>
          </w:rPrChange>
        </w:rPr>
        <w:t>Paritario de Salud y Seguridad en el Trabajo)</w:t>
      </w:r>
      <w:r w:rsidRPr="00963ED8">
        <w:rPr>
          <w:rFonts w:cs="Times New Roman"/>
          <w:lang w:val="es-CO"/>
          <w:rPrChange w:id="1672" w:author="Massiel Nayibe Moreno Ladino" w:date="2025-01-15T12:59:00Z" w16du:dateUtc="2025-01-15T17:59:00Z">
            <w:rPr>
              <w:rFonts w:cs="Times New Roman"/>
            </w:rPr>
          </w:rPrChange>
        </w:rPr>
        <w:t>. Todas las denuncias pueden realizarse sin temor a represalias.</w:t>
      </w:r>
    </w:p>
    <w:p w14:paraId="323AAD25" w14:textId="77777777" w:rsidR="00441859" w:rsidRPr="00963ED8" w:rsidRDefault="00DE7F5C">
      <w:pPr>
        <w:tabs>
          <w:tab w:val="left" w:pos="960"/>
        </w:tabs>
        <w:spacing w:after="120" w:line="360" w:lineRule="auto"/>
        <w:ind w:right="-20"/>
        <w:jc w:val="both"/>
        <w:rPr>
          <w:lang w:val="es-CO"/>
          <w:rPrChange w:id="1673" w:author="Massiel Nayibe Moreno Ladino" w:date="2025-01-15T12:59:00Z" w16du:dateUtc="2025-01-15T17:59:00Z">
            <w:rPr/>
          </w:rPrChange>
        </w:rPr>
      </w:pPr>
      <w:r w:rsidRPr="00963ED8">
        <w:rPr>
          <w:rFonts w:cs="Times New Roman"/>
          <w:lang w:val="es-CO"/>
          <w:rPrChange w:id="1674" w:author="Massiel Nayibe Moreno Ladino" w:date="2025-01-15T12:59:00Z" w16du:dateUtc="2025-01-15T17:59:00Z">
            <w:rPr>
              <w:rFonts w:cs="Times New Roman"/>
            </w:rPr>
          </w:rPrChange>
        </w:rPr>
        <w:t xml:space="preserve">Los empleados deben cumplir todas las políticas sobre procedimientos de seguridad. Todos los equipos y herramientas deben utilizarse de forma segura. Los empleados deben limitar sus actividades laborales a las descritas en la descripción de su puesto de trabajo. Partners no será responsable por lesiones incurridas en cualquier otra circunstancia y no se dará compensación alguna. </w:t>
      </w:r>
      <w:r w:rsidR="00FF626D" w:rsidRPr="00963ED8">
        <w:rPr>
          <w:lang w:val="es-CO"/>
          <w:rPrChange w:id="1675" w:author="Massiel Nayibe Moreno Ladino" w:date="2025-01-15T12:59:00Z" w16du:dateUtc="2025-01-15T17:59:00Z">
            <w:rPr/>
          </w:rPrChange>
        </w:rPr>
        <w:t xml:space="preserve">Partners Colombia se asegurará de que todos los trabajadores estén asegurados contra accidentes laborales y enfermedad de </w:t>
      </w:r>
      <w:r w:rsidR="004311D9" w:rsidRPr="00963ED8">
        <w:rPr>
          <w:lang w:val="es-CO"/>
          <w:rPrChange w:id="1676" w:author="Massiel Nayibe Moreno Ladino" w:date="2025-01-15T12:59:00Z" w16du:dateUtc="2025-01-15T17:59:00Z">
            <w:rPr/>
          </w:rPrChange>
        </w:rPr>
        <w:t>acuerdo con la ley Colombiana.</w:t>
      </w:r>
    </w:p>
    <w:p w14:paraId="10113032" w14:textId="77777777" w:rsidR="00441859" w:rsidRPr="00963ED8" w:rsidRDefault="00DE7F5C">
      <w:pPr>
        <w:pStyle w:val="Ttulo3"/>
        <w:jc w:val="both"/>
        <w:rPr>
          <w:lang w:val="es-CO"/>
          <w:rPrChange w:id="1677" w:author="Massiel Nayibe Moreno Ladino" w:date="2025-01-15T12:59:00Z" w16du:dateUtc="2025-01-15T17:59:00Z">
            <w:rPr/>
          </w:rPrChange>
        </w:rPr>
      </w:pPr>
      <w:bookmarkStart w:id="1678" w:name="_Toc29250494"/>
      <w:bookmarkStart w:id="1679" w:name="_Toc185435277"/>
      <w:r w:rsidRPr="00963ED8">
        <w:rPr>
          <w:lang w:val="es-CO"/>
          <w:rPrChange w:id="1680" w:author="Massiel Nayibe Moreno Ladino" w:date="2025-01-15T12:59:00Z" w16du:dateUtc="2025-01-15T17:59:00Z">
            <w:rPr/>
          </w:rPrChange>
        </w:rPr>
        <w:t>7.</w:t>
      </w:r>
      <w:r w:rsidR="00E54156" w:rsidRPr="00963ED8">
        <w:rPr>
          <w:lang w:val="es-CO"/>
          <w:rPrChange w:id="1681" w:author="Massiel Nayibe Moreno Ladino" w:date="2025-01-15T12:59:00Z" w16du:dateUtc="2025-01-15T17:59:00Z">
            <w:rPr/>
          </w:rPrChange>
        </w:rPr>
        <w:t>27</w:t>
      </w:r>
      <w:r w:rsidRPr="00963ED8">
        <w:rPr>
          <w:lang w:val="es-CO"/>
          <w:rPrChange w:id="1682" w:author="Massiel Nayibe Moreno Ladino" w:date="2025-01-15T12:59:00Z" w16du:dateUtc="2025-01-15T17:59:00Z">
            <w:rPr/>
          </w:rPrChange>
        </w:rPr>
        <w:t>.1 Limpieza</w:t>
      </w:r>
      <w:bookmarkEnd w:id="1678"/>
      <w:bookmarkEnd w:id="1679"/>
    </w:p>
    <w:p w14:paraId="7E72BA23" w14:textId="77777777" w:rsidR="00441859" w:rsidRPr="00963ED8" w:rsidRDefault="00DE7F5C">
      <w:pPr>
        <w:tabs>
          <w:tab w:val="left" w:pos="960"/>
        </w:tabs>
        <w:spacing w:after="120" w:line="360" w:lineRule="auto"/>
        <w:ind w:right="-20"/>
        <w:jc w:val="both"/>
        <w:rPr>
          <w:lang w:val="es-CO"/>
          <w:rPrChange w:id="1683" w:author="Massiel Nayibe Moreno Ladino" w:date="2025-01-15T12:59:00Z" w16du:dateUtc="2025-01-15T17:59:00Z">
            <w:rPr/>
          </w:rPrChange>
        </w:rPr>
      </w:pPr>
      <w:r w:rsidRPr="00963ED8">
        <w:rPr>
          <w:lang w:val="es-CO"/>
          <w:rPrChange w:id="1684" w:author="Massiel Nayibe Moreno Ladino" w:date="2025-01-15T12:59:00Z" w16du:dateUtc="2025-01-15T17:59:00Z">
            <w:rPr/>
          </w:rPrChange>
        </w:rPr>
        <w:t>La seguridad está directamente relacionada con el orden y la limpieza. Los objetos fuera de lugar pueden provocar accidentes y lesiones, y la falta de limpieza puede convertirse rápidamente en un riesgo para la salud. Además, nuestra oficina es el reflejo de nuestro personal y nuestra organización para los visitantes, por lo que es responsabilidad de todos dar la mejor impresión posible.</w:t>
      </w:r>
    </w:p>
    <w:p w14:paraId="125BD7F7" w14:textId="77777777" w:rsidR="00441859" w:rsidRPr="00963ED8" w:rsidRDefault="00DE7F5C">
      <w:pPr>
        <w:tabs>
          <w:tab w:val="left" w:pos="960"/>
        </w:tabs>
        <w:spacing w:after="120" w:line="360" w:lineRule="auto"/>
        <w:ind w:right="-20"/>
        <w:jc w:val="both"/>
        <w:rPr>
          <w:lang w:val="es-CO"/>
          <w:rPrChange w:id="1685" w:author="Massiel Nayibe Moreno Ladino" w:date="2025-01-15T12:59:00Z" w16du:dateUtc="2025-01-15T17:59:00Z">
            <w:rPr/>
          </w:rPrChange>
        </w:rPr>
      </w:pPr>
      <w:r w:rsidRPr="00963ED8">
        <w:rPr>
          <w:lang w:val="es-CO"/>
          <w:rPrChange w:id="1686" w:author="Massiel Nayibe Moreno Ladino" w:date="2025-01-15T12:59:00Z" w16du:dateUtc="2025-01-15T17:59:00Z">
            <w:rPr/>
          </w:rPrChange>
        </w:rPr>
        <w:t>Se espera que los empleados mantengan sus áreas de trabajo limpias, organizadas y libres de desorden u objetos que puedan interferir con el proceso de trabajo o causar accidentes. Los empleados deben ayudar a mantener las áreas públicas presentables:</w:t>
      </w:r>
    </w:p>
    <w:p w14:paraId="6878CCF6" w14:textId="77777777" w:rsidR="00441859" w:rsidRPr="00963ED8" w:rsidRDefault="00DE7F5C">
      <w:pPr>
        <w:pStyle w:val="Prrafodelista"/>
        <w:numPr>
          <w:ilvl w:val="0"/>
          <w:numId w:val="36"/>
        </w:numPr>
        <w:tabs>
          <w:tab w:val="left" w:pos="960"/>
        </w:tabs>
        <w:spacing w:after="120" w:line="360" w:lineRule="auto"/>
        <w:ind w:right="-20"/>
        <w:jc w:val="both"/>
        <w:rPr>
          <w:lang w:val="es-CO"/>
          <w:rPrChange w:id="1687" w:author="Massiel Nayibe Moreno Ladino" w:date="2025-01-15T12:59:00Z" w16du:dateUtc="2025-01-15T17:59:00Z">
            <w:rPr/>
          </w:rPrChange>
        </w:rPr>
      </w:pPr>
      <w:r w:rsidRPr="00963ED8">
        <w:rPr>
          <w:lang w:val="es-CO"/>
          <w:rPrChange w:id="1688" w:author="Massiel Nayibe Moreno Ladino" w:date="2025-01-15T12:59:00Z" w16du:dateUtc="2025-01-15T17:59:00Z">
            <w:rPr/>
          </w:rPrChange>
        </w:rPr>
        <w:t>Devolver las herramientas y los suministros a su lugar y condición adecuados después de su uso.</w:t>
      </w:r>
    </w:p>
    <w:p w14:paraId="7D5BD5FA" w14:textId="77777777" w:rsidR="00441859" w:rsidRPr="00963ED8" w:rsidRDefault="00DE7F5C">
      <w:pPr>
        <w:pStyle w:val="Prrafodelista"/>
        <w:numPr>
          <w:ilvl w:val="0"/>
          <w:numId w:val="36"/>
        </w:numPr>
        <w:tabs>
          <w:tab w:val="left" w:pos="960"/>
        </w:tabs>
        <w:spacing w:after="120" w:line="360" w:lineRule="auto"/>
        <w:ind w:right="-20"/>
        <w:jc w:val="both"/>
        <w:rPr>
          <w:lang w:val="es-CO"/>
          <w:rPrChange w:id="1689" w:author="Massiel Nayibe Moreno Ladino" w:date="2025-01-15T12:59:00Z" w16du:dateUtc="2025-01-15T17:59:00Z">
            <w:rPr/>
          </w:rPrChange>
        </w:rPr>
      </w:pPr>
      <w:r w:rsidRPr="00963ED8">
        <w:rPr>
          <w:lang w:val="es-CO"/>
          <w:rPrChange w:id="1690" w:author="Massiel Nayibe Moreno Ladino" w:date="2025-01-15T12:59:00Z" w16du:dateUtc="2025-01-15T17:59:00Z">
            <w:rPr/>
          </w:rPrChange>
        </w:rPr>
        <w:t>Eliminar correctamente la basura y limpiar los derrames u otros desórdenes.</w:t>
      </w:r>
    </w:p>
    <w:p w14:paraId="472CC524" w14:textId="77777777" w:rsidR="00441859" w:rsidRPr="00963ED8" w:rsidRDefault="00DE7F5C">
      <w:pPr>
        <w:pStyle w:val="Prrafodelista"/>
        <w:numPr>
          <w:ilvl w:val="0"/>
          <w:numId w:val="36"/>
        </w:numPr>
        <w:tabs>
          <w:tab w:val="left" w:pos="960"/>
        </w:tabs>
        <w:spacing w:after="120" w:line="360" w:lineRule="auto"/>
        <w:ind w:right="-20"/>
        <w:jc w:val="both"/>
        <w:rPr>
          <w:lang w:val="es-CO"/>
          <w:rPrChange w:id="1691" w:author="Massiel Nayibe Moreno Ladino" w:date="2025-01-15T12:59:00Z" w16du:dateUtc="2025-01-15T17:59:00Z">
            <w:rPr/>
          </w:rPrChange>
        </w:rPr>
      </w:pPr>
      <w:r w:rsidRPr="00963ED8">
        <w:rPr>
          <w:lang w:val="es-CO"/>
          <w:rPrChange w:id="1692" w:author="Massiel Nayibe Moreno Ladino" w:date="2025-01-15T12:59:00Z" w16du:dateUtc="2025-01-15T17:59:00Z">
            <w:rPr/>
          </w:rPrChange>
        </w:rPr>
        <w:t>Guardar en el frigorífico alimentos limitados y consumirlos o retirarlos rápidamente.</w:t>
      </w:r>
    </w:p>
    <w:p w14:paraId="1B93D085" w14:textId="77777777" w:rsidR="00441859" w:rsidRPr="00963ED8" w:rsidRDefault="00DE7F5C">
      <w:pPr>
        <w:pStyle w:val="Prrafodelista"/>
        <w:numPr>
          <w:ilvl w:val="0"/>
          <w:numId w:val="36"/>
        </w:numPr>
        <w:tabs>
          <w:tab w:val="left" w:pos="960"/>
        </w:tabs>
        <w:spacing w:after="120" w:line="360" w:lineRule="auto"/>
        <w:ind w:right="-20"/>
        <w:jc w:val="both"/>
        <w:rPr>
          <w:lang w:val="es-CO"/>
          <w:rPrChange w:id="1693" w:author="Massiel Nayibe Moreno Ladino" w:date="2025-01-15T12:59:00Z" w16du:dateUtc="2025-01-15T17:59:00Z">
            <w:rPr/>
          </w:rPrChange>
        </w:rPr>
      </w:pPr>
      <w:r w:rsidRPr="00963ED8">
        <w:rPr>
          <w:lang w:val="es-CO"/>
          <w:rPrChange w:id="1694" w:author="Massiel Nayibe Moreno Ladino" w:date="2025-01-15T12:59:00Z" w16du:dateUtc="2025-01-15T17:59:00Z">
            <w:rPr/>
          </w:rPrChange>
        </w:rPr>
        <w:t>Asegurarse de que los pasillos, pasarelas y otras zonas visibles al público están libres y despejados de obstáculos peligrosos u objetos antiestéticos.</w:t>
      </w:r>
    </w:p>
    <w:p w14:paraId="10B33B03" w14:textId="77777777" w:rsidR="00441859" w:rsidRPr="00963ED8" w:rsidRDefault="00DE7F5C">
      <w:pPr>
        <w:pStyle w:val="Prrafodelista"/>
        <w:numPr>
          <w:ilvl w:val="0"/>
          <w:numId w:val="36"/>
        </w:numPr>
        <w:tabs>
          <w:tab w:val="left" w:pos="960"/>
        </w:tabs>
        <w:spacing w:after="120" w:line="360" w:lineRule="auto"/>
        <w:ind w:right="-20"/>
        <w:jc w:val="both"/>
        <w:rPr>
          <w:lang w:val="es-CO"/>
          <w:rPrChange w:id="1695" w:author="Massiel Nayibe Moreno Ladino" w:date="2025-01-15T12:59:00Z" w16du:dateUtc="2025-01-15T17:59:00Z">
            <w:rPr/>
          </w:rPrChange>
        </w:rPr>
      </w:pPr>
      <w:r w:rsidRPr="00963ED8">
        <w:rPr>
          <w:lang w:val="es-CO"/>
          <w:rPrChange w:id="1696" w:author="Massiel Nayibe Moreno Ladino" w:date="2025-01-15T12:59:00Z" w16du:dateUtc="2025-01-15T17:59:00Z">
            <w:rPr/>
          </w:rPrChange>
        </w:rPr>
        <w:t>Informar inmediatamente de los problemas de seguridad y mantenimiento.</w:t>
      </w:r>
    </w:p>
    <w:p w14:paraId="46EB9A83" w14:textId="77777777" w:rsidR="00441859" w:rsidRPr="00963ED8" w:rsidRDefault="00DE7F5C">
      <w:pPr>
        <w:pStyle w:val="Ttulo3"/>
        <w:jc w:val="both"/>
        <w:rPr>
          <w:lang w:val="es-CO"/>
          <w:rPrChange w:id="1697" w:author="Massiel Nayibe Moreno Ladino" w:date="2025-01-15T12:59:00Z" w16du:dateUtc="2025-01-15T17:59:00Z">
            <w:rPr/>
          </w:rPrChange>
        </w:rPr>
      </w:pPr>
      <w:bookmarkStart w:id="1698" w:name="_Toc29250495"/>
      <w:bookmarkStart w:id="1699" w:name="_Toc185435278"/>
      <w:r w:rsidRPr="00963ED8">
        <w:rPr>
          <w:lang w:val="es-CO"/>
          <w:rPrChange w:id="1700" w:author="Massiel Nayibe Moreno Ladino" w:date="2025-01-15T12:59:00Z" w16du:dateUtc="2025-01-15T17:59:00Z">
            <w:rPr/>
          </w:rPrChange>
        </w:rPr>
        <w:lastRenderedPageBreak/>
        <w:t>7.</w:t>
      </w:r>
      <w:r w:rsidR="00736D41" w:rsidRPr="00963ED8">
        <w:rPr>
          <w:lang w:val="es-CO"/>
          <w:rPrChange w:id="1701" w:author="Massiel Nayibe Moreno Ladino" w:date="2025-01-15T12:59:00Z" w16du:dateUtc="2025-01-15T17:59:00Z">
            <w:rPr/>
          </w:rPrChange>
        </w:rPr>
        <w:t>27</w:t>
      </w:r>
      <w:r w:rsidRPr="00963ED8">
        <w:rPr>
          <w:lang w:val="es-CO"/>
          <w:rPrChange w:id="1702" w:author="Massiel Nayibe Moreno Ladino" w:date="2025-01-15T12:59:00Z" w16du:dateUtc="2025-01-15T17:59:00Z">
            <w:rPr/>
          </w:rPrChange>
        </w:rPr>
        <w:t xml:space="preserve">.2 Notificación de accidentes laborales </w:t>
      </w:r>
      <w:bookmarkEnd w:id="1698"/>
      <w:bookmarkEnd w:id="1699"/>
    </w:p>
    <w:p w14:paraId="579364D0" w14:textId="77777777" w:rsidR="00441859" w:rsidRPr="00963ED8" w:rsidRDefault="00DE7F5C">
      <w:pPr>
        <w:tabs>
          <w:tab w:val="left" w:pos="960"/>
        </w:tabs>
        <w:spacing w:after="120" w:line="360" w:lineRule="auto"/>
        <w:ind w:right="-20"/>
        <w:jc w:val="both"/>
        <w:rPr>
          <w:lang w:val="es-CO"/>
          <w:rPrChange w:id="1703" w:author="Massiel Nayibe Moreno Ladino" w:date="2025-01-15T12:59:00Z" w16du:dateUtc="2025-01-15T17:59:00Z">
            <w:rPr/>
          </w:rPrChange>
        </w:rPr>
      </w:pPr>
      <w:r w:rsidRPr="00963ED8">
        <w:rPr>
          <w:lang w:val="es-CO"/>
          <w:rPrChange w:id="1704" w:author="Massiel Nayibe Moreno Ladino" w:date="2025-01-15T12:59:00Z" w16du:dateUtc="2025-01-15T17:59:00Z">
            <w:rPr/>
          </w:rPrChange>
        </w:rPr>
        <w:t xml:space="preserve">Los empleados deben reportar inmediatamente todas las enfermedades, lesiones o exposiciones a enfermedades ocupacionales relacionadas con el trabajo al </w:t>
      </w:r>
      <w:r w:rsidR="00455CE4" w:rsidRPr="00963ED8">
        <w:rPr>
          <w:lang w:val="es-CO"/>
          <w:rPrChange w:id="1705" w:author="Massiel Nayibe Moreno Ladino" w:date="2025-01-15T12:59:00Z" w16du:dateUtc="2025-01-15T17:59:00Z">
            <w:rPr/>
          </w:rPrChange>
        </w:rPr>
        <w:t>DP</w:t>
      </w:r>
      <w:r w:rsidR="005A2E85" w:rsidRPr="00963ED8">
        <w:rPr>
          <w:lang w:val="es-CO"/>
          <w:rPrChange w:id="1706" w:author="Massiel Nayibe Moreno Ladino" w:date="2025-01-15T12:59:00Z" w16du:dateUtc="2025-01-15T17:59:00Z">
            <w:rPr/>
          </w:rPrChange>
        </w:rPr>
        <w:t xml:space="preserve">, RRHH </w:t>
      </w:r>
      <w:r w:rsidRPr="00963ED8">
        <w:rPr>
          <w:lang w:val="es-CO"/>
          <w:rPrChange w:id="1707" w:author="Massiel Nayibe Moreno Ladino" w:date="2025-01-15T12:59:00Z" w16du:dateUtc="2025-01-15T17:59:00Z">
            <w:rPr/>
          </w:rPrChange>
        </w:rPr>
        <w:t xml:space="preserve">o a la sede central de Partners. El empleado debe completar el Formulario de Reporte de Incidentes del Empleado, que se encuentra en el </w:t>
      </w:r>
      <w:r w:rsidR="004A464E">
        <w:fldChar w:fldCharType="begin"/>
      </w:r>
      <w:r w:rsidR="004A464E" w:rsidRPr="00963ED8">
        <w:rPr>
          <w:lang w:val="es-CO"/>
          <w:rPrChange w:id="1708" w:author="Massiel Nayibe Moreno Ladino" w:date="2025-01-15T12:59:00Z" w16du:dateUtc="2025-01-15T17:59:00Z">
            <w:rPr/>
          </w:rPrChange>
        </w:rPr>
        <w:instrText>HYPERLINK \l "_Annex_G_1"</w:instrText>
      </w:r>
      <w:r w:rsidR="004A464E">
        <w:fldChar w:fldCharType="separate"/>
      </w:r>
      <w:r w:rsidR="004A464E">
        <w:fldChar w:fldCharType="begin"/>
      </w:r>
      <w:r w:rsidR="004A464E" w:rsidRPr="00963ED8">
        <w:rPr>
          <w:lang w:val="es-CO"/>
          <w:rPrChange w:id="1709" w:author="Massiel Nayibe Moreno Ladino" w:date="2025-01-15T12:59:00Z" w16du:dateUtc="2025-01-15T17:59:00Z">
            <w:rPr/>
          </w:rPrChange>
        </w:rPr>
        <w:instrText>HYPERLINK \l "_Annex_G_1"</w:instrText>
      </w:r>
      <w:r w:rsidR="004A464E">
        <w:fldChar w:fldCharType="separate"/>
      </w:r>
      <w:r w:rsidR="004A464E" w:rsidRPr="00963ED8">
        <w:rPr>
          <w:rStyle w:val="Hipervnculo"/>
          <w:rFonts w:cs="Times New Roman"/>
          <w:lang w:val="es-CO"/>
          <w:rPrChange w:id="1710" w:author="Massiel Nayibe Moreno Ladino" w:date="2025-01-15T12:59:00Z" w16du:dateUtc="2025-01-15T17:59:00Z">
            <w:rPr>
              <w:rStyle w:val="Hipervnculo"/>
              <w:rFonts w:cs="Times New Roman"/>
            </w:rPr>
          </w:rPrChange>
        </w:rPr>
        <w:t>Anexo K</w:t>
      </w:r>
      <w:r w:rsidR="004A464E">
        <w:fldChar w:fldCharType="end"/>
      </w:r>
      <w:r w:rsidR="004A464E">
        <w:fldChar w:fldCharType="end"/>
      </w:r>
      <w:r w:rsidRPr="00963ED8">
        <w:rPr>
          <w:lang w:val="es-CO"/>
          <w:rPrChange w:id="1711" w:author="Massiel Nayibe Moreno Ladino" w:date="2025-01-15T12:59:00Z" w16du:dateUtc="2025-01-15T17:59:00Z">
            <w:rPr/>
          </w:rPrChange>
        </w:rPr>
        <w:t xml:space="preserve">. Una vez reportado, </w:t>
      </w:r>
      <w:r w:rsidR="00736D41" w:rsidRPr="00963ED8">
        <w:rPr>
          <w:lang w:val="es-CO"/>
          <w:rPrChange w:id="1712" w:author="Massiel Nayibe Moreno Ladino" w:date="2025-01-15T12:59:00Z" w16du:dateUtc="2025-01-15T17:59:00Z">
            <w:rPr/>
          </w:rPrChange>
        </w:rPr>
        <w:t xml:space="preserve">el DP </w:t>
      </w:r>
      <w:r w:rsidR="00FB45D7" w:rsidRPr="00963ED8">
        <w:rPr>
          <w:lang w:val="es-CO"/>
          <w:rPrChange w:id="1713" w:author="Massiel Nayibe Moreno Ladino" w:date="2025-01-15T12:59:00Z" w16du:dateUtc="2025-01-15T17:59:00Z">
            <w:rPr/>
          </w:rPrChange>
        </w:rPr>
        <w:t xml:space="preserve">y </w:t>
      </w:r>
      <w:r w:rsidR="00152A8A" w:rsidRPr="00963ED8">
        <w:rPr>
          <w:lang w:val="es-CO"/>
          <w:rPrChange w:id="1714" w:author="Massiel Nayibe Moreno Ladino" w:date="2025-01-15T12:59:00Z" w16du:dateUtc="2025-01-15T17:59:00Z">
            <w:rPr/>
          </w:rPrChange>
        </w:rPr>
        <w:t xml:space="preserve">RRHH </w:t>
      </w:r>
      <w:r w:rsidRPr="00963ED8">
        <w:rPr>
          <w:lang w:val="es-CO"/>
          <w:rPrChange w:id="1715" w:author="Massiel Nayibe Moreno Ladino" w:date="2025-01-15T12:59:00Z" w16du:dateUtc="2025-01-15T17:59:00Z">
            <w:rPr/>
          </w:rPrChange>
        </w:rPr>
        <w:t>en conjunto con Partners HQ determinarán los pasos a seguir.</w:t>
      </w:r>
    </w:p>
    <w:p w14:paraId="4C8F5581" w14:textId="77777777" w:rsidR="00441859" w:rsidRPr="00963ED8" w:rsidRDefault="00DE7F5C">
      <w:pPr>
        <w:tabs>
          <w:tab w:val="left" w:pos="960"/>
        </w:tabs>
        <w:spacing w:after="120" w:line="360" w:lineRule="auto"/>
        <w:ind w:right="-20"/>
        <w:jc w:val="both"/>
        <w:rPr>
          <w:lang w:val="es-CO"/>
          <w:rPrChange w:id="1716" w:author="Massiel Nayibe Moreno Ladino" w:date="2025-01-15T12:59:00Z" w16du:dateUtc="2025-01-15T17:59:00Z">
            <w:rPr/>
          </w:rPrChange>
        </w:rPr>
      </w:pPr>
      <w:r w:rsidRPr="00963ED8">
        <w:rPr>
          <w:lang w:val="es-CO"/>
          <w:rPrChange w:id="1717" w:author="Massiel Nayibe Moreno Ladino" w:date="2025-01-15T12:59:00Z" w16du:dateUtc="2025-01-15T17:59:00Z">
            <w:rPr/>
          </w:rPrChange>
        </w:rPr>
        <w:t>Partners no discrimina ni toma represalias contra los empleados que hayan presentado un parte legítimo de lesiones relacionadas con el trabajo. Los supervisores no tomarán ni amenazarán con tomar ninguna medida para obligar o persuadir a los empleados de que no presenten un informe de lesiones relacionadas con el trabajo.</w:t>
      </w:r>
    </w:p>
    <w:p w14:paraId="31D01CD1" w14:textId="77777777" w:rsidR="00441859" w:rsidRPr="00963ED8" w:rsidRDefault="00DE7F5C">
      <w:pPr>
        <w:pStyle w:val="Ttulo2"/>
        <w:numPr>
          <w:ilvl w:val="1"/>
          <w:numId w:val="82"/>
        </w:numPr>
        <w:rPr>
          <w:lang w:val="es-CO"/>
          <w:rPrChange w:id="1718" w:author="Massiel Nayibe Moreno Ladino" w:date="2025-01-15T12:59:00Z" w16du:dateUtc="2025-01-15T17:59:00Z">
            <w:rPr/>
          </w:rPrChange>
        </w:rPr>
      </w:pPr>
      <w:bookmarkStart w:id="1719" w:name="_Toc182401192"/>
      <w:bookmarkStart w:id="1720" w:name="_Toc185435279"/>
      <w:r w:rsidRPr="00963ED8">
        <w:rPr>
          <w:lang w:val="es-CO"/>
          <w:rPrChange w:id="1721" w:author="Massiel Nayibe Moreno Ladino" w:date="2025-01-15T12:59:00Z" w16du:dateUtc="2025-01-15T17:59:00Z">
            <w:rPr/>
          </w:rPrChange>
        </w:rPr>
        <w:t xml:space="preserve">Deber de diligencia - Seguridad y protección </w:t>
      </w:r>
      <w:bookmarkEnd w:id="1719"/>
      <w:bookmarkEnd w:id="1720"/>
    </w:p>
    <w:p w14:paraId="17EE476F" w14:textId="77777777" w:rsidR="00441859" w:rsidRPr="00963ED8" w:rsidRDefault="00DE7F5C">
      <w:pPr>
        <w:tabs>
          <w:tab w:val="left" w:pos="960"/>
        </w:tabs>
        <w:spacing w:after="120" w:line="360" w:lineRule="auto"/>
        <w:ind w:right="-20"/>
        <w:jc w:val="both"/>
        <w:rPr>
          <w:lang w:val="es-CO"/>
          <w:rPrChange w:id="1722" w:author="Massiel Nayibe Moreno Ladino" w:date="2025-01-15T12:59:00Z" w16du:dateUtc="2025-01-15T17:59:00Z">
            <w:rPr/>
          </w:rPrChange>
        </w:rPr>
      </w:pPr>
      <w:r w:rsidRPr="00963ED8">
        <w:rPr>
          <w:lang w:val="es-CO"/>
          <w:rPrChange w:id="1723" w:author="Massiel Nayibe Moreno Ladino" w:date="2025-01-15T12:59:00Z" w16du:dateUtc="2025-01-15T17:59:00Z">
            <w:rPr/>
          </w:rPrChange>
        </w:rPr>
        <w:t xml:space="preserve">Partners </w:t>
      </w:r>
      <w:r w:rsidR="00894BCA" w:rsidRPr="00963ED8">
        <w:rPr>
          <w:lang w:val="es-CO"/>
          <w:rPrChange w:id="1724" w:author="Massiel Nayibe Moreno Ladino" w:date="2025-01-15T12:59:00Z" w16du:dateUtc="2025-01-15T17:59:00Z">
            <w:rPr/>
          </w:rPrChange>
        </w:rPr>
        <w:t xml:space="preserve">Colombia </w:t>
      </w:r>
      <w:r w:rsidRPr="00963ED8">
        <w:rPr>
          <w:lang w:val="es-CO"/>
          <w:rPrChange w:id="1725" w:author="Massiel Nayibe Moreno Ladino" w:date="2025-01-15T12:59:00Z" w16du:dateUtc="2025-01-15T17:59:00Z">
            <w:rPr/>
          </w:rPrChange>
        </w:rPr>
        <w:t xml:space="preserve">toma precauciones para proteger la salud y el bienestar de su personal mientras llevan a cabo sus deberes y responsabilidades en nombre de Partners. Partners </w:t>
      </w:r>
      <w:r w:rsidR="00894BCA" w:rsidRPr="00963ED8">
        <w:rPr>
          <w:lang w:val="es-CO"/>
          <w:rPrChange w:id="1726" w:author="Massiel Nayibe Moreno Ladino" w:date="2025-01-15T12:59:00Z" w16du:dateUtc="2025-01-15T17:59:00Z">
            <w:rPr/>
          </w:rPrChange>
        </w:rPr>
        <w:t xml:space="preserve">Colombia </w:t>
      </w:r>
      <w:r w:rsidRPr="00963ED8">
        <w:rPr>
          <w:lang w:val="es-CO"/>
          <w:rPrChange w:id="1727" w:author="Massiel Nayibe Moreno Ladino" w:date="2025-01-15T12:59:00Z" w16du:dateUtc="2025-01-15T17:59:00Z">
            <w:rPr/>
          </w:rPrChange>
        </w:rPr>
        <w:t xml:space="preserve">se adhiere </w:t>
      </w:r>
      <w:r>
        <w:fldChar w:fldCharType="begin"/>
      </w:r>
      <w:r w:rsidRPr="00963ED8">
        <w:rPr>
          <w:lang w:val="es-CO"/>
          <w:rPrChange w:id="1728" w:author="Massiel Nayibe Moreno Ladino" w:date="2025-01-15T12:59:00Z" w16du:dateUtc="2025-01-15T17:59:00Z">
            <w:rPr/>
          </w:rPrChange>
        </w:rPr>
        <w:instrText>HYPERLINK "https://partnersnet107.sharepoint.com/:f:/s/FA/EojsvYGqSlFBl6wHKx8R5AEB5zcY5gCdCKTETQpbPRqSGg?e=CKxaUJ"</w:instrText>
      </w:r>
      <w:r>
        <w:fldChar w:fldCharType="separate"/>
      </w:r>
      <w:r w:rsidRPr="00963ED8">
        <w:rPr>
          <w:rStyle w:val="Hipervnculo"/>
          <w:lang w:val="es-CO"/>
          <w:rPrChange w:id="1729" w:author="Massiel Nayibe Moreno Ladino" w:date="2025-01-15T12:59:00Z" w16du:dateUtc="2025-01-15T17:59:00Z">
            <w:rPr>
              <w:rStyle w:val="Hipervnculo"/>
            </w:rPr>
          </w:rPrChange>
        </w:rPr>
        <w:t>a las Políticas Globales de Seguridad y Protección de Partners</w:t>
      </w:r>
      <w:r>
        <w:fldChar w:fldCharType="end"/>
      </w:r>
      <w:r w:rsidRPr="00963ED8">
        <w:rPr>
          <w:lang w:val="es-CO"/>
          <w:rPrChange w:id="1730" w:author="Massiel Nayibe Moreno Ladino" w:date="2025-01-15T12:59:00Z" w16du:dateUtc="2025-01-15T17:59:00Z">
            <w:rPr/>
          </w:rPrChange>
        </w:rPr>
        <w:t>. Las políticas de Partners consisten en una evaluación de riesgos y protocolos de seguridad estándar para cada país diseñados para mitigar amenazas y mantener planes de contingencia.</w:t>
      </w:r>
    </w:p>
    <w:p w14:paraId="2B372812" w14:textId="77777777" w:rsidR="00441859" w:rsidRPr="00963ED8" w:rsidRDefault="00DE7F5C">
      <w:pPr>
        <w:tabs>
          <w:tab w:val="left" w:pos="960"/>
        </w:tabs>
        <w:spacing w:after="120" w:line="360" w:lineRule="auto"/>
        <w:ind w:right="-20"/>
        <w:jc w:val="both"/>
        <w:rPr>
          <w:lang w:val="es-CO"/>
          <w:rPrChange w:id="1731" w:author="Massiel Nayibe Moreno Ladino" w:date="2025-01-15T12:59:00Z" w16du:dateUtc="2025-01-15T17:59:00Z">
            <w:rPr/>
          </w:rPrChange>
        </w:rPr>
      </w:pPr>
      <w:r w:rsidRPr="00963ED8">
        <w:rPr>
          <w:lang w:val="es-CO"/>
          <w:rPrChange w:id="1732" w:author="Massiel Nayibe Moreno Ladino" w:date="2025-01-15T12:59:00Z" w16du:dateUtc="2025-01-15T17:59:00Z">
            <w:rPr/>
          </w:rPrChange>
        </w:rPr>
        <w:t xml:space="preserve"> Se espera que los empleados reporten todos los incidentes de seguridad y protección de acuerdo con </w:t>
      </w:r>
      <w:r>
        <w:fldChar w:fldCharType="begin"/>
      </w:r>
      <w:r w:rsidRPr="00963ED8">
        <w:rPr>
          <w:lang w:val="es-CO"/>
          <w:rPrChange w:id="1733" w:author="Massiel Nayibe Moreno Ladino" w:date="2025-01-15T12:59:00Z" w16du:dateUtc="2025-01-15T17:59:00Z">
            <w:rPr/>
          </w:rPrChange>
        </w:rPr>
        <w:instrText>HYPERLINK "https://partnersnet107.sharepoint.com/:f:/s/FA/EojsvYGqSlFBl6wHKx8R5AEB5zcY5gCdCKTETQpbPRqSGg?e=CKxaUJ"</w:instrText>
      </w:r>
      <w:r>
        <w:fldChar w:fldCharType="separate"/>
      </w:r>
      <w:r w:rsidRPr="00963ED8">
        <w:rPr>
          <w:rStyle w:val="Hipervnculo"/>
          <w:lang w:val="es-CO"/>
          <w:rPrChange w:id="1734" w:author="Massiel Nayibe Moreno Ladino" w:date="2025-01-15T12:59:00Z" w16du:dateUtc="2025-01-15T17:59:00Z">
            <w:rPr>
              <w:rStyle w:val="Hipervnculo"/>
            </w:rPr>
          </w:rPrChange>
        </w:rPr>
        <w:t>las Políticas Globales de Seguridad y Protección de Partners</w:t>
      </w:r>
      <w:r>
        <w:fldChar w:fldCharType="end"/>
      </w:r>
      <w:r w:rsidRPr="00963ED8">
        <w:rPr>
          <w:lang w:val="es-CO"/>
          <w:rPrChange w:id="1735" w:author="Massiel Nayibe Moreno Ladino" w:date="2025-01-15T12:59:00Z" w16du:dateUtc="2025-01-15T17:59:00Z">
            <w:rPr/>
          </w:rPrChange>
        </w:rPr>
        <w:t xml:space="preserve">. Por favor hable con su supervisor o </w:t>
      </w:r>
      <w:r w:rsidR="00093646" w:rsidRPr="00963ED8">
        <w:rPr>
          <w:lang w:val="es-CO"/>
          <w:rPrChange w:id="1736" w:author="Massiel Nayibe Moreno Ladino" w:date="2025-01-15T12:59:00Z" w16du:dateUtc="2025-01-15T17:59:00Z">
            <w:rPr/>
          </w:rPrChange>
        </w:rPr>
        <w:t xml:space="preserve">PD </w:t>
      </w:r>
      <w:r w:rsidRPr="00963ED8">
        <w:rPr>
          <w:lang w:val="es-CO"/>
          <w:rPrChange w:id="1737" w:author="Massiel Nayibe Moreno Ladino" w:date="2025-01-15T12:59:00Z" w16du:dateUtc="2025-01-15T17:59:00Z">
            <w:rPr/>
          </w:rPrChange>
        </w:rPr>
        <w:t>si tiene alguna pregunta acerca de los protocolos de seguridad y protección de Partners. Las violaciones a las políticas globales de seguridad y protección de Partners o a los procedimientos operativos estándar pueden resultar en acciones disciplinarias.</w:t>
      </w:r>
    </w:p>
    <w:p w14:paraId="7E08FD99" w14:textId="77777777" w:rsidR="00441859" w:rsidRPr="00963ED8" w:rsidRDefault="00DE7F5C">
      <w:pPr>
        <w:pStyle w:val="Ttulo3"/>
        <w:rPr>
          <w:lang w:val="es-CO"/>
          <w:rPrChange w:id="1738" w:author="Massiel Nayibe Moreno Ladino" w:date="2025-01-15T12:59:00Z" w16du:dateUtc="2025-01-15T17:59:00Z">
            <w:rPr/>
          </w:rPrChange>
        </w:rPr>
      </w:pPr>
      <w:bookmarkStart w:id="1739" w:name="_Toc182401193"/>
      <w:bookmarkStart w:id="1740" w:name="_Toc185435280"/>
      <w:r w:rsidRPr="00963ED8">
        <w:rPr>
          <w:lang w:val="es-CO"/>
          <w:rPrChange w:id="1741" w:author="Massiel Nayibe Moreno Ladino" w:date="2025-01-15T12:59:00Z" w16du:dateUtc="2025-01-15T17:59:00Z">
            <w:rPr/>
          </w:rPrChange>
        </w:rPr>
        <w:t>7.</w:t>
      </w:r>
      <w:r w:rsidR="00093646" w:rsidRPr="00963ED8">
        <w:rPr>
          <w:lang w:val="es-CO"/>
          <w:rPrChange w:id="1742" w:author="Massiel Nayibe Moreno Ladino" w:date="2025-01-15T12:59:00Z" w16du:dateUtc="2025-01-15T17:59:00Z">
            <w:rPr/>
          </w:rPrChange>
        </w:rPr>
        <w:t>28</w:t>
      </w:r>
      <w:r w:rsidRPr="00963ED8">
        <w:rPr>
          <w:lang w:val="es-CO"/>
          <w:rPrChange w:id="1743" w:author="Massiel Nayibe Moreno Ladino" w:date="2025-01-15T12:59:00Z" w16du:dateUtc="2025-01-15T17:59:00Z">
            <w:rPr/>
          </w:rPrChange>
        </w:rPr>
        <w:t xml:space="preserve">.1 Protocolos de seguridad en viajes de negocios </w:t>
      </w:r>
      <w:bookmarkEnd w:id="1739"/>
      <w:bookmarkEnd w:id="1740"/>
    </w:p>
    <w:p w14:paraId="39F5C63A" w14:textId="77777777" w:rsidR="00441859" w:rsidRPr="00963ED8" w:rsidRDefault="00DE7F5C">
      <w:pPr>
        <w:tabs>
          <w:tab w:val="left" w:pos="960"/>
        </w:tabs>
        <w:spacing w:after="120" w:line="360" w:lineRule="auto"/>
        <w:ind w:right="-20"/>
        <w:jc w:val="both"/>
        <w:rPr>
          <w:lang w:val="es-CO"/>
          <w:rPrChange w:id="1744" w:author="Massiel Nayibe Moreno Ladino" w:date="2025-01-15T12:59:00Z" w16du:dateUtc="2025-01-15T17:59:00Z">
            <w:rPr/>
          </w:rPrChange>
        </w:rPr>
      </w:pPr>
      <w:r w:rsidRPr="00963ED8">
        <w:rPr>
          <w:lang w:val="es-CO"/>
          <w:rPrChange w:id="1745" w:author="Massiel Nayibe Moreno Ladino" w:date="2025-01-15T12:59:00Z" w16du:dateUtc="2025-01-15T17:59:00Z">
            <w:rPr/>
          </w:rPrChange>
        </w:rPr>
        <w:t xml:space="preserve">Todo empleado que viaje por motivos de negocios de Partners debe cumplir con </w:t>
      </w:r>
      <w:r>
        <w:fldChar w:fldCharType="begin"/>
      </w:r>
      <w:r w:rsidRPr="00963ED8">
        <w:rPr>
          <w:lang w:val="es-CO"/>
          <w:rPrChange w:id="1746" w:author="Massiel Nayibe Moreno Ladino" w:date="2025-01-15T12:59:00Z" w16du:dateUtc="2025-01-15T17:59:00Z">
            <w:rPr/>
          </w:rPrChange>
        </w:rPr>
        <w:instrText>HYPERLINK "https://partnersnet107.sharepoint.com/:f:/s/FA/ElQ4GmDawWZUuP_4vUrGDMUBZ4BnY0Hbg8dq2i9TK2xdNQ?e=8ecBFD"</w:instrText>
      </w:r>
      <w:r>
        <w:fldChar w:fldCharType="separate"/>
      </w:r>
      <w:r w:rsidRPr="00963ED8">
        <w:rPr>
          <w:rStyle w:val="Hipervnculo"/>
          <w:lang w:val="es-CO"/>
          <w:rPrChange w:id="1747" w:author="Massiel Nayibe Moreno Ladino" w:date="2025-01-15T12:59:00Z" w16du:dateUtc="2025-01-15T17:59:00Z">
            <w:rPr>
              <w:rStyle w:val="Hipervnculo"/>
            </w:rPr>
          </w:rPrChange>
        </w:rPr>
        <w:t>la Política de Viajes de Partners</w:t>
      </w:r>
      <w:r>
        <w:fldChar w:fldCharType="end"/>
      </w:r>
      <w:r w:rsidRPr="00963ED8">
        <w:rPr>
          <w:lang w:val="es-CO"/>
          <w:rPrChange w:id="1748" w:author="Massiel Nayibe Moreno Ladino" w:date="2025-01-15T12:59:00Z" w16du:dateUtc="2025-01-15T17:59:00Z">
            <w:rPr/>
          </w:rPrChange>
        </w:rPr>
        <w:t xml:space="preserve"> y los protocolos básicos de seguridad que se detallan a continuación: </w:t>
      </w:r>
    </w:p>
    <w:p w14:paraId="24C26B6D" w14:textId="77777777" w:rsidR="00441859" w:rsidRPr="00963ED8" w:rsidRDefault="00DE7F5C">
      <w:pPr>
        <w:numPr>
          <w:ilvl w:val="0"/>
          <w:numId w:val="102"/>
        </w:numPr>
        <w:tabs>
          <w:tab w:val="left" w:pos="960"/>
        </w:tabs>
        <w:spacing w:after="120" w:line="360" w:lineRule="auto"/>
        <w:ind w:right="-20"/>
        <w:jc w:val="both"/>
        <w:rPr>
          <w:lang w:val="es-CO"/>
          <w:rPrChange w:id="1749" w:author="Massiel Nayibe Moreno Ladino" w:date="2025-01-15T12:59:00Z" w16du:dateUtc="2025-01-15T17:59:00Z">
            <w:rPr/>
          </w:rPrChange>
        </w:rPr>
      </w:pPr>
      <w:r w:rsidRPr="00963ED8">
        <w:rPr>
          <w:b/>
          <w:bCs/>
          <w:i/>
          <w:iCs/>
          <w:lang w:val="es-CO"/>
          <w:rPrChange w:id="1750" w:author="Massiel Nayibe Moreno Ladino" w:date="2025-01-15T12:59:00Z" w16du:dateUtc="2025-01-15T17:59:00Z">
            <w:rPr>
              <w:b/>
              <w:bCs/>
              <w:i/>
              <w:iCs/>
            </w:rPr>
          </w:rPrChange>
        </w:rPr>
        <w:t>Planificación previa al viaje:</w:t>
      </w:r>
      <w:r w:rsidRPr="00963ED8">
        <w:rPr>
          <w:lang w:val="es-CO"/>
          <w:rPrChange w:id="1751" w:author="Massiel Nayibe Moreno Ladino" w:date="2025-01-15T12:59:00Z" w16du:dateUtc="2025-01-15T17:59:00Z">
            <w:rPr/>
          </w:rPrChange>
        </w:rPr>
        <w:t xml:space="preserve"> Antes de cualquier viaje de negocios, los empleados deben revisar las advertencias actuales sobre viajes y las condiciones de seguridad del destino previsto. Si la advertencia se considera de alto riesgo, el empleado debe solicitar la aprobación </w:t>
      </w:r>
      <w:r w:rsidR="00455CE4" w:rsidRPr="00963ED8">
        <w:rPr>
          <w:lang w:val="es-CO"/>
          <w:rPrChange w:id="1752" w:author="Massiel Nayibe Moreno Ladino" w:date="2025-01-15T12:59:00Z" w16du:dateUtc="2025-01-15T17:59:00Z">
            <w:rPr/>
          </w:rPrChange>
        </w:rPr>
        <w:t xml:space="preserve">del DP </w:t>
      </w:r>
      <w:r w:rsidRPr="00963ED8">
        <w:rPr>
          <w:lang w:val="es-CO"/>
          <w:rPrChange w:id="1753" w:author="Massiel Nayibe Moreno Ladino" w:date="2025-01-15T12:59:00Z" w16du:dateUtc="2025-01-15T17:59:00Z">
            <w:rPr/>
          </w:rPrChange>
        </w:rPr>
        <w:t xml:space="preserve">antes de autorizar el viaje. </w:t>
      </w:r>
    </w:p>
    <w:p w14:paraId="519FEB98" w14:textId="77777777" w:rsidR="00441859" w:rsidRPr="00963ED8" w:rsidRDefault="00DE7F5C">
      <w:pPr>
        <w:numPr>
          <w:ilvl w:val="0"/>
          <w:numId w:val="102"/>
        </w:numPr>
        <w:tabs>
          <w:tab w:val="left" w:pos="960"/>
        </w:tabs>
        <w:spacing w:after="120" w:line="360" w:lineRule="auto"/>
        <w:ind w:right="-20"/>
        <w:jc w:val="both"/>
        <w:rPr>
          <w:lang w:val="es-CO"/>
          <w:rPrChange w:id="1754" w:author="Massiel Nayibe Moreno Ladino" w:date="2025-01-15T12:59:00Z" w16du:dateUtc="2025-01-15T17:59:00Z">
            <w:rPr/>
          </w:rPrChange>
        </w:rPr>
      </w:pPr>
      <w:r w:rsidRPr="00963ED8">
        <w:rPr>
          <w:b/>
          <w:bCs/>
          <w:i/>
          <w:iCs/>
          <w:lang w:val="es-CO"/>
          <w:rPrChange w:id="1755" w:author="Massiel Nayibe Moreno Ladino" w:date="2025-01-15T12:59:00Z" w16du:dateUtc="2025-01-15T17:59:00Z">
            <w:rPr>
              <w:b/>
              <w:bCs/>
              <w:i/>
              <w:iCs/>
            </w:rPr>
          </w:rPrChange>
        </w:rPr>
        <w:lastRenderedPageBreak/>
        <w:t>Reserva de viajes y alojamiento:</w:t>
      </w:r>
      <w:r w:rsidRPr="00963ED8">
        <w:rPr>
          <w:lang w:val="es-CO"/>
          <w:rPrChange w:id="1756" w:author="Massiel Nayibe Moreno Ladino" w:date="2025-01-15T12:59:00Z" w16du:dateUtc="2025-01-15T17:59:00Z">
            <w:rPr/>
          </w:rPrChange>
        </w:rPr>
        <w:t xml:space="preserve"> Todos los arreglos de viaje, incluyendo pasajes aéreos, transporte terrestre y alojamiento, deben hacerse a través del proveedor de viajes de Compañeros. Si un empleado elige hacer sus propios arreglos de viaje, debe ser aprobado por </w:t>
      </w:r>
      <w:r w:rsidR="00455CE4" w:rsidRPr="00963ED8">
        <w:rPr>
          <w:lang w:val="es-CO"/>
          <w:rPrChange w:id="1757" w:author="Massiel Nayibe Moreno Ladino" w:date="2025-01-15T12:59:00Z" w16du:dateUtc="2025-01-15T17:59:00Z">
            <w:rPr/>
          </w:rPrChange>
        </w:rPr>
        <w:t>el DP</w:t>
      </w:r>
      <w:r w:rsidRPr="00963ED8">
        <w:rPr>
          <w:lang w:val="es-CO"/>
          <w:rPrChange w:id="1758" w:author="Massiel Nayibe Moreno Ladino" w:date="2025-01-15T12:59:00Z" w16du:dateUtc="2025-01-15T17:59:00Z">
            <w:rPr/>
          </w:rPrChange>
        </w:rPr>
        <w:t xml:space="preserve">. </w:t>
      </w:r>
    </w:p>
    <w:p w14:paraId="7F1E0C7E" w14:textId="77777777" w:rsidR="00441859" w:rsidRPr="00963ED8" w:rsidRDefault="00DE7F5C">
      <w:pPr>
        <w:numPr>
          <w:ilvl w:val="0"/>
          <w:numId w:val="102"/>
        </w:numPr>
        <w:tabs>
          <w:tab w:val="left" w:pos="960"/>
        </w:tabs>
        <w:spacing w:after="120" w:line="360" w:lineRule="auto"/>
        <w:ind w:right="-20"/>
        <w:jc w:val="both"/>
        <w:rPr>
          <w:lang w:val="es-CO"/>
          <w:rPrChange w:id="1759" w:author="Massiel Nayibe Moreno Ladino" w:date="2025-01-15T12:59:00Z" w16du:dateUtc="2025-01-15T17:59:00Z">
            <w:rPr/>
          </w:rPrChange>
        </w:rPr>
      </w:pPr>
      <w:r w:rsidRPr="00963ED8">
        <w:rPr>
          <w:b/>
          <w:bCs/>
          <w:i/>
          <w:iCs/>
          <w:lang w:val="es-CO"/>
          <w:rPrChange w:id="1760" w:author="Massiel Nayibe Moreno Ladino" w:date="2025-01-15T12:59:00Z" w16du:dateUtc="2025-01-15T17:59:00Z">
            <w:rPr>
              <w:b/>
              <w:bCs/>
              <w:i/>
              <w:iCs/>
            </w:rPr>
          </w:rPrChange>
        </w:rPr>
        <w:t>Comunicación y registro:</w:t>
      </w:r>
      <w:r w:rsidRPr="00963ED8">
        <w:rPr>
          <w:lang w:val="es-CO"/>
          <w:rPrChange w:id="1761" w:author="Massiel Nayibe Moreno Ladino" w:date="2025-01-15T12:59:00Z" w16du:dateUtc="2025-01-15T17:59:00Z">
            <w:rPr/>
          </w:rPrChange>
        </w:rPr>
        <w:t xml:space="preserve"> Durante el viaje, los empleados deben ponerse en contacto regularmente con su supervisor y sus contactos de emergencia. Deben proporcionar un itinerario detallado con información de contacto y procedimientos de emergencia. Si se produce algún cambio en el itinerario, el empleado debe informar inmediatamente al supervisor y a los contactos de emergencia</w:t>
      </w:r>
      <w:r w:rsidR="00744154" w:rsidRPr="00963ED8">
        <w:rPr>
          <w:lang w:val="es-CO"/>
          <w:rPrChange w:id="1762" w:author="Massiel Nayibe Moreno Ladino" w:date="2025-01-15T12:59:00Z" w16du:dateUtc="2025-01-15T17:59:00Z">
            <w:rPr/>
          </w:rPrChange>
        </w:rPr>
        <w:t xml:space="preserve">. </w:t>
      </w:r>
    </w:p>
    <w:p w14:paraId="3ED23BA7" w14:textId="77777777" w:rsidR="00441859" w:rsidRPr="00963ED8" w:rsidRDefault="00DE7F5C">
      <w:pPr>
        <w:numPr>
          <w:ilvl w:val="0"/>
          <w:numId w:val="102"/>
        </w:numPr>
        <w:tabs>
          <w:tab w:val="left" w:pos="960"/>
        </w:tabs>
        <w:spacing w:after="120" w:line="360" w:lineRule="auto"/>
        <w:ind w:right="-20"/>
        <w:jc w:val="both"/>
        <w:rPr>
          <w:lang w:val="es-CO"/>
          <w:rPrChange w:id="1763" w:author="Massiel Nayibe Moreno Ladino" w:date="2025-01-15T12:59:00Z" w16du:dateUtc="2025-01-15T17:59:00Z">
            <w:rPr/>
          </w:rPrChange>
        </w:rPr>
      </w:pPr>
      <w:r w:rsidRPr="00963ED8">
        <w:rPr>
          <w:b/>
          <w:bCs/>
          <w:i/>
          <w:iCs/>
          <w:lang w:val="es-CO"/>
          <w:rPrChange w:id="1764" w:author="Massiel Nayibe Moreno Ladino" w:date="2025-01-15T12:59:00Z" w16du:dateUtc="2025-01-15T17:59:00Z">
            <w:rPr>
              <w:b/>
              <w:bCs/>
              <w:i/>
              <w:iCs/>
            </w:rPr>
          </w:rPrChange>
        </w:rPr>
        <w:t>Salud y seguridad:</w:t>
      </w:r>
      <w:r w:rsidRPr="00963ED8">
        <w:rPr>
          <w:lang w:val="es-CO"/>
          <w:rPrChange w:id="1765" w:author="Massiel Nayibe Moreno Ladino" w:date="2025-01-15T12:59:00Z" w16du:dateUtc="2025-01-15T17:59:00Z">
            <w:rPr/>
          </w:rPrChange>
        </w:rPr>
        <w:t xml:space="preserve"> Los empleados deben cumplir todas las normas locales de salud y seguridad, incluido el uso de mascarillas y la práctica del distanciamiento social. Partners proporcionará a los empleados los equipos de protección individual (EPI) necesarios. También se espera que los empleados se familiaricen con la ubicación de las instalaciones médicas y los servicios de emergencia más cercanos. Se debe aconsejar a los empleados que busquen atención médica inmediatamente si experimentan cualquier problema de salud durante el viaje. </w:t>
      </w:r>
    </w:p>
    <w:p w14:paraId="22475581" w14:textId="77777777" w:rsidR="00441859" w:rsidRPr="00963ED8" w:rsidRDefault="00DE7F5C">
      <w:pPr>
        <w:numPr>
          <w:ilvl w:val="0"/>
          <w:numId w:val="102"/>
        </w:numPr>
        <w:tabs>
          <w:tab w:val="left" w:pos="960"/>
        </w:tabs>
        <w:spacing w:after="120" w:line="360" w:lineRule="auto"/>
        <w:ind w:right="-20"/>
        <w:jc w:val="both"/>
        <w:rPr>
          <w:lang w:val="es-CO"/>
          <w:rPrChange w:id="1766" w:author="Massiel Nayibe Moreno Ladino" w:date="2025-01-15T12:59:00Z" w16du:dateUtc="2025-01-15T17:59:00Z">
            <w:rPr/>
          </w:rPrChange>
        </w:rPr>
      </w:pPr>
      <w:r w:rsidRPr="00963ED8">
        <w:rPr>
          <w:b/>
          <w:bCs/>
          <w:i/>
          <w:iCs/>
          <w:lang w:val="es-CO"/>
          <w:rPrChange w:id="1767" w:author="Massiel Nayibe Moreno Ladino" w:date="2025-01-15T12:59:00Z" w16du:dateUtc="2025-01-15T17:59:00Z">
            <w:rPr>
              <w:b/>
              <w:bCs/>
              <w:i/>
              <w:iCs/>
            </w:rPr>
          </w:rPrChange>
        </w:rPr>
        <w:t>Seguridad</w:t>
      </w:r>
      <w:r w:rsidRPr="00963ED8">
        <w:rPr>
          <w:lang w:val="es-CO"/>
          <w:rPrChange w:id="1768" w:author="Massiel Nayibe Moreno Ladino" w:date="2025-01-15T12:59:00Z" w16du:dateUtc="2025-01-15T17:59:00Z">
            <w:rPr/>
          </w:rPrChange>
        </w:rPr>
        <w:t xml:space="preserve">: Los empleados deben tomar las precauciones necesarias para garantizar su propia seguridad, incluyendo evitar áreas y situaciones inseguras. Partners proveerá a los empleados con información relevante sobre seguridad, incluyendo estadísticas de crimen, amenazas terroristas y otras preocupaciones relevantes sobre seguridad. Por favor, consulte </w:t>
      </w:r>
      <w:r>
        <w:fldChar w:fldCharType="begin"/>
      </w:r>
      <w:r w:rsidRPr="00963ED8">
        <w:rPr>
          <w:lang w:val="es-CO"/>
          <w:rPrChange w:id="1769" w:author="Massiel Nayibe Moreno Ladino" w:date="2025-01-15T12:59:00Z" w16du:dateUtc="2025-01-15T17:59:00Z">
            <w:rPr/>
          </w:rPrChange>
        </w:rPr>
        <w:instrText>HYPERLINK "https://partnersnet107.sharepoint.com/:w:/s/FA/EdFi249dyHBEohwXYyoeTxYBYOPFy6gYPvIRqJAv6w9uHA?e=CuzYPb"</w:instrText>
      </w:r>
      <w:r>
        <w:fldChar w:fldCharType="separate"/>
      </w:r>
      <w:r w:rsidRPr="00963ED8">
        <w:rPr>
          <w:rStyle w:val="Hipervnculo"/>
          <w:lang w:val="es-CO"/>
          <w:rPrChange w:id="1770" w:author="Massiel Nayibe Moreno Ladino" w:date="2025-01-15T12:59:00Z" w16du:dateUtc="2025-01-15T17:59:00Z">
            <w:rPr>
              <w:rStyle w:val="Hipervnculo"/>
            </w:rPr>
          </w:rPrChange>
        </w:rPr>
        <w:t>las instrucciones de viaje de Partners antes de su llegada</w:t>
      </w:r>
      <w:r>
        <w:fldChar w:fldCharType="end"/>
      </w:r>
      <w:r w:rsidRPr="00963ED8">
        <w:rPr>
          <w:lang w:val="es-CO"/>
          <w:rPrChange w:id="1771" w:author="Massiel Nayibe Moreno Ladino" w:date="2025-01-15T12:59:00Z" w16du:dateUtc="2025-01-15T17:59:00Z">
            <w:rPr/>
          </w:rPrChange>
        </w:rPr>
        <w:t xml:space="preserve">. </w:t>
      </w:r>
    </w:p>
    <w:p w14:paraId="25A7F58E" w14:textId="77777777" w:rsidR="00441859" w:rsidRPr="00963ED8" w:rsidRDefault="00DE7F5C">
      <w:pPr>
        <w:numPr>
          <w:ilvl w:val="0"/>
          <w:numId w:val="102"/>
        </w:numPr>
        <w:tabs>
          <w:tab w:val="left" w:pos="960"/>
        </w:tabs>
        <w:spacing w:after="120" w:line="360" w:lineRule="auto"/>
        <w:ind w:right="-20"/>
        <w:jc w:val="both"/>
        <w:rPr>
          <w:lang w:val="es-CO"/>
          <w:rPrChange w:id="1772" w:author="Massiel Nayibe Moreno Ladino" w:date="2025-01-15T12:59:00Z" w16du:dateUtc="2025-01-15T17:59:00Z">
            <w:rPr/>
          </w:rPrChange>
        </w:rPr>
      </w:pPr>
      <w:r w:rsidRPr="00963ED8">
        <w:rPr>
          <w:b/>
          <w:bCs/>
          <w:i/>
          <w:iCs/>
          <w:lang w:val="es-CO"/>
          <w:rPrChange w:id="1773" w:author="Massiel Nayibe Moreno Ladino" w:date="2025-01-15T12:59:00Z" w16du:dateUtc="2025-01-15T17:59:00Z">
            <w:rPr>
              <w:b/>
              <w:bCs/>
              <w:i/>
              <w:iCs/>
            </w:rPr>
          </w:rPrChange>
        </w:rPr>
        <w:t>Gestión de crisis:</w:t>
      </w:r>
      <w:r w:rsidRPr="00963ED8">
        <w:rPr>
          <w:lang w:val="es-CO"/>
          <w:rPrChange w:id="1774" w:author="Massiel Nayibe Moreno Ladino" w:date="2025-01-15T12:59:00Z" w16du:dateUtc="2025-01-15T17:59:00Z">
            <w:rPr/>
          </w:rPrChange>
        </w:rPr>
        <w:t xml:space="preserve"> En caso de emergencia o situación de crisis, los empleados deben ponerse en contacto con la línea directa de emergencia que se indica a continuación. La línea directa está gestionada por una empresa externa que puede prestar asistencia inmediata al empleado. La asistencia puede incluir evacuación, apoyo médico u otras medidas necesarias para garantizar la seguridad del empleado. </w:t>
      </w:r>
    </w:p>
    <w:p w14:paraId="37840B33" w14:textId="77777777" w:rsidR="00441859" w:rsidRPr="00963ED8" w:rsidRDefault="00DE7F5C">
      <w:pPr>
        <w:pStyle w:val="Ttulo3"/>
        <w:rPr>
          <w:lang w:val="es-CO"/>
          <w:rPrChange w:id="1775" w:author="Massiel Nayibe Moreno Ladino" w:date="2025-01-15T13:00:00Z" w16du:dateUtc="2025-01-15T18:00:00Z">
            <w:rPr/>
          </w:rPrChange>
        </w:rPr>
      </w:pPr>
      <w:bookmarkStart w:id="1776" w:name="_Toc182401194"/>
      <w:bookmarkStart w:id="1777" w:name="_Toc185435281"/>
      <w:r w:rsidRPr="00963ED8">
        <w:rPr>
          <w:lang w:val="es-CO"/>
          <w:rPrChange w:id="1778" w:author="Massiel Nayibe Moreno Ladino" w:date="2025-01-15T13:00:00Z" w16du:dateUtc="2025-01-15T18:00:00Z">
            <w:rPr/>
          </w:rPrChange>
        </w:rPr>
        <w:lastRenderedPageBreak/>
        <w:t>7.</w:t>
      </w:r>
      <w:r w:rsidR="00093646" w:rsidRPr="00963ED8">
        <w:rPr>
          <w:lang w:val="es-CO"/>
          <w:rPrChange w:id="1779" w:author="Massiel Nayibe Moreno Ladino" w:date="2025-01-15T13:00:00Z" w16du:dateUtc="2025-01-15T18:00:00Z">
            <w:rPr/>
          </w:rPrChange>
        </w:rPr>
        <w:t>28</w:t>
      </w:r>
      <w:r w:rsidRPr="00963ED8">
        <w:rPr>
          <w:lang w:val="es-CO"/>
          <w:rPrChange w:id="1780" w:author="Massiel Nayibe Moreno Ladino" w:date="2025-01-15T13:00:00Z" w16du:dateUtc="2025-01-15T18:00:00Z">
            <w:rPr/>
          </w:rPrChange>
        </w:rPr>
        <w:t xml:space="preserve">.2 Línea de emergencia </w:t>
      </w:r>
      <w:bookmarkEnd w:id="1776"/>
      <w:bookmarkEnd w:id="1777"/>
    </w:p>
    <w:p w14:paraId="5FAE695C" w14:textId="77777777" w:rsidR="00441859" w:rsidRPr="00963ED8" w:rsidRDefault="00DE7F5C">
      <w:pPr>
        <w:tabs>
          <w:tab w:val="left" w:pos="960"/>
        </w:tabs>
        <w:spacing w:after="120" w:line="360" w:lineRule="auto"/>
        <w:ind w:right="-20"/>
        <w:jc w:val="both"/>
        <w:rPr>
          <w:lang w:val="es-CO"/>
          <w:rPrChange w:id="1781" w:author="Massiel Nayibe Moreno Ladino" w:date="2025-01-15T13:00:00Z" w16du:dateUtc="2025-01-15T18:00:00Z">
            <w:rPr/>
          </w:rPrChange>
        </w:rPr>
      </w:pPr>
      <w:r w:rsidRPr="00963ED8">
        <w:rPr>
          <w:lang w:val="es-CO"/>
          <w:rPrChange w:id="1782" w:author="Massiel Nayibe Moreno Ladino" w:date="2025-01-15T13:00:00Z" w16du:dateUtc="2025-01-15T18:00:00Z">
            <w:rPr/>
          </w:rPrChange>
        </w:rPr>
        <w:t>En caso de una situación inmediata que amenace la vida mientras se viaja internacionalmente por trabajo, los empleados, consultores, voluntarios y otros viajeros deben contactar al proveedor de seguridad externo de Compañeros, RSM, quien maneja la respuesta a emergencias y crisis. RSM asistirá en casos de seguridad, políticos, médicos, desastres naturales y otras crisis y evacuaciones. El teléfono de emergencias es +1 855-969- 3949, disponible 24 horas al día, 7 días a la semana y en varios idiomas.</w:t>
      </w:r>
    </w:p>
    <w:p w14:paraId="410CD35A" w14:textId="77777777" w:rsidR="00441859" w:rsidRPr="00963ED8" w:rsidRDefault="00DE7F5C">
      <w:pPr>
        <w:pStyle w:val="Ttulo3"/>
        <w:rPr>
          <w:lang w:val="es-CO"/>
          <w:rPrChange w:id="1783" w:author="Massiel Nayibe Moreno Ladino" w:date="2025-01-15T13:00:00Z" w16du:dateUtc="2025-01-15T18:00:00Z">
            <w:rPr/>
          </w:rPrChange>
        </w:rPr>
      </w:pPr>
      <w:bookmarkStart w:id="1784" w:name="_Toc185435282"/>
      <w:r w:rsidRPr="00963ED8">
        <w:rPr>
          <w:lang w:val="es-CO"/>
          <w:rPrChange w:id="1785" w:author="Massiel Nayibe Moreno Ladino" w:date="2025-01-15T13:00:00Z" w16du:dateUtc="2025-01-15T18:00:00Z">
            <w:rPr/>
          </w:rPrChange>
        </w:rPr>
        <w:t xml:space="preserve">7.28.3 </w:t>
      </w:r>
      <w:r w:rsidR="0040538D" w:rsidRPr="00963ED8">
        <w:rPr>
          <w:lang w:val="es-CO"/>
          <w:rPrChange w:id="1786" w:author="Massiel Nayibe Moreno Ladino" w:date="2025-01-15T13:00:00Z" w16du:dateUtc="2025-01-15T18:00:00Z">
            <w:rPr/>
          </w:rPrChange>
        </w:rPr>
        <w:t>Política local de salud y seguridad en el trabajo y seguridad vial</w:t>
      </w:r>
      <w:bookmarkEnd w:id="1784"/>
    </w:p>
    <w:p w14:paraId="2414F0E0" w14:textId="77777777" w:rsidR="00441859" w:rsidRPr="00963ED8" w:rsidRDefault="00DE7F5C">
      <w:pPr>
        <w:tabs>
          <w:tab w:val="left" w:pos="960"/>
        </w:tabs>
        <w:spacing w:after="120" w:line="360" w:lineRule="auto"/>
        <w:ind w:right="-20"/>
        <w:jc w:val="both"/>
        <w:rPr>
          <w:lang w:val="es-CO"/>
          <w:rPrChange w:id="1787" w:author="Massiel Nayibe Moreno Ladino" w:date="2025-01-15T13:00:00Z" w16du:dateUtc="2025-01-15T18:00:00Z">
            <w:rPr/>
          </w:rPrChange>
        </w:rPr>
      </w:pPr>
      <w:r w:rsidRPr="00963ED8">
        <w:rPr>
          <w:lang w:val="es-CO"/>
          <w:rPrChange w:id="1788" w:author="Massiel Nayibe Moreno Ladino" w:date="2025-01-15T13:00:00Z" w16du:dateUtc="2025-01-15T18:00:00Z">
            <w:rPr/>
          </w:rPrChange>
        </w:rPr>
        <w:t xml:space="preserve">Estamos comprometidos con la seguridad y salud de nuestros trabajadores y demás personas vinculadas a nuestros procesos, para lo cual a través de esta política la alta dirección promoverá las actividades necesarias para el cumplimiento de las normas legales y técnicas del SG-SST </w:t>
      </w:r>
      <w:r w:rsidR="009D17E0" w:rsidRPr="00963ED8">
        <w:rPr>
          <w:lang w:val="es-CO"/>
          <w:rPrChange w:id="1789" w:author="Massiel Nayibe Moreno Ladino" w:date="2025-01-15T13:00:00Z" w16du:dateUtc="2025-01-15T18:00:00Z">
            <w:rPr/>
          </w:rPrChange>
        </w:rPr>
        <w:t xml:space="preserve">(Sistema de </w:t>
      </w:r>
      <w:r w:rsidR="0040538D" w:rsidRPr="00963ED8">
        <w:rPr>
          <w:lang w:val="es-CO"/>
          <w:rPrChange w:id="1790" w:author="Massiel Nayibe Moreno Ladino" w:date="2025-01-15T13:00:00Z" w16du:dateUtc="2025-01-15T18:00:00Z">
            <w:rPr/>
          </w:rPrChange>
        </w:rPr>
        <w:t xml:space="preserve">Gestión de Salud y Seguridad en el Trabajo) </w:t>
      </w:r>
      <w:r w:rsidRPr="00963ED8">
        <w:rPr>
          <w:lang w:val="es-CO"/>
          <w:rPrChange w:id="1791" w:author="Massiel Nayibe Moreno Ladino" w:date="2025-01-15T13:00:00Z" w16du:dateUtc="2025-01-15T18:00:00Z">
            <w:rPr/>
          </w:rPrChange>
        </w:rPr>
        <w:t xml:space="preserve">y del PESV </w:t>
      </w:r>
      <w:r w:rsidR="002B483A" w:rsidRPr="00963ED8">
        <w:rPr>
          <w:lang w:val="es-CO"/>
          <w:rPrChange w:id="1792" w:author="Massiel Nayibe Moreno Ladino" w:date="2025-01-15T13:00:00Z" w16du:dateUtc="2025-01-15T18:00:00Z">
            <w:rPr/>
          </w:rPrChange>
        </w:rPr>
        <w:t>(Plan Estratégico de Seguridad Vial)</w:t>
      </w:r>
      <w:r w:rsidRPr="00963ED8">
        <w:rPr>
          <w:lang w:val="es-CO"/>
          <w:rPrChange w:id="1793" w:author="Massiel Nayibe Moreno Ladino" w:date="2025-01-15T13:00:00Z" w16du:dateUtc="2025-01-15T18:00:00Z">
            <w:rPr/>
          </w:rPrChange>
        </w:rPr>
        <w:t xml:space="preserve">, a través de programas para la prevención de accidentes e incidentes de trabajo y viales, en labores y/o misionales y desplazamientos y la evaluación del desempeño frente a los mismos. </w:t>
      </w:r>
      <w:r w:rsidR="00A9387C" w:rsidRPr="00963ED8">
        <w:rPr>
          <w:lang w:val="es-CO"/>
          <w:rPrChange w:id="1794" w:author="Massiel Nayibe Moreno Ladino" w:date="2025-01-15T13:00:00Z" w16du:dateUtc="2025-01-15T18:00:00Z">
            <w:rPr/>
          </w:rPrChange>
        </w:rPr>
        <w:t xml:space="preserve">Referência Parceiros </w:t>
      </w:r>
      <w:r w:rsidR="00A9387C">
        <w:fldChar w:fldCharType="begin"/>
      </w:r>
      <w:r w:rsidR="00A9387C" w:rsidRPr="00963ED8">
        <w:rPr>
          <w:lang w:val="es-CO"/>
          <w:rPrChange w:id="1795" w:author="Massiel Nayibe Moreno Ladino" w:date="2025-01-15T13:00:00Z" w16du:dateUtc="2025-01-15T18:00:00Z">
            <w:rPr/>
          </w:rPrChange>
        </w:rPr>
        <w:instrText>HYPERLINK "https://partnersnet107.sharepoint.com/:f:/s/FA/EtNAv5x_a4RCnQ1y8pvHdEABCVH-llfWYSdomgWzK40rCQ?e=uPI3yQ"</w:instrText>
      </w:r>
      <w:r w:rsidR="00A9387C">
        <w:fldChar w:fldCharType="separate"/>
      </w:r>
      <w:r w:rsidR="00A9387C" w:rsidRPr="00963ED8">
        <w:rPr>
          <w:lang w:val="es-CO"/>
          <w:rPrChange w:id="1796" w:author="Massiel Nayibe Moreno Ladino" w:date="2025-01-15T13:00:00Z" w16du:dateUtc="2025-01-15T18:00:00Z">
            <w:rPr/>
          </w:rPrChange>
        </w:rPr>
        <w:t xml:space="preserve">a toda a política </w:t>
      </w:r>
      <w:r w:rsidR="00774E39" w:rsidRPr="00963ED8">
        <w:rPr>
          <w:lang w:val="es-CO"/>
          <w:rPrChange w:id="1797" w:author="Massiel Nayibe Moreno Ladino" w:date="2025-01-15T13:00:00Z" w16du:dateUtc="2025-01-15T18:00:00Z">
            <w:rPr/>
          </w:rPrChange>
        </w:rPr>
        <w:t xml:space="preserve">e objectivos </w:t>
      </w:r>
      <w:r w:rsidR="00A9387C" w:rsidRPr="00963ED8">
        <w:rPr>
          <w:lang w:val="es-CO"/>
          <w:rPrChange w:id="1798" w:author="Massiel Nayibe Moreno Ladino" w:date="2025-01-15T13:00:00Z" w16du:dateUtc="2025-01-15T18:00:00Z">
            <w:rPr/>
          </w:rPrChange>
        </w:rPr>
        <w:t>da Colômbia</w:t>
      </w:r>
      <w:r w:rsidR="00A9387C">
        <w:fldChar w:fldCharType="end"/>
      </w:r>
      <w:r w:rsidR="00094960" w:rsidRPr="00963ED8">
        <w:rPr>
          <w:rFonts w:cs="Times New Roman"/>
          <w:lang w:val="es-CO"/>
          <w:rPrChange w:id="1799" w:author="Massiel Nayibe Moreno Ladino" w:date="2025-01-15T13:00:00Z" w16du:dateUtc="2025-01-15T18:00:00Z">
            <w:rPr>
              <w:rFonts w:cs="Times New Roman"/>
            </w:rPr>
          </w:rPrChange>
        </w:rPr>
        <w:t xml:space="preserve"> e para o </w:t>
      </w:r>
      <w:r w:rsidR="00094960">
        <w:fldChar w:fldCharType="begin"/>
      </w:r>
      <w:r w:rsidR="00094960" w:rsidRPr="00963ED8">
        <w:rPr>
          <w:lang w:val="es-CO"/>
          <w:rPrChange w:id="1800" w:author="Massiel Nayibe Moreno Ladino" w:date="2025-01-15T13:00:00Z" w16du:dateUtc="2025-01-15T18:00:00Z">
            <w:rPr/>
          </w:rPrChange>
        </w:rPr>
        <w:instrText>HYPERLINK "https://partnersnet107.sharepoint.com/:f:/s/FA/EjpjzPPUdsVNmyE_VPl9IwMB5IqS7bwuQFvqnKqG81VkfA?e=ml5RSd"</w:instrText>
      </w:r>
      <w:r w:rsidR="00094960">
        <w:fldChar w:fldCharType="separate"/>
      </w:r>
      <w:r w:rsidR="00094960" w:rsidRPr="00963ED8">
        <w:rPr>
          <w:rStyle w:val="Hipervnculo"/>
          <w:rFonts w:cs="Times New Roman"/>
          <w:lang w:val="es-CO"/>
          <w:rPrChange w:id="1801" w:author="Massiel Nayibe Moreno Ladino" w:date="2025-01-15T13:00:00Z" w16du:dateUtc="2025-01-15T18:00:00Z">
            <w:rPr>
              <w:rStyle w:val="Hipervnculo"/>
              <w:rFonts w:cs="Times New Roman"/>
            </w:rPr>
          </w:rPrChange>
        </w:rPr>
        <w:t>Regulamento de Higiene e Segurança</w:t>
      </w:r>
      <w:r w:rsidR="00094960">
        <w:fldChar w:fldCharType="end"/>
      </w:r>
      <w:r w:rsidR="00094960" w:rsidRPr="00963ED8">
        <w:rPr>
          <w:rFonts w:cs="Times New Roman"/>
          <w:lang w:val="es-CO"/>
          <w:rPrChange w:id="1802" w:author="Massiel Nayibe Moreno Ladino" w:date="2025-01-15T13:00:00Z" w16du:dateUtc="2025-01-15T18:00:00Z">
            <w:rPr>
              <w:rFonts w:cs="Times New Roman"/>
            </w:rPr>
          </w:rPrChange>
        </w:rPr>
        <w:t>.</w:t>
      </w:r>
    </w:p>
    <w:p w14:paraId="5269784C" w14:textId="77777777" w:rsidR="00441859" w:rsidRPr="00963ED8" w:rsidRDefault="00DE7F5C">
      <w:pPr>
        <w:pStyle w:val="Ttulo2"/>
        <w:numPr>
          <w:ilvl w:val="1"/>
          <w:numId w:val="82"/>
        </w:numPr>
        <w:rPr>
          <w:lang w:val="es-CO"/>
          <w:rPrChange w:id="1803" w:author="Massiel Nayibe Moreno Ladino" w:date="2025-01-15T13:00:00Z" w16du:dateUtc="2025-01-15T18:00:00Z">
            <w:rPr/>
          </w:rPrChange>
        </w:rPr>
      </w:pPr>
      <w:bookmarkStart w:id="1804" w:name="_Toc185341248"/>
      <w:bookmarkStart w:id="1805" w:name="_Toc185341606"/>
      <w:bookmarkStart w:id="1806" w:name="_Toc185419655"/>
      <w:bookmarkStart w:id="1807" w:name="_Toc185420021"/>
      <w:bookmarkStart w:id="1808" w:name="_Toc185420387"/>
      <w:bookmarkStart w:id="1809" w:name="_Toc185420753"/>
      <w:bookmarkStart w:id="1810" w:name="_Toc185435283"/>
      <w:bookmarkStart w:id="1811" w:name="_Toc182401195"/>
      <w:bookmarkStart w:id="1812" w:name="_Toc185435284"/>
      <w:bookmarkEnd w:id="1804"/>
      <w:bookmarkEnd w:id="1805"/>
      <w:bookmarkEnd w:id="1806"/>
      <w:bookmarkEnd w:id="1807"/>
      <w:bookmarkEnd w:id="1808"/>
      <w:bookmarkEnd w:id="1809"/>
      <w:bookmarkEnd w:id="1810"/>
      <w:r w:rsidRPr="00963ED8">
        <w:rPr>
          <w:lang w:val="es-CO"/>
          <w:rPrChange w:id="1813" w:author="Massiel Nayibe Moreno Ladino" w:date="2025-01-15T13:00:00Z" w16du:dateUtc="2025-01-15T18:00:00Z">
            <w:rPr/>
          </w:rPrChange>
        </w:rPr>
        <w:t xml:space="preserve">Juegos de azar en el lugar de trabajo </w:t>
      </w:r>
      <w:bookmarkEnd w:id="1811"/>
      <w:bookmarkEnd w:id="1812"/>
    </w:p>
    <w:p w14:paraId="3338DAEB" w14:textId="77777777" w:rsidR="00441859" w:rsidRPr="00963ED8" w:rsidRDefault="00DE7F5C">
      <w:pPr>
        <w:tabs>
          <w:tab w:val="left" w:pos="960"/>
        </w:tabs>
        <w:spacing w:after="120" w:line="360" w:lineRule="auto"/>
        <w:ind w:right="-20"/>
        <w:jc w:val="both"/>
        <w:rPr>
          <w:lang w:val="es-CO"/>
          <w:rPrChange w:id="1814" w:author="Massiel Nayibe Moreno Ladino" w:date="2025-01-15T13:00:00Z" w16du:dateUtc="2025-01-15T18:00:00Z">
            <w:rPr/>
          </w:rPrChange>
        </w:rPr>
      </w:pPr>
      <w:r w:rsidRPr="00963ED8">
        <w:rPr>
          <w:lang w:val="es-CO"/>
          <w:rPrChange w:id="1815" w:author="Massiel Nayibe Moreno Ladino" w:date="2025-01-15T13:00:00Z" w16du:dateUtc="2025-01-15T18:00:00Z">
            <w:rPr/>
          </w:rPrChange>
        </w:rPr>
        <w:t xml:space="preserve">Partners </w:t>
      </w:r>
      <w:r w:rsidR="00894BCA" w:rsidRPr="00963ED8">
        <w:rPr>
          <w:lang w:val="es-CO"/>
          <w:rPrChange w:id="1816" w:author="Massiel Nayibe Moreno Ladino" w:date="2025-01-15T13:00:00Z" w16du:dateUtc="2025-01-15T18:00:00Z">
            <w:rPr/>
          </w:rPrChange>
        </w:rPr>
        <w:t xml:space="preserve">Colombia </w:t>
      </w:r>
      <w:r w:rsidRPr="00963ED8">
        <w:rPr>
          <w:lang w:val="es-CO"/>
          <w:rPrChange w:id="1817" w:author="Massiel Nayibe Moreno Ladino" w:date="2025-01-15T13:00:00Z" w16du:dateUtc="2025-01-15T18:00:00Z">
            <w:rPr/>
          </w:rPrChange>
        </w:rPr>
        <w:t>prohíbe la mayoría de las formas de juego en el lugar de trabajo, incluyendo actividades de juego profesional u organizado. Partners permitirá excepciones a esta política para eventos patrocinados por Partners que apoyen una causa benéfica o de recaudación de fondos. Los empleados deben solicitar la aprobación de Recursos Humanos antes de participar en cualquier actividad de juego. El incumplimiento de esta política puede dar lugar a medidas disciplinarias, incluido el posible despido.</w:t>
      </w:r>
    </w:p>
    <w:p w14:paraId="27334503" w14:textId="77777777" w:rsidR="00441859" w:rsidRDefault="00DE7F5C">
      <w:pPr>
        <w:pStyle w:val="Ttulo2"/>
        <w:numPr>
          <w:ilvl w:val="1"/>
          <w:numId w:val="82"/>
        </w:numPr>
      </w:pPr>
      <w:bookmarkStart w:id="1818" w:name="_Toc182401196"/>
      <w:bookmarkStart w:id="1819" w:name="_Toc185435285"/>
      <w:r w:rsidRPr="00CC5E79">
        <w:t xml:space="preserve">Política de redes sociales </w:t>
      </w:r>
      <w:bookmarkEnd w:id="1818"/>
      <w:bookmarkEnd w:id="1819"/>
    </w:p>
    <w:p w14:paraId="74EB3D2F" w14:textId="77777777" w:rsidR="00441859" w:rsidRPr="00963ED8" w:rsidRDefault="00DE7F5C">
      <w:pPr>
        <w:tabs>
          <w:tab w:val="left" w:pos="960"/>
        </w:tabs>
        <w:spacing w:after="120" w:line="360" w:lineRule="auto"/>
        <w:ind w:right="-20"/>
        <w:jc w:val="both"/>
        <w:rPr>
          <w:lang w:val="es-CO"/>
          <w:rPrChange w:id="1820" w:author="Massiel Nayibe Moreno Ladino" w:date="2025-01-15T13:00:00Z" w16du:dateUtc="2025-01-15T18:00:00Z">
            <w:rPr/>
          </w:rPrChange>
        </w:rPr>
      </w:pPr>
      <w:r w:rsidRPr="00963ED8">
        <w:rPr>
          <w:lang w:val="es-CO"/>
          <w:rPrChange w:id="1821" w:author="Massiel Nayibe Moreno Ladino" w:date="2025-01-15T13:00:00Z" w16du:dateUtc="2025-01-15T18:00:00Z">
            <w:rPr/>
          </w:rPrChange>
        </w:rPr>
        <w:t xml:space="preserve">Tal como se utiliza en esta política, "medios sociales" se refiere a blogs, foros en línea y sitios de redes sociales, como X, Facebook, Instagram, TikTok, Snapchat, LinkedIn y YouTube. </w:t>
      </w:r>
    </w:p>
    <w:p w14:paraId="7F971DA5" w14:textId="77777777" w:rsidR="00441859" w:rsidRPr="00963ED8" w:rsidRDefault="00DE7F5C">
      <w:pPr>
        <w:pStyle w:val="Ttulo3"/>
        <w:rPr>
          <w:lang w:val="es-CO"/>
          <w:rPrChange w:id="1822" w:author="Massiel Nayibe Moreno Ladino" w:date="2025-01-15T13:00:00Z" w16du:dateUtc="2025-01-15T18:00:00Z">
            <w:rPr/>
          </w:rPrChange>
        </w:rPr>
      </w:pPr>
      <w:bookmarkStart w:id="1823" w:name="_Toc182401197"/>
      <w:bookmarkStart w:id="1824" w:name="_Toc185435286"/>
      <w:r w:rsidRPr="00963ED8">
        <w:rPr>
          <w:lang w:val="es-CO"/>
          <w:rPrChange w:id="1825" w:author="Massiel Nayibe Moreno Ladino" w:date="2025-01-15T13:00:00Z" w16du:dateUtc="2025-01-15T18:00:00Z">
            <w:rPr/>
          </w:rPrChange>
        </w:rPr>
        <w:lastRenderedPageBreak/>
        <w:t>7.</w:t>
      </w:r>
      <w:r w:rsidR="006E6211" w:rsidRPr="00963ED8">
        <w:rPr>
          <w:lang w:val="es-CO"/>
          <w:rPrChange w:id="1826" w:author="Massiel Nayibe Moreno Ladino" w:date="2025-01-15T13:00:00Z" w16du:dateUtc="2025-01-15T18:00:00Z">
            <w:rPr/>
          </w:rPrChange>
        </w:rPr>
        <w:t>30</w:t>
      </w:r>
      <w:r w:rsidRPr="00963ED8">
        <w:rPr>
          <w:lang w:val="es-CO"/>
          <w:rPrChange w:id="1827" w:author="Massiel Nayibe Moreno Ladino" w:date="2025-01-15T13:00:00Z" w16du:dateUtc="2025-01-15T18:00:00Z">
            <w:rPr/>
          </w:rPrChange>
        </w:rPr>
        <w:t xml:space="preserve">.1 </w:t>
      </w:r>
      <w:r w:rsidR="00CC5E79" w:rsidRPr="00963ED8">
        <w:rPr>
          <w:lang w:val="es-CO"/>
          <w:rPrChange w:id="1828" w:author="Massiel Nayibe Moreno Ladino" w:date="2025-01-15T13:00:00Z" w16du:dateUtc="2025-01-15T18:00:00Z">
            <w:rPr/>
          </w:rPrChange>
        </w:rPr>
        <w:t xml:space="preserve">Uso de las redes sociales </w:t>
      </w:r>
      <w:bookmarkEnd w:id="1823"/>
      <w:bookmarkEnd w:id="1824"/>
    </w:p>
    <w:p w14:paraId="63594098" w14:textId="77777777" w:rsidR="00441859" w:rsidRPr="00963ED8" w:rsidRDefault="00DE7F5C">
      <w:pPr>
        <w:tabs>
          <w:tab w:val="left" w:pos="960"/>
        </w:tabs>
        <w:spacing w:after="120" w:line="360" w:lineRule="auto"/>
        <w:ind w:right="-20"/>
        <w:jc w:val="both"/>
        <w:rPr>
          <w:lang w:val="es-CO"/>
          <w:rPrChange w:id="1829" w:author="Massiel Nayibe Moreno Ladino" w:date="2025-01-15T13:00:00Z" w16du:dateUtc="2025-01-15T18:00:00Z">
            <w:rPr/>
          </w:rPrChange>
        </w:rPr>
      </w:pPr>
      <w:r w:rsidRPr="00963ED8">
        <w:rPr>
          <w:lang w:val="es-CO"/>
          <w:rPrChange w:id="1830" w:author="Massiel Nayibe Moreno Ladino" w:date="2025-01-15T13:00:00Z" w16du:dateUtc="2025-01-15T18:00:00Z">
            <w:rPr/>
          </w:rPrChange>
        </w:rPr>
        <w:t xml:space="preserve">El objetivo de esta política es proteger la reputación y los intereses de Partners, respetando al mismo tiempo el derecho de los empleados a la libertad de expresión. Sin embargo, la intimidación, las represalias y la conducta discriminatoria en las plataformas de medios sociales pueden ser causa de disciplina y/o despido. A continuación se presenta un conjunto de directrices y expectativas que describen lo que los empleados pueden y no pueden publicar en sus cuentas personales de redes sociales: </w:t>
      </w:r>
    </w:p>
    <w:p w14:paraId="720FF895" w14:textId="77777777" w:rsidR="00441859" w:rsidRPr="00963ED8" w:rsidRDefault="00DE7F5C">
      <w:pPr>
        <w:numPr>
          <w:ilvl w:val="0"/>
          <w:numId w:val="103"/>
        </w:numPr>
        <w:tabs>
          <w:tab w:val="left" w:pos="960"/>
        </w:tabs>
        <w:spacing w:after="120" w:line="360" w:lineRule="auto"/>
        <w:ind w:right="-20"/>
        <w:jc w:val="both"/>
        <w:rPr>
          <w:lang w:val="es-CO"/>
          <w:rPrChange w:id="1831" w:author="Massiel Nayibe Moreno Ladino" w:date="2025-01-15T13:00:00Z" w16du:dateUtc="2025-01-15T18:00:00Z">
            <w:rPr/>
          </w:rPrChange>
        </w:rPr>
      </w:pPr>
      <w:r w:rsidRPr="00963ED8">
        <w:rPr>
          <w:b/>
          <w:bCs/>
          <w:lang w:val="es-CO"/>
          <w:rPrChange w:id="1832" w:author="Massiel Nayibe Moreno Ladino" w:date="2025-01-15T13:00:00Z" w16du:dateUtc="2025-01-15T18:00:00Z">
            <w:rPr>
              <w:b/>
              <w:bCs/>
            </w:rPr>
          </w:rPrChange>
        </w:rPr>
        <w:t>Respetar la confidencialidad:</w:t>
      </w:r>
      <w:r w:rsidRPr="00963ED8">
        <w:rPr>
          <w:lang w:val="es-CO"/>
          <w:rPrChange w:id="1833" w:author="Massiel Nayibe Moreno Ladino" w:date="2025-01-15T13:00:00Z" w16du:dateUtc="2025-01-15T18:00:00Z">
            <w:rPr/>
          </w:rPrChange>
        </w:rPr>
        <w:t xml:space="preserve"> Los empleados no deben divulgar información confidencial o privada sobre Partners, sus clientes o consumidores en sus cuentas personales de redes sociales. </w:t>
      </w:r>
    </w:p>
    <w:p w14:paraId="69C06583" w14:textId="77777777" w:rsidR="00441859" w:rsidRPr="00963ED8" w:rsidRDefault="00DE7F5C">
      <w:pPr>
        <w:numPr>
          <w:ilvl w:val="0"/>
          <w:numId w:val="103"/>
        </w:numPr>
        <w:tabs>
          <w:tab w:val="left" w:pos="960"/>
        </w:tabs>
        <w:spacing w:after="120" w:line="360" w:lineRule="auto"/>
        <w:ind w:right="-20"/>
        <w:jc w:val="both"/>
        <w:rPr>
          <w:lang w:val="es-CO"/>
          <w:rPrChange w:id="1834" w:author="Massiel Nayibe Moreno Ladino" w:date="2025-01-15T13:00:00Z" w16du:dateUtc="2025-01-15T18:00:00Z">
            <w:rPr/>
          </w:rPrChange>
        </w:rPr>
      </w:pPr>
      <w:r w:rsidRPr="00963ED8">
        <w:rPr>
          <w:b/>
          <w:bCs/>
          <w:lang w:val="es-CO"/>
          <w:rPrChange w:id="1835" w:author="Massiel Nayibe Moreno Ladino" w:date="2025-01-15T13:00:00Z" w16du:dateUtc="2025-01-15T18:00:00Z">
            <w:rPr>
              <w:b/>
              <w:bCs/>
            </w:rPr>
          </w:rPrChange>
        </w:rPr>
        <w:t>Mantener la profesionalidad:</w:t>
      </w:r>
      <w:r w:rsidRPr="00963ED8">
        <w:rPr>
          <w:lang w:val="es-CO"/>
          <w:rPrChange w:id="1836" w:author="Massiel Nayibe Moreno Ladino" w:date="2025-01-15T13:00:00Z" w16du:dateUtc="2025-01-15T18:00:00Z">
            <w:rPr/>
          </w:rPrChange>
        </w:rPr>
        <w:t xml:space="preserve"> Los empleados deben evitar publicar cualquier cosa que pueda reflejar negativamente a la organización o a sus empleados, como comentarios discriminatorios u ofensivos, críticas a clientes o compañeros o contenido inapropiado. </w:t>
      </w:r>
    </w:p>
    <w:p w14:paraId="15033653" w14:textId="77777777" w:rsidR="00441859" w:rsidRPr="00963ED8" w:rsidRDefault="00DE7F5C">
      <w:pPr>
        <w:numPr>
          <w:ilvl w:val="0"/>
          <w:numId w:val="103"/>
        </w:numPr>
        <w:tabs>
          <w:tab w:val="left" w:pos="960"/>
        </w:tabs>
        <w:spacing w:after="120" w:line="360" w:lineRule="auto"/>
        <w:ind w:right="-20"/>
        <w:jc w:val="both"/>
        <w:rPr>
          <w:lang w:val="es-CO"/>
          <w:rPrChange w:id="1837" w:author="Massiel Nayibe Moreno Ladino" w:date="2025-01-15T13:00:00Z" w16du:dateUtc="2025-01-15T18:00:00Z">
            <w:rPr/>
          </w:rPrChange>
        </w:rPr>
      </w:pPr>
      <w:r w:rsidRPr="00963ED8">
        <w:rPr>
          <w:b/>
          <w:bCs/>
          <w:lang w:val="es-CO"/>
          <w:rPrChange w:id="1838" w:author="Massiel Nayibe Moreno Ladino" w:date="2025-01-15T13:00:00Z" w16du:dateUtc="2025-01-15T18:00:00Z">
            <w:rPr>
              <w:b/>
              <w:bCs/>
            </w:rPr>
          </w:rPrChange>
        </w:rPr>
        <w:t xml:space="preserve">Evite los conflictos de intereses: </w:t>
      </w:r>
      <w:r w:rsidRPr="00963ED8">
        <w:rPr>
          <w:lang w:val="es-CO"/>
          <w:rPrChange w:id="1839" w:author="Massiel Nayibe Moreno Ladino" w:date="2025-01-15T13:00:00Z" w16du:dateUtc="2025-01-15T18:00:00Z">
            <w:rPr/>
          </w:rPrChange>
        </w:rPr>
        <w:t xml:space="preserve">Los empleados deben revelar cualquier relación o afiliación que pudiera crear un conflicto de intereses, como publicar endosos o recomendaciones de productos o servicios que compiten con las ofertas de la organización. Del mismo modo, los empleados no deben utilizar los medios sociales para criticar a la competencia de Partners. </w:t>
      </w:r>
    </w:p>
    <w:p w14:paraId="3747B890" w14:textId="77777777" w:rsidR="00441859" w:rsidRPr="00963ED8" w:rsidRDefault="00DE7F5C">
      <w:pPr>
        <w:numPr>
          <w:ilvl w:val="0"/>
          <w:numId w:val="103"/>
        </w:numPr>
        <w:tabs>
          <w:tab w:val="left" w:pos="960"/>
        </w:tabs>
        <w:spacing w:after="120" w:line="360" w:lineRule="auto"/>
        <w:ind w:right="-20"/>
        <w:jc w:val="both"/>
        <w:rPr>
          <w:lang w:val="es-CO"/>
          <w:rPrChange w:id="1840" w:author="Massiel Nayibe Moreno Ladino" w:date="2025-01-15T13:00:00Z" w16du:dateUtc="2025-01-15T18:00:00Z">
            <w:rPr/>
          </w:rPrChange>
        </w:rPr>
      </w:pPr>
      <w:r w:rsidRPr="00963ED8">
        <w:rPr>
          <w:b/>
          <w:bCs/>
          <w:lang w:val="es-CO"/>
          <w:rPrChange w:id="1841" w:author="Massiel Nayibe Moreno Ladino" w:date="2025-01-15T13:00:00Z" w16du:dateUtc="2025-01-15T18:00:00Z">
            <w:rPr>
              <w:b/>
              <w:bCs/>
            </w:rPr>
          </w:rPrChange>
        </w:rPr>
        <w:t xml:space="preserve">Ser consciente de las obligaciones legales: </w:t>
      </w:r>
      <w:r w:rsidRPr="00963ED8">
        <w:rPr>
          <w:lang w:val="es-CO"/>
          <w:rPrChange w:id="1842" w:author="Massiel Nayibe Moreno Ladino" w:date="2025-01-15T13:00:00Z" w16du:dateUtc="2025-01-15T18:00:00Z">
            <w:rPr/>
          </w:rPrChange>
        </w:rPr>
        <w:t>Los empleados deben ser conscientes de las implicaciones legales de su actividad en los medios sociales, como la posible difamación o la infracción de los derechos de propiedad intelectual. - Usar la discreción: Los empleados deben ser conscientes de que su actividad en los medios sociales puede reflejarse en Partners, incluso si se publica fuera de las horas de trabajo, y deben usar la discreción al publicar contenido o participar en discusiones en línea.</w:t>
      </w:r>
    </w:p>
    <w:p w14:paraId="55803ECF" w14:textId="77777777" w:rsidR="00441859" w:rsidRPr="00963ED8" w:rsidRDefault="00DE7F5C">
      <w:pPr>
        <w:numPr>
          <w:ilvl w:val="0"/>
          <w:numId w:val="103"/>
        </w:numPr>
        <w:tabs>
          <w:tab w:val="left" w:pos="960"/>
        </w:tabs>
        <w:spacing w:after="120" w:line="360" w:lineRule="auto"/>
        <w:ind w:right="-20"/>
        <w:jc w:val="both"/>
        <w:rPr>
          <w:lang w:val="es-CO"/>
          <w:rPrChange w:id="1843" w:author="Massiel Nayibe Moreno Ladino" w:date="2025-01-15T13:00:00Z" w16du:dateUtc="2025-01-15T18:00:00Z">
            <w:rPr/>
          </w:rPrChange>
        </w:rPr>
      </w:pPr>
      <w:r w:rsidRPr="00963ED8">
        <w:rPr>
          <w:b/>
          <w:bCs/>
          <w:lang w:val="es-CO"/>
          <w:rPrChange w:id="1844" w:author="Massiel Nayibe Moreno Ladino" w:date="2025-01-15T13:00:00Z" w16du:dateUtc="2025-01-15T18:00:00Z">
            <w:rPr>
              <w:b/>
              <w:bCs/>
            </w:rPr>
          </w:rPrChange>
        </w:rPr>
        <w:t xml:space="preserve">Redes sociales en horario laboral: </w:t>
      </w:r>
      <w:r w:rsidRPr="00963ED8">
        <w:rPr>
          <w:lang w:val="es-CO"/>
          <w:rPrChange w:id="1845" w:author="Massiel Nayibe Moreno Ladino" w:date="2025-01-15T13:00:00Z" w16du:dateUtc="2025-01-15T18:00:00Z">
            <w:rPr/>
          </w:rPrChange>
        </w:rPr>
        <w:t xml:space="preserve">Los empleados pueden participar en actividades de medios sociales durante el horario laboral siempre que estén directamente relacionadas con su trabajo y sean aprobadas por su supervisor. No identifica ni hace referencia a personas o entidades sin permiso. </w:t>
      </w:r>
    </w:p>
    <w:p w14:paraId="33F66484" w14:textId="77777777" w:rsidR="00441859" w:rsidRPr="00963ED8" w:rsidRDefault="00DE7F5C">
      <w:pPr>
        <w:pStyle w:val="Ttulo3"/>
        <w:rPr>
          <w:lang w:val="es-CO"/>
          <w:rPrChange w:id="1846" w:author="Massiel Nayibe Moreno Ladino" w:date="2025-01-15T13:00:00Z" w16du:dateUtc="2025-01-15T18:00:00Z">
            <w:rPr/>
          </w:rPrChange>
        </w:rPr>
      </w:pPr>
      <w:bookmarkStart w:id="1847" w:name="_Toc182401198"/>
      <w:bookmarkStart w:id="1848" w:name="_Toc185435287"/>
      <w:r w:rsidRPr="00963ED8">
        <w:rPr>
          <w:lang w:val="es-CO"/>
          <w:rPrChange w:id="1849" w:author="Massiel Nayibe Moreno Ladino" w:date="2025-01-15T13:00:00Z" w16du:dateUtc="2025-01-15T18:00:00Z">
            <w:rPr/>
          </w:rPrChange>
        </w:rPr>
        <w:lastRenderedPageBreak/>
        <w:t>7.</w:t>
      </w:r>
      <w:r w:rsidR="006E6211" w:rsidRPr="00963ED8">
        <w:rPr>
          <w:lang w:val="es-CO"/>
          <w:rPrChange w:id="1850" w:author="Massiel Nayibe Moreno Ladino" w:date="2025-01-15T13:00:00Z" w16du:dateUtc="2025-01-15T18:00:00Z">
            <w:rPr/>
          </w:rPrChange>
        </w:rPr>
        <w:t>30</w:t>
      </w:r>
      <w:r w:rsidRPr="00963ED8">
        <w:rPr>
          <w:lang w:val="es-CO"/>
          <w:rPrChange w:id="1851" w:author="Massiel Nayibe Moreno Ladino" w:date="2025-01-15T13:00:00Z" w16du:dateUtc="2025-01-15T18:00:00Z">
            <w:rPr/>
          </w:rPrChange>
        </w:rPr>
        <w:t xml:space="preserve">.2 Cláusulas de exención de responsabilidad </w:t>
      </w:r>
      <w:bookmarkEnd w:id="1847"/>
      <w:bookmarkEnd w:id="1848"/>
    </w:p>
    <w:p w14:paraId="0E7AE337" w14:textId="77777777" w:rsidR="00441859" w:rsidRPr="00963ED8" w:rsidRDefault="00DE7F5C">
      <w:pPr>
        <w:tabs>
          <w:tab w:val="left" w:pos="960"/>
        </w:tabs>
        <w:spacing w:after="120" w:line="360" w:lineRule="auto"/>
        <w:ind w:right="-20"/>
        <w:jc w:val="both"/>
        <w:rPr>
          <w:lang w:val="es-CO"/>
          <w:rPrChange w:id="1852" w:author="Massiel Nayibe Moreno Ladino" w:date="2025-01-15T13:00:00Z" w16du:dateUtc="2025-01-15T18:00:00Z">
            <w:rPr/>
          </w:rPrChange>
        </w:rPr>
      </w:pPr>
      <w:r w:rsidRPr="00963ED8">
        <w:rPr>
          <w:lang w:val="es-CO"/>
          <w:rPrChange w:id="1853" w:author="Massiel Nayibe Moreno Ladino" w:date="2025-01-15T13:00:00Z" w16du:dateUtc="2025-01-15T18:00:00Z">
            <w:rPr/>
          </w:rPrChange>
        </w:rPr>
        <w:t>Si un empleado se identifica como empleado de Partners o discute asuntos relacionados con Partners en un sitio de medios sociales, el sitio debe incluir un descargo de responsabilidad indicando que no expresa los puntos de vista de Partners, y que el empleado está expresando sólo sus opiniones personales. Por ejemplo: "Las opiniones expresadas en este sitio web/blog son sólo mías y no reflejan necesariamente las opiniones de mi empleador".</w:t>
      </w:r>
    </w:p>
    <w:p w14:paraId="1B6B5E7E" w14:textId="77777777" w:rsidR="00441859" w:rsidRPr="00963ED8" w:rsidRDefault="00DE7F5C">
      <w:pPr>
        <w:pStyle w:val="Ttulo3"/>
        <w:rPr>
          <w:lang w:val="es-CO"/>
          <w:rPrChange w:id="1854" w:author="Massiel Nayibe Moreno Ladino" w:date="2025-01-15T13:00:00Z" w16du:dateUtc="2025-01-15T18:00:00Z">
            <w:rPr/>
          </w:rPrChange>
        </w:rPr>
      </w:pPr>
      <w:bookmarkStart w:id="1855" w:name="_Toc182401199"/>
      <w:bookmarkStart w:id="1856" w:name="_Toc185435288"/>
      <w:r w:rsidRPr="00963ED8">
        <w:rPr>
          <w:lang w:val="es-CO"/>
          <w:rPrChange w:id="1857" w:author="Massiel Nayibe Moreno Ladino" w:date="2025-01-15T13:00:00Z" w16du:dateUtc="2025-01-15T18:00:00Z">
            <w:rPr/>
          </w:rPrChange>
        </w:rPr>
        <w:t>7.</w:t>
      </w:r>
      <w:r w:rsidR="006E6211" w:rsidRPr="00963ED8">
        <w:rPr>
          <w:lang w:val="es-CO"/>
          <w:rPrChange w:id="1858" w:author="Massiel Nayibe Moreno Ladino" w:date="2025-01-15T13:00:00Z" w16du:dateUtc="2025-01-15T18:00:00Z">
            <w:rPr/>
          </w:rPrChange>
        </w:rPr>
        <w:t>30</w:t>
      </w:r>
      <w:r w:rsidRPr="00963ED8">
        <w:rPr>
          <w:lang w:val="es-CO"/>
          <w:rPrChange w:id="1859" w:author="Massiel Nayibe Moreno Ladino" w:date="2025-01-15T13:00:00Z" w16du:dateUtc="2025-01-15T18:00:00Z">
            <w:rPr/>
          </w:rPrChange>
        </w:rPr>
        <w:t>.3 Marcas, derechos de autor y cuestiones jurídicas</w:t>
      </w:r>
      <w:bookmarkEnd w:id="1855"/>
      <w:bookmarkEnd w:id="1856"/>
    </w:p>
    <w:p w14:paraId="0114D361" w14:textId="77777777" w:rsidR="00441859" w:rsidRPr="00963ED8" w:rsidRDefault="00DE7F5C">
      <w:pPr>
        <w:tabs>
          <w:tab w:val="left" w:pos="960"/>
        </w:tabs>
        <w:spacing w:after="120" w:line="360" w:lineRule="auto"/>
        <w:ind w:right="-20"/>
        <w:jc w:val="both"/>
        <w:rPr>
          <w:lang w:val="es-CO"/>
          <w:rPrChange w:id="1860" w:author="Massiel Nayibe Moreno Ladino" w:date="2025-01-15T13:00:00Z" w16du:dateUtc="2025-01-15T18:00:00Z">
            <w:rPr/>
          </w:rPrChange>
        </w:rPr>
      </w:pPr>
      <w:r w:rsidRPr="00963ED8">
        <w:rPr>
          <w:lang w:val="es-CO"/>
          <w:rPrChange w:id="1861" w:author="Massiel Nayibe Moreno Ladino" w:date="2025-01-15T13:00:00Z" w16du:dateUtc="2025-01-15T18:00:00Z">
            <w:rPr/>
          </w:rPrChange>
        </w:rPr>
        <w:t xml:space="preserve">No utilice las marcas registradas de Partners o de otros en un sitio de medios sociales ni reproduzca material de Partners o de otros sin obtener primero permiso. Los empleados deben cumplir con todas las leyes aplicables, por ejemplo, derechos de autor, marcas registradas o acoso. El contenido web debe cumplir con las directrices para el acceso de personas con discapacidad. Para más información consulte la política de Partners sobre </w:t>
      </w:r>
      <w:r>
        <w:fldChar w:fldCharType="begin"/>
      </w:r>
      <w:r w:rsidRPr="00963ED8">
        <w:rPr>
          <w:lang w:val="es-CO"/>
          <w:rPrChange w:id="1862" w:author="Massiel Nayibe Moreno Ladino" w:date="2025-01-15T13:00:00Z" w16du:dateUtc="2025-01-15T18:00:00Z">
            <w:rPr/>
          </w:rPrChange>
        </w:rPr>
        <w:instrText>HYPERLINK "https://partnersnet107.sharepoint.com/:b:/s/FA/EZtVTOvWXQFFj9bI9MbUVvwBCVXcqQUmIAhplMulej1m7g?e=RAT4jk"</w:instrText>
      </w:r>
      <w:r>
        <w:fldChar w:fldCharType="separate"/>
      </w:r>
      <w:r w:rsidRPr="00963ED8">
        <w:rPr>
          <w:rStyle w:val="Hipervnculo"/>
          <w:lang w:val="es-CO"/>
          <w:rPrChange w:id="1863" w:author="Massiel Nayibe Moreno Ladino" w:date="2025-01-15T13:00:00Z" w16du:dateUtc="2025-01-15T18:00:00Z">
            <w:rPr>
              <w:rStyle w:val="Hipervnculo"/>
            </w:rPr>
          </w:rPrChange>
        </w:rPr>
        <w:t>la Sección 508</w:t>
      </w:r>
      <w:r>
        <w:fldChar w:fldCharType="end"/>
      </w:r>
      <w:r w:rsidRPr="00963ED8">
        <w:rPr>
          <w:lang w:val="es-CO"/>
          <w:rPrChange w:id="1864" w:author="Massiel Nayibe Moreno Ladino" w:date="2025-01-15T13:00:00Z" w16du:dateUtc="2025-01-15T18:00:00Z">
            <w:rPr/>
          </w:rPrChange>
        </w:rPr>
        <w:t xml:space="preserve"> y la </w:t>
      </w:r>
      <w:r>
        <w:fldChar w:fldCharType="begin"/>
      </w:r>
      <w:r w:rsidRPr="00963ED8">
        <w:rPr>
          <w:lang w:val="es-CO"/>
          <w:rPrChange w:id="1865" w:author="Massiel Nayibe Moreno Ladino" w:date="2025-01-15T13:00:00Z" w16du:dateUtc="2025-01-15T18:00:00Z">
            <w:rPr/>
          </w:rPrChange>
        </w:rPr>
        <w:instrText>HYPERLINK "https://partnersnet107.sharepoint.com/:b:/s/FA/EbqzqIO514tIj7xwHHYYRVIBEovy44UP3NiFgKSUX9sliA?e=5PcqXM"</w:instrText>
      </w:r>
      <w:r>
        <w:fldChar w:fldCharType="separate"/>
      </w:r>
      <w:r w:rsidRPr="00963ED8">
        <w:rPr>
          <w:rStyle w:val="Hipervnculo"/>
          <w:lang w:val="es-CO"/>
          <w:rPrChange w:id="1866" w:author="Massiel Nayibe Moreno Ladino" w:date="2025-01-15T13:00:00Z" w16du:dateUtc="2025-01-15T18:00:00Z">
            <w:rPr>
              <w:rStyle w:val="Hipervnculo"/>
            </w:rPr>
          </w:rPrChange>
        </w:rPr>
        <w:t>Sección 889</w:t>
      </w:r>
      <w:r>
        <w:fldChar w:fldCharType="end"/>
      </w:r>
      <w:r w:rsidRPr="00963ED8">
        <w:rPr>
          <w:lang w:val="es-CO"/>
          <w:rPrChange w:id="1867" w:author="Massiel Nayibe Moreno Ladino" w:date="2025-01-15T13:00:00Z" w16du:dateUtc="2025-01-15T18:00:00Z">
            <w:rPr/>
          </w:rPrChange>
        </w:rPr>
        <w:t>.</w:t>
      </w:r>
    </w:p>
    <w:p w14:paraId="16FDEE48" w14:textId="77777777" w:rsidR="00441859" w:rsidRPr="00963ED8" w:rsidRDefault="00DE7F5C">
      <w:pPr>
        <w:pStyle w:val="Ttulo3"/>
        <w:rPr>
          <w:lang w:val="es-CO"/>
          <w:rPrChange w:id="1868" w:author="Massiel Nayibe Moreno Ladino" w:date="2025-01-15T13:00:00Z" w16du:dateUtc="2025-01-15T18:00:00Z">
            <w:rPr/>
          </w:rPrChange>
        </w:rPr>
      </w:pPr>
      <w:bookmarkStart w:id="1869" w:name="_Toc182401200"/>
      <w:bookmarkStart w:id="1870" w:name="_Toc185435289"/>
      <w:r w:rsidRPr="00963ED8">
        <w:rPr>
          <w:lang w:val="es-CO"/>
          <w:rPrChange w:id="1871" w:author="Massiel Nayibe Moreno Ladino" w:date="2025-01-15T13:00:00Z" w16du:dateUtc="2025-01-15T18:00:00Z">
            <w:rPr/>
          </w:rPrChange>
        </w:rPr>
        <w:t>7.</w:t>
      </w:r>
      <w:r w:rsidR="006E6211" w:rsidRPr="00963ED8">
        <w:rPr>
          <w:lang w:val="es-CO"/>
          <w:rPrChange w:id="1872" w:author="Massiel Nayibe Moreno Ladino" w:date="2025-01-15T13:00:00Z" w16du:dateUtc="2025-01-15T18:00:00Z">
            <w:rPr/>
          </w:rPrChange>
        </w:rPr>
        <w:t>30</w:t>
      </w:r>
      <w:r w:rsidRPr="00963ED8">
        <w:rPr>
          <w:lang w:val="es-CO"/>
          <w:rPrChange w:id="1873" w:author="Massiel Nayibe Moreno Ladino" w:date="2025-01-15T13:00:00Z" w16du:dateUtc="2025-01-15T18:00:00Z">
            <w:rPr/>
          </w:rPrChange>
        </w:rPr>
        <w:t>.4 Derecho de control</w:t>
      </w:r>
      <w:bookmarkEnd w:id="1869"/>
      <w:bookmarkEnd w:id="1870"/>
    </w:p>
    <w:p w14:paraId="26AB02EC" w14:textId="77777777" w:rsidR="00441859" w:rsidRPr="00963ED8" w:rsidRDefault="00DE7F5C">
      <w:pPr>
        <w:tabs>
          <w:tab w:val="left" w:pos="960"/>
        </w:tabs>
        <w:spacing w:after="120" w:line="360" w:lineRule="auto"/>
        <w:ind w:right="-20"/>
        <w:jc w:val="both"/>
        <w:rPr>
          <w:lang w:val="es-CO"/>
          <w:rPrChange w:id="1874" w:author="Massiel Nayibe Moreno Ladino" w:date="2025-01-15T13:00:00Z" w16du:dateUtc="2025-01-15T18:00:00Z">
            <w:rPr/>
          </w:rPrChange>
        </w:rPr>
      </w:pPr>
      <w:r w:rsidRPr="00963ED8">
        <w:rPr>
          <w:lang w:val="es-CO"/>
          <w:rPrChange w:id="1875" w:author="Massiel Nayibe Moreno Ladino" w:date="2025-01-15T13:00:00Z" w16du:dateUtc="2025-01-15T18:00:00Z">
            <w:rPr/>
          </w:rPrChange>
        </w:rPr>
        <w:t>Partners se reserva el derecho de supervisar el uso que los empleados hacen de los ordenadores de la empresa y de Internet, incluida la actividad de blogs y redes sociales. Partners investigará cualquier violación de esta política y tomará medidas disciplinarias si es necesario. Nada en esta política pretende, ni debe ser interpretado como, de ninguna manera limitar sus derechos bajo cualquier ley federal, estatal o local aplicable.</w:t>
      </w:r>
    </w:p>
    <w:p w14:paraId="099BD0A5" w14:textId="77777777" w:rsidR="00441859" w:rsidRPr="00963ED8" w:rsidRDefault="00DE7F5C">
      <w:pPr>
        <w:pStyle w:val="Ttulo3"/>
        <w:rPr>
          <w:lang w:val="es-CO"/>
          <w:rPrChange w:id="1876" w:author="Massiel Nayibe Moreno Ladino" w:date="2025-01-15T13:00:00Z" w16du:dateUtc="2025-01-15T18:00:00Z">
            <w:rPr/>
          </w:rPrChange>
        </w:rPr>
      </w:pPr>
      <w:bookmarkStart w:id="1877" w:name="_Toc182401201"/>
      <w:bookmarkStart w:id="1878" w:name="_Toc185435290"/>
      <w:r w:rsidRPr="00963ED8">
        <w:rPr>
          <w:lang w:val="es-CO"/>
          <w:rPrChange w:id="1879" w:author="Massiel Nayibe Moreno Ladino" w:date="2025-01-15T13:00:00Z" w16du:dateUtc="2025-01-15T18:00:00Z">
            <w:rPr/>
          </w:rPrChange>
        </w:rPr>
        <w:t>7.</w:t>
      </w:r>
      <w:r w:rsidR="006E6211" w:rsidRPr="00963ED8">
        <w:rPr>
          <w:lang w:val="es-CO"/>
          <w:rPrChange w:id="1880" w:author="Massiel Nayibe Moreno Ladino" w:date="2025-01-15T13:00:00Z" w16du:dateUtc="2025-01-15T18:00:00Z">
            <w:rPr/>
          </w:rPrChange>
        </w:rPr>
        <w:t>30</w:t>
      </w:r>
      <w:r w:rsidRPr="00963ED8">
        <w:rPr>
          <w:lang w:val="es-CO"/>
          <w:rPrChange w:id="1881" w:author="Massiel Nayibe Moreno Ladino" w:date="2025-01-15T13:00:00Z" w16du:dateUtc="2025-01-15T18:00:00Z">
            <w:rPr/>
          </w:rPrChange>
        </w:rPr>
        <w:t>.5 Comunicado de prensa</w:t>
      </w:r>
      <w:bookmarkEnd w:id="1877"/>
      <w:bookmarkEnd w:id="1878"/>
      <w:r w:rsidRPr="00963ED8">
        <w:rPr>
          <w:lang w:val="es-CO"/>
          <w:rPrChange w:id="1882" w:author="Massiel Nayibe Moreno Ladino" w:date="2025-01-15T13:00:00Z" w16du:dateUtc="2025-01-15T18:00:00Z">
            <w:rPr/>
          </w:rPrChange>
        </w:rPr>
        <w:t xml:space="preserve"> </w:t>
      </w:r>
    </w:p>
    <w:p w14:paraId="39A00EEA" w14:textId="77777777" w:rsidR="00441859" w:rsidRPr="00963ED8" w:rsidRDefault="00DE7F5C">
      <w:pPr>
        <w:tabs>
          <w:tab w:val="left" w:pos="960"/>
        </w:tabs>
        <w:spacing w:after="120" w:line="360" w:lineRule="auto"/>
        <w:ind w:right="-20"/>
        <w:jc w:val="both"/>
        <w:rPr>
          <w:lang w:val="es-CO"/>
          <w:rPrChange w:id="1883" w:author="Massiel Nayibe Moreno Ladino" w:date="2025-01-15T13:00:00Z" w16du:dateUtc="2025-01-15T18:00:00Z">
            <w:rPr/>
          </w:rPrChange>
        </w:rPr>
      </w:pPr>
      <w:r w:rsidRPr="00963ED8">
        <w:rPr>
          <w:lang w:val="es-CO"/>
          <w:rPrChange w:id="1884" w:author="Massiel Nayibe Moreno Ladino" w:date="2025-01-15T13:00:00Z" w16du:dateUtc="2025-01-15T18:00:00Z">
            <w:rPr/>
          </w:rPrChange>
        </w:rPr>
        <w:t xml:space="preserve">Partners requiere que todos los empleados firmen un formulario de liberación de medios y opten o no por la liberación de sus videos, voz y/o imágenes. Estos formularios permiten a Partners compartir y distribuir legalmente contenidos con fines promocionales, educativos o informativos. Al obtener el consentimiento explícito a través de estos formularios, tanto los Socios como los empleados implicados tienen transparencia y entendimiento mutuo en relación con la utilización de materiales visuales y auditivos. Los formularios de cesión a los medios de comunicación se encuentran en </w:t>
      </w:r>
      <w:r>
        <w:fldChar w:fldCharType="begin"/>
      </w:r>
      <w:r w:rsidRPr="00963ED8">
        <w:rPr>
          <w:lang w:val="es-CO"/>
          <w:rPrChange w:id="1885" w:author="Massiel Nayibe Moreno Ladino" w:date="2025-01-15T13:00:00Z" w16du:dateUtc="2025-01-15T18:00:00Z">
            <w:rPr/>
          </w:rPrChange>
        </w:rPr>
        <w:instrText>HYPERLINK "https://app.pandadoc.com/a/" \l "/templates-next?displayMode=folders_first&amp;folderId=tzFK6pHfEUBJKoDFoN9NCM&amp;mainFilter=all&amp;sortBy=name&amp;direction=asc"</w:instrText>
      </w:r>
      <w:r>
        <w:fldChar w:fldCharType="separate"/>
      </w:r>
      <w:r w:rsidRPr="00963ED8">
        <w:rPr>
          <w:rStyle w:val="Hipervnculo"/>
          <w:lang w:val="es-CO"/>
          <w:rPrChange w:id="1886" w:author="Massiel Nayibe Moreno Ladino" w:date="2025-01-15T13:00:00Z" w16du:dateUtc="2025-01-15T18:00:00Z">
            <w:rPr>
              <w:rStyle w:val="Hipervnculo"/>
            </w:rPr>
          </w:rPrChange>
        </w:rPr>
        <w:t>PandaDoc</w:t>
      </w:r>
      <w:r>
        <w:fldChar w:fldCharType="end"/>
      </w:r>
      <w:r w:rsidRPr="00963ED8">
        <w:rPr>
          <w:lang w:val="es-CO"/>
          <w:rPrChange w:id="1887" w:author="Massiel Nayibe Moreno Ladino" w:date="2025-01-15T13:00:00Z" w16du:dateUtc="2025-01-15T18:00:00Z">
            <w:rPr/>
          </w:rPrChange>
        </w:rPr>
        <w:t>.</w:t>
      </w:r>
    </w:p>
    <w:p w14:paraId="4C68F558" w14:textId="77777777" w:rsidR="00441859" w:rsidRPr="00963ED8" w:rsidRDefault="00DE7F5C">
      <w:pPr>
        <w:pStyle w:val="Ttulo3"/>
        <w:rPr>
          <w:lang w:val="es-CO"/>
          <w:rPrChange w:id="1888" w:author="Massiel Nayibe Moreno Ladino" w:date="2025-01-15T13:00:00Z" w16du:dateUtc="2025-01-15T18:00:00Z">
            <w:rPr/>
          </w:rPrChange>
        </w:rPr>
      </w:pPr>
      <w:bookmarkStart w:id="1889" w:name="_Toc184806747"/>
      <w:bookmarkStart w:id="1890" w:name="_Toc185435291"/>
      <w:r w:rsidRPr="00963ED8">
        <w:rPr>
          <w:lang w:val="es-CO"/>
          <w:rPrChange w:id="1891" w:author="Massiel Nayibe Moreno Ladino" w:date="2025-01-15T13:00:00Z" w16du:dateUtc="2025-01-15T18:00:00Z">
            <w:rPr/>
          </w:rPrChange>
        </w:rPr>
        <w:t xml:space="preserve">7.30.6 Cumplimiento de la Sección 508 </w:t>
      </w:r>
      <w:bookmarkEnd w:id="1889"/>
      <w:bookmarkEnd w:id="1890"/>
    </w:p>
    <w:p w14:paraId="71991A51" w14:textId="77777777" w:rsidR="00441859" w:rsidRPr="00963ED8" w:rsidRDefault="00DE7F5C">
      <w:pPr>
        <w:tabs>
          <w:tab w:val="left" w:pos="0"/>
        </w:tabs>
        <w:spacing w:after="120" w:line="360" w:lineRule="auto"/>
        <w:ind w:right="-20"/>
        <w:jc w:val="both"/>
        <w:rPr>
          <w:rFonts w:cs="Times New Roman"/>
          <w:lang w:val="es-CO"/>
          <w:rPrChange w:id="1892" w:author="Massiel Nayibe Moreno Ladino" w:date="2025-01-15T13:00:00Z" w16du:dateUtc="2025-01-15T18:00:00Z">
            <w:rPr>
              <w:rFonts w:cs="Times New Roman"/>
            </w:rPr>
          </w:rPrChange>
        </w:rPr>
      </w:pPr>
      <w:r w:rsidRPr="00963ED8">
        <w:rPr>
          <w:rFonts w:cs="Times New Roman"/>
          <w:lang w:val="es-CO"/>
          <w:rPrChange w:id="1893" w:author="Massiel Nayibe Moreno Ladino" w:date="2025-01-15T13:00:00Z" w16du:dateUtc="2025-01-15T18:00:00Z">
            <w:rPr>
              <w:rFonts w:cs="Times New Roman"/>
            </w:rPr>
          </w:rPrChange>
        </w:rPr>
        <w:t xml:space="preserve">Partner </w:t>
      </w:r>
      <w:r w:rsidR="00686691" w:rsidRPr="00963ED8">
        <w:rPr>
          <w:rFonts w:cs="Times New Roman"/>
          <w:lang w:val="es-CO"/>
          <w:rPrChange w:id="1894" w:author="Massiel Nayibe Moreno Ladino" w:date="2025-01-15T13:00:00Z" w16du:dateUtc="2025-01-15T18:00:00Z">
            <w:rPr>
              <w:rFonts w:cs="Times New Roman"/>
            </w:rPr>
          </w:rPrChange>
        </w:rPr>
        <w:t xml:space="preserve">Colombia </w:t>
      </w:r>
      <w:r w:rsidRPr="00963ED8">
        <w:rPr>
          <w:rFonts w:cs="Times New Roman"/>
          <w:lang w:val="es-CO"/>
          <w:rPrChange w:id="1895" w:author="Massiel Nayibe Moreno Ladino" w:date="2025-01-15T13:00:00Z" w16du:dateUtc="2025-01-15T18:00:00Z">
            <w:rPr>
              <w:rFonts w:cs="Times New Roman"/>
            </w:rPr>
          </w:rPrChange>
        </w:rPr>
        <w:t xml:space="preserve">reconoce la necesidad de proporcionar igualdad de acceso a las tecnologías de la información y la comunicación (TIC) para las personas con discapacidad, según lo dispuesto por </w:t>
      </w:r>
      <w:r w:rsidRPr="00963ED8">
        <w:rPr>
          <w:rFonts w:cs="Times New Roman"/>
          <w:lang w:val="es-CO"/>
          <w:rPrChange w:id="1896" w:author="Massiel Nayibe Moreno Ladino" w:date="2025-01-15T13:00:00Z" w16du:dateUtc="2025-01-15T18:00:00Z">
            <w:rPr>
              <w:rFonts w:cs="Times New Roman"/>
            </w:rPr>
          </w:rPrChange>
        </w:rPr>
        <w:lastRenderedPageBreak/>
        <w:t xml:space="preserve">la Sección 508 de la Ley de Rehabilitación. Partner </w:t>
      </w:r>
      <w:r w:rsidR="00F675B2" w:rsidRPr="00963ED8">
        <w:rPr>
          <w:rFonts w:cs="Times New Roman"/>
          <w:lang w:val="es-CO"/>
          <w:rPrChange w:id="1897" w:author="Massiel Nayibe Moreno Ladino" w:date="2025-01-15T13:00:00Z" w16du:dateUtc="2025-01-15T18:00:00Z">
            <w:rPr>
              <w:rFonts w:cs="Times New Roman"/>
            </w:rPr>
          </w:rPrChange>
        </w:rPr>
        <w:t xml:space="preserve">Colombia </w:t>
      </w:r>
      <w:r w:rsidRPr="00963ED8">
        <w:rPr>
          <w:rFonts w:cs="Times New Roman"/>
          <w:lang w:val="es-CO"/>
          <w:rPrChange w:id="1898" w:author="Massiel Nayibe Moreno Ladino" w:date="2025-01-15T13:00:00Z" w16du:dateUtc="2025-01-15T18:00:00Z">
            <w:rPr>
              <w:rFonts w:cs="Times New Roman"/>
            </w:rPr>
          </w:rPrChange>
        </w:rPr>
        <w:t xml:space="preserve">exige el cumplimiento de la Sección 508, cuando así se establezca en los requisitos de adjudicación. Si se requiere, todos los empleados deben asegurarse de que las publicaciones en los medios de comunicación cumplen con </w:t>
      </w:r>
      <w:r>
        <w:fldChar w:fldCharType="begin"/>
      </w:r>
      <w:r w:rsidRPr="00963ED8">
        <w:rPr>
          <w:lang w:val="es-CO"/>
          <w:rPrChange w:id="1899" w:author="Massiel Nayibe Moreno Ladino" w:date="2025-01-15T13:00:00Z" w16du:dateUtc="2025-01-15T18:00:00Z">
            <w:rPr/>
          </w:rPrChange>
        </w:rPr>
        <w:instrText>HYPERLINK "https://partnersnet107.sharepoint.com/:f:/s/FA/EjVZ2CR0qqZHmMyIJVAUwGsBERgn6652oTnfYNaA2-4jwQ?e=sxhp7l"</w:instrText>
      </w:r>
      <w:r>
        <w:fldChar w:fldCharType="separate"/>
      </w:r>
      <w:r w:rsidRPr="00963ED8">
        <w:rPr>
          <w:rStyle w:val="Hipervnculo"/>
          <w:rFonts w:cs="Times New Roman"/>
          <w:lang w:val="es-CO"/>
          <w:rPrChange w:id="1900" w:author="Massiel Nayibe Moreno Ladino" w:date="2025-01-15T13:00:00Z" w16du:dateUtc="2025-01-15T18:00:00Z">
            <w:rPr>
              <w:rStyle w:val="Hipervnculo"/>
              <w:rFonts w:cs="Times New Roman"/>
            </w:rPr>
          </w:rPrChange>
        </w:rPr>
        <w:t>la Política de la Sección 508 de Partner</w:t>
      </w:r>
      <w:r>
        <w:fldChar w:fldCharType="end"/>
      </w:r>
      <w:r w:rsidRPr="00963ED8">
        <w:rPr>
          <w:rFonts w:cs="Times New Roman"/>
          <w:lang w:val="es-CO"/>
          <w:rPrChange w:id="1901" w:author="Massiel Nayibe Moreno Ladino" w:date="2025-01-15T13:00:00Z" w16du:dateUtc="2025-01-15T18:00:00Z">
            <w:rPr>
              <w:rFonts w:cs="Times New Roman"/>
            </w:rPr>
          </w:rPrChange>
        </w:rPr>
        <w:t>.</w:t>
      </w:r>
    </w:p>
    <w:p w14:paraId="19937E1A" w14:textId="77777777" w:rsidR="00441859" w:rsidRPr="00963ED8" w:rsidRDefault="00DE7F5C">
      <w:pPr>
        <w:tabs>
          <w:tab w:val="left" w:pos="0"/>
        </w:tabs>
        <w:spacing w:after="120" w:line="360" w:lineRule="auto"/>
        <w:ind w:right="-20"/>
        <w:jc w:val="both"/>
        <w:rPr>
          <w:rFonts w:cs="Times New Roman"/>
          <w:lang w:val="es-CO"/>
          <w:rPrChange w:id="1902" w:author="Massiel Nayibe Moreno Ladino" w:date="2025-01-15T13:00:00Z" w16du:dateUtc="2025-01-15T18:00:00Z">
            <w:rPr>
              <w:rFonts w:cs="Times New Roman"/>
            </w:rPr>
          </w:rPrChange>
        </w:rPr>
      </w:pPr>
      <w:r w:rsidRPr="00963ED8">
        <w:rPr>
          <w:rFonts w:cs="Times New Roman"/>
          <w:lang w:val="es-CO"/>
          <w:rPrChange w:id="1903" w:author="Massiel Nayibe Moreno Ladino" w:date="2025-01-15T13:00:00Z" w16du:dateUtc="2025-01-15T18:00:00Z">
            <w:rPr>
              <w:rFonts w:cs="Times New Roman"/>
            </w:rPr>
          </w:rPrChange>
        </w:rPr>
        <w:t xml:space="preserve">Esta política </w:t>
      </w:r>
      <w:r w:rsidRPr="00963ED8">
        <w:rPr>
          <w:lang w:val="es-CO"/>
          <w:rPrChange w:id="1904" w:author="Massiel Nayibe Moreno Ladino" w:date="2025-01-15T13:00:00Z" w16du:dateUtc="2025-01-15T18:00:00Z">
            <w:rPr/>
          </w:rPrChange>
        </w:rPr>
        <w:t xml:space="preserve">se aplica a todas las TIC, incluidos programas informáticos, sitios web, aplicaciones web y aplicaciones de hardware como ordenadores, periféricos y otros tipos de equipos electrónicos de oficina, para garantizar que sean accesibles para las personas con discapacidad. A menos que se aplique una excepción en virtud de </w:t>
      </w:r>
      <w:r>
        <w:fldChar w:fldCharType="begin"/>
      </w:r>
      <w:r w:rsidRPr="00963ED8">
        <w:rPr>
          <w:lang w:val="es-CO"/>
          <w:rPrChange w:id="1905" w:author="Massiel Nayibe Moreno Ladino" w:date="2025-01-15T13:00:00Z" w16du:dateUtc="2025-01-15T18:00:00Z">
            <w:rPr/>
          </w:rPrChange>
        </w:rPr>
        <w:instrText>HYPERLINK "https://www.acquisition.gov/far/subpart-39.2" \l "FAR_39_205" \h</w:instrText>
      </w:r>
      <w:r>
        <w:fldChar w:fldCharType="separate"/>
      </w:r>
      <w:r w:rsidRPr="00963ED8">
        <w:rPr>
          <w:color w:val="0000FF"/>
          <w:u w:val="single" w:color="0000FF"/>
          <w:lang w:val="es-CO"/>
          <w:rPrChange w:id="1906" w:author="Massiel Nayibe Moreno Ladino" w:date="2025-01-15T13:00:00Z" w16du:dateUtc="2025-01-15T18:00:00Z">
            <w:rPr>
              <w:color w:val="0000FF"/>
              <w:u w:val="single" w:color="0000FF"/>
            </w:rPr>
          </w:rPrChange>
        </w:rPr>
        <w:t xml:space="preserve">FAR </w:t>
      </w:r>
      <w:r>
        <w:fldChar w:fldCharType="end"/>
      </w:r>
      <w:r>
        <w:fldChar w:fldCharType="begin"/>
      </w:r>
      <w:r w:rsidRPr="00963ED8">
        <w:rPr>
          <w:lang w:val="es-CO"/>
          <w:rPrChange w:id="1907" w:author="Massiel Nayibe Moreno Ladino" w:date="2025-01-15T13:00:00Z" w16du:dateUtc="2025-01-15T18:00:00Z">
            <w:rPr/>
          </w:rPrChange>
        </w:rPr>
        <w:instrText>HYPERLINK "https://www.acquisition.gov/far/subpart-39.2" \l "FAR_39_204" \h</w:instrText>
      </w:r>
      <w:r>
        <w:fldChar w:fldCharType="separate"/>
      </w:r>
      <w:r w:rsidRPr="00963ED8">
        <w:rPr>
          <w:color w:val="0000FF"/>
          <w:u w:val="single" w:color="0000FF"/>
          <w:lang w:val="es-CO"/>
          <w:rPrChange w:id="1908" w:author="Massiel Nayibe Moreno Ladino" w:date="2025-01-15T13:00:00Z" w16du:dateUtc="2025-01-15T18:00:00Z">
            <w:rPr>
              <w:color w:val="0000FF"/>
              <w:u w:val="single" w:color="0000FF"/>
            </w:rPr>
          </w:rPrChange>
        </w:rPr>
        <w:t>39.204</w:t>
      </w:r>
      <w:r>
        <w:fldChar w:fldCharType="end"/>
      </w:r>
      <w:r w:rsidRPr="00963ED8">
        <w:rPr>
          <w:lang w:val="es-CO"/>
          <w:rPrChange w:id="1909" w:author="Massiel Nayibe Moreno Ladino" w:date="2025-01-15T13:00:00Z" w16du:dateUtc="2025-01-15T18:00:00Z">
            <w:rPr/>
          </w:rPrChange>
        </w:rPr>
        <w:t xml:space="preserve"> o una exención en </w:t>
      </w:r>
      <w:r>
        <w:fldChar w:fldCharType="begin"/>
      </w:r>
      <w:r w:rsidRPr="00963ED8">
        <w:rPr>
          <w:lang w:val="es-CO"/>
          <w:rPrChange w:id="1910" w:author="Massiel Nayibe Moreno Ladino" w:date="2025-01-15T13:00:00Z" w16du:dateUtc="2025-01-15T18:00:00Z">
            <w:rPr/>
          </w:rPrChange>
        </w:rPr>
        <w:instrText>HYPERLINK "https://www.acquisition.gov/far/subpart-39.2" \l "FAR_39_205" \h</w:instrText>
      </w:r>
      <w:r>
        <w:fldChar w:fldCharType="separate"/>
      </w:r>
      <w:r w:rsidRPr="00963ED8">
        <w:rPr>
          <w:color w:val="0000FF"/>
          <w:u w:val="single" w:color="0000FF"/>
          <w:lang w:val="es-CO"/>
          <w:rPrChange w:id="1911" w:author="Massiel Nayibe Moreno Ladino" w:date="2025-01-15T13:00:00Z" w16du:dateUtc="2025-01-15T18:00:00Z">
            <w:rPr>
              <w:color w:val="0000FF"/>
              <w:u w:val="single" w:color="0000FF"/>
            </w:rPr>
          </w:rPrChange>
        </w:rPr>
        <w:t>FAR 39.205</w:t>
      </w:r>
      <w:r>
        <w:fldChar w:fldCharType="end"/>
      </w:r>
      <w:r w:rsidRPr="00963ED8">
        <w:rPr>
          <w:lang w:val="es-CO"/>
          <w:rPrChange w:id="1912" w:author="Massiel Nayibe Moreno Ladino" w:date="2025-01-15T13:00:00Z" w16du:dateUtc="2025-01-15T18:00:00Z">
            <w:rPr/>
          </w:rPrChange>
        </w:rPr>
        <w:t xml:space="preserve">, las adquisiciones de suministros y servicios de TIC deben cumplir las normas de accesibilidad aplicables en </w:t>
      </w:r>
      <w:r>
        <w:fldChar w:fldCharType="begin"/>
      </w:r>
      <w:r w:rsidRPr="00963ED8">
        <w:rPr>
          <w:lang w:val="es-CO"/>
          <w:rPrChange w:id="1913" w:author="Massiel Nayibe Moreno Ladino" w:date="2025-01-15T13:00:00Z" w16du:dateUtc="2025-01-15T18:00:00Z">
            <w:rPr/>
          </w:rPrChange>
        </w:rPr>
        <w:instrText>HYPERLINK "https://www.federalregister.gov/select-citation/2021/08/11/36-CFR-1194.1" \h</w:instrText>
      </w:r>
      <w:r>
        <w:fldChar w:fldCharType="separate"/>
      </w:r>
      <w:r w:rsidRPr="00963ED8">
        <w:rPr>
          <w:color w:val="0000FF"/>
          <w:u w:val="single" w:color="0000FF"/>
          <w:lang w:val="es-CO"/>
          <w:rPrChange w:id="1914" w:author="Massiel Nayibe Moreno Ladino" w:date="2025-01-15T13:00:00Z" w16du:dateUtc="2025-01-15T18:00:00Z">
            <w:rPr>
              <w:color w:val="0000FF"/>
              <w:u w:val="single" w:color="0000FF"/>
            </w:rPr>
          </w:rPrChange>
        </w:rPr>
        <w:t xml:space="preserve">36 </w:t>
      </w:r>
      <w:r>
        <w:fldChar w:fldCharType="end"/>
      </w:r>
      <w:r>
        <w:fldChar w:fldCharType="begin"/>
      </w:r>
      <w:r w:rsidRPr="00963ED8">
        <w:rPr>
          <w:lang w:val="es-CO"/>
          <w:rPrChange w:id="1915" w:author="Massiel Nayibe Moreno Ladino" w:date="2025-01-15T13:00:00Z" w16du:dateUtc="2025-01-15T18:00:00Z">
            <w:rPr/>
          </w:rPrChange>
        </w:rPr>
        <w:instrText>HYPERLINK "https://www.federalregister.gov/select-citation/2021/08/11/36-CFR-1194.1" \h</w:instrText>
      </w:r>
      <w:r>
        <w:fldChar w:fldCharType="separate"/>
      </w:r>
      <w:r w:rsidRPr="00963ED8">
        <w:rPr>
          <w:color w:val="0000FF"/>
          <w:u w:val="single" w:color="0000FF"/>
          <w:lang w:val="es-CO"/>
          <w:rPrChange w:id="1916" w:author="Massiel Nayibe Moreno Ladino" w:date="2025-01-15T13:00:00Z" w16du:dateUtc="2025-01-15T18:00:00Z">
            <w:rPr>
              <w:color w:val="0000FF"/>
              <w:u w:val="single" w:color="0000FF"/>
            </w:rPr>
          </w:rPrChange>
        </w:rPr>
        <w:t>CFR 1194.1</w:t>
      </w:r>
      <w:r>
        <w:fldChar w:fldCharType="end"/>
      </w:r>
      <w:r w:rsidRPr="00963ED8">
        <w:rPr>
          <w:lang w:val="es-CO"/>
          <w:rPrChange w:id="1917" w:author="Massiel Nayibe Moreno Ladino" w:date="2025-01-15T13:00:00Z" w16du:dateUtc="2025-01-15T18:00:00Z">
            <w:rPr/>
          </w:rPrChange>
        </w:rPr>
        <w:t>.</w:t>
      </w:r>
    </w:p>
    <w:p w14:paraId="4A597BD8" w14:textId="77777777" w:rsidR="00441859" w:rsidRDefault="00DE7F5C">
      <w:pPr>
        <w:pStyle w:val="Ttulo2"/>
        <w:numPr>
          <w:ilvl w:val="1"/>
          <w:numId w:val="82"/>
        </w:numPr>
      </w:pPr>
      <w:bookmarkStart w:id="1918" w:name="_Toc185435292"/>
      <w:r>
        <w:t>Reglamento Interno de Trabajo</w:t>
      </w:r>
      <w:bookmarkEnd w:id="1918"/>
    </w:p>
    <w:p w14:paraId="65F0E37C" w14:textId="77777777" w:rsidR="00441859" w:rsidRDefault="00082AE1">
      <w:pPr>
        <w:tabs>
          <w:tab w:val="left" w:pos="0"/>
        </w:tabs>
        <w:spacing w:after="120" w:line="360" w:lineRule="auto"/>
        <w:ind w:right="-20"/>
        <w:jc w:val="both"/>
        <w:rPr>
          <w:rFonts w:cs="Times New Roman"/>
          <w:lang w:val="es-CR"/>
        </w:rPr>
      </w:pPr>
      <w:r w:rsidRPr="00963ED8">
        <w:rPr>
          <w:rFonts w:cs="Times New Roman"/>
          <w:lang w:val="es-CO"/>
          <w:rPrChange w:id="1919" w:author="Massiel Nayibe Moreno Ladino" w:date="2025-01-15T13:00:00Z" w16du:dateUtc="2025-01-15T18:00:00Z">
            <w:rPr>
              <w:rFonts w:cs="Times New Roman"/>
            </w:rPr>
          </w:rPrChange>
        </w:rPr>
        <w:t xml:space="preserve">El Reglamento Interno de trabajo </w:t>
      </w:r>
      <w:r w:rsidR="00DE7F5C" w:rsidRPr="00963ED8">
        <w:rPr>
          <w:rFonts w:cs="Times New Roman"/>
          <w:lang w:val="es-CO"/>
          <w:rPrChange w:id="1920" w:author="Massiel Nayibe Moreno Ladino" w:date="2025-01-15T13:00:00Z" w16du:dateUtc="2025-01-15T18:00:00Z">
            <w:rPr>
              <w:rFonts w:cs="Times New Roman"/>
            </w:rPr>
          </w:rPrChange>
        </w:rPr>
        <w:t xml:space="preserve">sirve al mantenimiento de una convivencia sana y armoniosa en el ámbito laboral en la medida en que tienen en cuenta y regulan diversas situaciones y problemas que pueden surgir en el ámbito laboral, ya sea entre trabajadores o entre el trabajador y el empresario. </w:t>
      </w:r>
      <w:r w:rsidR="00412620" w:rsidRPr="005429D4">
        <w:rPr>
          <w:rFonts w:cs="Times New Roman"/>
          <w:lang w:val="es-CR"/>
        </w:rPr>
        <w:t xml:space="preserve">Artículo 105 del Código Sustantivo de Trabajo. </w:t>
      </w:r>
      <w:r w:rsidR="00BB2836" w:rsidRPr="005429D4">
        <w:rPr>
          <w:lang w:val="es-CR"/>
        </w:rPr>
        <w:t xml:space="preserve">Referencia Socios </w:t>
      </w:r>
      <w:r w:rsidR="00BB2836">
        <w:fldChar w:fldCharType="begin"/>
      </w:r>
      <w:r w:rsidR="00BB2836" w:rsidRPr="00963ED8">
        <w:rPr>
          <w:lang w:val="es-CO"/>
          <w:rPrChange w:id="1921" w:author="Massiel Nayibe Moreno Ladino" w:date="2025-01-15T13:00:00Z" w16du:dateUtc="2025-01-15T18:00:00Z">
            <w:rPr/>
          </w:rPrChange>
        </w:rPr>
        <w:instrText>HYPERLINK "https://partnersnet107.sharepoint.com/:f:/s/FA/EtNAv5x_a4RCnQ1y8pvHdEABCVH-llfWYSdomgWzK40rCQ?e=uPI3yQ"</w:instrText>
      </w:r>
      <w:r w:rsidR="00BB2836">
        <w:fldChar w:fldCharType="separate"/>
      </w:r>
      <w:r w:rsidR="00BB2836" w:rsidRPr="005429D4">
        <w:rPr>
          <w:lang w:val="es-CR"/>
        </w:rPr>
        <w:t xml:space="preserve">Política completa de Colombia </w:t>
      </w:r>
      <w:r w:rsidR="00BB2836">
        <w:fldChar w:fldCharType="end"/>
      </w:r>
      <w:r w:rsidR="008308DA">
        <w:fldChar w:fldCharType="begin"/>
      </w:r>
      <w:r w:rsidR="008308DA" w:rsidRPr="00963ED8">
        <w:rPr>
          <w:lang w:val="es-CO"/>
          <w:rPrChange w:id="1922" w:author="Massiel Nayibe Moreno Ladino" w:date="2025-01-15T13:00:00Z" w16du:dateUtc="2025-01-15T18:00:00Z">
            <w:rPr/>
          </w:rPrChange>
        </w:rPr>
        <w:instrText>HYPERLINK "https://partnersnet107.sharepoint.com/:f:/s/FA/EqFS1fzX-WdAqdrlcFE5ffcBQ6Q7MuWNdpj4rav1c9Q1Xg?e=TIZPRp"</w:instrText>
      </w:r>
      <w:r w:rsidR="008308DA">
        <w:fldChar w:fldCharType="separate"/>
      </w:r>
      <w:r w:rsidR="008308DA" w:rsidRPr="005429D4">
        <w:rPr>
          <w:rStyle w:val="Hipervnculo"/>
          <w:lang w:val="es-CR"/>
        </w:rPr>
        <w:t>Reglamento Interno de Trabajo</w:t>
      </w:r>
      <w:r w:rsidR="008308DA">
        <w:fldChar w:fldCharType="end"/>
      </w:r>
      <w:r w:rsidR="008308DA" w:rsidRPr="005429D4">
        <w:rPr>
          <w:lang w:val="es-CR"/>
        </w:rPr>
        <w:t>.</w:t>
      </w:r>
    </w:p>
    <w:p w14:paraId="6553F9F7" w14:textId="77777777" w:rsidR="00441859" w:rsidRDefault="00DE7F5C">
      <w:pPr>
        <w:pStyle w:val="Ttulo1"/>
      </w:pPr>
      <w:bookmarkStart w:id="1923" w:name="_Toc185435293"/>
      <w:r w:rsidRPr="004D6C31">
        <w:t>8</w:t>
      </w:r>
      <w:r w:rsidR="00D84A80" w:rsidRPr="004D6C31">
        <w:t xml:space="preserve">. </w:t>
      </w:r>
      <w:r w:rsidR="00A64D26" w:rsidRPr="004D6C31">
        <w:t xml:space="preserve">Contratación y </w:t>
      </w:r>
      <w:r w:rsidR="00D84A80" w:rsidRPr="004D6C31">
        <w:t>contratos laborales</w:t>
      </w:r>
      <w:bookmarkEnd w:id="1923"/>
    </w:p>
    <w:p w14:paraId="3F1D2E01" w14:textId="77777777" w:rsidR="00C3516B" w:rsidRPr="00C3516B" w:rsidRDefault="00C3516B" w:rsidP="00C3516B">
      <w:pPr>
        <w:pStyle w:val="Prrafodelista"/>
        <w:keepNext/>
        <w:keepLines/>
        <w:numPr>
          <w:ilvl w:val="0"/>
          <w:numId w:val="82"/>
        </w:numPr>
        <w:spacing w:before="200"/>
        <w:contextualSpacing w:val="0"/>
        <w:outlineLvl w:val="1"/>
        <w:rPr>
          <w:rFonts w:eastAsiaTheme="majorEastAsia" w:cstheme="majorBidi"/>
          <w:b/>
          <w:bCs/>
          <w:vanish/>
          <w:color w:val="E66800"/>
          <w:sz w:val="32"/>
          <w:szCs w:val="26"/>
        </w:rPr>
      </w:pPr>
      <w:bookmarkStart w:id="1924" w:name="_Toc185165683"/>
      <w:bookmarkStart w:id="1925" w:name="_Toc185341259"/>
      <w:bookmarkStart w:id="1926" w:name="_Toc185341617"/>
      <w:bookmarkStart w:id="1927" w:name="_Toc185419666"/>
      <w:bookmarkStart w:id="1928" w:name="_Toc185420032"/>
      <w:bookmarkStart w:id="1929" w:name="_Toc185420398"/>
      <w:bookmarkStart w:id="1930" w:name="_Toc185420764"/>
      <w:bookmarkStart w:id="1931" w:name="_Toc185435294"/>
      <w:bookmarkStart w:id="1932" w:name="_Toc182401205"/>
      <w:bookmarkEnd w:id="1924"/>
      <w:bookmarkEnd w:id="1925"/>
      <w:bookmarkEnd w:id="1926"/>
      <w:bookmarkEnd w:id="1927"/>
      <w:bookmarkEnd w:id="1928"/>
      <w:bookmarkEnd w:id="1929"/>
      <w:bookmarkEnd w:id="1930"/>
      <w:bookmarkEnd w:id="1931"/>
    </w:p>
    <w:p w14:paraId="61A9647A" w14:textId="77777777" w:rsidR="00441859" w:rsidRDefault="00DE7F5C">
      <w:pPr>
        <w:pStyle w:val="Ttulo2"/>
        <w:numPr>
          <w:ilvl w:val="1"/>
          <w:numId w:val="82"/>
        </w:numPr>
      </w:pPr>
      <w:bookmarkStart w:id="1933" w:name="_Toc185435295"/>
      <w:r w:rsidRPr="009208F9">
        <w:t xml:space="preserve">Descargo de responsabilidad del Manual </w:t>
      </w:r>
      <w:bookmarkEnd w:id="1932"/>
      <w:bookmarkEnd w:id="1933"/>
    </w:p>
    <w:p w14:paraId="3A807DCD" w14:textId="77777777" w:rsidR="00441859" w:rsidRPr="00963ED8" w:rsidRDefault="00DE7F5C">
      <w:pPr>
        <w:spacing w:after="240" w:line="360" w:lineRule="auto"/>
        <w:jc w:val="both"/>
        <w:rPr>
          <w:rFonts w:cs="Times New Roman"/>
          <w:lang w:val="es-CO"/>
          <w:rPrChange w:id="1934" w:author="Massiel Nayibe Moreno Ladino" w:date="2025-01-15T13:00:00Z" w16du:dateUtc="2025-01-15T18:00:00Z">
            <w:rPr>
              <w:rFonts w:cs="Times New Roman"/>
            </w:rPr>
          </w:rPrChange>
        </w:rPr>
      </w:pPr>
      <w:r w:rsidRPr="00963ED8">
        <w:rPr>
          <w:rFonts w:cs="Times New Roman"/>
          <w:lang w:val="es-CO"/>
          <w:rPrChange w:id="1935" w:author="Massiel Nayibe Moreno Ladino" w:date="2025-01-15T13:00:00Z" w16du:dateUtc="2025-01-15T18:00:00Z">
            <w:rPr>
              <w:rFonts w:cs="Times New Roman"/>
            </w:rPr>
          </w:rPrChange>
        </w:rPr>
        <w:t xml:space="preserve">Este manual no es un contrato de trabajo y no contiene promesas o condiciones de empleo u otros compromisos de ningún tipo por parte de Partners. Partners puede, en cualquier momento, a su entera discreción, modificar o variar cualquier cosa establecida en este manual con o sin previo aviso. La información aquí proporcionada sirve como guía general pero puede estar sujeta a leyes locales, estatales o federales. En caso de conflicto, las leyes aplicables precederán a las políticas establecidas en este manual. Este manual sustituye y revoca todas las versiones anteriores de los manuales del empleado y cualquier memorándum, boletín, política o procedimiento sobre cualquier tema tratado en este manual. Las copias del manual aprobado más recientemente están siempre disponibles en </w:t>
      </w:r>
      <w:r>
        <w:fldChar w:fldCharType="begin"/>
      </w:r>
      <w:r w:rsidRPr="00963ED8">
        <w:rPr>
          <w:lang w:val="es-CO"/>
          <w:rPrChange w:id="1936" w:author="Massiel Nayibe Moreno Ladino" w:date="2025-01-15T13:00:00Z" w16du:dateUtc="2025-01-15T18:00:00Z">
            <w:rPr/>
          </w:rPrChange>
        </w:rPr>
        <w:instrText>HYPERLINK "https://partnersnet107.sharepoint.com/:f:/s/FA/Ena0mhVcK_1Mj1nglx5VyRcBpMsbL6HDXeOcb4kzuxCOug?e=k9XRit"</w:instrText>
      </w:r>
      <w:r>
        <w:fldChar w:fldCharType="separate"/>
      </w:r>
      <w:r w:rsidRPr="00963ED8">
        <w:rPr>
          <w:rStyle w:val="Hipervnculo"/>
          <w:rFonts w:cs="Times New Roman"/>
          <w:lang w:val="es-CO"/>
          <w:rPrChange w:id="1937" w:author="Massiel Nayibe Moreno Ladino" w:date="2025-01-15T13:00:00Z" w16du:dateUtc="2025-01-15T18:00:00Z">
            <w:rPr>
              <w:rStyle w:val="Hipervnculo"/>
              <w:rFonts w:cs="Times New Roman"/>
            </w:rPr>
          </w:rPrChange>
        </w:rPr>
        <w:t>SharePoint</w:t>
      </w:r>
      <w:r>
        <w:fldChar w:fldCharType="end"/>
      </w:r>
      <w:r w:rsidRPr="00963ED8">
        <w:rPr>
          <w:rFonts w:cs="Times New Roman"/>
          <w:lang w:val="es-CO"/>
          <w:rPrChange w:id="1938" w:author="Massiel Nayibe Moreno Ladino" w:date="2025-01-15T13:00:00Z" w16du:dateUtc="2025-01-15T18:00:00Z">
            <w:rPr>
              <w:rFonts w:cs="Times New Roman"/>
            </w:rPr>
          </w:rPrChange>
        </w:rPr>
        <w:t>.</w:t>
      </w:r>
    </w:p>
    <w:p w14:paraId="6E67075F" w14:textId="77777777" w:rsidR="00441859" w:rsidRPr="00963ED8" w:rsidRDefault="00DE7F5C">
      <w:pPr>
        <w:pStyle w:val="Ttulo2"/>
        <w:numPr>
          <w:ilvl w:val="1"/>
          <w:numId w:val="82"/>
        </w:numPr>
        <w:rPr>
          <w:lang w:val="es-CO"/>
          <w:rPrChange w:id="1939" w:author="Massiel Nayibe Moreno Ladino" w:date="2025-01-15T13:00:00Z" w16du:dateUtc="2025-01-15T18:00:00Z">
            <w:rPr/>
          </w:rPrChange>
        </w:rPr>
      </w:pPr>
      <w:bookmarkStart w:id="1940" w:name="_Toc182401206"/>
      <w:bookmarkStart w:id="1941" w:name="_Toc185435296"/>
      <w:r w:rsidRPr="00963ED8">
        <w:rPr>
          <w:lang w:val="es-CO"/>
          <w:rPrChange w:id="1942" w:author="Massiel Nayibe Moreno Ladino" w:date="2025-01-15T13:00:00Z" w16du:dateUtc="2025-01-15T18:00:00Z">
            <w:rPr/>
          </w:rPrChange>
        </w:rPr>
        <w:lastRenderedPageBreak/>
        <w:t>Declaración de igualdad de oportunidades en la contratación (EEO)</w:t>
      </w:r>
      <w:bookmarkEnd w:id="1940"/>
      <w:bookmarkEnd w:id="1941"/>
    </w:p>
    <w:p w14:paraId="0192C8EB" w14:textId="77777777" w:rsidR="00441859" w:rsidRPr="00963ED8" w:rsidRDefault="00DE7F5C">
      <w:pPr>
        <w:spacing w:line="360" w:lineRule="auto"/>
        <w:jc w:val="both"/>
        <w:rPr>
          <w:rFonts w:cs="Times New Roman"/>
          <w:lang w:val="es-CO"/>
          <w:rPrChange w:id="1943" w:author="Massiel Nayibe Moreno Ladino" w:date="2025-01-15T13:00:00Z" w16du:dateUtc="2025-01-15T18:00:00Z">
            <w:rPr>
              <w:rFonts w:cs="Times New Roman"/>
            </w:rPr>
          </w:rPrChange>
        </w:rPr>
      </w:pPr>
      <w:r w:rsidRPr="00963ED8">
        <w:rPr>
          <w:rFonts w:cs="Times New Roman"/>
          <w:lang w:val="es-CO"/>
          <w:rPrChange w:id="1944" w:author="Massiel Nayibe Moreno Ladino" w:date="2025-01-15T13:00:00Z" w16du:dateUtc="2025-01-15T18:00:00Z">
            <w:rPr>
              <w:rFonts w:cs="Times New Roman"/>
            </w:rPr>
          </w:rPrChange>
        </w:rPr>
        <w:t xml:space="preserve">Partners HQ y Partners </w:t>
      </w:r>
      <w:r w:rsidR="00894BCA" w:rsidRPr="00963ED8">
        <w:rPr>
          <w:rFonts w:cs="Times New Roman"/>
          <w:lang w:val="es-CO"/>
          <w:rPrChange w:id="1945" w:author="Massiel Nayibe Moreno Ladino" w:date="2025-01-15T13:00:00Z" w16du:dateUtc="2025-01-15T18:00:00Z">
            <w:rPr>
              <w:rFonts w:cs="Times New Roman"/>
            </w:rPr>
          </w:rPrChange>
        </w:rPr>
        <w:t xml:space="preserve">Colombia </w:t>
      </w:r>
      <w:r w:rsidRPr="00963ED8">
        <w:rPr>
          <w:rFonts w:cs="Times New Roman"/>
          <w:lang w:val="es-CO"/>
          <w:rPrChange w:id="1946" w:author="Massiel Nayibe Moreno Ladino" w:date="2025-01-15T13:00:00Z" w16du:dateUtc="2025-01-15T18:00:00Z">
            <w:rPr>
              <w:rFonts w:cs="Times New Roman"/>
            </w:rPr>
          </w:rPrChange>
        </w:rPr>
        <w:t xml:space="preserve">afirma que es un empleador con igualdad de oportunidades. Cada miembro del equipo tiene derecho a trabajar en un ambiente libre de toda forma de discriminación ilegal. Compañeros </w:t>
      </w:r>
      <w:r w:rsidR="00894BCA" w:rsidRPr="00963ED8">
        <w:rPr>
          <w:rFonts w:cs="Times New Roman"/>
          <w:lang w:val="es-CO"/>
          <w:rPrChange w:id="1947" w:author="Massiel Nayibe Moreno Ladino" w:date="2025-01-15T13:00:00Z" w16du:dateUtc="2025-01-15T18:00:00Z">
            <w:rPr>
              <w:rFonts w:cs="Times New Roman"/>
            </w:rPr>
          </w:rPrChange>
        </w:rPr>
        <w:t xml:space="preserve">Colombia </w:t>
      </w:r>
      <w:r w:rsidRPr="00963ED8">
        <w:rPr>
          <w:rFonts w:cs="Times New Roman"/>
          <w:lang w:val="es-CO"/>
          <w:rPrChange w:id="1948" w:author="Massiel Nayibe Moreno Ladino" w:date="2025-01-15T13:00:00Z" w16du:dateUtc="2025-01-15T18:00:00Z">
            <w:rPr>
              <w:rFonts w:cs="Times New Roman"/>
            </w:rPr>
          </w:rPrChange>
        </w:rPr>
        <w:t>no se involucrará ni tolerará la discriminación basada en raza, color, género, religión, edad, orientación sexual, origen nacional o étnico, discapacidad incluyendo el estado de VIH/SIDA, estado civil, estado de veterano, estado de reasignación de género o cualquier otro estado de grupo protegido bajo las leyes federales, estatales o locales de Colombia y los Estados Unidos. Nuestra política ofrece igualdad de oportunidades a las personas cualificadas en todos los aspectos de reclutamiento, contratación, formación, promoción, despido, terminación, compensación y otros términos de empleo.</w:t>
      </w:r>
    </w:p>
    <w:p w14:paraId="4B0E53CD" w14:textId="77777777" w:rsidR="00F96AA4" w:rsidRPr="00963ED8" w:rsidRDefault="00F96AA4" w:rsidP="00F96AA4">
      <w:pPr>
        <w:spacing w:line="360" w:lineRule="auto"/>
        <w:jc w:val="both"/>
        <w:rPr>
          <w:rFonts w:cs="Times New Roman"/>
          <w:lang w:val="es-CO"/>
          <w:rPrChange w:id="1949" w:author="Massiel Nayibe Moreno Ladino" w:date="2025-01-15T13:00:00Z" w16du:dateUtc="2025-01-15T18:00:00Z">
            <w:rPr>
              <w:rFonts w:cs="Times New Roman"/>
            </w:rPr>
          </w:rPrChange>
        </w:rPr>
      </w:pPr>
    </w:p>
    <w:p w14:paraId="77328728" w14:textId="77777777" w:rsidR="00441859" w:rsidRPr="00963ED8" w:rsidRDefault="00DE7F5C">
      <w:pPr>
        <w:spacing w:line="360" w:lineRule="auto"/>
        <w:jc w:val="both"/>
        <w:rPr>
          <w:rFonts w:cs="Times New Roman"/>
          <w:b/>
          <w:bCs/>
          <w:lang w:val="es-CO"/>
          <w:rPrChange w:id="1950" w:author="Massiel Nayibe Moreno Ladino" w:date="2025-01-15T13:00:00Z" w16du:dateUtc="2025-01-15T18:00:00Z">
            <w:rPr>
              <w:rFonts w:cs="Times New Roman"/>
              <w:b/>
              <w:bCs/>
            </w:rPr>
          </w:rPrChange>
        </w:rPr>
      </w:pPr>
      <w:r w:rsidRPr="00963ED8">
        <w:rPr>
          <w:rFonts w:cs="Times New Roman"/>
          <w:lang w:val="es-CO"/>
          <w:rPrChange w:id="1951" w:author="Massiel Nayibe Moreno Ladino" w:date="2025-01-15T13:00:00Z" w16du:dateUtc="2025-01-15T18:00:00Z">
            <w:rPr>
              <w:rFonts w:cs="Times New Roman"/>
            </w:rPr>
          </w:rPrChange>
        </w:rPr>
        <w:t xml:space="preserve">El empleo depende de la capacidad de la persona para realizar las tareas esenciales definidas en la descripción del puesto, con o sin adaptaciones o ajustes razonables. A las personas con discapacidades físicas o mentales se les proporcionarán adaptaciones o ajustes razonables, según lo prescrito por la legislación pertinente. Cualquier miembro del equipo que considere que necesita adaptaciones razonables para cumplir las funciones esenciales de su trabajo debe notificarlo a su supervisor y al </w:t>
      </w:r>
      <w:r w:rsidR="00455CE4" w:rsidRPr="00963ED8">
        <w:rPr>
          <w:rFonts w:cs="Times New Roman"/>
          <w:lang w:val="es-CO"/>
          <w:rPrChange w:id="1952" w:author="Massiel Nayibe Moreno Ladino" w:date="2025-01-15T13:00:00Z" w16du:dateUtc="2025-01-15T18:00:00Z">
            <w:rPr>
              <w:rFonts w:cs="Times New Roman"/>
            </w:rPr>
          </w:rPrChange>
        </w:rPr>
        <w:t xml:space="preserve">DP </w:t>
      </w:r>
      <w:r w:rsidRPr="00963ED8">
        <w:rPr>
          <w:rFonts w:cs="Times New Roman"/>
          <w:lang w:val="es-CO"/>
          <w:rPrChange w:id="1953" w:author="Massiel Nayibe Moreno Ladino" w:date="2025-01-15T13:00:00Z" w16du:dateUtc="2025-01-15T18:00:00Z">
            <w:rPr>
              <w:rFonts w:cs="Times New Roman"/>
            </w:rPr>
          </w:rPrChange>
        </w:rPr>
        <w:t>(o persona designada).</w:t>
      </w:r>
    </w:p>
    <w:p w14:paraId="6877F4AE" w14:textId="77777777" w:rsidR="00441859" w:rsidRDefault="00DE7F5C">
      <w:pPr>
        <w:pStyle w:val="Ttulo2"/>
        <w:numPr>
          <w:ilvl w:val="1"/>
          <w:numId w:val="82"/>
        </w:numPr>
      </w:pPr>
      <w:bookmarkStart w:id="1954" w:name="_Toc185165686"/>
      <w:bookmarkStart w:id="1955" w:name="_Toc185341262"/>
      <w:bookmarkStart w:id="1956" w:name="_Toc185341620"/>
      <w:bookmarkStart w:id="1957" w:name="_Toc185419669"/>
      <w:bookmarkStart w:id="1958" w:name="_Toc185420035"/>
      <w:bookmarkStart w:id="1959" w:name="_Toc185420401"/>
      <w:bookmarkStart w:id="1960" w:name="_Toc185420767"/>
      <w:bookmarkStart w:id="1961" w:name="_Toc185435297"/>
      <w:bookmarkStart w:id="1962" w:name="_Toc185165687"/>
      <w:bookmarkStart w:id="1963" w:name="_Toc185341263"/>
      <w:bookmarkStart w:id="1964" w:name="_Toc185341621"/>
      <w:bookmarkStart w:id="1965" w:name="_Toc185419670"/>
      <w:bookmarkStart w:id="1966" w:name="_Toc185420036"/>
      <w:bookmarkStart w:id="1967" w:name="_Toc185420402"/>
      <w:bookmarkStart w:id="1968" w:name="_Toc185420768"/>
      <w:bookmarkStart w:id="1969" w:name="_Toc185435298"/>
      <w:bookmarkStart w:id="1970" w:name="_Toc185165688"/>
      <w:bookmarkStart w:id="1971" w:name="_Toc185341264"/>
      <w:bookmarkStart w:id="1972" w:name="_Toc185341622"/>
      <w:bookmarkStart w:id="1973" w:name="_Toc185419671"/>
      <w:bookmarkStart w:id="1974" w:name="_Toc185420037"/>
      <w:bookmarkStart w:id="1975" w:name="_Toc185420403"/>
      <w:bookmarkStart w:id="1976" w:name="_Toc185420769"/>
      <w:bookmarkStart w:id="1977" w:name="_Toc185435299"/>
      <w:bookmarkStart w:id="1978" w:name="_Toc185165689"/>
      <w:bookmarkStart w:id="1979" w:name="_Toc185341265"/>
      <w:bookmarkStart w:id="1980" w:name="_Toc185341623"/>
      <w:bookmarkStart w:id="1981" w:name="_Toc185419672"/>
      <w:bookmarkStart w:id="1982" w:name="_Toc185420038"/>
      <w:bookmarkStart w:id="1983" w:name="_Toc185420404"/>
      <w:bookmarkStart w:id="1984" w:name="_Toc185420770"/>
      <w:bookmarkStart w:id="1985" w:name="_Toc185435300"/>
      <w:bookmarkStart w:id="1986" w:name="_Toc185165690"/>
      <w:bookmarkStart w:id="1987" w:name="_Toc185341266"/>
      <w:bookmarkStart w:id="1988" w:name="_Toc185341624"/>
      <w:bookmarkStart w:id="1989" w:name="_Toc185419673"/>
      <w:bookmarkStart w:id="1990" w:name="_Toc185420039"/>
      <w:bookmarkStart w:id="1991" w:name="_Toc185420405"/>
      <w:bookmarkStart w:id="1992" w:name="_Toc185420771"/>
      <w:bookmarkStart w:id="1993" w:name="_Toc185435301"/>
      <w:bookmarkStart w:id="1994" w:name="_Toc185165691"/>
      <w:bookmarkStart w:id="1995" w:name="_Toc185341267"/>
      <w:bookmarkStart w:id="1996" w:name="_Toc185341625"/>
      <w:bookmarkStart w:id="1997" w:name="_Toc185419674"/>
      <w:bookmarkStart w:id="1998" w:name="_Toc185420040"/>
      <w:bookmarkStart w:id="1999" w:name="_Toc185420406"/>
      <w:bookmarkStart w:id="2000" w:name="_Toc185420772"/>
      <w:bookmarkStart w:id="2001" w:name="_Toc185435302"/>
      <w:bookmarkStart w:id="2002" w:name="_Toc185165692"/>
      <w:bookmarkStart w:id="2003" w:name="_Toc185341268"/>
      <w:bookmarkStart w:id="2004" w:name="_Toc185341626"/>
      <w:bookmarkStart w:id="2005" w:name="_Toc185419675"/>
      <w:bookmarkStart w:id="2006" w:name="_Toc185420041"/>
      <w:bookmarkStart w:id="2007" w:name="_Toc185420407"/>
      <w:bookmarkStart w:id="2008" w:name="_Toc185420773"/>
      <w:bookmarkStart w:id="2009" w:name="_Toc185435303"/>
      <w:bookmarkStart w:id="2010" w:name="_Toc185165693"/>
      <w:bookmarkStart w:id="2011" w:name="_Toc185341269"/>
      <w:bookmarkStart w:id="2012" w:name="_Toc185341627"/>
      <w:bookmarkStart w:id="2013" w:name="_Toc185419676"/>
      <w:bookmarkStart w:id="2014" w:name="_Toc185420042"/>
      <w:bookmarkStart w:id="2015" w:name="_Toc185420408"/>
      <w:bookmarkStart w:id="2016" w:name="_Toc185420774"/>
      <w:bookmarkStart w:id="2017" w:name="_Toc185435304"/>
      <w:bookmarkStart w:id="2018" w:name="_Toc185165694"/>
      <w:bookmarkStart w:id="2019" w:name="_Toc185341270"/>
      <w:bookmarkStart w:id="2020" w:name="_Toc185341628"/>
      <w:bookmarkStart w:id="2021" w:name="_Toc185419677"/>
      <w:bookmarkStart w:id="2022" w:name="_Toc185420043"/>
      <w:bookmarkStart w:id="2023" w:name="_Toc185420409"/>
      <w:bookmarkStart w:id="2024" w:name="_Toc185420775"/>
      <w:bookmarkStart w:id="2025" w:name="_Toc185435305"/>
      <w:bookmarkStart w:id="2026" w:name="_Toc185165695"/>
      <w:bookmarkStart w:id="2027" w:name="_Toc185341271"/>
      <w:bookmarkStart w:id="2028" w:name="_Toc185341629"/>
      <w:bookmarkStart w:id="2029" w:name="_Toc185419678"/>
      <w:bookmarkStart w:id="2030" w:name="_Toc185420044"/>
      <w:bookmarkStart w:id="2031" w:name="_Toc185420410"/>
      <w:bookmarkStart w:id="2032" w:name="_Toc185420776"/>
      <w:bookmarkStart w:id="2033" w:name="_Toc185435306"/>
      <w:bookmarkStart w:id="2034" w:name="_Toc185165696"/>
      <w:bookmarkStart w:id="2035" w:name="_Toc185341272"/>
      <w:bookmarkStart w:id="2036" w:name="_Toc185341630"/>
      <w:bookmarkStart w:id="2037" w:name="_Toc185419679"/>
      <w:bookmarkStart w:id="2038" w:name="_Toc185420045"/>
      <w:bookmarkStart w:id="2039" w:name="_Toc185420411"/>
      <w:bookmarkStart w:id="2040" w:name="_Toc185420777"/>
      <w:bookmarkStart w:id="2041" w:name="_Toc185435307"/>
      <w:bookmarkStart w:id="2042" w:name="_Toc185165697"/>
      <w:bookmarkStart w:id="2043" w:name="_Toc185341273"/>
      <w:bookmarkStart w:id="2044" w:name="_Toc185341631"/>
      <w:bookmarkStart w:id="2045" w:name="_Toc185419680"/>
      <w:bookmarkStart w:id="2046" w:name="_Toc185420046"/>
      <w:bookmarkStart w:id="2047" w:name="_Toc185420412"/>
      <w:bookmarkStart w:id="2048" w:name="_Toc185420778"/>
      <w:bookmarkStart w:id="2049" w:name="_Toc185435308"/>
      <w:bookmarkStart w:id="2050" w:name="_Toc185165698"/>
      <w:bookmarkStart w:id="2051" w:name="_Toc185341274"/>
      <w:bookmarkStart w:id="2052" w:name="_Toc185341632"/>
      <w:bookmarkStart w:id="2053" w:name="_Toc185419681"/>
      <w:bookmarkStart w:id="2054" w:name="_Toc185420047"/>
      <w:bookmarkStart w:id="2055" w:name="_Toc185420413"/>
      <w:bookmarkStart w:id="2056" w:name="_Toc185420779"/>
      <w:bookmarkStart w:id="2057" w:name="_Toc185435309"/>
      <w:bookmarkStart w:id="2058" w:name="_Toc185165699"/>
      <w:bookmarkStart w:id="2059" w:name="_Toc185341275"/>
      <w:bookmarkStart w:id="2060" w:name="_Toc185341633"/>
      <w:bookmarkStart w:id="2061" w:name="_Toc185419682"/>
      <w:bookmarkStart w:id="2062" w:name="_Toc185420048"/>
      <w:bookmarkStart w:id="2063" w:name="_Toc185420414"/>
      <w:bookmarkStart w:id="2064" w:name="_Toc185420780"/>
      <w:bookmarkStart w:id="2065" w:name="_Toc185435310"/>
      <w:bookmarkStart w:id="2066" w:name="_Toc185165700"/>
      <w:bookmarkStart w:id="2067" w:name="_Toc185341276"/>
      <w:bookmarkStart w:id="2068" w:name="_Toc185341634"/>
      <w:bookmarkStart w:id="2069" w:name="_Toc185419683"/>
      <w:bookmarkStart w:id="2070" w:name="_Toc185420049"/>
      <w:bookmarkStart w:id="2071" w:name="_Toc185420415"/>
      <w:bookmarkStart w:id="2072" w:name="_Toc185420781"/>
      <w:bookmarkStart w:id="2073" w:name="_Toc185435311"/>
      <w:bookmarkStart w:id="2074" w:name="_Toc185165701"/>
      <w:bookmarkStart w:id="2075" w:name="_Toc185341277"/>
      <w:bookmarkStart w:id="2076" w:name="_Toc185341635"/>
      <w:bookmarkStart w:id="2077" w:name="_Toc185419684"/>
      <w:bookmarkStart w:id="2078" w:name="_Toc185420050"/>
      <w:bookmarkStart w:id="2079" w:name="_Toc185420416"/>
      <w:bookmarkStart w:id="2080" w:name="_Toc185420782"/>
      <w:bookmarkStart w:id="2081" w:name="_Toc185435312"/>
      <w:bookmarkStart w:id="2082" w:name="_Toc185165702"/>
      <w:bookmarkStart w:id="2083" w:name="_Toc185341278"/>
      <w:bookmarkStart w:id="2084" w:name="_Toc185341636"/>
      <w:bookmarkStart w:id="2085" w:name="_Toc185419685"/>
      <w:bookmarkStart w:id="2086" w:name="_Toc185420051"/>
      <w:bookmarkStart w:id="2087" w:name="_Toc185420417"/>
      <w:bookmarkStart w:id="2088" w:name="_Toc185420783"/>
      <w:bookmarkStart w:id="2089" w:name="_Toc185435313"/>
      <w:bookmarkStart w:id="2090" w:name="_Toc185165703"/>
      <w:bookmarkStart w:id="2091" w:name="_Toc185341279"/>
      <w:bookmarkStart w:id="2092" w:name="_Toc185341637"/>
      <w:bookmarkStart w:id="2093" w:name="_Toc185419686"/>
      <w:bookmarkStart w:id="2094" w:name="_Toc185420052"/>
      <w:bookmarkStart w:id="2095" w:name="_Toc185420418"/>
      <w:bookmarkStart w:id="2096" w:name="_Toc185420784"/>
      <w:bookmarkStart w:id="2097" w:name="_Toc185435314"/>
      <w:bookmarkStart w:id="2098" w:name="_Recruitment"/>
      <w:bookmarkStart w:id="2099" w:name="_Toc182401226"/>
      <w:bookmarkStart w:id="2100" w:name="_Toc185435315"/>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r w:rsidRPr="009208F9">
        <w:t xml:space="preserve">Contratación </w:t>
      </w:r>
      <w:bookmarkEnd w:id="2099"/>
      <w:bookmarkEnd w:id="2100"/>
    </w:p>
    <w:p w14:paraId="5CF292D9" w14:textId="77777777" w:rsidR="00441859" w:rsidRPr="00963ED8" w:rsidRDefault="00DE7F5C">
      <w:pPr>
        <w:spacing w:after="120" w:line="360" w:lineRule="auto"/>
        <w:jc w:val="both"/>
        <w:rPr>
          <w:rFonts w:cs="Times New Roman"/>
          <w:lang w:val="es-CO"/>
          <w:rPrChange w:id="2101" w:author="Massiel Nayibe Moreno Ladino" w:date="2025-01-15T13:00:00Z" w16du:dateUtc="2025-01-15T18:00:00Z">
            <w:rPr>
              <w:rFonts w:cs="Times New Roman"/>
            </w:rPr>
          </w:rPrChange>
        </w:rPr>
      </w:pPr>
      <w:r w:rsidRPr="00963ED8">
        <w:rPr>
          <w:rFonts w:cs="Times New Roman"/>
          <w:lang w:val="es-CO"/>
          <w:rPrChange w:id="2102" w:author="Massiel Nayibe Moreno Ladino" w:date="2025-01-15T13:00:00Z" w16du:dateUtc="2025-01-15T18:00:00Z">
            <w:rPr>
              <w:rFonts w:cs="Times New Roman"/>
            </w:rPr>
          </w:rPrChange>
        </w:rPr>
        <w:t xml:space="preserve">Partners </w:t>
      </w:r>
      <w:r w:rsidR="00894BCA" w:rsidRPr="00963ED8">
        <w:rPr>
          <w:rFonts w:cs="Times New Roman"/>
          <w:lang w:val="es-CO"/>
          <w:rPrChange w:id="2103" w:author="Massiel Nayibe Moreno Ladino" w:date="2025-01-15T13:00:00Z" w16du:dateUtc="2025-01-15T18:00:00Z">
            <w:rPr>
              <w:rFonts w:cs="Times New Roman"/>
            </w:rPr>
          </w:rPrChange>
        </w:rPr>
        <w:t xml:space="preserve">Colombia </w:t>
      </w:r>
      <w:r w:rsidRPr="00963ED8">
        <w:rPr>
          <w:rFonts w:cs="Times New Roman"/>
          <w:lang w:val="es-CO"/>
          <w:rPrChange w:id="2104" w:author="Massiel Nayibe Moreno Ladino" w:date="2025-01-15T13:00:00Z" w16du:dateUtc="2025-01-15T18:00:00Z">
            <w:rPr>
              <w:rFonts w:cs="Times New Roman"/>
            </w:rPr>
          </w:rPrChange>
        </w:rPr>
        <w:t xml:space="preserve">puede llevar a cabo el reclutamiento tanto interna como externamente dependiendo de las necesidades y circunstancias. En todos los anuncios de empleo, se debe utilizar el lenguaje apropiado de Empleador con Igualdad de Oportunidades (EEO). Si el reclutamiento se hace bajo un Acuerdo de Cooperación Federal, todo el personal clave debe ser aprobado por escrito por el donante. Si la contratación se realiza en el marco de un contrato federal, todos los puestos y los rangos salariales deben ser aprobados por el donante. Todas las contrataciones y nuevas contrataciones cumplirán la legislación laboral de cada país. En todos los cargos, los requisitos y/o restricciones geográficas deben estar indicados en la descripción del cargo. Todas las posiciones colombianas seguirán la </w:t>
      </w:r>
      <w:r>
        <w:fldChar w:fldCharType="begin"/>
      </w:r>
      <w:r w:rsidRPr="00963ED8">
        <w:rPr>
          <w:lang w:val="es-CO"/>
          <w:rPrChange w:id="2105" w:author="Massiel Nayibe Moreno Ladino" w:date="2025-01-15T13:00:00Z" w16du:dateUtc="2025-01-15T18:00:00Z">
            <w:rPr/>
          </w:rPrChange>
        </w:rPr>
        <w:instrText>HYPERLINK "https://partnersnet107.sharepoint.com/:f:/s/FA/EklUy1Z3hKZClsUapeKbEtwB6H4v1csBb-Ihdg3IpoNQvw?e=LM6Uxe"</w:instrText>
      </w:r>
      <w:r>
        <w:fldChar w:fldCharType="separate"/>
      </w:r>
      <w:r w:rsidRPr="00963ED8">
        <w:rPr>
          <w:rStyle w:val="Hipervnculo"/>
          <w:rFonts w:cs="Times New Roman"/>
          <w:lang w:val="es-CO"/>
          <w:rPrChange w:id="2106" w:author="Massiel Nayibe Moreno Ladino" w:date="2025-01-15T13:00:00Z" w16du:dateUtc="2025-01-15T18:00:00Z">
            <w:rPr>
              <w:rStyle w:val="Hipervnculo"/>
              <w:rFonts w:cs="Times New Roman"/>
            </w:rPr>
          </w:rPrChange>
        </w:rPr>
        <w:t>matriz salarial</w:t>
      </w:r>
      <w:r>
        <w:fldChar w:fldCharType="end"/>
      </w:r>
      <w:r w:rsidRPr="00963ED8">
        <w:rPr>
          <w:rFonts w:cs="Times New Roman"/>
          <w:lang w:val="es-CO"/>
          <w:rPrChange w:id="2107" w:author="Massiel Nayibe Moreno Ladino" w:date="2025-01-15T13:00:00Z" w16du:dateUtc="2025-01-15T18:00:00Z">
            <w:rPr>
              <w:rFonts w:cs="Times New Roman"/>
            </w:rPr>
          </w:rPrChange>
        </w:rPr>
        <w:t>.</w:t>
      </w:r>
    </w:p>
    <w:p w14:paraId="60F86E4A" w14:textId="77777777" w:rsidR="00441859" w:rsidRPr="00963ED8" w:rsidRDefault="00DE7F5C">
      <w:pPr>
        <w:spacing w:after="120" w:line="360" w:lineRule="auto"/>
        <w:jc w:val="both"/>
        <w:rPr>
          <w:rFonts w:cs="Times New Roman"/>
          <w:lang w:val="es-CO"/>
          <w:rPrChange w:id="2108" w:author="Massiel Nayibe Moreno Ladino" w:date="2025-01-15T13:00:00Z" w16du:dateUtc="2025-01-15T18:00:00Z">
            <w:rPr>
              <w:rFonts w:cs="Times New Roman"/>
            </w:rPr>
          </w:rPrChange>
        </w:rPr>
      </w:pPr>
      <w:r w:rsidRPr="00963ED8">
        <w:rPr>
          <w:rFonts w:cs="Times New Roman"/>
          <w:lang w:val="es-CO"/>
          <w:rPrChange w:id="2109" w:author="Massiel Nayibe Moreno Ladino" w:date="2025-01-15T13:00:00Z" w16du:dateUtc="2025-01-15T18:00:00Z">
            <w:rPr>
              <w:rFonts w:cs="Times New Roman"/>
            </w:rPr>
          </w:rPrChange>
        </w:rPr>
        <w:lastRenderedPageBreak/>
        <w:t xml:space="preserve">Todo el reclutamiento será realizado por Compañeros. En ciertos casos, si Compañeros ha agotado su propia búsqueda y el programa o departamento administrativo cuenta con fondos para cubrir el costo, se podrá recurrir a un servicio de búsqueda de talentos. El uso de un servicio de </w:t>
      </w:r>
      <w:r w:rsidR="00DC5A1D" w:rsidRPr="00963ED8">
        <w:rPr>
          <w:rFonts w:cs="Times New Roman"/>
          <w:lang w:val="es-CO"/>
          <w:rPrChange w:id="2110" w:author="Massiel Nayibe Moreno Ladino" w:date="2025-01-15T13:00:00Z" w16du:dateUtc="2025-01-15T18:00:00Z">
            <w:rPr>
              <w:rFonts w:cs="Times New Roman"/>
            </w:rPr>
          </w:rPrChange>
        </w:rPr>
        <w:t xml:space="preserve">head-hunting </w:t>
      </w:r>
      <w:r w:rsidRPr="00963ED8">
        <w:rPr>
          <w:rFonts w:cs="Times New Roman"/>
          <w:lang w:val="es-CO"/>
          <w:rPrChange w:id="2111" w:author="Massiel Nayibe Moreno Ladino" w:date="2025-01-15T13:00:00Z" w16du:dateUtc="2025-01-15T18:00:00Z">
            <w:rPr>
              <w:rFonts w:cs="Times New Roman"/>
            </w:rPr>
          </w:rPrChange>
        </w:rPr>
        <w:t xml:space="preserve">debe ser la excepción, pero puede ser necesario para puestos especializados. </w:t>
      </w:r>
    </w:p>
    <w:p w14:paraId="35ABF675" w14:textId="77777777" w:rsidR="00441859" w:rsidRPr="00963ED8" w:rsidRDefault="00DE7F5C">
      <w:pPr>
        <w:spacing w:after="120" w:line="360" w:lineRule="auto"/>
        <w:jc w:val="both"/>
        <w:rPr>
          <w:rFonts w:cs="Times New Roman"/>
          <w:lang w:val="es-CO"/>
          <w:rPrChange w:id="2112" w:author="Massiel Nayibe Moreno Ladino" w:date="2025-01-15T13:00:00Z" w16du:dateUtc="2025-01-15T18:00:00Z">
            <w:rPr>
              <w:rFonts w:cs="Times New Roman"/>
            </w:rPr>
          </w:rPrChange>
        </w:rPr>
      </w:pPr>
      <w:r w:rsidRPr="00963ED8">
        <w:rPr>
          <w:rFonts w:cs="Times New Roman"/>
          <w:lang w:val="es-CO"/>
          <w:rPrChange w:id="2113" w:author="Massiel Nayibe Moreno Ladino" w:date="2025-01-15T13:00:00Z" w16du:dateUtc="2025-01-15T18:00:00Z">
            <w:rPr>
              <w:rFonts w:cs="Times New Roman"/>
            </w:rPr>
          </w:rPrChange>
        </w:rPr>
        <w:t xml:space="preserve">Para todas las contrataciones, deberá firmarse </w:t>
      </w:r>
      <w:r>
        <w:fldChar w:fldCharType="begin"/>
      </w:r>
      <w:r w:rsidRPr="00963ED8">
        <w:rPr>
          <w:lang w:val="es-CO"/>
          <w:rPrChange w:id="2114" w:author="Massiel Nayibe Moreno Ladino" w:date="2025-01-15T13:00:00Z" w16du:dateUtc="2025-01-15T18:00:00Z">
            <w:rPr/>
          </w:rPrChange>
        </w:rPr>
        <w:instrText>HYPERLINK "https://app.pandadoc.com/a/" \l "/templates/5Sbh35pA4dMkwDemnFQfea"</w:instrText>
      </w:r>
      <w:r>
        <w:fldChar w:fldCharType="separate"/>
      </w:r>
      <w:r w:rsidRPr="00963ED8">
        <w:rPr>
          <w:rStyle w:val="Hipervnculo"/>
          <w:rFonts w:cs="Times New Roman"/>
          <w:lang w:val="es-CO"/>
          <w:rPrChange w:id="2115" w:author="Massiel Nayibe Moreno Ladino" w:date="2025-01-15T13:00:00Z" w16du:dateUtc="2025-01-15T18:00:00Z">
            <w:rPr>
              <w:rStyle w:val="Hipervnculo"/>
              <w:rFonts w:cs="Times New Roman"/>
            </w:rPr>
          </w:rPrChange>
        </w:rPr>
        <w:t>un Memorando de Selección en</w:t>
      </w:r>
      <w:r>
        <w:fldChar w:fldCharType="end"/>
      </w:r>
      <w:r w:rsidRPr="00963ED8">
        <w:rPr>
          <w:rFonts w:cs="Times New Roman"/>
          <w:lang w:val="es-CO"/>
          <w:rPrChange w:id="2116" w:author="Massiel Nayibe Moreno Ladino" w:date="2025-01-15T13:00:00Z" w16du:dateUtc="2025-01-15T18:00:00Z">
            <w:rPr>
              <w:rFonts w:cs="Times New Roman"/>
            </w:rPr>
          </w:rPrChange>
        </w:rPr>
        <w:t xml:space="preserve"> el que se indique la contratación, el proceso de contratación, las bases de la selección y la justificación del salario. Los respectivos RRHH tendrán </w:t>
      </w:r>
      <w:r w:rsidR="00DC5A1D" w:rsidRPr="00963ED8">
        <w:rPr>
          <w:rFonts w:cs="Times New Roman"/>
          <w:lang w:val="es-CO"/>
          <w:rPrChange w:id="2117" w:author="Massiel Nayibe Moreno Ladino" w:date="2025-01-15T13:00:00Z" w16du:dateUtc="2025-01-15T18:00:00Z">
            <w:rPr>
              <w:rFonts w:cs="Times New Roman"/>
            </w:rPr>
          </w:rPrChange>
        </w:rPr>
        <w:t xml:space="preserve">una delegación </w:t>
      </w:r>
      <w:r w:rsidRPr="00963ED8">
        <w:rPr>
          <w:rFonts w:cs="Times New Roman"/>
          <w:lang w:val="es-CO"/>
          <w:rPrChange w:id="2118" w:author="Massiel Nayibe Moreno Ladino" w:date="2025-01-15T13:00:00Z" w16du:dateUtc="2025-01-15T18:00:00Z">
            <w:rPr>
              <w:rFonts w:cs="Times New Roman"/>
            </w:rPr>
          </w:rPrChange>
        </w:rPr>
        <w:t xml:space="preserve">de autoridad para firmar los memorandos de selección. </w:t>
      </w:r>
    </w:p>
    <w:p w14:paraId="211ABDB9" w14:textId="77777777" w:rsidR="00441859" w:rsidRPr="00963ED8" w:rsidRDefault="00DE7F5C">
      <w:pPr>
        <w:pStyle w:val="Prrafodelista"/>
        <w:numPr>
          <w:ilvl w:val="0"/>
          <w:numId w:val="109"/>
        </w:numPr>
        <w:spacing w:after="120" w:line="360" w:lineRule="auto"/>
        <w:jc w:val="both"/>
        <w:rPr>
          <w:rFonts w:cs="Times New Roman"/>
          <w:lang w:val="es-CO"/>
          <w:rPrChange w:id="2119" w:author="Massiel Nayibe Moreno Ladino" w:date="2025-01-15T13:00:00Z" w16du:dateUtc="2025-01-15T18:00:00Z">
            <w:rPr>
              <w:rFonts w:cs="Times New Roman"/>
            </w:rPr>
          </w:rPrChange>
        </w:rPr>
      </w:pPr>
      <w:r w:rsidRPr="00963ED8">
        <w:rPr>
          <w:rFonts w:cs="Times New Roman"/>
          <w:lang w:val="es-CO"/>
          <w:rPrChange w:id="2120" w:author="Massiel Nayibe Moreno Ladino" w:date="2025-01-15T13:00:00Z" w16du:dateUtc="2025-01-15T18:00:00Z">
            <w:rPr>
              <w:rFonts w:cs="Times New Roman"/>
            </w:rPr>
          </w:rPrChange>
        </w:rPr>
        <w:t xml:space="preserve">Para el personal de las Oficinas Exteriores: el </w:t>
      </w:r>
      <w:r>
        <w:fldChar w:fldCharType="begin"/>
      </w:r>
      <w:r w:rsidRPr="00963ED8">
        <w:rPr>
          <w:lang w:val="es-CO"/>
          <w:rPrChange w:id="2121" w:author="Massiel Nayibe Moreno Ladino" w:date="2025-01-15T13:00:00Z" w16du:dateUtc="2025-01-15T18:00:00Z">
            <w:rPr/>
          </w:rPrChange>
        </w:rPr>
        <w:instrText>HYPERLINK "https://app.pandadoc.com/a/" \l "/templates/5Sbh35pA4dMkwDemnFQfea"</w:instrText>
      </w:r>
      <w:r>
        <w:fldChar w:fldCharType="separate"/>
      </w:r>
      <w:r w:rsidRPr="00963ED8">
        <w:rPr>
          <w:rStyle w:val="Hipervnculo"/>
          <w:rFonts w:cs="Times New Roman"/>
          <w:lang w:val="es-CO"/>
          <w:rPrChange w:id="2122" w:author="Massiel Nayibe Moreno Ladino" w:date="2025-01-15T13:00:00Z" w16du:dateUtc="2025-01-15T18:00:00Z">
            <w:rPr>
              <w:rStyle w:val="Hipervnculo"/>
              <w:rFonts w:cs="Times New Roman"/>
            </w:rPr>
          </w:rPrChange>
        </w:rPr>
        <w:t>Memorándum de Selección</w:t>
      </w:r>
      <w:r>
        <w:fldChar w:fldCharType="end"/>
      </w:r>
      <w:r w:rsidRPr="00963ED8">
        <w:rPr>
          <w:rFonts w:cs="Times New Roman"/>
          <w:lang w:val="es-CO"/>
          <w:rPrChange w:id="2123" w:author="Massiel Nayibe Moreno Ladino" w:date="2025-01-15T13:00:00Z" w16du:dateUtc="2025-01-15T18:00:00Z">
            <w:rPr>
              <w:rFonts w:cs="Times New Roman"/>
            </w:rPr>
          </w:rPrChange>
        </w:rPr>
        <w:t xml:space="preserve"> debe estar firmado por: </w:t>
      </w:r>
    </w:p>
    <w:p w14:paraId="19ED262B" w14:textId="77777777" w:rsidR="00441859" w:rsidRDefault="00DE7F5C">
      <w:pPr>
        <w:pStyle w:val="Prrafodelista"/>
        <w:numPr>
          <w:ilvl w:val="0"/>
          <w:numId w:val="110"/>
        </w:numPr>
        <w:tabs>
          <w:tab w:val="left" w:pos="1260"/>
        </w:tabs>
        <w:spacing w:after="120" w:line="360" w:lineRule="auto"/>
        <w:jc w:val="both"/>
        <w:rPr>
          <w:rFonts w:cs="Times New Roman"/>
        </w:rPr>
      </w:pPr>
      <w:r w:rsidRPr="00963ED8">
        <w:rPr>
          <w:rFonts w:cs="Times New Roman"/>
          <w:lang w:val="es-CO"/>
          <w:rPrChange w:id="2124" w:author="Massiel Nayibe Moreno Ladino" w:date="2025-01-15T13:00:00Z" w16du:dateUtc="2025-01-15T18:00:00Z">
            <w:rPr>
              <w:rFonts w:cs="Times New Roman"/>
            </w:rPr>
          </w:rPrChange>
        </w:rPr>
        <w:t xml:space="preserve"> </w:t>
      </w:r>
      <w:r w:rsidRPr="005332F6">
        <w:rPr>
          <w:rFonts w:cs="Times New Roman"/>
        </w:rPr>
        <w:t xml:space="preserve">Nuevo supervisor del empleado </w:t>
      </w:r>
    </w:p>
    <w:p w14:paraId="39DE0FCC" w14:textId="77777777" w:rsidR="00441859" w:rsidRPr="00963ED8" w:rsidRDefault="00DE7F5C">
      <w:pPr>
        <w:pStyle w:val="Prrafodelista"/>
        <w:numPr>
          <w:ilvl w:val="0"/>
          <w:numId w:val="110"/>
        </w:numPr>
        <w:tabs>
          <w:tab w:val="left" w:pos="1260"/>
        </w:tabs>
        <w:spacing w:after="120" w:line="360" w:lineRule="auto"/>
        <w:jc w:val="both"/>
        <w:rPr>
          <w:rFonts w:cs="Times New Roman"/>
          <w:lang w:val="es-CO"/>
          <w:rPrChange w:id="2125" w:author="Massiel Nayibe Moreno Ladino" w:date="2025-01-15T13:00:00Z" w16du:dateUtc="2025-01-15T18:00:00Z">
            <w:rPr>
              <w:rFonts w:cs="Times New Roman"/>
            </w:rPr>
          </w:rPrChange>
        </w:rPr>
      </w:pPr>
      <w:r w:rsidRPr="00963ED8">
        <w:rPr>
          <w:rFonts w:cs="Times New Roman"/>
          <w:lang w:val="es-CO"/>
          <w:rPrChange w:id="2126" w:author="Massiel Nayibe Moreno Ladino" w:date="2025-01-15T13:00:00Z" w16du:dateUtc="2025-01-15T18:00:00Z">
            <w:rPr>
              <w:rFonts w:cs="Times New Roman"/>
            </w:rPr>
          </w:rPrChange>
        </w:rPr>
        <w:t xml:space="preserve"> Director de proyecto/Jefe de partido/Director nacional </w:t>
      </w:r>
    </w:p>
    <w:p w14:paraId="1710C63A" w14:textId="77777777" w:rsidR="00441859" w:rsidRDefault="00DE7F5C">
      <w:pPr>
        <w:pStyle w:val="Prrafodelista"/>
        <w:numPr>
          <w:ilvl w:val="0"/>
          <w:numId w:val="110"/>
        </w:numPr>
        <w:tabs>
          <w:tab w:val="left" w:pos="1260"/>
        </w:tabs>
        <w:spacing w:after="120" w:line="360" w:lineRule="auto"/>
        <w:jc w:val="both"/>
        <w:rPr>
          <w:rFonts w:cs="Times New Roman"/>
        </w:rPr>
      </w:pPr>
      <w:r w:rsidRPr="00963ED8">
        <w:rPr>
          <w:rFonts w:cs="Times New Roman"/>
          <w:lang w:val="es-CO"/>
          <w:rPrChange w:id="2127" w:author="Massiel Nayibe Moreno Ladino" w:date="2025-01-15T13:00:00Z" w16du:dateUtc="2025-01-15T18:00:00Z">
            <w:rPr>
              <w:rFonts w:cs="Times New Roman"/>
            </w:rPr>
          </w:rPrChange>
        </w:rPr>
        <w:t xml:space="preserve"> </w:t>
      </w:r>
      <w:r w:rsidRPr="005332F6">
        <w:rPr>
          <w:rFonts w:cs="Times New Roman"/>
        </w:rPr>
        <w:t xml:space="preserve">Programas del Ministerio del Interior (si procede), y </w:t>
      </w:r>
    </w:p>
    <w:p w14:paraId="79914CA0" w14:textId="77777777" w:rsidR="00441859" w:rsidRDefault="00DE7F5C">
      <w:pPr>
        <w:pStyle w:val="Prrafodelista"/>
        <w:numPr>
          <w:ilvl w:val="0"/>
          <w:numId w:val="110"/>
        </w:numPr>
        <w:tabs>
          <w:tab w:val="left" w:pos="1260"/>
        </w:tabs>
        <w:spacing w:after="120" w:line="360" w:lineRule="auto"/>
        <w:jc w:val="both"/>
        <w:rPr>
          <w:rFonts w:cs="Times New Roman"/>
        </w:rPr>
      </w:pPr>
      <w:r w:rsidRPr="005332F6">
        <w:rPr>
          <w:rFonts w:cs="Times New Roman"/>
        </w:rPr>
        <w:t xml:space="preserve"> Oficina de RRHH</w:t>
      </w:r>
    </w:p>
    <w:p w14:paraId="563580BF" w14:textId="77777777" w:rsidR="00441859" w:rsidRDefault="00DE7F5C">
      <w:pPr>
        <w:pStyle w:val="Ttulo3"/>
      </w:pPr>
      <w:bookmarkStart w:id="2128" w:name="_Toc182401227"/>
      <w:bookmarkStart w:id="2129" w:name="_Toc185435316"/>
      <w:r>
        <w:t xml:space="preserve">8.3.1 </w:t>
      </w:r>
      <w:r w:rsidRPr="00F52ED3">
        <w:t xml:space="preserve">Reclutamiento y contratación de empleados </w:t>
      </w:r>
      <w:bookmarkEnd w:id="2128"/>
      <w:bookmarkEnd w:id="2129"/>
    </w:p>
    <w:p w14:paraId="5D990B82" w14:textId="77777777" w:rsidR="00441859" w:rsidRPr="00963ED8" w:rsidRDefault="00DE7F5C">
      <w:pPr>
        <w:spacing w:after="120" w:line="360" w:lineRule="auto"/>
        <w:jc w:val="both"/>
        <w:rPr>
          <w:rFonts w:cs="Times New Roman"/>
          <w:lang w:val="es-CO"/>
          <w:rPrChange w:id="2130" w:author="Massiel Nayibe Moreno Ladino" w:date="2025-01-15T13:00:00Z" w16du:dateUtc="2025-01-15T18:00:00Z">
            <w:rPr>
              <w:rFonts w:cs="Times New Roman"/>
            </w:rPr>
          </w:rPrChange>
        </w:rPr>
      </w:pPr>
      <w:r w:rsidRPr="00963ED8">
        <w:rPr>
          <w:rFonts w:cs="Times New Roman"/>
          <w:lang w:val="es-CO"/>
          <w:rPrChange w:id="2131" w:author="Massiel Nayibe Moreno Ladino" w:date="2025-01-15T13:00:00Z" w16du:dateUtc="2025-01-15T18:00:00Z">
            <w:rPr>
              <w:rFonts w:cs="Times New Roman"/>
            </w:rPr>
          </w:rPrChange>
        </w:rPr>
        <w:t xml:space="preserve">El reclutamiento y la contratación de empleados deben seguir </w:t>
      </w:r>
      <w:r>
        <w:fldChar w:fldCharType="begin"/>
      </w:r>
      <w:r w:rsidRPr="00963ED8">
        <w:rPr>
          <w:lang w:val="es-CO"/>
          <w:rPrChange w:id="2132" w:author="Massiel Nayibe Moreno Ladino" w:date="2025-01-15T13:00:00Z" w16du:dateUtc="2025-01-15T18:00:00Z">
            <w:rPr/>
          </w:rPrChange>
        </w:rPr>
        <w:instrText>HYPERLINK "https://partnersnet107.sharepoint.com/:f:/s/FA/EiHzrKr6ciNLqgURW7HUkeABRQ0ma29EN-jGDDABs_LdSw?e=59yiqE"</w:instrText>
      </w:r>
      <w:r>
        <w:fldChar w:fldCharType="separate"/>
      </w:r>
      <w:r w:rsidRPr="00963ED8">
        <w:rPr>
          <w:rStyle w:val="Hipervnculo"/>
          <w:rFonts w:cs="Times New Roman"/>
          <w:lang w:val="es-CO"/>
          <w:rPrChange w:id="2133" w:author="Massiel Nayibe Moreno Ladino" w:date="2025-01-15T13:00:00Z" w16du:dateUtc="2025-01-15T18:00:00Z">
            <w:rPr>
              <w:rStyle w:val="Hipervnculo"/>
              <w:rFonts w:cs="Times New Roman"/>
            </w:rPr>
          </w:rPrChange>
        </w:rPr>
        <w:t>el procedimiento de contratación de empleados de Partners y la lista de control</w:t>
      </w:r>
      <w:r>
        <w:fldChar w:fldCharType="end"/>
      </w:r>
      <w:r w:rsidRPr="00963ED8">
        <w:rPr>
          <w:rFonts w:cs="Times New Roman"/>
          <w:lang w:val="es-CO"/>
          <w:rPrChange w:id="2134" w:author="Massiel Nayibe Moreno Ladino" w:date="2025-01-15T13:00:00Z" w16du:dateUtc="2025-01-15T18:00:00Z">
            <w:rPr>
              <w:rFonts w:cs="Times New Roman"/>
            </w:rPr>
          </w:rPrChange>
        </w:rPr>
        <w:t xml:space="preserve">. </w:t>
      </w:r>
    </w:p>
    <w:p w14:paraId="535B5830" w14:textId="77777777" w:rsidR="00441859" w:rsidRPr="00963ED8" w:rsidRDefault="00DE7F5C">
      <w:pPr>
        <w:pStyle w:val="Ttulo3"/>
        <w:rPr>
          <w:lang w:val="es-CO"/>
          <w:rPrChange w:id="2135" w:author="Massiel Nayibe Moreno Ladino" w:date="2025-01-15T13:00:00Z" w16du:dateUtc="2025-01-15T18:00:00Z">
            <w:rPr/>
          </w:rPrChange>
        </w:rPr>
      </w:pPr>
      <w:bookmarkStart w:id="2136" w:name="_Toc182401228"/>
      <w:bookmarkStart w:id="2137" w:name="_Toc185435317"/>
      <w:r w:rsidRPr="00963ED8">
        <w:rPr>
          <w:lang w:val="es-CO"/>
          <w:rPrChange w:id="2138" w:author="Massiel Nayibe Moreno Ladino" w:date="2025-01-15T13:00:00Z" w16du:dateUtc="2025-01-15T18:00:00Z">
            <w:rPr/>
          </w:rPrChange>
        </w:rPr>
        <w:t xml:space="preserve">8.3.2 Proceso de solicitud de personal </w:t>
      </w:r>
      <w:bookmarkEnd w:id="2136"/>
      <w:bookmarkEnd w:id="2137"/>
    </w:p>
    <w:p w14:paraId="7252FABB" w14:textId="77777777" w:rsidR="00441859" w:rsidRPr="00963ED8" w:rsidRDefault="00DE7F5C">
      <w:pPr>
        <w:spacing w:after="120" w:line="360" w:lineRule="auto"/>
        <w:jc w:val="both"/>
        <w:rPr>
          <w:rFonts w:cs="Times New Roman"/>
          <w:lang w:val="es-CO"/>
          <w:rPrChange w:id="2139" w:author="Massiel Nayibe Moreno Ladino" w:date="2025-01-15T13:00:00Z" w16du:dateUtc="2025-01-15T18:00:00Z">
            <w:rPr>
              <w:rFonts w:cs="Times New Roman"/>
            </w:rPr>
          </w:rPrChange>
        </w:rPr>
      </w:pPr>
      <w:r w:rsidRPr="00963ED8">
        <w:rPr>
          <w:rFonts w:cs="Times New Roman"/>
          <w:lang w:val="es-CO"/>
          <w:rPrChange w:id="2140" w:author="Massiel Nayibe Moreno Ladino" w:date="2025-01-15T13:00:00Z" w16du:dateUtc="2025-01-15T18:00:00Z">
            <w:rPr>
              <w:rFonts w:cs="Times New Roman"/>
            </w:rPr>
          </w:rPrChange>
        </w:rPr>
        <w:t xml:space="preserve">Cuando un puesto se publique y esté disponible, el candidato deberá responder al anuncio y enviar por correo electrónico una copia de su currículum vitae y una carta de presentación. Sólo la lista final de candidatos elegibles se enviará al supervisor del puesto, que procederá al proceso de contratación, con el apoyo de RRHH. Tenga en cuenta que todas las contrataciones de personal serán internas y/o externas. </w:t>
      </w:r>
    </w:p>
    <w:p w14:paraId="7469DB35" w14:textId="77777777" w:rsidR="00441859" w:rsidRPr="00963ED8" w:rsidRDefault="00DE7F5C">
      <w:pPr>
        <w:pStyle w:val="Ttulo3"/>
        <w:rPr>
          <w:lang w:val="es-CO"/>
          <w:rPrChange w:id="2141" w:author="Massiel Nayibe Moreno Ladino" w:date="2025-01-15T13:00:00Z" w16du:dateUtc="2025-01-15T18:00:00Z">
            <w:rPr/>
          </w:rPrChange>
        </w:rPr>
      </w:pPr>
      <w:bookmarkStart w:id="2142" w:name="_Toc182401229"/>
      <w:bookmarkStart w:id="2143" w:name="_Toc185435318"/>
      <w:r w:rsidRPr="00963ED8">
        <w:rPr>
          <w:lang w:val="es-CO"/>
          <w:rPrChange w:id="2144" w:author="Massiel Nayibe Moreno Ladino" w:date="2025-01-15T13:00:00Z" w16du:dateUtc="2025-01-15T18:00:00Z">
            <w:rPr/>
          </w:rPrChange>
        </w:rPr>
        <w:t>8.3.3 Contratación interna con ofertas de empleo internas</w:t>
      </w:r>
      <w:bookmarkEnd w:id="2142"/>
      <w:bookmarkEnd w:id="2143"/>
    </w:p>
    <w:p w14:paraId="1C0B6316" w14:textId="77777777" w:rsidR="00441859" w:rsidRDefault="00DE7F5C">
      <w:pPr>
        <w:spacing w:after="120" w:line="360" w:lineRule="auto"/>
        <w:jc w:val="both"/>
        <w:rPr>
          <w:rFonts w:cs="Times New Roman"/>
        </w:rPr>
      </w:pPr>
      <w:r w:rsidRPr="00963ED8">
        <w:rPr>
          <w:rFonts w:cs="Times New Roman"/>
          <w:lang w:val="es-CO"/>
          <w:rPrChange w:id="2145" w:author="Massiel Nayibe Moreno Ladino" w:date="2025-01-15T13:00:00Z" w16du:dateUtc="2025-01-15T18:00:00Z">
            <w:rPr>
              <w:rFonts w:cs="Times New Roman"/>
            </w:rPr>
          </w:rPrChange>
        </w:rPr>
        <w:t xml:space="preserve">La contratación interna se refiere al proceso de cubrir vacantes o ascensos dentro de una organización teniendo en cuenta a los empleados actuales. </w:t>
      </w:r>
      <w:r w:rsidRPr="00F52ED3">
        <w:rPr>
          <w:rFonts w:cs="Times New Roman"/>
        </w:rPr>
        <w:t xml:space="preserve">Los siguientes escenarios pueden considerarse únicamente para publicación interna: </w:t>
      </w:r>
    </w:p>
    <w:p w14:paraId="7BE50CF1" w14:textId="77777777" w:rsidR="00441859" w:rsidRPr="00963ED8" w:rsidRDefault="00DE7F5C">
      <w:pPr>
        <w:pStyle w:val="Prrafodelista"/>
        <w:numPr>
          <w:ilvl w:val="0"/>
          <w:numId w:val="105"/>
        </w:numPr>
        <w:spacing w:after="120" w:line="360" w:lineRule="auto"/>
        <w:jc w:val="both"/>
        <w:rPr>
          <w:rFonts w:cs="Times New Roman"/>
          <w:lang w:val="es-CO"/>
          <w:rPrChange w:id="2146" w:author="Massiel Nayibe Moreno Ladino" w:date="2025-01-15T13:00:00Z" w16du:dateUtc="2025-01-15T18:00:00Z">
            <w:rPr>
              <w:rFonts w:cs="Times New Roman"/>
            </w:rPr>
          </w:rPrChange>
        </w:rPr>
      </w:pPr>
      <w:r w:rsidRPr="00963ED8">
        <w:rPr>
          <w:rFonts w:cs="Times New Roman"/>
          <w:lang w:val="es-CO"/>
          <w:rPrChange w:id="2147" w:author="Massiel Nayibe Moreno Ladino" w:date="2025-01-15T13:00:00Z" w16du:dateUtc="2025-01-15T18:00:00Z">
            <w:rPr>
              <w:rFonts w:cs="Times New Roman"/>
            </w:rPr>
          </w:rPrChange>
        </w:rPr>
        <w:t xml:space="preserve">En caso de que haya una vacante y ya se haya identificado a varios empleados cualificados dentro del equipo o unidad; o bien </w:t>
      </w:r>
    </w:p>
    <w:p w14:paraId="1D2E8478" w14:textId="77777777" w:rsidR="00441859" w:rsidRPr="00963ED8" w:rsidRDefault="00DE7F5C">
      <w:pPr>
        <w:pStyle w:val="Prrafodelista"/>
        <w:numPr>
          <w:ilvl w:val="0"/>
          <w:numId w:val="105"/>
        </w:numPr>
        <w:spacing w:after="120" w:line="360" w:lineRule="auto"/>
        <w:jc w:val="both"/>
        <w:rPr>
          <w:rFonts w:cs="Times New Roman"/>
          <w:lang w:val="es-CO"/>
          <w:rPrChange w:id="2148" w:author="Massiel Nayibe Moreno Ladino" w:date="2025-01-15T13:00:00Z" w16du:dateUtc="2025-01-15T18:00:00Z">
            <w:rPr>
              <w:rFonts w:cs="Times New Roman"/>
            </w:rPr>
          </w:rPrChange>
        </w:rPr>
      </w:pPr>
      <w:r w:rsidRPr="00963ED8">
        <w:rPr>
          <w:rFonts w:cs="Times New Roman"/>
          <w:lang w:val="es-CO"/>
          <w:rPrChange w:id="2149" w:author="Massiel Nayibe Moreno Ladino" w:date="2025-01-15T13:00:00Z" w16du:dateUtc="2025-01-15T18:00:00Z">
            <w:rPr>
              <w:rFonts w:cs="Times New Roman"/>
            </w:rPr>
          </w:rPrChange>
        </w:rPr>
        <w:lastRenderedPageBreak/>
        <w:t xml:space="preserve">En caso de que sea urgente ocupar el puesto, y es probable que haya experiencia dentro de Partners. </w:t>
      </w:r>
    </w:p>
    <w:p w14:paraId="1C9CC072" w14:textId="77777777" w:rsidR="00441859" w:rsidRPr="00963ED8" w:rsidRDefault="00DE7F5C">
      <w:pPr>
        <w:spacing w:after="120" w:line="360" w:lineRule="auto"/>
        <w:jc w:val="both"/>
        <w:rPr>
          <w:rFonts w:cs="Times New Roman"/>
          <w:lang w:val="es-CO"/>
          <w:rPrChange w:id="2150" w:author="Massiel Nayibe Moreno Ladino" w:date="2025-01-15T13:00:00Z" w16du:dateUtc="2025-01-15T18:00:00Z">
            <w:rPr>
              <w:rFonts w:cs="Times New Roman"/>
            </w:rPr>
          </w:rPrChange>
        </w:rPr>
      </w:pPr>
      <w:r w:rsidRPr="00963ED8">
        <w:rPr>
          <w:rFonts w:cs="Times New Roman"/>
          <w:lang w:val="es-CO"/>
          <w:rPrChange w:id="2151" w:author="Massiel Nayibe Moreno Ladino" w:date="2025-01-15T13:00:00Z" w16du:dateUtc="2025-01-15T18:00:00Z">
            <w:rPr>
              <w:rFonts w:cs="Times New Roman"/>
            </w:rPr>
          </w:rPrChange>
        </w:rPr>
        <w:t xml:space="preserve">Para maximizar la promoción dentro de Compañeros, el puesto vacante podrá ser cubierto por cualquier empleado que esté interesado y que, tras una evaluación competitiva, cumpla los requisitos para cubrir la vacante. Se recomienda encarecidamente que los empleados interesados en solicitar una vacante interna informen a sus supervisores de su interés por la vacante. </w:t>
      </w:r>
    </w:p>
    <w:p w14:paraId="448F8884" w14:textId="77777777" w:rsidR="00441859" w:rsidRPr="00963ED8" w:rsidRDefault="00DE7F5C">
      <w:pPr>
        <w:spacing w:after="120" w:line="360" w:lineRule="auto"/>
        <w:jc w:val="both"/>
        <w:rPr>
          <w:rFonts w:cs="Times New Roman"/>
          <w:lang w:val="es-CO"/>
          <w:rPrChange w:id="2152" w:author="Massiel Nayibe Moreno Ladino" w:date="2025-01-15T12:58:00Z" w16du:dateUtc="2025-01-15T17:58:00Z">
            <w:rPr>
              <w:rFonts w:cs="Times New Roman"/>
            </w:rPr>
          </w:rPrChange>
        </w:rPr>
      </w:pPr>
      <w:r w:rsidRPr="00963ED8">
        <w:rPr>
          <w:rFonts w:cs="Times New Roman"/>
          <w:lang w:val="es-CO"/>
          <w:rPrChange w:id="2153" w:author="Massiel Nayibe Moreno Ladino" w:date="2025-01-15T12:58:00Z" w16du:dateUtc="2025-01-15T17:58:00Z">
            <w:rPr>
              <w:rFonts w:cs="Times New Roman"/>
            </w:rPr>
          </w:rPrChange>
        </w:rPr>
        <w:t xml:space="preserve">Todas las vacantes internas se anunciarán durante un mínimo de tres (3) días laborables a través de un correo electrónico de distribución de la sucursal, lo que permitirá a todos los candidatos internos cualificados presentar su candidatura. La prueba del correo electrónico debe conservarse como parte del paquete de documentación de contratación. </w:t>
      </w:r>
    </w:p>
    <w:p w14:paraId="51750525" w14:textId="77777777" w:rsidR="00441859" w:rsidRDefault="00DE7F5C">
      <w:pPr>
        <w:spacing w:after="120" w:line="360" w:lineRule="auto"/>
        <w:jc w:val="both"/>
        <w:rPr>
          <w:rFonts w:cs="Times New Roman"/>
        </w:rPr>
      </w:pPr>
      <w:r w:rsidRPr="00963ED8">
        <w:rPr>
          <w:rFonts w:cs="Times New Roman"/>
          <w:lang w:val="es-CO"/>
          <w:rPrChange w:id="2154" w:author="Massiel Nayibe Moreno Ladino" w:date="2025-01-15T12:58:00Z" w16du:dateUtc="2025-01-15T17:58:00Z">
            <w:rPr>
              <w:rFonts w:cs="Times New Roman"/>
            </w:rPr>
          </w:rPrChange>
        </w:rPr>
        <w:t xml:space="preserve">A continuación, RRHH revisará y evaluará a los candidatos, seleccionando a los finalistas para una entrevista. Basándose en los resultados de la entrevista, RRHH y el supervisor del puesto harán la selección final de candidatos y redactarán un </w:t>
      </w:r>
      <w:r>
        <w:fldChar w:fldCharType="begin"/>
      </w:r>
      <w:r w:rsidRPr="00963ED8">
        <w:rPr>
          <w:lang w:val="es-CO"/>
          <w:rPrChange w:id="2155" w:author="Massiel Nayibe Moreno Ladino" w:date="2025-01-15T12:58:00Z" w16du:dateUtc="2025-01-15T17:58:00Z">
            <w:rPr/>
          </w:rPrChange>
        </w:rPr>
        <w:instrText>HYPERLINK "https://app.pandadoc.com/a/" \l "/templates/5Sbh35pA4dMkwDemnFQfea"</w:instrText>
      </w:r>
      <w:r>
        <w:fldChar w:fldCharType="separate"/>
      </w:r>
      <w:r w:rsidRPr="00963ED8">
        <w:rPr>
          <w:rStyle w:val="Hipervnculo"/>
          <w:rFonts w:cs="Times New Roman"/>
          <w:lang w:val="es-CO"/>
          <w:rPrChange w:id="2156" w:author="Massiel Nayibe Moreno Ladino" w:date="2025-01-15T12:58:00Z" w16du:dateUtc="2025-01-15T17:58:00Z">
            <w:rPr>
              <w:rStyle w:val="Hipervnculo"/>
              <w:rFonts w:cs="Times New Roman"/>
            </w:rPr>
          </w:rPrChange>
        </w:rPr>
        <w:t>Memorando de Selección</w:t>
      </w:r>
      <w:r>
        <w:fldChar w:fldCharType="end"/>
      </w:r>
      <w:r w:rsidRPr="00963ED8">
        <w:rPr>
          <w:rFonts w:cs="Times New Roman"/>
          <w:lang w:val="es-CO"/>
          <w:rPrChange w:id="2157" w:author="Massiel Nayibe Moreno Ladino" w:date="2025-01-15T12:58:00Z" w16du:dateUtc="2025-01-15T17:58:00Z">
            <w:rPr>
              <w:rFonts w:cs="Times New Roman"/>
            </w:rPr>
          </w:rPrChange>
        </w:rPr>
        <w:t xml:space="preserve">. Si la promoción se realiza internamente, el empleado puede tener derecho a un </w:t>
      </w:r>
      <w:r w:rsidRPr="00963ED8">
        <w:rPr>
          <w:rFonts w:cs="Times New Roman"/>
          <w:u w:val="single"/>
          <w:lang w:val="es-CO"/>
          <w:rPrChange w:id="2158" w:author="Massiel Nayibe Moreno Ladino" w:date="2025-01-15T12:58:00Z" w16du:dateUtc="2025-01-15T17:58:00Z">
            <w:rPr>
              <w:rFonts w:cs="Times New Roman"/>
              <w:u w:val="single"/>
            </w:rPr>
          </w:rPrChange>
        </w:rPr>
        <w:t xml:space="preserve">aumento salarial </w:t>
      </w:r>
      <w:r w:rsidRPr="00963ED8">
        <w:rPr>
          <w:rFonts w:cs="Times New Roman"/>
          <w:lang w:val="es-CO"/>
          <w:rPrChange w:id="2159" w:author="Massiel Nayibe Moreno Ladino" w:date="2025-01-15T12:58:00Z" w16du:dateUtc="2025-01-15T17:58:00Z">
            <w:rPr>
              <w:rFonts w:cs="Times New Roman"/>
            </w:rPr>
          </w:rPrChange>
        </w:rPr>
        <w:t xml:space="preserve">máximo </w:t>
      </w:r>
      <w:r w:rsidRPr="00963ED8">
        <w:rPr>
          <w:rFonts w:cs="Times New Roman"/>
          <w:u w:val="single"/>
          <w:lang w:val="es-CO"/>
          <w:rPrChange w:id="2160" w:author="Massiel Nayibe Moreno Ladino" w:date="2025-01-15T12:58:00Z" w16du:dateUtc="2025-01-15T17:58:00Z">
            <w:rPr>
              <w:rFonts w:cs="Times New Roman"/>
              <w:u w:val="single"/>
            </w:rPr>
          </w:rPrChange>
        </w:rPr>
        <w:t>del 15%</w:t>
      </w:r>
      <w:r w:rsidRPr="00963ED8">
        <w:rPr>
          <w:rFonts w:cs="Times New Roman"/>
          <w:lang w:val="es-CO"/>
          <w:rPrChange w:id="2161" w:author="Massiel Nayibe Moreno Ladino" w:date="2025-01-15T12:58:00Z" w16du:dateUtc="2025-01-15T17:58:00Z">
            <w:rPr>
              <w:rFonts w:cs="Times New Roman"/>
            </w:rPr>
          </w:rPrChange>
        </w:rPr>
        <w:t xml:space="preserve">, para los cambios horizontales dentro de la organización o si permanece en el mismo puesto con responsabilidades adicionales añadidas. Para un empleado que realice un cambio vertical dentro de la organización, el nuevo salario se basará en el nuevo puesto y en la </w:t>
      </w:r>
      <w:r>
        <w:fldChar w:fldCharType="begin"/>
      </w:r>
      <w:r w:rsidRPr="00963ED8">
        <w:rPr>
          <w:lang w:val="es-CO"/>
          <w:rPrChange w:id="2162" w:author="Massiel Nayibe Moreno Ladino" w:date="2025-01-15T12:58:00Z" w16du:dateUtc="2025-01-15T17:58:00Z">
            <w:rPr/>
          </w:rPrChange>
        </w:rPr>
        <w:instrText>HYPERLINK "https://partnersnet107.sharepoint.com/:f:/s/FA/EklUy1Z3hKZClsUapeKbEtwB6H4v1csBb-Ihdg3IpoNQvw?e=LM6Uxe"</w:instrText>
      </w:r>
      <w:r>
        <w:fldChar w:fldCharType="separate"/>
      </w:r>
      <w:r w:rsidRPr="00963ED8">
        <w:rPr>
          <w:rStyle w:val="Hipervnculo"/>
          <w:rFonts w:cs="Times New Roman"/>
          <w:lang w:val="es-CO"/>
          <w:rPrChange w:id="2163" w:author="Massiel Nayibe Moreno Ladino" w:date="2025-01-15T12:58:00Z" w16du:dateUtc="2025-01-15T17:58:00Z">
            <w:rPr>
              <w:rStyle w:val="Hipervnculo"/>
              <w:rFonts w:cs="Times New Roman"/>
            </w:rPr>
          </w:rPrChange>
        </w:rPr>
        <w:t xml:space="preserve">matriz salarial . </w:t>
      </w:r>
      <w:r>
        <w:fldChar w:fldCharType="end"/>
      </w:r>
      <w:r>
        <w:fldChar w:fldCharType="begin"/>
      </w:r>
      <w:r w:rsidRPr="00963ED8">
        <w:rPr>
          <w:lang w:val="es-CO"/>
          <w:rPrChange w:id="2164" w:author="Massiel Nayibe Moreno Ladino" w:date="2025-01-15T12:58:00Z" w16du:dateUtc="2025-01-15T17:58:00Z">
            <w:rPr/>
          </w:rPrChange>
        </w:rPr>
        <w:instrText>HYPERLINK "https://partnersnet107.sharepoint.com/:b:/s/FA/ESDGFmND4FBIrdHKeZ9DcnwBI2HzoCB_x9bu_PvA-DrB0g?e=C9tzoh"</w:instrText>
      </w:r>
      <w:r>
        <w:fldChar w:fldCharType="separate"/>
      </w:r>
      <w:r>
        <w:rPr>
          <w:rStyle w:val="Hipervnculo"/>
        </w:rPr>
        <w:t>https://partnersnet107.sharepoint.com/:b:/s/FA/ESDGFmND4FBIrdHKeZ9DcnwBI2HzoCB_x9bu_PvA-DrB0g?e=C9tzoh</w:t>
      </w:r>
      <w:r>
        <w:fldChar w:fldCharType="end"/>
      </w:r>
    </w:p>
    <w:p w14:paraId="11534A70" w14:textId="77777777" w:rsidR="00441859" w:rsidRPr="00963ED8" w:rsidRDefault="00DE7F5C">
      <w:pPr>
        <w:pStyle w:val="Ttulo3"/>
        <w:rPr>
          <w:lang w:val="es-CO"/>
          <w:rPrChange w:id="2165" w:author="Massiel Nayibe Moreno Ladino" w:date="2025-01-15T12:58:00Z" w16du:dateUtc="2025-01-15T17:58:00Z">
            <w:rPr/>
          </w:rPrChange>
        </w:rPr>
      </w:pPr>
      <w:bookmarkStart w:id="2166" w:name="_Toc182401230"/>
      <w:bookmarkStart w:id="2167" w:name="_Toc185435319"/>
      <w:r w:rsidRPr="00963ED8">
        <w:rPr>
          <w:lang w:val="es-CO"/>
          <w:rPrChange w:id="2168" w:author="Massiel Nayibe Moreno Ladino" w:date="2025-01-15T12:58:00Z" w16du:dateUtc="2025-01-15T17:58:00Z">
            <w:rPr/>
          </w:rPrChange>
        </w:rPr>
        <w:t xml:space="preserve">8.3.4 Contratación interna sin publicación interna de ofertas de empleo </w:t>
      </w:r>
      <w:bookmarkEnd w:id="2166"/>
      <w:bookmarkEnd w:id="2167"/>
    </w:p>
    <w:p w14:paraId="435B770A" w14:textId="77777777" w:rsidR="00441859" w:rsidRPr="00963ED8" w:rsidRDefault="00DE7F5C">
      <w:pPr>
        <w:spacing w:after="120" w:line="360" w:lineRule="auto"/>
        <w:jc w:val="both"/>
        <w:rPr>
          <w:rFonts w:cs="Times New Roman"/>
          <w:lang w:val="es-CO"/>
          <w:rPrChange w:id="2169" w:author="Massiel Nayibe Moreno Ladino" w:date="2025-01-15T12:58:00Z" w16du:dateUtc="2025-01-15T17:58:00Z">
            <w:rPr>
              <w:rFonts w:cs="Times New Roman"/>
            </w:rPr>
          </w:rPrChange>
        </w:rPr>
      </w:pPr>
      <w:r w:rsidRPr="00963ED8">
        <w:rPr>
          <w:rFonts w:cs="Times New Roman"/>
          <w:lang w:val="es-CO"/>
          <w:rPrChange w:id="2170" w:author="Massiel Nayibe Moreno Ladino" w:date="2025-01-15T12:58:00Z" w16du:dateUtc="2025-01-15T17:58:00Z">
            <w:rPr>
              <w:rFonts w:cs="Times New Roman"/>
            </w:rPr>
          </w:rPrChange>
        </w:rPr>
        <w:t xml:space="preserve">Los siguientes escenarios son situaciones excepcionales en las que Partners puede transferir o promocionar internamente al personal sin una publicación interna del puesto de trabajo: </w:t>
      </w:r>
    </w:p>
    <w:p w14:paraId="26F297FF" w14:textId="77777777" w:rsidR="00441859" w:rsidRPr="00963ED8" w:rsidRDefault="00DE7F5C">
      <w:pPr>
        <w:pStyle w:val="Prrafodelista"/>
        <w:numPr>
          <w:ilvl w:val="0"/>
          <w:numId w:val="106"/>
        </w:numPr>
        <w:spacing w:after="120" w:line="360" w:lineRule="auto"/>
        <w:jc w:val="both"/>
        <w:rPr>
          <w:rFonts w:cs="Times New Roman"/>
          <w:lang w:val="es-CO"/>
          <w:rPrChange w:id="2171" w:author="Massiel Nayibe Moreno Ladino" w:date="2025-01-15T12:58:00Z" w16du:dateUtc="2025-01-15T17:58:00Z">
            <w:rPr>
              <w:rFonts w:cs="Times New Roman"/>
            </w:rPr>
          </w:rPrChange>
        </w:rPr>
      </w:pPr>
      <w:r w:rsidRPr="00963ED8">
        <w:rPr>
          <w:rFonts w:cs="Times New Roman"/>
          <w:lang w:val="es-CO"/>
          <w:rPrChange w:id="2172" w:author="Massiel Nayibe Moreno Ladino" w:date="2025-01-15T12:58:00Z" w16du:dateUtc="2025-01-15T17:58:00Z">
            <w:rPr>
              <w:rFonts w:cs="Times New Roman"/>
            </w:rPr>
          </w:rPrChange>
        </w:rPr>
        <w:t xml:space="preserve">Como parte del cierre de un proyecto o la eliminación de un puesto, en un esfuerzo por retener al personal. </w:t>
      </w:r>
    </w:p>
    <w:p w14:paraId="43BDD18D" w14:textId="77777777" w:rsidR="00441859" w:rsidRPr="00963ED8" w:rsidRDefault="00DE7F5C">
      <w:pPr>
        <w:pStyle w:val="Prrafodelista"/>
        <w:numPr>
          <w:ilvl w:val="0"/>
          <w:numId w:val="106"/>
        </w:numPr>
        <w:spacing w:after="120" w:line="360" w:lineRule="auto"/>
        <w:jc w:val="both"/>
        <w:rPr>
          <w:rFonts w:cs="Times New Roman"/>
          <w:lang w:val="es-CO"/>
          <w:rPrChange w:id="2173" w:author="Massiel Nayibe Moreno Ladino" w:date="2025-01-15T12:58:00Z" w16du:dateUtc="2025-01-15T17:58:00Z">
            <w:rPr>
              <w:rFonts w:cs="Times New Roman"/>
            </w:rPr>
          </w:rPrChange>
        </w:rPr>
      </w:pPr>
      <w:r w:rsidRPr="00963ED8">
        <w:rPr>
          <w:rFonts w:cs="Times New Roman"/>
          <w:lang w:val="es-CO"/>
          <w:rPrChange w:id="2174" w:author="Massiel Nayibe Moreno Ladino" w:date="2025-01-15T12:58:00Z" w16du:dateUtc="2025-01-15T17:58:00Z">
            <w:rPr>
              <w:rFonts w:cs="Times New Roman"/>
            </w:rPr>
          </w:rPrChange>
        </w:rPr>
        <w:t xml:space="preserve">Por motivos de necesidad o continuidad empresarial, como la planificación de la sucesión o la identificación de candidatos internos con fines estratégicos. </w:t>
      </w:r>
    </w:p>
    <w:p w14:paraId="641CE5BD" w14:textId="77777777" w:rsidR="00441859" w:rsidRPr="00963ED8" w:rsidRDefault="00DE7F5C">
      <w:pPr>
        <w:pStyle w:val="Prrafodelista"/>
        <w:numPr>
          <w:ilvl w:val="0"/>
          <w:numId w:val="106"/>
        </w:numPr>
        <w:spacing w:after="120" w:line="360" w:lineRule="auto"/>
        <w:jc w:val="both"/>
        <w:rPr>
          <w:rFonts w:cs="Times New Roman"/>
          <w:lang w:val="es-CO"/>
          <w:rPrChange w:id="2175" w:author="Massiel Nayibe Moreno Ladino" w:date="2025-01-15T12:58:00Z" w16du:dateUtc="2025-01-15T17:58:00Z">
            <w:rPr>
              <w:rFonts w:cs="Times New Roman"/>
            </w:rPr>
          </w:rPrChange>
        </w:rPr>
      </w:pPr>
      <w:r w:rsidRPr="00963ED8">
        <w:rPr>
          <w:rFonts w:cs="Times New Roman"/>
          <w:lang w:val="es-CO"/>
          <w:rPrChange w:id="2176" w:author="Massiel Nayibe Moreno Ladino" w:date="2025-01-15T12:58:00Z" w16du:dateUtc="2025-01-15T17:58:00Z">
            <w:rPr>
              <w:rFonts w:cs="Times New Roman"/>
            </w:rPr>
          </w:rPrChange>
        </w:rPr>
        <w:t xml:space="preserve">Si es necesario mantener una estricta confidencialidad por motivos de seguridad. </w:t>
      </w:r>
    </w:p>
    <w:p w14:paraId="43A6637E" w14:textId="77777777" w:rsidR="00441859" w:rsidRPr="00963ED8" w:rsidRDefault="00DE7F5C">
      <w:pPr>
        <w:pStyle w:val="Prrafodelista"/>
        <w:numPr>
          <w:ilvl w:val="0"/>
          <w:numId w:val="106"/>
        </w:numPr>
        <w:spacing w:after="120" w:line="360" w:lineRule="auto"/>
        <w:jc w:val="both"/>
        <w:rPr>
          <w:rFonts w:cs="Times New Roman"/>
          <w:lang w:val="es-CO"/>
          <w:rPrChange w:id="2177" w:author="Massiel Nayibe Moreno Ladino" w:date="2025-01-15T12:58:00Z" w16du:dateUtc="2025-01-15T17:58:00Z">
            <w:rPr>
              <w:rFonts w:cs="Times New Roman"/>
            </w:rPr>
          </w:rPrChange>
        </w:rPr>
      </w:pPr>
      <w:r w:rsidRPr="00963ED8">
        <w:rPr>
          <w:rFonts w:cs="Times New Roman"/>
          <w:lang w:val="es-CO"/>
          <w:rPrChange w:id="2178" w:author="Massiel Nayibe Moreno Ladino" w:date="2025-01-15T12:58:00Z" w16du:dateUtc="2025-01-15T17:58:00Z">
            <w:rPr>
              <w:rFonts w:cs="Times New Roman"/>
            </w:rPr>
          </w:rPrChange>
        </w:rPr>
        <w:lastRenderedPageBreak/>
        <w:t xml:space="preserve">Para funciones muy especializadas o de nicho, puede haber un número limitado de candidatos adecuados. La nota debe justificar que ninguna otra persona interna está cualificada. </w:t>
      </w:r>
    </w:p>
    <w:p w14:paraId="6143BED3" w14:textId="77777777" w:rsidR="00441859" w:rsidRPr="00963ED8" w:rsidRDefault="00DE7F5C">
      <w:pPr>
        <w:pStyle w:val="Prrafodelista"/>
        <w:numPr>
          <w:ilvl w:val="0"/>
          <w:numId w:val="106"/>
        </w:numPr>
        <w:spacing w:after="120" w:line="360" w:lineRule="auto"/>
        <w:jc w:val="both"/>
        <w:rPr>
          <w:rFonts w:cs="Times New Roman"/>
          <w:lang w:val="es-CO"/>
          <w:rPrChange w:id="2179" w:author="Massiel Nayibe Moreno Ladino" w:date="2025-01-15T12:58:00Z" w16du:dateUtc="2025-01-15T17:58:00Z">
            <w:rPr>
              <w:rFonts w:cs="Times New Roman"/>
            </w:rPr>
          </w:rPrChange>
        </w:rPr>
      </w:pPr>
      <w:r w:rsidRPr="00963ED8">
        <w:rPr>
          <w:rFonts w:cs="Times New Roman"/>
          <w:lang w:val="es-CO"/>
          <w:rPrChange w:id="2180" w:author="Massiel Nayibe Moreno Ladino" w:date="2025-01-15T12:58:00Z" w16du:dateUtc="2025-01-15T17:58:00Z">
            <w:rPr>
              <w:rFonts w:cs="Times New Roman"/>
            </w:rPr>
          </w:rPrChange>
        </w:rPr>
        <w:t xml:space="preserve">Para el desarrollo de los empleados, los socios pueden identificar proactivamente a los empleados de alto potencial y crear oportunidades de crecimiento para ellos. Este escenario requiere una evaluación del rendimiento para justificar a los empleados de alto potencial. </w:t>
      </w:r>
    </w:p>
    <w:p w14:paraId="7EFC8DA0" w14:textId="77777777" w:rsidR="00441859" w:rsidRPr="00963ED8" w:rsidRDefault="00DE7F5C">
      <w:pPr>
        <w:spacing w:after="120" w:line="360" w:lineRule="auto"/>
        <w:jc w:val="both"/>
        <w:rPr>
          <w:rFonts w:cs="Times New Roman"/>
          <w:lang w:val="es-CO"/>
          <w:rPrChange w:id="2181" w:author="Massiel Nayibe Moreno Ladino" w:date="2025-01-15T12:58:00Z" w16du:dateUtc="2025-01-15T17:58:00Z">
            <w:rPr>
              <w:rFonts w:cs="Times New Roman"/>
            </w:rPr>
          </w:rPrChange>
        </w:rPr>
      </w:pPr>
      <w:r w:rsidRPr="00963ED8">
        <w:rPr>
          <w:rFonts w:cs="Times New Roman"/>
          <w:lang w:val="es-CO"/>
          <w:rPrChange w:id="2182" w:author="Massiel Nayibe Moreno Ladino" w:date="2025-01-15T12:58:00Z" w16du:dateUtc="2025-01-15T17:58:00Z">
            <w:rPr>
              <w:rFonts w:cs="Times New Roman"/>
            </w:rPr>
          </w:rPrChange>
        </w:rPr>
        <w:t xml:space="preserve">Si se lleva a cabo un reclutamiento interno sin un anuncio de trabajo interno, el empleado debe someterse a un proceso de entrevista formal. Si después del proceso de entrevista Partners va a proceder con el empleado, entonces el Director de Proyecto/Unidad debe redactar un </w:t>
      </w:r>
      <w:r>
        <w:fldChar w:fldCharType="begin"/>
      </w:r>
      <w:r w:rsidRPr="00963ED8">
        <w:rPr>
          <w:lang w:val="es-CO"/>
          <w:rPrChange w:id="2183" w:author="Massiel Nayibe Moreno Ladino" w:date="2025-01-15T12:58:00Z" w16du:dateUtc="2025-01-15T17:58:00Z">
            <w:rPr/>
          </w:rPrChange>
        </w:rPr>
        <w:instrText>HYPERLINK "https://app.pandadoc.com/a/" \l "/templates/5Sbh35pA4dMkwDemnFQfea"</w:instrText>
      </w:r>
      <w:r>
        <w:fldChar w:fldCharType="separate"/>
      </w:r>
      <w:r w:rsidRPr="00963ED8">
        <w:rPr>
          <w:rStyle w:val="Hipervnculo"/>
          <w:rFonts w:cs="Times New Roman"/>
          <w:lang w:val="es-CO"/>
          <w:rPrChange w:id="2184" w:author="Massiel Nayibe Moreno Ladino" w:date="2025-01-15T12:58:00Z" w16du:dateUtc="2025-01-15T17:58:00Z">
            <w:rPr>
              <w:rStyle w:val="Hipervnculo"/>
              <w:rFonts w:cs="Times New Roman"/>
            </w:rPr>
          </w:rPrChange>
        </w:rPr>
        <w:t>Memorando de Selección</w:t>
      </w:r>
      <w:r>
        <w:fldChar w:fldCharType="end"/>
      </w:r>
      <w:r w:rsidRPr="00963ED8">
        <w:rPr>
          <w:rFonts w:cs="Times New Roman"/>
          <w:lang w:val="es-CO"/>
          <w:rPrChange w:id="2185" w:author="Massiel Nayibe Moreno Ladino" w:date="2025-01-15T12:58:00Z" w16du:dateUtc="2025-01-15T17:58:00Z">
            <w:rPr>
              <w:rFonts w:cs="Times New Roman"/>
            </w:rPr>
          </w:rPrChange>
        </w:rPr>
        <w:t xml:space="preserve"> y documentación de apoyo para justificar uno (o más) de los puntos 1-5 anteriores. </w:t>
      </w:r>
      <w:r w:rsidRPr="00963ED8">
        <w:rPr>
          <w:rFonts w:cs="Times New Roman"/>
          <w:u w:val="single"/>
          <w:lang w:val="es-CO"/>
          <w:rPrChange w:id="2186" w:author="Massiel Nayibe Moreno Ladino" w:date="2025-01-15T12:58:00Z" w16du:dateUtc="2025-01-15T17:58:00Z">
            <w:rPr>
              <w:rFonts w:cs="Times New Roman"/>
              <w:u w:val="single"/>
            </w:rPr>
          </w:rPrChange>
        </w:rPr>
        <w:t>La contratación interna sin un anuncio de empleo interno debe ser una excepción y se utiliza raramente</w:t>
      </w:r>
      <w:r w:rsidRPr="00963ED8">
        <w:rPr>
          <w:rFonts w:cs="Times New Roman"/>
          <w:lang w:val="es-CO"/>
          <w:rPrChange w:id="2187" w:author="Massiel Nayibe Moreno Ladino" w:date="2025-01-15T12:58:00Z" w16du:dateUtc="2025-01-15T17:58:00Z">
            <w:rPr>
              <w:rFonts w:cs="Times New Roman"/>
            </w:rPr>
          </w:rPrChange>
        </w:rPr>
        <w:t xml:space="preserve">. </w:t>
      </w:r>
    </w:p>
    <w:p w14:paraId="6A716FE1" w14:textId="7DF6721E" w:rsidR="00441859" w:rsidRDefault="00DE7F5C" w:rsidP="60B486DD">
      <w:pPr>
        <w:spacing w:after="120" w:line="360" w:lineRule="auto"/>
        <w:jc w:val="both"/>
        <w:rPr>
          <w:ins w:id="2188" w:author="Paola Sarmiento" w:date="2024-12-19T22:01:00Z" w16du:dateUtc="2024-12-19T22:01:32Z"/>
          <w:rFonts w:eastAsia="Times New Roman" w:cs="Times New Roman"/>
          <w:lang w:val="es-ES"/>
        </w:rPr>
      </w:pPr>
      <w:r w:rsidRPr="60B486DD">
        <w:rPr>
          <w:rFonts w:cs="Times New Roman"/>
          <w:lang w:val="es-ES"/>
        </w:rPr>
        <w:t xml:space="preserve">Si la promoción se realiza internamente, el empleado puede tener derecho a un </w:t>
      </w:r>
      <w:r w:rsidRPr="60B486DD">
        <w:rPr>
          <w:rFonts w:cs="Times New Roman"/>
          <w:u w:val="single"/>
          <w:lang w:val="es-ES"/>
        </w:rPr>
        <w:t xml:space="preserve">aumento salarial </w:t>
      </w:r>
      <w:r w:rsidRPr="60B486DD">
        <w:rPr>
          <w:rFonts w:cs="Times New Roman"/>
          <w:lang w:val="es-ES"/>
        </w:rPr>
        <w:t xml:space="preserve">máximo </w:t>
      </w:r>
      <w:r w:rsidRPr="60B486DD">
        <w:rPr>
          <w:rFonts w:cs="Times New Roman"/>
          <w:u w:val="single"/>
          <w:lang w:val="es-ES"/>
        </w:rPr>
        <w:t>del 15%</w:t>
      </w:r>
      <w:r w:rsidRPr="60B486DD">
        <w:rPr>
          <w:rFonts w:cs="Times New Roman"/>
          <w:lang w:val="es-ES"/>
        </w:rPr>
        <w:t xml:space="preserve">, para los movimientos horizontales dentro de la organización o si permanece en </w:t>
      </w:r>
      <w:r w:rsidR="00CF7703" w:rsidRPr="60B486DD">
        <w:rPr>
          <w:rFonts w:cs="Times New Roman"/>
          <w:lang w:val="es-ES"/>
        </w:rPr>
        <w:t xml:space="preserve">el mismo </w:t>
      </w:r>
      <w:r w:rsidRPr="60B486DD">
        <w:rPr>
          <w:rFonts w:cs="Times New Roman"/>
          <w:lang w:val="es-ES"/>
        </w:rPr>
        <w:t xml:space="preserve">puesto con responsabilidades adicionales añadidas. Para un empleado que realice un cambio vertical dentro de la organización, el nuevo salario se basará en el nuevo puesto y en la </w:t>
      </w:r>
      <w:r>
        <w:fldChar w:fldCharType="begin"/>
      </w:r>
      <w:r w:rsidRPr="00963ED8">
        <w:rPr>
          <w:lang w:val="es-CO"/>
          <w:rPrChange w:id="2189" w:author="Massiel Nayibe Moreno Ladino" w:date="2025-01-15T12:58:00Z" w16du:dateUtc="2025-01-15T17:58:00Z">
            <w:rPr/>
          </w:rPrChange>
        </w:rPr>
        <w:instrText>HYPERLINK "https://partnersnet107.sharepoint.com/:f:/s/FA/EklUy1Z3hKZClsUapeKbEtwB6H4v1csBb-Ihdg3IpoNQvw?e=LM6Uxe" \h</w:instrText>
      </w:r>
      <w:r>
        <w:fldChar w:fldCharType="separate"/>
      </w:r>
      <w:r w:rsidRPr="60B486DD">
        <w:rPr>
          <w:rStyle w:val="Hipervnculo"/>
          <w:rFonts w:cs="Times New Roman"/>
          <w:lang w:val="es-ES"/>
        </w:rPr>
        <w:t>matriz salarial</w:t>
      </w:r>
      <w:r>
        <w:fldChar w:fldCharType="end"/>
      </w:r>
      <w:r w:rsidRPr="60B486DD">
        <w:rPr>
          <w:rFonts w:cs="Times New Roman"/>
          <w:lang w:val="es-ES"/>
        </w:rPr>
        <w:t>.</w:t>
      </w:r>
      <w:del w:id="2190" w:author="Paola Sarmiento" w:date="2024-12-19T22:01:00Z">
        <w:r w:rsidRPr="60B486DD" w:rsidDel="00DE7F5C">
          <w:rPr>
            <w:rFonts w:cs="Times New Roman"/>
            <w:lang w:val="es-ES"/>
          </w:rPr>
          <w:delText xml:space="preserve"> </w:delText>
        </w:r>
      </w:del>
      <w:ins w:id="2191" w:author="Paola Sarmiento" w:date="2024-12-19T22:01:00Z">
        <w:r w:rsidR="7538E0F0" w:rsidRPr="60B486DD">
          <w:rPr>
            <w:rFonts w:eastAsia="Times New Roman" w:cs="Times New Roman"/>
            <w:lang w:val="es-ES"/>
          </w:rPr>
          <w:t xml:space="preserve">si el aumento es </w:t>
        </w:r>
      </w:ins>
      <w:ins w:id="2192" w:author="Paola Sarmiento" w:date="2024-12-19T22:02:00Z">
        <w:r w:rsidR="7538E0F0" w:rsidRPr="60B486DD">
          <w:rPr>
            <w:rFonts w:eastAsia="Times New Roman" w:cs="Times New Roman"/>
            <w:lang w:val="es-ES"/>
          </w:rPr>
          <w:t>mayor a 15%</w:t>
        </w:r>
      </w:ins>
      <w:ins w:id="2193" w:author="Paola Sarmiento" w:date="2024-12-19T22:01:00Z">
        <w:r w:rsidR="7538E0F0" w:rsidRPr="60B486DD">
          <w:rPr>
            <w:rFonts w:eastAsia="Times New Roman" w:cs="Times New Roman"/>
            <w:lang w:val="es-ES"/>
          </w:rPr>
          <w:t xml:space="preserve">, </w:t>
        </w:r>
      </w:ins>
      <w:ins w:id="2194" w:author="Paola Sarmiento" w:date="2024-12-19T22:02:00Z">
        <w:r w:rsidR="7538E0F0" w:rsidRPr="60B486DD">
          <w:rPr>
            <w:rFonts w:eastAsia="Times New Roman" w:cs="Times New Roman"/>
            <w:lang w:val="es-ES"/>
          </w:rPr>
          <w:t xml:space="preserve">se </w:t>
        </w:r>
      </w:ins>
      <w:ins w:id="2195" w:author="Paola Sarmiento" w:date="2024-12-19T22:01:00Z">
        <w:r w:rsidR="7538E0F0" w:rsidRPr="60B486DD">
          <w:rPr>
            <w:rFonts w:eastAsia="Times New Roman" w:cs="Times New Roman"/>
            <w:lang w:val="es-ES"/>
          </w:rPr>
          <w:t>necesit</w:t>
        </w:r>
      </w:ins>
      <w:ins w:id="2196" w:author="Paola Sarmiento" w:date="2024-12-19T22:02:00Z">
        <w:r w:rsidR="7538E0F0" w:rsidRPr="60B486DD">
          <w:rPr>
            <w:rFonts w:eastAsia="Times New Roman" w:cs="Times New Roman"/>
            <w:lang w:val="es-ES"/>
          </w:rPr>
          <w:t>a</w:t>
        </w:r>
      </w:ins>
      <w:ins w:id="2197" w:author="Paola Sarmiento" w:date="2024-12-19T22:01:00Z">
        <w:r w:rsidR="7538E0F0" w:rsidRPr="60B486DD">
          <w:rPr>
            <w:rFonts w:eastAsia="Times New Roman" w:cs="Times New Roman"/>
            <w:lang w:val="es-ES"/>
          </w:rPr>
          <w:t xml:space="preserve"> la aprobación de l</w:t>
        </w:r>
      </w:ins>
      <w:ins w:id="2198" w:author="Paola Sarmiento" w:date="2024-12-19T22:02:00Z">
        <w:r w:rsidR="7538E0F0" w:rsidRPr="60B486DD">
          <w:rPr>
            <w:rFonts w:eastAsia="Times New Roman" w:cs="Times New Roman"/>
            <w:lang w:val="es-ES"/>
          </w:rPr>
          <w:t>a</w:t>
        </w:r>
      </w:ins>
      <w:ins w:id="2199" w:author="Paola Sarmiento" w:date="2024-12-19T22:01:00Z">
        <w:r w:rsidR="7538E0F0" w:rsidRPr="60B486DD">
          <w:rPr>
            <w:rFonts w:eastAsia="Times New Roman" w:cs="Times New Roman"/>
            <w:lang w:val="es-ES"/>
          </w:rPr>
          <w:t xml:space="preserve"> </w:t>
        </w:r>
      </w:ins>
      <w:ins w:id="2200" w:author="Paola Sarmiento" w:date="2024-12-19T22:02:00Z">
        <w:r w:rsidR="7538E0F0" w:rsidRPr="60B486DD">
          <w:rPr>
            <w:rFonts w:eastAsia="Times New Roman" w:cs="Times New Roman"/>
            <w:lang w:val="es-ES"/>
          </w:rPr>
          <w:t>V</w:t>
        </w:r>
      </w:ins>
      <w:ins w:id="2201" w:author="Paola Sarmiento" w:date="2024-12-19T22:01:00Z">
        <w:r w:rsidR="7538E0F0" w:rsidRPr="60B486DD">
          <w:rPr>
            <w:rFonts w:eastAsia="Times New Roman" w:cs="Times New Roman"/>
            <w:lang w:val="es-ES"/>
          </w:rPr>
          <w:t xml:space="preserve">icepresidente </w:t>
        </w:r>
      </w:ins>
      <w:ins w:id="2202" w:author="Paola Sarmiento" w:date="2024-12-19T22:02:00Z">
        <w:r w:rsidR="7538E0F0" w:rsidRPr="60B486DD">
          <w:rPr>
            <w:rFonts w:eastAsia="Times New Roman" w:cs="Times New Roman"/>
            <w:lang w:val="es-ES"/>
          </w:rPr>
          <w:t>S</w:t>
        </w:r>
      </w:ins>
      <w:ins w:id="2203" w:author="Paola Sarmiento" w:date="2024-12-19T22:01:00Z">
        <w:r w:rsidR="7538E0F0" w:rsidRPr="60B486DD">
          <w:rPr>
            <w:rFonts w:eastAsia="Times New Roman" w:cs="Times New Roman"/>
            <w:lang w:val="es-ES"/>
          </w:rPr>
          <w:t xml:space="preserve">énior de </w:t>
        </w:r>
      </w:ins>
      <w:ins w:id="2204" w:author="Paola Sarmiento" w:date="2024-12-19T22:02:00Z">
        <w:r w:rsidR="7538E0F0" w:rsidRPr="60B486DD">
          <w:rPr>
            <w:rFonts w:eastAsia="Times New Roman" w:cs="Times New Roman"/>
            <w:lang w:val="es-ES"/>
          </w:rPr>
          <w:t>P</w:t>
        </w:r>
      </w:ins>
      <w:ins w:id="2205" w:author="Paola Sarmiento" w:date="2024-12-19T22:01:00Z">
        <w:r w:rsidR="7538E0F0" w:rsidRPr="60B486DD">
          <w:rPr>
            <w:rFonts w:eastAsia="Times New Roman" w:cs="Times New Roman"/>
            <w:lang w:val="es-ES"/>
          </w:rPr>
          <w:t>rogramas.</w:t>
        </w:r>
      </w:ins>
      <w:ins w:id="2206" w:author="Paola Sarmiento" w:date="2024-12-19T22:02:00Z">
        <w:r w:rsidR="7538E0F0" w:rsidRPr="60B486DD">
          <w:rPr>
            <w:rFonts w:eastAsia="Times New Roman" w:cs="Times New Roman"/>
            <w:lang w:val="es-ES"/>
          </w:rPr>
          <w:t xml:space="preserve"> </w:t>
        </w:r>
      </w:ins>
    </w:p>
    <w:p w14:paraId="39D21F52" w14:textId="1729B7D1" w:rsidR="00441859" w:rsidRPr="00963ED8" w:rsidRDefault="00441859">
      <w:pPr>
        <w:spacing w:after="120" w:line="360" w:lineRule="auto"/>
        <w:jc w:val="both"/>
        <w:rPr>
          <w:rFonts w:cs="Times New Roman"/>
          <w:lang w:val="es-CO"/>
          <w:rPrChange w:id="2207" w:author="Massiel Nayibe Moreno Ladino" w:date="2025-01-15T12:58:00Z" w16du:dateUtc="2025-01-15T17:58:00Z">
            <w:rPr>
              <w:rFonts w:cs="Times New Roman"/>
            </w:rPr>
          </w:rPrChange>
        </w:rPr>
      </w:pPr>
    </w:p>
    <w:p w14:paraId="4D0871B8" w14:textId="77777777" w:rsidR="00441859" w:rsidRPr="00963ED8" w:rsidRDefault="00DE7F5C">
      <w:pPr>
        <w:pStyle w:val="Ttulo3"/>
        <w:rPr>
          <w:lang w:val="es-CO"/>
          <w:rPrChange w:id="2208" w:author="Massiel Nayibe Moreno Ladino" w:date="2025-01-15T12:58:00Z" w16du:dateUtc="2025-01-15T17:58:00Z">
            <w:rPr/>
          </w:rPrChange>
        </w:rPr>
      </w:pPr>
      <w:bookmarkStart w:id="2209" w:name="_Toc182401231"/>
      <w:bookmarkStart w:id="2210" w:name="_Toc185435320"/>
      <w:r w:rsidRPr="00963ED8">
        <w:rPr>
          <w:lang w:val="es-CO"/>
          <w:rPrChange w:id="2211" w:author="Massiel Nayibe Moreno Ladino" w:date="2025-01-15T12:58:00Z" w16du:dateUtc="2025-01-15T17:58:00Z">
            <w:rPr/>
          </w:rPrChange>
        </w:rPr>
        <w:t xml:space="preserve">8.3.5 Contratación externa </w:t>
      </w:r>
      <w:bookmarkEnd w:id="2209"/>
      <w:bookmarkEnd w:id="2210"/>
    </w:p>
    <w:p w14:paraId="57FF6D05" w14:textId="77777777" w:rsidR="00441859" w:rsidRDefault="00DE7F5C">
      <w:pPr>
        <w:spacing w:after="120" w:line="360" w:lineRule="auto"/>
        <w:jc w:val="both"/>
        <w:rPr>
          <w:rFonts w:cs="Times New Roman"/>
        </w:rPr>
      </w:pPr>
      <w:r w:rsidRPr="00963ED8">
        <w:rPr>
          <w:rFonts w:cs="Times New Roman"/>
          <w:lang w:val="es-CO"/>
          <w:rPrChange w:id="2212" w:author="Massiel Nayibe Moreno Ladino" w:date="2025-01-15T12:58:00Z" w16du:dateUtc="2025-01-15T17:58:00Z">
            <w:rPr>
              <w:rFonts w:cs="Times New Roman"/>
            </w:rPr>
          </w:rPrChange>
        </w:rPr>
        <w:t xml:space="preserve">Cuando sea necesaria la contratación externa para una vacante, la oferta de empleo debe anunciarse y promocionarse activamente a nivel local e internacional, según proceda. El anuncio debe ser claro, preciso y breve, pero también debe indicar las condiciones, la formación y la experiencia necesarias, así como la forma de presentar la candidatura. </w:t>
      </w:r>
      <w:r w:rsidRPr="00F52ED3">
        <w:rPr>
          <w:rFonts w:cs="Times New Roman"/>
        </w:rPr>
        <w:t xml:space="preserve">Como mínimo, los anuncios deberán proporcionar: </w:t>
      </w:r>
    </w:p>
    <w:p w14:paraId="7D063619" w14:textId="77777777" w:rsidR="00441859" w:rsidRDefault="00DE7F5C">
      <w:pPr>
        <w:pStyle w:val="Prrafodelista"/>
        <w:numPr>
          <w:ilvl w:val="0"/>
          <w:numId w:val="107"/>
        </w:numPr>
        <w:spacing w:after="120" w:line="360" w:lineRule="auto"/>
        <w:jc w:val="both"/>
        <w:rPr>
          <w:rFonts w:cs="Times New Roman"/>
        </w:rPr>
      </w:pPr>
      <w:r w:rsidRPr="005332F6">
        <w:rPr>
          <w:rFonts w:cs="Times New Roman"/>
        </w:rPr>
        <w:t xml:space="preserve">Descripción del puesto; </w:t>
      </w:r>
    </w:p>
    <w:p w14:paraId="725662C0" w14:textId="77777777" w:rsidR="00441859" w:rsidRPr="00963ED8" w:rsidRDefault="00DE7F5C">
      <w:pPr>
        <w:pStyle w:val="Prrafodelista"/>
        <w:numPr>
          <w:ilvl w:val="0"/>
          <w:numId w:val="107"/>
        </w:numPr>
        <w:spacing w:after="120" w:line="360" w:lineRule="auto"/>
        <w:jc w:val="both"/>
        <w:rPr>
          <w:rFonts w:cs="Times New Roman"/>
          <w:lang w:val="es-CO"/>
          <w:rPrChange w:id="2213" w:author="Massiel Nayibe Moreno Ladino" w:date="2025-01-15T12:58:00Z" w16du:dateUtc="2025-01-15T17:58:00Z">
            <w:rPr>
              <w:rFonts w:cs="Times New Roman"/>
            </w:rPr>
          </w:rPrChange>
        </w:rPr>
      </w:pPr>
      <w:r w:rsidRPr="00963ED8">
        <w:rPr>
          <w:rFonts w:cs="Times New Roman"/>
          <w:lang w:val="es-CO"/>
          <w:rPrChange w:id="2214" w:author="Massiel Nayibe Moreno Ladino" w:date="2025-01-15T12:58:00Z" w16du:dateUtc="2025-01-15T17:58:00Z">
            <w:rPr>
              <w:rFonts w:cs="Times New Roman"/>
            </w:rPr>
          </w:rPrChange>
        </w:rPr>
        <w:t xml:space="preserve">Información sobre la formación y experiencia necesarias del candidato; </w:t>
      </w:r>
    </w:p>
    <w:p w14:paraId="771761BF" w14:textId="77777777" w:rsidR="00441859" w:rsidRPr="00963ED8" w:rsidRDefault="00DE7F5C">
      <w:pPr>
        <w:pStyle w:val="Prrafodelista"/>
        <w:numPr>
          <w:ilvl w:val="0"/>
          <w:numId w:val="107"/>
        </w:numPr>
        <w:spacing w:after="120" w:line="360" w:lineRule="auto"/>
        <w:jc w:val="both"/>
        <w:rPr>
          <w:rFonts w:cs="Times New Roman"/>
          <w:lang w:val="es-CO"/>
          <w:rPrChange w:id="2215" w:author="Massiel Nayibe Moreno Ladino" w:date="2025-01-15T12:58:00Z" w16du:dateUtc="2025-01-15T17:58:00Z">
            <w:rPr>
              <w:rFonts w:cs="Times New Roman"/>
            </w:rPr>
          </w:rPrChange>
        </w:rPr>
      </w:pPr>
      <w:r w:rsidRPr="00963ED8">
        <w:rPr>
          <w:rFonts w:cs="Times New Roman"/>
          <w:lang w:val="es-CO"/>
          <w:rPrChange w:id="2216" w:author="Massiel Nayibe Moreno Ladino" w:date="2025-01-15T12:58:00Z" w16du:dateUtc="2025-01-15T17:58:00Z">
            <w:rPr>
              <w:rFonts w:cs="Times New Roman"/>
            </w:rPr>
          </w:rPrChange>
        </w:rPr>
        <w:t xml:space="preserve">Lugar y plazo de presentación de las candidaturas. </w:t>
      </w:r>
    </w:p>
    <w:p w14:paraId="570DE248" w14:textId="77777777" w:rsidR="00441859" w:rsidRPr="00963ED8" w:rsidRDefault="00DE7F5C">
      <w:pPr>
        <w:spacing w:after="120" w:line="360" w:lineRule="auto"/>
        <w:jc w:val="both"/>
        <w:rPr>
          <w:rFonts w:cs="Times New Roman"/>
          <w:lang w:val="es-CO"/>
          <w:rPrChange w:id="2217" w:author="Massiel Nayibe Moreno Ladino" w:date="2025-01-15T12:58:00Z" w16du:dateUtc="2025-01-15T17:58:00Z">
            <w:rPr>
              <w:rFonts w:cs="Times New Roman"/>
            </w:rPr>
          </w:rPrChange>
        </w:rPr>
      </w:pPr>
      <w:r w:rsidRPr="00963ED8">
        <w:rPr>
          <w:rFonts w:cs="Times New Roman"/>
          <w:lang w:val="es-CO"/>
          <w:rPrChange w:id="2218" w:author="Massiel Nayibe Moreno Ladino" w:date="2025-01-15T12:58:00Z" w16du:dateUtc="2025-01-15T17:58:00Z">
            <w:rPr>
              <w:rFonts w:cs="Times New Roman"/>
            </w:rPr>
          </w:rPrChange>
        </w:rPr>
        <w:lastRenderedPageBreak/>
        <w:t xml:space="preserve">Todos los anuncios de empleo deben crearse utilizando </w:t>
      </w:r>
      <w:r>
        <w:fldChar w:fldCharType="begin"/>
      </w:r>
      <w:r w:rsidRPr="00963ED8">
        <w:rPr>
          <w:lang w:val="es-CO"/>
          <w:rPrChange w:id="2219" w:author="Massiel Nayibe Moreno Ladino" w:date="2025-01-15T12:58:00Z" w16du:dateUtc="2025-01-15T17:58:00Z">
            <w:rPr/>
          </w:rPrChange>
        </w:rPr>
        <w:instrText>HYPERLINK "https://partnersnet107.sharepoint.com/:f:/s/FA/Eq5XXOBhJW9MsOB8urUTVEMBV1uznR9_L3yhCgNjlhZY5Q?e=Giaz9B"</w:instrText>
      </w:r>
      <w:r>
        <w:fldChar w:fldCharType="separate"/>
      </w:r>
      <w:r w:rsidRPr="00963ED8">
        <w:rPr>
          <w:rStyle w:val="Hipervnculo"/>
          <w:rFonts w:cs="Times New Roman"/>
          <w:lang w:val="es-CO"/>
          <w:rPrChange w:id="2220" w:author="Massiel Nayibe Moreno Ladino" w:date="2025-01-15T12:58:00Z" w16du:dateUtc="2025-01-15T17:58:00Z">
            <w:rPr>
              <w:rStyle w:val="Hipervnculo"/>
              <w:rFonts w:cs="Times New Roman"/>
            </w:rPr>
          </w:rPrChange>
        </w:rPr>
        <w:t>la plantilla estándar de anuncios de empleo de Partners</w:t>
      </w:r>
      <w:r>
        <w:fldChar w:fldCharType="end"/>
      </w:r>
      <w:r w:rsidRPr="00963ED8">
        <w:rPr>
          <w:rFonts w:cs="Times New Roman"/>
          <w:lang w:val="es-CO"/>
          <w:rPrChange w:id="2221" w:author="Massiel Nayibe Moreno Ladino" w:date="2025-01-15T12:58:00Z" w16du:dateUtc="2025-01-15T17:58:00Z">
            <w:rPr>
              <w:rFonts w:cs="Times New Roman"/>
            </w:rPr>
          </w:rPrChange>
        </w:rPr>
        <w:t xml:space="preserve">. Todas las ofertas deben anunciarse durante un mínimo de cinco (5) días hábiles con reclutamiento activo. Reclutamiento activo significa un mínimo de anuncios en el sitio web de Partners y en otro sitio web de empleo de alto tráfico. La prueba del anuncio debe ser retenida como parte del paquete de documentación de reclutamiento. </w:t>
      </w:r>
    </w:p>
    <w:p w14:paraId="4AAED4C6" w14:textId="77777777" w:rsidR="00441859" w:rsidRPr="00963ED8" w:rsidRDefault="00DE7F5C">
      <w:pPr>
        <w:spacing w:after="120" w:line="360" w:lineRule="auto"/>
        <w:jc w:val="both"/>
        <w:rPr>
          <w:rFonts w:cs="Times New Roman"/>
          <w:lang w:val="es-CO"/>
          <w:rPrChange w:id="2222" w:author="Massiel Nayibe Moreno Ladino" w:date="2025-01-15T12:58:00Z" w16du:dateUtc="2025-01-15T17:58:00Z">
            <w:rPr>
              <w:rFonts w:cs="Times New Roman"/>
            </w:rPr>
          </w:rPrChange>
        </w:rPr>
      </w:pPr>
      <w:r w:rsidRPr="00963ED8">
        <w:rPr>
          <w:rFonts w:cs="Times New Roman"/>
          <w:lang w:val="es-CO"/>
          <w:rPrChange w:id="2223" w:author="Massiel Nayibe Moreno Ladino" w:date="2025-01-15T12:58:00Z" w16du:dateUtc="2025-01-15T17:58:00Z">
            <w:rPr>
              <w:rFonts w:cs="Times New Roman"/>
            </w:rPr>
          </w:rPrChange>
        </w:rPr>
        <w:t xml:space="preserve">Nota: algunos proyectos exigirán cualificaciones/requisitos específicos antes de contratar a personal clave. Deberán respetarse los requisitos específicos de los donantes a la hora de contratar personal. La información final del candidato se enviará a la sede de </w:t>
      </w:r>
      <w:r w:rsidR="00455CE4" w:rsidRPr="00963ED8">
        <w:rPr>
          <w:rFonts w:cs="Times New Roman"/>
          <w:lang w:val="es-CO"/>
          <w:rPrChange w:id="2224" w:author="Massiel Nayibe Moreno Ladino" w:date="2025-01-15T12:58:00Z" w16du:dateUtc="2025-01-15T17:58:00Z">
            <w:rPr>
              <w:rFonts w:cs="Times New Roman"/>
            </w:rPr>
          </w:rPrChange>
        </w:rPr>
        <w:t xml:space="preserve">la DP </w:t>
      </w:r>
      <w:r w:rsidRPr="00963ED8">
        <w:rPr>
          <w:rFonts w:cs="Times New Roman"/>
          <w:lang w:val="es-CO"/>
          <w:rPrChange w:id="2225" w:author="Massiel Nayibe Moreno Ladino" w:date="2025-01-15T12:58:00Z" w16du:dateUtc="2025-01-15T17:58:00Z">
            <w:rPr>
              <w:rFonts w:cs="Times New Roman"/>
            </w:rPr>
          </w:rPrChange>
        </w:rPr>
        <w:t>y de los socios para su aprobación final.</w:t>
      </w:r>
    </w:p>
    <w:p w14:paraId="302589FF" w14:textId="77777777" w:rsidR="00441859" w:rsidRPr="00963ED8" w:rsidRDefault="00DE7F5C">
      <w:pPr>
        <w:spacing w:after="120" w:line="360" w:lineRule="auto"/>
        <w:jc w:val="both"/>
        <w:rPr>
          <w:rFonts w:cs="Times New Roman"/>
          <w:lang w:val="es-CO"/>
          <w:rPrChange w:id="2226" w:author="Massiel Nayibe Moreno Ladino" w:date="2025-01-15T12:58:00Z" w16du:dateUtc="2025-01-15T17:58:00Z">
            <w:rPr>
              <w:rFonts w:cs="Times New Roman"/>
            </w:rPr>
          </w:rPrChange>
        </w:rPr>
      </w:pPr>
      <w:r w:rsidRPr="00963ED8">
        <w:rPr>
          <w:rFonts w:cs="Times New Roman"/>
          <w:lang w:val="es-CO"/>
          <w:rPrChange w:id="2227" w:author="Massiel Nayibe Moreno Ladino" w:date="2025-01-15T12:58:00Z" w16du:dateUtc="2025-01-15T17:58:00Z">
            <w:rPr>
              <w:rFonts w:cs="Times New Roman"/>
            </w:rPr>
          </w:rPrChange>
        </w:rPr>
        <w:t xml:space="preserve">Mientras tanto, el </w:t>
      </w:r>
      <w:r w:rsidR="00455CE4" w:rsidRPr="00963ED8">
        <w:rPr>
          <w:rFonts w:cs="Times New Roman"/>
          <w:lang w:val="es-CO"/>
          <w:rPrChange w:id="2228" w:author="Massiel Nayibe Moreno Ladino" w:date="2025-01-15T12:58:00Z" w16du:dateUtc="2025-01-15T17:58:00Z">
            <w:rPr>
              <w:rFonts w:cs="Times New Roman"/>
            </w:rPr>
          </w:rPrChange>
        </w:rPr>
        <w:t xml:space="preserve">DP </w:t>
      </w:r>
      <w:r w:rsidRPr="00963ED8">
        <w:rPr>
          <w:rFonts w:cs="Times New Roman"/>
          <w:lang w:val="es-CO"/>
          <w:rPrChange w:id="2229" w:author="Massiel Nayibe Moreno Ladino" w:date="2025-01-15T12:58:00Z" w16du:dateUtc="2025-01-15T17:58:00Z">
            <w:rPr>
              <w:rFonts w:cs="Times New Roman"/>
            </w:rPr>
          </w:rPrChange>
        </w:rPr>
        <w:t xml:space="preserve">debe realizar comprobaciones de referencias en </w:t>
      </w:r>
      <w:r>
        <w:fldChar w:fldCharType="begin"/>
      </w:r>
      <w:r w:rsidRPr="00963ED8">
        <w:rPr>
          <w:lang w:val="es-CO"/>
          <w:rPrChange w:id="2230" w:author="Massiel Nayibe Moreno Ladino" w:date="2025-01-15T12:58:00Z" w16du:dateUtc="2025-01-15T17:58:00Z">
            <w:rPr/>
          </w:rPrChange>
        </w:rPr>
        <w:instrText>HYPERLINK \l "_Annex_L:_Reference"</w:instrText>
      </w:r>
      <w:r>
        <w:fldChar w:fldCharType="separate"/>
      </w:r>
      <w:r w:rsidRPr="00963ED8">
        <w:rPr>
          <w:rStyle w:val="Hipervnculo"/>
          <w:rFonts w:cs="Times New Roman"/>
          <w:lang w:val="es-CO"/>
          <w:rPrChange w:id="2231" w:author="Massiel Nayibe Moreno Ladino" w:date="2025-01-15T12:58:00Z" w16du:dateUtc="2025-01-15T17:58:00Z">
            <w:rPr>
              <w:rStyle w:val="Hipervnculo"/>
              <w:rFonts w:cs="Times New Roman"/>
            </w:rPr>
          </w:rPrChange>
        </w:rPr>
        <w:t>el Anexo L</w:t>
      </w:r>
      <w:r>
        <w:fldChar w:fldCharType="end"/>
      </w:r>
      <w:r w:rsidRPr="00963ED8">
        <w:rPr>
          <w:rFonts w:cs="Times New Roman"/>
          <w:lang w:val="es-CO"/>
          <w:rPrChange w:id="2232" w:author="Massiel Nayibe Moreno Ladino" w:date="2025-01-15T12:58:00Z" w16du:dateUtc="2025-01-15T17:58:00Z">
            <w:rPr>
              <w:rFonts w:cs="Times New Roman"/>
            </w:rPr>
          </w:rPrChange>
        </w:rPr>
        <w:t xml:space="preserve"> en 1</w:t>
      </w:r>
      <w:r w:rsidRPr="00963ED8">
        <w:rPr>
          <w:rFonts w:cs="Times New Roman"/>
          <w:vertAlign w:val="superscript"/>
          <w:lang w:val="es-CO"/>
          <w:rPrChange w:id="2233" w:author="Massiel Nayibe Moreno Ladino" w:date="2025-01-15T12:58:00Z" w16du:dateUtc="2025-01-15T17:58:00Z">
            <w:rPr>
              <w:rFonts w:cs="Times New Roman"/>
              <w:vertAlign w:val="superscript"/>
            </w:rPr>
          </w:rPrChange>
        </w:rPr>
        <w:t>st</w:t>
      </w:r>
      <w:r w:rsidRPr="00963ED8">
        <w:rPr>
          <w:rFonts w:cs="Times New Roman"/>
          <w:lang w:val="es-CO"/>
          <w:rPrChange w:id="2234" w:author="Massiel Nayibe Moreno Ladino" w:date="2025-01-15T12:58:00Z" w16du:dateUtc="2025-01-15T17:58:00Z">
            <w:rPr>
              <w:rFonts w:cs="Times New Roman"/>
            </w:rPr>
          </w:rPrChange>
        </w:rPr>
        <w:t xml:space="preserve"> elección de candidato aprobada, y completar la investigación de antecedentes requerida, incluyendo la verificación del empleo del candidato, la comprobación de referencias y la comprobación del Cumplimiento Visual. Una vez completada la comprobación de referencias, el </w:t>
      </w:r>
      <w:r w:rsidR="00455CE4" w:rsidRPr="00963ED8">
        <w:rPr>
          <w:rFonts w:cs="Times New Roman"/>
          <w:lang w:val="es-CO"/>
          <w:rPrChange w:id="2235" w:author="Massiel Nayibe Moreno Ladino" w:date="2025-01-15T12:58:00Z" w16du:dateUtc="2025-01-15T17:58:00Z">
            <w:rPr>
              <w:rFonts w:cs="Times New Roman"/>
            </w:rPr>
          </w:rPrChange>
        </w:rPr>
        <w:t xml:space="preserve">DP </w:t>
      </w:r>
      <w:r w:rsidRPr="00963ED8">
        <w:rPr>
          <w:rFonts w:cs="Times New Roman"/>
          <w:lang w:val="es-CO"/>
          <w:rPrChange w:id="2236" w:author="Massiel Nayibe Moreno Ladino" w:date="2025-01-15T12:58:00Z" w16du:dateUtc="2025-01-15T17:58:00Z">
            <w:rPr>
              <w:rFonts w:cs="Times New Roman"/>
            </w:rPr>
          </w:rPrChange>
        </w:rPr>
        <w:t xml:space="preserve">extenderá por correo electrónico la carta de oferta </w:t>
      </w:r>
      <w:r>
        <w:fldChar w:fldCharType="begin"/>
      </w:r>
      <w:r w:rsidRPr="00963ED8">
        <w:rPr>
          <w:lang w:val="es-CO"/>
          <w:rPrChange w:id="2237" w:author="Massiel Nayibe Moreno Ladino" w:date="2025-01-15T12:58:00Z" w16du:dateUtc="2025-01-15T17:58:00Z">
            <w:rPr/>
          </w:rPrChange>
        </w:rPr>
        <w:instrText>HYPERLINK \l "_Annex_M:_Offer"</w:instrText>
      </w:r>
      <w:r>
        <w:fldChar w:fldCharType="separate"/>
      </w:r>
      <w:r w:rsidRPr="00963ED8">
        <w:rPr>
          <w:rStyle w:val="Hipervnculo"/>
          <w:rFonts w:cs="Times New Roman"/>
          <w:lang w:val="es-CO"/>
          <w:rPrChange w:id="2238" w:author="Massiel Nayibe Moreno Ladino" w:date="2025-01-15T12:58:00Z" w16du:dateUtc="2025-01-15T17:58:00Z">
            <w:rPr>
              <w:rStyle w:val="Hipervnculo"/>
              <w:rFonts w:cs="Times New Roman"/>
            </w:rPr>
          </w:rPrChange>
        </w:rPr>
        <w:t xml:space="preserve">Anexo </w:t>
      </w:r>
      <w:r>
        <w:fldChar w:fldCharType="end"/>
      </w:r>
      <w:r w:rsidRPr="00963ED8">
        <w:rPr>
          <w:rFonts w:cs="Times New Roman"/>
          <w:lang w:val="es-CO"/>
          <w:rPrChange w:id="2239" w:author="Massiel Nayibe Moreno Ladino" w:date="2025-01-15T12:58:00Z" w16du:dateUtc="2025-01-15T17:58:00Z">
            <w:rPr>
              <w:rFonts w:cs="Times New Roman"/>
            </w:rPr>
          </w:rPrChange>
        </w:rPr>
        <w:t xml:space="preserve">M para que sea firmada electrónicamente con firma electrónica por </w:t>
      </w:r>
      <w:r w:rsidR="00455CE4" w:rsidRPr="00963ED8">
        <w:rPr>
          <w:rFonts w:cs="Times New Roman"/>
          <w:lang w:val="es-CO"/>
          <w:rPrChange w:id="2240" w:author="Massiel Nayibe Moreno Ladino" w:date="2025-01-15T12:58:00Z" w16du:dateUtc="2025-01-15T17:58:00Z">
            <w:rPr>
              <w:rFonts w:cs="Times New Roman"/>
            </w:rPr>
          </w:rPrChange>
        </w:rPr>
        <w:t>el DP</w:t>
      </w:r>
      <w:r w:rsidRPr="00963ED8">
        <w:rPr>
          <w:rFonts w:cs="Times New Roman"/>
          <w:lang w:val="es-CO"/>
          <w:rPrChange w:id="2241" w:author="Massiel Nayibe Moreno Ladino" w:date="2025-01-15T12:58:00Z" w16du:dateUtc="2025-01-15T17:58:00Z">
            <w:rPr>
              <w:rFonts w:cs="Times New Roman"/>
            </w:rPr>
          </w:rPrChange>
        </w:rPr>
        <w:t>.</w:t>
      </w:r>
    </w:p>
    <w:p w14:paraId="2B2BBBDA" w14:textId="77777777" w:rsidR="00441859" w:rsidRPr="00963ED8" w:rsidRDefault="00DE7F5C">
      <w:pPr>
        <w:spacing w:after="120" w:line="360" w:lineRule="auto"/>
        <w:jc w:val="both"/>
        <w:rPr>
          <w:rFonts w:cs="Times New Roman"/>
          <w:lang w:val="es-CO"/>
          <w:rPrChange w:id="2242" w:author="Massiel Nayibe Moreno Ladino" w:date="2025-01-15T12:58:00Z" w16du:dateUtc="2025-01-15T17:58:00Z">
            <w:rPr>
              <w:rFonts w:cs="Times New Roman"/>
            </w:rPr>
          </w:rPrChange>
        </w:rPr>
      </w:pPr>
      <w:r w:rsidRPr="00963ED8">
        <w:rPr>
          <w:rFonts w:cs="Times New Roman"/>
          <w:lang w:val="es-CO"/>
          <w:rPrChange w:id="2243" w:author="Massiel Nayibe Moreno Ladino" w:date="2025-01-15T12:58:00Z" w16du:dateUtc="2025-01-15T17:58:00Z">
            <w:rPr>
              <w:rFonts w:cs="Times New Roman"/>
            </w:rPr>
          </w:rPrChange>
        </w:rPr>
        <w:t xml:space="preserve">Una vez aprobado, el candidato firmará su contrato y recibirá orientación. Todas las cartas/acuerdos de oferta deben, como mínimo, estar firmados tanto por el empleado como por </w:t>
      </w:r>
      <w:r w:rsidR="00455CE4" w:rsidRPr="00963ED8">
        <w:rPr>
          <w:rFonts w:cs="Times New Roman"/>
          <w:lang w:val="es-CO"/>
          <w:rPrChange w:id="2244" w:author="Massiel Nayibe Moreno Ladino" w:date="2025-01-15T12:58:00Z" w16du:dateUtc="2025-01-15T17:58:00Z">
            <w:rPr>
              <w:rFonts w:cs="Times New Roman"/>
            </w:rPr>
          </w:rPrChange>
        </w:rPr>
        <w:t>el DP</w:t>
      </w:r>
      <w:r w:rsidRPr="00963ED8">
        <w:rPr>
          <w:rFonts w:cs="Times New Roman"/>
          <w:lang w:val="es-CO"/>
          <w:rPrChange w:id="2245" w:author="Massiel Nayibe Moreno Ladino" w:date="2025-01-15T12:58:00Z" w16du:dateUtc="2025-01-15T17:58:00Z">
            <w:rPr>
              <w:rFonts w:cs="Times New Roman"/>
            </w:rPr>
          </w:rPrChange>
        </w:rPr>
        <w:t>.</w:t>
      </w:r>
    </w:p>
    <w:p w14:paraId="47D26739" w14:textId="77777777" w:rsidR="00441859" w:rsidRPr="00963ED8" w:rsidRDefault="00DE7F5C">
      <w:pPr>
        <w:pStyle w:val="Ttulo3"/>
        <w:rPr>
          <w:lang w:val="es-CO"/>
          <w:rPrChange w:id="2246" w:author="Massiel Nayibe Moreno Ladino" w:date="2025-01-15T12:58:00Z" w16du:dateUtc="2025-01-15T17:58:00Z">
            <w:rPr/>
          </w:rPrChange>
        </w:rPr>
      </w:pPr>
      <w:bookmarkStart w:id="2247" w:name="_Toc182401232"/>
      <w:bookmarkStart w:id="2248" w:name="_Toc185435321"/>
      <w:r w:rsidRPr="00963ED8">
        <w:rPr>
          <w:lang w:val="es-CO"/>
          <w:rPrChange w:id="2249" w:author="Massiel Nayibe Moreno Ladino" w:date="2025-01-15T12:58:00Z" w16du:dateUtc="2025-01-15T17:58:00Z">
            <w:rPr/>
          </w:rPrChange>
        </w:rPr>
        <w:t xml:space="preserve">8.3.6 Contratación de cónyuges o familiares </w:t>
      </w:r>
      <w:bookmarkEnd w:id="2247"/>
      <w:bookmarkEnd w:id="2248"/>
    </w:p>
    <w:p w14:paraId="6DCEC50E" w14:textId="77777777" w:rsidR="00441859" w:rsidRPr="00963ED8" w:rsidRDefault="00DE7F5C">
      <w:pPr>
        <w:spacing w:after="120" w:line="360" w:lineRule="auto"/>
        <w:jc w:val="both"/>
        <w:rPr>
          <w:rFonts w:cs="Times New Roman"/>
          <w:lang w:val="es-CO"/>
          <w:rPrChange w:id="2250" w:author="Massiel Nayibe Moreno Ladino" w:date="2025-01-15T12:58:00Z" w16du:dateUtc="2025-01-15T17:58:00Z">
            <w:rPr>
              <w:rFonts w:cs="Times New Roman"/>
            </w:rPr>
          </w:rPrChange>
        </w:rPr>
      </w:pPr>
      <w:r w:rsidRPr="00963ED8">
        <w:rPr>
          <w:rFonts w:cs="Times New Roman"/>
          <w:lang w:val="es-CO"/>
          <w:rPrChange w:id="2251" w:author="Massiel Nayibe Moreno Ladino" w:date="2025-01-15T12:58:00Z" w16du:dateUtc="2025-01-15T17:58:00Z">
            <w:rPr>
              <w:rFonts w:cs="Times New Roman"/>
            </w:rPr>
          </w:rPrChange>
        </w:rPr>
        <w:t xml:space="preserve">Aunque los socios pueden contratar a familiares, parejas de hecho y cónyuges, no se fomenta esta práctica. Los empleados que estén casados o sean familiares de candidatos deberán notificar esta relación al departamento de RR.HH. o al responsable de contratación lo antes posible. La falta de notificación se considerará no revelación y merecerá una acción disciplinaria o el despido. </w:t>
      </w:r>
    </w:p>
    <w:p w14:paraId="306A91A3" w14:textId="77777777" w:rsidR="00441859" w:rsidRPr="00963ED8" w:rsidRDefault="00DE7F5C">
      <w:pPr>
        <w:spacing w:after="120" w:line="360" w:lineRule="auto"/>
        <w:jc w:val="both"/>
        <w:rPr>
          <w:rFonts w:cs="Times New Roman"/>
          <w:lang w:val="es-CO"/>
          <w:rPrChange w:id="2252" w:author="Massiel Nayibe Moreno Ladino" w:date="2025-01-15T12:58:00Z" w16du:dateUtc="2025-01-15T17:58:00Z">
            <w:rPr>
              <w:rFonts w:cs="Times New Roman"/>
            </w:rPr>
          </w:rPrChange>
        </w:rPr>
      </w:pPr>
      <w:r w:rsidRPr="00963ED8">
        <w:rPr>
          <w:rFonts w:cs="Times New Roman"/>
          <w:lang w:val="es-CO"/>
          <w:rPrChange w:id="2253" w:author="Massiel Nayibe Moreno Ladino" w:date="2025-01-15T12:58:00Z" w16du:dateUtc="2025-01-15T17:58:00Z">
            <w:rPr>
              <w:rFonts w:cs="Times New Roman"/>
            </w:rPr>
          </w:rPrChange>
        </w:rPr>
        <w:t xml:space="preserve">Si se toma la determinación de contratar a un cónyuge o miembro de la familia, Partners limitará la colocación, las responsabilidades y el alcance del trabajo en relación con su familiar o cónyuge. Bajo ninguna circunstancia los empleados estarán bajo la supervisión de un familiar y cónyuge, y ningún familiar o cónyuge tendrá la responsabilidad o participará en la evaluación de su desempeño laboral. </w:t>
      </w:r>
    </w:p>
    <w:p w14:paraId="0361F542" w14:textId="77777777" w:rsidR="00441859" w:rsidRPr="00963ED8" w:rsidRDefault="00DE7F5C">
      <w:pPr>
        <w:pStyle w:val="Ttulo3"/>
        <w:rPr>
          <w:lang w:val="es-CO"/>
          <w:rPrChange w:id="2254" w:author="Massiel Nayibe Moreno Ladino" w:date="2025-01-15T12:58:00Z" w16du:dateUtc="2025-01-15T17:58:00Z">
            <w:rPr/>
          </w:rPrChange>
        </w:rPr>
      </w:pPr>
      <w:bookmarkStart w:id="2255" w:name="_Toc182401233"/>
      <w:bookmarkStart w:id="2256" w:name="_Toc185435322"/>
      <w:r w:rsidRPr="00963ED8">
        <w:rPr>
          <w:lang w:val="es-CO"/>
          <w:rPrChange w:id="2257" w:author="Massiel Nayibe Moreno Ladino" w:date="2025-01-15T12:58:00Z" w16du:dateUtc="2025-01-15T17:58:00Z">
            <w:rPr/>
          </w:rPrChange>
        </w:rPr>
        <w:lastRenderedPageBreak/>
        <w:t xml:space="preserve">8.3.7 Transferencia entre socios </w:t>
      </w:r>
      <w:bookmarkEnd w:id="2255"/>
      <w:bookmarkEnd w:id="2256"/>
    </w:p>
    <w:p w14:paraId="600A8CB0" w14:textId="77777777" w:rsidR="00441859" w:rsidRPr="00963ED8" w:rsidRDefault="00DE7F5C">
      <w:pPr>
        <w:spacing w:after="120" w:line="360" w:lineRule="auto"/>
        <w:jc w:val="both"/>
        <w:rPr>
          <w:rFonts w:cs="Times New Roman"/>
          <w:lang w:val="es-CO"/>
          <w:rPrChange w:id="2258" w:author="Massiel Nayibe Moreno Ladino" w:date="2025-01-15T12:58:00Z" w16du:dateUtc="2025-01-15T17:58:00Z">
            <w:rPr>
              <w:rFonts w:cs="Times New Roman"/>
            </w:rPr>
          </w:rPrChange>
        </w:rPr>
      </w:pPr>
      <w:r w:rsidRPr="00963ED8">
        <w:rPr>
          <w:rFonts w:cs="Times New Roman"/>
          <w:lang w:val="es-CO"/>
          <w:rPrChange w:id="2259" w:author="Massiel Nayibe Moreno Ladino" w:date="2025-01-15T12:58:00Z" w16du:dateUtc="2025-01-15T17:58:00Z">
            <w:rPr>
              <w:rFonts w:cs="Times New Roman"/>
            </w:rPr>
          </w:rPrChange>
        </w:rPr>
        <w:t xml:space="preserve">El traslado de un empleado significa pasar de un departamento o programa a otro, a un puesto similar. El salario permanece invariable. No se trata de una medida disciplinaria. Se realiza el traslado de un empleado: </w:t>
      </w:r>
    </w:p>
    <w:p w14:paraId="0FC4201F" w14:textId="77777777" w:rsidR="00441859" w:rsidRPr="00963ED8" w:rsidRDefault="00DE7F5C">
      <w:pPr>
        <w:spacing w:after="120" w:line="360" w:lineRule="auto"/>
        <w:ind w:left="720"/>
        <w:jc w:val="both"/>
        <w:rPr>
          <w:rFonts w:cs="Times New Roman"/>
          <w:lang w:val="es-CO"/>
          <w:rPrChange w:id="2260" w:author="Massiel Nayibe Moreno Ladino" w:date="2025-01-15T12:58:00Z" w16du:dateUtc="2025-01-15T17:58:00Z">
            <w:rPr>
              <w:rFonts w:cs="Times New Roman"/>
            </w:rPr>
          </w:rPrChange>
        </w:rPr>
      </w:pPr>
      <w:r w:rsidRPr="00963ED8">
        <w:rPr>
          <w:rFonts w:cs="Times New Roman"/>
          <w:lang w:val="es-CO"/>
          <w:rPrChange w:id="2261" w:author="Massiel Nayibe Moreno Ladino" w:date="2025-01-15T12:58:00Z" w16du:dateUtc="2025-01-15T17:58:00Z">
            <w:rPr>
              <w:rFonts w:cs="Times New Roman"/>
            </w:rPr>
          </w:rPrChange>
        </w:rPr>
        <w:t xml:space="preserve">1. Por decisión del Director de Proyecto/Unidad cuando redunde en interés de los Socios; </w:t>
      </w:r>
    </w:p>
    <w:p w14:paraId="7210F31D" w14:textId="77777777" w:rsidR="00441859" w:rsidRPr="00963ED8" w:rsidRDefault="00DE7F5C">
      <w:pPr>
        <w:spacing w:after="120" w:line="360" w:lineRule="auto"/>
        <w:ind w:left="720"/>
        <w:jc w:val="both"/>
        <w:rPr>
          <w:rFonts w:cs="Times New Roman"/>
          <w:lang w:val="es-CO"/>
          <w:rPrChange w:id="2262" w:author="Massiel Nayibe Moreno Ladino" w:date="2025-01-15T12:58:00Z" w16du:dateUtc="2025-01-15T17:58:00Z">
            <w:rPr>
              <w:rFonts w:cs="Times New Roman"/>
            </w:rPr>
          </w:rPrChange>
        </w:rPr>
      </w:pPr>
      <w:r w:rsidRPr="00963ED8">
        <w:rPr>
          <w:rFonts w:cs="Times New Roman"/>
          <w:lang w:val="es-CO"/>
          <w:rPrChange w:id="2263" w:author="Massiel Nayibe Moreno Ladino" w:date="2025-01-15T12:58:00Z" w16du:dateUtc="2025-01-15T17:58:00Z">
            <w:rPr>
              <w:rFonts w:cs="Times New Roman"/>
            </w:rPr>
          </w:rPrChange>
        </w:rPr>
        <w:t xml:space="preserve">2. A petición del trabajador, el caso se estudiará de acuerdo con las posibilidades de los socios; </w:t>
      </w:r>
    </w:p>
    <w:p w14:paraId="0F4BA609" w14:textId="77777777" w:rsidR="00441859" w:rsidRPr="00963ED8" w:rsidRDefault="00DE7F5C">
      <w:pPr>
        <w:spacing w:after="120" w:line="360" w:lineRule="auto"/>
        <w:jc w:val="both"/>
        <w:rPr>
          <w:rFonts w:cs="Times New Roman"/>
          <w:lang w:val="es-CO"/>
          <w:rPrChange w:id="2264" w:author="Massiel Nayibe Moreno Ladino" w:date="2025-01-15T12:58:00Z" w16du:dateUtc="2025-01-15T17:58:00Z">
            <w:rPr>
              <w:rFonts w:cs="Times New Roman"/>
            </w:rPr>
          </w:rPrChange>
        </w:rPr>
      </w:pPr>
      <w:r w:rsidRPr="00963ED8">
        <w:rPr>
          <w:rFonts w:cs="Times New Roman"/>
          <w:lang w:val="es-CO"/>
          <w:rPrChange w:id="2265" w:author="Massiel Nayibe Moreno Ladino" w:date="2025-01-15T12:58:00Z" w16du:dateUtc="2025-01-15T17:58:00Z">
            <w:rPr>
              <w:rFonts w:cs="Times New Roman"/>
            </w:rPr>
          </w:rPrChange>
        </w:rPr>
        <w:t xml:space="preserve">Todo traslado de puesto requiere la aprobación del nuevo supervisor del empleado, </w:t>
      </w:r>
      <w:r w:rsidR="00455CE4" w:rsidRPr="00963ED8">
        <w:rPr>
          <w:rFonts w:cs="Times New Roman"/>
          <w:lang w:val="es-CO"/>
          <w:rPrChange w:id="2266" w:author="Massiel Nayibe Moreno Ladino" w:date="2025-01-15T12:58:00Z" w16du:dateUtc="2025-01-15T17:58:00Z">
            <w:rPr>
              <w:rFonts w:cs="Times New Roman"/>
            </w:rPr>
          </w:rPrChange>
        </w:rPr>
        <w:t>del DP</w:t>
      </w:r>
      <w:r w:rsidRPr="00963ED8">
        <w:rPr>
          <w:rFonts w:cs="Times New Roman"/>
          <w:lang w:val="es-CO"/>
          <w:rPrChange w:id="2267" w:author="Massiel Nayibe Moreno Ladino" w:date="2025-01-15T12:58:00Z" w16du:dateUtc="2025-01-15T17:58:00Z">
            <w:rPr>
              <w:rFonts w:cs="Times New Roman"/>
            </w:rPr>
          </w:rPrChange>
        </w:rPr>
        <w:t xml:space="preserve">, del Director Principal de la Oficina Central y de Recursos Humanos de la Oficina Exterior. </w:t>
      </w:r>
    </w:p>
    <w:p w14:paraId="642D5C8B" w14:textId="77777777" w:rsidR="00441859" w:rsidRPr="00963ED8" w:rsidRDefault="00DE7F5C">
      <w:pPr>
        <w:spacing w:after="120" w:line="360" w:lineRule="auto"/>
        <w:jc w:val="both"/>
        <w:rPr>
          <w:rFonts w:cs="Times New Roman"/>
          <w:lang w:val="es-CO"/>
          <w:rPrChange w:id="2268" w:author="Massiel Nayibe Moreno Ladino" w:date="2025-01-15T12:58:00Z" w16du:dateUtc="2025-01-15T17:58:00Z">
            <w:rPr>
              <w:rFonts w:cs="Times New Roman"/>
            </w:rPr>
          </w:rPrChange>
        </w:rPr>
      </w:pPr>
      <w:r w:rsidRPr="00963ED8">
        <w:rPr>
          <w:rFonts w:cs="Times New Roman"/>
          <w:lang w:val="es-CO"/>
          <w:rPrChange w:id="2269" w:author="Massiel Nayibe Moreno Ladino" w:date="2025-01-15T12:58:00Z" w16du:dateUtc="2025-01-15T17:58:00Z">
            <w:rPr>
              <w:rFonts w:cs="Times New Roman"/>
            </w:rPr>
          </w:rPrChange>
        </w:rPr>
        <w:t xml:space="preserve">Las personas que pasen de una categoría de empleo a otra (nacional o local) se someterán a una revisión de referencias con la unidad de RRHH pertinente para garantizar que su salario y prestaciones se ajustan a la categoría y ubicación de su nuevo empleo. Los puestos pueden requerir un contrato de empleado nuevo o modificado, y todos los traslados requieren una nueva descripción del puesto. </w:t>
      </w:r>
    </w:p>
    <w:p w14:paraId="3B441FF5" w14:textId="77777777" w:rsidR="00441859" w:rsidRPr="00963ED8" w:rsidRDefault="00DE7F5C">
      <w:pPr>
        <w:spacing w:after="120" w:line="360" w:lineRule="auto"/>
        <w:jc w:val="both"/>
        <w:rPr>
          <w:rFonts w:cs="Times New Roman"/>
          <w:lang w:val="es-CO"/>
          <w:rPrChange w:id="2270" w:author="Massiel Nayibe Moreno Ladino" w:date="2025-01-15T12:58:00Z" w16du:dateUtc="2025-01-15T17:58:00Z">
            <w:rPr>
              <w:rFonts w:cs="Times New Roman"/>
            </w:rPr>
          </w:rPrChange>
        </w:rPr>
      </w:pPr>
      <w:r w:rsidRPr="00963ED8">
        <w:rPr>
          <w:rFonts w:cs="Times New Roman"/>
          <w:lang w:val="es-CO"/>
          <w:rPrChange w:id="2271" w:author="Massiel Nayibe Moreno Ladino" w:date="2025-01-15T12:58:00Z" w16du:dateUtc="2025-01-15T17:58:00Z">
            <w:rPr>
              <w:rFonts w:cs="Times New Roman"/>
            </w:rPr>
          </w:rPrChange>
        </w:rPr>
        <w:t xml:space="preserve">El personal siguiente debe ponerse de acuerdo sobre la fecha oficial de transición: el empleado, el supervisor en el último puesto y el supervisor en el nuevo puesto. El Director de Proyecto/Unidad tomará la decisión final sobre la fecha de transición. </w:t>
      </w:r>
    </w:p>
    <w:p w14:paraId="3F8ABD37" w14:textId="77777777" w:rsidR="00441859" w:rsidRPr="00963ED8" w:rsidRDefault="00DE7F5C">
      <w:pPr>
        <w:spacing w:after="120" w:line="360" w:lineRule="auto"/>
        <w:jc w:val="both"/>
        <w:rPr>
          <w:rFonts w:cs="Times New Roman"/>
          <w:lang w:val="es-CO"/>
          <w:rPrChange w:id="2272" w:author="Massiel Nayibe Moreno Ladino" w:date="2025-01-15T12:58:00Z" w16du:dateUtc="2025-01-15T17:58:00Z">
            <w:rPr>
              <w:rFonts w:cs="Times New Roman"/>
            </w:rPr>
          </w:rPrChange>
        </w:rPr>
      </w:pPr>
      <w:r w:rsidRPr="00963ED8">
        <w:rPr>
          <w:rFonts w:cs="Times New Roman"/>
          <w:lang w:val="es-CO"/>
          <w:rPrChange w:id="2273" w:author="Massiel Nayibe Moreno Ladino" w:date="2025-01-15T12:58:00Z" w16du:dateUtc="2025-01-15T17:58:00Z">
            <w:rPr>
              <w:rFonts w:cs="Times New Roman"/>
            </w:rPr>
          </w:rPrChange>
        </w:rPr>
        <w:t xml:space="preserve">En caso de que a un empleado se le ofrezca un puesto en otro país, la transición será coordinada por Recursos Humanos de la Oficina Exterior. </w:t>
      </w:r>
    </w:p>
    <w:p w14:paraId="4889BE32" w14:textId="77777777" w:rsidR="00441859" w:rsidRPr="00963ED8" w:rsidRDefault="00DE7F5C">
      <w:pPr>
        <w:spacing w:after="120" w:line="360" w:lineRule="auto"/>
        <w:jc w:val="both"/>
        <w:rPr>
          <w:rFonts w:cs="Times New Roman"/>
          <w:lang w:val="es-CO"/>
          <w:rPrChange w:id="2274" w:author="Massiel Nayibe Moreno Ladino" w:date="2025-01-15T12:58:00Z" w16du:dateUtc="2025-01-15T17:58:00Z">
            <w:rPr>
              <w:rFonts w:cs="Times New Roman"/>
            </w:rPr>
          </w:rPrChange>
        </w:rPr>
      </w:pPr>
      <w:r w:rsidRPr="00963ED8">
        <w:rPr>
          <w:rFonts w:cs="Times New Roman"/>
          <w:lang w:val="es-CO"/>
          <w:rPrChange w:id="2275" w:author="Massiel Nayibe Moreno Ladino" w:date="2025-01-15T12:58:00Z" w16du:dateUtc="2025-01-15T17:58:00Z">
            <w:rPr>
              <w:rFonts w:cs="Times New Roman"/>
            </w:rPr>
          </w:rPrChange>
        </w:rPr>
        <w:t xml:space="preserve">Para todos los traslados, los supervisores deben realizar una </w:t>
      </w:r>
      <w:r>
        <w:fldChar w:fldCharType="begin"/>
      </w:r>
      <w:r w:rsidRPr="00963ED8">
        <w:rPr>
          <w:lang w:val="es-CO"/>
          <w:rPrChange w:id="2276" w:author="Massiel Nayibe Moreno Ladino" w:date="2025-01-15T12:58:00Z" w16du:dateUtc="2025-01-15T17:58:00Z">
            <w:rPr/>
          </w:rPrChange>
        </w:rPr>
        <w:instrText>HYPERLINK \l "_11.2.2_90-day_performance"</w:instrText>
      </w:r>
      <w:r>
        <w:fldChar w:fldCharType="separate"/>
      </w:r>
      <w:r w:rsidRPr="00963ED8">
        <w:rPr>
          <w:rStyle w:val="Hipervnculo"/>
          <w:rFonts w:cs="Times New Roman"/>
          <w:lang w:val="es-CO"/>
          <w:rPrChange w:id="2277" w:author="Massiel Nayibe Moreno Ladino" w:date="2025-01-15T12:58:00Z" w16du:dateUtc="2025-01-15T17:58:00Z">
            <w:rPr>
              <w:rStyle w:val="Hipervnculo"/>
              <w:rFonts w:cs="Times New Roman"/>
            </w:rPr>
          </w:rPrChange>
        </w:rPr>
        <w:t>revisión del rendimiento a los 90 días</w:t>
      </w:r>
      <w:r>
        <w:fldChar w:fldCharType="end"/>
      </w:r>
      <w:r w:rsidRPr="00963ED8">
        <w:rPr>
          <w:rFonts w:cs="Times New Roman"/>
          <w:lang w:val="es-CO"/>
          <w:rPrChange w:id="2278" w:author="Massiel Nayibe Moreno Ladino" w:date="2025-01-15T12:58:00Z" w16du:dateUtc="2025-01-15T17:58:00Z">
            <w:rPr>
              <w:rFonts w:cs="Times New Roman"/>
            </w:rPr>
          </w:rPrChange>
        </w:rPr>
        <w:t xml:space="preserve">. </w:t>
      </w:r>
    </w:p>
    <w:p w14:paraId="67526E7C" w14:textId="77777777" w:rsidR="00441859" w:rsidRPr="00963ED8" w:rsidRDefault="00DE7F5C">
      <w:pPr>
        <w:pStyle w:val="Ttulo3"/>
        <w:rPr>
          <w:lang w:val="es-CO"/>
          <w:rPrChange w:id="2279" w:author="Massiel Nayibe Moreno Ladino" w:date="2025-01-15T12:58:00Z" w16du:dateUtc="2025-01-15T17:58:00Z">
            <w:rPr/>
          </w:rPrChange>
        </w:rPr>
      </w:pPr>
      <w:bookmarkStart w:id="2280" w:name="_Toc182401234"/>
      <w:bookmarkStart w:id="2281" w:name="_Toc185435323"/>
      <w:r w:rsidRPr="00963ED8">
        <w:rPr>
          <w:lang w:val="es-CO"/>
          <w:rPrChange w:id="2282" w:author="Massiel Nayibe Moreno Ladino" w:date="2025-01-15T12:58:00Z" w16du:dateUtc="2025-01-15T17:58:00Z">
            <w:rPr/>
          </w:rPrChange>
        </w:rPr>
        <w:t xml:space="preserve">8.3.8 Promoción </w:t>
      </w:r>
      <w:bookmarkEnd w:id="2280"/>
      <w:bookmarkEnd w:id="2281"/>
    </w:p>
    <w:p w14:paraId="60658195" w14:textId="77777777" w:rsidR="00441859" w:rsidRPr="00963ED8" w:rsidRDefault="00DE7F5C">
      <w:pPr>
        <w:spacing w:after="120" w:line="360" w:lineRule="auto"/>
        <w:jc w:val="both"/>
        <w:rPr>
          <w:rFonts w:cs="Times New Roman"/>
          <w:lang w:val="es-CO"/>
          <w:rPrChange w:id="2283" w:author="Massiel Nayibe Moreno Ladino" w:date="2025-01-15T12:58:00Z" w16du:dateUtc="2025-01-15T17:58:00Z">
            <w:rPr>
              <w:rFonts w:cs="Times New Roman"/>
            </w:rPr>
          </w:rPrChange>
        </w:rPr>
      </w:pPr>
      <w:r w:rsidRPr="00963ED8">
        <w:rPr>
          <w:rFonts w:cs="Times New Roman"/>
          <w:lang w:val="es-CO"/>
          <w:rPrChange w:id="2284" w:author="Massiel Nayibe Moreno Ladino" w:date="2025-01-15T12:58:00Z" w16du:dateUtc="2025-01-15T17:58:00Z">
            <w:rPr>
              <w:rFonts w:cs="Times New Roman"/>
            </w:rPr>
          </w:rPrChange>
        </w:rPr>
        <w:t xml:space="preserve">Partners está comprometida con las prácticas de promoción y con garantizar que el personal conozca las oportunidades de trabajo disponibles y los requisitos para ascender. </w:t>
      </w:r>
      <w:r w:rsidRPr="00963ED8">
        <w:rPr>
          <w:rFonts w:cs="Times New Roman"/>
          <w:u w:val="single"/>
          <w:lang w:val="es-CO"/>
          <w:rPrChange w:id="2285" w:author="Massiel Nayibe Moreno Ladino" w:date="2025-01-15T12:58:00Z" w16du:dateUtc="2025-01-15T17:58:00Z">
            <w:rPr>
              <w:rFonts w:cs="Times New Roman"/>
              <w:u w:val="single"/>
            </w:rPr>
          </w:rPrChange>
        </w:rPr>
        <w:t>La promoción no es automática</w:t>
      </w:r>
      <w:r w:rsidRPr="00963ED8">
        <w:rPr>
          <w:rFonts w:cs="Times New Roman"/>
          <w:lang w:val="es-CO"/>
          <w:rPrChange w:id="2286" w:author="Massiel Nayibe Moreno Ladino" w:date="2025-01-15T12:58:00Z" w16du:dateUtc="2025-01-15T17:58:00Z">
            <w:rPr>
              <w:rFonts w:cs="Times New Roman"/>
            </w:rPr>
          </w:rPrChange>
        </w:rPr>
        <w:t xml:space="preserve">. Una promoción significa que un empleado pasa a un nivel adicional dentro de la </w:t>
      </w:r>
      <w:r>
        <w:fldChar w:fldCharType="begin"/>
      </w:r>
      <w:r w:rsidRPr="00963ED8">
        <w:rPr>
          <w:lang w:val="es-CO"/>
          <w:rPrChange w:id="2287" w:author="Massiel Nayibe Moreno Ladino" w:date="2025-01-15T12:58:00Z" w16du:dateUtc="2025-01-15T17:58:00Z">
            <w:rPr/>
          </w:rPrChange>
        </w:rPr>
        <w:instrText>HYPERLINK "https://partnersnet107.sharepoint.com/:f:/s/FA/EklUy1Z3hKZClsUapeKbEtwB6H4v1csBb-Ihdg3IpoNQvw?e=LM6Uxe"</w:instrText>
      </w:r>
      <w:r>
        <w:fldChar w:fldCharType="separate"/>
      </w:r>
      <w:r w:rsidRPr="00963ED8">
        <w:rPr>
          <w:rStyle w:val="Hipervnculo"/>
          <w:rFonts w:cs="Times New Roman"/>
          <w:lang w:val="es-CO"/>
          <w:rPrChange w:id="2288" w:author="Massiel Nayibe Moreno Ladino" w:date="2025-01-15T12:58:00Z" w16du:dateUtc="2025-01-15T17:58:00Z">
            <w:rPr>
              <w:rStyle w:val="Hipervnculo"/>
              <w:rFonts w:cs="Times New Roman"/>
            </w:rPr>
          </w:rPrChange>
        </w:rPr>
        <w:t>matriz salarial</w:t>
      </w:r>
      <w:r>
        <w:fldChar w:fldCharType="end"/>
      </w:r>
      <w:r w:rsidRPr="00963ED8">
        <w:rPr>
          <w:rFonts w:cs="Times New Roman"/>
          <w:lang w:val="es-CO"/>
          <w:rPrChange w:id="2289" w:author="Massiel Nayibe Moreno Ladino" w:date="2025-01-15T12:58:00Z" w16du:dateUtc="2025-01-15T17:58:00Z">
            <w:rPr>
              <w:rFonts w:cs="Times New Roman"/>
            </w:rPr>
          </w:rPrChange>
        </w:rPr>
        <w:t xml:space="preserve"> (por ejemplo, de Director I a Director II). Los ascensos incluirán una </w:t>
      </w:r>
      <w:r w:rsidRPr="00963ED8">
        <w:rPr>
          <w:lang w:val="es-CO"/>
          <w:rPrChange w:id="2290" w:author="Massiel Nayibe Moreno Ladino" w:date="2025-01-15T12:58:00Z" w16du:dateUtc="2025-01-15T17:58:00Z">
            <w:rPr/>
          </w:rPrChange>
        </w:rPr>
        <w:t>revisión salarial</w:t>
      </w:r>
      <w:r w:rsidRPr="00963ED8">
        <w:rPr>
          <w:rFonts w:cs="Times New Roman"/>
          <w:lang w:val="es-CO"/>
          <w:rPrChange w:id="2291" w:author="Massiel Nayibe Moreno Ladino" w:date="2025-01-15T12:58:00Z" w16du:dateUtc="2025-01-15T17:58:00Z">
            <w:rPr>
              <w:rFonts w:cs="Times New Roman"/>
            </w:rPr>
          </w:rPrChange>
        </w:rPr>
        <w:t xml:space="preserve">. </w:t>
      </w:r>
    </w:p>
    <w:p w14:paraId="3129189B" w14:textId="77777777" w:rsidR="00441859" w:rsidRPr="00963ED8" w:rsidRDefault="00DE7F5C">
      <w:pPr>
        <w:spacing w:after="120" w:line="360" w:lineRule="auto"/>
        <w:jc w:val="both"/>
        <w:rPr>
          <w:rFonts w:cs="Times New Roman"/>
          <w:lang w:val="es-CO"/>
          <w:rPrChange w:id="2292" w:author="Massiel Nayibe Moreno Ladino" w:date="2025-01-15T12:58:00Z" w16du:dateUtc="2025-01-15T17:58:00Z">
            <w:rPr>
              <w:rFonts w:cs="Times New Roman"/>
            </w:rPr>
          </w:rPrChange>
        </w:rPr>
      </w:pPr>
      <w:r w:rsidRPr="00963ED8">
        <w:rPr>
          <w:rFonts w:cs="Times New Roman"/>
          <w:lang w:val="es-CO"/>
          <w:rPrChange w:id="2293" w:author="Massiel Nayibe Moreno Ladino" w:date="2025-01-15T12:58:00Z" w16du:dateUtc="2025-01-15T17:58:00Z">
            <w:rPr>
              <w:rFonts w:cs="Times New Roman"/>
            </w:rPr>
          </w:rPrChange>
        </w:rPr>
        <w:t xml:space="preserve">A continuación se exponen algunas de las posibles situaciones que pueden merecer un ascenso: </w:t>
      </w:r>
    </w:p>
    <w:p w14:paraId="10A1C63B" w14:textId="77777777" w:rsidR="00441859" w:rsidRPr="00963ED8" w:rsidRDefault="00DE7F5C">
      <w:pPr>
        <w:pStyle w:val="Prrafodelista"/>
        <w:numPr>
          <w:ilvl w:val="0"/>
          <w:numId w:val="108"/>
        </w:numPr>
        <w:spacing w:after="120" w:line="360" w:lineRule="auto"/>
        <w:jc w:val="both"/>
        <w:rPr>
          <w:rFonts w:cs="Times New Roman"/>
          <w:lang w:val="es-CO"/>
          <w:rPrChange w:id="2294" w:author="Massiel Nayibe Moreno Ladino" w:date="2025-01-15T12:58:00Z" w16du:dateUtc="2025-01-15T17:58:00Z">
            <w:rPr>
              <w:rFonts w:cs="Times New Roman"/>
            </w:rPr>
          </w:rPrChange>
        </w:rPr>
      </w:pPr>
      <w:r w:rsidRPr="00963ED8">
        <w:rPr>
          <w:rFonts w:cs="Times New Roman"/>
          <w:lang w:val="es-CO"/>
          <w:rPrChange w:id="2295" w:author="Massiel Nayibe Moreno Ladino" w:date="2025-01-15T12:58:00Z" w16du:dateUtc="2025-01-15T17:58:00Z">
            <w:rPr>
              <w:rFonts w:cs="Times New Roman"/>
            </w:rPr>
          </w:rPrChange>
        </w:rPr>
        <w:lastRenderedPageBreak/>
        <w:t xml:space="preserve">Tras la evaluación anual del rendimiento </w:t>
      </w:r>
    </w:p>
    <w:p w14:paraId="293E89B2" w14:textId="77777777" w:rsidR="00441859" w:rsidRDefault="00DE7F5C">
      <w:pPr>
        <w:pStyle w:val="Prrafodelista"/>
        <w:numPr>
          <w:ilvl w:val="0"/>
          <w:numId w:val="108"/>
        </w:numPr>
        <w:spacing w:after="120" w:line="360" w:lineRule="auto"/>
        <w:jc w:val="both"/>
        <w:rPr>
          <w:rFonts w:cs="Times New Roman"/>
        </w:rPr>
      </w:pPr>
      <w:r w:rsidRPr="005332F6">
        <w:rPr>
          <w:rFonts w:cs="Times New Roman"/>
        </w:rPr>
        <w:t xml:space="preserve">Tras el proceso de contratación </w:t>
      </w:r>
    </w:p>
    <w:p w14:paraId="5F353759" w14:textId="77777777" w:rsidR="00441859" w:rsidRDefault="00DE7F5C">
      <w:pPr>
        <w:pStyle w:val="Prrafodelista"/>
        <w:numPr>
          <w:ilvl w:val="0"/>
          <w:numId w:val="108"/>
        </w:numPr>
        <w:spacing w:after="120" w:line="360" w:lineRule="auto"/>
        <w:jc w:val="both"/>
        <w:rPr>
          <w:rFonts w:cs="Times New Roman"/>
        </w:rPr>
      </w:pPr>
      <w:r w:rsidRPr="005332F6">
        <w:rPr>
          <w:rFonts w:cs="Times New Roman"/>
        </w:rPr>
        <w:t xml:space="preserve">Mayores responsabilidades demostradas </w:t>
      </w:r>
    </w:p>
    <w:p w14:paraId="17992854" w14:textId="77777777" w:rsidR="00441859" w:rsidRPr="00963ED8" w:rsidRDefault="00DE7F5C">
      <w:pPr>
        <w:pStyle w:val="Prrafodelista"/>
        <w:numPr>
          <w:ilvl w:val="0"/>
          <w:numId w:val="108"/>
        </w:numPr>
        <w:spacing w:after="120" w:line="360" w:lineRule="auto"/>
        <w:jc w:val="both"/>
        <w:rPr>
          <w:rFonts w:cs="Times New Roman"/>
          <w:lang w:val="es-CO"/>
          <w:rPrChange w:id="2296" w:author="Massiel Nayibe Moreno Ladino" w:date="2025-01-15T12:58:00Z" w16du:dateUtc="2025-01-15T17:58:00Z">
            <w:rPr>
              <w:rFonts w:cs="Times New Roman"/>
            </w:rPr>
          </w:rPrChange>
        </w:rPr>
      </w:pPr>
      <w:r w:rsidRPr="00963ED8">
        <w:rPr>
          <w:rFonts w:cs="Times New Roman"/>
          <w:lang w:val="es-CO"/>
          <w:rPrChange w:id="2297" w:author="Massiel Nayibe Moreno Ladino" w:date="2025-01-15T12:58:00Z" w16du:dateUtc="2025-01-15T17:58:00Z">
            <w:rPr>
              <w:rFonts w:cs="Times New Roman"/>
            </w:rPr>
          </w:rPrChange>
        </w:rPr>
        <w:t xml:space="preserve">Tiempo y experiencia en el puesto actual </w:t>
      </w:r>
    </w:p>
    <w:p w14:paraId="69ACCD92" w14:textId="77777777" w:rsidR="00441859" w:rsidRPr="00963ED8" w:rsidRDefault="00DE7F5C">
      <w:pPr>
        <w:spacing w:after="120" w:line="360" w:lineRule="auto"/>
        <w:jc w:val="both"/>
        <w:rPr>
          <w:rFonts w:cs="Times New Roman"/>
          <w:lang w:val="es-CO"/>
          <w:rPrChange w:id="2298" w:author="Massiel Nayibe Moreno Ladino" w:date="2025-01-15T12:58:00Z" w16du:dateUtc="2025-01-15T17:58:00Z">
            <w:rPr>
              <w:rFonts w:cs="Times New Roman"/>
            </w:rPr>
          </w:rPrChange>
        </w:rPr>
      </w:pPr>
      <w:r w:rsidRPr="00963ED8">
        <w:rPr>
          <w:rFonts w:cs="Times New Roman"/>
          <w:lang w:val="es-CO"/>
          <w:rPrChange w:id="2299" w:author="Massiel Nayibe Moreno Ladino" w:date="2025-01-15T12:58:00Z" w16du:dateUtc="2025-01-15T17:58:00Z">
            <w:rPr>
              <w:rFonts w:cs="Times New Roman"/>
            </w:rPr>
          </w:rPrChange>
        </w:rPr>
        <w:t xml:space="preserve">Un empleado puede beneficiarse de un ascenso si existe disponibilidad dentro de la estructura organizativa, en función de las necesidades de cada proyecto/departamento y de la disponibilidad de recursos. Para que se consideren los ascensos deben cumplirse los siguientes criterios: </w:t>
      </w:r>
    </w:p>
    <w:p w14:paraId="25573694" w14:textId="77777777" w:rsidR="00441859" w:rsidRPr="00963ED8" w:rsidRDefault="00DE7F5C">
      <w:pPr>
        <w:pStyle w:val="Prrafodelista"/>
        <w:numPr>
          <w:ilvl w:val="0"/>
          <w:numId w:val="108"/>
        </w:numPr>
        <w:spacing w:after="120" w:line="360" w:lineRule="auto"/>
        <w:jc w:val="both"/>
        <w:rPr>
          <w:rFonts w:cs="Times New Roman"/>
          <w:lang w:val="es-CO"/>
          <w:rPrChange w:id="2300" w:author="Massiel Nayibe Moreno Ladino" w:date="2025-01-15T12:58:00Z" w16du:dateUtc="2025-01-15T17:58:00Z">
            <w:rPr>
              <w:rFonts w:cs="Times New Roman"/>
            </w:rPr>
          </w:rPrChange>
        </w:rPr>
      </w:pPr>
      <w:r w:rsidRPr="00963ED8">
        <w:rPr>
          <w:rFonts w:cs="Times New Roman"/>
          <w:lang w:val="es-CO"/>
          <w:rPrChange w:id="2301" w:author="Massiel Nayibe Moreno Ladino" w:date="2025-01-15T12:58:00Z" w16du:dateUtc="2025-01-15T17:58:00Z">
            <w:rPr>
              <w:rFonts w:cs="Times New Roman"/>
            </w:rPr>
          </w:rPrChange>
        </w:rPr>
        <w:t xml:space="preserve">Tener una antigüedad mínima en su puesto actual de 6 (seis) meses. </w:t>
      </w:r>
    </w:p>
    <w:p w14:paraId="1DD58BC2" w14:textId="77777777" w:rsidR="00441859" w:rsidRPr="00963ED8" w:rsidRDefault="00DE7F5C">
      <w:pPr>
        <w:pStyle w:val="Prrafodelista"/>
        <w:numPr>
          <w:ilvl w:val="0"/>
          <w:numId w:val="108"/>
        </w:numPr>
        <w:spacing w:after="120" w:line="360" w:lineRule="auto"/>
        <w:jc w:val="both"/>
        <w:rPr>
          <w:rFonts w:cs="Times New Roman"/>
          <w:lang w:val="es-CO"/>
          <w:rPrChange w:id="2302" w:author="Massiel Nayibe Moreno Ladino" w:date="2025-01-15T12:58:00Z" w16du:dateUtc="2025-01-15T17:58:00Z">
            <w:rPr>
              <w:rFonts w:cs="Times New Roman"/>
            </w:rPr>
          </w:rPrChange>
        </w:rPr>
      </w:pPr>
      <w:r w:rsidRPr="00963ED8">
        <w:rPr>
          <w:rFonts w:cs="Times New Roman"/>
          <w:lang w:val="es-CO"/>
          <w:rPrChange w:id="2303" w:author="Massiel Nayibe Moreno Ladino" w:date="2025-01-15T12:58:00Z" w16du:dateUtc="2025-01-15T17:58:00Z">
            <w:rPr>
              <w:rFonts w:cs="Times New Roman"/>
            </w:rPr>
          </w:rPrChange>
        </w:rPr>
        <w:t xml:space="preserve">Haber recibido su evaluación de rendimiento más reciente o, si el empleado lleva menos de 12 meses en el cargo, deberá realizarse una evaluación de rendimiento. </w:t>
      </w:r>
    </w:p>
    <w:p w14:paraId="245F499A" w14:textId="77777777" w:rsidR="00441859" w:rsidRPr="00963ED8" w:rsidRDefault="00DE7F5C">
      <w:pPr>
        <w:pStyle w:val="Prrafodelista"/>
        <w:numPr>
          <w:ilvl w:val="0"/>
          <w:numId w:val="108"/>
        </w:numPr>
        <w:spacing w:after="120" w:line="360" w:lineRule="auto"/>
        <w:jc w:val="both"/>
        <w:rPr>
          <w:rFonts w:cs="Times New Roman"/>
          <w:lang w:val="es-CO"/>
          <w:rPrChange w:id="2304" w:author="Massiel Nayibe Moreno Ladino" w:date="2025-01-15T12:58:00Z" w16du:dateUtc="2025-01-15T17:58:00Z">
            <w:rPr>
              <w:rFonts w:cs="Times New Roman"/>
            </w:rPr>
          </w:rPrChange>
        </w:rPr>
      </w:pPr>
      <w:r w:rsidRPr="00963ED8">
        <w:rPr>
          <w:rFonts w:cs="Times New Roman"/>
          <w:lang w:val="es-CO"/>
          <w:rPrChange w:id="2305" w:author="Massiel Nayibe Moreno Ladino" w:date="2025-01-15T12:58:00Z" w16du:dateUtc="2025-01-15T17:58:00Z">
            <w:rPr>
              <w:rFonts w:cs="Times New Roman"/>
            </w:rPr>
          </w:rPrChange>
        </w:rPr>
        <w:t xml:space="preserve">Tener la experiencia y las aptitudes necesarias para el puesto. </w:t>
      </w:r>
    </w:p>
    <w:p w14:paraId="76974E4B" w14:textId="77777777" w:rsidR="00441859" w:rsidRPr="00963ED8" w:rsidRDefault="00DE7F5C">
      <w:pPr>
        <w:pStyle w:val="Prrafodelista"/>
        <w:numPr>
          <w:ilvl w:val="0"/>
          <w:numId w:val="108"/>
        </w:numPr>
        <w:spacing w:after="120" w:line="360" w:lineRule="auto"/>
        <w:jc w:val="both"/>
        <w:rPr>
          <w:rFonts w:cs="Times New Roman"/>
          <w:lang w:val="es-CO"/>
          <w:rPrChange w:id="2306" w:author="Massiel Nayibe Moreno Ladino" w:date="2025-01-15T12:58:00Z" w16du:dateUtc="2025-01-15T17:58:00Z">
            <w:rPr>
              <w:rFonts w:cs="Times New Roman"/>
            </w:rPr>
          </w:rPrChange>
        </w:rPr>
      </w:pPr>
      <w:r w:rsidRPr="00963ED8">
        <w:rPr>
          <w:rFonts w:cs="Times New Roman"/>
          <w:lang w:val="es-CO"/>
          <w:rPrChange w:id="2307" w:author="Massiel Nayibe Moreno Ladino" w:date="2025-01-15T12:58:00Z" w16du:dateUtc="2025-01-15T17:58:00Z">
            <w:rPr>
              <w:rFonts w:cs="Times New Roman"/>
            </w:rPr>
          </w:rPrChange>
        </w:rPr>
        <w:t xml:space="preserve">No puede estar en un plan de mejora continua del rendimiento, en medio de un proceso de sanción disciplinaria o bajo investigación. </w:t>
      </w:r>
    </w:p>
    <w:p w14:paraId="25A379AD" w14:textId="77777777" w:rsidR="00441859" w:rsidRPr="00963ED8" w:rsidRDefault="00DE7F5C">
      <w:pPr>
        <w:spacing w:after="120" w:line="360" w:lineRule="auto"/>
        <w:jc w:val="both"/>
        <w:rPr>
          <w:rFonts w:cs="Times New Roman"/>
          <w:lang w:val="es-CO"/>
          <w:rPrChange w:id="2308" w:author="Massiel Nayibe Moreno Ladino" w:date="2025-01-15T12:58:00Z" w16du:dateUtc="2025-01-15T17:58:00Z">
            <w:rPr>
              <w:rFonts w:cs="Times New Roman"/>
            </w:rPr>
          </w:rPrChange>
        </w:rPr>
      </w:pPr>
      <w:r w:rsidRPr="00963ED8">
        <w:rPr>
          <w:rFonts w:cs="Times New Roman"/>
          <w:lang w:val="es-CO"/>
          <w:rPrChange w:id="2309" w:author="Massiel Nayibe Moreno Ladino" w:date="2025-01-15T12:58:00Z" w16du:dateUtc="2025-01-15T17:58:00Z">
            <w:rPr>
              <w:rFonts w:cs="Times New Roman"/>
            </w:rPr>
          </w:rPrChange>
        </w:rPr>
        <w:t>Nota: el aumento de la carga de trabajo no constituye en sí mismo un ascenso. Debe ser el resultado de un aumento significativo y mensurable de la responsabilidad, el alcance y/o la complejidad del trabajo durante 2 meses o más. En caso de que el ámbito de trabajo de un empleado cambie de forma significativa y suficiente como para justificar una revisión de la descripción del puesto, ésta deberá volver a compararse para determinar si se está produciendo un ascenso o si el empleado simplemente está asumiendo responsabilidades adicionales.</w:t>
      </w:r>
    </w:p>
    <w:p w14:paraId="0B7FA104" w14:textId="77777777" w:rsidR="00441859" w:rsidRPr="00963ED8" w:rsidRDefault="00DE7F5C">
      <w:pPr>
        <w:spacing w:after="120" w:line="360" w:lineRule="auto"/>
        <w:jc w:val="both"/>
        <w:rPr>
          <w:rFonts w:cs="Times New Roman"/>
          <w:lang w:val="es-CO"/>
          <w:rPrChange w:id="2310" w:author="Massiel Nayibe Moreno Ladino" w:date="2025-01-15T12:58:00Z" w16du:dateUtc="2025-01-15T17:58:00Z">
            <w:rPr>
              <w:rFonts w:cs="Times New Roman"/>
            </w:rPr>
          </w:rPrChange>
        </w:rPr>
      </w:pPr>
      <w:r w:rsidRPr="00963ED8">
        <w:rPr>
          <w:rFonts w:cs="Times New Roman"/>
          <w:lang w:val="es-CO"/>
          <w:rPrChange w:id="2311" w:author="Massiel Nayibe Moreno Ladino" w:date="2025-01-15T12:58:00Z" w16du:dateUtc="2025-01-15T17:58:00Z">
            <w:rPr>
              <w:rFonts w:cs="Times New Roman"/>
            </w:rPr>
          </w:rPrChange>
        </w:rPr>
        <w:t xml:space="preserve">El supervisor es responsable de solicitar y justificar un ascenso por correo electrónico al departamento de RR.HH. correspondiente para su revisión. La solicitud de ascenso debe ser aprobada por el supervisor del empleado, </w:t>
      </w:r>
      <w:r w:rsidR="00455CE4" w:rsidRPr="00963ED8">
        <w:rPr>
          <w:rFonts w:cs="Times New Roman"/>
          <w:lang w:val="es-CO"/>
          <w:rPrChange w:id="2312" w:author="Massiel Nayibe Moreno Ladino" w:date="2025-01-15T12:58:00Z" w16du:dateUtc="2025-01-15T17:58:00Z">
            <w:rPr>
              <w:rFonts w:cs="Times New Roman"/>
            </w:rPr>
          </w:rPrChange>
        </w:rPr>
        <w:t>el DP</w:t>
      </w:r>
      <w:r w:rsidRPr="00963ED8">
        <w:rPr>
          <w:rFonts w:cs="Times New Roman"/>
          <w:lang w:val="es-CO"/>
          <w:rPrChange w:id="2313" w:author="Massiel Nayibe Moreno Ladino" w:date="2025-01-15T12:58:00Z" w16du:dateUtc="2025-01-15T17:58:00Z">
            <w:rPr>
              <w:rFonts w:cs="Times New Roman"/>
            </w:rPr>
          </w:rPrChange>
        </w:rPr>
        <w:t>, el Director Principal de la Oficina Central (si procede) y el departamento de RR.HH. de la Oficina Central. Los puestos pueden requerir un contrato de empleado nuevo o modificado, y todos los ascensos requieren una nueva descripción del puesto.</w:t>
      </w:r>
    </w:p>
    <w:p w14:paraId="3A50CEA6" w14:textId="77777777" w:rsidR="00441859" w:rsidRPr="00963ED8" w:rsidRDefault="00DE7F5C">
      <w:pPr>
        <w:spacing w:after="120" w:line="360" w:lineRule="auto"/>
        <w:jc w:val="both"/>
        <w:rPr>
          <w:rFonts w:cs="Times New Roman"/>
          <w:lang w:val="es-CO"/>
          <w:rPrChange w:id="2314" w:author="Massiel Nayibe Moreno Ladino" w:date="2025-01-15T12:58:00Z" w16du:dateUtc="2025-01-15T17:58:00Z">
            <w:rPr>
              <w:rFonts w:cs="Times New Roman"/>
            </w:rPr>
          </w:rPrChange>
        </w:rPr>
      </w:pPr>
      <w:r w:rsidRPr="00963ED8">
        <w:rPr>
          <w:rFonts w:cs="Times New Roman"/>
          <w:lang w:val="es-CO"/>
          <w:rPrChange w:id="2315" w:author="Massiel Nayibe Moreno Ladino" w:date="2025-01-15T12:58:00Z" w16du:dateUtc="2025-01-15T17:58:00Z">
            <w:rPr>
              <w:rFonts w:cs="Times New Roman"/>
            </w:rPr>
          </w:rPrChange>
        </w:rPr>
        <w:t xml:space="preserve"> Para todos los ascensos, los supervisores deben realizar una </w:t>
      </w:r>
      <w:r>
        <w:fldChar w:fldCharType="begin"/>
      </w:r>
      <w:r w:rsidRPr="00963ED8">
        <w:rPr>
          <w:lang w:val="es-CO"/>
          <w:rPrChange w:id="2316" w:author="Massiel Nayibe Moreno Ladino" w:date="2025-01-15T12:58:00Z" w16du:dateUtc="2025-01-15T17:58:00Z">
            <w:rPr/>
          </w:rPrChange>
        </w:rPr>
        <w:instrText>HYPERLINK \l "_11.2.2_90-day_performance"</w:instrText>
      </w:r>
      <w:r>
        <w:fldChar w:fldCharType="separate"/>
      </w:r>
      <w:r w:rsidRPr="00963ED8">
        <w:rPr>
          <w:rStyle w:val="Hipervnculo"/>
          <w:rFonts w:cs="Times New Roman"/>
          <w:lang w:val="es-CO"/>
          <w:rPrChange w:id="2317" w:author="Massiel Nayibe Moreno Ladino" w:date="2025-01-15T12:58:00Z" w16du:dateUtc="2025-01-15T17:58:00Z">
            <w:rPr>
              <w:rStyle w:val="Hipervnculo"/>
              <w:rFonts w:cs="Times New Roman"/>
            </w:rPr>
          </w:rPrChange>
        </w:rPr>
        <w:t>evaluación del rendimiento a los 90 días</w:t>
      </w:r>
      <w:r>
        <w:fldChar w:fldCharType="end"/>
      </w:r>
      <w:r w:rsidRPr="00963ED8">
        <w:rPr>
          <w:rFonts w:cs="Times New Roman"/>
          <w:lang w:val="es-CO"/>
          <w:rPrChange w:id="2318" w:author="Massiel Nayibe Moreno Ladino" w:date="2025-01-15T12:58:00Z" w16du:dateUtc="2025-01-15T17:58:00Z">
            <w:rPr>
              <w:rFonts w:cs="Times New Roman"/>
            </w:rPr>
          </w:rPrChange>
        </w:rPr>
        <w:t xml:space="preserve">. </w:t>
      </w:r>
    </w:p>
    <w:p w14:paraId="491498FC" w14:textId="77777777" w:rsidR="00441859" w:rsidRPr="00963ED8" w:rsidRDefault="00DE7F5C">
      <w:pPr>
        <w:pStyle w:val="Ttulo3"/>
        <w:rPr>
          <w:lang w:val="es-CO"/>
          <w:rPrChange w:id="2319" w:author="Massiel Nayibe Moreno Ladino" w:date="2025-01-15T12:58:00Z" w16du:dateUtc="2025-01-15T17:58:00Z">
            <w:rPr/>
          </w:rPrChange>
        </w:rPr>
      </w:pPr>
      <w:bookmarkStart w:id="2320" w:name="_Toc182401235"/>
      <w:bookmarkStart w:id="2321" w:name="_Toc185435324"/>
      <w:r w:rsidRPr="00963ED8">
        <w:rPr>
          <w:lang w:val="es-CO"/>
          <w:rPrChange w:id="2322" w:author="Massiel Nayibe Moreno Ladino" w:date="2025-01-15T12:58:00Z" w16du:dateUtc="2025-01-15T17:58:00Z">
            <w:rPr/>
          </w:rPrChange>
        </w:rPr>
        <w:lastRenderedPageBreak/>
        <w:t xml:space="preserve">8.3.9 Puestos interinos </w:t>
      </w:r>
      <w:bookmarkEnd w:id="2320"/>
      <w:bookmarkEnd w:id="2321"/>
    </w:p>
    <w:p w14:paraId="363DDDDB" w14:textId="77777777" w:rsidR="00441859" w:rsidRPr="00963ED8" w:rsidRDefault="00DE7F5C">
      <w:pPr>
        <w:spacing w:after="120" w:line="360" w:lineRule="auto"/>
        <w:jc w:val="both"/>
        <w:rPr>
          <w:rFonts w:cs="Times New Roman"/>
          <w:lang w:val="es-CO"/>
          <w:rPrChange w:id="2323" w:author="Massiel Nayibe Moreno Ladino" w:date="2025-01-15T12:58:00Z" w16du:dateUtc="2025-01-15T17:58:00Z">
            <w:rPr>
              <w:rFonts w:cs="Times New Roman"/>
            </w:rPr>
          </w:rPrChange>
        </w:rPr>
      </w:pPr>
      <w:r w:rsidRPr="00963ED8">
        <w:rPr>
          <w:rFonts w:cs="Times New Roman"/>
          <w:lang w:val="es-CO"/>
          <w:rPrChange w:id="2324" w:author="Massiel Nayibe Moreno Ladino" w:date="2025-01-15T12:58:00Z" w16du:dateUtc="2025-01-15T17:58:00Z">
            <w:rPr>
              <w:rFonts w:cs="Times New Roman"/>
            </w:rPr>
          </w:rPrChange>
        </w:rPr>
        <w:t xml:space="preserve">Un puesto interino es un cambio de trabajo temporal en el que una persona asume un nuevo puesto que es el resultado de una vacante o de una necesidad operativa. Durante el cargo interino, se espera que el empleado asuma toda la responsabilidad y autoridad del nuevo puesto. Los cargos interinos no suelen durar más de 3 a 6 meses; sin embargo, en casos concretos pueden prolongarse hasta 9 meses como máximo. Los cargos interinos pueden surgir mientras se lleva a cabo una contratación competitiva, durante la puesta en marcha de un nuevo programa/departamento, mientras se espera la aprobación de un donante para personal clave o para completar una tarea específica. El supervisor deberá enviar un correo electrónico a todo el personal indicando el puesto interino y las fechas de entrada en vigor. </w:t>
      </w:r>
    </w:p>
    <w:p w14:paraId="7E74DA05" w14:textId="77777777" w:rsidR="00441859" w:rsidRPr="00963ED8" w:rsidRDefault="00DE7F5C">
      <w:pPr>
        <w:pStyle w:val="Ttulo3"/>
        <w:rPr>
          <w:lang w:val="es-CO"/>
          <w:rPrChange w:id="2325" w:author="Massiel Nayibe Moreno Ladino" w:date="2025-01-15T12:58:00Z" w16du:dateUtc="2025-01-15T17:58:00Z">
            <w:rPr/>
          </w:rPrChange>
        </w:rPr>
      </w:pPr>
      <w:bookmarkStart w:id="2326" w:name="_Toc182401236"/>
      <w:bookmarkStart w:id="2327" w:name="_Toc185435325"/>
      <w:r w:rsidRPr="00963ED8">
        <w:rPr>
          <w:lang w:val="es-CO"/>
          <w:rPrChange w:id="2328" w:author="Massiel Nayibe Moreno Ladino" w:date="2025-01-15T12:58:00Z" w16du:dateUtc="2025-01-15T17:58:00Z">
            <w:rPr/>
          </w:rPrChange>
        </w:rPr>
        <w:t xml:space="preserve">8.3.10 Remuneración de los cargos interinos </w:t>
      </w:r>
      <w:bookmarkEnd w:id="2326"/>
      <w:bookmarkEnd w:id="2327"/>
    </w:p>
    <w:p w14:paraId="63DCEC3F" w14:textId="77777777" w:rsidR="00441859" w:rsidRPr="00963ED8" w:rsidRDefault="00DE7F5C">
      <w:pPr>
        <w:spacing w:after="120" w:line="360" w:lineRule="auto"/>
        <w:jc w:val="both"/>
        <w:rPr>
          <w:rFonts w:cs="Times New Roman"/>
          <w:lang w:val="es-CO"/>
          <w:rPrChange w:id="2329" w:author="Massiel Nayibe Moreno Ladino" w:date="2025-01-15T12:58:00Z" w16du:dateUtc="2025-01-15T17:58:00Z">
            <w:rPr>
              <w:rFonts w:cs="Times New Roman"/>
            </w:rPr>
          </w:rPrChange>
        </w:rPr>
      </w:pPr>
      <w:r w:rsidRPr="00963ED8">
        <w:rPr>
          <w:rFonts w:cs="Times New Roman"/>
          <w:lang w:val="es-CO"/>
          <w:rPrChange w:id="2330" w:author="Massiel Nayibe Moreno Ladino" w:date="2025-01-15T12:58:00Z" w16du:dateUtc="2025-01-15T17:58:00Z">
            <w:rPr>
              <w:rFonts w:cs="Times New Roman"/>
            </w:rPr>
          </w:rPrChange>
        </w:rPr>
        <w:t xml:space="preserve">Si el periodo de interinidad se prolonga 2 meses o más, </w:t>
      </w:r>
      <w:r w:rsidRPr="00963ED8">
        <w:rPr>
          <w:rFonts w:cs="Times New Roman"/>
          <w:b/>
          <w:bCs/>
          <w:u w:val="single"/>
          <w:lang w:val="es-CO"/>
          <w:rPrChange w:id="2331" w:author="Massiel Nayibe Moreno Ladino" w:date="2025-01-15T12:58:00Z" w16du:dateUtc="2025-01-15T17:58:00Z">
            <w:rPr>
              <w:rFonts w:cs="Times New Roman"/>
              <w:b/>
              <w:bCs/>
              <w:u w:val="single"/>
            </w:rPr>
          </w:rPrChange>
        </w:rPr>
        <w:t xml:space="preserve">y </w:t>
      </w:r>
      <w:r w:rsidRPr="00963ED8">
        <w:rPr>
          <w:rFonts w:cs="Times New Roman"/>
          <w:lang w:val="es-CO"/>
          <w:rPrChange w:id="2332" w:author="Massiel Nayibe Moreno Ladino" w:date="2025-01-15T12:58:00Z" w16du:dateUtc="2025-01-15T17:58:00Z">
            <w:rPr>
              <w:rFonts w:cs="Times New Roman"/>
            </w:rPr>
          </w:rPrChange>
        </w:rPr>
        <w:t xml:space="preserve">el puesto interino </w:t>
      </w:r>
      <w:r>
        <w:fldChar w:fldCharType="begin"/>
      </w:r>
      <w:r w:rsidRPr="00963ED8">
        <w:rPr>
          <w:lang w:val="es-CO"/>
          <w:rPrChange w:id="2333" w:author="Massiel Nayibe Moreno Ladino" w:date="2025-01-15T12:58:00Z" w16du:dateUtc="2025-01-15T17:58:00Z">
            <w:rPr/>
          </w:rPrChange>
        </w:rPr>
        <w:instrText>HYPERLINK "https://partnersnet107.sharepoint.com/:f:/s/FA/EklUy1Z3hKZClsUapeKbEtwB6H4v1csBb-Ihdg3IpoNQvw?e=LM6Uxe"</w:instrText>
      </w:r>
      <w:r>
        <w:fldChar w:fldCharType="separate"/>
      </w:r>
      <w:r w:rsidRPr="00963ED8">
        <w:rPr>
          <w:rStyle w:val="Hipervnculo"/>
          <w:rFonts w:cs="Times New Roman"/>
          <w:lang w:val="es-CO"/>
          <w:rPrChange w:id="2334" w:author="Massiel Nayibe Moreno Ladino" w:date="2025-01-15T12:58:00Z" w16du:dateUtc="2025-01-15T17:58:00Z">
            <w:rPr>
              <w:rStyle w:val="Hipervnculo"/>
              <w:rFonts w:cs="Times New Roman"/>
            </w:rPr>
          </w:rPrChange>
        </w:rPr>
        <w:t>es de un grado salarial</w:t>
      </w:r>
      <w:r>
        <w:fldChar w:fldCharType="end"/>
      </w:r>
      <w:r w:rsidRPr="00963ED8">
        <w:rPr>
          <w:rFonts w:cs="Times New Roman"/>
          <w:lang w:val="es-CO"/>
          <w:rPrChange w:id="2335" w:author="Massiel Nayibe Moreno Ladino" w:date="2025-01-15T12:58:00Z" w16du:dateUtc="2025-01-15T17:58:00Z">
            <w:rPr>
              <w:rFonts w:cs="Times New Roman"/>
            </w:rPr>
          </w:rPrChange>
        </w:rPr>
        <w:t xml:space="preserve"> diferente, el empleado que ocupe el puesto será remunerado dentro del nuevo grado durante el periodo de interinidad</w:t>
      </w:r>
      <w:r w:rsidR="00BD4D85" w:rsidRPr="00963ED8">
        <w:rPr>
          <w:rFonts w:cs="Times New Roman"/>
          <w:lang w:val="es-CO"/>
          <w:rPrChange w:id="2336" w:author="Massiel Nayibe Moreno Ladino" w:date="2025-01-15T12:58:00Z" w16du:dateUtc="2025-01-15T17:58:00Z">
            <w:rPr>
              <w:rFonts w:cs="Times New Roman"/>
            </w:rPr>
          </w:rPrChange>
        </w:rPr>
        <w:t>, con un incremento temporal máximo de hasta el 15%. Si la interinidad es inferior a 2 meses, no se concederá ninguna compensación adicional.</w:t>
      </w:r>
    </w:p>
    <w:p w14:paraId="2D602599" w14:textId="77777777" w:rsidR="00441859" w:rsidRPr="00963ED8" w:rsidRDefault="00DE7F5C">
      <w:pPr>
        <w:spacing w:after="120" w:line="360" w:lineRule="auto"/>
        <w:jc w:val="both"/>
        <w:rPr>
          <w:rFonts w:cs="Times New Roman"/>
          <w:lang w:val="es-CO"/>
          <w:rPrChange w:id="2337" w:author="Massiel Nayibe Moreno Ladino" w:date="2025-01-15T12:58:00Z" w16du:dateUtc="2025-01-15T17:58:00Z">
            <w:rPr>
              <w:rFonts w:cs="Times New Roman"/>
            </w:rPr>
          </w:rPrChange>
        </w:rPr>
      </w:pPr>
      <w:r w:rsidRPr="00963ED8">
        <w:rPr>
          <w:rFonts w:cs="Times New Roman"/>
          <w:lang w:val="es-CO"/>
          <w:rPrChange w:id="2338" w:author="Massiel Nayibe Moreno Ladino" w:date="2025-01-15T12:58:00Z" w16du:dateUtc="2025-01-15T17:58:00Z">
            <w:rPr>
              <w:rFonts w:cs="Times New Roman"/>
            </w:rPr>
          </w:rPrChange>
        </w:rPr>
        <w:t xml:space="preserve">En caso de que el empleado que ocupe el puesto ya perciba una retribución igual o superior a ese punto, la retribución seguirá siendo la misma durante el periodo de interinidad. Una vez que el puesto interino llega a su fin, el empleado vuelve a su puesto original y el salario vuelve a su tarifa salarial original más cualquier aumento por méritos durante ese periodo. Los cargos interinos suelen servir como punto de entrada para una oportunidad a más largo plazo, por lo que la transparencia de las expectativas y el plazo previsto de los cargos interinos es de suma importancia. </w:t>
      </w:r>
    </w:p>
    <w:p w14:paraId="5C8F29F5" w14:textId="77777777" w:rsidR="00441859" w:rsidRPr="00963ED8" w:rsidRDefault="00DE7F5C">
      <w:pPr>
        <w:pStyle w:val="Ttulo3"/>
        <w:rPr>
          <w:lang w:val="es-CO"/>
          <w:rPrChange w:id="2339" w:author="Massiel Nayibe Moreno Ladino" w:date="2025-01-15T12:58:00Z" w16du:dateUtc="2025-01-15T17:58:00Z">
            <w:rPr/>
          </w:rPrChange>
        </w:rPr>
      </w:pPr>
      <w:bookmarkStart w:id="2340" w:name="_Toc182401237"/>
      <w:bookmarkStart w:id="2341" w:name="_Toc185435326"/>
      <w:r w:rsidRPr="00963ED8">
        <w:rPr>
          <w:lang w:val="es-CO"/>
          <w:rPrChange w:id="2342" w:author="Massiel Nayibe Moreno Ladino" w:date="2025-01-15T12:58:00Z" w16du:dateUtc="2025-01-15T17:58:00Z">
            <w:rPr/>
          </w:rPrChange>
        </w:rPr>
        <w:t xml:space="preserve">8.3.11 Cobertura temporal de puestos </w:t>
      </w:r>
      <w:bookmarkEnd w:id="2340"/>
      <w:bookmarkEnd w:id="2341"/>
    </w:p>
    <w:p w14:paraId="7B4991DD" w14:textId="77777777" w:rsidR="00441859" w:rsidRPr="00963ED8" w:rsidRDefault="00DE7F5C">
      <w:pPr>
        <w:spacing w:after="120" w:line="360" w:lineRule="auto"/>
        <w:jc w:val="both"/>
        <w:rPr>
          <w:rFonts w:cs="Times New Roman"/>
          <w:lang w:val="es-CO"/>
          <w:rPrChange w:id="2343" w:author="Massiel Nayibe Moreno Ladino" w:date="2025-01-15T12:58:00Z" w16du:dateUtc="2025-01-15T17:58:00Z">
            <w:rPr>
              <w:rFonts w:cs="Times New Roman"/>
            </w:rPr>
          </w:rPrChange>
        </w:rPr>
      </w:pPr>
      <w:r w:rsidRPr="00963ED8">
        <w:rPr>
          <w:rFonts w:cs="Times New Roman"/>
          <w:lang w:val="es-CO"/>
          <w:rPrChange w:id="2344" w:author="Massiel Nayibe Moreno Ladino" w:date="2025-01-15T12:58:00Z" w16du:dateUtc="2025-01-15T17:58:00Z">
            <w:rPr>
              <w:rFonts w:cs="Times New Roman"/>
            </w:rPr>
          </w:rPrChange>
        </w:rPr>
        <w:t xml:space="preserve">Una cobertura temporal de puesto es cuando un empleado asume funciones o responsabilidades adicionales para apoyar a un compañero o supervisor durante un permiso de corta duración (como vacaciones, baja por maternidad o paternidad, o incapacidad médica). Se diferencia de un puesto interino porque el empleado no asume plenamente un nuevo puesto, sino sólo determinados aspectos del mismo. </w:t>
      </w:r>
    </w:p>
    <w:p w14:paraId="506DC0C6" w14:textId="77777777" w:rsidR="00441859" w:rsidRPr="00963ED8" w:rsidRDefault="00DE7F5C">
      <w:pPr>
        <w:spacing w:after="120" w:line="360" w:lineRule="auto"/>
        <w:jc w:val="both"/>
        <w:rPr>
          <w:rFonts w:cs="Times New Roman"/>
          <w:lang w:val="es-CO"/>
          <w:rPrChange w:id="2345" w:author="Massiel Nayibe Moreno Ladino" w:date="2025-01-15T12:58:00Z" w16du:dateUtc="2025-01-15T17:58:00Z">
            <w:rPr>
              <w:rFonts w:cs="Times New Roman"/>
            </w:rPr>
          </w:rPrChange>
        </w:rPr>
      </w:pPr>
      <w:r w:rsidRPr="00963ED8">
        <w:rPr>
          <w:rFonts w:cs="Times New Roman"/>
          <w:lang w:val="es-CO"/>
          <w:rPrChange w:id="2346" w:author="Massiel Nayibe Moreno Ladino" w:date="2025-01-15T12:58:00Z" w16du:dateUtc="2025-01-15T17:58:00Z">
            <w:rPr>
              <w:rFonts w:cs="Times New Roman"/>
            </w:rPr>
          </w:rPrChange>
        </w:rPr>
        <w:lastRenderedPageBreak/>
        <w:t xml:space="preserve">Antes de su salida temporal, el empleado que se acoja a la excedencia debe enviar un correo electrónico a todo el personal para informar sobre las funciones y responsabilidades y a quién dirigirse para cada una de ellas. </w:t>
      </w:r>
    </w:p>
    <w:p w14:paraId="1D893E94" w14:textId="77777777" w:rsidR="00441859" w:rsidRPr="00963ED8" w:rsidRDefault="00DE7F5C">
      <w:pPr>
        <w:pStyle w:val="Ttulo3"/>
        <w:rPr>
          <w:lang w:val="es-CO"/>
          <w:rPrChange w:id="2347" w:author="Massiel Nayibe Moreno Ladino" w:date="2025-01-15T12:58:00Z" w16du:dateUtc="2025-01-15T17:58:00Z">
            <w:rPr/>
          </w:rPrChange>
        </w:rPr>
      </w:pPr>
      <w:bookmarkStart w:id="2348" w:name="_Toc182401238"/>
      <w:bookmarkStart w:id="2349" w:name="_Toc185435327"/>
      <w:r w:rsidRPr="00963ED8">
        <w:rPr>
          <w:lang w:val="es-CO"/>
          <w:rPrChange w:id="2350" w:author="Massiel Nayibe Moreno Ladino" w:date="2025-01-15T12:58:00Z" w16du:dateUtc="2025-01-15T17:58:00Z">
            <w:rPr/>
          </w:rPrChange>
        </w:rPr>
        <w:t xml:space="preserve">8.3.12 Cobertura temporal de puestos Remuneración </w:t>
      </w:r>
      <w:bookmarkEnd w:id="2348"/>
      <w:bookmarkEnd w:id="2349"/>
    </w:p>
    <w:p w14:paraId="353274A8" w14:textId="77777777" w:rsidR="00441859" w:rsidRPr="00963ED8" w:rsidRDefault="00DE7F5C">
      <w:pPr>
        <w:spacing w:after="120" w:line="360" w:lineRule="auto"/>
        <w:jc w:val="both"/>
        <w:rPr>
          <w:rFonts w:cs="Times New Roman"/>
          <w:lang w:val="es-CO"/>
          <w:rPrChange w:id="2351" w:author="Massiel Nayibe Moreno Ladino" w:date="2025-01-15T12:58:00Z" w16du:dateUtc="2025-01-15T17:58:00Z">
            <w:rPr>
              <w:rFonts w:cs="Times New Roman"/>
            </w:rPr>
          </w:rPrChange>
        </w:rPr>
      </w:pPr>
      <w:r w:rsidRPr="00963ED8">
        <w:rPr>
          <w:rFonts w:cs="Times New Roman"/>
          <w:lang w:val="es-CO"/>
          <w:rPrChange w:id="2352" w:author="Massiel Nayibe Moreno Ladino" w:date="2025-01-15T12:58:00Z" w16du:dateUtc="2025-01-15T17:58:00Z">
            <w:rPr>
              <w:rFonts w:cs="Times New Roman"/>
            </w:rPr>
          </w:rPrChange>
        </w:rPr>
        <w:t>Asumir responsabilidades adicionales en régimen de cobertura temporal no supone un aumento de sueldo. Se puede pedir al personal que firme una renuncia en la que indique que no obtiene un aumento de salario o prestaciones, tal y como exige</w:t>
      </w:r>
      <w:commentRangeStart w:id="2353"/>
      <w:r w:rsidRPr="00963ED8">
        <w:rPr>
          <w:rFonts w:cs="Times New Roman"/>
          <w:lang w:val="es-CO"/>
          <w:rPrChange w:id="2354" w:author="Massiel Nayibe Moreno Ladino" w:date="2025-01-15T12:58:00Z" w16du:dateUtc="2025-01-15T17:58:00Z">
            <w:rPr>
              <w:rFonts w:cs="Times New Roman"/>
            </w:rPr>
          </w:rPrChange>
        </w:rPr>
        <w:t xml:space="preserve"> en cada país. </w:t>
      </w:r>
      <w:commentRangeEnd w:id="2353"/>
      <w:r>
        <w:rPr>
          <w:rStyle w:val="Refdecomentario"/>
        </w:rPr>
        <w:commentReference w:id="2353"/>
      </w:r>
    </w:p>
    <w:p w14:paraId="0F47C41C" w14:textId="77777777" w:rsidR="00441859" w:rsidRPr="00963ED8" w:rsidRDefault="00DE7F5C">
      <w:pPr>
        <w:pStyle w:val="Ttulo3"/>
        <w:rPr>
          <w:lang w:val="es-CO"/>
          <w:rPrChange w:id="2355" w:author="Massiel Nayibe Moreno Ladino" w:date="2025-01-15T12:58:00Z" w16du:dateUtc="2025-01-15T17:58:00Z">
            <w:rPr/>
          </w:rPrChange>
        </w:rPr>
      </w:pPr>
      <w:bookmarkStart w:id="2356" w:name="_Toc182401239"/>
      <w:bookmarkStart w:id="2357" w:name="_Toc185435328"/>
      <w:r w:rsidRPr="00963ED8">
        <w:rPr>
          <w:lang w:val="es-CO"/>
          <w:rPrChange w:id="2358" w:author="Massiel Nayibe Moreno Ladino" w:date="2025-01-15T12:58:00Z" w16du:dateUtc="2025-01-15T17:58:00Z">
            <w:rPr/>
          </w:rPrChange>
        </w:rPr>
        <w:t xml:space="preserve">8.3.13 Recontratación de antiguos empleados </w:t>
      </w:r>
      <w:bookmarkEnd w:id="2356"/>
      <w:bookmarkEnd w:id="2357"/>
    </w:p>
    <w:p w14:paraId="4F3B215D" w14:textId="77777777" w:rsidR="00441859" w:rsidRPr="00963ED8" w:rsidRDefault="00DE7F5C">
      <w:pPr>
        <w:spacing w:after="120" w:line="360" w:lineRule="auto"/>
        <w:jc w:val="both"/>
        <w:rPr>
          <w:rFonts w:cs="Times New Roman"/>
          <w:lang w:val="es-CO"/>
          <w:rPrChange w:id="2359" w:author="Massiel Nayibe Moreno Ladino" w:date="2025-01-15T12:58:00Z" w16du:dateUtc="2025-01-15T17:58:00Z">
            <w:rPr>
              <w:rFonts w:cs="Times New Roman"/>
            </w:rPr>
          </w:rPrChange>
        </w:rPr>
      </w:pPr>
      <w:r w:rsidRPr="00963ED8">
        <w:rPr>
          <w:rFonts w:cs="Times New Roman"/>
          <w:lang w:val="es-CO"/>
          <w:rPrChange w:id="2360" w:author="Massiel Nayibe Moreno Ladino" w:date="2025-01-15T12:58:00Z" w16du:dateUtc="2025-01-15T17:58:00Z">
            <w:rPr>
              <w:rFonts w:cs="Times New Roman"/>
            </w:rPr>
          </w:rPrChange>
        </w:rPr>
        <w:t>Partners considerará la recontratación de antiguos empleados con ciertas condiciones. Los antiguos empleados que deseen solicitar un puesto anunciado, para el que crean estar cualificados, podrán hacerlo participando en el proceso competitivo de reclutamiento, selección y entrevista. Partners revisará el rendimiento pasado del empleado, las circunstancias de su separación de Partners, y llevará a cabo una verificación de los puestos ocupados antes de dejar Partners.</w:t>
      </w:r>
    </w:p>
    <w:p w14:paraId="2A7BD9A8" w14:textId="77777777" w:rsidR="00441859" w:rsidRDefault="00DE7F5C">
      <w:pPr>
        <w:pStyle w:val="Ttulo2"/>
        <w:numPr>
          <w:ilvl w:val="1"/>
          <w:numId w:val="82"/>
        </w:numPr>
      </w:pPr>
      <w:bookmarkStart w:id="2361" w:name="_Toc185165718"/>
      <w:bookmarkStart w:id="2362" w:name="_Toc185341294"/>
      <w:bookmarkStart w:id="2363" w:name="_Toc185341652"/>
      <w:bookmarkStart w:id="2364" w:name="_Toc185419701"/>
      <w:bookmarkStart w:id="2365" w:name="_Toc185420067"/>
      <w:bookmarkStart w:id="2366" w:name="_Toc185420433"/>
      <w:bookmarkStart w:id="2367" w:name="_Toc185420799"/>
      <w:bookmarkStart w:id="2368" w:name="_Toc185435329"/>
      <w:bookmarkStart w:id="2369" w:name="_Toc185165719"/>
      <w:bookmarkStart w:id="2370" w:name="_Toc185341295"/>
      <w:bookmarkStart w:id="2371" w:name="_Toc185341653"/>
      <w:bookmarkStart w:id="2372" w:name="_Toc185419702"/>
      <w:bookmarkStart w:id="2373" w:name="_Toc185420068"/>
      <w:bookmarkStart w:id="2374" w:name="_Toc185420434"/>
      <w:bookmarkStart w:id="2375" w:name="_Toc185420800"/>
      <w:bookmarkStart w:id="2376" w:name="_Toc185435330"/>
      <w:bookmarkStart w:id="2377" w:name="_Toc185165720"/>
      <w:bookmarkStart w:id="2378" w:name="_Toc185341296"/>
      <w:bookmarkStart w:id="2379" w:name="_Toc185341654"/>
      <w:bookmarkStart w:id="2380" w:name="_Toc185419703"/>
      <w:bookmarkStart w:id="2381" w:name="_Toc185420069"/>
      <w:bookmarkStart w:id="2382" w:name="_Toc185420435"/>
      <w:bookmarkStart w:id="2383" w:name="_Toc185420801"/>
      <w:bookmarkStart w:id="2384" w:name="_Toc185435331"/>
      <w:bookmarkStart w:id="2385" w:name="_Toc185165721"/>
      <w:bookmarkStart w:id="2386" w:name="_Toc185341297"/>
      <w:bookmarkStart w:id="2387" w:name="_Toc185341655"/>
      <w:bookmarkStart w:id="2388" w:name="_Toc185419704"/>
      <w:bookmarkStart w:id="2389" w:name="_Toc185420070"/>
      <w:bookmarkStart w:id="2390" w:name="_Toc185420436"/>
      <w:bookmarkStart w:id="2391" w:name="_Toc185420802"/>
      <w:bookmarkStart w:id="2392" w:name="_Toc185435332"/>
      <w:bookmarkStart w:id="2393" w:name="_Toc185165722"/>
      <w:bookmarkStart w:id="2394" w:name="_Toc185341298"/>
      <w:bookmarkStart w:id="2395" w:name="_Toc185341656"/>
      <w:bookmarkStart w:id="2396" w:name="_Toc185419705"/>
      <w:bookmarkStart w:id="2397" w:name="_Toc185420071"/>
      <w:bookmarkStart w:id="2398" w:name="_Toc185420437"/>
      <w:bookmarkStart w:id="2399" w:name="_Toc185420803"/>
      <w:bookmarkStart w:id="2400" w:name="_Toc185435333"/>
      <w:bookmarkStart w:id="2401" w:name="_Toc185165723"/>
      <w:bookmarkStart w:id="2402" w:name="_Toc185341299"/>
      <w:bookmarkStart w:id="2403" w:name="_Toc185341657"/>
      <w:bookmarkStart w:id="2404" w:name="_Toc185419706"/>
      <w:bookmarkStart w:id="2405" w:name="_Toc185420072"/>
      <w:bookmarkStart w:id="2406" w:name="_Toc185420438"/>
      <w:bookmarkStart w:id="2407" w:name="_Toc185420804"/>
      <w:bookmarkStart w:id="2408" w:name="_Toc185435334"/>
      <w:bookmarkStart w:id="2409" w:name="_Toc185165724"/>
      <w:bookmarkStart w:id="2410" w:name="_Toc185341300"/>
      <w:bookmarkStart w:id="2411" w:name="_Toc185341658"/>
      <w:bookmarkStart w:id="2412" w:name="_Toc185419707"/>
      <w:bookmarkStart w:id="2413" w:name="_Toc185420073"/>
      <w:bookmarkStart w:id="2414" w:name="_Toc185420439"/>
      <w:bookmarkStart w:id="2415" w:name="_Toc185420805"/>
      <w:bookmarkStart w:id="2416" w:name="_Toc185435335"/>
      <w:bookmarkStart w:id="2417" w:name="_Toc185165725"/>
      <w:bookmarkStart w:id="2418" w:name="_Toc185341301"/>
      <w:bookmarkStart w:id="2419" w:name="_Toc185341659"/>
      <w:bookmarkStart w:id="2420" w:name="_Toc185419708"/>
      <w:bookmarkStart w:id="2421" w:name="_Toc185420074"/>
      <w:bookmarkStart w:id="2422" w:name="_Toc185420440"/>
      <w:bookmarkStart w:id="2423" w:name="_Toc185420806"/>
      <w:bookmarkStart w:id="2424" w:name="_Toc185435336"/>
      <w:bookmarkStart w:id="2425" w:name="_Toc185165726"/>
      <w:bookmarkStart w:id="2426" w:name="_Toc185341302"/>
      <w:bookmarkStart w:id="2427" w:name="_Toc185341660"/>
      <w:bookmarkStart w:id="2428" w:name="_Toc185419709"/>
      <w:bookmarkStart w:id="2429" w:name="_Toc185420075"/>
      <w:bookmarkStart w:id="2430" w:name="_Toc185420441"/>
      <w:bookmarkStart w:id="2431" w:name="_Toc185420807"/>
      <w:bookmarkStart w:id="2432" w:name="_Toc185435337"/>
      <w:bookmarkStart w:id="2433" w:name="_Toc185165727"/>
      <w:bookmarkStart w:id="2434" w:name="_Toc185341303"/>
      <w:bookmarkStart w:id="2435" w:name="_Toc185341661"/>
      <w:bookmarkStart w:id="2436" w:name="_Toc185419710"/>
      <w:bookmarkStart w:id="2437" w:name="_Toc185420076"/>
      <w:bookmarkStart w:id="2438" w:name="_Toc185420442"/>
      <w:bookmarkStart w:id="2439" w:name="_Toc185420808"/>
      <w:bookmarkStart w:id="2440" w:name="_Toc185435338"/>
      <w:bookmarkStart w:id="2441" w:name="_Toc185165728"/>
      <w:bookmarkStart w:id="2442" w:name="_Toc185341304"/>
      <w:bookmarkStart w:id="2443" w:name="_Toc185341662"/>
      <w:bookmarkStart w:id="2444" w:name="_Toc185419711"/>
      <w:bookmarkStart w:id="2445" w:name="_Toc185420077"/>
      <w:bookmarkStart w:id="2446" w:name="_Toc185420443"/>
      <w:bookmarkStart w:id="2447" w:name="_Toc185420809"/>
      <w:bookmarkStart w:id="2448" w:name="_Toc185435339"/>
      <w:bookmarkStart w:id="2449" w:name="_Toc182401254"/>
      <w:bookmarkStart w:id="2450" w:name="_Toc18543534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commentRangeStart w:id="2451"/>
      <w:r w:rsidRPr="006074EF">
        <w:t xml:space="preserve">Verificación de antecedentes y referencias </w:t>
      </w:r>
      <w:bookmarkEnd w:id="2449"/>
      <w:bookmarkEnd w:id="2450"/>
    </w:p>
    <w:p w14:paraId="6C59D8F2" w14:textId="77777777" w:rsidR="00441859" w:rsidRPr="00963ED8" w:rsidRDefault="00DE7F5C">
      <w:pPr>
        <w:spacing w:before="120" w:line="360" w:lineRule="auto"/>
        <w:jc w:val="both"/>
        <w:rPr>
          <w:lang w:val="es-CO"/>
          <w:rPrChange w:id="2452" w:author="Massiel Nayibe Moreno Ladino" w:date="2025-01-15T12:58:00Z" w16du:dateUtc="2025-01-15T17:58:00Z">
            <w:rPr/>
          </w:rPrChange>
        </w:rPr>
      </w:pPr>
      <w:r w:rsidRPr="00963ED8">
        <w:rPr>
          <w:lang w:val="es-CO"/>
          <w:rPrChange w:id="2453" w:author="Massiel Nayibe Moreno Ladino" w:date="2025-01-15T12:58:00Z" w16du:dateUtc="2025-01-15T17:58:00Z">
            <w:rPr/>
          </w:rPrChange>
        </w:rPr>
        <w:t xml:space="preserve">Para asegurar que los individuos que se unan a Compañeros estén bien calificados y para asegurar que Compañeros mantenga un ambiente de trabajo seguro y productivo, es nuestra política conducir chequeos de antecedentes pre-empleo a todos los postulantes que acepten una oferta de empleo. Las verificaciones de antecedentes pueden incluir la verificación de cualquier información en el currículum del solicitante, solicitud o referencias. </w:t>
      </w:r>
    </w:p>
    <w:p w14:paraId="4DE4B0BA" w14:textId="77777777" w:rsidR="00441859" w:rsidRPr="00963ED8" w:rsidRDefault="00DE7F5C">
      <w:pPr>
        <w:spacing w:before="120" w:line="360" w:lineRule="auto"/>
        <w:jc w:val="both"/>
        <w:rPr>
          <w:lang w:val="es-CO"/>
          <w:rPrChange w:id="2454" w:author="Massiel Nayibe Moreno Ladino" w:date="2025-01-15T12:58:00Z" w16du:dateUtc="2025-01-15T17:58:00Z">
            <w:rPr/>
          </w:rPrChange>
        </w:rPr>
      </w:pPr>
      <w:r w:rsidRPr="00963ED8">
        <w:rPr>
          <w:lang w:val="es-CO"/>
          <w:rPrChange w:id="2455" w:author="Massiel Nayibe Moreno Ladino" w:date="2025-01-15T12:58:00Z" w16du:dateUtc="2025-01-15T17:58:00Z">
            <w:rPr/>
          </w:rPrChange>
        </w:rPr>
        <w:t>Todas las ofertas de empleo están condicionadas a la recepción de un informe de verificación de antecedentes que sea aceptable para Partners. Todas las comprobaciones de antecedentes se realizan de conformidad con la legislación local contra la discriminación. Los informes se mantienen confidenciales y sólo son vistos por las personas involucradas en el proceso de contratación. Si la información obtenida en una verificación de antecedentes llevara a Partners a denegar el empleo, se proporcionará una copia del informe al solicitante, y éste tendrá la oportunidad de impugnar la exactitud del informe. La comprobación de antecedentes puede incluir una comprobación de antecedentes penales, aunque una condena penal no excluye automáticamente a un solicitante de empleo.</w:t>
      </w:r>
      <w:commentRangeEnd w:id="2451"/>
      <w:r w:rsidRPr="006074EF">
        <w:commentReference w:id="2451"/>
      </w:r>
    </w:p>
    <w:p w14:paraId="53E466EB" w14:textId="77777777" w:rsidR="00441859" w:rsidRPr="00963ED8" w:rsidRDefault="00DE7F5C">
      <w:pPr>
        <w:pStyle w:val="Ttulo2"/>
        <w:numPr>
          <w:ilvl w:val="1"/>
          <w:numId w:val="82"/>
        </w:numPr>
        <w:rPr>
          <w:lang w:val="es-CO"/>
          <w:rPrChange w:id="2456" w:author="Massiel Nayibe Moreno Ladino" w:date="2025-01-15T12:58:00Z" w16du:dateUtc="2025-01-15T17:58:00Z">
            <w:rPr/>
          </w:rPrChange>
        </w:rPr>
      </w:pPr>
      <w:bookmarkStart w:id="2457" w:name="_Toc185435341"/>
      <w:r w:rsidRPr="00963ED8">
        <w:rPr>
          <w:lang w:val="es-CO"/>
          <w:rPrChange w:id="2458" w:author="Massiel Nayibe Moreno Ladino" w:date="2025-01-15T12:58:00Z" w16du:dateUtc="2025-01-15T17:58:00Z">
            <w:rPr/>
          </w:rPrChange>
        </w:rPr>
        <w:lastRenderedPageBreak/>
        <w:t>Autorización de posibles nuevas contrataciones con empleos anteriores en USG</w:t>
      </w:r>
      <w:bookmarkEnd w:id="2457"/>
    </w:p>
    <w:p w14:paraId="7C4D2341" w14:textId="77777777" w:rsidR="00441859" w:rsidRPr="00963ED8" w:rsidRDefault="00DE7F5C">
      <w:pPr>
        <w:spacing w:line="360" w:lineRule="auto"/>
        <w:jc w:val="both"/>
        <w:rPr>
          <w:lang w:val="es-CO"/>
          <w:rPrChange w:id="2459" w:author="Massiel Nayibe Moreno Ladino" w:date="2025-01-15T12:58:00Z" w16du:dateUtc="2025-01-15T17:58:00Z">
            <w:rPr/>
          </w:rPrChange>
        </w:rPr>
      </w:pPr>
      <w:r w:rsidRPr="00963ED8">
        <w:rPr>
          <w:lang w:val="es-CO"/>
          <w:rPrChange w:id="2460" w:author="Massiel Nayibe Moreno Ladino" w:date="2025-01-15T12:58:00Z" w16du:dateUtc="2025-01-15T17:58:00Z">
            <w:rPr/>
          </w:rPrChange>
        </w:rPr>
        <w:t>Partners se asegurará de que las nuevas contrataciones potenciales con empleos anteriores en el Gobierno de los Estados Unidos (USG) sean evaluadas minuciosamente y despejadas de cualquier conflicto que pudiera impedirles desempeñar eficazmente sus puestos contratados dentro de Partners.</w:t>
      </w:r>
    </w:p>
    <w:p w14:paraId="364E654E" w14:textId="77777777" w:rsidR="00441859" w:rsidRPr="00963ED8" w:rsidRDefault="00DE7F5C">
      <w:pPr>
        <w:pStyle w:val="Ttulo3"/>
        <w:rPr>
          <w:lang w:val="es-CO"/>
          <w:rPrChange w:id="2461" w:author="Massiel Nayibe Moreno Ladino" w:date="2025-01-15T12:58:00Z" w16du:dateUtc="2025-01-15T17:58:00Z">
            <w:rPr/>
          </w:rPrChange>
        </w:rPr>
      </w:pPr>
      <w:bookmarkStart w:id="2462" w:name="_Toc184806802"/>
      <w:bookmarkStart w:id="2463" w:name="_Toc185435342"/>
      <w:r w:rsidRPr="00963ED8">
        <w:rPr>
          <w:lang w:val="es-CO"/>
          <w:rPrChange w:id="2464" w:author="Massiel Nayibe Moreno Ladino" w:date="2025-01-15T12:58:00Z" w16du:dateUtc="2025-01-15T17:58:00Z">
            <w:rPr/>
          </w:rPrChange>
        </w:rPr>
        <w:t>8.5.1 Autorización de conflicto de intereses</w:t>
      </w:r>
      <w:bookmarkEnd w:id="2462"/>
      <w:bookmarkEnd w:id="2463"/>
    </w:p>
    <w:p w14:paraId="7891425D" w14:textId="77777777" w:rsidR="00441859" w:rsidRPr="00963ED8" w:rsidRDefault="00DE7F5C">
      <w:pPr>
        <w:spacing w:after="120" w:line="360" w:lineRule="auto"/>
        <w:jc w:val="both"/>
        <w:rPr>
          <w:rFonts w:cs="Times New Roman"/>
          <w:lang w:val="es-CO"/>
          <w:rPrChange w:id="2465" w:author="Massiel Nayibe Moreno Ladino" w:date="2025-01-15T12:58:00Z" w16du:dateUtc="2025-01-15T17:58:00Z">
            <w:rPr>
              <w:rFonts w:cs="Times New Roman"/>
            </w:rPr>
          </w:rPrChange>
        </w:rPr>
      </w:pPr>
      <w:r w:rsidRPr="00963ED8">
        <w:rPr>
          <w:rFonts w:cs="Times New Roman"/>
          <w:lang w:val="es-CO"/>
          <w:rPrChange w:id="2466" w:author="Massiel Nayibe Moreno Ladino" w:date="2025-01-15T12:58:00Z" w16du:dateUtc="2025-01-15T17:58:00Z">
            <w:rPr>
              <w:rFonts w:cs="Times New Roman"/>
            </w:rPr>
          </w:rPrChange>
        </w:rPr>
        <w:t>Antes de finalizar la decisión de contratación, todos los posibles nuevos contratados con un empleo anterior en el SGA se someterán a un exhaustivo proceso de autorización para evaluar cualquier conflicto de intereses, incluidas las posibles restricciones u obligaciones que pudieran afectar a la capacidad del candidato para desempeñar sus funciones. En la evaluación se tendrán en cuenta factores como la función anterior del candidato, sus responsabilidades, el acceso a información sensible y cualquier restricción aplicable posterior al empleo impuesta por el SGA.</w:t>
      </w:r>
    </w:p>
    <w:p w14:paraId="77ABF29A" w14:textId="77777777" w:rsidR="00441859" w:rsidRPr="00963ED8" w:rsidRDefault="00DE7F5C">
      <w:pPr>
        <w:spacing w:after="120" w:line="360" w:lineRule="auto"/>
        <w:jc w:val="both"/>
        <w:rPr>
          <w:rFonts w:cs="Times New Roman"/>
          <w:lang w:val="es-CO"/>
          <w:rPrChange w:id="2467" w:author="Massiel Nayibe Moreno Ladino" w:date="2025-01-15T12:58:00Z" w16du:dateUtc="2025-01-15T17:58:00Z">
            <w:rPr>
              <w:rFonts w:cs="Times New Roman"/>
            </w:rPr>
          </w:rPrChange>
        </w:rPr>
      </w:pPr>
      <w:r w:rsidRPr="00963ED8">
        <w:rPr>
          <w:rFonts w:cs="Times New Roman"/>
          <w:lang w:val="es-CO"/>
          <w:rPrChange w:id="2468" w:author="Massiel Nayibe Moreno Ladino" w:date="2025-01-15T12:58:00Z" w16du:dateUtc="2025-01-15T17:58:00Z">
            <w:rPr>
              <w:rFonts w:cs="Times New Roman"/>
            </w:rPr>
          </w:rPrChange>
        </w:rPr>
        <w:t>El nuevo empleado potencial deberá revelar su empleo anterior en USG y proporcionar detalles relevantes sobre sus funciones, responsabilidades y cualquier restricción posterior al empleo de la que tenga conocimiento. RR.HH. colaborará con el Equipo de Cumplimiento y, si es necesario, con el asesor jurídico, para revisar los posibles conflictos de intereses. En los casos en que se identifiquen conflictos potenciales, se informará al candidato y se podrán tomar medidas adicionales para mitigar o abordar estos conflictos.</w:t>
      </w:r>
    </w:p>
    <w:p w14:paraId="1A86F1DD" w14:textId="77777777" w:rsidR="00441859" w:rsidRPr="00963ED8" w:rsidRDefault="00DE7F5C">
      <w:pPr>
        <w:pStyle w:val="Ttulo3"/>
        <w:rPr>
          <w:lang w:val="es-CO"/>
          <w:rPrChange w:id="2469" w:author="Massiel Nayibe Moreno Ladino" w:date="2025-01-15T12:58:00Z" w16du:dateUtc="2025-01-15T17:58:00Z">
            <w:rPr/>
          </w:rPrChange>
        </w:rPr>
      </w:pPr>
      <w:bookmarkStart w:id="2470" w:name="_Toc182401256"/>
      <w:bookmarkStart w:id="2471" w:name="_Toc185435343"/>
      <w:r w:rsidRPr="00963ED8">
        <w:rPr>
          <w:lang w:val="es-CO"/>
          <w:rPrChange w:id="2472" w:author="Massiel Nayibe Moreno Ladino" w:date="2025-01-15T12:58:00Z" w16du:dateUtc="2025-01-15T17:58:00Z">
            <w:rPr/>
          </w:rPrChange>
        </w:rPr>
        <w:t>8.5.2 Mitigación y resolución</w:t>
      </w:r>
      <w:bookmarkEnd w:id="2470"/>
      <w:bookmarkEnd w:id="2471"/>
    </w:p>
    <w:p w14:paraId="45F95EC3" w14:textId="77777777" w:rsidR="00441859" w:rsidRPr="00963ED8" w:rsidRDefault="00DE7F5C">
      <w:pPr>
        <w:spacing w:line="360" w:lineRule="auto"/>
        <w:jc w:val="both"/>
        <w:rPr>
          <w:lang w:val="es-CO"/>
          <w:rPrChange w:id="2473" w:author="Massiel Nayibe Moreno Ladino" w:date="2025-01-15T12:58:00Z" w16du:dateUtc="2025-01-15T17:58:00Z">
            <w:rPr/>
          </w:rPrChange>
        </w:rPr>
      </w:pPr>
      <w:r w:rsidRPr="00963ED8">
        <w:rPr>
          <w:lang w:val="es-CO"/>
          <w:rPrChange w:id="2474" w:author="Massiel Nayibe Moreno Ladino" w:date="2025-01-15T12:58:00Z" w16du:dateUtc="2025-01-15T17:58:00Z">
            <w:rPr/>
          </w:rPrChange>
        </w:rPr>
        <w:t>Si se identifican conflictos de intereses, Compañeros trabajará con el candidato para desarrollar medidas de mitigación apropiadas o buscar las dispensas necesarias. Las medidas de mitigación podrían incluir modificaciones de las responsabilidades laborales, recusaciones de ciertas actividades u otras acciones para evitar que surjan conflictos.</w:t>
      </w:r>
    </w:p>
    <w:p w14:paraId="0AB53084" w14:textId="77777777" w:rsidR="00441859" w:rsidRPr="00963ED8" w:rsidRDefault="00DE7F5C">
      <w:pPr>
        <w:spacing w:before="120" w:line="360" w:lineRule="auto"/>
        <w:jc w:val="both"/>
        <w:rPr>
          <w:lang w:val="es-CO"/>
          <w:rPrChange w:id="2475" w:author="Massiel Nayibe Moreno Ladino" w:date="2025-01-15T12:58:00Z" w16du:dateUtc="2025-01-15T17:58:00Z">
            <w:rPr/>
          </w:rPrChange>
        </w:rPr>
      </w:pPr>
      <w:r w:rsidRPr="00963ED8">
        <w:rPr>
          <w:lang w:val="es-CO"/>
          <w:rPrChange w:id="2476" w:author="Massiel Nayibe Moreno Ladino" w:date="2025-01-15T12:58:00Z" w16du:dateUtc="2025-01-15T17:58:00Z">
            <w:rPr/>
          </w:rPrChange>
        </w:rPr>
        <w:t>El proceso de autorización de conflicto de intereses y sus resultados se documentarán para cada posible nueva contratación con empleo anterior en USG. Se mantendrá la transparencia y una comunicación abierta durante todo el proceso para garantizar que los candidatos conozcan la evaluación y las medidas adoptadas.</w:t>
      </w:r>
    </w:p>
    <w:p w14:paraId="6412EAFA" w14:textId="77777777" w:rsidR="00441859" w:rsidRDefault="00DE7F5C">
      <w:pPr>
        <w:pStyle w:val="Ttulo2"/>
        <w:numPr>
          <w:ilvl w:val="1"/>
          <w:numId w:val="82"/>
        </w:numPr>
      </w:pPr>
      <w:bookmarkStart w:id="2477" w:name="_Toc182401257"/>
      <w:bookmarkStart w:id="2478" w:name="_Toc185435344"/>
      <w:r w:rsidRPr="006074EF">
        <w:lastRenderedPageBreak/>
        <w:t xml:space="preserve">Registros de personal y privacidad </w:t>
      </w:r>
      <w:bookmarkEnd w:id="2477"/>
      <w:bookmarkEnd w:id="2478"/>
    </w:p>
    <w:p w14:paraId="44CD6D69" w14:textId="77777777" w:rsidR="00441859" w:rsidRPr="00963ED8" w:rsidRDefault="00DE7F5C">
      <w:pPr>
        <w:spacing w:before="120" w:line="360" w:lineRule="auto"/>
        <w:jc w:val="both"/>
        <w:rPr>
          <w:lang w:val="es-CO"/>
          <w:rPrChange w:id="2479" w:author="Massiel Nayibe Moreno Ladino" w:date="2025-01-15T12:58:00Z" w16du:dateUtc="2025-01-15T17:58:00Z">
            <w:rPr/>
          </w:rPrChange>
        </w:rPr>
      </w:pPr>
      <w:r w:rsidRPr="00963ED8">
        <w:rPr>
          <w:lang w:val="es-CO"/>
          <w:rPrChange w:id="2480" w:author="Massiel Nayibe Moreno Ladino" w:date="2025-01-15T12:58:00Z" w16du:dateUtc="2025-01-15T17:58:00Z">
            <w:rPr/>
          </w:rPrChange>
        </w:rPr>
        <w:t xml:space="preserve">Los expedientes personales de cada empleado de Partners se mantendrán de forma confidencial y segura bajo la custodia de RRHH. </w:t>
      </w:r>
      <w:commentRangeStart w:id="2481"/>
      <w:r w:rsidRPr="00963ED8">
        <w:rPr>
          <w:lang w:val="es-CO"/>
          <w:rPrChange w:id="2482" w:author="Massiel Nayibe Moreno Ladino" w:date="2025-01-15T12:58:00Z" w16du:dateUtc="2025-01-15T17:58:00Z">
            <w:rPr/>
          </w:rPrChange>
        </w:rPr>
        <w:t xml:space="preserve">Como lo requiere la ley, algunos registros relacionados con asuntos médicos e investigaciones internas se mantienen en archivos separados. </w:t>
      </w:r>
      <w:commentRangeEnd w:id="2481"/>
      <w:r w:rsidRPr="006074EF">
        <w:commentReference w:id="2481"/>
      </w:r>
      <w:r w:rsidRPr="00963ED8">
        <w:rPr>
          <w:lang w:val="es-CO"/>
          <w:rPrChange w:id="2483" w:author="Massiel Nayibe Moreno Ladino" w:date="2025-01-15T12:58:00Z" w16du:dateUtc="2025-01-15T17:58:00Z">
            <w:rPr/>
          </w:rPrChange>
        </w:rPr>
        <w:t xml:space="preserve">Un archivo de personal incluye registros relacionados con el rendimiento y la formación, así como otros registros utilizados para la contratación, promoción y decisiones disciplinarias. </w:t>
      </w:r>
    </w:p>
    <w:p w14:paraId="3259E388" w14:textId="77777777" w:rsidR="00441859" w:rsidRPr="00963ED8" w:rsidRDefault="00DE7F5C">
      <w:pPr>
        <w:spacing w:before="120" w:line="360" w:lineRule="auto"/>
        <w:jc w:val="both"/>
        <w:rPr>
          <w:lang w:val="es-CO"/>
          <w:rPrChange w:id="2484" w:author="Massiel Nayibe Moreno Ladino" w:date="2025-01-15T12:59:00Z" w16du:dateUtc="2025-01-15T17:59:00Z">
            <w:rPr/>
          </w:rPrChange>
        </w:rPr>
      </w:pPr>
      <w:r w:rsidRPr="00963ED8">
        <w:rPr>
          <w:lang w:val="es-CO"/>
          <w:rPrChange w:id="2485" w:author="Massiel Nayibe Moreno Ladino" w:date="2025-01-15T12:58:00Z" w16du:dateUtc="2025-01-15T17:58:00Z">
            <w:rPr/>
          </w:rPrChange>
        </w:rPr>
        <w:t xml:space="preserve">Los empleados, o su representante, pueden solicitar el acceso a su expediente personal presentando una solicitud por escrito a RRHH. </w:t>
      </w:r>
      <w:r w:rsidRPr="00963ED8">
        <w:rPr>
          <w:lang w:val="es-CO"/>
          <w:rPrChange w:id="2486" w:author="Massiel Nayibe Moreno Ladino" w:date="2025-01-15T12:59:00Z" w16du:dateUtc="2025-01-15T17:59:00Z">
            <w:rPr/>
          </w:rPrChange>
        </w:rPr>
        <w:t xml:space="preserve">En general, se permitirá el acceso al expediente personal a los empleados actuales y antiguos previa solicitud razonable en un plazo de 3 días laborables a partir de la solicitud. </w:t>
      </w:r>
    </w:p>
    <w:p w14:paraId="3D7AB94A" w14:textId="77777777" w:rsidR="00441859" w:rsidRPr="00963ED8" w:rsidRDefault="00DE7F5C">
      <w:pPr>
        <w:spacing w:before="120" w:line="360" w:lineRule="auto"/>
        <w:jc w:val="both"/>
        <w:rPr>
          <w:lang w:val="es-CO"/>
          <w:rPrChange w:id="2487" w:author="Massiel Nayibe Moreno Ladino" w:date="2025-01-15T12:59:00Z" w16du:dateUtc="2025-01-15T17:59:00Z">
            <w:rPr/>
          </w:rPrChange>
        </w:rPr>
      </w:pPr>
      <w:r w:rsidRPr="00963ED8">
        <w:rPr>
          <w:lang w:val="es-CO"/>
          <w:rPrChange w:id="2488" w:author="Massiel Nayibe Moreno Ladino" w:date="2025-01-15T12:59:00Z" w16du:dateUtc="2025-01-15T17:59:00Z">
            <w:rPr/>
          </w:rPrChange>
        </w:rPr>
        <w:t xml:space="preserve">El acceso puede concederse durante el horario laboral habitual y con la presencia de RRHH. Los socios pueden proporcionar copias de los documentos firmados por los empleados, si así lo solicitan; no se permiten copias de ningún otro documento. Los empleados no pueden retirar ningún documento del expediente personal, pero pueden responder por escrito a cualquier documento del expediente personal. Las respuestas por escrito se adjuntarán al documento original del expediente de personal. </w:t>
      </w:r>
    </w:p>
    <w:p w14:paraId="28232067" w14:textId="77777777" w:rsidR="00441859" w:rsidRPr="00963ED8" w:rsidRDefault="00DE7F5C">
      <w:pPr>
        <w:spacing w:before="120" w:line="360" w:lineRule="auto"/>
        <w:jc w:val="both"/>
        <w:rPr>
          <w:lang w:val="es-CO"/>
          <w:rPrChange w:id="2489" w:author="Massiel Nayibe Moreno Ladino" w:date="2025-01-15T12:59:00Z" w16du:dateUtc="2025-01-15T17:59:00Z">
            <w:rPr/>
          </w:rPrChange>
        </w:rPr>
      </w:pPr>
      <w:r w:rsidRPr="00963ED8">
        <w:rPr>
          <w:lang w:val="es-CO"/>
          <w:rPrChange w:id="2490" w:author="Massiel Nayibe Moreno Ladino" w:date="2025-01-15T12:59:00Z" w16du:dateUtc="2025-01-15T17:59:00Z">
            <w:rPr/>
          </w:rPrChange>
        </w:rPr>
        <w:t xml:space="preserve">Los directivos y supervisores que no pertenezcan a la Oficina de RR.HH. ni a sus subordinados sólo podrán tener acceso a la información del expediente personal cuando sea necesario. Un directivo o supervisor que esté considerando la contratación de un antiguo empleado o el traslado de un empleado actual podrá tener acceso al expediente, o a partes limitadas del mismo, de conformidad con la legislación antidiscriminación. </w:t>
      </w:r>
    </w:p>
    <w:p w14:paraId="669EE50F" w14:textId="77777777" w:rsidR="00441859" w:rsidRPr="00963ED8" w:rsidRDefault="00DE7F5C">
      <w:pPr>
        <w:spacing w:before="120" w:line="360" w:lineRule="auto"/>
        <w:jc w:val="both"/>
        <w:rPr>
          <w:lang w:val="es-CO"/>
          <w:rPrChange w:id="2491" w:author="Massiel Nayibe Moreno Ladino" w:date="2025-01-15T12:59:00Z" w16du:dateUtc="2025-01-15T17:59:00Z">
            <w:rPr/>
          </w:rPrChange>
        </w:rPr>
      </w:pPr>
      <w:r w:rsidRPr="00963ED8">
        <w:rPr>
          <w:lang w:val="es-CO"/>
          <w:rPrChange w:id="2492" w:author="Massiel Nayibe Moreno Ladino" w:date="2025-01-15T12:59:00Z" w16du:dateUtc="2025-01-15T17:59:00Z">
            <w:rPr/>
          </w:rPrChange>
        </w:rPr>
        <w:t>Los expedientes personales no pueden salir del departamento de RRHH. Los representantes de organismos gubernamentales o policiales, en el ejercicio de sus funciones, podrán tener acceso a la información de los expedientes.</w:t>
      </w:r>
    </w:p>
    <w:p w14:paraId="78C661E3" w14:textId="77777777" w:rsidR="00441859" w:rsidRPr="00963ED8" w:rsidRDefault="00DE7F5C">
      <w:pPr>
        <w:spacing w:before="120" w:line="360" w:lineRule="auto"/>
        <w:jc w:val="both"/>
        <w:rPr>
          <w:lang w:val="es-CO"/>
          <w:rPrChange w:id="2493" w:author="Massiel Nayibe Moreno Ladino" w:date="2025-01-15T12:59:00Z" w16du:dateUtc="2025-01-15T17:59:00Z">
            <w:rPr/>
          </w:rPrChange>
        </w:rPr>
      </w:pPr>
      <w:r w:rsidRPr="00963ED8">
        <w:rPr>
          <w:lang w:val="es-CO"/>
          <w:rPrChange w:id="2494" w:author="Massiel Nayibe Moreno Ladino" w:date="2025-01-15T12:59:00Z" w16du:dateUtc="2025-01-15T17:59:00Z">
            <w:rPr/>
          </w:rPrChange>
        </w:rPr>
        <w:t xml:space="preserve">Los registros de RRHH deben conservarse y archivarse de acuerdo con </w:t>
      </w:r>
      <w:r>
        <w:fldChar w:fldCharType="begin"/>
      </w:r>
      <w:r w:rsidRPr="00963ED8">
        <w:rPr>
          <w:lang w:val="es-CO"/>
          <w:rPrChange w:id="2495" w:author="Massiel Nayibe Moreno Ladino" w:date="2025-01-15T12:59:00Z" w16du:dateUtc="2025-01-15T17:59:00Z">
            <w:rPr/>
          </w:rPrChange>
        </w:rPr>
        <w:instrText>HYPERLINK "https://partnersnet107.sharepoint.com/:f:/s/FA/Elg29tpeBjFVjHagl6M6q8sBQarckJxEUJAvfMuLAmKIXA?e=cxz2Qe"</w:instrText>
      </w:r>
      <w:r>
        <w:fldChar w:fldCharType="separate"/>
      </w:r>
      <w:r w:rsidRPr="00963ED8">
        <w:rPr>
          <w:rStyle w:val="Hipervnculo"/>
          <w:lang w:val="es-CO"/>
          <w:rPrChange w:id="2496" w:author="Massiel Nayibe Moreno Ladino" w:date="2025-01-15T12:59:00Z" w16du:dateUtc="2025-01-15T17:59:00Z">
            <w:rPr>
              <w:rStyle w:val="Hipervnculo"/>
            </w:rPr>
          </w:rPrChange>
        </w:rPr>
        <w:t>la Política de Conservación de Registros</w:t>
      </w:r>
      <w:r>
        <w:fldChar w:fldCharType="end"/>
      </w:r>
      <w:r w:rsidRPr="00963ED8">
        <w:rPr>
          <w:lang w:val="es-CO"/>
          <w:rPrChange w:id="2497" w:author="Massiel Nayibe Moreno Ladino" w:date="2025-01-15T12:59:00Z" w16du:dateUtc="2025-01-15T17:59:00Z">
            <w:rPr/>
          </w:rPrChange>
        </w:rPr>
        <w:t xml:space="preserve"> y la </w:t>
      </w:r>
      <w:r>
        <w:fldChar w:fldCharType="begin"/>
      </w:r>
      <w:r w:rsidRPr="00963ED8">
        <w:rPr>
          <w:lang w:val="es-CO"/>
          <w:rPrChange w:id="2498" w:author="Massiel Nayibe Moreno Ladino" w:date="2025-01-15T12:59:00Z" w16du:dateUtc="2025-01-15T17:59:00Z">
            <w:rPr/>
          </w:rPrChange>
        </w:rPr>
        <w:instrText>HYPERLINK "https://partnersnet107.sharepoint.com/:f:/s/FA/Egu-AzGAW2FGohAZGDUqqHMBLIUweLy28Oe1gVqJ163kfg?e=3IuTNA"</w:instrText>
      </w:r>
      <w:r>
        <w:fldChar w:fldCharType="separate"/>
      </w:r>
      <w:r w:rsidRPr="00963ED8">
        <w:rPr>
          <w:rStyle w:val="Hipervnculo"/>
          <w:lang w:val="es-CO"/>
          <w:rPrChange w:id="2499" w:author="Massiel Nayibe Moreno Ladino" w:date="2025-01-15T12:59:00Z" w16du:dateUtc="2025-01-15T17:59:00Z">
            <w:rPr>
              <w:rStyle w:val="Hipervnculo"/>
            </w:rPr>
          </w:rPrChange>
        </w:rPr>
        <w:t>Política de Estructura de Archivos</w:t>
      </w:r>
      <w:r>
        <w:fldChar w:fldCharType="end"/>
      </w:r>
      <w:r w:rsidRPr="00963ED8">
        <w:rPr>
          <w:lang w:val="es-CO"/>
          <w:rPrChange w:id="2500" w:author="Massiel Nayibe Moreno Ladino" w:date="2025-01-15T12:59:00Z" w16du:dateUtc="2025-01-15T17:59:00Z">
            <w:rPr/>
          </w:rPrChange>
        </w:rPr>
        <w:t xml:space="preserve"> de Partners.</w:t>
      </w:r>
    </w:p>
    <w:p w14:paraId="6DA641D1" w14:textId="77777777" w:rsidR="00441859" w:rsidRPr="00963ED8" w:rsidRDefault="00DE7F5C">
      <w:pPr>
        <w:pStyle w:val="Ttulo2"/>
        <w:numPr>
          <w:ilvl w:val="1"/>
          <w:numId w:val="82"/>
        </w:numPr>
        <w:rPr>
          <w:lang w:val="es-CO"/>
          <w:rPrChange w:id="2501" w:author="Massiel Nayibe Moreno Ladino" w:date="2025-01-15T12:59:00Z" w16du:dateUtc="2025-01-15T17:59:00Z">
            <w:rPr/>
          </w:rPrChange>
        </w:rPr>
      </w:pPr>
      <w:bookmarkStart w:id="2502" w:name="_Toc185165734"/>
      <w:bookmarkStart w:id="2503" w:name="_Toc185341310"/>
      <w:bookmarkStart w:id="2504" w:name="_Toc185341668"/>
      <w:bookmarkStart w:id="2505" w:name="_Toc185419717"/>
      <w:bookmarkStart w:id="2506" w:name="_Toc185420083"/>
      <w:bookmarkStart w:id="2507" w:name="_Toc185420449"/>
      <w:bookmarkStart w:id="2508" w:name="_Toc185420815"/>
      <w:bookmarkStart w:id="2509" w:name="_Toc185435345"/>
      <w:bookmarkStart w:id="2510" w:name="_Toc185165735"/>
      <w:bookmarkStart w:id="2511" w:name="_Toc185341311"/>
      <w:bookmarkStart w:id="2512" w:name="_Toc185341669"/>
      <w:bookmarkStart w:id="2513" w:name="_Toc185419718"/>
      <w:bookmarkStart w:id="2514" w:name="_Toc185420084"/>
      <w:bookmarkStart w:id="2515" w:name="_Toc185420450"/>
      <w:bookmarkStart w:id="2516" w:name="_Toc185420816"/>
      <w:bookmarkStart w:id="2517" w:name="_Toc185435346"/>
      <w:bookmarkStart w:id="2518" w:name="_Toc185165736"/>
      <w:bookmarkStart w:id="2519" w:name="_Toc185341312"/>
      <w:bookmarkStart w:id="2520" w:name="_Toc185341670"/>
      <w:bookmarkStart w:id="2521" w:name="_Toc185419719"/>
      <w:bookmarkStart w:id="2522" w:name="_Toc185420085"/>
      <w:bookmarkStart w:id="2523" w:name="_Toc185420451"/>
      <w:bookmarkStart w:id="2524" w:name="_Toc185420817"/>
      <w:bookmarkStart w:id="2525" w:name="_Toc185435347"/>
      <w:bookmarkStart w:id="2526" w:name="_Toc185435348"/>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r w:rsidRPr="00963ED8">
        <w:rPr>
          <w:lang w:val="es-CO"/>
          <w:rPrChange w:id="2527" w:author="Massiel Nayibe Moreno Ladino" w:date="2025-01-15T12:59:00Z" w16du:dateUtc="2025-01-15T17:59:00Z">
            <w:rPr/>
          </w:rPrChange>
        </w:rPr>
        <w:lastRenderedPageBreak/>
        <w:t>Definición de contratista independiente (consultor)</w:t>
      </w:r>
      <w:bookmarkEnd w:id="2526"/>
    </w:p>
    <w:p w14:paraId="1E37CE9D" w14:textId="77777777" w:rsidR="00441859" w:rsidRPr="00963ED8" w:rsidRDefault="00DE7F5C">
      <w:pPr>
        <w:spacing w:after="120" w:line="360" w:lineRule="auto"/>
        <w:jc w:val="both"/>
        <w:rPr>
          <w:lang w:val="es-CO"/>
          <w:rPrChange w:id="2528" w:author="Massiel Nayibe Moreno Ladino" w:date="2025-01-15T12:59:00Z" w16du:dateUtc="2025-01-15T17:59:00Z">
            <w:rPr/>
          </w:rPrChange>
        </w:rPr>
      </w:pPr>
      <w:r w:rsidRPr="00963ED8">
        <w:rPr>
          <w:lang w:val="es-CO"/>
          <w:rPrChange w:id="2529" w:author="Massiel Nayibe Moreno Ladino" w:date="2025-01-15T12:59:00Z" w16du:dateUtc="2025-01-15T17:59:00Z">
            <w:rPr/>
          </w:rPrChange>
        </w:rPr>
        <w:t xml:space="preserve">Un contratista independiente no presta servicios bajo la dirección y dependencia de otro y no está sujeto a un horario de trabajo específico. </w:t>
      </w:r>
      <w:r w:rsidR="000E5D21" w:rsidRPr="00963ED8">
        <w:rPr>
          <w:lang w:val="es-CO"/>
          <w:rPrChange w:id="2530" w:author="Massiel Nayibe Moreno Ladino" w:date="2025-01-15T12:59:00Z" w16du:dateUtc="2025-01-15T17:59:00Z">
            <w:rPr/>
          </w:rPrChange>
        </w:rPr>
        <w:t xml:space="preserve">Son contratistas independientes por tanto y no representantes o intermediarios, las personas físicas o jurídicas que contraten la ejecución de una o varias obras o la prestación de servicios en beneficio de terceros, por precio cierto, asumiendo todos los riesgos, para realizarlos con sus propios medios y con libertad y autonomía técnica y de gestión. Pero el beneficiario de la obra o dueño de la misma, salvo que se trate de trabajos ajenos a las actividades normales de su empresa o negocio, responderá solidariamente frente al contratista por el valor de los salarios y prestaciones e indemnizaciones a que tengan derecho los trabajadores, solidaridad que no impide al beneficiario estipular con el contratista las garantías del caso o repetir contra éste lo pagado a dichos trabajadores </w:t>
      </w:r>
      <w:r w:rsidR="00EC2A53" w:rsidRPr="00963ED8">
        <w:rPr>
          <w:lang w:val="es-CO"/>
          <w:rPrChange w:id="2531" w:author="Massiel Nayibe Moreno Ladino" w:date="2025-01-15T12:59:00Z" w16du:dateUtc="2025-01-15T17:59:00Z">
            <w:rPr/>
          </w:rPrChange>
        </w:rPr>
        <w:t xml:space="preserve">(Artículo 34, Código Sustantivo de Trabajo). </w:t>
      </w:r>
      <w:r w:rsidR="00AE2ADC" w:rsidRPr="00963ED8">
        <w:rPr>
          <w:lang w:val="es-CO"/>
          <w:rPrChange w:id="2532" w:author="Massiel Nayibe Moreno Ladino" w:date="2025-01-15T12:59:00Z" w16du:dateUtc="2025-01-15T17:59:00Z">
            <w:rPr/>
          </w:rPrChange>
        </w:rPr>
        <w:t>Así mismo, los Socios en desarrollo de su objeto podrán celebrar contratos de prestación de servicios o de consultoría independiente, en los que se dejará expresa constancia de que el Contratista no tendrá ningún tipo de subordinación y prestará los servicios de manera técnica y por sus propios medios.</w:t>
      </w:r>
    </w:p>
    <w:p w14:paraId="5DFE0EDC" w14:textId="77777777" w:rsidR="00441859" w:rsidRPr="00963ED8" w:rsidRDefault="00DE7F5C">
      <w:pPr>
        <w:spacing w:after="120" w:line="360" w:lineRule="auto"/>
        <w:jc w:val="both"/>
        <w:rPr>
          <w:lang w:val="es-CO"/>
          <w:rPrChange w:id="2533" w:author="Massiel Nayibe Moreno Ladino" w:date="2025-01-15T12:59:00Z" w16du:dateUtc="2025-01-15T17:59:00Z">
            <w:rPr/>
          </w:rPrChange>
        </w:rPr>
      </w:pPr>
      <w:r w:rsidRPr="00963ED8">
        <w:rPr>
          <w:lang w:val="es-CO"/>
          <w:rPrChange w:id="2534" w:author="Massiel Nayibe Moreno Ladino" w:date="2025-01-15T12:59:00Z" w16du:dateUtc="2025-01-15T17:59:00Z">
            <w:rPr/>
          </w:rPrChange>
        </w:rPr>
        <w:t xml:space="preserve">Un contratista independiente no presta servicios bajo la dirección y dependencia de otro y no está sujeto a horarios de trabajo específicos. Los contratistas independientes (que incluyen a todos los consultores remunerados) son aquellos que llevan a cabo una tarea o proyecto específico en nombre de Compañeros sobre una base contractual no laboral. Los contratistas independientes no son empleados de Compañeros y por lo tanto no son elegibles para los beneficios de empleo descritos en este manual. Se les exige que cuenten con su propio seguro de responsabilidad civil y de salud. Al determinar el estatus de consultor o empleado, se debe seguir la </w:t>
      </w:r>
      <w:r w:rsidR="009779F9">
        <w:fldChar w:fldCharType="begin"/>
      </w:r>
      <w:r w:rsidR="009779F9" w:rsidRPr="00963ED8">
        <w:rPr>
          <w:lang w:val="es-CO"/>
          <w:rPrChange w:id="2535" w:author="Massiel Nayibe Moreno Ladino" w:date="2025-01-15T12:59:00Z" w16du:dateUtc="2025-01-15T17:59:00Z">
            <w:rPr/>
          </w:rPrChange>
        </w:rPr>
        <w:instrText>HYPERLINK "https://www.federalregister.gov/documents/2024/01/10/2024-00067/employee-or-independent-contractor-classification-under-the-fair-labor-standards-act"</w:instrText>
      </w:r>
      <w:r w:rsidR="009779F9">
        <w:fldChar w:fldCharType="separate"/>
      </w:r>
      <w:r w:rsidR="009779F9" w:rsidRPr="00963ED8">
        <w:rPr>
          <w:rStyle w:val="Hipervnculo"/>
          <w:rFonts w:cs="Times New Roman"/>
          <w:lang w:val="es-CO"/>
          <w:rPrChange w:id="2536" w:author="Massiel Nayibe Moreno Ladino" w:date="2025-01-15T12:59:00Z" w16du:dateUtc="2025-01-15T17:59:00Z">
            <w:rPr>
              <w:rStyle w:val="Hipervnculo"/>
              <w:rFonts w:cs="Times New Roman"/>
            </w:rPr>
          </w:rPrChange>
        </w:rPr>
        <w:t>Regla de Contratistas Independientes del Departamento de Trabajo de los Estados Unidos</w:t>
      </w:r>
      <w:r w:rsidR="009779F9">
        <w:fldChar w:fldCharType="end"/>
      </w:r>
      <w:r w:rsidRPr="00963ED8">
        <w:rPr>
          <w:lang w:val="es-CO"/>
          <w:rPrChange w:id="2537" w:author="Massiel Nayibe Moreno Ladino" w:date="2025-01-15T12:59:00Z" w16du:dateUtc="2025-01-15T17:59:00Z">
            <w:rPr/>
          </w:rPrChange>
        </w:rPr>
        <w:t xml:space="preserve">. </w:t>
      </w:r>
    </w:p>
    <w:p w14:paraId="768D061B" w14:textId="77777777" w:rsidR="00441859" w:rsidRPr="00963ED8" w:rsidRDefault="00DE7F5C">
      <w:pPr>
        <w:spacing w:after="120" w:line="360" w:lineRule="auto"/>
        <w:jc w:val="both"/>
        <w:rPr>
          <w:lang w:val="es-CO"/>
          <w:rPrChange w:id="2538" w:author="Massiel Nayibe Moreno Ladino" w:date="2025-01-15T12:59:00Z" w16du:dateUtc="2025-01-15T17:59:00Z">
            <w:rPr/>
          </w:rPrChange>
        </w:rPr>
      </w:pPr>
      <w:r w:rsidRPr="00963ED8">
        <w:rPr>
          <w:lang w:val="es-CO"/>
          <w:rPrChange w:id="2539" w:author="Massiel Nayibe Moreno Ladino" w:date="2025-01-15T12:59:00Z" w16du:dateUtc="2025-01-15T17:59:00Z">
            <w:rPr/>
          </w:rPrChange>
        </w:rPr>
        <w:t xml:space="preserve">La norma incluye seis (6) factores (con igual peso) a la hora de determinar la relación laboral: </w:t>
      </w:r>
    </w:p>
    <w:p w14:paraId="1B302123" w14:textId="77777777" w:rsidR="00441859" w:rsidRPr="00963ED8" w:rsidRDefault="00DE7F5C">
      <w:pPr>
        <w:pStyle w:val="Prrafodelista"/>
        <w:numPr>
          <w:ilvl w:val="0"/>
          <w:numId w:val="111"/>
        </w:numPr>
        <w:spacing w:after="120" w:line="360" w:lineRule="auto"/>
        <w:jc w:val="both"/>
        <w:rPr>
          <w:lang w:val="es-CO"/>
          <w:rPrChange w:id="2540" w:author="Massiel Nayibe Moreno Ladino" w:date="2025-01-15T12:59:00Z" w16du:dateUtc="2025-01-15T17:59:00Z">
            <w:rPr/>
          </w:rPrChange>
        </w:rPr>
      </w:pPr>
      <w:r w:rsidRPr="00963ED8">
        <w:rPr>
          <w:lang w:val="es-CO"/>
          <w:rPrChange w:id="2541" w:author="Massiel Nayibe Moreno Ladino" w:date="2025-01-15T12:59:00Z" w16du:dateUtc="2025-01-15T17:59:00Z">
            <w:rPr/>
          </w:rPrChange>
        </w:rPr>
        <w:t xml:space="preserve">Si el trabajo es parte integrante de la actividad del empresario (por ejemplo, este factor pesa a favor de que el trabajador sea un empleado si el trabajo es crítico, necesario o central para la actividad principal del empresario); </w:t>
      </w:r>
    </w:p>
    <w:p w14:paraId="207401C6" w14:textId="77777777" w:rsidR="00441859" w:rsidRPr="00963ED8" w:rsidRDefault="00DE7F5C">
      <w:pPr>
        <w:pStyle w:val="Prrafodelista"/>
        <w:numPr>
          <w:ilvl w:val="0"/>
          <w:numId w:val="111"/>
        </w:numPr>
        <w:spacing w:after="120" w:line="360" w:lineRule="auto"/>
        <w:jc w:val="both"/>
        <w:rPr>
          <w:lang w:val="es-CO"/>
          <w:rPrChange w:id="2542" w:author="Massiel Nayibe Moreno Ladino" w:date="2025-01-15T12:59:00Z" w16du:dateUtc="2025-01-15T17:59:00Z">
            <w:rPr/>
          </w:rPrChange>
        </w:rPr>
      </w:pPr>
      <w:r w:rsidRPr="00963ED8">
        <w:rPr>
          <w:lang w:val="es-CO"/>
          <w:rPrChange w:id="2543" w:author="Massiel Nayibe Moreno Ladino" w:date="2025-01-15T12:59:00Z" w16du:dateUtc="2025-01-15T17:59:00Z">
            <w:rPr/>
          </w:rPrChange>
        </w:rPr>
        <w:t xml:space="preserve">La posibilidad de que el trabajador obtenga beneficios o pérdidas en función de su capacidad de gestión (por ejemplo, si participa en actividades de marketing o de otro </w:t>
      </w:r>
      <w:r w:rsidRPr="00963ED8">
        <w:rPr>
          <w:lang w:val="es-CO"/>
          <w:rPrChange w:id="2544" w:author="Massiel Nayibe Moreno Ladino" w:date="2025-01-15T12:59:00Z" w16du:dateUtc="2025-01-15T17:59:00Z">
            <w:rPr/>
          </w:rPrChange>
        </w:rPr>
        <w:lastRenderedPageBreak/>
        <w:t xml:space="preserve">tipo para ampliar la empresa, si decide contratar a otras personas o si compra materiales y equipos. Si un trabajador no tiene oportunidad de obtener beneficios o pérdidas, este factor sugiere que se trata de un asalariado); </w:t>
      </w:r>
    </w:p>
    <w:p w14:paraId="1D74DC67" w14:textId="77777777" w:rsidR="00441859" w:rsidRPr="00963ED8" w:rsidRDefault="00DE7F5C">
      <w:pPr>
        <w:pStyle w:val="Prrafodelista"/>
        <w:numPr>
          <w:ilvl w:val="0"/>
          <w:numId w:val="111"/>
        </w:numPr>
        <w:spacing w:after="120" w:line="360" w:lineRule="auto"/>
        <w:jc w:val="both"/>
        <w:rPr>
          <w:lang w:val="es-CO"/>
          <w:rPrChange w:id="2545" w:author="Massiel Nayibe Moreno Ladino" w:date="2025-01-15T12:59:00Z" w16du:dateUtc="2025-01-15T17:59:00Z">
            <w:rPr/>
          </w:rPrChange>
        </w:rPr>
      </w:pPr>
      <w:r w:rsidRPr="00963ED8">
        <w:rPr>
          <w:lang w:val="es-CO"/>
          <w:rPrChange w:id="2546" w:author="Massiel Nayibe Moreno Ladino" w:date="2025-01-15T12:59:00Z" w16du:dateUtc="2025-01-15T17:59:00Z">
            <w:rPr/>
          </w:rPrChange>
        </w:rPr>
        <w:t xml:space="preserve">El alcance de las inversiones relativas del trabajador y del empresario (por ejemplo, si el trabajador realiza tipos de inversiones similares a las del empresario (aunque sea a menor escala), lo que sugeriría que el trabajador opera de forma independiente e indicaría la condición de contratista independiente); </w:t>
      </w:r>
    </w:p>
    <w:p w14:paraId="27381C3C" w14:textId="77777777" w:rsidR="00441859" w:rsidRPr="00963ED8" w:rsidRDefault="00DE7F5C">
      <w:pPr>
        <w:pStyle w:val="Prrafodelista"/>
        <w:numPr>
          <w:ilvl w:val="0"/>
          <w:numId w:val="111"/>
        </w:numPr>
        <w:spacing w:after="120" w:line="360" w:lineRule="auto"/>
        <w:jc w:val="both"/>
        <w:rPr>
          <w:lang w:val="es-CO"/>
          <w:rPrChange w:id="2547" w:author="Massiel Nayibe Moreno Ladino" w:date="2025-01-15T12:59:00Z" w16du:dateUtc="2025-01-15T17:59:00Z">
            <w:rPr/>
          </w:rPrChange>
        </w:rPr>
      </w:pPr>
      <w:r w:rsidRPr="00963ED8">
        <w:rPr>
          <w:lang w:val="es-CO"/>
          <w:rPrChange w:id="2548" w:author="Massiel Nayibe Moreno Ladino" w:date="2025-01-15T12:59:00Z" w16du:dateUtc="2025-01-15T17:59:00Z">
            <w:rPr/>
          </w:rPrChange>
        </w:rPr>
        <w:t xml:space="preserve">Habilidad e iniciativa (este factor indica la condición de empleado cuando los trabajadores no utilizan habilidades especializadas en la realización del trabajo o cuando el trabajador depende de la formación del empresario para realizar el trabajo). </w:t>
      </w:r>
    </w:p>
    <w:p w14:paraId="2E9FE1D8" w14:textId="77777777" w:rsidR="00441859" w:rsidRPr="00963ED8" w:rsidRDefault="00DE7F5C">
      <w:pPr>
        <w:pStyle w:val="Prrafodelista"/>
        <w:numPr>
          <w:ilvl w:val="0"/>
          <w:numId w:val="111"/>
        </w:numPr>
        <w:spacing w:after="120" w:line="360" w:lineRule="auto"/>
        <w:jc w:val="both"/>
        <w:rPr>
          <w:lang w:val="es-CO"/>
          <w:rPrChange w:id="2549" w:author="Massiel Nayibe Moreno Ladino" w:date="2025-01-15T12:59:00Z" w16du:dateUtc="2025-01-15T17:59:00Z">
            <w:rPr/>
          </w:rPrChange>
        </w:rPr>
      </w:pPr>
      <w:r w:rsidRPr="00963ED8">
        <w:rPr>
          <w:lang w:val="es-CO"/>
          <w:rPrChange w:id="2550" w:author="Massiel Nayibe Moreno Ladino" w:date="2025-01-15T12:59:00Z" w16du:dateUtc="2025-01-15T17:59:00Z">
            <w:rPr/>
          </w:rPrChange>
        </w:rPr>
        <w:t xml:space="preserve">La permanencia de la relación laboral (es más probable que el trabajador sea un empleado si la relación laboral es de duración indefinida, continua o excluyente del trabajo para otros empleadores); y </w:t>
      </w:r>
    </w:p>
    <w:p w14:paraId="46A7F036" w14:textId="77777777" w:rsidR="00441859" w:rsidRPr="00963ED8" w:rsidRDefault="00DE7F5C">
      <w:pPr>
        <w:pStyle w:val="Prrafodelista"/>
        <w:numPr>
          <w:ilvl w:val="0"/>
          <w:numId w:val="111"/>
        </w:numPr>
        <w:spacing w:after="120" w:line="360" w:lineRule="auto"/>
        <w:jc w:val="both"/>
        <w:rPr>
          <w:b/>
          <w:bCs/>
          <w:lang w:val="es-CO"/>
          <w:rPrChange w:id="2551" w:author="Massiel Nayibe Moreno Ladino" w:date="2025-01-15T12:59:00Z" w16du:dateUtc="2025-01-15T17:59:00Z">
            <w:rPr>
              <w:b/>
              <w:bCs/>
            </w:rPr>
          </w:rPrChange>
        </w:rPr>
      </w:pPr>
      <w:r w:rsidRPr="00963ED8">
        <w:rPr>
          <w:lang w:val="es-CO"/>
          <w:rPrChange w:id="2552" w:author="Massiel Nayibe Moreno Ladino" w:date="2025-01-15T12:59:00Z" w16du:dateUtc="2025-01-15T17:59:00Z">
            <w:rPr/>
          </w:rPrChange>
        </w:rPr>
        <w:t>La naturaleza y el grado de control ejercido o retenido por el empleador (el grado de control del empleador sobre la realización del trabajo, por ejemplo, establece el horario de trabajo, supervisa la realización del trabajo o limita la capacidad del trabajador para trabajar por cuenta ajena. Según el DOL, las acciones emprendidas por el empleador potencial que van más allá del cumplimiento de una ley o reglamento federal, estatal, tribal o local específico y aplicable y que, en su lugar, sirven a los propios métodos de cumplimiento, seguridad, control de calidad o normas contractuales o de servicio al cliente del empleador potencial pueden ser indicativas de control. Un mayor control por parte del empleador favorece la condición de empleado; un mayor control por parte del trabajador favorece la condición de contratista independiente.</w:t>
      </w:r>
    </w:p>
    <w:p w14:paraId="33B7322B" w14:textId="77777777" w:rsidR="00441859" w:rsidRPr="00963ED8" w:rsidRDefault="00DE7F5C">
      <w:pPr>
        <w:pStyle w:val="Ttulo3"/>
        <w:rPr>
          <w:lang w:val="es-CO"/>
          <w:rPrChange w:id="2553" w:author="Massiel Nayibe Moreno Ladino" w:date="2025-01-15T12:59:00Z" w16du:dateUtc="2025-01-15T17:59:00Z">
            <w:rPr/>
          </w:rPrChange>
        </w:rPr>
      </w:pPr>
      <w:bookmarkStart w:id="2554" w:name="_Toc185435349"/>
      <w:r w:rsidRPr="00963ED8">
        <w:rPr>
          <w:lang w:val="es-CO"/>
          <w:rPrChange w:id="2555" w:author="Massiel Nayibe Moreno Ladino" w:date="2025-01-15T12:59:00Z" w16du:dateUtc="2025-01-15T17:59:00Z">
            <w:rPr/>
          </w:rPrChange>
        </w:rPr>
        <w:t>8.</w:t>
      </w:r>
      <w:r w:rsidR="00463EE6" w:rsidRPr="00963ED8">
        <w:rPr>
          <w:lang w:val="es-CO"/>
          <w:rPrChange w:id="2556" w:author="Massiel Nayibe Moreno Ladino" w:date="2025-01-15T12:59:00Z" w16du:dateUtc="2025-01-15T17:59:00Z">
            <w:rPr/>
          </w:rPrChange>
        </w:rPr>
        <w:t>7</w:t>
      </w:r>
      <w:r w:rsidRPr="00963ED8">
        <w:rPr>
          <w:lang w:val="es-CO"/>
          <w:rPrChange w:id="2557" w:author="Massiel Nayibe Moreno Ladino" w:date="2025-01-15T12:59:00Z" w16du:dateUtc="2025-01-15T17:59:00Z">
            <w:rPr/>
          </w:rPrChange>
        </w:rPr>
        <w:t xml:space="preserve">.1 </w:t>
      </w:r>
      <w:r w:rsidR="00953A59" w:rsidRPr="00963ED8">
        <w:rPr>
          <w:lang w:val="es-CO"/>
          <w:rPrChange w:id="2558" w:author="Massiel Nayibe Moreno Ladino" w:date="2025-01-15T12:59:00Z" w16du:dateUtc="2025-01-15T17:59:00Z">
            <w:rPr/>
          </w:rPrChange>
        </w:rPr>
        <w:t>Estructura de pago de los contratos de consultoría</w:t>
      </w:r>
      <w:bookmarkEnd w:id="2554"/>
    </w:p>
    <w:p w14:paraId="160C5A57" w14:textId="77777777" w:rsidR="00441859" w:rsidRDefault="00DE7F5C">
      <w:pPr>
        <w:spacing w:after="120" w:line="360" w:lineRule="auto"/>
        <w:jc w:val="both"/>
      </w:pPr>
      <w:r w:rsidRPr="00963ED8">
        <w:rPr>
          <w:lang w:val="es-CO"/>
          <w:rPrChange w:id="2559" w:author="Massiel Nayibe Moreno Ladino" w:date="2025-01-15T12:59:00Z" w16du:dateUtc="2025-01-15T17:59:00Z">
            <w:rPr/>
          </w:rPrChange>
        </w:rPr>
        <w:t xml:space="preserve">Tras la creación de una oportunidad de consultoría, </w:t>
      </w:r>
      <w:r w:rsidR="00455CE4" w:rsidRPr="00963ED8">
        <w:rPr>
          <w:lang w:val="es-CO"/>
          <w:rPrChange w:id="2560" w:author="Massiel Nayibe Moreno Ladino" w:date="2025-01-15T12:59:00Z" w16du:dateUtc="2025-01-15T17:59:00Z">
            <w:rPr/>
          </w:rPrChange>
        </w:rPr>
        <w:t xml:space="preserve">la DP </w:t>
      </w:r>
      <w:r w:rsidRPr="00963ED8">
        <w:rPr>
          <w:lang w:val="es-CO"/>
          <w:rPrChange w:id="2561" w:author="Massiel Nayibe Moreno Ladino" w:date="2025-01-15T12:59:00Z" w16du:dateUtc="2025-01-15T17:59:00Z">
            <w:rPr/>
          </w:rPrChange>
        </w:rPr>
        <w:t xml:space="preserve">debe determinar qué tipo de estructura de pago para el contrato será necesaria, en función del trabajo realizado. </w:t>
      </w:r>
      <w:r w:rsidRPr="00953A59">
        <w:t>Están disponibles los siguientes tipos de opciones de pago:</w:t>
      </w:r>
    </w:p>
    <w:p w14:paraId="72F2705A" w14:textId="77777777" w:rsidR="00441859" w:rsidRPr="00963ED8" w:rsidRDefault="00DE7F5C">
      <w:pPr>
        <w:numPr>
          <w:ilvl w:val="0"/>
          <w:numId w:val="112"/>
        </w:numPr>
        <w:spacing w:after="120" w:line="360" w:lineRule="auto"/>
        <w:jc w:val="both"/>
        <w:rPr>
          <w:lang w:val="es-CO"/>
          <w:rPrChange w:id="2562" w:author="Massiel Nayibe Moreno Ladino" w:date="2025-01-15T12:59:00Z" w16du:dateUtc="2025-01-15T17:59:00Z">
            <w:rPr/>
          </w:rPrChange>
        </w:rPr>
      </w:pPr>
      <w:r w:rsidRPr="00963ED8">
        <w:rPr>
          <w:lang w:val="es-CO"/>
          <w:rPrChange w:id="2563" w:author="Massiel Nayibe Moreno Ladino" w:date="2025-01-15T12:59:00Z" w16du:dateUtc="2025-01-15T17:59:00Z">
            <w:rPr/>
          </w:rPrChange>
        </w:rPr>
        <w:t xml:space="preserve">Precio Fijo - Acuerdos de precio fijo son usados principalmente para asignaciones en las cuales el contenido y duración de los servicios y el producto requerido del consultor son </w:t>
      </w:r>
      <w:r w:rsidRPr="00963ED8">
        <w:rPr>
          <w:lang w:val="es-CO"/>
          <w:rPrChange w:id="2564" w:author="Massiel Nayibe Moreno Ladino" w:date="2025-01-15T12:59:00Z" w16du:dateUtc="2025-01-15T17:59:00Z">
            <w:rPr/>
          </w:rPrChange>
        </w:rPr>
        <w:lastRenderedPageBreak/>
        <w:t xml:space="preserve">precisamente específicos y por estas razones el consultor puede generalmente controlar el alcance del trabajo y la duración de los servicios. En un acuerdo de precio fijo, Partners </w:t>
      </w:r>
      <w:r w:rsidR="00894BCA" w:rsidRPr="00963ED8">
        <w:rPr>
          <w:lang w:val="es-CO"/>
          <w:rPrChange w:id="2565" w:author="Massiel Nayibe Moreno Ladino" w:date="2025-01-15T12:59:00Z" w16du:dateUtc="2025-01-15T17:59:00Z">
            <w:rPr/>
          </w:rPrChange>
        </w:rPr>
        <w:t xml:space="preserve">Colombia </w:t>
      </w:r>
      <w:r w:rsidRPr="00963ED8">
        <w:rPr>
          <w:lang w:val="es-CO"/>
          <w:rPrChange w:id="2566" w:author="Massiel Nayibe Moreno Ladino" w:date="2025-01-15T12:59:00Z" w16du:dateUtc="2025-01-15T17:59:00Z">
            <w:rPr/>
          </w:rPrChange>
        </w:rPr>
        <w:t>se compromete a pagar al consultor una cantidad predeterminada de dinero por determinados productos de naturaleza técnica concreta, como informes, diseños de proyectos, etc., que deben entregarse en un plazo determinado y cuya calidad suele ser fácilmente evaluable. Los acuerdos de precio fijo prevén un precio que no está sujeto a ningún ajuste en función de la experiencia de costes del consultor en la ejecución del contrato. Esto supone un incentivo máximo para que el consultor controle los costes y actúe con eficacia.</w:t>
      </w:r>
    </w:p>
    <w:p w14:paraId="59CD281A" w14:textId="77777777" w:rsidR="00441859" w:rsidRPr="00963ED8" w:rsidRDefault="00DE7F5C">
      <w:pPr>
        <w:numPr>
          <w:ilvl w:val="0"/>
          <w:numId w:val="112"/>
        </w:numPr>
        <w:spacing w:after="120" w:line="360" w:lineRule="auto"/>
        <w:jc w:val="both"/>
        <w:rPr>
          <w:lang w:val="es-CO"/>
          <w:rPrChange w:id="2567" w:author="Massiel Nayibe Moreno Ladino" w:date="2025-01-15T12:59:00Z" w16du:dateUtc="2025-01-15T17:59:00Z">
            <w:rPr/>
          </w:rPrChange>
        </w:rPr>
      </w:pPr>
      <w:r w:rsidRPr="00963ED8">
        <w:rPr>
          <w:lang w:val="es-CO"/>
          <w:rPrChange w:id="2568" w:author="Massiel Nayibe Moreno Ladino" w:date="2025-01-15T12:59:00Z" w16du:dateUtc="2025-01-15T17:59:00Z">
            <w:rPr/>
          </w:rPrChange>
        </w:rPr>
        <w:t>Basados en el tiempo (por hora, por semana, por mes, etc.) - En un acuerdo basado en el tiempo, el consultor presta servicios a una tarifa unitaria predeterminada, basada en el tiempo, y registra todas las horas trabajadas según el alcance del trabajo. Los acuerdos laborales basados en el tiempo se recomiendan cuando la naturaleza y el alcance de los servicios prestados son tales que el alcance del trabajo constituye una guía general de las actividades a realizar y cuando resulta difícil determinar el tiempo exacto con suficiente precisión, lo que es habitual en los alcances complejos de los trabajos.</w:t>
      </w:r>
    </w:p>
    <w:p w14:paraId="2E884D94" w14:textId="77777777" w:rsidR="00441859" w:rsidRDefault="00DE7F5C">
      <w:pPr>
        <w:pStyle w:val="Ttulo2"/>
        <w:numPr>
          <w:ilvl w:val="1"/>
          <w:numId w:val="82"/>
        </w:numPr>
      </w:pPr>
      <w:bookmarkStart w:id="2569" w:name="_Toc182401262"/>
      <w:bookmarkStart w:id="2570" w:name="_Toc185435350"/>
      <w:r w:rsidRPr="00953A59">
        <w:t xml:space="preserve">Definición de voluntario </w:t>
      </w:r>
      <w:bookmarkEnd w:id="2569"/>
      <w:bookmarkEnd w:id="2570"/>
    </w:p>
    <w:p w14:paraId="3E150254" w14:textId="77777777" w:rsidR="00441859" w:rsidRPr="00963ED8" w:rsidRDefault="00DE7F5C">
      <w:pPr>
        <w:spacing w:after="120" w:line="360" w:lineRule="auto"/>
        <w:jc w:val="both"/>
        <w:rPr>
          <w:lang w:val="es-CO"/>
          <w:rPrChange w:id="2571" w:author="Massiel Nayibe Moreno Ladino" w:date="2025-01-15T12:59:00Z" w16du:dateUtc="2025-01-15T17:59:00Z">
            <w:rPr/>
          </w:rPrChange>
        </w:rPr>
      </w:pPr>
      <w:r w:rsidRPr="00963ED8">
        <w:rPr>
          <w:lang w:val="es-CO"/>
          <w:rPrChange w:id="2572" w:author="Massiel Nayibe Moreno Ladino" w:date="2025-01-15T12:59:00Z" w16du:dateUtc="2025-01-15T17:59:00Z">
            <w:rPr/>
          </w:rPrChange>
        </w:rPr>
        <w:t xml:space="preserve">Voluntarios, son aquellas personas que realizan diversas labores para Compañeros y que no reciben compensación monetaria ni ninguno de los beneficios que reciben los empleados. </w:t>
      </w:r>
      <w:bookmarkStart w:id="2573" w:name="_Toc182401263"/>
      <w:commentRangeStart w:id="2574"/>
      <w:r w:rsidR="00A07C3A" w:rsidRPr="00963ED8">
        <w:rPr>
          <w:lang w:val="es-CO"/>
          <w:rPrChange w:id="2575" w:author="Massiel Nayibe Moreno Ladino" w:date="2025-01-15T12:59:00Z" w16du:dateUtc="2025-01-15T17:59:00Z">
            <w:rPr/>
          </w:rPrChange>
        </w:rPr>
        <w:t xml:space="preserve">En Colombia, la </w:t>
      </w:r>
      <w:r w:rsidR="00A07C3A">
        <w:fldChar w:fldCharType="begin"/>
      </w:r>
      <w:r w:rsidR="00A07C3A" w:rsidRPr="00963ED8">
        <w:rPr>
          <w:lang w:val="es-CO"/>
          <w:rPrChange w:id="2576" w:author="Massiel Nayibe Moreno Ladino" w:date="2025-01-15T12:59:00Z" w16du:dateUtc="2025-01-15T17:59:00Z">
            <w:rPr/>
          </w:rPrChange>
        </w:rPr>
        <w:instrText>HYPERLINK "https://www.funcionpublica.gov.co/eva/gestornormativo/norma.php?i=4446"</w:instrText>
      </w:r>
      <w:r w:rsidR="00A07C3A">
        <w:fldChar w:fldCharType="separate"/>
      </w:r>
      <w:r w:rsidR="00A07C3A" w:rsidRPr="00963ED8">
        <w:rPr>
          <w:rStyle w:val="Hipervnculo"/>
          <w:lang w:val="es-CO"/>
          <w:rPrChange w:id="2577" w:author="Massiel Nayibe Moreno Ladino" w:date="2025-01-15T12:59:00Z" w16du:dateUtc="2025-01-15T17:59:00Z">
            <w:rPr>
              <w:rStyle w:val="Hipervnculo"/>
            </w:rPr>
          </w:rPrChange>
        </w:rPr>
        <w:t>Ley 720 de 2001</w:t>
      </w:r>
      <w:r w:rsidR="00A07C3A">
        <w:fldChar w:fldCharType="end"/>
      </w:r>
      <w:r w:rsidR="00A07C3A" w:rsidRPr="00963ED8">
        <w:rPr>
          <w:lang w:val="es-CO"/>
          <w:rPrChange w:id="2578" w:author="Massiel Nayibe Moreno Ladino" w:date="2025-01-15T12:59:00Z" w16du:dateUtc="2025-01-15T17:59:00Z">
            <w:rPr/>
          </w:rPrChange>
        </w:rPr>
        <w:t xml:space="preserve"> es la principal ley que regula el voluntariado.</w:t>
      </w:r>
      <w:commentRangeEnd w:id="2574"/>
      <w:r w:rsidR="00AE7E10">
        <w:rPr>
          <w:rStyle w:val="Refdecomentario"/>
        </w:rPr>
        <w:commentReference w:id="2574"/>
      </w:r>
    </w:p>
    <w:p w14:paraId="78BCF90E" w14:textId="77777777" w:rsidR="00441859" w:rsidRDefault="00DE7F5C">
      <w:pPr>
        <w:pStyle w:val="Ttulo2"/>
        <w:numPr>
          <w:ilvl w:val="1"/>
          <w:numId w:val="82"/>
        </w:numPr>
      </w:pPr>
      <w:bookmarkStart w:id="2580" w:name="_Toc185435351"/>
      <w:r w:rsidRPr="00953A59">
        <w:t xml:space="preserve">Definición de interno </w:t>
      </w:r>
      <w:bookmarkEnd w:id="2573"/>
      <w:bookmarkEnd w:id="2580"/>
    </w:p>
    <w:p w14:paraId="04AB8B4C" w14:textId="77777777" w:rsidR="00441859" w:rsidRPr="00963ED8" w:rsidRDefault="00DE7F5C">
      <w:pPr>
        <w:spacing w:after="120" w:line="360" w:lineRule="auto"/>
        <w:jc w:val="both"/>
        <w:rPr>
          <w:lang w:val="es-CO"/>
          <w:rPrChange w:id="2581" w:author="Massiel Nayibe Moreno Ladino" w:date="2025-01-15T12:59:00Z" w16du:dateUtc="2025-01-15T17:59:00Z">
            <w:rPr/>
          </w:rPrChange>
        </w:rPr>
      </w:pPr>
      <w:r w:rsidRPr="00963ED8">
        <w:rPr>
          <w:lang w:val="es-CO"/>
          <w:rPrChange w:id="2582" w:author="Massiel Nayibe Moreno Ladino" w:date="2025-01-15T12:59:00Z" w16du:dateUtc="2025-01-15T17:59:00Z">
            <w:rPr/>
          </w:rPrChange>
        </w:rPr>
        <w:t xml:space="preserve">Los pasantes realizan varias tareas para Compañeros </w:t>
      </w:r>
      <w:r w:rsidR="00894BCA" w:rsidRPr="00963ED8">
        <w:rPr>
          <w:lang w:val="es-CO"/>
          <w:rPrChange w:id="2583" w:author="Massiel Nayibe Moreno Ladino" w:date="2025-01-15T12:59:00Z" w16du:dateUtc="2025-01-15T17:59:00Z">
            <w:rPr/>
          </w:rPrChange>
        </w:rPr>
        <w:t xml:space="preserve">Colombia </w:t>
      </w:r>
      <w:r w:rsidRPr="00963ED8">
        <w:rPr>
          <w:lang w:val="es-CO"/>
          <w:rPrChange w:id="2584" w:author="Massiel Nayibe Moreno Ladino" w:date="2025-01-15T12:59:00Z" w16du:dateUtc="2025-01-15T17:59:00Z">
            <w:rPr/>
          </w:rPrChange>
        </w:rPr>
        <w:t xml:space="preserve">y pueden recibir compensación monetaria como contratistas independientes. Todos los pasantes deben cumplir con </w:t>
      </w:r>
      <w:r>
        <w:fldChar w:fldCharType="begin"/>
      </w:r>
      <w:r w:rsidRPr="00963ED8">
        <w:rPr>
          <w:lang w:val="es-CO"/>
          <w:rPrChange w:id="2585" w:author="Massiel Nayibe Moreno Ladino" w:date="2025-01-15T12:59:00Z" w16du:dateUtc="2025-01-15T17:59:00Z">
            <w:rPr/>
          </w:rPrChange>
        </w:rPr>
        <w:instrText>HYPERLINK \l "_Code_of_Conduct"</w:instrText>
      </w:r>
      <w:r>
        <w:fldChar w:fldCharType="separate"/>
      </w:r>
      <w:r w:rsidRPr="00963ED8">
        <w:rPr>
          <w:rStyle w:val="Hipervnculo"/>
          <w:lang w:val="es-CO"/>
          <w:rPrChange w:id="2586" w:author="Massiel Nayibe Moreno Ladino" w:date="2025-01-15T12:59:00Z" w16du:dateUtc="2025-01-15T17:59:00Z">
            <w:rPr>
              <w:rStyle w:val="Hipervnculo"/>
            </w:rPr>
          </w:rPrChange>
        </w:rPr>
        <w:t>el Código de Conducta de Compañeros</w:t>
      </w:r>
      <w:r>
        <w:fldChar w:fldCharType="end"/>
      </w:r>
      <w:r w:rsidRPr="00963ED8">
        <w:rPr>
          <w:lang w:val="es-CO"/>
          <w:rPrChange w:id="2587" w:author="Massiel Nayibe Moreno Ladino" w:date="2025-01-15T12:59:00Z" w16du:dateUtc="2025-01-15T17:59:00Z">
            <w:rPr/>
          </w:rPrChange>
        </w:rPr>
        <w:t>. Los lineamientos para el programa de pasantías de Compañeros son los siguientes:</w:t>
      </w:r>
    </w:p>
    <w:p w14:paraId="440B83CD" w14:textId="77777777" w:rsidR="00441859" w:rsidRPr="00963ED8" w:rsidRDefault="00DE7F5C">
      <w:pPr>
        <w:numPr>
          <w:ilvl w:val="0"/>
          <w:numId w:val="113"/>
        </w:numPr>
        <w:spacing w:after="120" w:line="360" w:lineRule="auto"/>
        <w:jc w:val="both"/>
        <w:rPr>
          <w:lang w:val="es-CO"/>
          <w:rPrChange w:id="2588" w:author="Massiel Nayibe Moreno Ladino" w:date="2025-01-15T12:59:00Z" w16du:dateUtc="2025-01-15T17:59:00Z">
            <w:rPr/>
          </w:rPrChange>
        </w:rPr>
      </w:pPr>
      <w:r w:rsidRPr="00963ED8">
        <w:rPr>
          <w:b/>
          <w:bCs/>
          <w:lang w:val="es-CO"/>
          <w:rPrChange w:id="2589" w:author="Massiel Nayibe Moreno Ladino" w:date="2025-01-15T12:59:00Z" w16du:dateUtc="2025-01-15T17:59:00Z">
            <w:rPr>
              <w:b/>
              <w:bCs/>
            </w:rPr>
          </w:rPrChange>
        </w:rPr>
        <w:t>Requisitos:</w:t>
      </w:r>
      <w:r w:rsidRPr="00963ED8">
        <w:rPr>
          <w:lang w:val="es-CO"/>
          <w:rPrChange w:id="2590" w:author="Massiel Nayibe Moreno Ladino" w:date="2025-01-15T12:59:00Z" w16du:dateUtc="2025-01-15T17:59:00Z">
            <w:rPr/>
          </w:rPrChange>
        </w:rPr>
        <w:t xml:space="preserve"> Todos los becarios que cumplan los siguientes criterios pueden optar a un estipendio:</w:t>
      </w:r>
    </w:p>
    <w:p w14:paraId="08CC3B39" w14:textId="77777777" w:rsidR="00441859" w:rsidRPr="00963ED8" w:rsidRDefault="00DE7F5C">
      <w:pPr>
        <w:numPr>
          <w:ilvl w:val="1"/>
          <w:numId w:val="113"/>
        </w:numPr>
        <w:spacing w:after="120" w:line="360" w:lineRule="auto"/>
        <w:jc w:val="both"/>
        <w:rPr>
          <w:lang w:val="es-CO"/>
          <w:rPrChange w:id="2591" w:author="Massiel Nayibe Moreno Ladino" w:date="2025-01-15T12:59:00Z" w16du:dateUtc="2025-01-15T17:59:00Z">
            <w:rPr/>
          </w:rPrChange>
        </w:rPr>
      </w:pPr>
      <w:r w:rsidRPr="00963ED8">
        <w:rPr>
          <w:lang w:val="es-CO"/>
          <w:rPrChange w:id="2592" w:author="Massiel Nayibe Moreno Ladino" w:date="2025-01-15T12:59:00Z" w16du:dateUtc="2025-01-15T17:59:00Z">
            <w:rPr/>
          </w:rPrChange>
        </w:rPr>
        <w:lastRenderedPageBreak/>
        <w:t>Las prácticas tienen una duración mínima de 6 semanas y máxima de 9 meses (curso académico).</w:t>
      </w:r>
    </w:p>
    <w:p w14:paraId="1E08B4D4" w14:textId="77777777" w:rsidR="00441859" w:rsidRPr="00963ED8" w:rsidRDefault="00DE7F5C">
      <w:pPr>
        <w:numPr>
          <w:ilvl w:val="1"/>
          <w:numId w:val="113"/>
        </w:numPr>
        <w:spacing w:after="120" w:line="360" w:lineRule="auto"/>
        <w:jc w:val="both"/>
        <w:rPr>
          <w:lang w:val="es-CO"/>
          <w:rPrChange w:id="2593" w:author="Massiel Nayibe Moreno Ladino" w:date="2025-01-15T12:59:00Z" w16du:dateUtc="2025-01-15T17:59:00Z">
            <w:rPr/>
          </w:rPrChange>
        </w:rPr>
      </w:pPr>
      <w:r w:rsidRPr="00963ED8">
        <w:rPr>
          <w:lang w:val="es-CO"/>
          <w:rPrChange w:id="2594" w:author="Massiel Nayibe Moreno Ladino" w:date="2025-01-15T12:59:00Z" w16du:dateUtc="2025-01-15T17:59:00Z">
            <w:rPr/>
          </w:rPrChange>
        </w:rPr>
        <w:t>El becario realiza un trabajo relacionado con su campo de estudio o intereses profesionales.</w:t>
      </w:r>
    </w:p>
    <w:p w14:paraId="4F0DE88E" w14:textId="77777777" w:rsidR="00441859" w:rsidRPr="00963ED8" w:rsidRDefault="00DE7F5C">
      <w:pPr>
        <w:numPr>
          <w:ilvl w:val="1"/>
          <w:numId w:val="113"/>
        </w:numPr>
        <w:spacing w:after="120" w:line="360" w:lineRule="auto"/>
        <w:jc w:val="both"/>
        <w:rPr>
          <w:lang w:val="es-CO"/>
          <w:rPrChange w:id="2595" w:author="Massiel Nayibe Moreno Ladino" w:date="2025-01-15T12:59:00Z" w16du:dateUtc="2025-01-15T17:59:00Z">
            <w:rPr/>
          </w:rPrChange>
        </w:rPr>
      </w:pPr>
      <w:r w:rsidRPr="00963ED8">
        <w:rPr>
          <w:lang w:val="es-CO"/>
          <w:rPrChange w:id="2596" w:author="Massiel Nayibe Moreno Ladino" w:date="2025-01-15T12:59:00Z" w16du:dateUtc="2025-01-15T17:59:00Z">
            <w:rPr/>
          </w:rPrChange>
        </w:rPr>
        <w:t xml:space="preserve">El becario está matriculado en una institución educativa acreditada o se ha licenciado recientemente (en los dos últimos años). </w:t>
      </w:r>
    </w:p>
    <w:p w14:paraId="639F6A9F" w14:textId="77777777" w:rsidR="00441859" w:rsidRPr="00963ED8" w:rsidRDefault="00DE7F5C">
      <w:pPr>
        <w:numPr>
          <w:ilvl w:val="1"/>
          <w:numId w:val="113"/>
        </w:numPr>
        <w:spacing w:after="120" w:line="360" w:lineRule="auto"/>
        <w:jc w:val="both"/>
        <w:rPr>
          <w:lang w:val="es-CO"/>
          <w:rPrChange w:id="2597" w:author="Massiel Nayibe Moreno Ladino" w:date="2025-01-15T12:59:00Z" w16du:dateUtc="2025-01-15T17:59:00Z">
            <w:rPr/>
          </w:rPrChange>
        </w:rPr>
      </w:pPr>
      <w:r w:rsidRPr="00963ED8">
        <w:rPr>
          <w:lang w:val="es-CO"/>
          <w:rPrChange w:id="2598" w:author="Massiel Nayibe Moreno Ladino" w:date="2025-01-15T12:59:00Z" w16du:dateUtc="2025-01-15T17:59:00Z">
            <w:rPr/>
          </w:rPrChange>
        </w:rPr>
        <w:t>El programa de prácticas debe tener un fuerte componente educativo. Podrá coordinarse con la universidad para la obtención de créditos.</w:t>
      </w:r>
    </w:p>
    <w:p w14:paraId="75CA4A33" w14:textId="77777777" w:rsidR="00441859" w:rsidRPr="00963ED8" w:rsidRDefault="00DE7F5C">
      <w:pPr>
        <w:numPr>
          <w:ilvl w:val="0"/>
          <w:numId w:val="113"/>
        </w:numPr>
        <w:spacing w:after="120" w:line="360" w:lineRule="auto"/>
        <w:jc w:val="both"/>
        <w:rPr>
          <w:lang w:val="es-CO"/>
          <w:rPrChange w:id="2599" w:author="Massiel Nayibe Moreno Ladino" w:date="2025-01-15T12:59:00Z" w16du:dateUtc="2025-01-15T17:59:00Z">
            <w:rPr/>
          </w:rPrChange>
        </w:rPr>
      </w:pPr>
      <w:r w:rsidRPr="00963ED8">
        <w:rPr>
          <w:b/>
          <w:bCs/>
          <w:lang w:val="es-CO"/>
          <w:rPrChange w:id="2600" w:author="Massiel Nayibe Moreno Ladino" w:date="2025-01-15T12:59:00Z" w16du:dateUtc="2025-01-15T17:59:00Z">
            <w:rPr>
              <w:b/>
              <w:bCs/>
            </w:rPr>
          </w:rPrChange>
        </w:rPr>
        <w:t xml:space="preserve">Importe de la remuneración: </w:t>
      </w:r>
      <w:r w:rsidRPr="00963ED8">
        <w:rPr>
          <w:lang w:val="es-CO"/>
          <w:rPrChange w:id="2601" w:author="Massiel Nayibe Moreno Ladino" w:date="2025-01-15T12:59:00Z" w16du:dateUtc="2025-01-15T17:59:00Z">
            <w:rPr/>
          </w:rPrChange>
        </w:rPr>
        <w:t xml:space="preserve">El importe de la remuneración de los becarios se basará en la matriz de estipendios que figura a continuación. </w:t>
      </w:r>
      <w:r w:rsidR="00E9513E" w:rsidRPr="00963ED8">
        <w:rPr>
          <w:lang w:val="es-CO"/>
          <w:rPrChange w:id="2602" w:author="Massiel Nayibe Moreno Ladino" w:date="2025-01-15T12:59:00Z" w16du:dateUtc="2025-01-15T17:59:00Z">
            <w:rPr/>
          </w:rPrChange>
        </w:rPr>
        <w:t xml:space="preserve">Si el becario recibe un estipendio o cualquier forma de pago de una universidad, </w:t>
      </w:r>
      <w:r w:rsidR="00F728A4" w:rsidRPr="00963ED8">
        <w:rPr>
          <w:lang w:val="es-CO"/>
          <w:rPrChange w:id="2603" w:author="Massiel Nayibe Moreno Ladino" w:date="2025-01-15T12:59:00Z" w16du:dateUtc="2025-01-15T17:59:00Z">
            <w:rPr/>
          </w:rPrChange>
        </w:rPr>
        <w:t xml:space="preserve">Compañeros </w:t>
      </w:r>
      <w:r w:rsidR="00E9513E" w:rsidRPr="00963ED8">
        <w:rPr>
          <w:lang w:val="es-CO"/>
          <w:rPrChange w:id="2604" w:author="Massiel Nayibe Moreno Ladino" w:date="2025-01-15T12:59:00Z" w16du:dateUtc="2025-01-15T17:59:00Z">
            <w:rPr/>
          </w:rPrChange>
        </w:rPr>
        <w:t>no compensará al becario.</w:t>
      </w:r>
    </w:p>
    <w:p w14:paraId="6C8D6AB4" w14:textId="77777777" w:rsidR="00441859" w:rsidRPr="00963ED8" w:rsidRDefault="00DE7F5C">
      <w:pPr>
        <w:numPr>
          <w:ilvl w:val="0"/>
          <w:numId w:val="113"/>
        </w:numPr>
        <w:spacing w:after="120" w:line="360" w:lineRule="auto"/>
        <w:jc w:val="both"/>
        <w:rPr>
          <w:lang w:val="es-CO"/>
          <w:rPrChange w:id="2605" w:author="Massiel Nayibe Moreno Ladino" w:date="2025-01-15T12:59:00Z" w16du:dateUtc="2025-01-15T17:59:00Z">
            <w:rPr/>
          </w:rPrChange>
        </w:rPr>
      </w:pPr>
      <w:r w:rsidRPr="00963ED8">
        <w:rPr>
          <w:b/>
          <w:bCs/>
          <w:lang w:val="es-CO"/>
          <w:rPrChange w:id="2606" w:author="Massiel Nayibe Moreno Ladino" w:date="2025-01-15T12:59:00Z" w16du:dateUtc="2025-01-15T17:59:00Z">
            <w:rPr>
              <w:b/>
              <w:bCs/>
            </w:rPr>
          </w:rPrChange>
        </w:rPr>
        <w:t xml:space="preserve">Calendario de pagos: </w:t>
      </w:r>
      <w:r w:rsidRPr="00963ED8">
        <w:rPr>
          <w:lang w:val="es-CO"/>
          <w:rPrChange w:id="2607" w:author="Massiel Nayibe Moreno Ladino" w:date="2025-01-15T12:59:00Z" w16du:dateUtc="2025-01-15T17:59:00Z">
            <w:rPr/>
          </w:rPrChange>
        </w:rPr>
        <w:t xml:space="preserve">Los estipendios se pagarán mensualmente tras la presentación de una </w:t>
      </w:r>
      <w:r>
        <w:fldChar w:fldCharType="begin"/>
      </w:r>
      <w:r w:rsidRPr="00963ED8">
        <w:rPr>
          <w:lang w:val="es-CO"/>
          <w:rPrChange w:id="2608" w:author="Massiel Nayibe Moreno Ladino" w:date="2025-01-15T12:59:00Z" w16du:dateUtc="2025-01-15T17:59:00Z">
            <w:rPr/>
          </w:rPrChange>
        </w:rPr>
        <w:instrText>HYPERLINK "https://partnersnet107.sharepoint.com/:x:/s/FA/ERsv2YvHg8RAp6ftIjenscIBf39_1i5_u9QykAGGq6IjlA?e=on9Rhx"</w:instrText>
      </w:r>
      <w:r>
        <w:fldChar w:fldCharType="separate"/>
      </w:r>
      <w:r w:rsidRPr="00963ED8">
        <w:rPr>
          <w:rStyle w:val="Hipervnculo"/>
          <w:lang w:val="es-CO"/>
          <w:rPrChange w:id="2609" w:author="Massiel Nayibe Moreno Ladino" w:date="2025-01-15T12:59:00Z" w16du:dateUtc="2025-01-15T17:59:00Z">
            <w:rPr>
              <w:rStyle w:val="Hipervnculo"/>
            </w:rPr>
          </w:rPrChange>
        </w:rPr>
        <w:t>hoja de horas de estipendio de prácticas</w:t>
      </w:r>
      <w:r>
        <w:fldChar w:fldCharType="end"/>
      </w:r>
      <w:r w:rsidRPr="00963ED8">
        <w:rPr>
          <w:lang w:val="es-CO"/>
          <w:rPrChange w:id="2610" w:author="Massiel Nayibe Moreno Ladino" w:date="2025-01-15T12:59:00Z" w16du:dateUtc="2025-01-15T17:59:00Z">
            <w:rPr/>
          </w:rPrChange>
        </w:rPr>
        <w:t xml:space="preserve"> en Excel o en línea a través de </w:t>
      </w:r>
      <w:r>
        <w:fldChar w:fldCharType="begin"/>
      </w:r>
      <w:r w:rsidRPr="00963ED8">
        <w:rPr>
          <w:lang w:val="es-CO"/>
          <w:rPrChange w:id="2611" w:author="Massiel Nayibe Moreno Ladino" w:date="2025-01-15T12:59:00Z" w16du:dateUtc="2025-01-15T17:59:00Z">
            <w:rPr/>
          </w:rPrChange>
        </w:rPr>
        <w:instrText>HYPERLINK "https://app.pandadoc.com/a/" \l "/templates/9PoMWB4vixDaAWwoSs9C6o"</w:instrText>
      </w:r>
      <w:r>
        <w:fldChar w:fldCharType="separate"/>
      </w:r>
      <w:r w:rsidRPr="00963ED8">
        <w:rPr>
          <w:rStyle w:val="Hipervnculo"/>
          <w:lang w:val="es-CO"/>
          <w:rPrChange w:id="2612" w:author="Massiel Nayibe Moreno Ladino" w:date="2025-01-15T12:59:00Z" w16du:dateUtc="2025-01-15T17:59:00Z">
            <w:rPr>
              <w:rStyle w:val="Hipervnculo"/>
            </w:rPr>
          </w:rPrChange>
        </w:rPr>
        <w:t>Pandadoc Stipend Form</w:t>
      </w:r>
      <w:r>
        <w:fldChar w:fldCharType="end"/>
      </w:r>
      <w:r w:rsidRPr="00963ED8">
        <w:rPr>
          <w:lang w:val="es-CO"/>
          <w:rPrChange w:id="2613" w:author="Massiel Nayibe Moreno Ladino" w:date="2025-01-15T12:59:00Z" w16du:dateUtc="2025-01-15T17:59:00Z">
            <w:rPr/>
          </w:rPrChange>
        </w:rPr>
        <w:t>.</w:t>
      </w:r>
    </w:p>
    <w:p w14:paraId="0843760D" w14:textId="77777777" w:rsidR="00441859" w:rsidRPr="00963ED8" w:rsidRDefault="00DE7F5C">
      <w:pPr>
        <w:numPr>
          <w:ilvl w:val="0"/>
          <w:numId w:val="113"/>
        </w:numPr>
        <w:spacing w:after="120" w:line="360" w:lineRule="auto"/>
        <w:jc w:val="both"/>
        <w:rPr>
          <w:lang w:val="es-CO"/>
          <w:rPrChange w:id="2614" w:author="Massiel Nayibe Moreno Ladino" w:date="2025-01-15T12:59:00Z" w16du:dateUtc="2025-01-15T17:59:00Z">
            <w:rPr/>
          </w:rPrChange>
        </w:rPr>
      </w:pPr>
      <w:r w:rsidRPr="00963ED8">
        <w:rPr>
          <w:b/>
          <w:bCs/>
          <w:lang w:val="es-CO"/>
          <w:rPrChange w:id="2615" w:author="Massiel Nayibe Moreno Ladino" w:date="2025-01-15T12:59:00Z" w16du:dateUtc="2025-01-15T17:59:00Z">
            <w:rPr>
              <w:b/>
              <w:bCs/>
            </w:rPr>
          </w:rPrChange>
        </w:rPr>
        <w:t>Impuestos:</w:t>
      </w:r>
      <w:r w:rsidRPr="00963ED8">
        <w:rPr>
          <w:lang w:val="es-CO"/>
          <w:rPrChange w:id="2616" w:author="Massiel Nayibe Moreno Ladino" w:date="2025-01-15T12:59:00Z" w16du:dateUtc="2025-01-15T17:59:00Z">
            <w:rPr/>
          </w:rPrChange>
        </w:rPr>
        <w:t xml:space="preserve"> Los becarios son responsables del pago de los impuestos aplicables a su remuneración.</w:t>
      </w:r>
    </w:p>
    <w:p w14:paraId="1F14918A" w14:textId="77777777" w:rsidR="00441859" w:rsidRDefault="00DE7F5C">
      <w:pPr>
        <w:numPr>
          <w:ilvl w:val="0"/>
          <w:numId w:val="113"/>
        </w:numPr>
        <w:spacing w:after="120" w:line="360" w:lineRule="auto"/>
        <w:jc w:val="both"/>
      </w:pPr>
      <w:r w:rsidRPr="00963ED8">
        <w:rPr>
          <w:b/>
          <w:bCs/>
          <w:lang w:val="es-CO"/>
          <w:rPrChange w:id="2617" w:author="Massiel Nayibe Moreno Ladino" w:date="2025-01-15T12:59:00Z" w16du:dateUtc="2025-01-15T17:59:00Z">
            <w:rPr>
              <w:b/>
              <w:bCs/>
            </w:rPr>
          </w:rPrChange>
        </w:rPr>
        <w:t>Horas de trabajo:</w:t>
      </w:r>
      <w:r w:rsidRPr="00963ED8">
        <w:rPr>
          <w:lang w:val="es-CO"/>
          <w:rPrChange w:id="2618" w:author="Massiel Nayibe Moreno Ladino" w:date="2025-01-15T12:59:00Z" w16du:dateUtc="2025-01-15T17:59:00Z">
            <w:rPr/>
          </w:rPrChange>
        </w:rPr>
        <w:t xml:space="preserve"> Se espera que los becarios trabajen un mínimo de 12 horas a la semana, pero no más de 40 horas semanales. </w:t>
      </w:r>
      <w:r w:rsidRPr="00953A59">
        <w:t>No se permiten las horas extraordinarias.</w:t>
      </w:r>
    </w:p>
    <w:p w14:paraId="7320132D" w14:textId="77777777" w:rsidR="00441859" w:rsidRPr="00963ED8" w:rsidRDefault="00DE7F5C">
      <w:pPr>
        <w:numPr>
          <w:ilvl w:val="0"/>
          <w:numId w:val="113"/>
        </w:numPr>
        <w:spacing w:after="120" w:line="360" w:lineRule="auto"/>
        <w:jc w:val="both"/>
        <w:rPr>
          <w:lang w:val="es-CO"/>
          <w:rPrChange w:id="2619" w:author="Massiel Nayibe Moreno Ladino" w:date="2025-01-15T12:59:00Z" w16du:dateUtc="2025-01-15T17:59:00Z">
            <w:rPr/>
          </w:rPrChange>
        </w:rPr>
      </w:pPr>
      <w:r w:rsidRPr="00963ED8">
        <w:rPr>
          <w:b/>
          <w:bCs/>
          <w:lang w:val="es-CO"/>
          <w:rPrChange w:id="2620" w:author="Massiel Nayibe Moreno Ladino" w:date="2025-01-15T12:59:00Z" w16du:dateUtc="2025-01-15T17:59:00Z">
            <w:rPr>
              <w:b/>
              <w:bCs/>
            </w:rPr>
          </w:rPrChange>
        </w:rPr>
        <w:t>Expectativas de rendimiento:</w:t>
      </w:r>
      <w:r w:rsidRPr="00963ED8">
        <w:rPr>
          <w:lang w:val="es-CO"/>
          <w:rPrChange w:id="2621" w:author="Massiel Nayibe Moreno Ladino" w:date="2025-01-15T12:59:00Z" w16du:dateUtc="2025-01-15T17:59:00Z">
            <w:rPr/>
          </w:rPrChange>
        </w:rPr>
        <w:t xml:space="preserve"> Se espera que los becarios produzcan su mejor calidad de trabajo y tengan la misma asistencia, puntualidad y capacidad de respuesta que los empleados. El incumplimiento de estas expectativas puede dar lugar a una reducción o revocación del estipendio.</w:t>
      </w:r>
    </w:p>
    <w:p w14:paraId="308CA075" w14:textId="77777777" w:rsidR="00441859" w:rsidRPr="00963ED8" w:rsidRDefault="00DE7F5C">
      <w:pPr>
        <w:numPr>
          <w:ilvl w:val="0"/>
          <w:numId w:val="113"/>
        </w:numPr>
        <w:spacing w:after="120" w:line="360" w:lineRule="auto"/>
        <w:jc w:val="both"/>
        <w:rPr>
          <w:lang w:val="es-CO"/>
          <w:rPrChange w:id="2622" w:author="Massiel Nayibe Moreno Ladino" w:date="2025-01-15T12:59:00Z" w16du:dateUtc="2025-01-15T17:59:00Z">
            <w:rPr/>
          </w:rPrChange>
        </w:rPr>
      </w:pPr>
      <w:r w:rsidRPr="00963ED8">
        <w:rPr>
          <w:b/>
          <w:bCs/>
          <w:lang w:val="es-CO"/>
          <w:rPrChange w:id="2623" w:author="Massiel Nayibe Moreno Ladino" w:date="2025-01-15T12:59:00Z" w16du:dateUtc="2025-01-15T17:59:00Z">
            <w:rPr>
              <w:b/>
              <w:bCs/>
            </w:rPr>
          </w:rPrChange>
        </w:rPr>
        <w:t>Prestaciones:</w:t>
      </w:r>
      <w:r w:rsidRPr="00963ED8">
        <w:rPr>
          <w:lang w:val="es-CO"/>
          <w:rPrChange w:id="2624" w:author="Massiel Nayibe Moreno Ladino" w:date="2025-01-15T12:59:00Z" w16du:dateUtc="2025-01-15T17:59:00Z">
            <w:rPr/>
          </w:rPrChange>
        </w:rPr>
        <w:t xml:space="preserve"> Los becarios no tienen derecho a ninguna prestación, como seguro médico, planes de jubilación o tiempo libre remunerado.</w:t>
      </w:r>
    </w:p>
    <w:p w14:paraId="1DF46CC4" w14:textId="77777777" w:rsidR="00441859" w:rsidRPr="00963ED8" w:rsidRDefault="00DE7F5C">
      <w:pPr>
        <w:numPr>
          <w:ilvl w:val="0"/>
          <w:numId w:val="113"/>
        </w:numPr>
        <w:spacing w:after="120" w:line="360" w:lineRule="auto"/>
        <w:jc w:val="both"/>
        <w:rPr>
          <w:lang w:val="es-CO"/>
          <w:rPrChange w:id="2625" w:author="Massiel Nayibe Moreno Ladino" w:date="2025-01-15T12:59:00Z" w16du:dateUtc="2025-01-15T17:59:00Z">
            <w:rPr/>
          </w:rPrChange>
        </w:rPr>
      </w:pPr>
      <w:r w:rsidRPr="00963ED8">
        <w:rPr>
          <w:b/>
          <w:bCs/>
          <w:lang w:val="es-CO"/>
          <w:rPrChange w:id="2626" w:author="Massiel Nayibe Moreno Ladino" w:date="2025-01-15T12:59:00Z" w16du:dateUtc="2025-01-15T17:59:00Z">
            <w:rPr>
              <w:b/>
              <w:bCs/>
            </w:rPr>
          </w:rPrChange>
        </w:rPr>
        <w:lastRenderedPageBreak/>
        <w:t xml:space="preserve">Rescisión: </w:t>
      </w:r>
      <w:r w:rsidRPr="00963ED8">
        <w:rPr>
          <w:lang w:val="es-CO"/>
          <w:rPrChange w:id="2627" w:author="Massiel Nayibe Moreno Ladino" w:date="2025-01-15T12:59:00Z" w16du:dateUtc="2025-01-15T17:59:00Z">
            <w:rPr/>
          </w:rPrChange>
        </w:rPr>
        <w:t>La organización se reserva el derecho de rescindir la remuneración de un becario en cualquier momento y por cualquier motivo, incluidos, entre otros, el bajo rendimiento, la mala conducta o la violación de las políticas de la empresa.</w:t>
      </w:r>
    </w:p>
    <w:p w14:paraId="44FD60E3" w14:textId="77777777" w:rsidR="00441859" w:rsidRPr="00963ED8" w:rsidRDefault="00DE7F5C">
      <w:pPr>
        <w:pStyle w:val="Ttulo3"/>
        <w:rPr>
          <w:lang w:val="es-CO"/>
          <w:rPrChange w:id="2628" w:author="Massiel Nayibe Moreno Ladino" w:date="2025-01-15T12:59:00Z" w16du:dateUtc="2025-01-15T17:59:00Z">
            <w:rPr/>
          </w:rPrChange>
        </w:rPr>
      </w:pPr>
      <w:bookmarkStart w:id="2629" w:name="_Toc182401264"/>
      <w:bookmarkStart w:id="2630" w:name="_Toc185435352"/>
      <w:r w:rsidRPr="00963ED8">
        <w:rPr>
          <w:lang w:val="es-CO"/>
          <w:rPrChange w:id="2631" w:author="Massiel Nayibe Moreno Ladino" w:date="2025-01-15T12:59:00Z" w16du:dateUtc="2025-01-15T17:59:00Z">
            <w:rPr/>
          </w:rPrChange>
        </w:rPr>
        <w:t>8.9.1 Reclutamiento y contratación de becarios</w:t>
      </w:r>
      <w:bookmarkEnd w:id="2629"/>
      <w:bookmarkEnd w:id="2630"/>
    </w:p>
    <w:p w14:paraId="477ABB75" w14:textId="77777777" w:rsidR="00441859" w:rsidRPr="00963ED8" w:rsidRDefault="00DE7F5C">
      <w:pPr>
        <w:spacing w:after="120" w:line="360" w:lineRule="auto"/>
        <w:jc w:val="both"/>
        <w:rPr>
          <w:lang w:val="es-CO"/>
          <w:rPrChange w:id="2632" w:author="Massiel Nayibe Moreno Ladino" w:date="2025-01-15T12:59:00Z" w16du:dateUtc="2025-01-15T17:59:00Z">
            <w:rPr/>
          </w:rPrChange>
        </w:rPr>
      </w:pPr>
      <w:r w:rsidRPr="00963ED8">
        <w:rPr>
          <w:lang w:val="es-CO"/>
          <w:rPrChange w:id="2633" w:author="Massiel Nayibe Moreno Ladino" w:date="2025-01-15T12:59:00Z" w16du:dateUtc="2025-01-15T17:59:00Z">
            <w:rPr/>
          </w:rPrChange>
        </w:rPr>
        <w:t xml:space="preserve">La selección y contratación de becarios debe seguir </w:t>
      </w:r>
      <w:r w:rsidR="00282DCF">
        <w:fldChar w:fldCharType="begin"/>
      </w:r>
      <w:r w:rsidR="00282DCF" w:rsidRPr="00963ED8">
        <w:rPr>
          <w:lang w:val="es-CO"/>
          <w:rPrChange w:id="2634" w:author="Massiel Nayibe Moreno Ladino" w:date="2025-01-15T12:59:00Z" w16du:dateUtc="2025-01-15T17:59:00Z">
            <w:rPr/>
          </w:rPrChange>
        </w:rPr>
        <w:instrText>HYPERLINK "https://partnersnet107.sharepoint.com/:f:/s/FA/ErYaIcvjeIpFikLBq_3eH9gBszrv62yxFfBi-8oONQWxIg?e=NmPwvK"</w:instrText>
      </w:r>
      <w:r w:rsidR="00282DCF">
        <w:fldChar w:fldCharType="separate"/>
      </w:r>
      <w:r w:rsidR="00282DCF" w:rsidRPr="00963ED8">
        <w:rPr>
          <w:rStyle w:val="Hipervnculo"/>
          <w:rFonts w:cs="Times New Roman"/>
          <w:lang w:val="es-CO"/>
          <w:rPrChange w:id="2635" w:author="Massiel Nayibe Moreno Ladino" w:date="2025-01-15T12:59:00Z" w16du:dateUtc="2025-01-15T17:59:00Z">
            <w:rPr>
              <w:rStyle w:val="Hipervnculo"/>
              <w:rFonts w:cs="Times New Roman"/>
            </w:rPr>
          </w:rPrChange>
        </w:rPr>
        <w:t>el procedimiento de selección de becarios de Partners</w:t>
      </w:r>
      <w:r w:rsidR="00282DCF">
        <w:fldChar w:fldCharType="end"/>
      </w:r>
      <w:r w:rsidR="00282DCF" w:rsidRPr="00963ED8">
        <w:rPr>
          <w:rStyle w:val="Hipervnculo"/>
          <w:rFonts w:cs="Times New Roman"/>
          <w:lang w:val="es-CO"/>
          <w:rPrChange w:id="2636" w:author="Massiel Nayibe Moreno Ladino" w:date="2025-01-15T12:59:00Z" w16du:dateUtc="2025-01-15T17:59:00Z">
            <w:rPr>
              <w:rStyle w:val="Hipervnculo"/>
              <w:rFonts w:cs="Times New Roman"/>
            </w:rPr>
          </w:rPrChange>
        </w:rPr>
        <w:t xml:space="preserve"> y la lista de control</w:t>
      </w:r>
      <w:r w:rsidRPr="00963ED8">
        <w:rPr>
          <w:lang w:val="es-CO"/>
          <w:rPrChange w:id="2637" w:author="Massiel Nayibe Moreno Ladino" w:date="2025-01-15T12:59:00Z" w16du:dateUtc="2025-01-15T17:59:00Z">
            <w:rPr/>
          </w:rPrChange>
        </w:rPr>
        <w:t>.</w:t>
      </w:r>
    </w:p>
    <w:p w14:paraId="4A764CEC" w14:textId="77777777" w:rsidR="00441859" w:rsidRPr="00963ED8" w:rsidRDefault="00DE7F5C">
      <w:pPr>
        <w:pStyle w:val="Ttulo3"/>
        <w:rPr>
          <w:lang w:val="es-CO"/>
          <w:rPrChange w:id="2638" w:author="Massiel Nayibe Moreno Ladino" w:date="2025-01-15T12:59:00Z" w16du:dateUtc="2025-01-15T17:59:00Z">
            <w:rPr/>
          </w:rPrChange>
        </w:rPr>
      </w:pPr>
      <w:bookmarkStart w:id="2639" w:name="_Toc182401265"/>
      <w:bookmarkStart w:id="2640" w:name="_Toc185435353"/>
      <w:r w:rsidRPr="00963ED8">
        <w:rPr>
          <w:lang w:val="es-CO"/>
          <w:rPrChange w:id="2641" w:author="Massiel Nayibe Moreno Ladino" w:date="2025-01-15T12:59:00Z" w16du:dateUtc="2025-01-15T17:59:00Z">
            <w:rPr/>
          </w:rPrChange>
        </w:rPr>
        <w:t>8.9.2 Matriz de estipendios para becarios</w:t>
      </w:r>
      <w:bookmarkEnd w:id="2639"/>
      <w:bookmarkEnd w:id="2640"/>
    </w:p>
    <w:p w14:paraId="3771D646" w14:textId="77777777" w:rsidR="00441859" w:rsidRPr="00963ED8" w:rsidRDefault="00DE7F5C">
      <w:pPr>
        <w:spacing w:after="120" w:line="360" w:lineRule="auto"/>
        <w:jc w:val="both"/>
        <w:rPr>
          <w:lang w:val="es-CO"/>
          <w:rPrChange w:id="2642" w:author="Massiel Nayibe Moreno Ladino" w:date="2025-01-15T12:59:00Z" w16du:dateUtc="2025-01-15T17:59:00Z">
            <w:rPr/>
          </w:rPrChange>
        </w:rPr>
      </w:pPr>
      <w:r w:rsidRPr="00963ED8">
        <w:rPr>
          <w:lang w:val="es-CO"/>
          <w:rPrChange w:id="2643" w:author="Massiel Nayibe Moreno Ladino" w:date="2025-01-15T12:59:00Z" w16du:dateUtc="2025-01-15T17:59:00Z">
            <w:rPr/>
          </w:rPrChange>
        </w:rPr>
        <w:t xml:space="preserve">Como guía para un estipendio de pasantía, Compañeros </w:t>
      </w:r>
      <w:r w:rsidR="00894BCA" w:rsidRPr="00963ED8">
        <w:rPr>
          <w:lang w:val="es-CO"/>
          <w:rPrChange w:id="2644" w:author="Massiel Nayibe Moreno Ladino" w:date="2025-01-15T12:59:00Z" w16du:dateUtc="2025-01-15T17:59:00Z">
            <w:rPr/>
          </w:rPrChange>
        </w:rPr>
        <w:t xml:space="preserve">Colombia </w:t>
      </w:r>
      <w:r w:rsidRPr="00963ED8">
        <w:rPr>
          <w:lang w:val="es-CO"/>
          <w:rPrChange w:id="2645" w:author="Massiel Nayibe Moreno Ladino" w:date="2025-01-15T12:59:00Z" w16du:dateUtc="2025-01-15T17:59:00Z">
            <w:rPr/>
          </w:rPrChange>
        </w:rPr>
        <w:t xml:space="preserve">utilizará la siguiente escala que toma en consideración la educación y los años de experiencia. </w:t>
      </w:r>
      <w:r w:rsidRPr="00963ED8">
        <w:rPr>
          <w:iCs/>
          <w:lang w:val="es-CO"/>
          <w:rPrChange w:id="2646" w:author="Massiel Nayibe Moreno Ladino" w:date="2025-01-15T12:59:00Z" w16du:dateUtc="2025-01-15T17:59:00Z">
            <w:rPr>
              <w:iCs/>
            </w:rPr>
          </w:rPrChange>
        </w:rPr>
        <w:t xml:space="preserve">La colocación en las siguientes categorías se basa en la matrícula educativa actual, o si no está en la escuela, el grado más reciente. </w:t>
      </w:r>
      <w:r w:rsidRPr="00963ED8">
        <w:rPr>
          <w:lang w:val="es-CO"/>
          <w:rPrChange w:id="2647" w:author="Massiel Nayibe Moreno Ladino" w:date="2025-01-15T12:59:00Z" w16du:dateUtc="2025-01-15T17:59:00Z">
            <w:rPr/>
          </w:rPrChange>
        </w:rPr>
        <w:t>Todos los estipendios de pasantías están sujetos a la disponibilidad de fondos, entre otros factores:</w:t>
      </w:r>
    </w:p>
    <w:tbl>
      <w:tblPr>
        <w:tblpPr w:leftFromText="180" w:rightFromText="180" w:vertAnchor="text" w:horzAnchor="margin" w:tblpXSpec="center" w:tblpY="10"/>
        <w:tblW w:w="45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1"/>
        <w:gridCol w:w="2878"/>
      </w:tblGrid>
      <w:tr w:rsidR="00953A59" w:rsidRPr="00953A59" w14:paraId="737FEC15" w14:textId="77777777" w:rsidTr="005429D4">
        <w:trPr>
          <w:trHeight w:val="11"/>
        </w:trPr>
        <w:tc>
          <w:tcPr>
            <w:tcW w:w="3297" w:type="pct"/>
            <w:shd w:val="clear" w:color="auto" w:fill="000000" w:themeFill="text1"/>
            <w:vAlign w:val="center"/>
          </w:tcPr>
          <w:p w14:paraId="2535FB6C" w14:textId="77777777" w:rsidR="00441859" w:rsidRDefault="00DE7F5C">
            <w:pPr>
              <w:spacing w:after="120" w:line="360" w:lineRule="auto"/>
              <w:jc w:val="both"/>
            </w:pPr>
            <w:r w:rsidRPr="00953A59">
              <w:t>Grado</w:t>
            </w:r>
          </w:p>
        </w:tc>
        <w:tc>
          <w:tcPr>
            <w:tcW w:w="1703" w:type="pct"/>
            <w:shd w:val="clear" w:color="auto" w:fill="000000" w:themeFill="text1"/>
            <w:vAlign w:val="center"/>
          </w:tcPr>
          <w:p w14:paraId="22FB165C" w14:textId="77777777" w:rsidR="00441859" w:rsidRDefault="00953A59">
            <w:pPr>
              <w:spacing w:after="120" w:line="360" w:lineRule="auto"/>
              <w:jc w:val="center"/>
            </w:pPr>
            <w:r w:rsidRPr="00953A59">
              <w:t xml:space="preserve">Estipendio </w:t>
            </w:r>
            <w:r w:rsidR="00DE7F5C">
              <w:t xml:space="preserve">mensual </w:t>
            </w:r>
            <w:r w:rsidR="008B1614">
              <w:t>(*)</w:t>
            </w:r>
          </w:p>
        </w:tc>
      </w:tr>
      <w:tr w:rsidR="00953A59" w:rsidRPr="00953A59" w14:paraId="4A6AA72B" w14:textId="77777777" w:rsidTr="005429D4">
        <w:trPr>
          <w:trHeight w:val="620"/>
        </w:trPr>
        <w:tc>
          <w:tcPr>
            <w:tcW w:w="3297" w:type="pct"/>
            <w:vAlign w:val="center"/>
          </w:tcPr>
          <w:p w14:paraId="15957CC6" w14:textId="77777777" w:rsidR="00441859" w:rsidRPr="00963ED8" w:rsidRDefault="00DE7F5C">
            <w:pPr>
              <w:spacing w:after="120" w:line="276" w:lineRule="auto"/>
              <w:jc w:val="center"/>
              <w:rPr>
                <w:b/>
                <w:i/>
                <w:lang w:val="es-CO"/>
                <w:rPrChange w:id="2648" w:author="Massiel Nayibe Moreno Ladino" w:date="2025-01-15T12:59:00Z" w16du:dateUtc="2025-01-15T17:59:00Z">
                  <w:rPr>
                    <w:b/>
                    <w:i/>
                  </w:rPr>
                </w:rPrChange>
              </w:rPr>
            </w:pPr>
            <w:r w:rsidRPr="00963ED8">
              <w:rPr>
                <w:b/>
                <w:i/>
                <w:lang w:val="es-CO"/>
                <w:rPrChange w:id="2649" w:author="Massiel Nayibe Moreno Ladino" w:date="2025-01-15T12:59:00Z" w16du:dateUtc="2025-01-15T17:59:00Z">
                  <w:rPr>
                    <w:b/>
                    <w:i/>
                  </w:rPr>
                </w:rPrChange>
              </w:rPr>
              <w:t>Grado A</w:t>
            </w:r>
          </w:p>
          <w:p w14:paraId="22E077FF" w14:textId="77777777" w:rsidR="00441859" w:rsidRPr="00963ED8" w:rsidRDefault="00DE7F5C">
            <w:pPr>
              <w:spacing w:after="120" w:line="276" w:lineRule="auto"/>
              <w:jc w:val="center"/>
              <w:rPr>
                <w:i/>
                <w:lang w:val="es-CO"/>
                <w:rPrChange w:id="2650" w:author="Massiel Nayibe Moreno Ladino" w:date="2025-01-15T12:59:00Z" w16du:dateUtc="2025-01-15T17:59:00Z">
                  <w:rPr>
                    <w:i/>
                  </w:rPr>
                </w:rPrChange>
              </w:rPr>
            </w:pPr>
            <w:r w:rsidRPr="00963ED8">
              <w:rPr>
                <w:i/>
                <w:lang w:val="es-CO"/>
                <w:rPrChange w:id="2651" w:author="Massiel Nayibe Moreno Ladino" w:date="2025-01-15T12:59:00Z" w16du:dateUtc="2025-01-15T17:59:00Z">
                  <w:rPr>
                    <w:i/>
                  </w:rPr>
                </w:rPrChange>
              </w:rPr>
              <w:t xml:space="preserve">En proceso de diploma de bachiller o </w:t>
            </w:r>
            <w:r w:rsidRPr="00963ED8">
              <w:rPr>
                <w:i/>
                <w:iCs/>
                <w:lang w:val="es-CO"/>
                <w:rPrChange w:id="2652" w:author="Massiel Nayibe Moreno Ladino" w:date="2025-01-15T12:59:00Z" w16du:dateUtc="2025-01-15T17:59:00Z">
                  <w:rPr>
                    <w:i/>
                    <w:iCs/>
                  </w:rPr>
                </w:rPrChange>
              </w:rPr>
              <w:t xml:space="preserve">Técnico </w:t>
            </w:r>
            <w:r w:rsidRPr="00963ED8">
              <w:rPr>
                <w:i/>
                <w:lang w:val="es-CO"/>
                <w:rPrChange w:id="2653" w:author="Massiel Nayibe Moreno Ladino" w:date="2025-01-15T12:59:00Z" w16du:dateUtc="2025-01-15T17:59:00Z">
                  <w:rPr>
                    <w:i/>
                  </w:rPr>
                </w:rPrChange>
              </w:rPr>
              <w:t xml:space="preserve">o recibió diploma de bachiller </w:t>
            </w:r>
            <w:r w:rsidR="00652AFB" w:rsidRPr="00963ED8">
              <w:rPr>
                <w:i/>
                <w:lang w:val="es-CO"/>
                <w:rPrChange w:id="2654" w:author="Massiel Nayibe Moreno Ladino" w:date="2025-01-15T12:59:00Z" w16du:dateUtc="2025-01-15T17:59:00Z">
                  <w:rPr>
                    <w:i/>
                  </w:rPr>
                </w:rPrChange>
              </w:rPr>
              <w:t>incluyen internos SENA</w:t>
            </w:r>
            <w:r w:rsidR="009F7843" w:rsidRPr="00963ED8">
              <w:rPr>
                <w:i/>
                <w:lang w:val="es-CO"/>
                <w:rPrChange w:id="2655" w:author="Massiel Nayibe Moreno Ladino" w:date="2025-01-15T12:59:00Z" w16du:dateUtc="2025-01-15T17:59:00Z">
                  <w:rPr>
                    <w:i/>
                  </w:rPr>
                </w:rPrChange>
              </w:rPr>
              <w:t>.</w:t>
            </w:r>
          </w:p>
        </w:tc>
        <w:tc>
          <w:tcPr>
            <w:tcW w:w="1703" w:type="pct"/>
            <w:shd w:val="clear" w:color="auto" w:fill="auto"/>
            <w:vAlign w:val="center"/>
          </w:tcPr>
          <w:p w14:paraId="186830BB" w14:textId="77777777" w:rsidR="00441859" w:rsidRDefault="00DE7F5C">
            <w:pPr>
              <w:spacing w:after="120" w:line="360" w:lineRule="auto"/>
              <w:jc w:val="center"/>
              <w:rPr>
                <w:b/>
              </w:rPr>
            </w:pPr>
            <w:r>
              <w:rPr>
                <w:b/>
              </w:rPr>
              <w:t xml:space="preserve">Un </w:t>
            </w:r>
            <w:r w:rsidR="00D552D6">
              <w:rPr>
                <w:b/>
              </w:rPr>
              <w:t>SMMLV</w:t>
            </w:r>
          </w:p>
        </w:tc>
      </w:tr>
      <w:tr w:rsidR="00953A59" w:rsidRPr="00953A59" w14:paraId="3F1A450C" w14:textId="77777777" w:rsidTr="005429D4">
        <w:trPr>
          <w:trHeight w:val="396"/>
        </w:trPr>
        <w:tc>
          <w:tcPr>
            <w:tcW w:w="3297" w:type="pct"/>
            <w:vAlign w:val="center"/>
          </w:tcPr>
          <w:p w14:paraId="70222729" w14:textId="77777777" w:rsidR="00441859" w:rsidRPr="00963ED8" w:rsidRDefault="00DE7F5C">
            <w:pPr>
              <w:spacing w:after="120" w:line="276" w:lineRule="auto"/>
              <w:jc w:val="center"/>
              <w:rPr>
                <w:b/>
                <w:i/>
                <w:lang w:val="es-CO"/>
                <w:rPrChange w:id="2656" w:author="Massiel Nayibe Moreno Ladino" w:date="2025-01-15T12:59:00Z" w16du:dateUtc="2025-01-15T17:59:00Z">
                  <w:rPr>
                    <w:b/>
                    <w:i/>
                  </w:rPr>
                </w:rPrChange>
              </w:rPr>
            </w:pPr>
            <w:r w:rsidRPr="00963ED8">
              <w:rPr>
                <w:b/>
                <w:i/>
                <w:lang w:val="es-CO"/>
                <w:rPrChange w:id="2657" w:author="Massiel Nayibe Moreno Ladino" w:date="2025-01-15T12:59:00Z" w16du:dateUtc="2025-01-15T17:59:00Z">
                  <w:rPr>
                    <w:b/>
                    <w:i/>
                  </w:rPr>
                </w:rPrChange>
              </w:rPr>
              <w:t>Grado B</w:t>
            </w:r>
          </w:p>
          <w:p w14:paraId="694536B2" w14:textId="77777777" w:rsidR="00441859" w:rsidRPr="00963ED8" w:rsidRDefault="00DE7F5C">
            <w:pPr>
              <w:spacing w:after="120" w:line="276" w:lineRule="auto"/>
              <w:jc w:val="center"/>
              <w:rPr>
                <w:i/>
                <w:lang w:val="es-CO"/>
                <w:rPrChange w:id="2658" w:author="Massiel Nayibe Moreno Ladino" w:date="2025-01-15T12:59:00Z" w16du:dateUtc="2025-01-15T17:59:00Z">
                  <w:rPr>
                    <w:i/>
                  </w:rPr>
                </w:rPrChange>
              </w:rPr>
            </w:pPr>
            <w:r w:rsidRPr="00963ED8">
              <w:rPr>
                <w:i/>
                <w:lang w:val="es-CO"/>
                <w:rPrChange w:id="2659" w:author="Massiel Nayibe Moreno Ladino" w:date="2025-01-15T12:59:00Z" w16du:dateUtc="2025-01-15T17:59:00Z">
                  <w:rPr>
                    <w:i/>
                  </w:rPr>
                </w:rPrChange>
              </w:rPr>
              <w:t>En proceso de licenciatura o licenciado</w:t>
            </w:r>
          </w:p>
        </w:tc>
        <w:tc>
          <w:tcPr>
            <w:tcW w:w="1703" w:type="pct"/>
            <w:shd w:val="clear" w:color="auto" w:fill="auto"/>
            <w:vAlign w:val="center"/>
          </w:tcPr>
          <w:p w14:paraId="1F502C99" w14:textId="77777777" w:rsidR="00441859" w:rsidRDefault="00DE7F5C">
            <w:pPr>
              <w:spacing w:after="120" w:line="360" w:lineRule="auto"/>
              <w:jc w:val="center"/>
              <w:rPr>
                <w:b/>
              </w:rPr>
            </w:pPr>
            <w:r>
              <w:rPr>
                <w:b/>
              </w:rPr>
              <w:t xml:space="preserve">1,5 </w:t>
            </w:r>
            <w:r w:rsidR="00D552D6">
              <w:rPr>
                <w:b/>
              </w:rPr>
              <w:t>SMMLV</w:t>
            </w:r>
          </w:p>
        </w:tc>
      </w:tr>
      <w:tr w:rsidR="00953A59" w:rsidRPr="00953A59" w14:paraId="487E0DAE" w14:textId="77777777" w:rsidTr="005429D4">
        <w:trPr>
          <w:trHeight w:val="396"/>
        </w:trPr>
        <w:tc>
          <w:tcPr>
            <w:tcW w:w="3297" w:type="pct"/>
            <w:vAlign w:val="center"/>
          </w:tcPr>
          <w:p w14:paraId="61CBAC91" w14:textId="77777777" w:rsidR="00441859" w:rsidRPr="00963ED8" w:rsidRDefault="00DE7F5C">
            <w:pPr>
              <w:spacing w:after="120" w:line="276" w:lineRule="auto"/>
              <w:jc w:val="center"/>
              <w:rPr>
                <w:i/>
                <w:lang w:val="es-CO"/>
                <w:rPrChange w:id="2660" w:author="Massiel Nayibe Moreno Ladino" w:date="2025-01-15T12:59:00Z" w16du:dateUtc="2025-01-15T17:59:00Z">
                  <w:rPr>
                    <w:i/>
                  </w:rPr>
                </w:rPrChange>
              </w:rPr>
            </w:pPr>
            <w:r w:rsidRPr="00963ED8">
              <w:rPr>
                <w:b/>
                <w:i/>
                <w:lang w:val="es-CO"/>
                <w:rPrChange w:id="2661" w:author="Massiel Nayibe Moreno Ladino" w:date="2025-01-15T12:59:00Z" w16du:dateUtc="2025-01-15T17:59:00Z">
                  <w:rPr>
                    <w:b/>
                    <w:i/>
                  </w:rPr>
                </w:rPrChange>
              </w:rPr>
              <w:t>Grado C</w:t>
            </w:r>
          </w:p>
          <w:p w14:paraId="5DA81F59" w14:textId="77777777" w:rsidR="00441859" w:rsidRPr="00963ED8" w:rsidRDefault="00DE7F5C">
            <w:pPr>
              <w:spacing w:after="120" w:line="276" w:lineRule="auto"/>
              <w:jc w:val="center"/>
              <w:rPr>
                <w:b/>
                <w:i/>
                <w:lang w:val="es-CO"/>
                <w:rPrChange w:id="2662" w:author="Massiel Nayibe Moreno Ladino" w:date="2025-01-15T12:59:00Z" w16du:dateUtc="2025-01-15T17:59:00Z">
                  <w:rPr>
                    <w:b/>
                    <w:i/>
                  </w:rPr>
                </w:rPrChange>
              </w:rPr>
            </w:pPr>
            <w:r w:rsidRPr="00963ED8">
              <w:rPr>
                <w:i/>
                <w:lang w:val="es-CO"/>
                <w:rPrChange w:id="2663" w:author="Massiel Nayibe Moreno Ladino" w:date="2025-01-15T12:59:00Z" w16du:dateUtc="2025-01-15T17:59:00Z">
                  <w:rPr>
                    <w:i/>
                  </w:rPr>
                </w:rPrChange>
              </w:rPr>
              <w:t>En proceso de obtención de un máster o con un máster obtenido</w:t>
            </w:r>
          </w:p>
        </w:tc>
        <w:tc>
          <w:tcPr>
            <w:tcW w:w="1703" w:type="pct"/>
            <w:shd w:val="clear" w:color="auto" w:fill="auto"/>
            <w:vAlign w:val="center"/>
          </w:tcPr>
          <w:p w14:paraId="15C79005" w14:textId="77777777" w:rsidR="00441859" w:rsidRDefault="00DE7F5C">
            <w:pPr>
              <w:spacing w:after="120" w:line="360" w:lineRule="auto"/>
              <w:jc w:val="center"/>
              <w:rPr>
                <w:b/>
              </w:rPr>
            </w:pPr>
            <w:r>
              <w:rPr>
                <w:b/>
              </w:rPr>
              <w:t xml:space="preserve">2 </w:t>
            </w:r>
            <w:r w:rsidR="00D552D6">
              <w:rPr>
                <w:b/>
              </w:rPr>
              <w:t>SMMLV</w:t>
            </w:r>
          </w:p>
        </w:tc>
      </w:tr>
    </w:tbl>
    <w:p w14:paraId="23ECDEDE" w14:textId="77777777" w:rsidR="00441859" w:rsidRPr="00963ED8" w:rsidRDefault="000E4F37">
      <w:pPr>
        <w:spacing w:after="120" w:line="360" w:lineRule="auto"/>
        <w:jc w:val="both"/>
        <w:rPr>
          <w:lang w:val="es-CO"/>
          <w:rPrChange w:id="2664" w:author="Massiel Nayibe Moreno Ladino" w:date="2025-01-15T12:59:00Z" w16du:dateUtc="2025-01-15T17:59:00Z">
            <w:rPr/>
          </w:rPrChange>
        </w:rPr>
      </w:pPr>
      <w:r w:rsidRPr="00963ED8">
        <w:rPr>
          <w:lang w:val="es-CO"/>
          <w:rPrChange w:id="2665" w:author="Massiel Nayibe Moreno Ladino" w:date="2025-01-15T12:59:00Z" w16du:dateUtc="2025-01-15T17:59:00Z">
            <w:rPr/>
          </w:rPrChange>
        </w:rPr>
        <w:t xml:space="preserve"> (*) </w:t>
      </w:r>
      <w:r w:rsidR="00DE7F5C" w:rsidRPr="00963ED8">
        <w:rPr>
          <w:i/>
          <w:iCs/>
          <w:lang w:val="es-CO"/>
          <w:rPrChange w:id="2666" w:author="Massiel Nayibe Moreno Ladino" w:date="2025-01-15T12:59:00Z" w16du:dateUtc="2025-01-15T17:59:00Z">
            <w:rPr>
              <w:i/>
              <w:iCs/>
            </w:rPr>
          </w:rPrChange>
        </w:rPr>
        <w:t>Expresado en salarios mínimos mensuales legales vigentes determinados por el gobierno colombiano.</w:t>
      </w:r>
    </w:p>
    <w:p w14:paraId="512EB653" w14:textId="77777777" w:rsidR="00441859" w:rsidRPr="00963ED8" w:rsidRDefault="00DE7F5C">
      <w:pPr>
        <w:spacing w:after="120" w:line="360" w:lineRule="auto"/>
        <w:jc w:val="both"/>
        <w:rPr>
          <w:lang w:val="es-CO"/>
          <w:rPrChange w:id="2667" w:author="Massiel Nayibe Moreno Ladino" w:date="2025-01-15T12:59:00Z" w16du:dateUtc="2025-01-15T17:59:00Z">
            <w:rPr/>
          </w:rPrChange>
        </w:rPr>
      </w:pPr>
      <w:r w:rsidRPr="00963ED8">
        <w:rPr>
          <w:lang w:val="es-CO"/>
          <w:rPrChange w:id="2668" w:author="Massiel Nayibe Moreno Ladino" w:date="2025-01-15T12:59:00Z" w16du:dateUtc="2025-01-15T17:59:00Z">
            <w:rPr/>
          </w:rPrChange>
        </w:rPr>
        <w:t xml:space="preserve">Los estipendios se basan en un mínimo de </w:t>
      </w:r>
      <w:r w:rsidR="00221928" w:rsidRPr="00963ED8">
        <w:rPr>
          <w:lang w:val="es-CO"/>
          <w:rPrChange w:id="2669" w:author="Massiel Nayibe Moreno Ladino" w:date="2025-01-15T12:59:00Z" w16du:dateUtc="2025-01-15T17:59:00Z">
            <w:rPr/>
          </w:rPrChange>
        </w:rPr>
        <w:t xml:space="preserve">40 horas semanales de </w:t>
      </w:r>
      <w:r w:rsidRPr="00963ED8">
        <w:rPr>
          <w:lang w:val="es-CO"/>
          <w:rPrChange w:id="2670" w:author="Massiel Nayibe Moreno Ladino" w:date="2025-01-15T12:59:00Z" w16du:dateUtc="2025-01-15T17:59:00Z">
            <w:rPr/>
          </w:rPrChange>
        </w:rPr>
        <w:t>prácticas</w:t>
      </w:r>
      <w:r w:rsidR="00017BF0" w:rsidRPr="00963ED8">
        <w:rPr>
          <w:lang w:val="es-CO"/>
          <w:rPrChange w:id="2671" w:author="Massiel Nayibe Moreno Ladino" w:date="2025-01-15T12:59:00Z" w16du:dateUtc="2025-01-15T17:59:00Z">
            <w:rPr/>
          </w:rPrChange>
        </w:rPr>
        <w:t xml:space="preserve">. </w:t>
      </w:r>
      <w:r w:rsidR="004956F2" w:rsidRPr="00963ED8">
        <w:rPr>
          <w:lang w:val="es-CO"/>
          <w:rPrChange w:id="2672" w:author="Massiel Nayibe Moreno Ladino" w:date="2025-01-15T12:59:00Z" w16du:dateUtc="2025-01-15T17:59:00Z">
            <w:rPr/>
          </w:rPrChange>
        </w:rPr>
        <w:t>Para prácticas internacionales, consulte con la Unidad de RRHH de la HO.</w:t>
      </w:r>
    </w:p>
    <w:p w14:paraId="08157987" w14:textId="77777777" w:rsidR="00441859" w:rsidRDefault="00DE7F5C">
      <w:pPr>
        <w:pStyle w:val="Ttulo3"/>
        <w:rPr>
          <w:lang w:val="pt-BR" w:bidi="es-CO"/>
        </w:rPr>
      </w:pPr>
      <w:bookmarkStart w:id="2673" w:name="_Toc185435354"/>
      <w:r w:rsidRPr="005429D4">
        <w:rPr>
          <w:lang w:val="pt-BR" w:bidi="es-CO"/>
        </w:rPr>
        <w:t>8.9.3 Contrato de Aprendizaje</w:t>
      </w:r>
      <w:bookmarkEnd w:id="2673"/>
    </w:p>
    <w:p w14:paraId="3AE3EEAF" w14:textId="77777777" w:rsidR="00441859" w:rsidRDefault="00DE7F5C">
      <w:pPr>
        <w:spacing w:after="120" w:line="360" w:lineRule="auto"/>
        <w:jc w:val="both"/>
      </w:pPr>
      <w:r w:rsidRPr="00963ED8">
        <w:rPr>
          <w:spacing w:val="-2"/>
          <w:lang w:val="es-CO" w:bidi="es-CO"/>
          <w:rPrChange w:id="2674" w:author="Massiel Nayibe Moreno Ladino" w:date="2025-01-15T12:59:00Z" w16du:dateUtc="2025-01-15T17:59:00Z">
            <w:rPr>
              <w:spacing w:val="-2"/>
              <w:lang w:bidi="es-CO"/>
            </w:rPr>
          </w:rPrChange>
        </w:rPr>
        <w:t xml:space="preserve">Este contrato se centra en la formación de profesionales (artículo 81 del Código Sustantivo de Trabajo). Este contrato no debe exceder de </w:t>
      </w:r>
      <w:r w:rsidRPr="00420917">
        <w:rPr>
          <w:spacing w:val="-2"/>
          <w:highlight w:val="yellow"/>
          <w:lang w:val="es-CO" w:bidi="es-CO"/>
          <w:rPrChange w:id="2675" w:author="Massiel Nayibe Moreno Ladino" w:date="2025-01-17T12:14:00Z" w16du:dateUtc="2025-01-17T17:14:00Z">
            <w:rPr>
              <w:spacing w:val="-2"/>
              <w:lang w:bidi="es-CO"/>
            </w:rPr>
          </w:rPrChange>
        </w:rPr>
        <w:t>[incluir el número de días hasta dos años]</w:t>
      </w:r>
      <w:r w:rsidRPr="00963ED8">
        <w:rPr>
          <w:spacing w:val="-2"/>
          <w:lang w:val="es-CO" w:bidi="es-CO"/>
          <w:rPrChange w:id="2676" w:author="Massiel Nayibe Moreno Ladino" w:date="2025-01-15T12:59:00Z" w16du:dateUtc="2025-01-15T17:59:00Z">
            <w:rPr>
              <w:spacing w:val="-2"/>
              <w:lang w:bidi="es-CO"/>
            </w:rPr>
          </w:rPrChange>
        </w:rPr>
        <w:t xml:space="preserve"> días y tiene por objeto que una persona adquiera formación en un oficio específico trabajando en las actividades </w:t>
      </w:r>
      <w:r w:rsidRPr="00963ED8">
        <w:rPr>
          <w:spacing w:val="-2"/>
          <w:lang w:val="es-CO" w:bidi="es-CO"/>
          <w:rPrChange w:id="2677" w:author="Massiel Nayibe Moreno Ladino" w:date="2025-01-15T12:59:00Z" w16du:dateUtc="2025-01-15T17:59:00Z">
            <w:rPr>
              <w:spacing w:val="-2"/>
              <w:lang w:bidi="es-CO"/>
            </w:rPr>
          </w:rPrChange>
        </w:rPr>
        <w:lastRenderedPageBreak/>
        <w:t xml:space="preserve">administrativas, comerciales, financieras o manufactureras comunes de la organización. El individuo recibirá manutención y apoyo monetario que no constituirá salario. </w:t>
      </w:r>
      <w:r w:rsidRPr="00BF59CD">
        <w:rPr>
          <w:spacing w:val="-2"/>
          <w:lang w:bidi="es-CO"/>
        </w:rPr>
        <w:t>(Artículo 30 de la Ley 789 de 2002)</w:t>
      </w:r>
      <w:r>
        <w:rPr>
          <w:spacing w:val="-2"/>
          <w:lang w:bidi="es-CO"/>
        </w:rPr>
        <w:t xml:space="preserve">. </w:t>
      </w:r>
    </w:p>
    <w:p w14:paraId="554883B8" w14:textId="77777777" w:rsidR="00441859" w:rsidRDefault="00896C39">
      <w:pPr>
        <w:pStyle w:val="Ttulo2"/>
        <w:numPr>
          <w:ilvl w:val="1"/>
          <w:numId w:val="82"/>
        </w:numPr>
      </w:pPr>
      <w:bookmarkStart w:id="2678" w:name="_Toc185165744"/>
      <w:bookmarkStart w:id="2679" w:name="_Toc185341320"/>
      <w:bookmarkStart w:id="2680" w:name="_Toc185341678"/>
      <w:bookmarkStart w:id="2681" w:name="_Toc185419727"/>
      <w:bookmarkStart w:id="2682" w:name="_Toc185420093"/>
      <w:bookmarkStart w:id="2683" w:name="_Toc185420459"/>
      <w:bookmarkStart w:id="2684" w:name="_Toc185420825"/>
      <w:bookmarkStart w:id="2685" w:name="_Toc185435355"/>
      <w:bookmarkStart w:id="2686" w:name="_Toc29251941"/>
      <w:bookmarkStart w:id="2687" w:name="_Toc185435356"/>
      <w:bookmarkEnd w:id="2678"/>
      <w:bookmarkEnd w:id="2679"/>
      <w:bookmarkEnd w:id="2680"/>
      <w:bookmarkEnd w:id="2681"/>
      <w:bookmarkEnd w:id="2682"/>
      <w:bookmarkEnd w:id="2683"/>
      <w:bookmarkEnd w:id="2684"/>
      <w:bookmarkEnd w:id="2685"/>
      <w:r>
        <w:t xml:space="preserve">Definición de </w:t>
      </w:r>
      <w:r w:rsidR="00DE7F5C">
        <w:t>empleado</w:t>
      </w:r>
      <w:bookmarkEnd w:id="2686"/>
      <w:bookmarkEnd w:id="2687"/>
    </w:p>
    <w:p w14:paraId="59F20302" w14:textId="0CB9954C" w:rsidR="00441859" w:rsidRPr="00963ED8" w:rsidDel="0014440A" w:rsidRDefault="00896C39">
      <w:pPr>
        <w:spacing w:line="360" w:lineRule="auto"/>
        <w:jc w:val="both"/>
        <w:rPr>
          <w:del w:id="2688" w:author="Massiel Nayibe Moreno Ladino" w:date="2025-01-17T12:14:00Z" w16du:dateUtc="2025-01-17T17:14:00Z"/>
          <w:lang w:val="es-CO"/>
          <w:rPrChange w:id="2689" w:author="Massiel Nayibe Moreno Ladino" w:date="2025-01-15T12:59:00Z" w16du:dateUtc="2025-01-15T17:59:00Z">
            <w:rPr>
              <w:del w:id="2690" w:author="Massiel Nayibe Moreno Ladino" w:date="2025-01-17T12:14:00Z" w16du:dateUtc="2025-01-17T17:14:00Z"/>
            </w:rPr>
          </w:rPrChange>
        </w:rPr>
      </w:pPr>
      <w:r w:rsidRPr="00963ED8">
        <w:rPr>
          <w:lang w:val="es-CO"/>
          <w:rPrChange w:id="2691" w:author="Massiel Nayibe Moreno Ladino" w:date="2025-01-15T12:59:00Z" w16du:dateUtc="2025-01-15T17:59:00Z">
            <w:rPr/>
          </w:rPrChange>
        </w:rPr>
        <w:t xml:space="preserve">La legislación laboral colombiana es de carácter territorial. </w:t>
      </w:r>
      <w:r w:rsidR="00D42126" w:rsidRPr="00963ED8">
        <w:rPr>
          <w:lang w:val="es-CO"/>
          <w:rPrChange w:id="2692" w:author="Massiel Nayibe Moreno Ladino" w:date="2025-01-15T12:59:00Z" w16du:dateUtc="2025-01-15T17:59:00Z">
            <w:rPr/>
          </w:rPrChange>
        </w:rPr>
        <w:t>La legislación laboral colombiana es aplicable a todas las relaciones laborales desarrolladas en Colombia, independientemente de la nacionalidad de las partes (empleador</w:t>
      </w:r>
      <w:ins w:id="2693" w:author="Massiel Nayibe Moreno Ladino" w:date="2025-01-17T12:14:00Z" w16du:dateUtc="2025-01-17T17:14:00Z">
        <w:r w:rsidR="0014440A">
          <w:rPr>
            <w:lang w:val="es-CO"/>
          </w:rPr>
          <w:t xml:space="preserve"> </w:t>
        </w:r>
      </w:ins>
    </w:p>
    <w:p w14:paraId="346A4369" w14:textId="77777777" w:rsidR="00441859" w:rsidRPr="00963ED8" w:rsidRDefault="00DE7F5C">
      <w:pPr>
        <w:spacing w:line="360" w:lineRule="auto"/>
        <w:jc w:val="both"/>
        <w:rPr>
          <w:lang w:val="es-CO"/>
          <w:rPrChange w:id="2694" w:author="Massiel Nayibe Moreno Ladino" w:date="2025-01-15T12:59:00Z" w16du:dateUtc="2025-01-15T17:59:00Z">
            <w:rPr/>
          </w:rPrChange>
        </w:rPr>
      </w:pPr>
      <w:r w:rsidRPr="00963ED8">
        <w:rPr>
          <w:lang w:val="es-CO"/>
          <w:rPrChange w:id="2695" w:author="Massiel Nayibe Moreno Ladino" w:date="2025-01-15T12:59:00Z" w16du:dateUtc="2025-01-15T17:59:00Z">
            <w:rPr/>
          </w:rPrChange>
        </w:rPr>
        <w:t xml:space="preserve">o empleado) o el lugar de ejecución del contrato </w:t>
      </w:r>
      <w:r w:rsidR="009F6B7A" w:rsidRPr="00963ED8">
        <w:rPr>
          <w:lang w:val="es-CO"/>
          <w:rPrChange w:id="2696" w:author="Massiel Nayibe Moreno Ladino" w:date="2025-01-15T12:59:00Z" w16du:dateUtc="2025-01-15T17:59:00Z">
            <w:rPr/>
          </w:rPrChange>
        </w:rPr>
        <w:t xml:space="preserve">(artículo </w:t>
      </w:r>
      <w:r w:rsidR="00636AA8" w:rsidRPr="00963ED8">
        <w:rPr>
          <w:lang w:val="es-CO"/>
          <w:rPrChange w:id="2697" w:author="Massiel Nayibe Moreno Ladino" w:date="2025-01-15T12:59:00Z" w16du:dateUtc="2025-01-15T17:59:00Z">
            <w:rPr/>
          </w:rPrChange>
        </w:rPr>
        <w:t xml:space="preserve">2, </w:t>
      </w:r>
      <w:r w:rsidR="009F6B7A" w:rsidRPr="00963ED8">
        <w:rPr>
          <w:lang w:val="es-CO"/>
          <w:rPrChange w:id="2698" w:author="Massiel Nayibe Moreno Ladino" w:date="2025-01-15T12:59:00Z" w16du:dateUtc="2025-01-15T17:59:00Z">
            <w:rPr/>
          </w:rPrChange>
        </w:rPr>
        <w:t>Código Sustantivo de Trabajo</w:t>
      </w:r>
      <w:r w:rsidR="00636AA8" w:rsidRPr="00963ED8">
        <w:rPr>
          <w:lang w:val="es-CO"/>
          <w:rPrChange w:id="2699" w:author="Massiel Nayibe Moreno Ladino" w:date="2025-01-15T12:59:00Z" w16du:dateUtc="2025-01-15T17:59:00Z">
            <w:rPr/>
          </w:rPrChange>
        </w:rPr>
        <w:t>)</w:t>
      </w:r>
      <w:r w:rsidR="00896C39" w:rsidRPr="00963ED8">
        <w:rPr>
          <w:lang w:val="es-CO"/>
          <w:rPrChange w:id="2700" w:author="Massiel Nayibe Moreno Ladino" w:date="2025-01-15T12:59:00Z" w16du:dateUtc="2025-01-15T17:59:00Z">
            <w:rPr/>
          </w:rPrChange>
        </w:rPr>
        <w:t xml:space="preserve">. </w:t>
      </w:r>
    </w:p>
    <w:p w14:paraId="6BA8EB42" w14:textId="77777777" w:rsidR="00441859" w:rsidRPr="00963ED8" w:rsidRDefault="00DE7F5C">
      <w:pPr>
        <w:pStyle w:val="Ttulo3"/>
        <w:rPr>
          <w:lang w:val="es-CO"/>
          <w:rPrChange w:id="2701" w:author="Massiel Nayibe Moreno Ladino" w:date="2025-01-15T12:59:00Z" w16du:dateUtc="2025-01-15T17:59:00Z">
            <w:rPr/>
          </w:rPrChange>
        </w:rPr>
      </w:pPr>
      <w:bookmarkStart w:id="2702" w:name="_Toc29251942"/>
      <w:bookmarkStart w:id="2703" w:name="_Toc185435357"/>
      <w:r w:rsidRPr="00963ED8">
        <w:rPr>
          <w:rStyle w:val="Ttulo3Car"/>
          <w:b/>
          <w:bCs/>
          <w:lang w:val="es-CO"/>
          <w:rPrChange w:id="2704" w:author="Massiel Nayibe Moreno Ladino" w:date="2025-01-15T12:59:00Z" w16du:dateUtc="2025-01-15T17:59:00Z">
            <w:rPr>
              <w:rStyle w:val="Ttulo3Car"/>
              <w:b/>
              <w:bCs/>
            </w:rPr>
          </w:rPrChange>
        </w:rPr>
        <w:t>8.</w:t>
      </w:r>
      <w:r w:rsidR="004451B4" w:rsidRPr="00963ED8">
        <w:rPr>
          <w:rStyle w:val="Ttulo3Car"/>
          <w:b/>
          <w:bCs/>
          <w:lang w:val="es-CO"/>
          <w:rPrChange w:id="2705" w:author="Massiel Nayibe Moreno Ladino" w:date="2025-01-15T12:59:00Z" w16du:dateUtc="2025-01-15T17:59:00Z">
            <w:rPr>
              <w:rStyle w:val="Ttulo3Car"/>
              <w:b/>
              <w:bCs/>
            </w:rPr>
          </w:rPrChange>
        </w:rPr>
        <w:t>10</w:t>
      </w:r>
      <w:r w:rsidRPr="00963ED8">
        <w:rPr>
          <w:rStyle w:val="Ttulo3Car"/>
          <w:b/>
          <w:bCs/>
          <w:lang w:val="es-CO"/>
          <w:rPrChange w:id="2706" w:author="Massiel Nayibe Moreno Ladino" w:date="2025-01-15T12:59:00Z" w16du:dateUtc="2025-01-15T17:59:00Z">
            <w:rPr>
              <w:rStyle w:val="Ttulo3Car"/>
              <w:b/>
              <w:bCs/>
            </w:rPr>
          </w:rPrChange>
        </w:rPr>
        <w:t>.1 Convenios laborales de los trabajadores</w:t>
      </w:r>
      <w:bookmarkEnd w:id="2702"/>
      <w:bookmarkEnd w:id="2703"/>
    </w:p>
    <w:p w14:paraId="4A563431" w14:textId="77777777" w:rsidR="00441859" w:rsidRPr="00963ED8" w:rsidRDefault="00DE7F5C">
      <w:pPr>
        <w:spacing w:line="360" w:lineRule="auto"/>
        <w:jc w:val="both"/>
        <w:rPr>
          <w:lang w:val="es-CO"/>
          <w:rPrChange w:id="2707" w:author="Massiel Nayibe Moreno Ladino" w:date="2025-01-15T12:59:00Z" w16du:dateUtc="2025-01-15T17:59:00Z">
            <w:rPr/>
          </w:rPrChange>
        </w:rPr>
      </w:pPr>
      <w:r w:rsidRPr="00963ED8">
        <w:rPr>
          <w:lang w:val="es-CO"/>
          <w:rPrChange w:id="2708" w:author="Massiel Nayibe Moreno Ladino" w:date="2025-01-15T12:59:00Z" w16du:dateUtc="2025-01-15T17:59:00Z">
            <w:rPr/>
          </w:rPrChange>
        </w:rPr>
        <w:t xml:space="preserve">Toda relación en la que una persona se obliga a prestar cualquier tipo de servicio a otra a cambio de una remuneración y bajo la dirección o supervisión de esta última se considera un contrato de trabajo y, como tal, sujeto a las disposiciones del Código de Trabajo </w:t>
      </w:r>
      <w:r w:rsidR="00636AA8" w:rsidRPr="00963ED8">
        <w:rPr>
          <w:lang w:val="es-CO"/>
          <w:rPrChange w:id="2709" w:author="Massiel Nayibe Moreno Ladino" w:date="2025-01-15T12:59:00Z" w16du:dateUtc="2025-01-15T17:59:00Z">
            <w:rPr/>
          </w:rPrChange>
        </w:rPr>
        <w:t>(Capítulo 1, Artículo 22 Código Sustantivo de Trabajo)</w:t>
      </w:r>
      <w:r w:rsidRPr="00963ED8">
        <w:rPr>
          <w:lang w:val="es-CO"/>
          <w:rPrChange w:id="2710" w:author="Massiel Nayibe Moreno Ladino" w:date="2025-01-15T12:59:00Z" w16du:dateUtc="2025-01-15T17:59:00Z">
            <w:rPr/>
          </w:rPrChange>
        </w:rPr>
        <w:t xml:space="preserve">. </w:t>
      </w:r>
    </w:p>
    <w:p w14:paraId="2456558A" w14:textId="77777777" w:rsidR="00127258" w:rsidRPr="00963ED8" w:rsidRDefault="00127258" w:rsidP="00CB456A">
      <w:pPr>
        <w:spacing w:line="360" w:lineRule="auto"/>
        <w:jc w:val="both"/>
        <w:rPr>
          <w:lang w:val="es-CO"/>
          <w:rPrChange w:id="2711" w:author="Massiel Nayibe Moreno Ladino" w:date="2025-01-15T12:59:00Z" w16du:dateUtc="2025-01-15T17:59:00Z">
            <w:rPr/>
          </w:rPrChange>
        </w:rPr>
      </w:pPr>
    </w:p>
    <w:p w14:paraId="681D2752" w14:textId="77777777" w:rsidR="00441859" w:rsidRPr="00963ED8" w:rsidRDefault="00DE7F5C">
      <w:pPr>
        <w:spacing w:line="360" w:lineRule="auto"/>
        <w:jc w:val="both"/>
        <w:rPr>
          <w:lang w:val="es-CO"/>
          <w:rPrChange w:id="2712" w:author="Massiel Nayibe Moreno Ladino" w:date="2025-01-15T12:59:00Z" w16du:dateUtc="2025-01-15T17:59:00Z">
            <w:rPr/>
          </w:rPrChange>
        </w:rPr>
      </w:pPr>
      <w:r w:rsidRPr="00963ED8">
        <w:rPr>
          <w:lang w:val="es-CO"/>
          <w:rPrChange w:id="2713" w:author="Massiel Nayibe Moreno Ladino" w:date="2025-01-15T12:59:00Z" w16du:dateUtc="2025-01-15T17:59:00Z">
            <w:rPr/>
          </w:rPrChange>
        </w:rPr>
        <w:t xml:space="preserve">Según Partners Colombia, los contratos individuales de trabajo deben ser </w:t>
      </w:r>
      <w:r w:rsidR="007E7F75" w:rsidRPr="00963ED8">
        <w:rPr>
          <w:lang w:val="es-CO"/>
          <w:rPrChange w:id="2714" w:author="Massiel Nayibe Moreno Ladino" w:date="2025-01-15T12:59:00Z" w16du:dateUtc="2025-01-15T17:59:00Z">
            <w:rPr/>
          </w:rPrChange>
        </w:rPr>
        <w:t xml:space="preserve">escritos, </w:t>
      </w:r>
      <w:r w:rsidR="00366B4E" w:rsidRPr="00963ED8">
        <w:rPr>
          <w:lang w:val="es-CO"/>
          <w:rPrChange w:id="2715" w:author="Massiel Nayibe Moreno Ladino" w:date="2025-01-15T12:59:00Z" w16du:dateUtc="2025-01-15T17:59:00Z">
            <w:rPr/>
          </w:rPrChange>
        </w:rPr>
        <w:t xml:space="preserve">y </w:t>
      </w:r>
      <w:r w:rsidR="00B85653" w:rsidRPr="00963ED8">
        <w:rPr>
          <w:lang w:val="es-CO"/>
          <w:rPrChange w:id="2716" w:author="Massiel Nayibe Moreno Ladino" w:date="2025-01-15T12:59:00Z" w16du:dateUtc="2025-01-15T17:59:00Z">
            <w:rPr/>
          </w:rPrChange>
        </w:rPr>
        <w:t>todos los salarios cotizados en pesos colombianos al valor bruto</w:t>
      </w:r>
      <w:r w:rsidRPr="00963ED8">
        <w:rPr>
          <w:lang w:val="es-CO"/>
          <w:rPrChange w:id="2717" w:author="Massiel Nayibe Moreno Ladino" w:date="2025-01-15T12:59:00Z" w16du:dateUtc="2025-01-15T17:59:00Z">
            <w:rPr/>
          </w:rPrChange>
        </w:rPr>
        <w:t xml:space="preserve">. </w:t>
      </w:r>
      <w:r w:rsidR="00672E00" w:rsidRPr="00963ED8">
        <w:rPr>
          <w:lang w:val="es-CO"/>
          <w:rPrChange w:id="2718" w:author="Massiel Nayibe Moreno Ladino" w:date="2025-01-15T12:59:00Z" w16du:dateUtc="2025-01-15T17:59:00Z">
            <w:rPr/>
          </w:rPrChange>
        </w:rPr>
        <w:t>El contrato de trabajo debe incluir todos los términos y condiciones básicos de empleo, como el salario, las horas de trabajo, las horas extraordinarias y las vacaciones. Si se acuerda, pueden añadirse otros beneficios, que pueden incluir prestaciones por enfermedad, promoción, despido, duración probable del empleo, etc.</w:t>
      </w:r>
    </w:p>
    <w:p w14:paraId="40E7C4F7" w14:textId="77777777" w:rsidR="00570A57" w:rsidRPr="00963ED8" w:rsidRDefault="00570A57" w:rsidP="00CB456A">
      <w:pPr>
        <w:spacing w:line="360" w:lineRule="auto"/>
        <w:jc w:val="both"/>
        <w:rPr>
          <w:lang w:val="es-CO"/>
          <w:rPrChange w:id="2719" w:author="Massiel Nayibe Moreno Ladino" w:date="2025-01-15T12:59:00Z" w16du:dateUtc="2025-01-15T17:59:00Z">
            <w:rPr/>
          </w:rPrChange>
        </w:rPr>
      </w:pPr>
    </w:p>
    <w:p w14:paraId="417A67BB" w14:textId="77777777" w:rsidR="00441859" w:rsidRPr="00963ED8" w:rsidRDefault="00DE7F5C">
      <w:pPr>
        <w:spacing w:line="360" w:lineRule="auto"/>
        <w:jc w:val="both"/>
        <w:rPr>
          <w:lang w:val="es-CO"/>
          <w:rPrChange w:id="2720" w:author="Massiel Nayibe Moreno Ladino" w:date="2025-01-15T12:59:00Z" w16du:dateUtc="2025-01-15T17:59:00Z">
            <w:rPr/>
          </w:rPrChange>
        </w:rPr>
      </w:pPr>
      <w:r w:rsidRPr="00963ED8">
        <w:rPr>
          <w:lang w:val="es-CO"/>
          <w:rPrChange w:id="2721" w:author="Massiel Nayibe Moreno Ladino" w:date="2025-01-15T12:59:00Z" w16du:dateUtc="2025-01-15T17:59:00Z">
            <w:rPr/>
          </w:rPrChange>
        </w:rPr>
        <w:t>Los contratos de trabajo se redactarán en castellano en dos originales, uno de los cuales se entregará a cada una de las partes contratantes. Esto incluye todos los contratos nuevos, modificaciones y/o novaciones.</w:t>
      </w:r>
    </w:p>
    <w:p w14:paraId="0E3DF00F" w14:textId="77777777" w:rsidR="00462C72" w:rsidRPr="00963ED8" w:rsidRDefault="00462C72" w:rsidP="00CB456A">
      <w:pPr>
        <w:spacing w:line="360" w:lineRule="auto"/>
        <w:jc w:val="both"/>
        <w:rPr>
          <w:lang w:val="es-CO"/>
          <w:rPrChange w:id="2722" w:author="Massiel Nayibe Moreno Ladino" w:date="2025-01-15T12:59:00Z" w16du:dateUtc="2025-01-15T17:59:00Z">
            <w:rPr/>
          </w:rPrChange>
        </w:rPr>
      </w:pPr>
    </w:p>
    <w:p w14:paraId="0FEA3CD7" w14:textId="77777777" w:rsidR="00441859" w:rsidRPr="00963ED8" w:rsidRDefault="00DE7F5C">
      <w:pPr>
        <w:spacing w:line="360" w:lineRule="auto"/>
        <w:jc w:val="both"/>
        <w:rPr>
          <w:lang w:val="es-CO"/>
          <w:rPrChange w:id="2723" w:author="Massiel Nayibe Moreno Ladino" w:date="2025-01-15T12:59:00Z" w16du:dateUtc="2025-01-15T17:59:00Z">
            <w:rPr/>
          </w:rPrChange>
        </w:rPr>
      </w:pPr>
      <w:r w:rsidRPr="00963ED8">
        <w:rPr>
          <w:lang w:val="es-CO"/>
          <w:rPrChange w:id="2724" w:author="Massiel Nayibe Moreno Ladino" w:date="2025-01-15T12:59:00Z" w16du:dateUtc="2025-01-15T17:59:00Z">
            <w:rPr/>
          </w:rPrChange>
        </w:rPr>
        <w:t>Todas las prestaciones laborales legalmente establecidas se consideran incluidas automáticamente en cualquier contrato de trabajo. Las condiciones mínimas legales se aplican por defecto, salvo que un convenio colectivo aplicable incluya alguna otra cláusula que mejore las condiciones de empleo para el trabajador.</w:t>
      </w:r>
    </w:p>
    <w:p w14:paraId="282CB7A8" w14:textId="77777777" w:rsidR="00441859" w:rsidRPr="00963ED8" w:rsidRDefault="00DE7F5C">
      <w:pPr>
        <w:pStyle w:val="Ttulo3"/>
        <w:rPr>
          <w:lang w:val="es-CO"/>
          <w:rPrChange w:id="2725" w:author="Massiel Nayibe Moreno Ladino" w:date="2025-01-15T12:59:00Z" w16du:dateUtc="2025-01-15T17:59:00Z">
            <w:rPr/>
          </w:rPrChange>
        </w:rPr>
      </w:pPr>
      <w:bookmarkStart w:id="2726" w:name="_Toc185435358"/>
      <w:r w:rsidRPr="00963ED8">
        <w:rPr>
          <w:lang w:val="es-CO"/>
          <w:rPrChange w:id="2727" w:author="Massiel Nayibe Moreno Ladino" w:date="2025-01-15T12:59:00Z" w16du:dateUtc="2025-01-15T17:59:00Z">
            <w:rPr/>
          </w:rPrChange>
        </w:rPr>
        <w:lastRenderedPageBreak/>
        <w:t>8.</w:t>
      </w:r>
      <w:r w:rsidR="00BA1FF6" w:rsidRPr="00963ED8">
        <w:rPr>
          <w:lang w:val="es-CO"/>
          <w:rPrChange w:id="2728" w:author="Massiel Nayibe Moreno Ladino" w:date="2025-01-15T12:59:00Z" w16du:dateUtc="2025-01-15T17:59:00Z">
            <w:rPr/>
          </w:rPrChange>
        </w:rPr>
        <w:t>10</w:t>
      </w:r>
      <w:r w:rsidR="00110386" w:rsidRPr="00963ED8">
        <w:rPr>
          <w:lang w:val="es-CO"/>
          <w:rPrChange w:id="2729" w:author="Massiel Nayibe Moreno Ladino" w:date="2025-01-15T12:59:00Z" w16du:dateUtc="2025-01-15T17:59:00Z">
            <w:rPr/>
          </w:rPrChange>
        </w:rPr>
        <w:t xml:space="preserve">.2 </w:t>
      </w:r>
      <w:r w:rsidR="00BC2B4C" w:rsidRPr="00963ED8">
        <w:rPr>
          <w:lang w:val="es-CO"/>
          <w:rPrChange w:id="2730" w:author="Massiel Nayibe Moreno Ladino" w:date="2025-01-15T12:59:00Z" w16du:dateUtc="2025-01-15T17:59:00Z">
            <w:rPr/>
          </w:rPrChange>
        </w:rPr>
        <w:t>Tipos de contratos</w:t>
      </w:r>
      <w:bookmarkEnd w:id="2726"/>
    </w:p>
    <w:p w14:paraId="568E80AC" w14:textId="77777777" w:rsidR="00441859" w:rsidRPr="00963ED8" w:rsidRDefault="00DE7F5C">
      <w:pPr>
        <w:spacing w:line="360" w:lineRule="auto"/>
        <w:jc w:val="both"/>
        <w:rPr>
          <w:lang w:val="es-CO"/>
          <w:rPrChange w:id="2731" w:author="Massiel Nayibe Moreno Ladino" w:date="2025-01-15T12:59:00Z" w16du:dateUtc="2025-01-15T17:59:00Z">
            <w:rPr/>
          </w:rPrChange>
        </w:rPr>
      </w:pPr>
      <w:r w:rsidRPr="00963ED8">
        <w:rPr>
          <w:lang w:val="es-CO"/>
          <w:rPrChange w:id="2732" w:author="Massiel Nayibe Moreno Ladino" w:date="2025-01-15T12:59:00Z" w16du:dateUtc="2025-01-15T17:59:00Z">
            <w:rPr/>
          </w:rPrChange>
        </w:rPr>
        <w:t xml:space="preserve">A continuación se presentan las opciones de contratos en </w:t>
      </w:r>
      <w:r w:rsidR="00BC3E7D" w:rsidRPr="00963ED8">
        <w:rPr>
          <w:lang w:val="es-CO"/>
          <w:rPrChange w:id="2733" w:author="Massiel Nayibe Moreno Ladino" w:date="2025-01-15T12:59:00Z" w16du:dateUtc="2025-01-15T17:59:00Z">
            <w:rPr/>
          </w:rPrChange>
        </w:rPr>
        <w:t xml:space="preserve">Partners </w:t>
      </w:r>
      <w:r w:rsidR="00F3070E" w:rsidRPr="00963ED8">
        <w:rPr>
          <w:lang w:val="es-CO"/>
          <w:rPrChange w:id="2734" w:author="Massiel Nayibe Moreno Ladino" w:date="2025-01-15T12:59:00Z" w16du:dateUtc="2025-01-15T17:59:00Z">
            <w:rPr/>
          </w:rPrChange>
        </w:rPr>
        <w:t>Colombia</w:t>
      </w:r>
      <w:r w:rsidRPr="00963ED8">
        <w:rPr>
          <w:lang w:val="es-CO"/>
          <w:rPrChange w:id="2735" w:author="Massiel Nayibe Moreno Ladino" w:date="2025-01-15T12:59:00Z" w16du:dateUtc="2025-01-15T17:59:00Z">
            <w:rPr/>
          </w:rPrChange>
        </w:rPr>
        <w:t>:</w:t>
      </w:r>
    </w:p>
    <w:p w14:paraId="33EB1BC1" w14:textId="77777777" w:rsidR="00441859" w:rsidRPr="00963ED8" w:rsidRDefault="00FA4513">
      <w:pPr>
        <w:pStyle w:val="Prrafodelista"/>
        <w:numPr>
          <w:ilvl w:val="0"/>
          <w:numId w:val="7"/>
        </w:numPr>
        <w:spacing w:before="120" w:line="360" w:lineRule="auto"/>
        <w:jc w:val="both"/>
        <w:rPr>
          <w:lang w:val="es-CO"/>
          <w:rPrChange w:id="2736" w:author="Massiel Nayibe Moreno Ladino" w:date="2025-01-15T12:59:00Z" w16du:dateUtc="2025-01-15T17:59:00Z">
            <w:rPr/>
          </w:rPrChange>
        </w:rPr>
      </w:pPr>
      <w:r w:rsidRPr="00963ED8">
        <w:rPr>
          <w:i/>
          <w:iCs/>
          <w:lang w:val="es-CO"/>
          <w:rPrChange w:id="2737" w:author="Massiel Nayibe Moreno Ladino" w:date="2025-01-15T12:59:00Z" w16du:dateUtc="2025-01-15T17:59:00Z">
            <w:rPr>
              <w:i/>
              <w:iCs/>
            </w:rPr>
          </w:rPrChange>
        </w:rPr>
        <w:t xml:space="preserve">Contrato a Término Fijo </w:t>
      </w:r>
      <w:r w:rsidR="00DE7F5C" w:rsidRPr="00963ED8">
        <w:rPr>
          <w:lang w:val="es-CO"/>
          <w:rPrChange w:id="2738" w:author="Massiel Nayibe Moreno Ladino" w:date="2025-01-15T12:59:00Z" w16du:dateUtc="2025-01-15T17:59:00Z">
            <w:rPr/>
          </w:rPrChange>
        </w:rPr>
        <w:t xml:space="preserve">- El contrato a término fijo es aquel cuya duración se fija anticipadamente por la voluntad de las partes </w:t>
      </w:r>
      <w:r w:rsidRPr="00963ED8">
        <w:rPr>
          <w:lang w:val="es-CO"/>
          <w:rPrChange w:id="2739" w:author="Massiel Nayibe Moreno Ladino" w:date="2025-01-15T12:59:00Z" w16du:dateUtc="2025-01-15T17:59:00Z">
            <w:rPr/>
          </w:rPrChange>
        </w:rPr>
        <w:t>(Art. 46 - Código Sustantivo de Trabajo y Art. 28 de la Ley 789 de 2002)</w:t>
      </w:r>
      <w:r w:rsidR="00DE7F5C" w:rsidRPr="00963ED8">
        <w:rPr>
          <w:lang w:val="es-CO"/>
          <w:rPrChange w:id="2740" w:author="Massiel Nayibe Moreno Ladino" w:date="2025-01-15T12:59:00Z" w16du:dateUtc="2025-01-15T17:59:00Z">
            <w:rPr/>
          </w:rPrChange>
        </w:rPr>
        <w:t>.</w:t>
      </w:r>
      <w:r w:rsidR="008E7440" w:rsidRPr="00963ED8">
        <w:rPr>
          <w:lang w:val="es-CO"/>
          <w:rPrChange w:id="2741" w:author="Massiel Nayibe Moreno Ladino" w:date="2025-01-15T12:59:00Z" w16du:dateUtc="2025-01-15T17:59:00Z">
            <w:rPr/>
          </w:rPrChange>
        </w:rPr>
        <w:t xml:space="preserve"> Su duración no puede ser superior a tres (3) años. </w:t>
      </w:r>
      <w:r w:rsidR="009116EB" w:rsidRPr="00963ED8">
        <w:rPr>
          <w:lang w:val="es-CO"/>
          <w:rPrChange w:id="2742" w:author="Massiel Nayibe Moreno Ladino" w:date="2025-01-15T12:59:00Z" w16du:dateUtc="2025-01-15T17:59:00Z">
            <w:rPr/>
          </w:rPrChange>
        </w:rPr>
        <w:t xml:space="preserve">Los contratos de trabajo a plazo fijo cuya duración sea inferior a un (1) año podrán renovarse por tres (3) períodos iguales o inferiores, luego de los cuales toda nueva renovación será por un (1) año. Los contratos de trabajo de duración determinada de un (1) a tres (3) años podrán renovarse indefinidamente. Los contratos de trabajo de duración determinada no se convierten nunca en indefinidos </w:t>
      </w:r>
      <w:r w:rsidR="002A64F5" w:rsidRPr="00963ED8">
        <w:rPr>
          <w:lang w:val="es-CO"/>
          <w:rPrChange w:id="2743" w:author="Massiel Nayibe Moreno Ladino" w:date="2025-01-15T12:59:00Z" w16du:dateUtc="2025-01-15T17:59:00Z">
            <w:rPr/>
          </w:rPrChange>
        </w:rPr>
        <w:t xml:space="preserve">a menos que </w:t>
      </w:r>
      <w:r w:rsidR="009116EB" w:rsidRPr="00963ED8">
        <w:rPr>
          <w:lang w:val="es-CO"/>
          <w:rPrChange w:id="2744" w:author="Massiel Nayibe Moreno Ladino" w:date="2025-01-15T12:59:00Z" w16du:dateUtc="2025-01-15T17:59:00Z">
            <w:rPr/>
          </w:rPrChange>
        </w:rPr>
        <w:t>las partes acuerden el cambio. Si no se desea una renovación, se debe dar un preaviso de al menos treinta (30) días naturales a la otra parte, antes de la fecha de vencimiento del contrato, sin embargo los contratos de trabajo de duración determinada con un plazo igual o inferior a treinta (30) días no requieren un preaviso.</w:t>
      </w:r>
    </w:p>
    <w:p w14:paraId="5D9489B6" w14:textId="77777777" w:rsidR="00441859" w:rsidRPr="00963ED8" w:rsidRDefault="009D1039">
      <w:pPr>
        <w:pStyle w:val="Prrafodelista"/>
        <w:numPr>
          <w:ilvl w:val="0"/>
          <w:numId w:val="7"/>
        </w:numPr>
        <w:spacing w:before="120" w:line="360" w:lineRule="auto"/>
        <w:jc w:val="both"/>
        <w:rPr>
          <w:lang w:val="es-CO"/>
          <w:rPrChange w:id="2745" w:author="Massiel Nayibe Moreno Ladino" w:date="2025-01-15T12:59:00Z" w16du:dateUtc="2025-01-15T17:59:00Z">
            <w:rPr/>
          </w:rPrChange>
        </w:rPr>
      </w:pPr>
      <w:r w:rsidRPr="00963ED8">
        <w:rPr>
          <w:i/>
          <w:iCs/>
          <w:lang w:val="es-CO"/>
          <w:rPrChange w:id="2746" w:author="Massiel Nayibe Moreno Ladino" w:date="2025-01-15T12:59:00Z" w16du:dateUtc="2025-01-15T17:59:00Z">
            <w:rPr>
              <w:i/>
              <w:iCs/>
            </w:rPr>
          </w:rPrChange>
        </w:rPr>
        <w:t xml:space="preserve">Contrato Temporal </w:t>
      </w:r>
      <w:r w:rsidR="00910D25" w:rsidRPr="00963ED8">
        <w:rPr>
          <w:i/>
          <w:iCs/>
          <w:lang w:val="es-CO"/>
          <w:rPrChange w:id="2747" w:author="Massiel Nayibe Moreno Ladino" w:date="2025-01-15T12:59:00Z" w16du:dateUtc="2025-01-15T17:59:00Z">
            <w:rPr>
              <w:i/>
              <w:iCs/>
            </w:rPr>
          </w:rPrChange>
        </w:rPr>
        <w:t xml:space="preserve">u </w:t>
      </w:r>
      <w:r w:rsidR="004B03BC" w:rsidRPr="00963ED8">
        <w:rPr>
          <w:i/>
          <w:iCs/>
          <w:lang w:val="es-CO"/>
          <w:rPrChange w:id="2748" w:author="Massiel Nayibe Moreno Ladino" w:date="2025-01-15T12:59:00Z" w16du:dateUtc="2025-01-15T17:59:00Z">
            <w:rPr>
              <w:i/>
              <w:iCs/>
            </w:rPr>
          </w:rPrChange>
        </w:rPr>
        <w:t xml:space="preserve">Ocasional de Trabajo </w:t>
      </w:r>
      <w:r w:rsidR="00B56561" w:rsidRPr="00963ED8">
        <w:rPr>
          <w:lang w:val="es-CO"/>
          <w:rPrChange w:id="2749" w:author="Massiel Nayibe Moreno Ladino" w:date="2025-01-15T12:59:00Z" w16du:dateUtc="2025-01-15T17:59:00Z">
            <w:rPr/>
          </w:rPrChange>
        </w:rPr>
        <w:t xml:space="preserve">- </w:t>
      </w:r>
      <w:r w:rsidR="00DE7F5C" w:rsidRPr="00963ED8">
        <w:rPr>
          <w:lang w:val="es-CO"/>
          <w:rPrChange w:id="2750" w:author="Massiel Nayibe Moreno Ladino" w:date="2025-01-15T12:59:00Z" w16du:dateUtc="2025-01-15T17:59:00Z">
            <w:rPr/>
          </w:rPrChange>
        </w:rPr>
        <w:t xml:space="preserve">Tiene una duración no superior a un (1) mes y se refiere a actividades distintas de las normales del empleador </w:t>
      </w:r>
      <w:r w:rsidRPr="00963ED8">
        <w:rPr>
          <w:lang w:val="es-CO"/>
          <w:rPrChange w:id="2751" w:author="Massiel Nayibe Moreno Ladino" w:date="2025-01-15T12:59:00Z" w16du:dateUtc="2025-01-15T17:59:00Z">
            <w:rPr/>
          </w:rPrChange>
        </w:rPr>
        <w:t>(Art. 6 - Código Sustantivo de Trabajo)</w:t>
      </w:r>
      <w:r w:rsidR="00DE7F5C" w:rsidRPr="00963ED8">
        <w:rPr>
          <w:lang w:val="es-CO"/>
          <w:rPrChange w:id="2752" w:author="Massiel Nayibe Moreno Ladino" w:date="2025-01-15T12:59:00Z" w16du:dateUtc="2025-01-15T17:59:00Z">
            <w:rPr/>
          </w:rPrChange>
        </w:rPr>
        <w:t>.</w:t>
      </w:r>
    </w:p>
    <w:p w14:paraId="2673F9B7" w14:textId="77777777" w:rsidR="00441859" w:rsidRPr="00963ED8" w:rsidRDefault="00DE7F5C">
      <w:pPr>
        <w:pStyle w:val="Prrafodelista"/>
        <w:numPr>
          <w:ilvl w:val="0"/>
          <w:numId w:val="7"/>
        </w:numPr>
        <w:spacing w:before="120" w:line="360" w:lineRule="auto"/>
        <w:jc w:val="both"/>
        <w:rPr>
          <w:lang w:val="es-CO"/>
          <w:rPrChange w:id="2753" w:author="Massiel Nayibe Moreno Ladino" w:date="2025-01-15T12:59:00Z" w16du:dateUtc="2025-01-15T17:59:00Z">
            <w:rPr/>
          </w:rPrChange>
        </w:rPr>
      </w:pPr>
      <w:r w:rsidRPr="00963ED8">
        <w:rPr>
          <w:i/>
          <w:iCs/>
          <w:lang w:val="es-CO"/>
          <w:rPrChange w:id="2754" w:author="Massiel Nayibe Moreno Ladino" w:date="2025-01-15T12:59:00Z" w16du:dateUtc="2025-01-15T17:59:00Z">
            <w:rPr>
              <w:i/>
              <w:iCs/>
            </w:rPr>
          </w:rPrChange>
        </w:rPr>
        <w:t xml:space="preserve">Por la Duración de la </w:t>
      </w:r>
      <w:r w:rsidR="00910D25" w:rsidRPr="00963ED8">
        <w:rPr>
          <w:i/>
          <w:iCs/>
          <w:lang w:val="es-CO"/>
          <w:rPrChange w:id="2755" w:author="Massiel Nayibe Moreno Ladino" w:date="2025-01-15T12:59:00Z" w16du:dateUtc="2025-01-15T17:59:00Z">
            <w:rPr>
              <w:i/>
              <w:iCs/>
            </w:rPr>
          </w:rPrChange>
        </w:rPr>
        <w:t xml:space="preserve">Obra o Servicio </w:t>
      </w:r>
      <w:r w:rsidRPr="00963ED8">
        <w:rPr>
          <w:i/>
          <w:iCs/>
          <w:lang w:val="es-CO"/>
          <w:rPrChange w:id="2756" w:author="Massiel Nayibe Moreno Ladino" w:date="2025-01-15T12:59:00Z" w16du:dateUtc="2025-01-15T17:59:00Z">
            <w:rPr>
              <w:i/>
              <w:iCs/>
            </w:rPr>
          </w:rPrChange>
        </w:rPr>
        <w:t xml:space="preserve">Contratado </w:t>
      </w:r>
      <w:r w:rsidR="00910D25" w:rsidRPr="00963ED8">
        <w:rPr>
          <w:i/>
          <w:iCs/>
          <w:lang w:val="es-CO"/>
          <w:rPrChange w:id="2757" w:author="Massiel Nayibe Moreno Ladino" w:date="2025-01-15T12:59:00Z" w16du:dateUtc="2025-01-15T17:59:00Z">
            <w:rPr>
              <w:i/>
              <w:iCs/>
            </w:rPr>
          </w:rPrChange>
        </w:rPr>
        <w:t xml:space="preserve">(Contrato de Obra o Labor) </w:t>
      </w:r>
      <w:r w:rsidRPr="00963ED8">
        <w:rPr>
          <w:lang w:val="es-CO"/>
          <w:rPrChange w:id="2758" w:author="Massiel Nayibe Moreno Ladino" w:date="2025-01-15T12:59:00Z" w16du:dateUtc="2025-01-15T17:59:00Z">
            <w:rPr/>
          </w:rPrChange>
        </w:rPr>
        <w:t xml:space="preserve">- </w:t>
      </w:r>
      <w:r w:rsidR="009F1FB0" w:rsidRPr="00963ED8">
        <w:rPr>
          <w:lang w:val="es-CO"/>
          <w:rPrChange w:id="2759" w:author="Massiel Nayibe Moreno Ladino" w:date="2025-01-15T12:59:00Z" w16du:dateUtc="2025-01-15T17:59:00Z">
            <w:rPr/>
          </w:rPrChange>
        </w:rPr>
        <w:t xml:space="preserve">La duración del contrato depende de la duración de la obra para la que se ha contratado a la persona. Dicho trabajo no debe formar parte de las actividades ordinarias de la organización. Es necesario describir detalladamente las funciones o el trabajo objeto </w:t>
      </w:r>
      <w:r w:rsidR="002A64F5" w:rsidRPr="00963ED8">
        <w:rPr>
          <w:lang w:val="es-CO"/>
          <w:rPrChange w:id="2760" w:author="Massiel Nayibe Moreno Ladino" w:date="2025-01-15T12:59:00Z" w16du:dateUtc="2025-01-15T17:59:00Z">
            <w:rPr/>
          </w:rPrChange>
        </w:rPr>
        <w:t xml:space="preserve">de </w:t>
      </w:r>
      <w:r w:rsidR="009F1FB0" w:rsidRPr="00963ED8">
        <w:rPr>
          <w:lang w:val="es-CO"/>
          <w:rPrChange w:id="2761" w:author="Massiel Nayibe Moreno Ladino" w:date="2025-01-15T12:59:00Z" w16du:dateUtc="2025-01-15T17:59:00Z">
            <w:rPr/>
          </w:rPrChange>
        </w:rPr>
        <w:t>este contrato y, por este motivo, debe constar por escrito. Los contratos de duración determinada no pueden renovarse (</w:t>
      </w:r>
      <w:r w:rsidR="006B7519" w:rsidRPr="00963ED8">
        <w:rPr>
          <w:lang w:val="es-CO"/>
          <w:rPrChange w:id="2762" w:author="Massiel Nayibe Moreno Ladino" w:date="2025-01-15T12:59:00Z" w16du:dateUtc="2025-01-15T17:59:00Z">
            <w:rPr/>
          </w:rPrChange>
        </w:rPr>
        <w:t xml:space="preserve">artículo </w:t>
      </w:r>
      <w:r w:rsidR="009F1FB0" w:rsidRPr="00963ED8">
        <w:rPr>
          <w:lang w:val="es-CO"/>
          <w:rPrChange w:id="2763" w:author="Massiel Nayibe Moreno Ladino" w:date="2025-01-15T12:59:00Z" w16du:dateUtc="2025-01-15T17:59:00Z">
            <w:rPr/>
          </w:rPrChange>
        </w:rPr>
        <w:t>45 - Código Sustantivo de Trabajo).</w:t>
      </w:r>
    </w:p>
    <w:p w14:paraId="4A3F98DA" w14:textId="77777777" w:rsidR="00441859" w:rsidRPr="00963ED8" w:rsidRDefault="004138D5">
      <w:pPr>
        <w:pStyle w:val="Prrafodelista"/>
        <w:numPr>
          <w:ilvl w:val="0"/>
          <w:numId w:val="7"/>
        </w:numPr>
        <w:spacing w:before="120" w:line="360" w:lineRule="auto"/>
        <w:jc w:val="both"/>
        <w:rPr>
          <w:lang w:val="es-CO"/>
          <w:rPrChange w:id="2764" w:author="Massiel Nayibe Moreno Ladino" w:date="2025-01-15T12:59:00Z" w16du:dateUtc="2025-01-15T17:59:00Z">
            <w:rPr/>
          </w:rPrChange>
        </w:rPr>
      </w:pPr>
      <w:r w:rsidRPr="00963ED8">
        <w:rPr>
          <w:i/>
          <w:iCs/>
          <w:lang w:val="es-CO"/>
          <w:rPrChange w:id="2765" w:author="Massiel Nayibe Moreno Ladino" w:date="2025-01-15T12:59:00Z" w16du:dateUtc="2025-01-15T17:59:00Z">
            <w:rPr>
              <w:i/>
              <w:iCs/>
            </w:rPr>
          </w:rPrChange>
        </w:rPr>
        <w:t xml:space="preserve">Contrato a Término Indefinido </w:t>
      </w:r>
      <w:r w:rsidR="00DE7F5C" w:rsidRPr="00963ED8">
        <w:rPr>
          <w:lang w:val="es-CO"/>
          <w:rPrChange w:id="2766" w:author="Massiel Nayibe Moreno Ladino" w:date="2025-01-15T12:59:00Z" w16du:dateUtc="2025-01-15T17:59:00Z">
            <w:rPr/>
          </w:rPrChange>
        </w:rPr>
        <w:t xml:space="preserve">- El contrato a </w:t>
      </w:r>
      <w:r w:rsidRPr="00963ED8">
        <w:rPr>
          <w:i/>
          <w:iCs/>
          <w:lang w:val="es-CO"/>
          <w:rPrChange w:id="2767" w:author="Massiel Nayibe Moreno Ladino" w:date="2025-01-15T12:59:00Z" w16du:dateUtc="2025-01-15T17:59:00Z">
            <w:rPr>
              <w:i/>
              <w:iCs/>
            </w:rPr>
          </w:rPrChange>
        </w:rPr>
        <w:t xml:space="preserve">término </w:t>
      </w:r>
      <w:r w:rsidR="00DE7F5C" w:rsidRPr="00963ED8">
        <w:rPr>
          <w:lang w:val="es-CO"/>
          <w:rPrChange w:id="2768" w:author="Massiel Nayibe Moreno Ladino" w:date="2025-01-15T12:59:00Z" w16du:dateUtc="2025-01-15T17:59:00Z">
            <w:rPr/>
          </w:rPrChange>
        </w:rPr>
        <w:t xml:space="preserve">indefinido es aquel cuya duración no está prevista de antemano </w:t>
      </w:r>
      <w:r w:rsidR="002E7082" w:rsidRPr="00963ED8">
        <w:rPr>
          <w:lang w:val="es-CO"/>
          <w:rPrChange w:id="2769" w:author="Massiel Nayibe Moreno Ladino" w:date="2025-01-15T12:59:00Z" w16du:dateUtc="2025-01-15T17:59:00Z">
            <w:rPr/>
          </w:rPrChange>
        </w:rPr>
        <w:t xml:space="preserve">(Art. 47 - Código Sustantivo de Trabajo) </w:t>
      </w:r>
      <w:r w:rsidR="00DE7F5C" w:rsidRPr="00963ED8">
        <w:rPr>
          <w:lang w:val="es-CO"/>
          <w:rPrChange w:id="2770" w:author="Massiel Nayibe Moreno Ladino" w:date="2025-01-15T12:59:00Z" w16du:dateUtc="2025-01-15T17:59:00Z">
            <w:rPr/>
          </w:rPrChange>
        </w:rPr>
        <w:t xml:space="preserve">y que puede cesar en cualquier momento por voluntad del trabajador o del empleador, sin perjuicio de las disposiciones legales que regulan la extinción del contrato de trabajo. El contrato de </w:t>
      </w:r>
      <w:r w:rsidR="00FF6E3C" w:rsidRPr="00963ED8">
        <w:rPr>
          <w:lang w:val="es-CO"/>
          <w:rPrChange w:id="2771" w:author="Massiel Nayibe Moreno Ladino" w:date="2025-01-15T12:59:00Z" w16du:dateUtc="2025-01-15T17:59:00Z">
            <w:rPr/>
          </w:rPrChange>
        </w:rPr>
        <w:t xml:space="preserve">carácter eventual o </w:t>
      </w:r>
      <w:r w:rsidR="00DE7F5C" w:rsidRPr="00963ED8">
        <w:rPr>
          <w:lang w:val="es-CO"/>
          <w:rPrChange w:id="2772" w:author="Massiel Nayibe Moreno Ladino" w:date="2025-01-15T12:59:00Z" w16du:dateUtc="2025-01-15T17:59:00Z">
            <w:rPr/>
          </w:rPrChange>
        </w:rPr>
        <w:t xml:space="preserve">temporal que se renueve tácitamente se considerará transformado en </w:t>
      </w:r>
      <w:r w:rsidR="00DE7F5C" w:rsidRPr="00963ED8">
        <w:rPr>
          <w:lang w:val="es-CO"/>
          <w:rPrChange w:id="2773" w:author="Massiel Nayibe Moreno Ladino" w:date="2025-01-15T12:59:00Z" w16du:dateUtc="2025-01-15T17:59:00Z">
            <w:rPr/>
          </w:rPrChange>
        </w:rPr>
        <w:lastRenderedPageBreak/>
        <w:t xml:space="preserve">contrato de duración indefinida, otorgando al trabajador todos los beneficios y ventajas legales inherentes al mismo. </w:t>
      </w:r>
    </w:p>
    <w:p w14:paraId="04D7C5F4" w14:textId="77777777" w:rsidR="00441859" w:rsidRPr="00963ED8" w:rsidRDefault="00DE7F5C">
      <w:pPr>
        <w:pStyle w:val="Ttulo3"/>
        <w:rPr>
          <w:rStyle w:val="Ttulo3Car"/>
          <w:b/>
          <w:bCs/>
          <w:lang w:val="es-CO"/>
          <w:rPrChange w:id="2774" w:author="Massiel Nayibe Moreno Ladino" w:date="2025-01-15T12:59:00Z" w16du:dateUtc="2025-01-15T17:59:00Z">
            <w:rPr>
              <w:rStyle w:val="Ttulo3Car"/>
              <w:b/>
              <w:bCs/>
            </w:rPr>
          </w:rPrChange>
        </w:rPr>
      </w:pPr>
      <w:bookmarkStart w:id="2775" w:name="_Toc185435359"/>
      <w:r w:rsidRPr="00963ED8">
        <w:rPr>
          <w:rStyle w:val="Ttulo3Car"/>
          <w:b/>
          <w:bCs/>
          <w:lang w:val="es-CO"/>
          <w:rPrChange w:id="2776" w:author="Massiel Nayibe Moreno Ladino" w:date="2025-01-15T12:59:00Z" w16du:dateUtc="2025-01-15T17:59:00Z">
            <w:rPr>
              <w:rStyle w:val="Ttulo3Car"/>
              <w:b/>
              <w:bCs/>
            </w:rPr>
          </w:rPrChange>
        </w:rPr>
        <w:t>8.</w:t>
      </w:r>
      <w:r w:rsidR="003E0CAC" w:rsidRPr="00963ED8">
        <w:rPr>
          <w:rStyle w:val="Ttulo3Car"/>
          <w:b/>
          <w:bCs/>
          <w:lang w:val="es-CO"/>
          <w:rPrChange w:id="2777" w:author="Massiel Nayibe Moreno Ladino" w:date="2025-01-15T12:59:00Z" w16du:dateUtc="2025-01-15T17:59:00Z">
            <w:rPr>
              <w:rStyle w:val="Ttulo3Car"/>
              <w:b/>
              <w:bCs/>
            </w:rPr>
          </w:rPrChange>
        </w:rPr>
        <w:t>10</w:t>
      </w:r>
      <w:r w:rsidRPr="00963ED8">
        <w:rPr>
          <w:rStyle w:val="Ttulo3Car"/>
          <w:b/>
          <w:bCs/>
          <w:lang w:val="es-CO"/>
          <w:rPrChange w:id="2778" w:author="Massiel Nayibe Moreno Ladino" w:date="2025-01-15T12:59:00Z" w16du:dateUtc="2025-01-15T17:59:00Z">
            <w:rPr>
              <w:rStyle w:val="Ttulo3Car"/>
              <w:b/>
              <w:bCs/>
            </w:rPr>
          </w:rPrChange>
        </w:rPr>
        <w:t>.</w:t>
      </w:r>
      <w:r w:rsidR="003E0CAC" w:rsidRPr="00963ED8">
        <w:rPr>
          <w:rStyle w:val="Ttulo3Car"/>
          <w:b/>
          <w:bCs/>
          <w:lang w:val="es-CO"/>
          <w:rPrChange w:id="2779" w:author="Massiel Nayibe Moreno Ladino" w:date="2025-01-15T12:59:00Z" w16du:dateUtc="2025-01-15T17:59:00Z">
            <w:rPr>
              <w:rStyle w:val="Ttulo3Car"/>
              <w:b/>
              <w:bCs/>
            </w:rPr>
          </w:rPrChange>
        </w:rPr>
        <w:t xml:space="preserve">3 </w:t>
      </w:r>
      <w:r w:rsidRPr="00963ED8">
        <w:rPr>
          <w:rStyle w:val="Ttulo3Car"/>
          <w:b/>
          <w:bCs/>
          <w:lang w:val="es-CO"/>
          <w:rPrChange w:id="2780" w:author="Massiel Nayibe Moreno Ladino" w:date="2025-01-15T12:59:00Z" w16du:dateUtc="2025-01-15T17:59:00Z">
            <w:rPr>
              <w:rStyle w:val="Ttulo3Car"/>
              <w:b/>
              <w:bCs/>
            </w:rPr>
          </w:rPrChange>
        </w:rPr>
        <w:t>Estructura de pago de los contratos laborales</w:t>
      </w:r>
      <w:bookmarkEnd w:id="2775"/>
    </w:p>
    <w:p w14:paraId="64D1E48D" w14:textId="77777777" w:rsidR="00441859" w:rsidRDefault="00DE7F5C">
      <w:pPr>
        <w:spacing w:line="360" w:lineRule="auto"/>
        <w:jc w:val="both"/>
      </w:pPr>
      <w:r w:rsidRPr="00963ED8">
        <w:rPr>
          <w:lang w:val="es-CO"/>
          <w:rPrChange w:id="2781" w:author="Massiel Nayibe Moreno Ladino" w:date="2025-01-15T12:59:00Z" w16du:dateUtc="2025-01-15T17:59:00Z">
            <w:rPr/>
          </w:rPrChange>
        </w:rPr>
        <w:t xml:space="preserve">Tras la creación de </w:t>
      </w:r>
      <w:r w:rsidR="007D0E1B" w:rsidRPr="00963ED8">
        <w:rPr>
          <w:lang w:val="es-CO"/>
          <w:rPrChange w:id="2782" w:author="Massiel Nayibe Moreno Ladino" w:date="2025-01-15T12:59:00Z" w16du:dateUtc="2025-01-15T17:59:00Z">
            <w:rPr/>
          </w:rPrChange>
        </w:rPr>
        <w:t xml:space="preserve">una </w:t>
      </w:r>
      <w:r w:rsidRPr="00963ED8">
        <w:rPr>
          <w:lang w:val="es-CO"/>
          <w:rPrChange w:id="2783" w:author="Massiel Nayibe Moreno Ladino" w:date="2025-01-15T12:59:00Z" w16du:dateUtc="2025-01-15T17:59:00Z">
            <w:rPr/>
          </w:rPrChange>
        </w:rPr>
        <w:t xml:space="preserve">oportunidad de empleo, </w:t>
      </w:r>
      <w:r w:rsidR="00F438B0" w:rsidRPr="00963ED8">
        <w:rPr>
          <w:lang w:val="es-CO"/>
          <w:rPrChange w:id="2784" w:author="Massiel Nayibe Moreno Ladino" w:date="2025-01-15T12:59:00Z" w16du:dateUtc="2025-01-15T17:59:00Z">
            <w:rPr/>
          </w:rPrChange>
        </w:rPr>
        <w:t xml:space="preserve">la DP </w:t>
      </w:r>
      <w:r w:rsidRPr="00963ED8">
        <w:rPr>
          <w:lang w:val="es-CO"/>
          <w:rPrChange w:id="2785" w:author="Massiel Nayibe Moreno Ladino" w:date="2025-01-15T12:59:00Z" w16du:dateUtc="2025-01-15T17:59:00Z">
            <w:rPr/>
          </w:rPrChange>
        </w:rPr>
        <w:t xml:space="preserve">debe determinar qué tipo de estructura de pago para el contrato laboral será necesaria, en función del trabajo </w:t>
      </w:r>
      <w:r w:rsidR="00F527F6" w:rsidRPr="00963ED8">
        <w:rPr>
          <w:lang w:val="es-CO"/>
          <w:rPrChange w:id="2786" w:author="Massiel Nayibe Moreno Ladino" w:date="2025-01-15T12:59:00Z" w16du:dateUtc="2025-01-15T17:59:00Z">
            <w:rPr/>
          </w:rPrChange>
        </w:rPr>
        <w:t>a realizar</w:t>
      </w:r>
      <w:r w:rsidRPr="00963ED8">
        <w:rPr>
          <w:lang w:val="es-CO"/>
          <w:rPrChange w:id="2787" w:author="Massiel Nayibe Moreno Ladino" w:date="2025-01-15T12:59:00Z" w16du:dateUtc="2025-01-15T17:59:00Z">
            <w:rPr/>
          </w:rPrChange>
        </w:rPr>
        <w:t xml:space="preserve">. </w:t>
      </w:r>
      <w:r w:rsidRPr="00124552">
        <w:t>Existen los siguientes tipos de opciones de pago:</w:t>
      </w:r>
    </w:p>
    <w:p w14:paraId="6339D6ED" w14:textId="77777777" w:rsidR="00441859" w:rsidRPr="00963ED8" w:rsidRDefault="00DE7F5C">
      <w:pPr>
        <w:pStyle w:val="Prrafodelista"/>
        <w:numPr>
          <w:ilvl w:val="0"/>
          <w:numId w:val="7"/>
        </w:numPr>
        <w:spacing w:before="120" w:line="360" w:lineRule="auto"/>
        <w:jc w:val="both"/>
        <w:rPr>
          <w:lang w:val="es-CO"/>
          <w:rPrChange w:id="2788" w:author="Massiel Nayibe Moreno Ladino" w:date="2025-01-15T12:59:00Z" w16du:dateUtc="2025-01-15T17:59:00Z">
            <w:rPr/>
          </w:rPrChange>
        </w:rPr>
      </w:pPr>
      <w:r w:rsidRPr="00B2703D">
        <w:rPr>
          <w:highlight w:val="yellow"/>
          <w:lang w:val="es-CO"/>
          <w:rPrChange w:id="2789" w:author="Massiel Nayibe Moreno Ladino" w:date="2025-01-17T12:16:00Z" w16du:dateUtc="2025-01-17T17:16:00Z">
            <w:rPr/>
          </w:rPrChange>
        </w:rPr>
        <w:t>Precio Fijo - Los acuerdos de consultoría de Precio Fijo</w:t>
      </w:r>
      <w:r w:rsidRPr="00963ED8">
        <w:rPr>
          <w:lang w:val="es-CO"/>
          <w:rPrChange w:id="2790" w:author="Massiel Nayibe Moreno Ladino" w:date="2025-01-15T12:59:00Z" w16du:dateUtc="2025-01-15T17:59:00Z">
            <w:rPr/>
          </w:rPrChange>
        </w:rPr>
        <w:t xml:space="preserve"> son usados principalmente para asignaciones en las cuales el contenido y duración de los servicios y el producto requerido del trabajador son precisamente específicos y por estas razones el trabajador puede generalmente controlar el alcance del trabajo y la duración de los servicios. En virtud de un acuerdo de precio fijo</w:t>
      </w:r>
      <w:r w:rsidR="00BC3E7D" w:rsidRPr="00963ED8">
        <w:rPr>
          <w:lang w:val="es-CO"/>
          <w:rPrChange w:id="2791" w:author="Massiel Nayibe Moreno Ladino" w:date="2025-01-15T12:59:00Z" w16du:dateUtc="2025-01-15T17:59:00Z">
            <w:rPr/>
          </w:rPrChange>
        </w:rPr>
        <w:t xml:space="preserve">, Partners </w:t>
      </w:r>
      <w:r w:rsidR="008F6566" w:rsidRPr="00963ED8">
        <w:rPr>
          <w:lang w:val="es-CO"/>
          <w:rPrChange w:id="2792" w:author="Massiel Nayibe Moreno Ladino" w:date="2025-01-15T12:59:00Z" w16du:dateUtc="2025-01-15T17:59:00Z">
            <w:rPr/>
          </w:rPrChange>
        </w:rPr>
        <w:t xml:space="preserve">Colombia </w:t>
      </w:r>
      <w:r w:rsidRPr="00963ED8">
        <w:rPr>
          <w:lang w:val="es-CO"/>
          <w:rPrChange w:id="2793" w:author="Massiel Nayibe Moreno Ladino" w:date="2025-01-15T12:59:00Z" w16du:dateUtc="2025-01-15T17:59:00Z">
            <w:rPr/>
          </w:rPrChange>
        </w:rPr>
        <w:t>se compromete a pagar al trabajador una cantidad de dinero predeterminada por determinados productos de naturaleza técnica específica, como informes, diseños de proyectos, etc., que deben entregarse en un plazo determinado y cuya calidad suele ser fácilmente evaluable. Los acuerdos de precio fijo prevén un precio que no está sujeto a ningún ajuste en función de la experiencia del trabajador en la ejecución del contrato. Proporciona el máximo incentivo para que el trabajador controle los costes y rinda con eficacia.</w:t>
      </w:r>
    </w:p>
    <w:p w14:paraId="3CF73CE8" w14:textId="77777777" w:rsidR="00441859" w:rsidRPr="00963ED8" w:rsidRDefault="00DE7F5C">
      <w:pPr>
        <w:pStyle w:val="Prrafodelista"/>
        <w:numPr>
          <w:ilvl w:val="0"/>
          <w:numId w:val="7"/>
        </w:numPr>
        <w:spacing w:before="120" w:line="360" w:lineRule="auto"/>
        <w:jc w:val="both"/>
        <w:rPr>
          <w:lang w:val="es-CO"/>
          <w:rPrChange w:id="2794" w:author="Massiel Nayibe Moreno Ladino" w:date="2025-01-15T12:59:00Z" w16du:dateUtc="2025-01-15T17:59:00Z">
            <w:rPr/>
          </w:rPrChange>
        </w:rPr>
      </w:pPr>
      <w:r w:rsidRPr="00963ED8">
        <w:rPr>
          <w:lang w:val="es-CO"/>
          <w:rPrChange w:id="2795" w:author="Massiel Nayibe Moreno Ladino" w:date="2025-01-15T12:59:00Z" w16du:dateUtc="2025-01-15T17:59:00Z">
            <w:rPr/>
          </w:rPrChange>
        </w:rPr>
        <w:t xml:space="preserve">Por tiempo (por hora, semanal, mensual, etc.) - En un acuerdo </w:t>
      </w:r>
      <w:r w:rsidR="00687DAD" w:rsidRPr="00963ED8">
        <w:rPr>
          <w:lang w:val="es-CO"/>
          <w:rPrChange w:id="2796" w:author="Massiel Nayibe Moreno Ladino" w:date="2025-01-15T12:59:00Z" w16du:dateUtc="2025-01-15T17:59:00Z">
            <w:rPr/>
          </w:rPrChange>
        </w:rPr>
        <w:t xml:space="preserve">por </w:t>
      </w:r>
      <w:r w:rsidR="00376B0B" w:rsidRPr="00963ED8">
        <w:rPr>
          <w:lang w:val="es-CO"/>
          <w:rPrChange w:id="2797" w:author="Massiel Nayibe Moreno Ladino" w:date="2025-01-15T12:59:00Z" w16du:dateUtc="2025-01-15T17:59:00Z">
            <w:rPr/>
          </w:rPrChange>
        </w:rPr>
        <w:t>tiempo</w:t>
      </w:r>
      <w:r w:rsidRPr="00963ED8">
        <w:rPr>
          <w:lang w:val="es-CO"/>
          <w:rPrChange w:id="2798" w:author="Massiel Nayibe Moreno Ladino" w:date="2025-01-15T12:59:00Z" w16du:dateUtc="2025-01-15T17:59:00Z">
            <w:rPr/>
          </w:rPrChange>
        </w:rPr>
        <w:t xml:space="preserve">, el </w:t>
      </w:r>
      <w:r w:rsidR="00265729" w:rsidRPr="00963ED8">
        <w:rPr>
          <w:lang w:val="es-CO"/>
          <w:rPrChange w:id="2799" w:author="Massiel Nayibe Moreno Ladino" w:date="2025-01-15T12:59:00Z" w16du:dateUtc="2025-01-15T17:59:00Z">
            <w:rPr/>
          </w:rPrChange>
        </w:rPr>
        <w:t xml:space="preserve">trabajador </w:t>
      </w:r>
      <w:r w:rsidRPr="00963ED8">
        <w:rPr>
          <w:lang w:val="es-CO"/>
          <w:rPrChange w:id="2800" w:author="Massiel Nayibe Moreno Ladino" w:date="2025-01-15T12:59:00Z" w16du:dateUtc="2025-01-15T17:59:00Z">
            <w:rPr/>
          </w:rPrChange>
        </w:rPr>
        <w:t xml:space="preserve">presta servicios a una tarifa unitaria predeterminada </w:t>
      </w:r>
      <w:r w:rsidR="00687DAD" w:rsidRPr="00963ED8">
        <w:rPr>
          <w:lang w:val="es-CO"/>
          <w:rPrChange w:id="2801" w:author="Massiel Nayibe Moreno Ladino" w:date="2025-01-15T12:59:00Z" w16du:dateUtc="2025-01-15T17:59:00Z">
            <w:rPr/>
          </w:rPrChange>
        </w:rPr>
        <w:t xml:space="preserve">por tiempo </w:t>
      </w:r>
      <w:r w:rsidRPr="00963ED8">
        <w:rPr>
          <w:lang w:val="es-CO"/>
          <w:rPrChange w:id="2802" w:author="Massiel Nayibe Moreno Ladino" w:date="2025-01-15T12:59:00Z" w16du:dateUtc="2025-01-15T17:59:00Z">
            <w:rPr/>
          </w:rPrChange>
        </w:rPr>
        <w:t xml:space="preserve">y registra todas las horas trabajadas en el marco del ámbito de trabajo. Los acuerdos </w:t>
      </w:r>
      <w:r w:rsidR="00265729" w:rsidRPr="00963ED8">
        <w:rPr>
          <w:lang w:val="es-CO"/>
          <w:rPrChange w:id="2803" w:author="Massiel Nayibe Moreno Ladino" w:date="2025-01-15T12:59:00Z" w16du:dateUtc="2025-01-15T17:59:00Z">
            <w:rPr/>
          </w:rPrChange>
        </w:rPr>
        <w:t xml:space="preserve">laborales basados en el tiempo </w:t>
      </w:r>
      <w:r w:rsidRPr="00963ED8">
        <w:rPr>
          <w:lang w:val="es-CO"/>
          <w:rPrChange w:id="2804" w:author="Massiel Nayibe Moreno Ladino" w:date="2025-01-15T12:59:00Z" w16du:dateUtc="2025-01-15T17:59:00Z">
            <w:rPr/>
          </w:rPrChange>
        </w:rPr>
        <w:t xml:space="preserve">se recomiendan cuando la naturaleza y el alcance de los servicios prestados son tales que un ámbito de trabajo </w:t>
      </w:r>
      <w:r w:rsidR="00790B06" w:rsidRPr="00963ED8">
        <w:rPr>
          <w:lang w:val="es-CO"/>
          <w:rPrChange w:id="2805" w:author="Massiel Nayibe Moreno Ladino" w:date="2025-01-15T12:59:00Z" w16du:dateUtc="2025-01-15T17:59:00Z">
            <w:rPr/>
          </w:rPrChange>
        </w:rPr>
        <w:t xml:space="preserve">proporciona </w:t>
      </w:r>
      <w:r w:rsidRPr="00963ED8">
        <w:rPr>
          <w:lang w:val="es-CO"/>
          <w:rPrChange w:id="2806" w:author="Massiel Nayibe Moreno Ladino" w:date="2025-01-15T12:59:00Z" w16du:dateUtc="2025-01-15T17:59:00Z">
            <w:rPr/>
          </w:rPrChange>
        </w:rPr>
        <w:t>directrices generales para las actividades que deben realizarse y cuando resulta difícil determinar el tiempo exacto con suficiente precisión, lo que es habitual en ámbitos de trabajo complejos</w:t>
      </w:r>
      <w:r w:rsidR="00265729" w:rsidRPr="00963ED8">
        <w:rPr>
          <w:lang w:val="es-CO"/>
          <w:rPrChange w:id="2807" w:author="Massiel Nayibe Moreno Ladino" w:date="2025-01-15T12:59:00Z" w16du:dateUtc="2025-01-15T17:59:00Z">
            <w:rPr/>
          </w:rPrChange>
        </w:rPr>
        <w:t>.</w:t>
      </w:r>
    </w:p>
    <w:p w14:paraId="73E85EF4" w14:textId="77777777" w:rsidR="00441859" w:rsidRPr="00963ED8" w:rsidRDefault="00DE7F5C">
      <w:pPr>
        <w:pStyle w:val="Ttulo3"/>
        <w:rPr>
          <w:lang w:val="es-CO"/>
          <w:rPrChange w:id="2808" w:author="Massiel Nayibe Moreno Ladino" w:date="2025-01-15T12:59:00Z" w16du:dateUtc="2025-01-15T17:59:00Z">
            <w:rPr/>
          </w:rPrChange>
        </w:rPr>
      </w:pPr>
      <w:bookmarkStart w:id="2809" w:name="_Toc185435360"/>
      <w:r w:rsidRPr="00963ED8">
        <w:rPr>
          <w:rStyle w:val="Ttulo3Car"/>
          <w:b/>
          <w:bCs/>
          <w:lang w:val="es-CO"/>
          <w:rPrChange w:id="2810" w:author="Massiel Nayibe Moreno Ladino" w:date="2025-01-15T12:59:00Z" w16du:dateUtc="2025-01-15T17:59:00Z">
            <w:rPr>
              <w:rStyle w:val="Ttulo3Car"/>
              <w:b/>
              <w:bCs/>
            </w:rPr>
          </w:rPrChange>
        </w:rPr>
        <w:t>8.</w:t>
      </w:r>
      <w:r w:rsidR="006A1859" w:rsidRPr="00963ED8">
        <w:rPr>
          <w:rStyle w:val="Ttulo3Car"/>
          <w:b/>
          <w:bCs/>
          <w:lang w:val="es-CO"/>
          <w:rPrChange w:id="2811" w:author="Massiel Nayibe Moreno Ladino" w:date="2025-01-15T12:59:00Z" w16du:dateUtc="2025-01-15T17:59:00Z">
            <w:rPr>
              <w:rStyle w:val="Ttulo3Car"/>
              <w:b/>
              <w:bCs/>
            </w:rPr>
          </w:rPrChange>
        </w:rPr>
        <w:t>10</w:t>
      </w:r>
      <w:r w:rsidR="007D0E1B" w:rsidRPr="00963ED8">
        <w:rPr>
          <w:rStyle w:val="Ttulo3Car"/>
          <w:b/>
          <w:bCs/>
          <w:lang w:val="es-CO"/>
          <w:rPrChange w:id="2812" w:author="Massiel Nayibe Moreno Ladino" w:date="2025-01-15T12:59:00Z" w16du:dateUtc="2025-01-15T17:59:00Z">
            <w:rPr>
              <w:rStyle w:val="Ttulo3Car"/>
              <w:b/>
              <w:bCs/>
            </w:rPr>
          </w:rPrChange>
        </w:rPr>
        <w:t>.</w:t>
      </w:r>
      <w:r w:rsidR="006A1859" w:rsidRPr="00963ED8">
        <w:rPr>
          <w:rStyle w:val="Ttulo3Car"/>
          <w:b/>
          <w:bCs/>
          <w:lang w:val="es-CO"/>
          <w:rPrChange w:id="2813" w:author="Massiel Nayibe Moreno Ladino" w:date="2025-01-15T12:59:00Z" w16du:dateUtc="2025-01-15T17:59:00Z">
            <w:rPr>
              <w:rStyle w:val="Ttulo3Car"/>
              <w:b/>
              <w:bCs/>
            </w:rPr>
          </w:rPrChange>
        </w:rPr>
        <w:t xml:space="preserve">4 </w:t>
      </w:r>
      <w:r w:rsidR="007D0E1B" w:rsidRPr="00963ED8">
        <w:rPr>
          <w:rStyle w:val="Ttulo3Car"/>
          <w:b/>
          <w:bCs/>
          <w:lang w:val="es-CO"/>
          <w:rPrChange w:id="2814" w:author="Massiel Nayibe Moreno Ladino" w:date="2025-01-15T12:59:00Z" w16du:dateUtc="2025-01-15T17:59:00Z">
            <w:rPr>
              <w:rStyle w:val="Ttulo3Car"/>
              <w:b/>
              <w:bCs/>
            </w:rPr>
          </w:rPrChange>
        </w:rPr>
        <w:t>Estructura salarial</w:t>
      </w:r>
      <w:bookmarkEnd w:id="2809"/>
    </w:p>
    <w:p w14:paraId="348FAC34" w14:textId="77777777" w:rsidR="00441859" w:rsidRPr="00963ED8" w:rsidRDefault="00DE7F5C">
      <w:pPr>
        <w:spacing w:line="360" w:lineRule="auto"/>
        <w:jc w:val="both"/>
        <w:rPr>
          <w:lang w:val="es-CO"/>
          <w:rPrChange w:id="2815" w:author="Massiel Nayibe Moreno Ladino" w:date="2025-01-15T12:59:00Z" w16du:dateUtc="2025-01-15T17:59:00Z">
            <w:rPr/>
          </w:rPrChange>
        </w:rPr>
      </w:pPr>
      <w:r w:rsidRPr="00963ED8">
        <w:rPr>
          <w:lang w:val="es-CO"/>
          <w:rPrChange w:id="2816" w:author="Massiel Nayibe Moreno Ladino" w:date="2025-01-15T12:59:00Z" w16du:dateUtc="2025-01-15T17:59:00Z">
            <w:rPr/>
          </w:rPrChange>
        </w:rPr>
        <w:t xml:space="preserve">Todos los miembros permanentes del personal de la organización, a excepción de los consultores, son remunerados de acuerdo con la </w:t>
      </w:r>
      <w:r w:rsidR="006A1859">
        <w:fldChar w:fldCharType="begin"/>
      </w:r>
      <w:r w:rsidR="006A1859" w:rsidRPr="00963ED8">
        <w:rPr>
          <w:lang w:val="es-CO"/>
          <w:rPrChange w:id="2817" w:author="Massiel Nayibe Moreno Ladino" w:date="2025-01-15T12:59:00Z" w16du:dateUtc="2025-01-15T17:59:00Z">
            <w:rPr/>
          </w:rPrChange>
        </w:rPr>
        <w:instrText>HYPERLINK "https://partnersnet107.sharepoint.com/:f:/s/FA/EklUy1Z3hKZClsUapeKbEtwB6H4v1csBb-Ihdg3IpoNQvw?e=DUJahb"</w:instrText>
      </w:r>
      <w:r w:rsidR="006A1859">
        <w:fldChar w:fldCharType="separate"/>
      </w:r>
      <w:r w:rsidR="006A1859" w:rsidRPr="00963ED8">
        <w:rPr>
          <w:rStyle w:val="Hipervnculo"/>
          <w:lang w:val="es-CO"/>
          <w:rPrChange w:id="2818" w:author="Massiel Nayibe Moreno Ladino" w:date="2025-01-15T12:59:00Z" w16du:dateUtc="2025-01-15T17:59:00Z">
            <w:rPr>
              <w:rStyle w:val="Hipervnculo"/>
            </w:rPr>
          </w:rPrChange>
        </w:rPr>
        <w:t xml:space="preserve">matriz </w:t>
      </w:r>
      <w:r w:rsidRPr="00963ED8">
        <w:rPr>
          <w:rStyle w:val="Hipervnculo"/>
          <w:lang w:val="es-CO"/>
          <w:rPrChange w:id="2819" w:author="Massiel Nayibe Moreno Ladino" w:date="2025-01-15T12:59:00Z" w16du:dateUtc="2025-01-15T17:59:00Z">
            <w:rPr>
              <w:rStyle w:val="Hipervnculo"/>
            </w:rPr>
          </w:rPrChange>
        </w:rPr>
        <w:t>salarial</w:t>
      </w:r>
      <w:r w:rsidR="006A1859">
        <w:fldChar w:fldCharType="end"/>
      </w:r>
      <w:r w:rsidRPr="00963ED8">
        <w:rPr>
          <w:lang w:val="es-CO"/>
          <w:rPrChange w:id="2820" w:author="Massiel Nayibe Moreno Ladino" w:date="2025-01-15T12:59:00Z" w16du:dateUtc="2025-01-15T17:59:00Z">
            <w:rPr/>
          </w:rPrChange>
        </w:rPr>
        <w:t xml:space="preserve"> de Partners </w:t>
      </w:r>
      <w:r w:rsidR="00F3070E" w:rsidRPr="00963ED8">
        <w:rPr>
          <w:lang w:val="es-CO"/>
          <w:rPrChange w:id="2821" w:author="Massiel Nayibe Moreno Ladino" w:date="2025-01-15T12:59:00Z" w16du:dateUtc="2025-01-15T17:59:00Z">
            <w:rPr/>
          </w:rPrChange>
        </w:rPr>
        <w:t>Colombia</w:t>
      </w:r>
      <w:r w:rsidRPr="00963ED8">
        <w:rPr>
          <w:lang w:val="es-CO"/>
          <w:rPrChange w:id="2822" w:author="Massiel Nayibe Moreno Ladino" w:date="2025-01-15T12:59:00Z" w16du:dateUtc="2025-01-15T17:59:00Z">
            <w:rPr/>
          </w:rPrChange>
        </w:rPr>
        <w:t xml:space="preserve">. </w:t>
      </w:r>
    </w:p>
    <w:p w14:paraId="06CE2095" w14:textId="77777777" w:rsidR="00441859" w:rsidRPr="00963ED8" w:rsidRDefault="00DE7F5C">
      <w:pPr>
        <w:spacing w:before="120" w:line="360" w:lineRule="auto"/>
        <w:jc w:val="both"/>
        <w:rPr>
          <w:lang w:val="es-CO"/>
          <w:rPrChange w:id="2823" w:author="Massiel Nayibe Moreno Ladino" w:date="2025-01-15T12:59:00Z" w16du:dateUtc="2025-01-15T17:59:00Z">
            <w:rPr/>
          </w:rPrChange>
        </w:rPr>
      </w:pPr>
      <w:r w:rsidRPr="00963ED8">
        <w:rPr>
          <w:lang w:val="es-CO"/>
          <w:rPrChange w:id="2824" w:author="Massiel Nayibe Moreno Ladino" w:date="2025-01-15T12:59:00Z" w16du:dateUtc="2025-01-15T17:59:00Z">
            <w:rPr/>
          </w:rPrChange>
        </w:rPr>
        <w:t>Cada posición en una categoría concreta se basa en una combinación de:</w:t>
      </w:r>
    </w:p>
    <w:p w14:paraId="2CC4B7DE" w14:textId="77777777" w:rsidR="00441859" w:rsidRDefault="00DE7F5C">
      <w:pPr>
        <w:pStyle w:val="Prrafodelista"/>
        <w:numPr>
          <w:ilvl w:val="0"/>
          <w:numId w:val="7"/>
        </w:numPr>
        <w:spacing w:before="120" w:line="360" w:lineRule="auto"/>
        <w:jc w:val="both"/>
      </w:pPr>
      <w:r w:rsidRPr="0099334B">
        <w:lastRenderedPageBreak/>
        <w:t>a) Nivel de responsabilidad</w:t>
      </w:r>
    </w:p>
    <w:p w14:paraId="11CE7AEB" w14:textId="77777777" w:rsidR="00441859" w:rsidRPr="00963ED8" w:rsidRDefault="00DE7F5C">
      <w:pPr>
        <w:pStyle w:val="Prrafodelista"/>
        <w:numPr>
          <w:ilvl w:val="0"/>
          <w:numId w:val="7"/>
        </w:numPr>
        <w:spacing w:before="120" w:line="360" w:lineRule="auto"/>
        <w:jc w:val="both"/>
        <w:rPr>
          <w:lang w:val="es-CO"/>
          <w:rPrChange w:id="2825" w:author="Massiel Nayibe Moreno Ladino" w:date="2025-01-15T12:59:00Z" w16du:dateUtc="2025-01-15T17:59:00Z">
            <w:rPr/>
          </w:rPrChange>
        </w:rPr>
      </w:pPr>
      <w:r w:rsidRPr="00963ED8">
        <w:rPr>
          <w:lang w:val="es-CO"/>
          <w:rPrChange w:id="2826" w:author="Massiel Nayibe Moreno Ladino" w:date="2025-01-15T12:59:00Z" w16du:dateUtc="2025-01-15T17:59:00Z">
            <w:rPr/>
          </w:rPrChange>
        </w:rPr>
        <w:t>b) Cualificaciones requeridas para este puesto</w:t>
      </w:r>
    </w:p>
    <w:p w14:paraId="394E56D9" w14:textId="77777777" w:rsidR="00441859" w:rsidRDefault="00DE7F5C">
      <w:pPr>
        <w:pStyle w:val="Ttulo2"/>
        <w:numPr>
          <w:ilvl w:val="1"/>
          <w:numId w:val="82"/>
        </w:numPr>
      </w:pPr>
      <w:bookmarkStart w:id="2827" w:name="_Toc185435361"/>
      <w:r w:rsidRPr="004D6C31">
        <w:t>Contenido de los contratos laborales</w:t>
      </w:r>
      <w:bookmarkEnd w:id="2827"/>
    </w:p>
    <w:p w14:paraId="0D6695A2" w14:textId="77777777" w:rsidR="00441859" w:rsidRPr="00963ED8" w:rsidRDefault="00DE7F5C">
      <w:pPr>
        <w:spacing w:line="360" w:lineRule="auto"/>
        <w:jc w:val="both"/>
        <w:rPr>
          <w:lang w:val="es-CO"/>
          <w:rPrChange w:id="2828" w:author="Massiel Nayibe Moreno Ladino" w:date="2025-01-15T12:59:00Z" w16du:dateUtc="2025-01-15T17:59:00Z">
            <w:rPr/>
          </w:rPrChange>
        </w:rPr>
      </w:pPr>
      <w:r w:rsidRPr="00963ED8">
        <w:rPr>
          <w:lang w:val="es-CO"/>
          <w:rPrChange w:id="2829" w:author="Massiel Nayibe Moreno Ladino" w:date="2025-01-15T12:59:00Z" w16du:dateUtc="2025-01-15T17:59:00Z">
            <w:rPr/>
          </w:rPrChange>
        </w:rPr>
        <w:t xml:space="preserve">Según </w:t>
      </w:r>
      <w:r w:rsidR="00015BBB" w:rsidRPr="00963ED8">
        <w:rPr>
          <w:lang w:val="es-CO"/>
          <w:rPrChange w:id="2830" w:author="Massiel Nayibe Moreno Ladino" w:date="2025-01-15T12:59:00Z" w16du:dateUtc="2025-01-15T17:59:00Z">
            <w:rPr/>
          </w:rPrChange>
        </w:rPr>
        <w:t xml:space="preserve">el Capítulo 1, Artículo </w:t>
      </w:r>
      <w:r w:rsidRPr="00963ED8">
        <w:rPr>
          <w:lang w:val="es-CO"/>
          <w:rPrChange w:id="2831" w:author="Massiel Nayibe Moreno Ladino" w:date="2025-01-15T12:59:00Z" w16du:dateUtc="2025-01-15T17:59:00Z">
            <w:rPr/>
          </w:rPrChange>
        </w:rPr>
        <w:t xml:space="preserve">23 del </w:t>
      </w:r>
      <w:r w:rsidR="00015BBB" w:rsidRPr="00963ED8">
        <w:rPr>
          <w:lang w:val="es-CO"/>
          <w:rPrChange w:id="2832" w:author="Massiel Nayibe Moreno Ladino" w:date="2025-01-15T12:59:00Z" w16du:dateUtc="2025-01-15T17:59:00Z">
            <w:rPr/>
          </w:rPrChange>
        </w:rPr>
        <w:t>Código Sustantivo de Trabajo</w:t>
      </w:r>
      <w:r w:rsidRPr="00963ED8">
        <w:rPr>
          <w:lang w:val="es-CO"/>
          <w:rPrChange w:id="2833" w:author="Massiel Nayibe Moreno Ladino" w:date="2025-01-15T12:59:00Z" w16du:dateUtc="2025-01-15T17:59:00Z">
            <w:rPr/>
          </w:rPrChange>
        </w:rPr>
        <w:t xml:space="preserve">, los elementos esenciales del contrato de trabajo </w:t>
      </w:r>
      <w:r w:rsidR="009F0877" w:rsidRPr="00963ED8">
        <w:rPr>
          <w:lang w:val="es-CO"/>
          <w:rPrChange w:id="2834" w:author="Massiel Nayibe Moreno Ladino" w:date="2025-01-15T12:59:00Z" w16du:dateUtc="2025-01-15T17:59:00Z">
            <w:rPr/>
          </w:rPrChange>
        </w:rPr>
        <w:t>son:</w:t>
      </w:r>
    </w:p>
    <w:p w14:paraId="33871050" w14:textId="77777777" w:rsidR="00441859" w:rsidRPr="00963ED8" w:rsidRDefault="00DE7F5C">
      <w:pPr>
        <w:pStyle w:val="Prrafodelista"/>
        <w:numPr>
          <w:ilvl w:val="0"/>
          <w:numId w:val="53"/>
        </w:numPr>
        <w:spacing w:before="120" w:line="360" w:lineRule="auto"/>
        <w:jc w:val="both"/>
        <w:rPr>
          <w:lang w:val="es-CO"/>
          <w:rPrChange w:id="2835" w:author="Massiel Nayibe Moreno Ladino" w:date="2025-01-15T12:59:00Z" w16du:dateUtc="2025-01-15T17:59:00Z">
            <w:rPr/>
          </w:rPrChange>
        </w:rPr>
      </w:pPr>
      <w:r w:rsidRPr="00963ED8">
        <w:rPr>
          <w:lang w:val="es-CO"/>
          <w:rPrChange w:id="2836" w:author="Massiel Nayibe Moreno Ladino" w:date="2025-01-15T12:59:00Z" w16du:dateUtc="2025-01-15T17:59:00Z">
            <w:rPr/>
          </w:rPrChange>
        </w:rPr>
        <w:t xml:space="preserve">Actividad </w:t>
      </w:r>
      <w:r w:rsidR="009F0877" w:rsidRPr="00963ED8">
        <w:rPr>
          <w:lang w:val="es-CO"/>
          <w:rPrChange w:id="2837" w:author="Massiel Nayibe Moreno Ladino" w:date="2025-01-15T12:59:00Z" w16du:dateUtc="2025-01-15T17:59:00Z">
            <w:rPr/>
          </w:rPrChange>
        </w:rPr>
        <w:t xml:space="preserve">específica y </w:t>
      </w:r>
      <w:r w:rsidRPr="00963ED8">
        <w:rPr>
          <w:lang w:val="es-CO"/>
          <w:rPrChange w:id="2838" w:author="Massiel Nayibe Moreno Ladino" w:date="2025-01-15T12:59:00Z" w16du:dateUtc="2025-01-15T17:59:00Z">
            <w:rPr/>
          </w:rPrChange>
        </w:rPr>
        <w:t xml:space="preserve">personal del trabajador, es decir, realizada por </w:t>
      </w:r>
      <w:r w:rsidR="00923DA7" w:rsidRPr="00963ED8">
        <w:rPr>
          <w:lang w:val="es-CO"/>
          <w:rPrChange w:id="2839" w:author="Massiel Nayibe Moreno Ladino" w:date="2025-01-15T12:59:00Z" w16du:dateUtc="2025-01-15T17:59:00Z">
            <w:rPr/>
          </w:rPrChange>
        </w:rPr>
        <w:t>él mismo</w:t>
      </w:r>
      <w:r w:rsidR="005B01CF" w:rsidRPr="00963ED8">
        <w:rPr>
          <w:lang w:val="es-CO"/>
          <w:rPrChange w:id="2840" w:author="Massiel Nayibe Moreno Ladino" w:date="2025-01-15T12:59:00Z" w16du:dateUtc="2025-01-15T17:59:00Z">
            <w:rPr/>
          </w:rPrChange>
        </w:rPr>
        <w:t>;</w:t>
      </w:r>
    </w:p>
    <w:p w14:paraId="5F89AA32" w14:textId="77777777" w:rsidR="00441859" w:rsidRPr="00963ED8" w:rsidRDefault="00DE7F5C">
      <w:pPr>
        <w:pStyle w:val="Prrafodelista"/>
        <w:numPr>
          <w:ilvl w:val="0"/>
          <w:numId w:val="53"/>
        </w:numPr>
        <w:spacing w:before="120" w:line="360" w:lineRule="auto"/>
        <w:jc w:val="both"/>
        <w:rPr>
          <w:lang w:val="es-CO"/>
          <w:rPrChange w:id="2841" w:author="Massiel Nayibe Moreno Ladino" w:date="2025-01-15T12:59:00Z" w16du:dateUtc="2025-01-15T17:59:00Z">
            <w:rPr/>
          </w:rPrChange>
        </w:rPr>
      </w:pPr>
      <w:r w:rsidRPr="00963ED8">
        <w:rPr>
          <w:lang w:val="es-CO"/>
          <w:rPrChange w:id="2842" w:author="Massiel Nayibe Moreno Ladino" w:date="2025-01-15T12:59:00Z" w16du:dateUtc="2025-01-15T17:59:00Z">
            <w:rPr/>
          </w:rPrChange>
        </w:rPr>
        <w:t xml:space="preserve">La continua subordinación o dependencia del trabajador respecto del empleador, faculta a éste para exigir el cumplimiento de órdenes, en cualquier momento, en cuanto al enfoque, </w:t>
      </w:r>
      <w:r w:rsidR="002A64F5" w:rsidRPr="00963ED8">
        <w:rPr>
          <w:lang w:val="es-CO"/>
          <w:rPrChange w:id="2843" w:author="Massiel Nayibe Moreno Ladino" w:date="2025-01-15T12:59:00Z" w16du:dateUtc="2025-01-15T17:59:00Z">
            <w:rPr/>
          </w:rPrChange>
        </w:rPr>
        <w:t xml:space="preserve">tiempo </w:t>
      </w:r>
      <w:r w:rsidRPr="00963ED8">
        <w:rPr>
          <w:lang w:val="es-CO"/>
          <w:rPrChange w:id="2844" w:author="Massiel Nayibe Moreno Ladino" w:date="2025-01-15T12:59:00Z" w16du:dateUtc="2025-01-15T17:59:00Z">
            <w:rPr/>
          </w:rPrChange>
        </w:rPr>
        <w:t xml:space="preserve">o cantidad de trabajo, e imponer regulaciones, las cuales deben mantenerse durante la vigencia del contrato. Todo ello sin afectar la honra, </w:t>
      </w:r>
      <w:r w:rsidR="002A64F5" w:rsidRPr="00963ED8">
        <w:rPr>
          <w:lang w:val="es-CO"/>
          <w:rPrChange w:id="2845" w:author="Massiel Nayibe Moreno Ladino" w:date="2025-01-15T12:59:00Z" w16du:dateUtc="2025-01-15T17:59:00Z">
            <w:rPr/>
          </w:rPrChange>
        </w:rPr>
        <w:t xml:space="preserve">dignidad </w:t>
      </w:r>
      <w:r w:rsidRPr="00963ED8">
        <w:rPr>
          <w:lang w:val="es-CO"/>
          <w:rPrChange w:id="2846" w:author="Massiel Nayibe Moreno Ladino" w:date="2025-01-15T12:59:00Z" w16du:dateUtc="2025-01-15T17:59:00Z">
            <w:rPr/>
          </w:rPrChange>
        </w:rPr>
        <w:t>y derechos mínimos del trabajador de conformidad con los tratados o convenios internacionales sobre derechos humanos relacionados con la materia que obligan al país; y</w:t>
      </w:r>
    </w:p>
    <w:p w14:paraId="3F5337E6" w14:textId="77777777" w:rsidR="00441859" w:rsidRPr="00963ED8" w:rsidRDefault="00DE7F5C">
      <w:pPr>
        <w:pStyle w:val="Prrafodelista"/>
        <w:numPr>
          <w:ilvl w:val="0"/>
          <w:numId w:val="53"/>
        </w:numPr>
        <w:spacing w:before="120" w:line="360" w:lineRule="auto"/>
        <w:jc w:val="both"/>
        <w:rPr>
          <w:lang w:val="es-CO"/>
          <w:rPrChange w:id="2847" w:author="Massiel Nayibe Moreno Ladino" w:date="2025-01-15T12:59:00Z" w16du:dateUtc="2025-01-15T17:59:00Z">
            <w:rPr/>
          </w:rPrChange>
        </w:rPr>
      </w:pPr>
      <w:r w:rsidRPr="00963ED8">
        <w:rPr>
          <w:lang w:val="es-CO"/>
          <w:rPrChange w:id="2848" w:author="Massiel Nayibe Moreno Ladino" w:date="2025-01-15T12:59:00Z" w16du:dateUtc="2025-01-15T17:59:00Z">
            <w:rPr/>
          </w:rPrChange>
        </w:rPr>
        <w:t xml:space="preserve">Un salario como compensación del servicio. </w:t>
      </w:r>
    </w:p>
    <w:p w14:paraId="4E719A78" w14:textId="77777777" w:rsidR="008E7F6B" w:rsidRPr="00963ED8" w:rsidRDefault="008E7F6B" w:rsidP="00CB456A">
      <w:pPr>
        <w:pStyle w:val="Prrafodelista"/>
        <w:spacing w:before="120" w:line="360" w:lineRule="auto"/>
        <w:jc w:val="both"/>
        <w:rPr>
          <w:lang w:val="es-CO"/>
          <w:rPrChange w:id="2849" w:author="Massiel Nayibe Moreno Ladino" w:date="2025-01-15T12:59:00Z" w16du:dateUtc="2025-01-15T17:59:00Z">
            <w:rPr/>
          </w:rPrChange>
        </w:rPr>
      </w:pPr>
    </w:p>
    <w:p w14:paraId="7694566E" w14:textId="77777777" w:rsidR="00441859" w:rsidRPr="00963ED8" w:rsidRDefault="00DE7F5C">
      <w:pPr>
        <w:spacing w:after="120" w:line="360" w:lineRule="auto"/>
        <w:jc w:val="both"/>
        <w:rPr>
          <w:lang w:val="es-CO"/>
          <w:rPrChange w:id="2850" w:author="Massiel Nayibe Moreno Ladino" w:date="2025-01-15T12:59:00Z" w16du:dateUtc="2025-01-15T17:59:00Z">
            <w:rPr/>
          </w:rPrChange>
        </w:rPr>
      </w:pPr>
      <w:r w:rsidRPr="00963ED8">
        <w:rPr>
          <w:lang w:val="es-CO"/>
          <w:rPrChange w:id="2851" w:author="Massiel Nayibe Moreno Ladino" w:date="2025-01-15T12:59:00Z" w16du:dateUtc="2025-01-15T17:59:00Z">
            <w:rPr/>
          </w:rPrChange>
        </w:rPr>
        <w:t xml:space="preserve">Además de los componentes anteriores, el contrato de trabajo </w:t>
      </w:r>
      <w:r w:rsidR="00385E0A" w:rsidRPr="00963ED8">
        <w:rPr>
          <w:lang w:val="es-CO"/>
          <w:rPrChange w:id="2852" w:author="Massiel Nayibe Moreno Ladino" w:date="2025-01-15T12:59:00Z" w16du:dateUtc="2025-01-15T17:59:00Z">
            <w:rPr/>
          </w:rPrChange>
        </w:rPr>
        <w:t xml:space="preserve">de Partners Colombia </w:t>
      </w:r>
      <w:r w:rsidRPr="00963ED8">
        <w:rPr>
          <w:lang w:val="es-CO"/>
          <w:rPrChange w:id="2853" w:author="Massiel Nayibe Moreno Ladino" w:date="2025-01-15T12:59:00Z" w16du:dateUtc="2025-01-15T17:59:00Z">
            <w:rPr/>
          </w:rPrChange>
        </w:rPr>
        <w:t xml:space="preserve">debe contener la siguiente información de </w:t>
      </w:r>
      <w:r w:rsidR="004773B9" w:rsidRPr="00963ED8">
        <w:rPr>
          <w:lang w:val="es-CO"/>
          <w:rPrChange w:id="2854" w:author="Massiel Nayibe Moreno Ladino" w:date="2025-01-15T12:59:00Z" w16du:dateUtc="2025-01-15T17:59:00Z">
            <w:rPr/>
          </w:rPrChange>
        </w:rPr>
        <w:t>acuerdo con el Artículo 39, Código Sustantivo de Trabajo</w:t>
      </w:r>
      <w:r w:rsidRPr="00963ED8">
        <w:rPr>
          <w:lang w:val="es-CO"/>
          <w:rPrChange w:id="2855" w:author="Massiel Nayibe Moreno Ladino" w:date="2025-01-15T12:59:00Z" w16du:dateUtc="2025-01-15T17:59:00Z">
            <w:rPr/>
          </w:rPrChange>
        </w:rPr>
        <w:t xml:space="preserve">: </w:t>
      </w:r>
    </w:p>
    <w:p w14:paraId="33C4BF09" w14:textId="77777777" w:rsidR="00441859" w:rsidRPr="00963ED8" w:rsidRDefault="00DE7F5C">
      <w:pPr>
        <w:pStyle w:val="Prrafodelista"/>
        <w:numPr>
          <w:ilvl w:val="0"/>
          <w:numId w:val="17"/>
        </w:numPr>
        <w:spacing w:before="120" w:line="360" w:lineRule="auto"/>
        <w:jc w:val="both"/>
        <w:rPr>
          <w:lang w:val="es-CO"/>
          <w:rPrChange w:id="2856" w:author="Massiel Nayibe Moreno Ladino" w:date="2025-01-15T12:59:00Z" w16du:dateUtc="2025-01-15T17:59:00Z">
            <w:rPr/>
          </w:rPrChange>
        </w:rPr>
      </w:pPr>
      <w:r w:rsidRPr="00963ED8">
        <w:rPr>
          <w:lang w:val="es-CO"/>
          <w:rPrChange w:id="2857" w:author="Massiel Nayibe Moreno Ladino" w:date="2025-01-15T12:59:00Z" w16du:dateUtc="2025-01-15T17:59:00Z">
            <w:rPr/>
          </w:rPrChange>
        </w:rPr>
        <w:t xml:space="preserve">Nombre </w:t>
      </w:r>
      <w:r w:rsidR="00A11AA5" w:rsidRPr="00963ED8">
        <w:rPr>
          <w:lang w:val="es-CO"/>
          <w:rPrChange w:id="2858" w:author="Massiel Nayibe Moreno Ladino" w:date="2025-01-15T12:59:00Z" w16du:dateUtc="2025-01-15T17:59:00Z">
            <w:rPr/>
          </w:rPrChange>
        </w:rPr>
        <w:t xml:space="preserve">y </w:t>
      </w:r>
      <w:r w:rsidR="005F46A4" w:rsidRPr="00963ED8">
        <w:rPr>
          <w:lang w:val="es-CO"/>
          <w:rPrChange w:id="2859" w:author="Massiel Nayibe Moreno Ladino" w:date="2025-01-15T12:59:00Z" w16du:dateUtc="2025-01-15T17:59:00Z">
            <w:rPr/>
          </w:rPrChange>
        </w:rPr>
        <w:t xml:space="preserve">apellidos </w:t>
      </w:r>
      <w:r w:rsidR="00385E0A" w:rsidRPr="00963ED8">
        <w:rPr>
          <w:lang w:val="es-CO"/>
          <w:rPrChange w:id="2860" w:author="Massiel Nayibe Moreno Ladino" w:date="2025-01-15T12:59:00Z" w16du:dateUtc="2025-01-15T17:59:00Z">
            <w:rPr/>
          </w:rPrChange>
        </w:rPr>
        <w:t>del empleado</w:t>
      </w:r>
      <w:r w:rsidR="00D30265" w:rsidRPr="00963ED8">
        <w:rPr>
          <w:lang w:val="es-CO"/>
          <w:rPrChange w:id="2861" w:author="Massiel Nayibe Moreno Ladino" w:date="2025-01-15T12:59:00Z" w16du:dateUtc="2025-01-15T17:59:00Z">
            <w:rPr/>
          </w:rPrChange>
        </w:rPr>
        <w:t>;</w:t>
      </w:r>
    </w:p>
    <w:p w14:paraId="1DE18687" w14:textId="77777777" w:rsidR="00441859" w:rsidRDefault="00E17C1E">
      <w:pPr>
        <w:pStyle w:val="Prrafodelista"/>
        <w:numPr>
          <w:ilvl w:val="0"/>
          <w:numId w:val="17"/>
        </w:numPr>
        <w:spacing w:before="120" w:line="360" w:lineRule="auto"/>
        <w:jc w:val="both"/>
      </w:pPr>
      <w:r>
        <w:t xml:space="preserve">Número de </w:t>
      </w:r>
      <w:r w:rsidR="00DE7F5C">
        <w:t xml:space="preserve">identificación </w:t>
      </w:r>
      <w:r w:rsidR="006E3259">
        <w:t>(Cedula);</w:t>
      </w:r>
    </w:p>
    <w:p w14:paraId="6FF29CBE" w14:textId="77777777" w:rsidR="00441859" w:rsidRDefault="00DE7F5C">
      <w:pPr>
        <w:pStyle w:val="Prrafodelista"/>
        <w:numPr>
          <w:ilvl w:val="0"/>
          <w:numId w:val="17"/>
        </w:numPr>
        <w:spacing w:before="120" w:line="360" w:lineRule="auto"/>
        <w:jc w:val="both"/>
      </w:pPr>
      <w:r>
        <w:t>Domicilio de las partes</w:t>
      </w:r>
      <w:r w:rsidR="00A23A76">
        <w:t>;</w:t>
      </w:r>
    </w:p>
    <w:p w14:paraId="49740B9A" w14:textId="77777777" w:rsidR="00441859" w:rsidRDefault="00DE7F5C">
      <w:pPr>
        <w:pStyle w:val="Prrafodelista"/>
        <w:numPr>
          <w:ilvl w:val="0"/>
          <w:numId w:val="17"/>
        </w:numPr>
        <w:spacing w:before="120" w:line="360" w:lineRule="auto"/>
        <w:jc w:val="both"/>
      </w:pPr>
      <w:r w:rsidRPr="0099334B">
        <w:t>Nacionalidad</w:t>
      </w:r>
      <w:r w:rsidR="00D30265">
        <w:t>;</w:t>
      </w:r>
    </w:p>
    <w:p w14:paraId="03EDE00D" w14:textId="77777777" w:rsidR="00441859" w:rsidRPr="00963ED8" w:rsidRDefault="00DE7F5C">
      <w:pPr>
        <w:pStyle w:val="Prrafodelista"/>
        <w:numPr>
          <w:ilvl w:val="0"/>
          <w:numId w:val="17"/>
        </w:numPr>
        <w:spacing w:before="120" w:line="360" w:lineRule="auto"/>
        <w:jc w:val="both"/>
        <w:rPr>
          <w:lang w:val="es-CO"/>
          <w:rPrChange w:id="2862" w:author="Massiel Nayibe Moreno Ladino" w:date="2025-01-15T12:59:00Z" w16du:dateUtc="2025-01-15T17:59:00Z">
            <w:rPr/>
          </w:rPrChange>
        </w:rPr>
      </w:pPr>
      <w:r w:rsidRPr="00963ED8">
        <w:rPr>
          <w:lang w:val="es-CO"/>
          <w:rPrChange w:id="2863" w:author="Massiel Nayibe Moreno Ladino" w:date="2025-01-15T12:59:00Z" w16du:dateUtc="2025-01-15T17:59:00Z">
            <w:rPr/>
          </w:rPrChange>
        </w:rPr>
        <w:t>Duración y horario de trabajo</w:t>
      </w:r>
      <w:r w:rsidR="00D30265" w:rsidRPr="00963ED8">
        <w:rPr>
          <w:lang w:val="es-CO"/>
          <w:rPrChange w:id="2864" w:author="Massiel Nayibe Moreno Ladino" w:date="2025-01-15T12:59:00Z" w16du:dateUtc="2025-01-15T17:59:00Z">
            <w:rPr/>
          </w:rPrChange>
        </w:rPr>
        <w:t>;</w:t>
      </w:r>
    </w:p>
    <w:p w14:paraId="57B902AD" w14:textId="77777777" w:rsidR="00441859" w:rsidRPr="00963ED8" w:rsidRDefault="00DE7F5C">
      <w:pPr>
        <w:pStyle w:val="Prrafodelista"/>
        <w:numPr>
          <w:ilvl w:val="0"/>
          <w:numId w:val="17"/>
        </w:numPr>
        <w:spacing w:before="120" w:line="360" w:lineRule="auto"/>
        <w:jc w:val="both"/>
        <w:rPr>
          <w:lang w:val="es-CO"/>
          <w:rPrChange w:id="2865" w:author="Massiel Nayibe Moreno Ladino" w:date="2025-01-15T12:59:00Z" w16du:dateUtc="2025-01-15T17:59:00Z">
            <w:rPr/>
          </w:rPrChange>
        </w:rPr>
      </w:pPr>
      <w:r w:rsidRPr="00963ED8">
        <w:rPr>
          <w:lang w:val="es-CO"/>
          <w:rPrChange w:id="2866" w:author="Massiel Nayibe Moreno Ladino" w:date="2025-01-15T12:59:00Z" w16du:dateUtc="2025-01-15T17:59:00Z">
            <w:rPr/>
          </w:rPrChange>
        </w:rPr>
        <w:t>Naturaleza del trabajo a realizar, incluida una lista de responsabilidades y tareas;</w:t>
      </w:r>
    </w:p>
    <w:p w14:paraId="6FA88A46" w14:textId="77777777" w:rsidR="00441859" w:rsidRPr="00963ED8" w:rsidRDefault="00DE7F5C">
      <w:pPr>
        <w:pStyle w:val="Prrafodelista"/>
        <w:numPr>
          <w:ilvl w:val="0"/>
          <w:numId w:val="17"/>
        </w:numPr>
        <w:spacing w:before="120" w:line="360" w:lineRule="auto"/>
        <w:jc w:val="both"/>
        <w:rPr>
          <w:lang w:val="es-CO"/>
          <w:rPrChange w:id="2867" w:author="Massiel Nayibe Moreno Ladino" w:date="2025-01-15T12:59:00Z" w16du:dateUtc="2025-01-15T17:59:00Z">
            <w:rPr/>
          </w:rPrChange>
        </w:rPr>
      </w:pPr>
      <w:r w:rsidRPr="00963ED8">
        <w:rPr>
          <w:lang w:val="es-CO"/>
          <w:rPrChange w:id="2868" w:author="Massiel Nayibe Moreno Ladino" w:date="2025-01-15T12:59:00Z" w16du:dateUtc="2025-01-15T17:59:00Z">
            <w:rPr/>
          </w:rPrChange>
        </w:rPr>
        <w:t xml:space="preserve">Lugar o lugares donde se ejecutará el contrato; </w:t>
      </w:r>
    </w:p>
    <w:p w14:paraId="2FCDA10F" w14:textId="77777777" w:rsidR="00441859" w:rsidRPr="00963ED8" w:rsidRDefault="00DE7F5C">
      <w:pPr>
        <w:pStyle w:val="Prrafodelista"/>
        <w:numPr>
          <w:ilvl w:val="0"/>
          <w:numId w:val="17"/>
        </w:numPr>
        <w:spacing w:before="120" w:line="360" w:lineRule="auto"/>
        <w:jc w:val="both"/>
        <w:rPr>
          <w:lang w:val="es-CO"/>
          <w:rPrChange w:id="2869" w:author="Massiel Nayibe Moreno Ladino" w:date="2025-01-15T12:59:00Z" w16du:dateUtc="2025-01-15T17:59:00Z">
            <w:rPr/>
          </w:rPrChange>
        </w:rPr>
      </w:pPr>
      <w:r w:rsidRPr="00963ED8">
        <w:rPr>
          <w:lang w:val="es-CO"/>
          <w:rPrChange w:id="2870" w:author="Massiel Nayibe Moreno Ladino" w:date="2025-01-15T12:59:00Z" w16du:dateUtc="2025-01-15T17:59:00Z">
            <w:rPr/>
          </w:rPrChange>
        </w:rPr>
        <w:t>Salario</w:t>
      </w:r>
      <w:r w:rsidR="00E17C1E" w:rsidRPr="00963ED8">
        <w:rPr>
          <w:lang w:val="es-CO"/>
          <w:rPrChange w:id="2871" w:author="Massiel Nayibe Moreno Ladino" w:date="2025-01-15T12:59:00Z" w16du:dateUtc="2025-01-15T17:59:00Z">
            <w:rPr/>
          </w:rPrChange>
        </w:rPr>
        <w:t xml:space="preserve">, </w:t>
      </w:r>
      <w:r w:rsidR="00537ACB" w:rsidRPr="00963ED8">
        <w:rPr>
          <w:lang w:val="es-CO"/>
          <w:rPrChange w:id="2872" w:author="Massiel Nayibe Moreno Ladino" w:date="2025-01-15T12:59:00Z" w16du:dateUtc="2025-01-15T17:59:00Z">
            <w:rPr/>
          </w:rPrChange>
        </w:rPr>
        <w:t>condiciones y plazos de pago</w:t>
      </w:r>
      <w:r w:rsidR="00E17C1E" w:rsidRPr="00963ED8">
        <w:rPr>
          <w:lang w:val="es-CO"/>
          <w:rPrChange w:id="2873" w:author="Massiel Nayibe Moreno Ladino" w:date="2025-01-15T12:59:00Z" w16du:dateUtc="2025-01-15T17:59:00Z">
            <w:rPr/>
          </w:rPrChange>
        </w:rPr>
        <w:t>;</w:t>
      </w:r>
    </w:p>
    <w:p w14:paraId="7EA87936" w14:textId="77777777" w:rsidR="00441859" w:rsidRPr="00963ED8" w:rsidRDefault="00DE7F5C">
      <w:pPr>
        <w:pStyle w:val="Prrafodelista"/>
        <w:numPr>
          <w:ilvl w:val="0"/>
          <w:numId w:val="17"/>
        </w:numPr>
        <w:spacing w:before="120" w:line="360" w:lineRule="auto"/>
        <w:jc w:val="both"/>
        <w:rPr>
          <w:lang w:val="es-CO"/>
          <w:rPrChange w:id="2874" w:author="Massiel Nayibe Moreno Ladino" w:date="2025-01-15T12:59:00Z" w16du:dateUtc="2025-01-15T17:59:00Z">
            <w:rPr/>
          </w:rPrChange>
        </w:rPr>
      </w:pPr>
      <w:r w:rsidRPr="00963ED8">
        <w:rPr>
          <w:lang w:val="es-CO"/>
          <w:rPrChange w:id="2875" w:author="Massiel Nayibe Moreno Ladino" w:date="2025-01-15T12:59:00Z" w16du:dateUtc="2025-01-15T17:59:00Z">
            <w:rPr/>
          </w:rPrChange>
        </w:rPr>
        <w:t>Firmas de las partes contratantes</w:t>
      </w:r>
      <w:r w:rsidR="00D30265" w:rsidRPr="00963ED8">
        <w:rPr>
          <w:lang w:val="es-CO"/>
          <w:rPrChange w:id="2876" w:author="Massiel Nayibe Moreno Ladino" w:date="2025-01-15T12:59:00Z" w16du:dateUtc="2025-01-15T17:59:00Z">
            <w:rPr/>
          </w:rPrChange>
        </w:rPr>
        <w:t>;</w:t>
      </w:r>
    </w:p>
    <w:p w14:paraId="203F18BC" w14:textId="77777777" w:rsidR="00441859" w:rsidRPr="00963ED8" w:rsidRDefault="00DE7F5C">
      <w:pPr>
        <w:pStyle w:val="Prrafodelista"/>
        <w:numPr>
          <w:ilvl w:val="0"/>
          <w:numId w:val="17"/>
        </w:numPr>
        <w:spacing w:before="120" w:line="360" w:lineRule="auto"/>
        <w:jc w:val="both"/>
        <w:rPr>
          <w:lang w:val="es-CO"/>
          <w:rPrChange w:id="2877" w:author="Massiel Nayibe Moreno Ladino" w:date="2025-01-15T12:59:00Z" w16du:dateUtc="2025-01-15T17:59:00Z">
            <w:rPr/>
          </w:rPrChange>
        </w:rPr>
      </w:pPr>
      <w:r w:rsidRPr="00963ED8">
        <w:rPr>
          <w:lang w:val="es-CO"/>
          <w:rPrChange w:id="2878" w:author="Massiel Nayibe Moreno Ladino" w:date="2025-01-15T12:59:00Z" w16du:dateUtc="2025-01-15T17:59:00Z">
            <w:rPr/>
          </w:rPrChange>
        </w:rPr>
        <w:t xml:space="preserve">Lugar y fecha de la firma del contrato. </w:t>
      </w:r>
    </w:p>
    <w:p w14:paraId="2FA4B18D" w14:textId="77777777" w:rsidR="00441859" w:rsidRPr="00963ED8" w:rsidRDefault="00DE7F5C">
      <w:pPr>
        <w:spacing w:before="120" w:line="360" w:lineRule="auto"/>
        <w:jc w:val="both"/>
        <w:rPr>
          <w:lang w:val="es-CO"/>
          <w:rPrChange w:id="2879" w:author="Massiel Nayibe Moreno Ladino" w:date="2025-01-15T12:59:00Z" w16du:dateUtc="2025-01-15T17:59:00Z">
            <w:rPr/>
          </w:rPrChange>
        </w:rPr>
      </w:pPr>
      <w:r w:rsidRPr="00963ED8">
        <w:rPr>
          <w:lang w:val="es-CO"/>
          <w:rPrChange w:id="2880" w:author="Massiel Nayibe Moreno Ladino" w:date="2025-01-15T12:59:00Z" w16du:dateUtc="2025-01-15T17:59:00Z">
            <w:rPr/>
          </w:rPrChange>
        </w:rPr>
        <w:t xml:space="preserve">Así mismo, Socios en desarrollo de su objeto podrá celebrar contratos de prestación de servicios o consultoría independiente, en los que se hará constar expresamente que el Contratista no tendrá </w:t>
      </w:r>
      <w:r w:rsidRPr="00963ED8">
        <w:rPr>
          <w:lang w:val="es-CO"/>
          <w:rPrChange w:id="2881" w:author="Massiel Nayibe Moreno Ladino" w:date="2025-01-15T12:59:00Z" w16du:dateUtc="2025-01-15T17:59:00Z">
            <w:rPr/>
          </w:rPrChange>
        </w:rPr>
        <w:lastRenderedPageBreak/>
        <w:t xml:space="preserve">ningún tipo de subordinación y prestará los servicios de manera técnica y por sus propios medios. </w:t>
      </w:r>
      <w:r w:rsidR="007323B7" w:rsidRPr="00963ED8">
        <w:rPr>
          <w:lang w:val="es-CO"/>
          <w:rPrChange w:id="2882" w:author="Massiel Nayibe Moreno Ladino" w:date="2025-01-15T12:59:00Z" w16du:dateUtc="2025-01-15T17:59:00Z">
            <w:rPr/>
          </w:rPrChange>
        </w:rPr>
        <w:t>"Son contratistas independientes y, por lo tanto, verdaderos {empleadores} y no representantes o intermediarios, las personas naturales o jurídicas que contratan la ejecución de una o varias obras o la prestación de servicios en beneficio de terceros, por precio cierto, asumiendo todos los riesgos, para ser realizados con sus propios medios y con libertad y autonomía técnica y de gestión. Pero el beneficiario de la obra o dueño de la misma, salvo que se trate de trabajos ajenos a las actividades normales de su empresa o negocio, responderá solidariamente con el contratista por el valor de los salarios y prestaciones e indemnizaciones a que tengan derecho los trabajadores, solidaridad que no impide al beneficiario estipular las garantías del caso con el contratista o repetir contra éste lo pagado a dichos trabajadores".</w:t>
      </w:r>
    </w:p>
    <w:p w14:paraId="5C3C2C1D" w14:textId="77777777" w:rsidR="00441859" w:rsidRPr="00963ED8" w:rsidRDefault="00DE7F5C">
      <w:pPr>
        <w:pStyle w:val="Ttulo2"/>
        <w:numPr>
          <w:ilvl w:val="1"/>
          <w:numId w:val="82"/>
        </w:numPr>
        <w:rPr>
          <w:lang w:val="es-CO"/>
          <w:rPrChange w:id="2883" w:author="Massiel Nayibe Moreno Ladino" w:date="2025-01-15T12:59:00Z" w16du:dateUtc="2025-01-15T17:59:00Z">
            <w:rPr/>
          </w:rPrChange>
        </w:rPr>
      </w:pPr>
      <w:bookmarkStart w:id="2884" w:name="_8.6_Obligations_of"/>
      <w:bookmarkStart w:id="2885" w:name="_Toc182401272"/>
      <w:bookmarkStart w:id="2886" w:name="_Toc185435362"/>
      <w:bookmarkEnd w:id="2884"/>
      <w:r w:rsidRPr="00963ED8">
        <w:rPr>
          <w:lang w:val="es-CO"/>
          <w:rPrChange w:id="2887" w:author="Massiel Nayibe Moreno Ladino" w:date="2025-01-15T12:59:00Z" w16du:dateUtc="2025-01-15T17:59:00Z">
            <w:rPr/>
          </w:rPrChange>
        </w:rPr>
        <w:t>Derechos y obligaciones de trabajadores y empresarios</w:t>
      </w:r>
      <w:bookmarkEnd w:id="2885"/>
      <w:bookmarkEnd w:id="2886"/>
    </w:p>
    <w:p w14:paraId="0B752FBA" w14:textId="77777777" w:rsidR="00441859" w:rsidRPr="00963ED8" w:rsidRDefault="00DE7F5C">
      <w:pPr>
        <w:spacing w:line="360" w:lineRule="auto"/>
        <w:jc w:val="both"/>
        <w:rPr>
          <w:lang w:val="es-CO"/>
          <w:rPrChange w:id="2888" w:author="Massiel Nayibe Moreno Ladino" w:date="2025-01-15T12:59:00Z" w16du:dateUtc="2025-01-15T17:59:00Z">
            <w:rPr/>
          </w:rPrChange>
        </w:rPr>
      </w:pPr>
      <w:r w:rsidRPr="00963ED8">
        <w:rPr>
          <w:lang w:val="es-CO"/>
          <w:rPrChange w:id="2889" w:author="Massiel Nayibe Moreno Ladino" w:date="2025-01-15T12:59:00Z" w16du:dateUtc="2025-01-15T17:59:00Z">
            <w:rPr/>
          </w:rPrChange>
        </w:rPr>
        <w:t xml:space="preserve">Al celebrar un </w:t>
      </w:r>
      <w:r w:rsidR="007201A4" w:rsidRPr="00963ED8">
        <w:rPr>
          <w:lang w:val="es-CO"/>
          <w:rPrChange w:id="2890" w:author="Massiel Nayibe Moreno Ladino" w:date="2025-01-15T12:59:00Z" w16du:dateUtc="2025-01-15T17:59:00Z">
            <w:rPr/>
          </w:rPrChange>
        </w:rPr>
        <w:t xml:space="preserve">contrato laboral, a continuación se detallan las obligaciones </w:t>
      </w:r>
      <w:r w:rsidR="003C18A0" w:rsidRPr="00963ED8">
        <w:rPr>
          <w:lang w:val="es-CO"/>
          <w:rPrChange w:id="2891" w:author="Massiel Nayibe Moreno Ladino" w:date="2025-01-15T12:59:00Z" w16du:dateUtc="2025-01-15T17:59:00Z">
            <w:rPr/>
          </w:rPrChange>
        </w:rPr>
        <w:t xml:space="preserve">y prohibiciones </w:t>
      </w:r>
      <w:r w:rsidR="007201A4" w:rsidRPr="00963ED8">
        <w:rPr>
          <w:lang w:val="es-CO"/>
          <w:rPrChange w:id="2892" w:author="Massiel Nayibe Moreno Ladino" w:date="2025-01-15T12:59:00Z" w16du:dateUtc="2025-01-15T17:59:00Z">
            <w:rPr/>
          </w:rPrChange>
        </w:rPr>
        <w:t xml:space="preserve">de cada parte contratante </w:t>
      </w:r>
      <w:r w:rsidR="006C3ECC" w:rsidRPr="00963ED8">
        <w:rPr>
          <w:lang w:val="es-CO"/>
          <w:rPrChange w:id="2893" w:author="Massiel Nayibe Moreno Ladino" w:date="2025-01-15T12:59:00Z" w16du:dateUtc="2025-01-15T17:59:00Z">
            <w:rPr/>
          </w:rPrChange>
        </w:rPr>
        <w:t>de acuerdo con el Código Sustantivo de Trabajo</w:t>
      </w:r>
      <w:r w:rsidR="007201A4" w:rsidRPr="00963ED8">
        <w:rPr>
          <w:lang w:val="es-CO"/>
          <w:rPrChange w:id="2894" w:author="Massiel Nayibe Moreno Ladino" w:date="2025-01-15T12:59:00Z" w16du:dateUtc="2025-01-15T17:59:00Z">
            <w:rPr/>
          </w:rPrChange>
        </w:rPr>
        <w:t>.</w:t>
      </w:r>
    </w:p>
    <w:p w14:paraId="29B4A838" w14:textId="77777777" w:rsidR="00441859" w:rsidRPr="00963ED8" w:rsidRDefault="00DE7F5C">
      <w:pPr>
        <w:spacing w:before="120" w:line="360" w:lineRule="auto"/>
        <w:jc w:val="both"/>
        <w:rPr>
          <w:lang w:val="es-CO"/>
          <w:rPrChange w:id="2895" w:author="Massiel Nayibe Moreno Ladino" w:date="2025-01-15T12:59:00Z" w16du:dateUtc="2025-01-15T17:59:00Z">
            <w:rPr/>
          </w:rPrChange>
        </w:rPr>
      </w:pPr>
      <w:r w:rsidRPr="00963ED8">
        <w:rPr>
          <w:lang w:val="es-CO"/>
          <w:rPrChange w:id="2896" w:author="Massiel Nayibe Moreno Ladino" w:date="2025-01-15T12:59:00Z" w16du:dateUtc="2025-01-15T17:59:00Z">
            <w:rPr/>
          </w:rPrChange>
        </w:rPr>
        <w:t xml:space="preserve">Las obligaciones de los trabajadores son </w:t>
      </w:r>
      <w:r w:rsidR="00FE10BF" w:rsidRPr="00963ED8">
        <w:rPr>
          <w:lang w:val="es-CO"/>
          <w:rPrChange w:id="2897" w:author="Massiel Nayibe Moreno Ladino" w:date="2025-01-15T12:59:00Z" w16du:dateUtc="2025-01-15T17:59:00Z">
            <w:rPr/>
          </w:rPrChange>
        </w:rPr>
        <w:t xml:space="preserve">las siguientes </w:t>
      </w:r>
      <w:r w:rsidR="00580C23" w:rsidRPr="00963ED8">
        <w:rPr>
          <w:lang w:val="es-CO"/>
          <w:rPrChange w:id="2898" w:author="Massiel Nayibe Moreno Ladino" w:date="2025-01-15T12:59:00Z" w16du:dateUtc="2025-01-15T17:59:00Z">
            <w:rPr/>
          </w:rPrChange>
        </w:rPr>
        <w:t>de acuerdo con el artículo 58 del Código Sustantivo de Trabajo</w:t>
      </w:r>
      <w:r w:rsidRPr="00963ED8">
        <w:rPr>
          <w:lang w:val="es-CO"/>
          <w:rPrChange w:id="2899" w:author="Massiel Nayibe Moreno Ladino" w:date="2025-01-15T12:59:00Z" w16du:dateUtc="2025-01-15T17:59:00Z">
            <w:rPr/>
          </w:rPrChange>
        </w:rPr>
        <w:t>:</w:t>
      </w:r>
    </w:p>
    <w:p w14:paraId="12A64849" w14:textId="77777777" w:rsidR="00441859" w:rsidRPr="00963ED8" w:rsidRDefault="00DE7F5C">
      <w:pPr>
        <w:pStyle w:val="Prrafodelista"/>
        <w:numPr>
          <w:ilvl w:val="0"/>
          <w:numId w:val="9"/>
        </w:numPr>
        <w:spacing w:before="120" w:line="360" w:lineRule="auto"/>
        <w:jc w:val="both"/>
        <w:rPr>
          <w:lang w:val="es-CO"/>
          <w:rPrChange w:id="2900" w:author="Massiel Nayibe Moreno Ladino" w:date="2025-01-15T12:59:00Z" w16du:dateUtc="2025-01-15T17:59:00Z">
            <w:rPr/>
          </w:rPrChange>
        </w:rPr>
      </w:pPr>
      <w:r w:rsidRPr="00963ED8">
        <w:rPr>
          <w:lang w:val="es-CO"/>
          <w:rPrChange w:id="2901" w:author="Massiel Nayibe Moreno Ladino" w:date="2025-01-15T12:59:00Z" w16du:dateUtc="2025-01-15T17:59:00Z">
            <w:rPr/>
          </w:rPrChange>
        </w:rPr>
        <w:t>Realizar el trabajo personalmente, en los términos estipulados; observar los preceptos del reglamento y acatar y cumplir las órdenes e instrucciones dadas de forma particular por el empresario o sus representantes, según el orden jerárquico establecido;</w:t>
      </w:r>
    </w:p>
    <w:p w14:paraId="102FC721" w14:textId="77777777" w:rsidR="00441859" w:rsidRPr="00963ED8" w:rsidRDefault="00DE7F5C">
      <w:pPr>
        <w:pStyle w:val="Prrafodelista"/>
        <w:numPr>
          <w:ilvl w:val="0"/>
          <w:numId w:val="9"/>
        </w:numPr>
        <w:spacing w:before="120" w:line="360" w:lineRule="auto"/>
        <w:jc w:val="both"/>
        <w:rPr>
          <w:lang w:val="es-CO"/>
          <w:rPrChange w:id="2902" w:author="Massiel Nayibe Moreno Ladino" w:date="2025-01-15T12:59:00Z" w16du:dateUtc="2025-01-15T17:59:00Z">
            <w:rPr/>
          </w:rPrChange>
        </w:rPr>
      </w:pPr>
      <w:r w:rsidRPr="00963ED8">
        <w:rPr>
          <w:lang w:val="es-CO"/>
          <w:rPrChange w:id="2903" w:author="Massiel Nayibe Moreno Ladino" w:date="2025-01-15T12:59:00Z" w16du:dateUtc="2025-01-15T17:59:00Z">
            <w:rPr/>
          </w:rPrChange>
        </w:rPr>
        <w:t xml:space="preserve">No </w:t>
      </w:r>
      <w:r w:rsidR="00036418" w:rsidRPr="00963ED8">
        <w:rPr>
          <w:lang w:val="es-CO"/>
          <w:rPrChange w:id="2904" w:author="Massiel Nayibe Moreno Ladino" w:date="2025-01-15T12:59:00Z" w16du:dateUtc="2025-01-15T17:59:00Z">
            <w:rPr/>
          </w:rPrChange>
        </w:rPr>
        <w:t>comuniques a terceros, salvo autorización expresa, la información que tengas sobre tu trabajo, especialmente sobre cosas que tengan carácter reservado o cuya divulgación pueda causar perjuicios al empleador, lo que no impide denunciar ante las autoridades competentes delitos comunes o infracciones al contrato o a las normas legales de trabajo;</w:t>
      </w:r>
    </w:p>
    <w:p w14:paraId="13F6EFB8" w14:textId="77777777" w:rsidR="00441859" w:rsidRPr="00963ED8" w:rsidRDefault="00DE7F5C">
      <w:pPr>
        <w:pStyle w:val="Prrafodelista"/>
        <w:numPr>
          <w:ilvl w:val="0"/>
          <w:numId w:val="9"/>
        </w:numPr>
        <w:spacing w:before="120" w:line="360" w:lineRule="auto"/>
        <w:jc w:val="both"/>
        <w:rPr>
          <w:lang w:val="es-CO"/>
          <w:rPrChange w:id="2905" w:author="Massiel Nayibe Moreno Ladino" w:date="2025-01-15T12:59:00Z" w16du:dateUtc="2025-01-15T17:59:00Z">
            <w:rPr/>
          </w:rPrChange>
        </w:rPr>
      </w:pPr>
      <w:r w:rsidRPr="00963ED8">
        <w:rPr>
          <w:lang w:val="es-CO"/>
          <w:rPrChange w:id="2906" w:author="Massiel Nayibe Moreno Ladino" w:date="2025-01-15T12:59:00Z" w16du:dateUtc="2025-01-15T17:59:00Z">
            <w:rPr/>
          </w:rPrChange>
        </w:rPr>
        <w:t>Conservar y restaurar en buen estado, salvo deterioro natural, los instrumentos y suministros que se hayan proporcionado y las materias primas sobrantes;</w:t>
      </w:r>
    </w:p>
    <w:p w14:paraId="03571833" w14:textId="77777777" w:rsidR="00441859" w:rsidRPr="00963ED8" w:rsidRDefault="00DE7F5C">
      <w:pPr>
        <w:pStyle w:val="Prrafodelista"/>
        <w:numPr>
          <w:ilvl w:val="0"/>
          <w:numId w:val="9"/>
        </w:numPr>
        <w:spacing w:before="120" w:line="360" w:lineRule="auto"/>
        <w:jc w:val="both"/>
        <w:rPr>
          <w:lang w:val="es-CO"/>
          <w:rPrChange w:id="2907" w:author="Massiel Nayibe Moreno Ladino" w:date="2025-01-15T12:59:00Z" w16du:dateUtc="2025-01-15T17:59:00Z">
            <w:rPr/>
          </w:rPrChange>
        </w:rPr>
      </w:pPr>
      <w:r w:rsidRPr="00963ED8">
        <w:rPr>
          <w:lang w:val="es-CO"/>
          <w:rPrChange w:id="2908" w:author="Massiel Nayibe Moreno Ladino" w:date="2025-01-15T12:59:00Z" w16du:dateUtc="2025-01-15T17:59:00Z">
            <w:rPr/>
          </w:rPrChange>
        </w:rPr>
        <w:t>Mantenga rigurosamente la moral en las relaciones con sus superiores y colegas;</w:t>
      </w:r>
    </w:p>
    <w:p w14:paraId="3F481267" w14:textId="77777777" w:rsidR="00441859" w:rsidRPr="00963ED8" w:rsidRDefault="00DE7F5C">
      <w:pPr>
        <w:pStyle w:val="Prrafodelista"/>
        <w:numPr>
          <w:ilvl w:val="0"/>
          <w:numId w:val="9"/>
        </w:numPr>
        <w:spacing w:before="120" w:line="360" w:lineRule="auto"/>
        <w:jc w:val="both"/>
        <w:rPr>
          <w:lang w:val="es-CO"/>
          <w:rPrChange w:id="2909" w:author="Massiel Nayibe Moreno Ladino" w:date="2025-01-15T12:59:00Z" w16du:dateUtc="2025-01-15T17:59:00Z">
            <w:rPr/>
          </w:rPrChange>
        </w:rPr>
      </w:pPr>
      <w:r w:rsidRPr="00963ED8">
        <w:rPr>
          <w:lang w:val="es-CO"/>
          <w:rPrChange w:id="2910" w:author="Massiel Nayibe Moreno Ladino" w:date="2025-01-15T12:59:00Z" w16du:dateUtc="2025-01-15T17:59:00Z">
            <w:rPr/>
          </w:rPrChange>
        </w:rPr>
        <w:t>Comunicar oportunamente al empresario las observaciones que estime conducentes para evitar perjuicios;</w:t>
      </w:r>
    </w:p>
    <w:p w14:paraId="4AF6C3E5" w14:textId="77777777" w:rsidR="00441859" w:rsidRPr="00963ED8" w:rsidRDefault="00DE7F5C">
      <w:pPr>
        <w:pStyle w:val="Prrafodelista"/>
        <w:numPr>
          <w:ilvl w:val="0"/>
          <w:numId w:val="9"/>
        </w:numPr>
        <w:spacing w:before="120" w:line="360" w:lineRule="auto"/>
        <w:jc w:val="both"/>
        <w:rPr>
          <w:lang w:val="es-CO"/>
          <w:rPrChange w:id="2911" w:author="Massiel Nayibe Moreno Ladino" w:date="2025-01-15T12:59:00Z" w16du:dateUtc="2025-01-15T17:59:00Z">
            <w:rPr/>
          </w:rPrChange>
        </w:rPr>
      </w:pPr>
      <w:r w:rsidRPr="00963ED8">
        <w:rPr>
          <w:lang w:val="es-CO"/>
          <w:rPrChange w:id="2912" w:author="Massiel Nayibe Moreno Ladino" w:date="2025-01-15T12:59:00Z" w16du:dateUtc="2025-01-15T17:59:00Z">
            <w:rPr/>
          </w:rPrChange>
        </w:rPr>
        <w:lastRenderedPageBreak/>
        <w:t>Prestar la posible colaboración en casos de accidente o riesgo inminente que afecten o amenacen a las personas o cosas de la empresa o establecimiento;</w:t>
      </w:r>
    </w:p>
    <w:p w14:paraId="77C61728" w14:textId="77777777" w:rsidR="00441859" w:rsidRPr="00963ED8" w:rsidRDefault="00DE7F5C">
      <w:pPr>
        <w:pStyle w:val="Prrafodelista"/>
        <w:numPr>
          <w:ilvl w:val="0"/>
          <w:numId w:val="9"/>
        </w:numPr>
        <w:spacing w:before="120" w:line="360" w:lineRule="auto"/>
        <w:jc w:val="both"/>
        <w:rPr>
          <w:lang w:val="es-CO"/>
          <w:rPrChange w:id="2913" w:author="Massiel Nayibe Moreno Ladino" w:date="2025-01-15T12:59:00Z" w16du:dateUtc="2025-01-15T17:59:00Z">
            <w:rPr/>
          </w:rPrChange>
        </w:rPr>
      </w:pPr>
      <w:r w:rsidRPr="00963ED8">
        <w:rPr>
          <w:lang w:val="es-CO"/>
          <w:rPrChange w:id="2914" w:author="Massiel Nayibe Moreno Ladino" w:date="2025-01-15T12:59:00Z" w16du:dateUtc="2025-01-15T17:59:00Z">
            <w:rPr/>
          </w:rPrChange>
        </w:rPr>
        <w:t>Observar atenta y cuidadosamente las instrucciones y órdenes preventivas de accidentes o enfermedades profesionales;</w:t>
      </w:r>
    </w:p>
    <w:p w14:paraId="05735A1D" w14:textId="77777777" w:rsidR="00441859" w:rsidRPr="00963ED8" w:rsidRDefault="00DE7F5C">
      <w:pPr>
        <w:pStyle w:val="Prrafodelista"/>
        <w:numPr>
          <w:ilvl w:val="0"/>
          <w:numId w:val="9"/>
        </w:numPr>
        <w:spacing w:before="120" w:line="360" w:lineRule="auto"/>
        <w:jc w:val="both"/>
        <w:rPr>
          <w:lang w:val="es-CO"/>
          <w:rPrChange w:id="2915" w:author="Massiel Nayibe Moreno Ladino" w:date="2025-01-15T12:59:00Z" w16du:dateUtc="2025-01-15T17:59:00Z">
            <w:rPr/>
          </w:rPrChange>
        </w:rPr>
      </w:pPr>
      <w:r w:rsidRPr="00963ED8">
        <w:rPr>
          <w:lang w:val="es-CO"/>
          <w:rPrChange w:id="2916" w:author="Massiel Nayibe Moreno Ladino" w:date="2025-01-15T12:59:00Z" w16du:dateUtc="2025-01-15T17:59:00Z">
            <w:rPr/>
          </w:rPrChange>
        </w:rPr>
        <w:t>La trabajadora embarazada debe empezar a disfrutar del permiso retribuido al menos una (1) semana antes de la fecha probable del parto; y</w:t>
      </w:r>
    </w:p>
    <w:p w14:paraId="3554B253" w14:textId="77777777" w:rsidR="00441859" w:rsidRPr="00963ED8" w:rsidRDefault="00DE7F5C">
      <w:pPr>
        <w:pStyle w:val="Prrafodelista"/>
        <w:numPr>
          <w:ilvl w:val="0"/>
          <w:numId w:val="8"/>
        </w:numPr>
        <w:spacing w:before="120" w:line="360" w:lineRule="auto"/>
        <w:jc w:val="both"/>
        <w:rPr>
          <w:lang w:val="es-CO"/>
          <w:rPrChange w:id="2917" w:author="Massiel Nayibe Moreno Ladino" w:date="2025-01-15T12:59:00Z" w16du:dateUtc="2025-01-15T17:59:00Z">
            <w:rPr/>
          </w:rPrChange>
        </w:rPr>
      </w:pPr>
      <w:r w:rsidRPr="00963ED8">
        <w:rPr>
          <w:lang w:val="es-CO"/>
          <w:rPrChange w:id="2918" w:author="Massiel Nayibe Moreno Ladino" w:date="2025-01-15T12:59:00Z" w16du:dateUtc="2025-01-15T17:59:00Z">
            <w:rPr/>
          </w:rPrChange>
        </w:rPr>
        <w:t>Cumplir todas las demás obligaciones que se estipulen específicamente en el contrato.</w:t>
      </w:r>
    </w:p>
    <w:p w14:paraId="6CE4FD8E" w14:textId="77777777" w:rsidR="008E7F6B" w:rsidRPr="00963ED8" w:rsidRDefault="008E7F6B" w:rsidP="00CB456A">
      <w:pPr>
        <w:pStyle w:val="Prrafodelista"/>
        <w:spacing w:before="120" w:line="360" w:lineRule="auto"/>
        <w:jc w:val="both"/>
        <w:rPr>
          <w:lang w:val="es-CO"/>
          <w:rPrChange w:id="2919" w:author="Massiel Nayibe Moreno Ladino" w:date="2025-01-15T12:59:00Z" w16du:dateUtc="2025-01-15T17:59:00Z">
            <w:rPr/>
          </w:rPrChange>
        </w:rPr>
      </w:pPr>
    </w:p>
    <w:p w14:paraId="0D49DEF1" w14:textId="77777777" w:rsidR="00441859" w:rsidRPr="00963ED8" w:rsidRDefault="00DE7F5C">
      <w:pPr>
        <w:spacing w:before="120" w:line="360" w:lineRule="auto"/>
        <w:jc w:val="both"/>
        <w:rPr>
          <w:lang w:val="es-CO"/>
          <w:rPrChange w:id="2920" w:author="Massiel Nayibe Moreno Ladino" w:date="2025-01-15T12:59:00Z" w16du:dateUtc="2025-01-15T17:59:00Z">
            <w:rPr/>
          </w:rPrChange>
        </w:rPr>
      </w:pPr>
      <w:r w:rsidRPr="00963ED8">
        <w:rPr>
          <w:lang w:val="es-CO"/>
          <w:rPrChange w:id="2921" w:author="Massiel Nayibe Moreno Ladino" w:date="2025-01-15T12:59:00Z" w16du:dateUtc="2025-01-15T17:59:00Z">
            <w:rPr/>
          </w:rPrChange>
        </w:rPr>
        <w:t xml:space="preserve">Las obligaciones de Partners </w:t>
      </w:r>
      <w:r w:rsidR="008F6566" w:rsidRPr="00963ED8">
        <w:rPr>
          <w:lang w:val="es-CO"/>
          <w:rPrChange w:id="2922" w:author="Massiel Nayibe Moreno Ladino" w:date="2025-01-15T12:59:00Z" w16du:dateUtc="2025-01-15T17:59:00Z">
            <w:rPr/>
          </w:rPrChange>
        </w:rPr>
        <w:t xml:space="preserve">Colombia </w:t>
      </w:r>
      <w:r w:rsidR="00FE10BF" w:rsidRPr="00963ED8">
        <w:rPr>
          <w:lang w:val="es-CO"/>
          <w:rPrChange w:id="2923" w:author="Massiel Nayibe Moreno Ladino" w:date="2025-01-15T12:59:00Z" w16du:dateUtc="2025-01-15T17:59:00Z">
            <w:rPr/>
          </w:rPrChange>
        </w:rPr>
        <w:t xml:space="preserve">son las siguientes </w:t>
      </w:r>
      <w:r w:rsidR="005E7FDD" w:rsidRPr="00963ED8">
        <w:rPr>
          <w:lang w:val="es-CO"/>
          <w:rPrChange w:id="2924" w:author="Massiel Nayibe Moreno Ladino" w:date="2025-01-15T12:59:00Z" w16du:dateUtc="2025-01-15T17:59:00Z">
            <w:rPr/>
          </w:rPrChange>
        </w:rPr>
        <w:t xml:space="preserve">de acuerdo con el artículo </w:t>
      </w:r>
      <w:r w:rsidR="00CB0486" w:rsidRPr="00963ED8">
        <w:rPr>
          <w:lang w:val="es-CO"/>
          <w:rPrChange w:id="2925" w:author="Massiel Nayibe Moreno Ladino" w:date="2025-01-15T12:59:00Z" w16du:dateUtc="2025-01-15T17:59:00Z">
            <w:rPr/>
          </w:rPrChange>
        </w:rPr>
        <w:t xml:space="preserve">57 </w:t>
      </w:r>
      <w:r w:rsidR="005E7FDD" w:rsidRPr="00963ED8">
        <w:rPr>
          <w:lang w:val="es-CO"/>
          <w:rPrChange w:id="2926" w:author="Massiel Nayibe Moreno Ladino" w:date="2025-01-15T12:59:00Z" w16du:dateUtc="2025-01-15T17:59:00Z">
            <w:rPr/>
          </w:rPrChange>
        </w:rPr>
        <w:t>del Código Sustantivo de Trabajo</w:t>
      </w:r>
      <w:r w:rsidRPr="00963ED8">
        <w:rPr>
          <w:lang w:val="es-CO"/>
          <w:rPrChange w:id="2927" w:author="Massiel Nayibe Moreno Ladino" w:date="2025-01-15T12:59:00Z" w16du:dateUtc="2025-01-15T17:59:00Z">
            <w:rPr/>
          </w:rPrChange>
        </w:rPr>
        <w:t>:</w:t>
      </w:r>
    </w:p>
    <w:p w14:paraId="65FA6D49" w14:textId="77777777" w:rsidR="00441859" w:rsidRPr="00963ED8" w:rsidRDefault="00DE7F5C">
      <w:pPr>
        <w:pStyle w:val="Prrafodelista"/>
        <w:numPr>
          <w:ilvl w:val="0"/>
          <w:numId w:val="54"/>
        </w:numPr>
        <w:spacing w:before="120" w:line="360" w:lineRule="auto"/>
        <w:jc w:val="both"/>
        <w:rPr>
          <w:lang w:val="es-CO"/>
          <w:rPrChange w:id="2928" w:author="Massiel Nayibe Moreno Ladino" w:date="2025-01-15T12:59:00Z" w16du:dateUtc="2025-01-15T17:59:00Z">
            <w:rPr/>
          </w:rPrChange>
        </w:rPr>
      </w:pPr>
      <w:r w:rsidRPr="00963ED8">
        <w:rPr>
          <w:lang w:val="es-CO"/>
          <w:rPrChange w:id="2929" w:author="Massiel Nayibe Moreno Ladino" w:date="2025-01-15T12:59:00Z" w16du:dateUtc="2025-01-15T17:59:00Z">
            <w:rPr/>
          </w:rPrChange>
        </w:rPr>
        <w:t>Poner a disposición de los trabajadores, salvo estipulación en contrario, los instrumentos adecuados y las materias primas necesarias para la realización del trabajo;</w:t>
      </w:r>
    </w:p>
    <w:p w14:paraId="533F6A07" w14:textId="77777777" w:rsidR="00441859" w:rsidRPr="00963ED8" w:rsidRDefault="00DE7F5C">
      <w:pPr>
        <w:pStyle w:val="Prrafodelista"/>
        <w:numPr>
          <w:ilvl w:val="0"/>
          <w:numId w:val="54"/>
        </w:numPr>
        <w:spacing w:before="120" w:line="360" w:lineRule="auto"/>
        <w:jc w:val="both"/>
        <w:rPr>
          <w:lang w:val="es-CO"/>
          <w:rPrChange w:id="2930" w:author="Massiel Nayibe Moreno Ladino" w:date="2025-01-15T12:59:00Z" w16du:dateUtc="2025-01-15T17:59:00Z">
            <w:rPr/>
          </w:rPrChange>
        </w:rPr>
      </w:pPr>
      <w:r w:rsidRPr="00963ED8">
        <w:rPr>
          <w:lang w:val="es-CO"/>
          <w:rPrChange w:id="2931" w:author="Massiel Nayibe Moreno Ladino" w:date="2025-01-15T12:59:00Z" w16du:dateUtc="2025-01-15T17:59:00Z">
            <w:rPr/>
          </w:rPrChange>
        </w:rPr>
        <w:t>Conseguir trabajadores locales apropiados y elementos adecuados de protección contra accidentes y enfermedades profesionales de forma que se garantice razonablemente la seguridad y la salud;</w:t>
      </w:r>
    </w:p>
    <w:p w14:paraId="42D36695" w14:textId="77777777" w:rsidR="00441859" w:rsidRPr="00963ED8" w:rsidRDefault="00DE7F5C">
      <w:pPr>
        <w:pStyle w:val="Prrafodelista"/>
        <w:numPr>
          <w:ilvl w:val="0"/>
          <w:numId w:val="54"/>
        </w:numPr>
        <w:spacing w:before="120" w:line="360" w:lineRule="auto"/>
        <w:jc w:val="both"/>
        <w:rPr>
          <w:lang w:val="es-CO"/>
          <w:rPrChange w:id="2932" w:author="Massiel Nayibe Moreno Ladino" w:date="2025-01-15T12:59:00Z" w16du:dateUtc="2025-01-15T17:59:00Z">
            <w:rPr/>
          </w:rPrChange>
        </w:rPr>
      </w:pPr>
      <w:r w:rsidRPr="00963ED8">
        <w:rPr>
          <w:lang w:val="es-CO"/>
          <w:rPrChange w:id="2933" w:author="Massiel Nayibe Moreno Ladino" w:date="2025-01-15T12:59:00Z" w16du:dateUtc="2025-01-15T17:59:00Z">
            <w:rPr/>
          </w:rPrChange>
        </w:rPr>
        <w:t>Preste inmediatamente primeros auxilios en caso de accidente o enfermedad;</w:t>
      </w:r>
    </w:p>
    <w:p w14:paraId="43134C61" w14:textId="77777777" w:rsidR="00441859" w:rsidRPr="00963ED8" w:rsidRDefault="00DE7F5C">
      <w:pPr>
        <w:pStyle w:val="Prrafodelista"/>
        <w:numPr>
          <w:ilvl w:val="0"/>
          <w:numId w:val="54"/>
        </w:numPr>
        <w:spacing w:before="120" w:line="360" w:lineRule="auto"/>
        <w:jc w:val="both"/>
        <w:rPr>
          <w:lang w:val="es-CO"/>
          <w:rPrChange w:id="2934" w:author="Massiel Nayibe Moreno Ladino" w:date="2025-01-15T12:59:00Z" w16du:dateUtc="2025-01-15T17:59:00Z">
            <w:rPr/>
          </w:rPrChange>
        </w:rPr>
      </w:pPr>
      <w:r w:rsidRPr="00963ED8">
        <w:rPr>
          <w:lang w:val="es-CO"/>
          <w:rPrChange w:id="2935" w:author="Massiel Nayibe Moreno Ladino" w:date="2025-01-15T12:59:00Z" w16du:dateUtc="2025-01-15T17:59:00Z">
            <w:rPr/>
          </w:rPrChange>
        </w:rPr>
        <w:t xml:space="preserve">Pagar la remuneración acordada en las condiciones, periodos y lugares convenidos, previa deducción de cualquier carga legal y contractual para la devolución de préstamos, anticipos, </w:t>
      </w:r>
      <w:r w:rsidR="002A64F5" w:rsidRPr="00963ED8">
        <w:rPr>
          <w:lang w:val="es-CO"/>
          <w:rPrChange w:id="2936" w:author="Massiel Nayibe Moreno Ladino" w:date="2025-01-15T12:59:00Z" w16du:dateUtc="2025-01-15T17:59:00Z">
            <w:rPr/>
          </w:rPrChange>
        </w:rPr>
        <w:t xml:space="preserve">pérdidas </w:t>
      </w:r>
      <w:r w:rsidRPr="00963ED8">
        <w:rPr>
          <w:lang w:val="es-CO"/>
          <w:rPrChange w:id="2937" w:author="Massiel Nayibe Moreno Ladino" w:date="2025-01-15T12:59:00Z" w16du:dateUtc="2025-01-15T17:59:00Z">
            <w:rPr/>
          </w:rPrChange>
        </w:rPr>
        <w:t>probadas y daños que afecten a los ingresos, bienes o instalaciones del empresario acordados por el trabajador</w:t>
      </w:r>
      <w:r w:rsidR="004A08E2" w:rsidRPr="00963ED8">
        <w:rPr>
          <w:lang w:val="es-CO"/>
          <w:rPrChange w:id="2938" w:author="Massiel Nayibe Moreno Ladino" w:date="2025-01-15T12:59:00Z" w16du:dateUtc="2025-01-15T17:59:00Z">
            <w:rPr/>
          </w:rPrChange>
        </w:rPr>
        <w:t>;</w:t>
      </w:r>
    </w:p>
    <w:p w14:paraId="5665EE71" w14:textId="77777777" w:rsidR="00441859" w:rsidRPr="00963ED8" w:rsidRDefault="00DE7F5C">
      <w:pPr>
        <w:pStyle w:val="Prrafodelista"/>
        <w:numPr>
          <w:ilvl w:val="0"/>
          <w:numId w:val="54"/>
        </w:numPr>
        <w:spacing w:before="120" w:line="360" w:lineRule="auto"/>
        <w:jc w:val="both"/>
        <w:rPr>
          <w:lang w:val="es-CO"/>
          <w:rPrChange w:id="2939" w:author="Massiel Nayibe Moreno Ladino" w:date="2025-01-15T12:59:00Z" w16du:dateUtc="2025-01-15T17:59:00Z">
            <w:rPr/>
          </w:rPrChange>
        </w:rPr>
      </w:pPr>
      <w:r w:rsidRPr="00963ED8">
        <w:rPr>
          <w:lang w:val="es-CO"/>
          <w:rPrChange w:id="2940" w:author="Massiel Nayibe Moreno Ladino" w:date="2025-01-15T12:59:00Z" w16du:dateUtc="2025-01-15T17:59:00Z">
            <w:rPr/>
          </w:rPrChange>
        </w:rPr>
        <w:t xml:space="preserve">Mantener un respeto absoluto por la dignidad personal del trabajador, sus </w:t>
      </w:r>
      <w:r w:rsidR="002A64F5" w:rsidRPr="00963ED8">
        <w:rPr>
          <w:lang w:val="es-CO"/>
          <w:rPrChange w:id="2941" w:author="Massiel Nayibe Moreno Ladino" w:date="2025-01-15T12:59:00Z" w16du:dateUtc="2025-01-15T17:59:00Z">
            <w:rPr/>
          </w:rPrChange>
        </w:rPr>
        <w:t xml:space="preserve">creencias </w:t>
      </w:r>
      <w:r w:rsidRPr="00963ED8">
        <w:rPr>
          <w:lang w:val="es-CO"/>
          <w:rPrChange w:id="2942" w:author="Massiel Nayibe Moreno Ladino" w:date="2025-01-15T12:59:00Z" w16du:dateUtc="2025-01-15T17:59:00Z">
            <w:rPr/>
          </w:rPrChange>
        </w:rPr>
        <w:t xml:space="preserve">y </w:t>
      </w:r>
      <w:r w:rsidR="004A08E2" w:rsidRPr="00963ED8">
        <w:rPr>
          <w:lang w:val="es-CO"/>
          <w:rPrChange w:id="2943" w:author="Massiel Nayibe Moreno Ladino" w:date="2025-01-15T12:59:00Z" w16du:dateUtc="2025-01-15T17:59:00Z">
            <w:rPr/>
          </w:rPrChange>
        </w:rPr>
        <w:t>sentimientos</w:t>
      </w:r>
      <w:r w:rsidRPr="00963ED8">
        <w:rPr>
          <w:lang w:val="es-CO"/>
          <w:rPrChange w:id="2944" w:author="Massiel Nayibe Moreno Ladino" w:date="2025-01-15T12:59:00Z" w16du:dateUtc="2025-01-15T17:59:00Z">
            <w:rPr/>
          </w:rPrChange>
        </w:rPr>
        <w:t xml:space="preserve">; </w:t>
      </w:r>
    </w:p>
    <w:p w14:paraId="1F7950A6" w14:textId="77777777" w:rsidR="00441859" w:rsidRPr="00963ED8" w:rsidRDefault="00DE7F5C">
      <w:pPr>
        <w:pStyle w:val="Prrafodelista"/>
        <w:numPr>
          <w:ilvl w:val="0"/>
          <w:numId w:val="54"/>
        </w:numPr>
        <w:spacing w:before="120" w:line="360" w:lineRule="auto"/>
        <w:jc w:val="both"/>
        <w:rPr>
          <w:lang w:val="es-CO"/>
          <w:rPrChange w:id="2945" w:author="Massiel Nayibe Moreno Ladino" w:date="2025-01-15T12:59:00Z" w16du:dateUtc="2025-01-15T17:59:00Z">
            <w:rPr/>
          </w:rPrChange>
        </w:rPr>
      </w:pPr>
      <w:r w:rsidRPr="00963ED8">
        <w:rPr>
          <w:lang w:val="es-CO"/>
          <w:rPrChange w:id="2946" w:author="Massiel Nayibe Moreno Ladino" w:date="2025-01-15T12:59:00Z" w16du:dateUtc="2025-01-15T17:59:00Z">
            <w:rPr/>
          </w:rPrChange>
        </w:rPr>
        <w:t>Conceder al trabajador las licencias necesarias para el ejercicio del sufragio; para el desempeño de cargos oficiales temporales de forzosa aceptación; en caso de grave calamidad doméstica debidamente comprobada; para desempeñar comisiones sindicales inherentes a la organización</w:t>
      </w:r>
      <w:r w:rsidR="00A0018F" w:rsidRPr="00963ED8">
        <w:rPr>
          <w:lang w:val="es-CO"/>
          <w:rPrChange w:id="2947" w:author="Massiel Nayibe Moreno Ladino" w:date="2025-01-15T12:59:00Z" w16du:dateUtc="2025-01-15T17:59:00Z">
            <w:rPr/>
          </w:rPrChange>
        </w:rPr>
        <w:t xml:space="preserve">, </w:t>
      </w:r>
      <w:r w:rsidRPr="00963ED8">
        <w:rPr>
          <w:lang w:val="es-CO"/>
          <w:rPrChange w:id="2948" w:author="Massiel Nayibe Moreno Ladino" w:date="2025-01-15T12:59:00Z" w16du:dateUtc="2025-01-15T17:59:00Z">
            <w:rPr/>
          </w:rPrChange>
        </w:rPr>
        <w:t xml:space="preserve">o para concurrir al sepelio de sus compañeros, siempre que lo notifique al empleador o a su representante con la debida oportunidad y que, en los dos (2) </w:t>
      </w:r>
      <w:r w:rsidRPr="00963ED8">
        <w:rPr>
          <w:lang w:val="es-CO"/>
          <w:rPrChange w:id="2949" w:author="Massiel Nayibe Moreno Ladino" w:date="2025-01-15T12:59:00Z" w16du:dateUtc="2025-01-15T17:59:00Z">
            <w:rPr/>
          </w:rPrChange>
        </w:rPr>
        <w:lastRenderedPageBreak/>
        <w:t>últimos casos, el número de los que se ausenten no sea tal que perjudique el funcionamiento de la empresa</w:t>
      </w:r>
      <w:r w:rsidR="00203161" w:rsidRPr="00963ED8">
        <w:rPr>
          <w:lang w:val="es-CO"/>
          <w:rPrChange w:id="2950" w:author="Massiel Nayibe Moreno Ladino" w:date="2025-01-15T12:59:00Z" w16du:dateUtc="2025-01-15T17:59:00Z">
            <w:rPr/>
          </w:rPrChange>
        </w:rPr>
        <w:t>;</w:t>
      </w:r>
    </w:p>
    <w:p w14:paraId="0C17C3DA" w14:textId="77777777" w:rsidR="00441859" w:rsidRPr="00963ED8" w:rsidRDefault="00DE7F5C">
      <w:pPr>
        <w:pStyle w:val="Prrafodelista"/>
        <w:numPr>
          <w:ilvl w:val="0"/>
          <w:numId w:val="54"/>
        </w:numPr>
        <w:spacing w:before="120" w:line="360" w:lineRule="auto"/>
        <w:jc w:val="both"/>
        <w:rPr>
          <w:lang w:val="es-CO"/>
          <w:rPrChange w:id="2951" w:author="Massiel Nayibe Moreno Ladino" w:date="2025-01-15T12:59:00Z" w16du:dateUtc="2025-01-15T17:59:00Z">
            <w:rPr/>
          </w:rPrChange>
        </w:rPr>
      </w:pPr>
      <w:r w:rsidRPr="00963ED8">
        <w:rPr>
          <w:lang w:val="es-CO"/>
          <w:rPrChange w:id="2952" w:author="Massiel Nayibe Moreno Ladino" w:date="2025-01-15T12:59:00Z" w16du:dateUtc="2025-01-15T17:59:00Z">
            <w:rPr/>
          </w:rPrChange>
        </w:rPr>
        <w:t>Entregar al trabajador que lo solicite, a la finalización del contrato, una certificación en la que conste el tiempo de servicio, la naturaleza del trabajo y el salario devengado;</w:t>
      </w:r>
    </w:p>
    <w:p w14:paraId="06C149FB" w14:textId="77777777" w:rsidR="00441859" w:rsidRPr="00963ED8" w:rsidRDefault="00DE7F5C">
      <w:pPr>
        <w:pStyle w:val="Prrafodelista"/>
        <w:numPr>
          <w:ilvl w:val="0"/>
          <w:numId w:val="54"/>
        </w:numPr>
        <w:spacing w:before="120" w:line="360" w:lineRule="auto"/>
        <w:jc w:val="both"/>
        <w:rPr>
          <w:lang w:val="es-CO"/>
          <w:rPrChange w:id="2953" w:author="Massiel Nayibe Moreno Ladino" w:date="2025-01-15T12:59:00Z" w16du:dateUtc="2025-01-15T17:59:00Z">
            <w:rPr/>
          </w:rPrChange>
        </w:rPr>
      </w:pPr>
      <w:r w:rsidRPr="00963ED8">
        <w:rPr>
          <w:lang w:val="es-CO"/>
          <w:rPrChange w:id="2954" w:author="Massiel Nayibe Moreno Ladino" w:date="2025-01-15T12:59:00Z" w16du:dateUtc="2025-01-15T17:59:00Z">
            <w:rPr/>
          </w:rPrChange>
        </w:rPr>
        <w:t xml:space="preserve">Pagar al trabajador los gastos razonables de ida y vuelta, si para prestar sus servicios cambió de residencia, salvo que la rescisión del contrato se origine por culpa o voluntad del trabajador. Si el trabajador prefiere establecerse en otro lugar, el (empleador) debe pagarle por su traslado hasta los gastos que le demandaría regresar al lugar donde residía anteriormente. En los gastos de traslado del trabajador, se entienden incluidos los de los familiares que convivan con él; </w:t>
      </w:r>
    </w:p>
    <w:p w14:paraId="403FD61C" w14:textId="77777777" w:rsidR="00441859" w:rsidRPr="00963ED8" w:rsidRDefault="00DE7F5C">
      <w:pPr>
        <w:pStyle w:val="Prrafodelista"/>
        <w:numPr>
          <w:ilvl w:val="0"/>
          <w:numId w:val="54"/>
        </w:numPr>
        <w:spacing w:before="120" w:line="360" w:lineRule="auto"/>
        <w:jc w:val="both"/>
        <w:rPr>
          <w:lang w:val="es-CO"/>
          <w:rPrChange w:id="2955" w:author="Massiel Nayibe Moreno Ladino" w:date="2025-01-15T12:59:00Z" w16du:dateUtc="2025-01-15T17:59:00Z">
            <w:rPr/>
          </w:rPrChange>
        </w:rPr>
      </w:pPr>
      <w:r w:rsidRPr="00963ED8">
        <w:rPr>
          <w:lang w:val="es-CO"/>
          <w:rPrChange w:id="2956" w:author="Massiel Nayibe Moreno Ladino" w:date="2025-01-15T12:59:00Z" w16du:dateUtc="2025-01-15T17:59:00Z">
            <w:rPr/>
          </w:rPrChange>
        </w:rPr>
        <w:t xml:space="preserve">Cumplir la normativa y mantener el orden, la </w:t>
      </w:r>
      <w:r w:rsidR="002A64F5" w:rsidRPr="00963ED8">
        <w:rPr>
          <w:lang w:val="es-CO"/>
          <w:rPrChange w:id="2957" w:author="Massiel Nayibe Moreno Ladino" w:date="2025-01-15T12:59:00Z" w16du:dateUtc="2025-01-15T17:59:00Z">
            <w:rPr/>
          </w:rPrChange>
        </w:rPr>
        <w:t xml:space="preserve">moralidad </w:t>
      </w:r>
      <w:r w:rsidRPr="00963ED8">
        <w:rPr>
          <w:lang w:val="es-CO"/>
          <w:rPrChange w:id="2958" w:author="Massiel Nayibe Moreno Ladino" w:date="2025-01-15T12:59:00Z" w16du:dateUtc="2025-01-15T17:59:00Z">
            <w:rPr/>
          </w:rPrChange>
        </w:rPr>
        <w:t>y el respeto a las leyes</w:t>
      </w:r>
      <w:r w:rsidR="00127C47" w:rsidRPr="00963ED8">
        <w:rPr>
          <w:lang w:val="es-CO"/>
          <w:rPrChange w:id="2959" w:author="Massiel Nayibe Moreno Ladino" w:date="2025-01-15T12:59:00Z" w16du:dateUtc="2025-01-15T17:59:00Z">
            <w:rPr/>
          </w:rPrChange>
        </w:rPr>
        <w:t>;</w:t>
      </w:r>
    </w:p>
    <w:p w14:paraId="6C05C54A" w14:textId="77777777" w:rsidR="00441859" w:rsidRPr="00963ED8" w:rsidRDefault="00DE7F5C">
      <w:pPr>
        <w:pStyle w:val="Prrafodelista"/>
        <w:numPr>
          <w:ilvl w:val="0"/>
          <w:numId w:val="54"/>
        </w:numPr>
        <w:spacing w:before="120" w:line="360" w:lineRule="auto"/>
        <w:jc w:val="both"/>
        <w:rPr>
          <w:lang w:val="es-CO"/>
          <w:rPrChange w:id="2960" w:author="Massiel Nayibe Moreno Ladino" w:date="2025-01-15T12:59:00Z" w16du:dateUtc="2025-01-15T17:59:00Z">
            <w:rPr/>
          </w:rPrChange>
        </w:rPr>
      </w:pPr>
      <w:r w:rsidRPr="00963ED8">
        <w:rPr>
          <w:lang w:val="es-CO"/>
          <w:rPrChange w:id="2961" w:author="Massiel Nayibe Moreno Ladino" w:date="2025-01-15T12:59:00Z" w16du:dateUtc="2025-01-15T17:59:00Z">
            <w:rPr/>
          </w:rPrChange>
        </w:rPr>
        <w:t>Conceder al trabajador en caso de fallecimiento de su cónyuge, compañera permanente o de un familiar hasta el segundo grado de consanguinidad, primero de afinidad y primero civil , una licencia remunerada por luto de cinco (5) días hábiles</w:t>
      </w:r>
      <w:r w:rsidR="000A6DD6" w:rsidRPr="00963ED8">
        <w:rPr>
          <w:lang w:val="es-CO"/>
          <w:rPrChange w:id="2962" w:author="Massiel Nayibe Moreno Ladino" w:date="2025-01-15T12:59:00Z" w16du:dateUtc="2025-01-15T17:59:00Z">
            <w:rPr/>
          </w:rPrChange>
        </w:rPr>
        <w:t>;</w:t>
      </w:r>
    </w:p>
    <w:p w14:paraId="346E8EE9" w14:textId="77777777" w:rsidR="00441859" w:rsidRPr="00963ED8" w:rsidRDefault="00DE7F5C">
      <w:pPr>
        <w:pStyle w:val="Prrafodelista"/>
        <w:numPr>
          <w:ilvl w:val="0"/>
          <w:numId w:val="54"/>
        </w:numPr>
        <w:spacing w:before="120" w:line="360" w:lineRule="auto"/>
        <w:jc w:val="both"/>
        <w:rPr>
          <w:lang w:val="es-CO"/>
          <w:rPrChange w:id="2963" w:author="Massiel Nayibe Moreno Ladino" w:date="2025-01-15T13:00:00Z" w16du:dateUtc="2025-01-15T18:00:00Z">
            <w:rPr/>
          </w:rPrChange>
        </w:rPr>
      </w:pPr>
      <w:r w:rsidRPr="00963ED8">
        <w:rPr>
          <w:lang w:val="es-CO"/>
          <w:rPrChange w:id="2964" w:author="Massiel Nayibe Moreno Ladino" w:date="2025-01-15T13:00:00Z" w16du:dateUtc="2025-01-15T18:00:00Z">
            <w:rPr/>
          </w:rPrChange>
        </w:rPr>
        <w:t xml:space="preserve">Conceder a la </w:t>
      </w:r>
      <w:r w:rsidR="004C52DF" w:rsidRPr="00963ED8">
        <w:rPr>
          <w:lang w:val="es-CO"/>
          <w:rPrChange w:id="2965" w:author="Massiel Nayibe Moreno Ladino" w:date="2025-01-15T13:00:00Z" w16du:dateUtc="2025-01-15T18:00:00Z">
            <w:rPr/>
          </w:rPrChange>
        </w:rPr>
        <w:t xml:space="preserve">trabajadora embarazada </w:t>
      </w:r>
      <w:r w:rsidRPr="00963ED8">
        <w:rPr>
          <w:lang w:val="es-CO"/>
          <w:rPrChange w:id="2966" w:author="Massiel Nayibe Moreno Ladino" w:date="2025-01-15T13:00:00Z" w16du:dateUtc="2025-01-15T18:00:00Z">
            <w:rPr/>
          </w:rPrChange>
        </w:rPr>
        <w:t xml:space="preserve">un permiso retribuido </w:t>
      </w:r>
      <w:r w:rsidR="00FE49FD" w:rsidRPr="00963ED8">
        <w:rPr>
          <w:lang w:val="es-CO"/>
          <w:rPrChange w:id="2967" w:author="Massiel Nayibe Moreno Ladino" w:date="2025-01-15T13:00:00Z" w16du:dateUtc="2025-01-15T18:00:00Z">
            <w:rPr/>
          </w:rPrChange>
        </w:rPr>
        <w:t xml:space="preserve">de forma que disfrute del permiso una </w:t>
      </w:r>
      <w:r w:rsidRPr="00963ED8">
        <w:rPr>
          <w:lang w:val="es-CO"/>
          <w:rPrChange w:id="2968" w:author="Massiel Nayibe Moreno Ladino" w:date="2025-01-15T13:00:00Z" w16du:dateUtc="2025-01-15T18:00:00Z">
            <w:rPr/>
          </w:rPrChange>
        </w:rPr>
        <w:t xml:space="preserve">(1) semana antes o dos (2) semanas antes de la fecha probable del parto, según la decisión de la futura madre </w:t>
      </w:r>
      <w:r w:rsidR="006809E3" w:rsidRPr="00963ED8">
        <w:rPr>
          <w:lang w:val="es-CO"/>
          <w:rPrChange w:id="2969" w:author="Massiel Nayibe Moreno Ladino" w:date="2025-01-15T13:00:00Z" w16du:dateUtc="2025-01-15T18:00:00Z">
            <w:rPr/>
          </w:rPrChange>
        </w:rPr>
        <w:t xml:space="preserve">o </w:t>
      </w:r>
      <w:r w:rsidRPr="00963ED8">
        <w:rPr>
          <w:lang w:val="es-CO"/>
          <w:rPrChange w:id="2970" w:author="Massiel Nayibe Moreno Ladino" w:date="2025-01-15T13:00:00Z" w16du:dateUtc="2025-01-15T18:00:00Z">
            <w:rPr/>
          </w:rPrChange>
        </w:rPr>
        <w:t>según el certificado médico referido</w:t>
      </w:r>
      <w:r w:rsidR="006809E3" w:rsidRPr="00963ED8">
        <w:rPr>
          <w:lang w:val="es-CO"/>
          <w:rPrChange w:id="2971" w:author="Massiel Nayibe Moreno Ladino" w:date="2025-01-15T13:00:00Z" w16du:dateUtc="2025-01-15T18:00:00Z">
            <w:rPr/>
          </w:rPrChange>
        </w:rPr>
        <w:t>;</w:t>
      </w:r>
    </w:p>
    <w:p w14:paraId="106D5132" w14:textId="77777777" w:rsidR="00441859" w:rsidRPr="00963ED8" w:rsidRDefault="00DE7F5C">
      <w:pPr>
        <w:pStyle w:val="Prrafodelista"/>
        <w:numPr>
          <w:ilvl w:val="0"/>
          <w:numId w:val="54"/>
        </w:numPr>
        <w:spacing w:before="120" w:line="360" w:lineRule="auto"/>
        <w:jc w:val="both"/>
        <w:rPr>
          <w:lang w:val="es-CO"/>
          <w:rPrChange w:id="2972" w:author="Massiel Nayibe Moreno Ladino" w:date="2025-01-15T13:00:00Z" w16du:dateUtc="2025-01-15T18:00:00Z">
            <w:rPr/>
          </w:rPrChange>
        </w:rPr>
      </w:pPr>
      <w:r w:rsidRPr="00963ED8">
        <w:rPr>
          <w:lang w:val="es-CO"/>
          <w:rPrChange w:id="2973" w:author="Massiel Nayibe Moreno Ladino" w:date="2025-01-15T13:00:00Z" w16du:dateUtc="2025-01-15T18:00:00Z">
            <w:rPr/>
          </w:rPrChange>
        </w:rPr>
        <w:t xml:space="preserve">Cumplir todas las demás obligaciones estipuladas estrictamente en el </w:t>
      </w:r>
      <w:r w:rsidR="00C17E86" w:rsidRPr="00963ED8">
        <w:rPr>
          <w:lang w:val="es-CO"/>
          <w:rPrChange w:id="2974" w:author="Massiel Nayibe Moreno Ladino" w:date="2025-01-15T13:00:00Z" w16du:dateUtc="2025-01-15T18:00:00Z">
            <w:rPr/>
          </w:rPrChange>
        </w:rPr>
        <w:t>contrato</w:t>
      </w:r>
      <w:r w:rsidRPr="00963ED8">
        <w:rPr>
          <w:lang w:val="es-CO"/>
          <w:rPrChange w:id="2975" w:author="Massiel Nayibe Moreno Ladino" w:date="2025-01-15T13:00:00Z" w16du:dateUtc="2025-01-15T18:00:00Z">
            <w:rPr/>
          </w:rPrChange>
        </w:rPr>
        <w:t>.</w:t>
      </w:r>
    </w:p>
    <w:p w14:paraId="4CD0A8C1" w14:textId="77777777" w:rsidR="00441859" w:rsidRPr="00963ED8" w:rsidRDefault="006A5604">
      <w:pPr>
        <w:spacing w:before="120" w:line="360" w:lineRule="auto"/>
        <w:jc w:val="both"/>
        <w:rPr>
          <w:lang w:val="es-CO"/>
          <w:rPrChange w:id="2976" w:author="Massiel Nayibe Moreno Ladino" w:date="2025-01-15T13:00:00Z" w16du:dateUtc="2025-01-15T18:00:00Z">
            <w:rPr/>
          </w:rPrChange>
        </w:rPr>
      </w:pPr>
      <w:r w:rsidRPr="00963ED8">
        <w:rPr>
          <w:lang w:val="es-CO"/>
          <w:rPrChange w:id="2977" w:author="Massiel Nayibe Moreno Ladino" w:date="2025-01-15T13:00:00Z" w16du:dateUtc="2025-01-15T18:00:00Z">
            <w:rPr/>
          </w:rPrChange>
        </w:rPr>
        <w:t xml:space="preserve">Las prohibiciones </w:t>
      </w:r>
      <w:r w:rsidR="00DE7F5C" w:rsidRPr="00963ED8">
        <w:rPr>
          <w:lang w:val="es-CO"/>
          <w:rPrChange w:id="2978" w:author="Massiel Nayibe Moreno Ladino" w:date="2025-01-15T13:00:00Z" w16du:dateUtc="2025-01-15T18:00:00Z">
            <w:rPr/>
          </w:rPrChange>
        </w:rPr>
        <w:t>de Partners Colombia son las siguientes de acuerdo con el artículo 59 Código Sustantivo de Trabajo:</w:t>
      </w:r>
    </w:p>
    <w:p w14:paraId="7BE6D9CA" w14:textId="77777777" w:rsidR="00441859" w:rsidRPr="00963ED8" w:rsidRDefault="00DE7F5C">
      <w:pPr>
        <w:pStyle w:val="Prrafodelista"/>
        <w:numPr>
          <w:ilvl w:val="0"/>
          <w:numId w:val="58"/>
        </w:numPr>
        <w:spacing w:before="120" w:line="360" w:lineRule="auto"/>
        <w:jc w:val="both"/>
        <w:rPr>
          <w:lang w:val="es-CO"/>
          <w:rPrChange w:id="2979" w:author="Massiel Nayibe Moreno Ladino" w:date="2025-01-15T13:00:00Z" w16du:dateUtc="2025-01-15T18:00:00Z">
            <w:rPr/>
          </w:rPrChange>
        </w:rPr>
      </w:pPr>
      <w:r w:rsidRPr="00963ED8">
        <w:rPr>
          <w:lang w:val="es-CO"/>
          <w:rPrChange w:id="2980" w:author="Massiel Nayibe Moreno Ladino" w:date="2025-01-15T13:00:00Z" w16du:dateUtc="2025-01-15T18:00:00Z">
            <w:rPr/>
          </w:rPrChange>
        </w:rPr>
        <w:t xml:space="preserve">Deducir, </w:t>
      </w:r>
      <w:r w:rsidR="002A64F5" w:rsidRPr="00963ED8">
        <w:rPr>
          <w:lang w:val="es-CO"/>
          <w:rPrChange w:id="2981" w:author="Massiel Nayibe Moreno Ladino" w:date="2025-01-15T13:00:00Z" w16du:dateUtc="2025-01-15T18:00:00Z">
            <w:rPr/>
          </w:rPrChange>
        </w:rPr>
        <w:t xml:space="preserve">retener </w:t>
      </w:r>
      <w:r w:rsidRPr="00963ED8">
        <w:rPr>
          <w:lang w:val="es-CO"/>
          <w:rPrChange w:id="2982" w:author="Massiel Nayibe Moreno Ladino" w:date="2025-01-15T13:00:00Z" w16du:dateUtc="2025-01-15T18:00:00Z">
            <w:rPr/>
          </w:rPrChange>
        </w:rPr>
        <w:t xml:space="preserve">o compensar cualquier cantidad del </w:t>
      </w:r>
      <w:r w:rsidR="003B669E" w:rsidRPr="00963ED8">
        <w:rPr>
          <w:lang w:val="es-CO"/>
          <w:rPrChange w:id="2983" w:author="Massiel Nayibe Moreno Ladino" w:date="2025-01-15T13:00:00Z" w16du:dateUtc="2025-01-15T18:00:00Z">
            <w:rPr/>
          </w:rPrChange>
        </w:rPr>
        <w:t xml:space="preserve">número </w:t>
      </w:r>
      <w:r w:rsidRPr="00963ED8">
        <w:rPr>
          <w:lang w:val="es-CO"/>
          <w:rPrChange w:id="2984" w:author="Massiel Nayibe Moreno Ladino" w:date="2025-01-15T13:00:00Z" w16du:dateUtc="2025-01-15T18:00:00Z">
            <w:rPr/>
          </w:rPrChange>
        </w:rPr>
        <w:t>de salarios y prestaciones en dinero que corresponda a los trabajadores, sin autorización previa y por escrito de éstos para cada caso, o sin orden judicial, con excepción de lo siguiente:</w:t>
      </w:r>
    </w:p>
    <w:p w14:paraId="623E06E1" w14:textId="77777777" w:rsidR="00441859" w:rsidRPr="00963ED8" w:rsidRDefault="00DE7F5C">
      <w:pPr>
        <w:pStyle w:val="Prrafodelista"/>
        <w:numPr>
          <w:ilvl w:val="1"/>
          <w:numId w:val="58"/>
        </w:numPr>
        <w:spacing w:before="120" w:line="360" w:lineRule="auto"/>
        <w:jc w:val="both"/>
        <w:rPr>
          <w:lang w:val="es-CO"/>
          <w:rPrChange w:id="2985" w:author="Massiel Nayibe Moreno Ladino" w:date="2025-01-15T13:00:00Z" w16du:dateUtc="2025-01-15T18:00:00Z">
            <w:rPr/>
          </w:rPrChange>
        </w:rPr>
      </w:pPr>
      <w:r w:rsidRPr="00963ED8">
        <w:rPr>
          <w:lang w:val="es-CO"/>
          <w:rPrChange w:id="2986" w:author="Massiel Nayibe Moreno Ladino" w:date="2025-01-15T13:00:00Z" w16du:dateUtc="2025-01-15T18:00:00Z">
            <w:rPr/>
          </w:rPrChange>
        </w:rPr>
        <w:t xml:space="preserve">En materia de salarios, podrán practicarse deducciones, </w:t>
      </w:r>
      <w:r w:rsidR="002A64F5" w:rsidRPr="00963ED8">
        <w:rPr>
          <w:lang w:val="es-CO"/>
          <w:rPrChange w:id="2987" w:author="Massiel Nayibe Moreno Ladino" w:date="2025-01-15T13:00:00Z" w16du:dateUtc="2025-01-15T18:00:00Z">
            <w:rPr/>
          </w:rPrChange>
        </w:rPr>
        <w:t xml:space="preserve">retenciones </w:t>
      </w:r>
      <w:r w:rsidRPr="00963ED8">
        <w:rPr>
          <w:lang w:val="es-CO"/>
          <w:rPrChange w:id="2988" w:author="Massiel Nayibe Moreno Ladino" w:date="2025-01-15T13:00:00Z" w16du:dateUtc="2025-01-15T18:00:00Z">
            <w:rPr/>
          </w:rPrChange>
        </w:rPr>
        <w:t xml:space="preserve">o compensaciones en los casos autorizados por los artículos </w:t>
      </w:r>
      <w:r w:rsidR="008436A1" w:rsidRPr="00963ED8">
        <w:rPr>
          <w:lang w:val="es-CO"/>
          <w:rPrChange w:id="2989" w:author="Massiel Nayibe Moreno Ladino" w:date="2025-01-15T13:00:00Z" w16du:dateUtc="2025-01-15T18:00:00Z">
            <w:rPr/>
          </w:rPrChange>
        </w:rPr>
        <w:t xml:space="preserve">113, </w:t>
      </w:r>
      <w:r w:rsidRPr="00963ED8">
        <w:rPr>
          <w:lang w:val="es-CO"/>
          <w:rPrChange w:id="2990" w:author="Massiel Nayibe Moreno Ladino" w:date="2025-01-15T13:00:00Z" w16du:dateUtc="2025-01-15T18:00:00Z">
            <w:rPr/>
          </w:rPrChange>
        </w:rPr>
        <w:t>150, 151, 152 y 400.</w:t>
      </w:r>
    </w:p>
    <w:p w14:paraId="009AC02E" w14:textId="77777777" w:rsidR="00441859" w:rsidRPr="00963ED8" w:rsidRDefault="00DE7F5C">
      <w:pPr>
        <w:pStyle w:val="Prrafodelista"/>
        <w:numPr>
          <w:ilvl w:val="1"/>
          <w:numId w:val="58"/>
        </w:numPr>
        <w:spacing w:before="120" w:line="360" w:lineRule="auto"/>
        <w:jc w:val="both"/>
        <w:rPr>
          <w:lang w:val="es-CO"/>
          <w:rPrChange w:id="2991" w:author="Massiel Nayibe Moreno Ladino" w:date="2025-01-15T13:00:00Z" w16du:dateUtc="2025-01-15T18:00:00Z">
            <w:rPr/>
          </w:rPrChange>
        </w:rPr>
      </w:pPr>
      <w:r w:rsidRPr="00963ED8">
        <w:rPr>
          <w:lang w:val="es-CO"/>
          <w:rPrChange w:id="2992" w:author="Massiel Nayibe Moreno Ladino" w:date="2025-01-15T13:00:00Z" w16du:dateUtc="2025-01-15T18:00:00Z">
            <w:rPr/>
          </w:rPrChange>
        </w:rPr>
        <w:t>Las cooperativas podrán ordenar retenciones de hasta el cincuenta por ciento (50%) de los salarios y prestaciones, para cubrir sus créditos, en la forma y casos autorizados por la ley</w:t>
      </w:r>
      <w:r w:rsidR="00751E4C" w:rsidRPr="00963ED8">
        <w:rPr>
          <w:lang w:val="es-CO"/>
          <w:rPrChange w:id="2993" w:author="Massiel Nayibe Moreno Ladino" w:date="2025-01-15T13:00:00Z" w16du:dateUtc="2025-01-15T18:00:00Z">
            <w:rPr/>
          </w:rPrChange>
        </w:rPr>
        <w:t>.</w:t>
      </w:r>
    </w:p>
    <w:p w14:paraId="4BCB6167" w14:textId="77777777" w:rsidR="00441859" w:rsidRPr="00963ED8" w:rsidRDefault="00DE7F5C">
      <w:pPr>
        <w:pStyle w:val="Prrafodelista"/>
        <w:numPr>
          <w:ilvl w:val="0"/>
          <w:numId w:val="58"/>
        </w:numPr>
        <w:spacing w:before="120" w:line="360" w:lineRule="auto"/>
        <w:jc w:val="both"/>
        <w:rPr>
          <w:lang w:val="es-CO"/>
          <w:rPrChange w:id="2994" w:author="Massiel Nayibe Moreno Ladino" w:date="2025-01-15T13:00:00Z" w16du:dateUtc="2025-01-15T18:00:00Z">
            <w:rPr/>
          </w:rPrChange>
        </w:rPr>
      </w:pPr>
      <w:r w:rsidRPr="00963ED8">
        <w:rPr>
          <w:lang w:val="es-CO"/>
          <w:rPrChange w:id="2995" w:author="Massiel Nayibe Moreno Ladino" w:date="2025-01-15T13:00:00Z" w16du:dateUtc="2025-01-15T18:00:00Z">
            <w:rPr/>
          </w:rPrChange>
        </w:rPr>
        <w:lastRenderedPageBreak/>
        <w:t xml:space="preserve">Obligar de cualquier forma a los trabajadores a comprar mercancías o </w:t>
      </w:r>
      <w:r w:rsidR="00FF0A47" w:rsidRPr="00963ED8">
        <w:rPr>
          <w:lang w:val="es-CO"/>
          <w:rPrChange w:id="2996" w:author="Massiel Nayibe Moreno Ladino" w:date="2025-01-15T13:00:00Z" w16du:dateUtc="2025-01-15T18:00:00Z">
            <w:rPr/>
          </w:rPrChange>
        </w:rPr>
        <w:t xml:space="preserve">suministros </w:t>
      </w:r>
      <w:r w:rsidRPr="00963ED8">
        <w:rPr>
          <w:lang w:val="es-CO"/>
          <w:rPrChange w:id="2997" w:author="Massiel Nayibe Moreno Ladino" w:date="2025-01-15T13:00:00Z" w16du:dateUtc="2025-01-15T18:00:00Z">
            <w:rPr/>
          </w:rPrChange>
        </w:rPr>
        <w:t>del empresario;</w:t>
      </w:r>
    </w:p>
    <w:p w14:paraId="54648B34" w14:textId="77777777" w:rsidR="00441859" w:rsidRPr="00963ED8" w:rsidRDefault="00DE7F5C">
      <w:pPr>
        <w:pStyle w:val="Prrafodelista"/>
        <w:numPr>
          <w:ilvl w:val="0"/>
          <w:numId w:val="58"/>
        </w:numPr>
        <w:spacing w:before="120" w:line="360" w:lineRule="auto"/>
        <w:jc w:val="both"/>
        <w:rPr>
          <w:lang w:val="es-CO"/>
          <w:rPrChange w:id="2998" w:author="Massiel Nayibe Moreno Ladino" w:date="2025-01-15T13:00:00Z" w16du:dateUtc="2025-01-15T18:00:00Z">
            <w:rPr/>
          </w:rPrChange>
        </w:rPr>
      </w:pPr>
      <w:r w:rsidRPr="00963ED8">
        <w:rPr>
          <w:lang w:val="es-CO"/>
          <w:rPrChange w:id="2999" w:author="Massiel Nayibe Moreno Ladino" w:date="2025-01-15T13:00:00Z" w16du:dateUtc="2025-01-15T18:00:00Z">
            <w:rPr/>
          </w:rPrChange>
        </w:rPr>
        <w:t>Exigir o aceptar dinero del trabajador como gratificación por ser admitido en el trabajo o por cualquier otro motivo que se refiera a sus condiciones</w:t>
      </w:r>
      <w:r w:rsidR="00B32C7C" w:rsidRPr="00963ED8">
        <w:rPr>
          <w:lang w:val="es-CO"/>
          <w:rPrChange w:id="3000" w:author="Massiel Nayibe Moreno Ladino" w:date="2025-01-15T13:00:00Z" w16du:dateUtc="2025-01-15T18:00:00Z">
            <w:rPr/>
          </w:rPrChange>
        </w:rPr>
        <w:t>;</w:t>
      </w:r>
    </w:p>
    <w:p w14:paraId="303D2694" w14:textId="77777777" w:rsidR="00441859" w:rsidRPr="00963ED8" w:rsidRDefault="00DE7F5C">
      <w:pPr>
        <w:pStyle w:val="Prrafodelista"/>
        <w:numPr>
          <w:ilvl w:val="0"/>
          <w:numId w:val="58"/>
        </w:numPr>
        <w:spacing w:before="120" w:line="360" w:lineRule="auto"/>
        <w:jc w:val="both"/>
        <w:rPr>
          <w:lang w:val="es-CO"/>
          <w:rPrChange w:id="3001" w:author="Massiel Nayibe Moreno Ladino" w:date="2025-01-15T13:00:00Z" w16du:dateUtc="2025-01-15T18:00:00Z">
            <w:rPr/>
          </w:rPrChange>
        </w:rPr>
      </w:pPr>
      <w:r w:rsidRPr="00963ED8">
        <w:rPr>
          <w:lang w:val="es-CO"/>
          <w:rPrChange w:id="3002" w:author="Massiel Nayibe Moreno Ladino" w:date="2025-01-15T13:00:00Z" w16du:dateUtc="2025-01-15T18:00:00Z">
            <w:rPr/>
          </w:rPrChange>
        </w:rPr>
        <w:t>Limitar o presionar en modo alguno a los trabajadores en el ejercicio de su derecho de asociación</w:t>
      </w:r>
      <w:r w:rsidR="00B32C7C" w:rsidRPr="00963ED8">
        <w:rPr>
          <w:lang w:val="es-CO"/>
          <w:rPrChange w:id="3003" w:author="Massiel Nayibe Moreno Ladino" w:date="2025-01-15T13:00:00Z" w16du:dateUtc="2025-01-15T18:00:00Z">
            <w:rPr/>
          </w:rPrChange>
        </w:rPr>
        <w:t>;</w:t>
      </w:r>
    </w:p>
    <w:p w14:paraId="34FDC9B1" w14:textId="77777777" w:rsidR="00441859" w:rsidRPr="00963ED8" w:rsidRDefault="00DE7F5C">
      <w:pPr>
        <w:pStyle w:val="Prrafodelista"/>
        <w:numPr>
          <w:ilvl w:val="0"/>
          <w:numId w:val="58"/>
        </w:numPr>
        <w:spacing w:before="120" w:line="360" w:lineRule="auto"/>
        <w:jc w:val="both"/>
        <w:rPr>
          <w:lang w:val="es-CO"/>
          <w:rPrChange w:id="3004" w:author="Massiel Nayibe Moreno Ladino" w:date="2025-01-15T13:00:00Z" w16du:dateUtc="2025-01-15T18:00:00Z">
            <w:rPr/>
          </w:rPrChange>
        </w:rPr>
      </w:pPr>
      <w:r w:rsidRPr="00963ED8">
        <w:rPr>
          <w:lang w:val="es-CO"/>
          <w:rPrChange w:id="3005" w:author="Massiel Nayibe Moreno Ladino" w:date="2025-01-15T13:00:00Z" w16du:dateUtc="2025-01-15T18:00:00Z">
            <w:rPr/>
          </w:rPrChange>
        </w:rPr>
        <w:t>Imponer a los trabajadores obligaciones de carácter religioso o político, o dificultarles o impedirles el ejercicio del derecho de voto</w:t>
      </w:r>
      <w:r w:rsidR="00B32C7C" w:rsidRPr="00963ED8">
        <w:rPr>
          <w:lang w:val="es-CO"/>
          <w:rPrChange w:id="3006" w:author="Massiel Nayibe Moreno Ladino" w:date="2025-01-15T13:00:00Z" w16du:dateUtc="2025-01-15T18:00:00Z">
            <w:rPr/>
          </w:rPrChange>
        </w:rPr>
        <w:t>;</w:t>
      </w:r>
    </w:p>
    <w:p w14:paraId="072F618C" w14:textId="77777777" w:rsidR="00441859" w:rsidRPr="00963ED8" w:rsidRDefault="00DE7F5C">
      <w:pPr>
        <w:pStyle w:val="Prrafodelista"/>
        <w:numPr>
          <w:ilvl w:val="0"/>
          <w:numId w:val="58"/>
        </w:numPr>
        <w:spacing w:before="120" w:line="360" w:lineRule="auto"/>
        <w:jc w:val="both"/>
        <w:rPr>
          <w:lang w:val="es-CO"/>
          <w:rPrChange w:id="3007" w:author="Massiel Nayibe Moreno Ladino" w:date="2025-01-15T13:00:00Z" w16du:dateUtc="2025-01-15T18:00:00Z">
            <w:rPr/>
          </w:rPrChange>
        </w:rPr>
      </w:pPr>
      <w:r w:rsidRPr="00963ED8">
        <w:rPr>
          <w:lang w:val="es-CO"/>
          <w:rPrChange w:id="3008" w:author="Massiel Nayibe Moreno Ladino" w:date="2025-01-15T13:00:00Z" w16du:dateUtc="2025-01-15T18:00:00Z">
            <w:rPr/>
          </w:rPrChange>
        </w:rPr>
        <w:t>Hacer, autorizar o tolerar propaganda política en el lugar de trabajo</w:t>
      </w:r>
      <w:r w:rsidR="00B32C7C" w:rsidRPr="00963ED8">
        <w:rPr>
          <w:lang w:val="es-CO"/>
          <w:rPrChange w:id="3009" w:author="Massiel Nayibe Moreno Ladino" w:date="2025-01-15T13:00:00Z" w16du:dateUtc="2025-01-15T18:00:00Z">
            <w:rPr/>
          </w:rPrChange>
        </w:rPr>
        <w:t>;</w:t>
      </w:r>
    </w:p>
    <w:p w14:paraId="3FBDEDF5" w14:textId="77777777" w:rsidR="00441859" w:rsidRPr="00963ED8" w:rsidRDefault="00DE7F5C">
      <w:pPr>
        <w:pStyle w:val="Prrafodelista"/>
        <w:numPr>
          <w:ilvl w:val="0"/>
          <w:numId w:val="58"/>
        </w:numPr>
        <w:spacing w:before="120" w:line="360" w:lineRule="auto"/>
        <w:jc w:val="both"/>
        <w:rPr>
          <w:lang w:val="es-CO"/>
          <w:rPrChange w:id="3010" w:author="Massiel Nayibe Moreno Ladino" w:date="2025-01-15T13:00:00Z" w16du:dateUtc="2025-01-15T18:00:00Z">
            <w:rPr/>
          </w:rPrChange>
        </w:rPr>
      </w:pPr>
      <w:r w:rsidRPr="00963ED8">
        <w:rPr>
          <w:lang w:val="es-CO"/>
          <w:rPrChange w:id="3011" w:author="Massiel Nayibe Moreno Ladino" w:date="2025-01-15T13:00:00Z" w16du:dateUtc="2025-01-15T18:00:00Z">
            <w:rPr/>
          </w:rPrChange>
        </w:rPr>
        <w:t xml:space="preserve">Realice o permita todo tipo de rifas, </w:t>
      </w:r>
      <w:r w:rsidR="002A64F5" w:rsidRPr="00963ED8">
        <w:rPr>
          <w:lang w:val="es-CO"/>
          <w:rPrChange w:id="3012" w:author="Massiel Nayibe Moreno Ladino" w:date="2025-01-15T13:00:00Z" w16du:dateUtc="2025-01-15T18:00:00Z">
            <w:rPr/>
          </w:rPrChange>
        </w:rPr>
        <w:t xml:space="preserve">colectas </w:t>
      </w:r>
      <w:r w:rsidRPr="00963ED8">
        <w:rPr>
          <w:lang w:val="es-CO"/>
          <w:rPrChange w:id="3013" w:author="Massiel Nayibe Moreno Ladino" w:date="2025-01-15T13:00:00Z" w16du:dateUtc="2025-01-15T18:00:00Z">
            <w:rPr/>
          </w:rPrChange>
        </w:rPr>
        <w:t xml:space="preserve">o suscripciones en los centros de </w:t>
      </w:r>
      <w:r w:rsidR="00024029" w:rsidRPr="00963ED8">
        <w:rPr>
          <w:lang w:val="es-CO"/>
          <w:rPrChange w:id="3014" w:author="Massiel Nayibe Moreno Ladino" w:date="2025-01-15T13:00:00Z" w16du:dateUtc="2025-01-15T18:00:00Z">
            <w:rPr/>
          </w:rPrChange>
        </w:rPr>
        <w:t>trabajo</w:t>
      </w:r>
      <w:r w:rsidR="00B32C7C" w:rsidRPr="00963ED8">
        <w:rPr>
          <w:lang w:val="es-CO"/>
          <w:rPrChange w:id="3015" w:author="Massiel Nayibe Moreno Ladino" w:date="2025-01-15T13:00:00Z" w16du:dateUtc="2025-01-15T18:00:00Z">
            <w:rPr/>
          </w:rPrChange>
        </w:rPr>
        <w:t>;</w:t>
      </w:r>
    </w:p>
    <w:p w14:paraId="745EAF62" w14:textId="77777777" w:rsidR="00441859" w:rsidRPr="00963ED8" w:rsidRDefault="00DE7F5C">
      <w:pPr>
        <w:pStyle w:val="Prrafodelista"/>
        <w:numPr>
          <w:ilvl w:val="0"/>
          <w:numId w:val="58"/>
        </w:numPr>
        <w:spacing w:before="120" w:line="360" w:lineRule="auto"/>
        <w:jc w:val="both"/>
        <w:rPr>
          <w:lang w:val="es-CO"/>
          <w:rPrChange w:id="3016" w:author="Massiel Nayibe Moreno Ladino" w:date="2025-01-15T13:00:00Z" w16du:dateUtc="2025-01-15T18:00:00Z">
            <w:rPr/>
          </w:rPrChange>
        </w:rPr>
      </w:pPr>
      <w:r w:rsidRPr="00963ED8">
        <w:rPr>
          <w:lang w:val="es-CO"/>
          <w:rPrChange w:id="3017" w:author="Massiel Nayibe Moreno Ladino" w:date="2025-01-15T13:00:00Z" w16du:dateUtc="2025-01-15T18:00:00Z">
            <w:rPr/>
          </w:rPrChange>
        </w:rPr>
        <w:t xml:space="preserve">Utilizar en las certificaciones </w:t>
      </w:r>
      <w:r w:rsidR="00024029">
        <w:fldChar w:fldCharType="begin"/>
      </w:r>
      <w:r w:rsidR="00024029" w:rsidRPr="00963ED8">
        <w:rPr>
          <w:lang w:val="es-CO"/>
          <w:rPrChange w:id="3018" w:author="Massiel Nayibe Moreno Ladino" w:date="2025-01-15T13:00:00Z" w16du:dateUtc="2025-01-15T18:00:00Z">
            <w:rPr/>
          </w:rPrChange>
        </w:rPr>
        <w:instrText>HYPERLINK \l "_8.6_Obligations_of"</w:instrText>
      </w:r>
      <w:r w:rsidR="00024029">
        <w:fldChar w:fldCharType="separate"/>
      </w:r>
      <w:r w:rsidR="00024029" w:rsidRPr="00963ED8">
        <w:rPr>
          <w:rStyle w:val="Hipervnculo"/>
          <w:lang w:val="es-CO"/>
          <w:rPrChange w:id="3019" w:author="Massiel Nayibe Moreno Ladino" w:date="2025-01-15T13:00:00Z" w16du:dateUtc="2025-01-15T18:00:00Z">
            <w:rPr>
              <w:rStyle w:val="Hipervnculo"/>
            </w:rPr>
          </w:rPrChange>
        </w:rPr>
        <w:t>referidas</w:t>
      </w:r>
      <w:r w:rsidR="00024029">
        <w:fldChar w:fldCharType="end"/>
      </w:r>
      <w:r w:rsidRPr="00963ED8">
        <w:rPr>
          <w:lang w:val="es-CO"/>
          <w:rPrChange w:id="3020" w:author="Massiel Nayibe Moreno Ladino" w:date="2025-01-15T13:00:00Z" w16du:dateUtc="2025-01-15T18:00:00Z">
            <w:rPr/>
          </w:rPrChange>
        </w:rPr>
        <w:t xml:space="preserve"> anteriormente para perjudicar a los interesados, o adoptar el sistema de "lista negra", cualquiera que sea la modalidad que utilicen, para que los trabajadores que se separen o sean separados del servicio no sean </w:t>
      </w:r>
      <w:r w:rsidR="00024029" w:rsidRPr="00963ED8">
        <w:rPr>
          <w:lang w:val="es-CO"/>
          <w:rPrChange w:id="3021" w:author="Massiel Nayibe Moreno Ladino" w:date="2025-01-15T13:00:00Z" w16du:dateUtc="2025-01-15T18:00:00Z">
            <w:rPr/>
          </w:rPrChange>
        </w:rPr>
        <w:t xml:space="preserve">seleccionados </w:t>
      </w:r>
      <w:r w:rsidRPr="00963ED8">
        <w:rPr>
          <w:lang w:val="es-CO"/>
          <w:rPrChange w:id="3022" w:author="Massiel Nayibe Moreno Ladino" w:date="2025-01-15T13:00:00Z" w16du:dateUtc="2025-01-15T18:00:00Z">
            <w:rPr/>
          </w:rPrChange>
        </w:rPr>
        <w:t>en otras empresas</w:t>
      </w:r>
      <w:r w:rsidR="00024029" w:rsidRPr="00963ED8">
        <w:rPr>
          <w:lang w:val="es-CO"/>
          <w:rPrChange w:id="3023" w:author="Massiel Nayibe Moreno Ladino" w:date="2025-01-15T13:00:00Z" w16du:dateUtc="2025-01-15T18:00:00Z">
            <w:rPr/>
          </w:rPrChange>
        </w:rPr>
        <w:t>; y</w:t>
      </w:r>
    </w:p>
    <w:p w14:paraId="6F7B4B91" w14:textId="77777777" w:rsidR="00441859" w:rsidRPr="00963ED8" w:rsidRDefault="00DE7F5C">
      <w:pPr>
        <w:pStyle w:val="Prrafodelista"/>
        <w:numPr>
          <w:ilvl w:val="0"/>
          <w:numId w:val="58"/>
        </w:numPr>
        <w:spacing w:before="120" w:line="360" w:lineRule="auto"/>
        <w:jc w:val="both"/>
        <w:rPr>
          <w:lang w:val="es-CO"/>
          <w:rPrChange w:id="3024" w:author="Massiel Nayibe Moreno Ladino" w:date="2025-01-15T13:00:00Z" w16du:dateUtc="2025-01-15T18:00:00Z">
            <w:rPr/>
          </w:rPrChange>
        </w:rPr>
      </w:pPr>
      <w:r w:rsidRPr="00963ED8">
        <w:rPr>
          <w:lang w:val="es-CO"/>
          <w:rPrChange w:id="3025" w:author="Massiel Nayibe Moreno Ladino" w:date="2025-01-15T13:00:00Z" w16du:dateUtc="2025-01-15T18:00:00Z">
            <w:rPr/>
          </w:rPrChange>
        </w:rPr>
        <w:t>Ejecutar o autorizar cualquier acto que viole o restrinja los derechos de los trabajadores o que atente contra su dignidad.</w:t>
      </w:r>
    </w:p>
    <w:p w14:paraId="680EFB60" w14:textId="77777777" w:rsidR="00441859" w:rsidRPr="00963ED8" w:rsidRDefault="00DE7F5C">
      <w:pPr>
        <w:spacing w:before="120" w:line="360" w:lineRule="auto"/>
        <w:jc w:val="both"/>
        <w:rPr>
          <w:lang w:val="es-CO"/>
          <w:rPrChange w:id="3026" w:author="Massiel Nayibe Moreno Ladino" w:date="2025-01-15T13:00:00Z" w16du:dateUtc="2025-01-15T18:00:00Z">
            <w:rPr/>
          </w:rPrChange>
        </w:rPr>
      </w:pPr>
      <w:r w:rsidRPr="00963ED8">
        <w:rPr>
          <w:lang w:val="es-CO"/>
          <w:rPrChange w:id="3027" w:author="Massiel Nayibe Moreno Ladino" w:date="2025-01-15T13:00:00Z" w16du:dateUtc="2025-01-15T18:00:00Z">
            <w:rPr/>
          </w:rPrChange>
        </w:rPr>
        <w:t>Las prohibiciones de los trabajadores son las siguientes, de conformidad con el artículo 60 del Código Sustantivo de Trabajo:</w:t>
      </w:r>
    </w:p>
    <w:p w14:paraId="21CE7BE7" w14:textId="77777777" w:rsidR="00441859" w:rsidRDefault="00DE7F5C">
      <w:pPr>
        <w:pStyle w:val="Prrafodelista"/>
        <w:numPr>
          <w:ilvl w:val="0"/>
          <w:numId w:val="58"/>
        </w:numPr>
        <w:spacing w:before="120" w:line="360" w:lineRule="auto"/>
        <w:jc w:val="both"/>
      </w:pPr>
      <w:r w:rsidRPr="00963ED8">
        <w:rPr>
          <w:lang w:val="es-CO"/>
          <w:rPrChange w:id="3028" w:author="Massiel Nayibe Moreno Ladino" w:date="2025-01-15T13:00:00Z" w16du:dateUtc="2025-01-15T18:00:00Z">
            <w:rPr/>
          </w:rPrChange>
        </w:rPr>
        <w:t xml:space="preserve">Sustraer de la fábrica, taller o establecimiento, útiles de trabajo y materias primas o productos elaborados. </w:t>
      </w:r>
      <w:r>
        <w:t>Sin permiso del (empresario);</w:t>
      </w:r>
    </w:p>
    <w:p w14:paraId="09740139" w14:textId="77777777" w:rsidR="00441859" w:rsidRPr="00963ED8" w:rsidRDefault="00DE7F5C">
      <w:pPr>
        <w:pStyle w:val="Prrafodelista"/>
        <w:numPr>
          <w:ilvl w:val="0"/>
          <w:numId w:val="58"/>
        </w:numPr>
        <w:spacing w:before="120" w:line="360" w:lineRule="auto"/>
        <w:jc w:val="both"/>
        <w:rPr>
          <w:lang w:val="es-CO"/>
          <w:rPrChange w:id="3029" w:author="Massiel Nayibe Moreno Ladino" w:date="2025-01-15T13:00:00Z" w16du:dateUtc="2025-01-15T18:00:00Z">
            <w:rPr/>
          </w:rPrChange>
        </w:rPr>
      </w:pPr>
      <w:r w:rsidRPr="00963ED8">
        <w:rPr>
          <w:lang w:val="es-CO"/>
          <w:rPrChange w:id="3030" w:author="Massiel Nayibe Moreno Ladino" w:date="2025-01-15T13:00:00Z" w16du:dateUtc="2025-01-15T18:00:00Z">
            <w:rPr/>
          </w:rPrChange>
        </w:rPr>
        <w:t>Presentarse a trabajar en estado de embriaguez o bajo los efectos de estupefacientes o drogas enervantes;</w:t>
      </w:r>
    </w:p>
    <w:p w14:paraId="425F92F1" w14:textId="77777777" w:rsidR="00441859" w:rsidRPr="00963ED8" w:rsidRDefault="00DE7F5C">
      <w:pPr>
        <w:pStyle w:val="Prrafodelista"/>
        <w:numPr>
          <w:ilvl w:val="0"/>
          <w:numId w:val="58"/>
        </w:numPr>
        <w:spacing w:before="120" w:line="360" w:lineRule="auto"/>
        <w:jc w:val="both"/>
        <w:rPr>
          <w:lang w:val="es-CO"/>
          <w:rPrChange w:id="3031" w:author="Massiel Nayibe Moreno Ladino" w:date="2025-01-15T13:00:00Z" w16du:dateUtc="2025-01-15T18:00:00Z">
            <w:rPr/>
          </w:rPrChange>
        </w:rPr>
      </w:pPr>
      <w:r w:rsidRPr="00963ED8">
        <w:rPr>
          <w:lang w:val="es-CO"/>
          <w:rPrChange w:id="3032" w:author="Massiel Nayibe Moreno Ladino" w:date="2025-01-15T13:00:00Z" w16du:dateUtc="2025-01-15T18:00:00Z">
            <w:rPr/>
          </w:rPrChange>
        </w:rPr>
        <w:t>Mantener armas de cualquier tipo en el lugar de trabajo, excepto las legalmente autorizadas por la seguridad;</w:t>
      </w:r>
    </w:p>
    <w:p w14:paraId="6794F9F8" w14:textId="77777777" w:rsidR="00441859" w:rsidRPr="00963ED8" w:rsidRDefault="00DE7F5C">
      <w:pPr>
        <w:pStyle w:val="Prrafodelista"/>
        <w:numPr>
          <w:ilvl w:val="0"/>
          <w:numId w:val="58"/>
        </w:numPr>
        <w:spacing w:before="120" w:line="360" w:lineRule="auto"/>
        <w:jc w:val="both"/>
        <w:rPr>
          <w:lang w:val="es-CO"/>
          <w:rPrChange w:id="3033" w:author="Massiel Nayibe Moreno Ladino" w:date="2025-01-15T13:00:00Z" w16du:dateUtc="2025-01-15T18:00:00Z">
            <w:rPr/>
          </w:rPrChange>
        </w:rPr>
      </w:pPr>
      <w:r w:rsidRPr="00963ED8">
        <w:rPr>
          <w:lang w:val="es-CO"/>
          <w:rPrChange w:id="3034" w:author="Massiel Nayibe Moreno Ladino" w:date="2025-01-15T13:00:00Z" w16du:dateUtc="2025-01-15T18:00:00Z">
            <w:rPr/>
          </w:rPrChange>
        </w:rPr>
        <w:t>Faltar al trabajo sin causa justificada de impedimento o sin permiso del (empresario), salvo en casos de huelga, en los que deberán abandonar el lugar de trabajo;</w:t>
      </w:r>
    </w:p>
    <w:p w14:paraId="594697CD" w14:textId="77777777" w:rsidR="00441859" w:rsidRPr="00963ED8" w:rsidRDefault="00DE7F5C">
      <w:pPr>
        <w:pStyle w:val="Prrafodelista"/>
        <w:numPr>
          <w:ilvl w:val="0"/>
          <w:numId w:val="58"/>
        </w:numPr>
        <w:spacing w:before="120" w:line="360" w:lineRule="auto"/>
        <w:jc w:val="both"/>
        <w:rPr>
          <w:lang w:val="es-CO"/>
          <w:rPrChange w:id="3035" w:author="Massiel Nayibe Moreno Ladino" w:date="2025-01-15T13:00:00Z" w16du:dateUtc="2025-01-15T18:00:00Z">
            <w:rPr/>
          </w:rPrChange>
        </w:rPr>
      </w:pPr>
      <w:r w:rsidRPr="00963ED8">
        <w:rPr>
          <w:lang w:val="es-CO"/>
          <w:rPrChange w:id="3036" w:author="Massiel Nayibe Moreno Ladino" w:date="2025-01-15T13:00:00Z" w16du:dateUtc="2025-01-15T18:00:00Z">
            <w:rPr/>
          </w:rPrChange>
        </w:rPr>
        <w:lastRenderedPageBreak/>
        <w:t xml:space="preserve">Reducir intencionadamente el ritmo de ejecución de los trabajos, suspenderlos, promover suspensiones intempestivas de los </w:t>
      </w:r>
      <w:r w:rsidR="002A64F5" w:rsidRPr="00963ED8">
        <w:rPr>
          <w:lang w:val="es-CO"/>
          <w:rPrChange w:id="3037" w:author="Massiel Nayibe Moreno Ladino" w:date="2025-01-15T13:00:00Z" w16du:dateUtc="2025-01-15T18:00:00Z">
            <w:rPr/>
          </w:rPrChange>
        </w:rPr>
        <w:t xml:space="preserve">mismos </w:t>
      </w:r>
      <w:r w:rsidRPr="00963ED8">
        <w:rPr>
          <w:lang w:val="es-CO"/>
          <w:rPrChange w:id="3038" w:author="Massiel Nayibe Moreno Ladino" w:date="2025-01-15T13:00:00Z" w16du:dateUtc="2025-01-15T18:00:00Z">
            <w:rPr/>
          </w:rPrChange>
        </w:rPr>
        <w:t>o excitar su declaración o mantenimiento, participando o no en ellos;</w:t>
      </w:r>
    </w:p>
    <w:p w14:paraId="043A8538" w14:textId="77777777" w:rsidR="00441859" w:rsidRPr="00963ED8" w:rsidRDefault="00DE7F5C">
      <w:pPr>
        <w:pStyle w:val="Prrafodelista"/>
        <w:numPr>
          <w:ilvl w:val="0"/>
          <w:numId w:val="58"/>
        </w:numPr>
        <w:spacing w:before="120" w:line="360" w:lineRule="auto"/>
        <w:jc w:val="both"/>
        <w:rPr>
          <w:lang w:val="es-CO"/>
          <w:rPrChange w:id="3039" w:author="Massiel Nayibe Moreno Ladino" w:date="2025-01-15T13:00:00Z" w16du:dateUtc="2025-01-15T18:00:00Z">
            <w:rPr/>
          </w:rPrChange>
        </w:rPr>
      </w:pPr>
      <w:r w:rsidRPr="00963ED8">
        <w:rPr>
          <w:lang w:val="es-CO"/>
          <w:rPrChange w:id="3040" w:author="Massiel Nayibe Moreno Ladino" w:date="2025-01-15T13:00:00Z" w16du:dateUtc="2025-01-15T18:00:00Z">
            <w:rPr/>
          </w:rPrChange>
        </w:rPr>
        <w:t>Hacer colectas, rifas y suscripciones o cualquier tipo de propaganda en el lugar de trabajo;</w:t>
      </w:r>
    </w:p>
    <w:p w14:paraId="54155E7A" w14:textId="77777777" w:rsidR="00441859" w:rsidRPr="00963ED8" w:rsidRDefault="00DE7F5C">
      <w:pPr>
        <w:pStyle w:val="Prrafodelista"/>
        <w:numPr>
          <w:ilvl w:val="0"/>
          <w:numId w:val="58"/>
        </w:numPr>
        <w:spacing w:before="120" w:line="360" w:lineRule="auto"/>
        <w:jc w:val="both"/>
        <w:rPr>
          <w:lang w:val="es-CO"/>
          <w:rPrChange w:id="3041" w:author="Massiel Nayibe Moreno Ladino" w:date="2025-01-15T13:00:00Z" w16du:dateUtc="2025-01-15T18:00:00Z">
            <w:rPr/>
          </w:rPrChange>
        </w:rPr>
      </w:pPr>
      <w:r w:rsidRPr="00963ED8">
        <w:rPr>
          <w:lang w:val="es-CO"/>
          <w:rPrChange w:id="3042" w:author="Massiel Nayibe Moreno Ladino" w:date="2025-01-15T13:00:00Z" w16du:dateUtc="2025-01-15T18:00:00Z">
            <w:rPr/>
          </w:rPrChange>
        </w:rPr>
        <w:t>Acortar la libertad de trabajar o no trabajar, de afiliarse o no a un sindicato, de permanecer en él o de jubilarse.</w:t>
      </w:r>
    </w:p>
    <w:p w14:paraId="52D663CF" w14:textId="77777777" w:rsidR="00441859" w:rsidRPr="00963ED8" w:rsidRDefault="00DE7F5C">
      <w:pPr>
        <w:pStyle w:val="Prrafodelista"/>
        <w:numPr>
          <w:ilvl w:val="0"/>
          <w:numId w:val="58"/>
        </w:numPr>
        <w:spacing w:before="120" w:line="360" w:lineRule="auto"/>
        <w:jc w:val="both"/>
        <w:rPr>
          <w:lang w:val="es-CO"/>
          <w:rPrChange w:id="3043" w:author="Massiel Nayibe Moreno Ladino" w:date="2025-01-15T13:00:00Z" w16du:dateUtc="2025-01-15T18:00:00Z">
            <w:rPr/>
          </w:rPrChange>
        </w:rPr>
      </w:pPr>
      <w:r w:rsidRPr="00963ED8">
        <w:rPr>
          <w:lang w:val="es-CO"/>
          <w:rPrChange w:id="3044" w:author="Massiel Nayibe Moreno Ladino" w:date="2025-01-15T13:00:00Z" w16du:dateUtc="2025-01-15T18:00:00Z">
            <w:rPr/>
          </w:rPrChange>
        </w:rPr>
        <w:t>Utilizar las herramientas o útiles proporcionados por el (empresario) en objetos distintos del trabajo contratado.</w:t>
      </w:r>
    </w:p>
    <w:p w14:paraId="05BFCED9" w14:textId="77777777" w:rsidR="00441859" w:rsidRDefault="00DE7F5C">
      <w:pPr>
        <w:pStyle w:val="Ttulo2"/>
        <w:numPr>
          <w:ilvl w:val="1"/>
          <w:numId w:val="82"/>
        </w:numPr>
      </w:pPr>
      <w:bookmarkStart w:id="3045" w:name="_Toc185435363"/>
      <w:r w:rsidRPr="004D6C31">
        <w:t xml:space="preserve">Periodo de prueba </w:t>
      </w:r>
      <w:bookmarkEnd w:id="3045"/>
    </w:p>
    <w:p w14:paraId="2A6F1BB9" w14:textId="77777777" w:rsidR="00441859" w:rsidRPr="00963ED8" w:rsidRDefault="00DE7F5C">
      <w:pPr>
        <w:spacing w:line="360" w:lineRule="auto"/>
        <w:jc w:val="both"/>
        <w:rPr>
          <w:lang w:val="es-CO"/>
          <w:rPrChange w:id="3046" w:author="Massiel Nayibe Moreno Ladino" w:date="2025-01-15T13:00:00Z" w16du:dateUtc="2025-01-15T18:00:00Z">
            <w:rPr/>
          </w:rPrChange>
        </w:rPr>
      </w:pPr>
      <w:r w:rsidRPr="00963ED8">
        <w:rPr>
          <w:lang w:val="es-CO"/>
          <w:rPrChange w:id="3047" w:author="Massiel Nayibe Moreno Ladino" w:date="2025-01-15T13:00:00Z" w16du:dateUtc="2025-01-15T18:00:00Z">
            <w:rPr/>
          </w:rPrChange>
        </w:rPr>
        <w:t>Todos los nuevos empleados están sujetos a un periodo de prueba de dos (2) meses para los contratos de duración indefinida y de una quinta parte de la duración del contrato para los contratos de duración determinada, de conformidad con el artículo 76 del Código Sustantivo de Trabajo. El período de prueba deberá estipularse por escrito conforme al artículo 77 del Código Sustantivo de Trabajo. Durante este periodo de prueba podrá cesar en sus servicios sin previo aviso. Una semana antes de la finalización del período de prueba, el candidato será evaluado y si no cumple con los requisitos del puesto podrá ser despedido al final de su período de prueba, sin previo aviso, pero tendrá derecho a la Prima y vacaciones proporcionales al número de meses de servicio y será compensado por todo el tiempo trabajado. Nota, cuando se celebren sucesivos contratos de trabajo entre el mismo empresario y el trabajador, la estipulación del periodo de prueba no será válida, salvo para el primer contrato (artículo 78 del Código Sustantivo de Trabajo).</w:t>
      </w:r>
    </w:p>
    <w:p w14:paraId="0387473A" w14:textId="77777777" w:rsidR="00441859" w:rsidRPr="00963ED8" w:rsidRDefault="00DE7F5C">
      <w:pPr>
        <w:spacing w:before="120" w:line="360" w:lineRule="auto"/>
        <w:jc w:val="both"/>
        <w:rPr>
          <w:lang w:val="es-CO"/>
          <w:rPrChange w:id="3048" w:author="Massiel Nayibe Moreno Ladino" w:date="2025-01-15T13:00:00Z" w16du:dateUtc="2025-01-15T18:00:00Z">
            <w:rPr/>
          </w:rPrChange>
        </w:rPr>
      </w:pPr>
      <w:r w:rsidRPr="00963ED8">
        <w:rPr>
          <w:lang w:val="es-CO"/>
          <w:rPrChange w:id="3049" w:author="Massiel Nayibe Moreno Ladino" w:date="2025-01-15T13:00:00Z" w16du:dateUtc="2025-01-15T18:00:00Z">
            <w:rPr/>
          </w:rPrChange>
        </w:rPr>
        <w:t>Durante el periodo de prueba, cada empleado recibirá dos (2) evaluaciones del rendimiento; una de ellas será verbal aproximadamente a mitad del periodo de prueba y la segunda será por escrito al final del mismo. Los resultados de esta evaluación determinarán si la persona se convertirá o no en miembro regular del equipo. El supervisor debe enviar la evaluación del proceso al DP para su información y a la unidad de RR.HH.</w:t>
      </w:r>
      <w:r w:rsidR="005321C8" w:rsidRPr="00963ED8">
        <w:rPr>
          <w:lang w:val="es-CO"/>
          <w:rPrChange w:id="3050" w:author="Massiel Nayibe Moreno Ladino" w:date="2025-01-15T13:00:00Z" w16du:dateUtc="2025-01-15T18:00:00Z">
            <w:rPr/>
          </w:rPrChange>
        </w:rPr>
        <w:t xml:space="preserve"> de la OC </w:t>
      </w:r>
      <w:r w:rsidRPr="00963ED8">
        <w:rPr>
          <w:lang w:val="es-CO"/>
          <w:rPrChange w:id="3051" w:author="Massiel Nayibe Moreno Ladino" w:date="2025-01-15T13:00:00Z" w16du:dateUtc="2025-01-15T18:00:00Z">
            <w:rPr/>
          </w:rPrChange>
        </w:rPr>
        <w:t xml:space="preserve">para que la añada a la carpeta del personal. En caso de que el empleado no supere la evaluación de prueba, el supervisor mantendrá una conversación con el DP y la </w:t>
      </w:r>
      <w:r w:rsidR="005321C8" w:rsidRPr="00963ED8">
        <w:rPr>
          <w:lang w:val="es-CO"/>
          <w:rPrChange w:id="3052" w:author="Massiel Nayibe Moreno Ladino" w:date="2025-01-15T13:00:00Z" w16du:dateUtc="2025-01-15T18:00:00Z">
            <w:rPr/>
          </w:rPrChange>
        </w:rPr>
        <w:t xml:space="preserve">FO </w:t>
      </w:r>
      <w:r w:rsidRPr="00963ED8">
        <w:rPr>
          <w:lang w:val="es-CO"/>
          <w:rPrChange w:id="3053" w:author="Massiel Nayibe Moreno Ladino" w:date="2025-01-15T13:00:00Z" w16du:dateUtc="2025-01-15T18:00:00Z">
            <w:rPr/>
          </w:rPrChange>
        </w:rPr>
        <w:t xml:space="preserve">HR, antes de la fecha límite. </w:t>
      </w:r>
      <w:r w:rsidR="00A56388" w:rsidRPr="00963ED8">
        <w:rPr>
          <w:lang w:val="es-CO"/>
          <w:rPrChange w:id="3054" w:author="Massiel Nayibe Moreno Ladino" w:date="2025-01-15T13:00:00Z" w16du:dateUtc="2025-01-15T18:00:00Z">
            <w:rPr/>
          </w:rPrChange>
        </w:rPr>
        <w:t xml:space="preserve">El supervisor deberá </w:t>
      </w:r>
      <w:r w:rsidR="00586354" w:rsidRPr="00963ED8">
        <w:rPr>
          <w:lang w:val="es-CO"/>
          <w:rPrChange w:id="3055" w:author="Massiel Nayibe Moreno Ladino" w:date="2025-01-15T13:00:00Z" w16du:dateUtc="2025-01-15T18:00:00Z">
            <w:rPr/>
          </w:rPrChange>
        </w:rPr>
        <w:t xml:space="preserve">rellenar </w:t>
      </w:r>
      <w:r w:rsidR="00AC26FF" w:rsidRPr="00963ED8">
        <w:rPr>
          <w:lang w:val="es-CO"/>
          <w:rPrChange w:id="3056" w:author="Massiel Nayibe Moreno Ladino" w:date="2025-01-15T13:00:00Z" w16du:dateUtc="2025-01-15T18:00:00Z">
            <w:rPr/>
          </w:rPrChange>
        </w:rPr>
        <w:t xml:space="preserve">el </w:t>
      </w:r>
      <w:r>
        <w:fldChar w:fldCharType="begin"/>
      </w:r>
      <w:r w:rsidRPr="00963ED8">
        <w:rPr>
          <w:lang w:val="es-CO"/>
          <w:rPrChange w:id="3057" w:author="Massiel Nayibe Moreno Ladino" w:date="2025-01-15T13:00:00Z" w16du:dateUtc="2025-01-15T18:00:00Z">
            <w:rPr/>
          </w:rPrChange>
        </w:rPr>
        <w:instrText>HYPERLINK "https://partnersnet107.sharepoint.com/:f:/s/FA/EpMMakkJK4tHkBGDlkAZwD8Bl-dlYNTjyGq8bRGGAM9rBg?e=UoS1Sh"</w:instrText>
      </w:r>
      <w:r>
        <w:fldChar w:fldCharType="separate"/>
      </w:r>
      <w:r w:rsidRPr="00963ED8">
        <w:rPr>
          <w:rStyle w:val="Hipervnculo"/>
          <w:lang w:val="es-CO"/>
          <w:rPrChange w:id="3058" w:author="Massiel Nayibe Moreno Ladino" w:date="2025-01-15T13:00:00Z" w16du:dateUtc="2025-01-15T18:00:00Z">
            <w:rPr>
              <w:rStyle w:val="Hipervnculo"/>
            </w:rPr>
          </w:rPrChange>
        </w:rPr>
        <w:t>formulario de evaluación del periodo de prueba</w:t>
      </w:r>
      <w:r>
        <w:fldChar w:fldCharType="end"/>
      </w:r>
      <w:r w:rsidRPr="00963ED8">
        <w:rPr>
          <w:lang w:val="es-CO"/>
          <w:rPrChange w:id="3059" w:author="Massiel Nayibe Moreno Ladino" w:date="2025-01-15T13:00:00Z" w16du:dateUtc="2025-01-15T18:00:00Z">
            <w:rPr/>
          </w:rPrChange>
        </w:rPr>
        <w:t>.</w:t>
      </w:r>
    </w:p>
    <w:p w14:paraId="77C42654" w14:textId="77777777" w:rsidR="00441859" w:rsidRPr="00963ED8" w:rsidRDefault="00DE7F5C">
      <w:pPr>
        <w:pStyle w:val="Ttulo2"/>
        <w:numPr>
          <w:ilvl w:val="1"/>
          <w:numId w:val="82"/>
        </w:numPr>
        <w:rPr>
          <w:lang w:val="es-CO"/>
          <w:rPrChange w:id="3060" w:author="Massiel Nayibe Moreno Ladino" w:date="2025-01-15T13:00:00Z" w16du:dateUtc="2025-01-15T18:00:00Z">
            <w:rPr/>
          </w:rPrChange>
        </w:rPr>
      </w:pPr>
      <w:bookmarkStart w:id="3061" w:name="_Toc185435364"/>
      <w:r w:rsidRPr="00963ED8">
        <w:rPr>
          <w:lang w:val="es-CO"/>
          <w:rPrChange w:id="3062" w:author="Massiel Nayibe Moreno Ladino" w:date="2025-01-15T13:00:00Z" w16du:dateUtc="2025-01-15T18:00:00Z">
            <w:rPr/>
          </w:rPrChange>
        </w:rPr>
        <w:lastRenderedPageBreak/>
        <w:t xml:space="preserve">Rescisión </w:t>
      </w:r>
      <w:r w:rsidR="003665FF" w:rsidRPr="00963ED8">
        <w:rPr>
          <w:lang w:val="es-CO"/>
          <w:rPrChange w:id="3063" w:author="Massiel Nayibe Moreno Ladino" w:date="2025-01-15T13:00:00Z" w16du:dateUtc="2025-01-15T18:00:00Z">
            <w:rPr/>
          </w:rPrChange>
        </w:rPr>
        <w:t xml:space="preserve">y suspensión </w:t>
      </w:r>
      <w:r w:rsidRPr="00963ED8">
        <w:rPr>
          <w:lang w:val="es-CO"/>
          <w:rPrChange w:id="3064" w:author="Massiel Nayibe Moreno Ladino" w:date="2025-01-15T13:00:00Z" w16du:dateUtc="2025-01-15T18:00:00Z">
            <w:rPr/>
          </w:rPrChange>
        </w:rPr>
        <w:t>del contrato laboral</w:t>
      </w:r>
      <w:bookmarkEnd w:id="3061"/>
    </w:p>
    <w:p w14:paraId="3AFF4F70" w14:textId="77777777" w:rsidR="00441859" w:rsidRPr="00963ED8" w:rsidRDefault="00DE7F5C">
      <w:pPr>
        <w:spacing w:line="360" w:lineRule="auto"/>
        <w:jc w:val="both"/>
        <w:rPr>
          <w:lang w:val="es-CO"/>
          <w:rPrChange w:id="3065" w:author="Massiel Nayibe Moreno Ladino" w:date="2025-01-15T13:00:00Z" w16du:dateUtc="2025-01-15T18:00:00Z">
            <w:rPr/>
          </w:rPrChange>
        </w:rPr>
      </w:pPr>
      <w:r w:rsidRPr="00963ED8">
        <w:rPr>
          <w:lang w:val="es-CO"/>
          <w:rPrChange w:id="3066" w:author="Massiel Nayibe Moreno Ladino" w:date="2025-01-15T13:00:00Z" w16du:dateUtc="2025-01-15T18:00:00Z">
            <w:rPr/>
          </w:rPrChange>
        </w:rPr>
        <w:t xml:space="preserve">Los contratos de trabajo pueden terminarse totalmente o suspenderse por un período de tiempo en determinadas circunstancias. </w:t>
      </w:r>
      <w:r w:rsidR="00916E25" w:rsidRPr="00963ED8">
        <w:rPr>
          <w:lang w:val="es-CO"/>
          <w:rPrChange w:id="3067" w:author="Massiel Nayibe Moreno Ladino" w:date="2025-01-15T13:00:00Z" w16du:dateUtc="2025-01-15T18:00:00Z">
            <w:rPr/>
          </w:rPrChange>
        </w:rPr>
        <w:t xml:space="preserve">La terminación y suspensión de los contratos de trabajo en Colombia </w:t>
      </w:r>
      <w:r w:rsidR="00D8202D" w:rsidRPr="00963ED8">
        <w:rPr>
          <w:lang w:val="es-CO"/>
          <w:rPrChange w:id="3068" w:author="Massiel Nayibe Moreno Ladino" w:date="2025-01-15T13:00:00Z" w16du:dateUtc="2025-01-15T18:00:00Z">
            <w:rPr/>
          </w:rPrChange>
        </w:rPr>
        <w:t xml:space="preserve">se regirá por las leyes y la jurisprudencia laboral, por lo que </w:t>
      </w:r>
      <w:r w:rsidR="00344355" w:rsidRPr="00963ED8">
        <w:rPr>
          <w:lang w:val="es-CO"/>
          <w:rPrChange w:id="3069" w:author="Massiel Nayibe Moreno Ladino" w:date="2025-01-15T13:00:00Z" w16du:dateUtc="2025-01-15T18:00:00Z">
            <w:rPr/>
          </w:rPrChange>
        </w:rPr>
        <w:t xml:space="preserve">se aplicarán las reglas establecidas por el </w:t>
      </w:r>
      <w:r w:rsidR="00FE4223" w:rsidRPr="00963ED8">
        <w:rPr>
          <w:lang w:val="es-CO"/>
          <w:rPrChange w:id="3070" w:author="Massiel Nayibe Moreno Ladino" w:date="2025-01-15T13:00:00Z" w16du:dateUtc="2025-01-15T18:00:00Z">
            <w:rPr/>
          </w:rPrChange>
        </w:rPr>
        <w:t>Código Sustantivo de Trabajo</w:t>
      </w:r>
      <w:r w:rsidR="00744154" w:rsidRPr="00963ED8">
        <w:rPr>
          <w:lang w:val="es-CO"/>
          <w:rPrChange w:id="3071" w:author="Massiel Nayibe Moreno Ladino" w:date="2025-01-15T13:00:00Z" w16du:dateUtc="2025-01-15T18:00:00Z">
            <w:rPr/>
          </w:rPrChange>
        </w:rPr>
        <w:t xml:space="preserve">. </w:t>
      </w:r>
    </w:p>
    <w:p w14:paraId="6F975D51" w14:textId="77777777" w:rsidR="00441859" w:rsidRPr="00963ED8" w:rsidRDefault="00DE7F5C">
      <w:pPr>
        <w:pStyle w:val="Ttulo3"/>
        <w:rPr>
          <w:lang w:val="es-CO"/>
          <w:rPrChange w:id="3072" w:author="Massiel Nayibe Moreno Ladino" w:date="2025-01-15T13:01:00Z" w16du:dateUtc="2025-01-15T18:01:00Z">
            <w:rPr/>
          </w:rPrChange>
        </w:rPr>
      </w:pPr>
      <w:bookmarkStart w:id="3073" w:name="_Toc185435365"/>
      <w:r w:rsidRPr="00963ED8">
        <w:rPr>
          <w:rStyle w:val="Ttulo3Car"/>
          <w:b/>
          <w:bCs/>
          <w:lang w:val="es-CO"/>
          <w:rPrChange w:id="3074" w:author="Massiel Nayibe Moreno Ladino" w:date="2025-01-15T13:01:00Z" w16du:dateUtc="2025-01-15T18:01:00Z">
            <w:rPr>
              <w:rStyle w:val="Ttulo3Car"/>
              <w:b/>
              <w:bCs/>
            </w:rPr>
          </w:rPrChange>
        </w:rPr>
        <w:t>8.</w:t>
      </w:r>
      <w:r w:rsidR="006820A3" w:rsidRPr="00963ED8">
        <w:rPr>
          <w:rStyle w:val="Ttulo3Car"/>
          <w:b/>
          <w:bCs/>
          <w:lang w:val="es-CO"/>
          <w:rPrChange w:id="3075" w:author="Massiel Nayibe Moreno Ladino" w:date="2025-01-15T13:01:00Z" w16du:dateUtc="2025-01-15T18:01:00Z">
            <w:rPr>
              <w:rStyle w:val="Ttulo3Car"/>
              <w:b/>
              <w:bCs/>
            </w:rPr>
          </w:rPrChange>
        </w:rPr>
        <w:t>14</w:t>
      </w:r>
      <w:r w:rsidRPr="00963ED8">
        <w:rPr>
          <w:rStyle w:val="Ttulo3Car"/>
          <w:b/>
          <w:bCs/>
          <w:lang w:val="es-CO"/>
          <w:rPrChange w:id="3076" w:author="Massiel Nayibe Moreno Ladino" w:date="2025-01-15T13:01:00Z" w16du:dateUtc="2025-01-15T18:01:00Z">
            <w:rPr>
              <w:rStyle w:val="Ttulo3Car"/>
              <w:b/>
              <w:bCs/>
            </w:rPr>
          </w:rPrChange>
        </w:rPr>
        <w:t xml:space="preserve">.1 </w:t>
      </w:r>
      <w:r w:rsidR="00FE10BF" w:rsidRPr="00963ED8">
        <w:rPr>
          <w:rStyle w:val="Ttulo3Car"/>
          <w:b/>
          <w:bCs/>
          <w:lang w:val="es-CO"/>
          <w:rPrChange w:id="3077" w:author="Massiel Nayibe Moreno Ladino" w:date="2025-01-15T13:01:00Z" w16du:dateUtc="2025-01-15T18:01:00Z">
            <w:rPr>
              <w:rStyle w:val="Ttulo3Car"/>
              <w:b/>
              <w:bCs/>
            </w:rPr>
          </w:rPrChange>
        </w:rPr>
        <w:t xml:space="preserve">Suspensión </w:t>
      </w:r>
      <w:r w:rsidR="003665FF" w:rsidRPr="00963ED8">
        <w:rPr>
          <w:rStyle w:val="Ttulo3Car"/>
          <w:b/>
          <w:bCs/>
          <w:lang w:val="es-CO"/>
          <w:rPrChange w:id="3078" w:author="Massiel Nayibe Moreno Ladino" w:date="2025-01-15T13:01:00Z" w16du:dateUtc="2025-01-15T18:01:00Z">
            <w:rPr>
              <w:rStyle w:val="Ttulo3Car"/>
              <w:b/>
              <w:bCs/>
            </w:rPr>
          </w:rPrChange>
        </w:rPr>
        <w:t xml:space="preserve">Temporal </w:t>
      </w:r>
      <w:r w:rsidR="00FE10BF" w:rsidRPr="00963ED8">
        <w:rPr>
          <w:rStyle w:val="Ttulo3Car"/>
          <w:b/>
          <w:bCs/>
          <w:lang w:val="es-CO"/>
          <w:rPrChange w:id="3079" w:author="Massiel Nayibe Moreno Ladino" w:date="2025-01-15T13:01:00Z" w16du:dateUtc="2025-01-15T18:01:00Z">
            <w:rPr>
              <w:rStyle w:val="Ttulo3Car"/>
              <w:b/>
              <w:bCs/>
            </w:rPr>
          </w:rPrChange>
        </w:rPr>
        <w:t>del Contrato de Trabajo sin Responsabilidad para las Partes</w:t>
      </w:r>
      <w:bookmarkEnd w:id="3073"/>
    </w:p>
    <w:p w14:paraId="1CE3E044" w14:textId="77777777" w:rsidR="00441859" w:rsidRPr="00963ED8" w:rsidRDefault="00DE7F5C">
      <w:pPr>
        <w:spacing w:line="360" w:lineRule="auto"/>
        <w:jc w:val="both"/>
        <w:rPr>
          <w:lang w:val="es-CO"/>
          <w:rPrChange w:id="3080" w:author="Massiel Nayibe Moreno Ladino" w:date="2025-01-15T13:01:00Z" w16du:dateUtc="2025-01-15T18:01:00Z">
            <w:rPr/>
          </w:rPrChange>
        </w:rPr>
      </w:pPr>
      <w:r w:rsidRPr="00963ED8">
        <w:rPr>
          <w:lang w:val="es-CO"/>
          <w:rPrChange w:id="3081" w:author="Massiel Nayibe Moreno Ladino" w:date="2025-01-15T13:01:00Z" w16du:dateUtc="2025-01-15T18:01:00Z">
            <w:rPr/>
          </w:rPrChange>
        </w:rPr>
        <w:t xml:space="preserve">El contrato de trabajo puede suspenderse en los términos del artículo 51 del </w:t>
      </w:r>
      <w:r w:rsidR="00936498" w:rsidRPr="00963ED8">
        <w:rPr>
          <w:lang w:val="es-CO"/>
          <w:rPrChange w:id="3082" w:author="Massiel Nayibe Moreno Ladino" w:date="2025-01-15T13:01:00Z" w16du:dateUtc="2025-01-15T18:01:00Z">
            <w:rPr/>
          </w:rPrChange>
        </w:rPr>
        <w:t>Código Sustantivo de Trabajo</w:t>
      </w:r>
      <w:r w:rsidRPr="00963ED8">
        <w:rPr>
          <w:lang w:val="es-CO"/>
          <w:rPrChange w:id="3083" w:author="Massiel Nayibe Moreno Ladino" w:date="2025-01-15T13:01:00Z" w16du:dateUtc="2025-01-15T18:01:00Z">
            <w:rPr/>
          </w:rPrChange>
        </w:rPr>
        <w:t>, de la siguiente manera:</w:t>
      </w:r>
    </w:p>
    <w:p w14:paraId="6D1F63A5" w14:textId="77777777" w:rsidR="00441859" w:rsidRPr="00963ED8" w:rsidRDefault="00DE7F5C">
      <w:pPr>
        <w:pStyle w:val="Prrafodelista"/>
        <w:numPr>
          <w:ilvl w:val="0"/>
          <w:numId w:val="55"/>
        </w:numPr>
        <w:spacing w:line="360" w:lineRule="auto"/>
        <w:jc w:val="both"/>
        <w:rPr>
          <w:lang w:val="es-CO"/>
          <w:rPrChange w:id="3084" w:author="Massiel Nayibe Moreno Ladino" w:date="2025-01-15T13:01:00Z" w16du:dateUtc="2025-01-15T18:01:00Z">
            <w:rPr/>
          </w:rPrChange>
        </w:rPr>
      </w:pPr>
      <w:r w:rsidRPr="00963ED8">
        <w:rPr>
          <w:lang w:val="es-CO"/>
          <w:rPrChange w:id="3085" w:author="Massiel Nayibe Moreno Ladino" w:date="2025-01-15T13:01:00Z" w16du:dateUtc="2025-01-15T18:01:00Z">
            <w:rPr/>
          </w:rPrChange>
        </w:rPr>
        <w:t>Debido a un accidente inevitable o a un hecho fortuito que impide temporalmente su ejecución.</w:t>
      </w:r>
    </w:p>
    <w:p w14:paraId="683EB410" w14:textId="77777777" w:rsidR="00441859" w:rsidRPr="00963ED8" w:rsidRDefault="00DE7F5C">
      <w:pPr>
        <w:pStyle w:val="Prrafodelista"/>
        <w:numPr>
          <w:ilvl w:val="0"/>
          <w:numId w:val="55"/>
        </w:numPr>
        <w:spacing w:line="360" w:lineRule="auto"/>
        <w:jc w:val="both"/>
        <w:rPr>
          <w:lang w:val="es-CO"/>
          <w:rPrChange w:id="3086" w:author="Massiel Nayibe Moreno Ladino" w:date="2025-01-15T13:01:00Z" w16du:dateUtc="2025-01-15T18:01:00Z">
            <w:rPr/>
          </w:rPrChange>
        </w:rPr>
      </w:pPr>
      <w:r w:rsidRPr="00963ED8">
        <w:rPr>
          <w:lang w:val="es-CO"/>
          <w:rPrChange w:id="3087" w:author="Massiel Nayibe Moreno Ladino" w:date="2025-01-15T13:01:00Z" w16du:dateUtc="2025-01-15T18:01:00Z">
            <w:rPr/>
          </w:rPrChange>
        </w:rPr>
        <w:t>Por fallecimiento o inhabilitación del empresario</w:t>
      </w:r>
      <w:r w:rsidR="00A34620" w:rsidRPr="00963ED8">
        <w:rPr>
          <w:lang w:val="es-CO"/>
          <w:rPrChange w:id="3088" w:author="Massiel Nayibe Moreno Ladino" w:date="2025-01-15T13:01:00Z" w16du:dateUtc="2025-01-15T18:01:00Z">
            <w:rPr/>
          </w:rPrChange>
        </w:rPr>
        <w:t>.</w:t>
      </w:r>
    </w:p>
    <w:p w14:paraId="488EC538" w14:textId="77777777" w:rsidR="00441859" w:rsidRPr="00963ED8" w:rsidRDefault="00DE7F5C">
      <w:pPr>
        <w:pStyle w:val="Prrafodelista"/>
        <w:numPr>
          <w:ilvl w:val="0"/>
          <w:numId w:val="55"/>
        </w:numPr>
        <w:spacing w:line="360" w:lineRule="auto"/>
        <w:jc w:val="both"/>
        <w:rPr>
          <w:lang w:val="es-CO"/>
          <w:rPrChange w:id="3089" w:author="Massiel Nayibe Moreno Ladino" w:date="2025-01-15T13:01:00Z" w16du:dateUtc="2025-01-15T18:01:00Z">
            <w:rPr/>
          </w:rPrChange>
        </w:rPr>
      </w:pPr>
      <w:r w:rsidRPr="00963ED8">
        <w:rPr>
          <w:lang w:val="es-CO"/>
          <w:rPrChange w:id="3090" w:author="Massiel Nayibe Moreno Ladino" w:date="2025-01-15T13:01:00Z" w16du:dateUtc="2025-01-15T18:01:00Z">
            <w:rPr/>
          </w:rPrChange>
        </w:rPr>
        <w:t>Por suspensión de actividades o cierre temporal de la empresa, establecimiento o negocio, total o parcial, hasta por ciento veinte (120) días por razones técnicas, económicas o cualquier otra independiente de la voluntad del empleador, previa autorización del Ministerio. El empleador deberá informar por escrito a sus trabajadores de la solicitud que se eleve al respecto.</w:t>
      </w:r>
    </w:p>
    <w:p w14:paraId="2830D567" w14:textId="77777777" w:rsidR="00441859" w:rsidRPr="00963ED8" w:rsidRDefault="00DE7F5C">
      <w:pPr>
        <w:pStyle w:val="Prrafodelista"/>
        <w:numPr>
          <w:ilvl w:val="0"/>
          <w:numId w:val="55"/>
        </w:numPr>
        <w:spacing w:line="360" w:lineRule="auto"/>
        <w:jc w:val="both"/>
        <w:rPr>
          <w:lang w:val="es-CO"/>
          <w:rPrChange w:id="3091" w:author="Massiel Nayibe Moreno Ladino" w:date="2025-01-15T13:01:00Z" w16du:dateUtc="2025-01-15T18:01:00Z">
            <w:rPr/>
          </w:rPrChange>
        </w:rPr>
      </w:pPr>
      <w:r w:rsidRPr="00963ED8">
        <w:rPr>
          <w:lang w:val="es-CO"/>
          <w:rPrChange w:id="3092" w:author="Massiel Nayibe Moreno Ladino" w:date="2025-01-15T13:01:00Z" w16du:dateUtc="2025-01-15T18:01:00Z">
            <w:rPr/>
          </w:rPrChange>
        </w:rPr>
        <w:t>Por permiso temporal concedido por el empresario al trabajador o por suspensión disciplinaria.</w:t>
      </w:r>
    </w:p>
    <w:p w14:paraId="7477A502" w14:textId="77777777" w:rsidR="00441859" w:rsidRPr="00963ED8" w:rsidRDefault="00DE7F5C">
      <w:pPr>
        <w:pStyle w:val="Prrafodelista"/>
        <w:numPr>
          <w:ilvl w:val="0"/>
          <w:numId w:val="55"/>
        </w:numPr>
        <w:spacing w:line="360" w:lineRule="auto"/>
        <w:jc w:val="both"/>
        <w:rPr>
          <w:lang w:val="es-CO"/>
          <w:rPrChange w:id="3093" w:author="Massiel Nayibe Moreno Ladino" w:date="2025-01-15T13:01:00Z" w16du:dateUtc="2025-01-15T18:01:00Z">
            <w:rPr/>
          </w:rPrChange>
        </w:rPr>
      </w:pPr>
      <w:r w:rsidRPr="00963ED8">
        <w:rPr>
          <w:lang w:val="es-CO"/>
          <w:rPrChange w:id="3094" w:author="Massiel Nayibe Moreno Ladino" w:date="2025-01-15T13:01:00Z" w16du:dateUtc="2025-01-15T18:01:00Z">
            <w:rPr/>
          </w:rPrChange>
        </w:rPr>
        <w:t>Porque el trabajador es llamado a prestar servicio militar. En este caso, el empleador está obligado a retener el puesto del trabajador hasta treinta (30) días después de finalizado el servicio. Dentro de este plazo el trabajador podrá reincorporarse a sus tareas, cuando lo estime conveniente, estando obligado el empleador a admitirlo tan pronto gestione su reincorporación.</w:t>
      </w:r>
    </w:p>
    <w:p w14:paraId="2D0240B4" w14:textId="77777777" w:rsidR="00441859" w:rsidRPr="00963ED8" w:rsidRDefault="00DE7F5C">
      <w:pPr>
        <w:pStyle w:val="Prrafodelista"/>
        <w:numPr>
          <w:ilvl w:val="0"/>
          <w:numId w:val="55"/>
        </w:numPr>
        <w:spacing w:line="360" w:lineRule="auto"/>
        <w:jc w:val="both"/>
        <w:rPr>
          <w:lang w:val="es-CO"/>
          <w:rPrChange w:id="3095" w:author="Massiel Nayibe Moreno Ladino" w:date="2025-01-15T13:01:00Z" w16du:dateUtc="2025-01-15T18:01:00Z">
            <w:rPr/>
          </w:rPrChange>
        </w:rPr>
      </w:pPr>
      <w:r w:rsidRPr="00963ED8">
        <w:rPr>
          <w:lang w:val="es-CO"/>
          <w:rPrChange w:id="3096" w:author="Massiel Nayibe Moreno Ladino" w:date="2025-01-15T13:01:00Z" w16du:dateUtc="2025-01-15T18:01:00Z">
            <w:rPr/>
          </w:rPrChange>
        </w:rPr>
        <w:t>Por detención preventiva o por arresto correctivo del trabajador que no exceda de ocho (8) días y cuya causa no justifique la extinción del contrato.</w:t>
      </w:r>
    </w:p>
    <w:p w14:paraId="4A790059" w14:textId="77777777" w:rsidR="00441859" w:rsidRDefault="00DE7F5C">
      <w:pPr>
        <w:pStyle w:val="Prrafodelista"/>
        <w:numPr>
          <w:ilvl w:val="0"/>
          <w:numId w:val="55"/>
        </w:numPr>
        <w:spacing w:line="360" w:lineRule="auto"/>
        <w:jc w:val="both"/>
      </w:pPr>
      <w:r w:rsidRPr="00EC4E32">
        <w:t>Por huelga declarada legalmente</w:t>
      </w:r>
      <w:r w:rsidR="00A34620">
        <w:t>.</w:t>
      </w:r>
    </w:p>
    <w:p w14:paraId="128CF486" w14:textId="77777777" w:rsidR="00EC4E32" w:rsidRPr="00EC4E32" w:rsidRDefault="00EC4E32" w:rsidP="00E767D4">
      <w:pPr>
        <w:pStyle w:val="Prrafodelista"/>
        <w:spacing w:line="360" w:lineRule="auto"/>
        <w:jc w:val="both"/>
      </w:pPr>
    </w:p>
    <w:p w14:paraId="1F0F30B3" w14:textId="77777777" w:rsidR="00441859" w:rsidRPr="00963ED8" w:rsidRDefault="00DE7F5C">
      <w:pPr>
        <w:spacing w:line="360" w:lineRule="auto"/>
        <w:jc w:val="both"/>
        <w:rPr>
          <w:lang w:val="es-CO"/>
          <w:rPrChange w:id="3097" w:author="Massiel Nayibe Moreno Ladino" w:date="2025-01-15T13:01:00Z" w16du:dateUtc="2025-01-15T18:01:00Z">
            <w:rPr/>
          </w:rPrChange>
        </w:rPr>
      </w:pPr>
      <w:r w:rsidRPr="00963ED8">
        <w:rPr>
          <w:lang w:val="es-CO"/>
          <w:rPrChange w:id="3098" w:author="Massiel Nayibe Moreno Ladino" w:date="2025-01-15T13:01:00Z" w16du:dateUtc="2025-01-15T18:01:00Z">
            <w:rPr/>
          </w:rPrChange>
        </w:rPr>
        <w:t xml:space="preserve">Desaparecidas las causas de la suspensión temporal del trabajo, el </w:t>
      </w:r>
      <w:r w:rsidR="008834EB" w:rsidRPr="00963ED8">
        <w:rPr>
          <w:lang w:val="es-CO"/>
          <w:rPrChange w:id="3099" w:author="Massiel Nayibe Moreno Ladino" w:date="2025-01-15T13:01:00Z" w16du:dateUtc="2025-01-15T18:01:00Z">
            <w:rPr/>
          </w:rPrChange>
        </w:rPr>
        <w:t>(</w:t>
      </w:r>
      <w:r w:rsidRPr="00963ED8">
        <w:rPr>
          <w:lang w:val="es-CO"/>
          <w:rPrChange w:id="3100" w:author="Massiel Nayibe Moreno Ladino" w:date="2025-01-15T13:01:00Z" w16du:dateUtc="2025-01-15T18:01:00Z">
            <w:rPr/>
          </w:rPrChange>
        </w:rPr>
        <w:t>empleador</w:t>
      </w:r>
      <w:r w:rsidR="008834EB" w:rsidRPr="00963ED8">
        <w:rPr>
          <w:lang w:val="es-CO"/>
          <w:rPrChange w:id="3101" w:author="Massiel Nayibe Moreno Ladino" w:date="2025-01-15T13:01:00Z" w16du:dateUtc="2025-01-15T18:01:00Z">
            <w:rPr/>
          </w:rPrChange>
        </w:rPr>
        <w:t xml:space="preserve">) </w:t>
      </w:r>
      <w:r w:rsidRPr="00963ED8">
        <w:rPr>
          <w:lang w:val="es-CO"/>
          <w:rPrChange w:id="3102" w:author="Massiel Nayibe Moreno Ladino" w:date="2025-01-15T13:01:00Z" w16du:dateUtc="2025-01-15T18:01:00Z">
            <w:rPr/>
          </w:rPrChange>
        </w:rPr>
        <w:t xml:space="preserve">deberá notificar a los trabajadores, en los casos en que se trate de los tres (3) ordinales primeros del artículo anterior, </w:t>
      </w:r>
      <w:r w:rsidRPr="00963ED8">
        <w:rPr>
          <w:lang w:val="es-CO"/>
          <w:rPrChange w:id="3103" w:author="Massiel Nayibe Moreno Ladino" w:date="2025-01-15T13:01:00Z" w16du:dateUtc="2025-01-15T18:01:00Z">
            <w:rPr/>
          </w:rPrChange>
        </w:rPr>
        <w:lastRenderedPageBreak/>
        <w:t>la fecha de reanudación del trabajo, mediante notificación personal o avisos publicados no menos de dos veces en un diario de la localidad, debiendo admitir en sus ocupaciones anteriores a todos los trabajadores que se presenten dentro de los tres (3) días siguientes a la notificación o aviso.</w:t>
      </w:r>
    </w:p>
    <w:p w14:paraId="1104A334" w14:textId="77777777" w:rsidR="00523A3A" w:rsidRPr="00963ED8" w:rsidRDefault="00523A3A" w:rsidP="00E767D4">
      <w:pPr>
        <w:spacing w:line="360" w:lineRule="auto"/>
        <w:jc w:val="both"/>
        <w:rPr>
          <w:lang w:val="es-CO"/>
          <w:rPrChange w:id="3104" w:author="Massiel Nayibe Moreno Ladino" w:date="2025-01-15T13:01:00Z" w16du:dateUtc="2025-01-15T18:01:00Z">
            <w:rPr/>
          </w:rPrChange>
        </w:rPr>
      </w:pPr>
    </w:p>
    <w:p w14:paraId="24CBF8C1" w14:textId="77777777" w:rsidR="00441859" w:rsidRPr="00963ED8" w:rsidRDefault="00DE7F5C">
      <w:pPr>
        <w:spacing w:line="360" w:lineRule="auto"/>
        <w:jc w:val="both"/>
        <w:rPr>
          <w:lang w:val="es-CO"/>
          <w:rPrChange w:id="3105" w:author="Massiel Nayibe Moreno Ladino" w:date="2025-01-15T13:01:00Z" w16du:dateUtc="2025-01-15T18:01:00Z">
            <w:rPr/>
          </w:rPrChange>
        </w:rPr>
      </w:pPr>
      <w:r w:rsidRPr="00963ED8">
        <w:rPr>
          <w:lang w:val="es-CO"/>
          <w:rPrChange w:id="3106" w:author="Massiel Nayibe Moreno Ladino" w:date="2025-01-15T13:01:00Z" w16du:dateUtc="2025-01-15T18:01:00Z">
            <w:rPr/>
          </w:rPrChange>
        </w:rPr>
        <w:t xml:space="preserve">Durante el período de las suspensiones contempladas en el artículo 51, se interrumpe para el trabajador la obligación de prestar el servicio prometido, y para el empleador, la de pagar los salarios de esos períodos, pero durante la suspensión son pagados por el empleador, además de las obligaciones nacidas con anterioridad, las que le correspondan por muerte o enfermedad de los trabajadores. Estos periodos de suspensión pueden ser descontados por el </w:t>
      </w:r>
      <w:r w:rsidR="006F5D61" w:rsidRPr="00963ED8">
        <w:rPr>
          <w:lang w:val="es-CO"/>
          <w:rPrChange w:id="3107" w:author="Massiel Nayibe Moreno Ladino" w:date="2025-01-15T13:01:00Z" w16du:dateUtc="2025-01-15T18:01:00Z">
            <w:rPr/>
          </w:rPrChange>
        </w:rPr>
        <w:t>(</w:t>
      </w:r>
      <w:r w:rsidRPr="00963ED8">
        <w:rPr>
          <w:lang w:val="es-CO"/>
          <w:rPrChange w:id="3108" w:author="Massiel Nayibe Moreno Ladino" w:date="2025-01-15T13:01:00Z" w16du:dateUtc="2025-01-15T18:01:00Z">
            <w:rPr/>
          </w:rPrChange>
        </w:rPr>
        <w:t xml:space="preserve">empleador) al liquidar vacaciones, </w:t>
      </w:r>
      <w:r w:rsidR="002A64F5" w:rsidRPr="00963ED8">
        <w:rPr>
          <w:lang w:val="es-CO"/>
          <w:rPrChange w:id="3109" w:author="Massiel Nayibe Moreno Ladino" w:date="2025-01-15T13:01:00Z" w16du:dateUtc="2025-01-15T18:01:00Z">
            <w:rPr/>
          </w:rPrChange>
        </w:rPr>
        <w:t xml:space="preserve">despidos </w:t>
      </w:r>
      <w:r w:rsidRPr="00963ED8">
        <w:rPr>
          <w:lang w:val="es-CO"/>
          <w:rPrChange w:id="3110" w:author="Massiel Nayibe Moreno Ladino" w:date="2025-01-15T13:01:00Z" w16du:dateUtc="2025-01-15T18:01:00Z">
            <w:rPr/>
          </w:rPrChange>
        </w:rPr>
        <w:t>y jubilaciones.</w:t>
      </w:r>
    </w:p>
    <w:p w14:paraId="4012C0A8" w14:textId="77777777" w:rsidR="00441859" w:rsidRPr="00963ED8" w:rsidRDefault="00DE7F5C">
      <w:pPr>
        <w:pStyle w:val="Ttulo3"/>
        <w:rPr>
          <w:lang w:val="es-CO"/>
          <w:rPrChange w:id="3111" w:author="Massiel Nayibe Moreno Ladino" w:date="2025-01-15T13:01:00Z" w16du:dateUtc="2025-01-15T18:01:00Z">
            <w:rPr/>
          </w:rPrChange>
        </w:rPr>
      </w:pPr>
      <w:bookmarkStart w:id="3112" w:name="_Toc185435366"/>
      <w:r w:rsidRPr="00963ED8">
        <w:rPr>
          <w:rStyle w:val="Ttulo3Car"/>
          <w:b/>
          <w:bCs/>
          <w:lang w:val="es-CO"/>
          <w:rPrChange w:id="3113" w:author="Massiel Nayibe Moreno Ladino" w:date="2025-01-15T13:01:00Z" w16du:dateUtc="2025-01-15T18:01:00Z">
            <w:rPr>
              <w:rStyle w:val="Ttulo3Car"/>
              <w:b/>
              <w:bCs/>
            </w:rPr>
          </w:rPrChange>
        </w:rPr>
        <w:t>8.</w:t>
      </w:r>
      <w:r w:rsidR="006820A3" w:rsidRPr="00963ED8">
        <w:rPr>
          <w:rStyle w:val="Ttulo3Car"/>
          <w:b/>
          <w:bCs/>
          <w:lang w:val="es-CO"/>
          <w:rPrChange w:id="3114" w:author="Massiel Nayibe Moreno Ladino" w:date="2025-01-15T13:01:00Z" w16du:dateUtc="2025-01-15T18:01:00Z">
            <w:rPr>
              <w:rStyle w:val="Ttulo3Car"/>
              <w:b/>
              <w:bCs/>
            </w:rPr>
          </w:rPrChange>
        </w:rPr>
        <w:t>14</w:t>
      </w:r>
      <w:r w:rsidRPr="00963ED8">
        <w:rPr>
          <w:rStyle w:val="Ttulo3Car"/>
          <w:b/>
          <w:bCs/>
          <w:lang w:val="es-CO"/>
          <w:rPrChange w:id="3115" w:author="Massiel Nayibe Moreno Ladino" w:date="2025-01-15T13:01:00Z" w16du:dateUtc="2025-01-15T18:01:00Z">
            <w:rPr>
              <w:rStyle w:val="Ttulo3Car"/>
              <w:b/>
              <w:bCs/>
            </w:rPr>
          </w:rPrChange>
        </w:rPr>
        <w:t xml:space="preserve">.2 </w:t>
      </w:r>
      <w:r w:rsidR="003665FF" w:rsidRPr="00963ED8">
        <w:rPr>
          <w:rStyle w:val="Ttulo3Car"/>
          <w:b/>
          <w:bCs/>
          <w:lang w:val="es-CO"/>
          <w:rPrChange w:id="3116" w:author="Massiel Nayibe Moreno Ladino" w:date="2025-01-15T13:01:00Z" w16du:dateUtc="2025-01-15T18:01:00Z">
            <w:rPr>
              <w:rStyle w:val="Ttulo3Car"/>
              <w:b/>
              <w:bCs/>
            </w:rPr>
          </w:rPrChange>
        </w:rPr>
        <w:t xml:space="preserve">Extinción del contrato laboral </w:t>
      </w:r>
      <w:bookmarkEnd w:id="3112"/>
    </w:p>
    <w:p w14:paraId="2A75BDE1" w14:textId="77777777" w:rsidR="00441859" w:rsidRPr="00963ED8" w:rsidRDefault="00DE7F5C">
      <w:pPr>
        <w:spacing w:after="120" w:line="360" w:lineRule="auto"/>
        <w:jc w:val="both"/>
        <w:rPr>
          <w:lang w:val="es-CO"/>
          <w:rPrChange w:id="3117" w:author="Massiel Nayibe Moreno Ladino" w:date="2025-01-15T13:01:00Z" w16du:dateUtc="2025-01-15T18:01:00Z">
            <w:rPr/>
          </w:rPrChange>
        </w:rPr>
      </w:pPr>
      <w:r w:rsidRPr="00963ED8">
        <w:rPr>
          <w:lang w:val="es-CO"/>
          <w:rPrChange w:id="3118" w:author="Massiel Nayibe Moreno Ladino" w:date="2025-01-15T13:01:00Z" w16du:dateUtc="2025-01-15T18:01:00Z">
            <w:rPr/>
          </w:rPrChange>
        </w:rPr>
        <w:t xml:space="preserve">De acuerdo con el artículo 61 del </w:t>
      </w:r>
      <w:r w:rsidR="00936498" w:rsidRPr="00963ED8">
        <w:rPr>
          <w:lang w:val="es-CO"/>
          <w:rPrChange w:id="3119" w:author="Massiel Nayibe Moreno Ladino" w:date="2025-01-15T13:01:00Z" w16du:dateUtc="2025-01-15T18:01:00Z">
            <w:rPr/>
          </w:rPrChange>
        </w:rPr>
        <w:t>Código Sustantivo de Trabajo</w:t>
      </w:r>
      <w:r w:rsidRPr="00963ED8">
        <w:rPr>
          <w:lang w:val="es-CO"/>
          <w:rPrChange w:id="3120" w:author="Massiel Nayibe Moreno Ladino" w:date="2025-01-15T13:01:00Z" w16du:dateUtc="2025-01-15T18:01:00Z">
            <w:rPr/>
          </w:rPrChange>
        </w:rPr>
        <w:t xml:space="preserve">, </w:t>
      </w:r>
      <w:r w:rsidR="00AE180D" w:rsidRPr="00963ED8">
        <w:rPr>
          <w:lang w:val="es-CO"/>
          <w:rPrChange w:id="3121" w:author="Massiel Nayibe Moreno Ladino" w:date="2025-01-15T13:01:00Z" w16du:dateUtc="2025-01-15T18:01:00Z">
            <w:rPr/>
          </w:rPrChange>
        </w:rPr>
        <w:t xml:space="preserve">existen </w:t>
      </w:r>
      <w:r w:rsidR="00E708E2" w:rsidRPr="00963ED8">
        <w:rPr>
          <w:lang w:val="es-CO"/>
          <w:rPrChange w:id="3122" w:author="Massiel Nayibe Moreno Ladino" w:date="2025-01-15T13:01:00Z" w16du:dateUtc="2025-01-15T18:01:00Z">
            <w:rPr/>
          </w:rPrChange>
        </w:rPr>
        <w:t xml:space="preserve">2 (dos) </w:t>
      </w:r>
      <w:r w:rsidR="00AE180D" w:rsidRPr="00963ED8">
        <w:rPr>
          <w:lang w:val="es-CO"/>
          <w:rPrChange w:id="3123" w:author="Massiel Nayibe Moreno Ladino" w:date="2025-01-15T13:01:00Z" w16du:dateUtc="2025-01-15T18:01:00Z">
            <w:rPr/>
          </w:rPrChange>
        </w:rPr>
        <w:t>formas en que se puede dar por terminado un contrato de trabajo.</w:t>
      </w:r>
      <w:r w:rsidR="004C1F8D" w:rsidRPr="00963ED8">
        <w:rPr>
          <w:lang w:val="es-CO"/>
          <w:rPrChange w:id="3124" w:author="Massiel Nayibe Moreno Ladino" w:date="2025-01-15T13:01:00Z" w16du:dateUtc="2025-01-15T18:01:00Z">
            <w:rPr/>
          </w:rPrChange>
        </w:rPr>
        <w:t xml:space="preserve"> Nótese que existen casos especiales en los que no es posible dar por terminado un contrato de trabajo sin la autorización del Ministerio de Trabajo o de un Juez de Trabajo, aún con justa causa:</w:t>
      </w:r>
    </w:p>
    <w:p w14:paraId="02023A35" w14:textId="77777777" w:rsidR="00441859" w:rsidRPr="00963ED8" w:rsidRDefault="00DE7F5C">
      <w:pPr>
        <w:pStyle w:val="Prrafodelista"/>
        <w:numPr>
          <w:ilvl w:val="0"/>
          <w:numId w:val="60"/>
        </w:numPr>
        <w:spacing w:after="120" w:line="360" w:lineRule="auto"/>
        <w:jc w:val="both"/>
        <w:rPr>
          <w:lang w:val="es-CO"/>
          <w:rPrChange w:id="3125" w:author="Massiel Nayibe Moreno Ladino" w:date="2025-01-15T13:01:00Z" w16du:dateUtc="2025-01-15T18:01:00Z">
            <w:rPr/>
          </w:rPrChange>
        </w:rPr>
      </w:pPr>
      <w:r w:rsidRPr="00963ED8">
        <w:rPr>
          <w:lang w:val="es-CO"/>
          <w:rPrChange w:id="3126" w:author="Massiel Nayibe Moreno Ladino" w:date="2025-01-15T13:01:00Z" w16du:dateUtc="2025-01-15T18:01:00Z">
            <w:rPr/>
          </w:rPrChange>
        </w:rPr>
        <w:t xml:space="preserve">Trabajadoras por cuenta ajena embarazadas o en periodo de lactancia durante un periodo de hasta seis meses (esta protección se extiende al padre/pareja de hecho que sea trabajador por cuenta ajena cuando la madre esté desempleada e incluida como beneficiaria suya en la Seguridad Social). </w:t>
      </w:r>
    </w:p>
    <w:p w14:paraId="2A7FB216" w14:textId="77777777" w:rsidR="00441859" w:rsidRPr="00963ED8" w:rsidRDefault="00DE7F5C">
      <w:pPr>
        <w:pStyle w:val="Prrafodelista"/>
        <w:numPr>
          <w:ilvl w:val="0"/>
          <w:numId w:val="60"/>
        </w:numPr>
        <w:spacing w:after="120" w:line="360" w:lineRule="auto"/>
        <w:jc w:val="both"/>
        <w:rPr>
          <w:lang w:val="es-CO"/>
          <w:rPrChange w:id="3127" w:author="Massiel Nayibe Moreno Ladino" w:date="2025-01-15T13:01:00Z" w16du:dateUtc="2025-01-15T18:01:00Z">
            <w:rPr/>
          </w:rPrChange>
        </w:rPr>
      </w:pPr>
      <w:r w:rsidRPr="00963ED8">
        <w:rPr>
          <w:lang w:val="es-CO"/>
          <w:rPrChange w:id="3128" w:author="Massiel Nayibe Moreno Ladino" w:date="2025-01-15T13:01:00Z" w16du:dateUtc="2025-01-15T18:01:00Z">
            <w:rPr/>
          </w:rPrChange>
        </w:rPr>
        <w:t xml:space="preserve">Empleados con discapacidad mental o física o económicamente vulnerables y en situación de debilidad manifiesta, incluidos los empleados </w:t>
      </w:r>
      <w:r w:rsidR="00E80565" w:rsidRPr="00963ED8">
        <w:rPr>
          <w:lang w:val="es-CO"/>
          <w:rPrChange w:id="3129" w:author="Massiel Nayibe Moreno Ladino" w:date="2025-01-15T13:01:00Z" w16du:dateUtc="2025-01-15T18:01:00Z">
            <w:rPr/>
          </w:rPrChange>
        </w:rPr>
        <w:t xml:space="preserve">cuyo </w:t>
      </w:r>
      <w:r w:rsidRPr="00963ED8">
        <w:rPr>
          <w:lang w:val="es-CO"/>
          <w:rPrChange w:id="3130" w:author="Massiel Nayibe Moreno Ladino" w:date="2025-01-15T13:01:00Z" w16du:dateUtc="2025-01-15T18:01:00Z">
            <w:rPr/>
          </w:rPrChange>
        </w:rPr>
        <w:t>estado de salud les limite sustancialmente para cumplir con sus obligaciones laborales</w:t>
      </w:r>
      <w:r w:rsidR="00E80565" w:rsidRPr="00963ED8">
        <w:rPr>
          <w:lang w:val="es-CO"/>
          <w:rPrChange w:id="3131" w:author="Massiel Nayibe Moreno Ladino" w:date="2025-01-15T13:01:00Z" w16du:dateUtc="2025-01-15T18:01:00Z">
            <w:rPr/>
          </w:rPrChange>
        </w:rPr>
        <w:t>.</w:t>
      </w:r>
    </w:p>
    <w:p w14:paraId="7FDFBD9F" w14:textId="77777777" w:rsidR="00441859" w:rsidRPr="00963ED8" w:rsidRDefault="00DE7F5C">
      <w:pPr>
        <w:pStyle w:val="Prrafodelista"/>
        <w:numPr>
          <w:ilvl w:val="0"/>
          <w:numId w:val="60"/>
        </w:numPr>
        <w:spacing w:after="120" w:line="360" w:lineRule="auto"/>
        <w:jc w:val="both"/>
        <w:rPr>
          <w:lang w:val="es-CO"/>
          <w:rPrChange w:id="3132" w:author="Massiel Nayibe Moreno Ladino" w:date="2025-01-15T13:01:00Z" w16du:dateUtc="2025-01-15T18:01:00Z">
            <w:rPr/>
          </w:rPrChange>
        </w:rPr>
      </w:pPr>
      <w:r w:rsidRPr="00963ED8">
        <w:rPr>
          <w:lang w:val="es-CO"/>
          <w:rPrChange w:id="3133" w:author="Massiel Nayibe Moreno Ladino" w:date="2025-01-15T13:01:00Z" w16du:dateUtc="2025-01-15T18:01:00Z">
            <w:rPr/>
          </w:rPrChange>
        </w:rPr>
        <w:t>Trabajadores a los que les faltan menos de 3 años para cumplir los requisitos para obtener una pensión de jubilación</w:t>
      </w:r>
      <w:r w:rsidR="00876BDD" w:rsidRPr="00963ED8">
        <w:rPr>
          <w:lang w:val="es-CO"/>
          <w:rPrChange w:id="3134" w:author="Massiel Nayibe Moreno Ladino" w:date="2025-01-15T13:01:00Z" w16du:dateUtc="2025-01-15T18:01:00Z">
            <w:rPr/>
          </w:rPrChange>
        </w:rPr>
        <w:t>.</w:t>
      </w:r>
    </w:p>
    <w:p w14:paraId="457A867B" w14:textId="77777777" w:rsidR="00441859" w:rsidRPr="00963ED8" w:rsidRDefault="00DE7F5C">
      <w:pPr>
        <w:pStyle w:val="Prrafodelista"/>
        <w:numPr>
          <w:ilvl w:val="0"/>
          <w:numId w:val="60"/>
        </w:numPr>
        <w:spacing w:after="120" w:line="360" w:lineRule="auto"/>
        <w:jc w:val="both"/>
        <w:rPr>
          <w:lang w:val="es-CO"/>
          <w:rPrChange w:id="3135" w:author="Massiel Nayibe Moreno Ladino" w:date="2025-01-15T13:01:00Z" w16du:dateUtc="2025-01-15T18:01:00Z">
            <w:rPr/>
          </w:rPrChange>
        </w:rPr>
      </w:pPr>
      <w:r w:rsidRPr="00963ED8">
        <w:rPr>
          <w:lang w:val="es-CO"/>
          <w:rPrChange w:id="3136" w:author="Massiel Nayibe Moreno Ladino" w:date="2025-01-15T13:01:00Z" w16du:dateUtc="2025-01-15T18:01:00Z">
            <w:rPr/>
          </w:rPrChange>
        </w:rPr>
        <w:t>Los dirigentes sindicales no pueden ser despedidos a menos que un juez laboral lo autorice y sólo por las justas causas establecidas en el Código Laboral Colombiano y las políticas y/o procedimientos de la empresa.</w:t>
      </w:r>
    </w:p>
    <w:p w14:paraId="1CD8E699" w14:textId="77777777" w:rsidR="004C1F8D" w:rsidRPr="00963ED8" w:rsidRDefault="004C1F8D" w:rsidP="00CB456A">
      <w:pPr>
        <w:pStyle w:val="Prrafodelista"/>
        <w:spacing w:after="120" w:line="360" w:lineRule="auto"/>
        <w:jc w:val="both"/>
        <w:rPr>
          <w:lang w:val="es-CO"/>
          <w:rPrChange w:id="3137" w:author="Massiel Nayibe Moreno Ladino" w:date="2025-01-15T13:01:00Z" w16du:dateUtc="2025-01-15T18:01:00Z">
            <w:rPr/>
          </w:rPrChange>
        </w:rPr>
      </w:pPr>
    </w:p>
    <w:p w14:paraId="0885F122" w14:textId="77777777" w:rsidR="00441859" w:rsidRPr="00963ED8" w:rsidRDefault="00DE7F5C">
      <w:pPr>
        <w:pStyle w:val="Prrafodelista"/>
        <w:numPr>
          <w:ilvl w:val="0"/>
          <w:numId w:val="10"/>
        </w:numPr>
        <w:spacing w:after="120" w:line="360" w:lineRule="auto"/>
        <w:jc w:val="both"/>
        <w:rPr>
          <w:lang w:val="es-CO"/>
          <w:rPrChange w:id="3138" w:author="Massiel Nayibe Moreno Ladino" w:date="2025-01-15T13:01:00Z" w16du:dateUtc="2025-01-15T18:01:00Z">
            <w:rPr/>
          </w:rPrChange>
        </w:rPr>
      </w:pPr>
      <w:r w:rsidRPr="00963ED8">
        <w:rPr>
          <w:b/>
          <w:bCs/>
          <w:i/>
          <w:lang w:val="es-CO"/>
          <w:rPrChange w:id="3139" w:author="Massiel Nayibe Moreno Ladino" w:date="2025-01-15T13:01:00Z" w16du:dateUtc="2025-01-15T18:01:00Z">
            <w:rPr>
              <w:b/>
              <w:bCs/>
              <w:i/>
            </w:rPr>
          </w:rPrChange>
        </w:rPr>
        <w:lastRenderedPageBreak/>
        <w:t>Por imperativo legal</w:t>
      </w:r>
      <w:r w:rsidR="00A11AA5" w:rsidRPr="00963ED8">
        <w:rPr>
          <w:lang w:val="es-CO"/>
          <w:rPrChange w:id="3140" w:author="Massiel Nayibe Moreno Ladino" w:date="2025-01-15T13:01:00Z" w16du:dateUtc="2025-01-15T18:01:00Z">
            <w:rPr/>
          </w:rPrChange>
        </w:rPr>
        <w:t xml:space="preserve">, el contrato de trabajo se extingue </w:t>
      </w:r>
      <w:r w:rsidR="000006AD" w:rsidRPr="00963ED8">
        <w:rPr>
          <w:lang w:val="es-CO"/>
          <w:rPrChange w:id="3141" w:author="Massiel Nayibe Moreno Ladino" w:date="2025-01-15T13:01:00Z" w16du:dateUtc="2025-01-15T18:01:00Z">
            <w:rPr/>
          </w:rPrChange>
        </w:rPr>
        <w:t>(</w:t>
      </w:r>
      <w:r w:rsidR="00714D23" w:rsidRPr="00963ED8">
        <w:rPr>
          <w:lang w:val="es-CO"/>
          <w:rPrChange w:id="3142" w:author="Massiel Nayibe Moreno Ladino" w:date="2025-01-15T13:01:00Z" w16du:dateUtc="2025-01-15T18:01:00Z">
            <w:rPr/>
          </w:rPrChange>
        </w:rPr>
        <w:t xml:space="preserve">artículo </w:t>
      </w:r>
      <w:r w:rsidR="000006AD" w:rsidRPr="00963ED8">
        <w:rPr>
          <w:lang w:val="es-CO"/>
          <w:rPrChange w:id="3143" w:author="Massiel Nayibe Moreno Ladino" w:date="2025-01-15T13:01:00Z" w16du:dateUtc="2025-01-15T18:01:00Z">
            <w:rPr/>
          </w:rPrChange>
        </w:rPr>
        <w:t>61 del Código Sustantivo de Trabajo)</w:t>
      </w:r>
      <w:r w:rsidR="00A11AA5" w:rsidRPr="00963ED8">
        <w:rPr>
          <w:lang w:val="es-CO"/>
          <w:rPrChange w:id="3144" w:author="Massiel Nayibe Moreno Ladino" w:date="2025-01-15T13:01:00Z" w16du:dateUtc="2025-01-15T18:01:00Z">
            <w:rPr/>
          </w:rPrChange>
        </w:rPr>
        <w:t>:</w:t>
      </w:r>
    </w:p>
    <w:p w14:paraId="15804DAA" w14:textId="77777777" w:rsidR="00441859" w:rsidRDefault="00DE7F5C">
      <w:pPr>
        <w:numPr>
          <w:ilvl w:val="0"/>
          <w:numId w:val="56"/>
        </w:numPr>
        <w:spacing w:before="120" w:line="360" w:lineRule="auto"/>
        <w:ind w:left="1530" w:hanging="450"/>
        <w:jc w:val="both"/>
      </w:pPr>
      <w:r w:rsidRPr="00EC4E32">
        <w:t>Por fallecimiento del trabajador;</w:t>
      </w:r>
    </w:p>
    <w:p w14:paraId="763041F4" w14:textId="77777777" w:rsidR="00441859" w:rsidRDefault="00DE7F5C">
      <w:pPr>
        <w:numPr>
          <w:ilvl w:val="0"/>
          <w:numId w:val="56"/>
        </w:numPr>
        <w:spacing w:before="120" w:line="360" w:lineRule="auto"/>
        <w:ind w:left="1530" w:hanging="450"/>
        <w:jc w:val="both"/>
      </w:pPr>
      <w:r w:rsidRPr="00EC4E32">
        <w:t>De mutuo acuerdo;</w:t>
      </w:r>
    </w:p>
    <w:p w14:paraId="345F2D9F" w14:textId="77777777" w:rsidR="00441859" w:rsidRPr="00963ED8" w:rsidRDefault="00DE7F5C">
      <w:pPr>
        <w:numPr>
          <w:ilvl w:val="0"/>
          <w:numId w:val="56"/>
        </w:numPr>
        <w:spacing w:before="120" w:line="360" w:lineRule="auto"/>
        <w:ind w:left="1530" w:hanging="450"/>
        <w:jc w:val="both"/>
        <w:rPr>
          <w:lang w:val="es-CO"/>
          <w:rPrChange w:id="3145" w:author="Massiel Nayibe Moreno Ladino" w:date="2025-01-15T13:01:00Z" w16du:dateUtc="2025-01-15T18:01:00Z">
            <w:rPr/>
          </w:rPrChange>
        </w:rPr>
      </w:pPr>
      <w:r w:rsidRPr="00963ED8">
        <w:rPr>
          <w:lang w:val="es-CO"/>
          <w:rPrChange w:id="3146" w:author="Massiel Nayibe Moreno Ladino" w:date="2025-01-15T13:01:00Z" w16du:dateUtc="2025-01-15T18:01:00Z">
            <w:rPr/>
          </w:rPrChange>
        </w:rPr>
        <w:t>Al vencimiento del plazo fijo acordado;</w:t>
      </w:r>
    </w:p>
    <w:p w14:paraId="4265E987" w14:textId="77777777" w:rsidR="00441859" w:rsidRPr="00963ED8" w:rsidRDefault="00DE7F5C">
      <w:pPr>
        <w:numPr>
          <w:ilvl w:val="0"/>
          <w:numId w:val="56"/>
        </w:numPr>
        <w:spacing w:before="120" w:line="360" w:lineRule="auto"/>
        <w:ind w:left="1530" w:hanging="450"/>
        <w:jc w:val="both"/>
        <w:rPr>
          <w:lang w:val="es-CO"/>
          <w:rPrChange w:id="3147" w:author="Massiel Nayibe Moreno Ladino" w:date="2025-01-15T13:01:00Z" w16du:dateUtc="2025-01-15T18:01:00Z">
            <w:rPr/>
          </w:rPrChange>
        </w:rPr>
      </w:pPr>
      <w:r w:rsidRPr="00963ED8">
        <w:rPr>
          <w:lang w:val="es-CO"/>
          <w:rPrChange w:id="3148" w:author="Massiel Nayibe Moreno Ladino" w:date="2025-01-15T13:01:00Z" w16du:dateUtc="2025-01-15T18:01:00Z">
            <w:rPr/>
          </w:rPrChange>
        </w:rPr>
        <w:t>Por finalización de la obra o trabajo contratado;</w:t>
      </w:r>
    </w:p>
    <w:p w14:paraId="5ABCC5CB" w14:textId="77777777" w:rsidR="00441859" w:rsidRPr="00963ED8" w:rsidRDefault="00DE7F5C">
      <w:pPr>
        <w:numPr>
          <w:ilvl w:val="0"/>
          <w:numId w:val="56"/>
        </w:numPr>
        <w:spacing w:before="120" w:line="360" w:lineRule="auto"/>
        <w:ind w:left="1530" w:hanging="450"/>
        <w:jc w:val="both"/>
        <w:rPr>
          <w:lang w:val="es-CO"/>
          <w:rPrChange w:id="3149" w:author="Massiel Nayibe Moreno Ladino" w:date="2025-01-15T13:01:00Z" w16du:dateUtc="2025-01-15T18:01:00Z">
            <w:rPr/>
          </w:rPrChange>
        </w:rPr>
      </w:pPr>
      <w:r w:rsidRPr="00963ED8">
        <w:rPr>
          <w:lang w:val="es-CO"/>
          <w:rPrChange w:id="3150" w:author="Massiel Nayibe Moreno Ladino" w:date="2025-01-15T13:01:00Z" w16du:dateUtc="2025-01-15T18:01:00Z">
            <w:rPr/>
          </w:rPrChange>
        </w:rPr>
        <w:t>Por liquidación o cierre definitivo de la empresa o establecimiento;</w:t>
      </w:r>
    </w:p>
    <w:p w14:paraId="16FCF037" w14:textId="77777777" w:rsidR="00441859" w:rsidRPr="00963ED8" w:rsidRDefault="00DE7F5C">
      <w:pPr>
        <w:numPr>
          <w:ilvl w:val="0"/>
          <w:numId w:val="56"/>
        </w:numPr>
        <w:spacing w:before="120" w:line="360" w:lineRule="auto"/>
        <w:ind w:left="1530" w:hanging="450"/>
        <w:jc w:val="both"/>
        <w:rPr>
          <w:lang w:val="es-CO"/>
          <w:rPrChange w:id="3151" w:author="Massiel Nayibe Moreno Ladino" w:date="2025-01-15T13:01:00Z" w16du:dateUtc="2025-01-15T18:01:00Z">
            <w:rPr/>
          </w:rPrChange>
        </w:rPr>
      </w:pPr>
      <w:r w:rsidRPr="00963ED8">
        <w:rPr>
          <w:lang w:val="es-CO"/>
          <w:rPrChange w:id="3152" w:author="Massiel Nayibe Moreno Ladino" w:date="2025-01-15T13:01:00Z" w16du:dateUtc="2025-01-15T18:01:00Z">
            <w:rPr/>
          </w:rPrChange>
        </w:rPr>
        <w:t>Por suspensión de actividades del empresario durante más de ciento veinte (120) días;</w:t>
      </w:r>
    </w:p>
    <w:p w14:paraId="00981DF0" w14:textId="77777777" w:rsidR="00441859" w:rsidRDefault="00DE7F5C">
      <w:pPr>
        <w:numPr>
          <w:ilvl w:val="0"/>
          <w:numId w:val="56"/>
        </w:numPr>
        <w:spacing w:before="120" w:line="360" w:lineRule="auto"/>
        <w:ind w:left="1530" w:hanging="450"/>
        <w:jc w:val="both"/>
      </w:pPr>
      <w:r w:rsidRPr="00EC4E32">
        <w:t xml:space="preserve">Por sentencia </w:t>
      </w:r>
      <w:r w:rsidR="00381C7B" w:rsidRPr="00EC4E32">
        <w:t>ejecutiva</w:t>
      </w:r>
      <w:r w:rsidRPr="00EC4E32">
        <w:t>;</w:t>
      </w:r>
    </w:p>
    <w:p w14:paraId="66C13D41" w14:textId="77777777" w:rsidR="00441859" w:rsidRPr="00963ED8" w:rsidRDefault="00DE7F5C">
      <w:pPr>
        <w:numPr>
          <w:ilvl w:val="0"/>
          <w:numId w:val="56"/>
        </w:numPr>
        <w:spacing w:before="120" w:line="360" w:lineRule="auto"/>
        <w:ind w:left="1530" w:hanging="450"/>
        <w:jc w:val="both"/>
        <w:rPr>
          <w:lang w:val="es-CO"/>
          <w:rPrChange w:id="3153" w:author="Massiel Nayibe Moreno Ladino" w:date="2025-01-15T13:01:00Z" w16du:dateUtc="2025-01-15T18:01:00Z">
            <w:rPr/>
          </w:rPrChange>
        </w:rPr>
      </w:pPr>
      <w:r w:rsidRPr="00963ED8">
        <w:rPr>
          <w:lang w:val="es-CO"/>
          <w:rPrChange w:id="3154" w:author="Massiel Nayibe Moreno Ladino" w:date="2025-01-15T13:01:00Z" w16du:dateUtc="2025-01-15T18:01:00Z">
            <w:rPr/>
          </w:rPrChange>
        </w:rPr>
        <w:t xml:space="preserve">Por decisión unilateral en los casos del artículo 7, del Decreto </w:t>
      </w:r>
      <w:r w:rsidR="00866400" w:rsidRPr="00963ED8">
        <w:rPr>
          <w:lang w:val="es-CO"/>
          <w:rPrChange w:id="3155" w:author="Massiel Nayibe Moreno Ladino" w:date="2025-01-15T13:01:00Z" w16du:dateUtc="2025-01-15T18:01:00Z">
            <w:rPr/>
          </w:rPrChange>
        </w:rPr>
        <w:t xml:space="preserve">Ley </w:t>
      </w:r>
      <w:r w:rsidRPr="00963ED8">
        <w:rPr>
          <w:lang w:val="es-CO"/>
          <w:rPrChange w:id="3156" w:author="Massiel Nayibe Moreno Ladino" w:date="2025-01-15T13:01:00Z" w16du:dateUtc="2025-01-15T18:01:00Z">
            <w:rPr/>
          </w:rPrChange>
        </w:rPr>
        <w:t>2351 de 1965, y 6 de esta ley;</w:t>
      </w:r>
    </w:p>
    <w:p w14:paraId="1E57C1E1" w14:textId="77777777" w:rsidR="00441859" w:rsidRPr="00963ED8" w:rsidRDefault="00DE7F5C">
      <w:pPr>
        <w:numPr>
          <w:ilvl w:val="0"/>
          <w:numId w:val="56"/>
        </w:numPr>
        <w:spacing w:before="120" w:line="360" w:lineRule="auto"/>
        <w:ind w:left="1530" w:hanging="450"/>
        <w:jc w:val="both"/>
        <w:rPr>
          <w:lang w:val="es-CO"/>
          <w:rPrChange w:id="3157" w:author="Massiel Nayibe Moreno Ladino" w:date="2025-01-15T13:01:00Z" w16du:dateUtc="2025-01-15T18:01:00Z">
            <w:rPr/>
          </w:rPrChange>
        </w:rPr>
      </w:pPr>
      <w:r w:rsidRPr="00963ED8">
        <w:rPr>
          <w:lang w:val="es-CO"/>
          <w:rPrChange w:id="3158" w:author="Massiel Nayibe Moreno Ladino" w:date="2025-01-15T13:01:00Z" w16du:dateUtc="2025-01-15T18:01:00Z">
            <w:rPr/>
          </w:rPrChange>
        </w:rPr>
        <w:t xml:space="preserve">Por no reincorporar al trabajador a su </w:t>
      </w:r>
      <w:r w:rsidR="002A64F5" w:rsidRPr="00963ED8">
        <w:rPr>
          <w:lang w:val="es-CO"/>
          <w:rPrChange w:id="3159" w:author="Massiel Nayibe Moreno Ladino" w:date="2025-01-15T13:01:00Z" w16du:dateUtc="2025-01-15T18:01:00Z">
            <w:rPr/>
          </w:rPrChange>
        </w:rPr>
        <w:t xml:space="preserve">puesto de trabajo cuando </w:t>
      </w:r>
      <w:r w:rsidRPr="00963ED8">
        <w:rPr>
          <w:lang w:val="es-CO"/>
          <w:rPrChange w:id="3160" w:author="Massiel Nayibe Moreno Ladino" w:date="2025-01-15T13:01:00Z" w16du:dateUtc="2025-01-15T18:01:00Z">
            <w:rPr/>
          </w:rPrChange>
        </w:rPr>
        <w:t>desaparezcan las causas de la suspensión del contrato.</w:t>
      </w:r>
    </w:p>
    <w:p w14:paraId="27B59CD2" w14:textId="77777777" w:rsidR="00441859" w:rsidRPr="00963ED8" w:rsidRDefault="00DE7F5C">
      <w:pPr>
        <w:spacing w:before="120" w:line="360" w:lineRule="auto"/>
        <w:jc w:val="both"/>
        <w:rPr>
          <w:lang w:val="es-CO"/>
          <w:rPrChange w:id="3161" w:author="Massiel Nayibe Moreno Ladino" w:date="2025-01-15T13:01:00Z" w16du:dateUtc="2025-01-15T18:01:00Z">
            <w:rPr/>
          </w:rPrChange>
        </w:rPr>
      </w:pPr>
      <w:r w:rsidRPr="00963ED8">
        <w:rPr>
          <w:lang w:val="es-CO"/>
          <w:rPrChange w:id="3162" w:author="Massiel Nayibe Moreno Ladino" w:date="2025-01-15T13:01:00Z" w16du:dateUtc="2025-01-15T18:01:00Z">
            <w:rPr/>
          </w:rPrChange>
        </w:rPr>
        <w:t>En los casos previstos en los literales e) y f) de este artículo, el empleador deberá solicitar el permiso correspondiente al Ministerio de Trabajo y Seguridad Social e informar por escrito de este hecho a sus trabajadores. El Ministerio de Trabajo y Seguridad Social resolverá todo lo relacionado con el permiso en un plazo de dos (2) meses. El cumplimiento injustificado de este plazo hará incurrir al funcionario responsable de la causa en falta sancionable conforme al régimen disciplinario vigente.</w:t>
      </w:r>
    </w:p>
    <w:p w14:paraId="553D381C" w14:textId="77777777" w:rsidR="00823704" w:rsidRPr="00963ED8" w:rsidRDefault="00823704" w:rsidP="00E767D4">
      <w:pPr>
        <w:spacing w:before="120" w:line="360" w:lineRule="auto"/>
        <w:jc w:val="both"/>
        <w:rPr>
          <w:lang w:val="es-CO"/>
          <w:rPrChange w:id="3163" w:author="Massiel Nayibe Moreno Ladino" w:date="2025-01-15T13:01:00Z" w16du:dateUtc="2025-01-15T18:01:00Z">
            <w:rPr/>
          </w:rPrChange>
        </w:rPr>
      </w:pPr>
    </w:p>
    <w:p w14:paraId="7D4DF416" w14:textId="77777777" w:rsidR="00441859" w:rsidRPr="00963ED8" w:rsidRDefault="00DE7F5C">
      <w:pPr>
        <w:pStyle w:val="Prrafodelista"/>
        <w:numPr>
          <w:ilvl w:val="0"/>
          <w:numId w:val="10"/>
        </w:numPr>
        <w:spacing w:after="120" w:line="360" w:lineRule="auto"/>
        <w:jc w:val="both"/>
        <w:rPr>
          <w:lang w:val="es-CO"/>
          <w:rPrChange w:id="3164" w:author="Massiel Nayibe Moreno Ladino" w:date="2025-01-15T13:01:00Z" w16du:dateUtc="2025-01-15T18:01:00Z">
            <w:rPr/>
          </w:rPrChange>
        </w:rPr>
      </w:pPr>
      <w:r w:rsidRPr="00963ED8">
        <w:rPr>
          <w:b/>
          <w:bCs/>
          <w:i/>
          <w:lang w:val="es-CO"/>
          <w:rPrChange w:id="3165" w:author="Massiel Nayibe Moreno Ladino" w:date="2025-01-15T13:01:00Z" w16du:dateUtc="2025-01-15T18:01:00Z">
            <w:rPr>
              <w:b/>
              <w:bCs/>
              <w:i/>
            </w:rPr>
          </w:rPrChange>
        </w:rPr>
        <w:t>Por voluntad de una de las partes</w:t>
      </w:r>
      <w:r w:rsidR="00253A06" w:rsidRPr="00963ED8">
        <w:rPr>
          <w:i/>
          <w:lang w:val="es-CO"/>
          <w:rPrChange w:id="3166" w:author="Massiel Nayibe Moreno Ladino" w:date="2025-01-15T13:01:00Z" w16du:dateUtc="2025-01-15T18:01:00Z">
            <w:rPr>
              <w:i/>
            </w:rPr>
          </w:rPrChange>
        </w:rPr>
        <w:t xml:space="preserve">; </w:t>
      </w:r>
      <w:r w:rsidR="00A11AA5" w:rsidRPr="00963ED8">
        <w:rPr>
          <w:lang w:val="es-CO"/>
          <w:rPrChange w:id="3167" w:author="Massiel Nayibe Moreno Ladino" w:date="2025-01-15T13:01:00Z" w16du:dateUtc="2025-01-15T18:01:00Z">
            <w:rPr/>
          </w:rPrChange>
        </w:rPr>
        <w:t xml:space="preserve">existen causas justas para extinguir unilateralmente el contrato de trabajo </w:t>
      </w:r>
      <w:r w:rsidR="000006AD" w:rsidRPr="00963ED8">
        <w:rPr>
          <w:lang w:val="es-CO"/>
          <w:rPrChange w:id="3168" w:author="Massiel Nayibe Moreno Ladino" w:date="2025-01-15T13:01:00Z" w16du:dateUtc="2025-01-15T18:01:00Z">
            <w:rPr/>
          </w:rPrChange>
        </w:rPr>
        <w:t>(Art. 62, Código Sustantivo de Trabajo)</w:t>
      </w:r>
      <w:r w:rsidR="00EF11D1" w:rsidRPr="00963ED8">
        <w:rPr>
          <w:lang w:val="es-CO"/>
          <w:rPrChange w:id="3169" w:author="Massiel Nayibe Moreno Ladino" w:date="2025-01-15T13:01:00Z" w16du:dateUtc="2025-01-15T18:01:00Z">
            <w:rPr/>
          </w:rPrChange>
        </w:rPr>
        <w:t>:</w:t>
      </w:r>
    </w:p>
    <w:p w14:paraId="3299DAFE" w14:textId="77777777" w:rsidR="00441859" w:rsidRPr="00963ED8" w:rsidRDefault="00DE7F5C">
      <w:pPr>
        <w:spacing w:after="120" w:line="360" w:lineRule="auto"/>
        <w:ind w:left="720"/>
        <w:jc w:val="both"/>
        <w:rPr>
          <w:i/>
          <w:iCs/>
          <w:u w:val="single"/>
          <w:lang w:val="es-CO"/>
          <w:rPrChange w:id="3170" w:author="Massiel Nayibe Moreno Ladino" w:date="2025-01-15T13:01:00Z" w16du:dateUtc="2025-01-15T18:01:00Z">
            <w:rPr>
              <w:i/>
              <w:iCs/>
              <w:u w:val="single"/>
            </w:rPr>
          </w:rPrChange>
        </w:rPr>
      </w:pPr>
      <w:r w:rsidRPr="00963ED8">
        <w:rPr>
          <w:i/>
          <w:iCs/>
          <w:u w:val="single"/>
          <w:lang w:val="es-CO"/>
          <w:rPrChange w:id="3171" w:author="Massiel Nayibe Moreno Ladino" w:date="2025-01-15T13:01:00Z" w16du:dateUtc="2025-01-15T18:01:00Z">
            <w:rPr>
              <w:i/>
              <w:iCs/>
              <w:u w:val="single"/>
            </w:rPr>
          </w:rPrChange>
        </w:rPr>
        <w:t xml:space="preserve">A.) </w:t>
      </w:r>
      <w:r w:rsidR="000006AD" w:rsidRPr="00963ED8">
        <w:rPr>
          <w:i/>
          <w:iCs/>
          <w:u w:val="single"/>
          <w:lang w:val="es-CO"/>
          <w:rPrChange w:id="3172" w:author="Massiel Nayibe Moreno Ladino" w:date="2025-01-15T13:01:00Z" w16du:dateUtc="2025-01-15T18:01:00Z">
            <w:rPr>
              <w:i/>
              <w:iCs/>
              <w:u w:val="single"/>
            </w:rPr>
          </w:rPrChange>
        </w:rPr>
        <w:t xml:space="preserve">Por </w:t>
      </w:r>
      <w:r w:rsidRPr="00963ED8">
        <w:rPr>
          <w:i/>
          <w:iCs/>
          <w:u w:val="single"/>
          <w:lang w:val="es-CO"/>
          <w:rPrChange w:id="3173" w:author="Massiel Nayibe Moreno Ladino" w:date="2025-01-15T13:01:00Z" w16du:dateUtc="2025-01-15T18:01:00Z">
            <w:rPr>
              <w:i/>
              <w:iCs/>
              <w:u w:val="single"/>
            </w:rPr>
          </w:rPrChange>
        </w:rPr>
        <w:t xml:space="preserve">el </w:t>
      </w:r>
      <w:r w:rsidR="000006AD" w:rsidRPr="00963ED8">
        <w:rPr>
          <w:i/>
          <w:iCs/>
          <w:u w:val="single"/>
          <w:lang w:val="es-CO"/>
          <w:rPrChange w:id="3174" w:author="Massiel Nayibe Moreno Ladino" w:date="2025-01-15T13:01:00Z" w16du:dateUtc="2025-01-15T18:01:00Z">
            <w:rPr>
              <w:i/>
              <w:iCs/>
              <w:u w:val="single"/>
            </w:rPr>
          </w:rPrChange>
        </w:rPr>
        <w:t xml:space="preserve">empresario </w:t>
      </w:r>
      <w:r w:rsidR="00B11ED7" w:rsidRPr="00963ED8">
        <w:rPr>
          <w:i/>
          <w:iCs/>
          <w:u w:val="single"/>
          <w:lang w:val="es-CO"/>
          <w:rPrChange w:id="3175" w:author="Massiel Nayibe Moreno Ladino" w:date="2025-01-15T13:01:00Z" w16du:dateUtc="2025-01-15T18:01:00Z">
            <w:rPr>
              <w:i/>
              <w:iCs/>
              <w:u w:val="single"/>
            </w:rPr>
          </w:rPrChange>
        </w:rPr>
        <w:t>con causa justificada</w:t>
      </w:r>
      <w:r w:rsidRPr="00963ED8">
        <w:rPr>
          <w:i/>
          <w:iCs/>
          <w:u w:val="single"/>
          <w:lang w:val="es-CO"/>
          <w:rPrChange w:id="3176" w:author="Massiel Nayibe Moreno Ladino" w:date="2025-01-15T13:01:00Z" w16du:dateUtc="2025-01-15T18:01:00Z">
            <w:rPr>
              <w:i/>
              <w:iCs/>
              <w:u w:val="single"/>
            </w:rPr>
          </w:rPrChange>
        </w:rPr>
        <w:t>:</w:t>
      </w:r>
    </w:p>
    <w:p w14:paraId="5373046F" w14:textId="77777777" w:rsidR="00441859" w:rsidRPr="00963ED8" w:rsidRDefault="00DE7F5C">
      <w:pPr>
        <w:pStyle w:val="Prrafodelista"/>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360" w:lineRule="auto"/>
        <w:ind w:left="1530" w:hanging="450"/>
        <w:jc w:val="both"/>
        <w:rPr>
          <w:lang w:val="es-CO"/>
          <w:rPrChange w:id="3177" w:author="Massiel Nayibe Moreno Ladino" w:date="2025-01-15T13:01:00Z" w16du:dateUtc="2025-01-15T18:01:00Z">
            <w:rPr/>
          </w:rPrChange>
        </w:rPr>
      </w:pPr>
      <w:r w:rsidRPr="00963ED8">
        <w:rPr>
          <w:lang w:val="es-CO"/>
          <w:rPrChange w:id="3178" w:author="Massiel Nayibe Moreno Ladino" w:date="2025-01-15T13:01:00Z" w16du:dateUtc="2025-01-15T18:01:00Z">
            <w:rPr/>
          </w:rPrChange>
        </w:rPr>
        <w:t xml:space="preserve">Si el trabajador ha mentido presentando certificados falsos para su admisión o tendiendo a obtener una ventaja indebida. </w:t>
      </w:r>
    </w:p>
    <w:p w14:paraId="7E7DFF12" w14:textId="77777777" w:rsidR="00441859" w:rsidRPr="00963ED8" w:rsidRDefault="00DE7F5C">
      <w:pPr>
        <w:pStyle w:val="Prrafodelista"/>
        <w:numPr>
          <w:ilvl w:val="0"/>
          <w:numId w:val="16"/>
        </w:numPr>
        <w:spacing w:before="120" w:line="360" w:lineRule="auto"/>
        <w:ind w:left="1530" w:hanging="450"/>
        <w:jc w:val="both"/>
        <w:rPr>
          <w:lang w:val="es-CO"/>
          <w:rPrChange w:id="3179" w:author="Massiel Nayibe Moreno Ladino" w:date="2025-01-15T13:01:00Z" w16du:dateUtc="2025-01-15T18:01:00Z">
            <w:rPr/>
          </w:rPrChange>
        </w:rPr>
      </w:pPr>
      <w:r w:rsidRPr="00963ED8">
        <w:rPr>
          <w:lang w:val="es-CO"/>
          <w:rPrChange w:id="3180" w:author="Massiel Nayibe Moreno Ladino" w:date="2025-01-15T13:01:00Z" w16du:dateUtc="2025-01-15T18:01:00Z">
            <w:rPr/>
          </w:rPrChange>
        </w:rPr>
        <w:lastRenderedPageBreak/>
        <w:t xml:space="preserve">Cualquier acto de violencia, lesión, </w:t>
      </w:r>
      <w:r w:rsidR="002A64F5" w:rsidRPr="00963ED8">
        <w:rPr>
          <w:lang w:val="es-CO"/>
          <w:rPrChange w:id="3181" w:author="Massiel Nayibe Moreno Ladino" w:date="2025-01-15T13:01:00Z" w16du:dateUtc="2025-01-15T18:01:00Z">
            <w:rPr/>
          </w:rPrChange>
        </w:rPr>
        <w:t xml:space="preserve">maltrato </w:t>
      </w:r>
      <w:r w:rsidRPr="00963ED8">
        <w:rPr>
          <w:lang w:val="es-CO"/>
          <w:rPrChange w:id="3182" w:author="Massiel Nayibe Moreno Ladino" w:date="2025-01-15T13:01:00Z" w16du:dateUtc="2025-01-15T18:01:00Z">
            <w:rPr/>
          </w:rPrChange>
        </w:rPr>
        <w:t xml:space="preserve">o indisciplina grave en que incurra el trabajador en su trabajo, contra el </w:t>
      </w:r>
      <w:r w:rsidR="00D77B06" w:rsidRPr="00963ED8">
        <w:rPr>
          <w:lang w:val="es-CO"/>
          <w:rPrChange w:id="3183" w:author="Massiel Nayibe Moreno Ladino" w:date="2025-01-15T13:01:00Z" w16du:dateUtc="2025-01-15T18:01:00Z">
            <w:rPr/>
          </w:rPrChange>
        </w:rPr>
        <w:t>(</w:t>
      </w:r>
      <w:r w:rsidRPr="00963ED8">
        <w:rPr>
          <w:lang w:val="es-CO"/>
          <w:rPrChange w:id="3184" w:author="Massiel Nayibe Moreno Ladino" w:date="2025-01-15T13:01:00Z" w16du:dateUtc="2025-01-15T18:01:00Z">
            <w:rPr/>
          </w:rPrChange>
        </w:rPr>
        <w:t>empresario</w:t>
      </w:r>
      <w:r w:rsidR="00D77B06" w:rsidRPr="00963ED8">
        <w:rPr>
          <w:lang w:val="es-CO"/>
          <w:rPrChange w:id="3185" w:author="Massiel Nayibe Moreno Ladino" w:date="2025-01-15T13:01:00Z" w16du:dateUtc="2025-01-15T18:01:00Z">
            <w:rPr/>
          </w:rPrChange>
        </w:rPr>
        <w:t>)</w:t>
      </w:r>
      <w:r w:rsidRPr="00963ED8">
        <w:rPr>
          <w:lang w:val="es-CO"/>
          <w:rPrChange w:id="3186" w:author="Massiel Nayibe Moreno Ladino" w:date="2025-01-15T13:01:00Z" w16du:dateUtc="2025-01-15T18:01:00Z">
            <w:rPr/>
          </w:rPrChange>
        </w:rPr>
        <w:t xml:space="preserve">, los miembros de su familia, el </w:t>
      </w:r>
      <w:r w:rsidR="002A64F5" w:rsidRPr="00963ED8">
        <w:rPr>
          <w:lang w:val="es-CO"/>
          <w:rPrChange w:id="3187" w:author="Massiel Nayibe Moreno Ladino" w:date="2025-01-15T13:01:00Z" w16du:dateUtc="2025-01-15T18:01:00Z">
            <w:rPr/>
          </w:rPrChange>
        </w:rPr>
        <w:t xml:space="preserve">personal </w:t>
      </w:r>
      <w:r w:rsidRPr="00963ED8">
        <w:rPr>
          <w:lang w:val="es-CO"/>
          <w:rPrChange w:id="3188" w:author="Massiel Nayibe Moreno Ladino" w:date="2025-01-15T13:01:00Z" w16du:dateUtc="2025-01-15T18:01:00Z">
            <w:rPr/>
          </w:rPrChange>
        </w:rPr>
        <w:t>directivo o los compañeros de trabajo.</w:t>
      </w:r>
    </w:p>
    <w:p w14:paraId="42AF5332" w14:textId="77777777" w:rsidR="00441859" w:rsidRPr="00963ED8" w:rsidRDefault="00DE7F5C">
      <w:pPr>
        <w:pStyle w:val="Prrafodelista"/>
        <w:numPr>
          <w:ilvl w:val="0"/>
          <w:numId w:val="16"/>
        </w:numPr>
        <w:spacing w:before="120" w:line="360" w:lineRule="auto"/>
        <w:ind w:left="1530" w:hanging="450"/>
        <w:jc w:val="both"/>
        <w:rPr>
          <w:lang w:val="es-CO"/>
          <w:rPrChange w:id="3189" w:author="Massiel Nayibe Moreno Ladino" w:date="2025-01-15T13:01:00Z" w16du:dateUtc="2025-01-15T18:01:00Z">
            <w:rPr/>
          </w:rPrChange>
        </w:rPr>
      </w:pPr>
      <w:r w:rsidRPr="00963ED8">
        <w:rPr>
          <w:lang w:val="es-CO"/>
          <w:rPrChange w:id="3190" w:author="Massiel Nayibe Moreno Ladino" w:date="2025-01-15T13:01:00Z" w16du:dateUtc="2025-01-15T18:01:00Z">
            <w:rPr/>
          </w:rPrChange>
        </w:rPr>
        <w:t xml:space="preserve">Cualquier acto grave de violencia, insulto o maltrato en que incurra el trabajador fuera del servicio, contra el </w:t>
      </w:r>
      <w:r w:rsidR="00D77B06" w:rsidRPr="00963ED8">
        <w:rPr>
          <w:lang w:val="es-CO"/>
          <w:rPrChange w:id="3191" w:author="Massiel Nayibe Moreno Ladino" w:date="2025-01-15T13:01:00Z" w16du:dateUtc="2025-01-15T18:01:00Z">
            <w:rPr/>
          </w:rPrChange>
        </w:rPr>
        <w:t>(</w:t>
      </w:r>
      <w:r w:rsidRPr="00963ED8">
        <w:rPr>
          <w:lang w:val="es-CO"/>
          <w:rPrChange w:id="3192" w:author="Massiel Nayibe Moreno Ladino" w:date="2025-01-15T13:01:00Z" w16du:dateUtc="2025-01-15T18:01:00Z">
            <w:rPr/>
          </w:rPrChange>
        </w:rPr>
        <w:t>empresario</w:t>
      </w:r>
      <w:r w:rsidR="00D77B06" w:rsidRPr="00963ED8">
        <w:rPr>
          <w:lang w:val="es-CO"/>
          <w:rPrChange w:id="3193" w:author="Massiel Nayibe Moreno Ladino" w:date="2025-01-15T13:01:00Z" w16du:dateUtc="2025-01-15T18:01:00Z">
            <w:rPr/>
          </w:rPrChange>
        </w:rPr>
        <w:t>)</w:t>
      </w:r>
      <w:r w:rsidRPr="00963ED8">
        <w:rPr>
          <w:lang w:val="es-CO"/>
          <w:rPrChange w:id="3194" w:author="Massiel Nayibe Moreno Ladino" w:date="2025-01-15T13:01:00Z" w16du:dateUtc="2025-01-15T18:01:00Z">
            <w:rPr/>
          </w:rPrChange>
        </w:rPr>
        <w:t xml:space="preserve">, los miembros de su familia o sus representantes y socios, los jefes de taller, los </w:t>
      </w:r>
      <w:r w:rsidR="002A64F5" w:rsidRPr="00963ED8">
        <w:rPr>
          <w:lang w:val="es-CO"/>
          <w:rPrChange w:id="3195" w:author="Massiel Nayibe Moreno Ladino" w:date="2025-01-15T13:01:00Z" w16du:dateUtc="2025-01-15T18:01:00Z">
            <w:rPr/>
          </w:rPrChange>
        </w:rPr>
        <w:t xml:space="preserve">vigilantes </w:t>
      </w:r>
      <w:r w:rsidRPr="00963ED8">
        <w:rPr>
          <w:lang w:val="es-CO"/>
          <w:rPrChange w:id="3196" w:author="Massiel Nayibe Moreno Ladino" w:date="2025-01-15T13:01:00Z" w16du:dateUtc="2025-01-15T18:01:00Z">
            <w:rPr/>
          </w:rPrChange>
        </w:rPr>
        <w:t>o los celadores.</w:t>
      </w:r>
    </w:p>
    <w:p w14:paraId="5B17702A" w14:textId="77777777" w:rsidR="00441859" w:rsidRPr="00963ED8" w:rsidRDefault="00DE7F5C">
      <w:pPr>
        <w:pStyle w:val="Prrafodelista"/>
        <w:numPr>
          <w:ilvl w:val="0"/>
          <w:numId w:val="16"/>
        </w:numPr>
        <w:spacing w:before="120" w:line="360" w:lineRule="auto"/>
        <w:ind w:left="1530" w:hanging="450"/>
        <w:jc w:val="both"/>
        <w:rPr>
          <w:lang w:val="es-CO"/>
          <w:rPrChange w:id="3197" w:author="Massiel Nayibe Moreno Ladino" w:date="2025-01-15T13:01:00Z" w16du:dateUtc="2025-01-15T18:01:00Z">
            <w:rPr/>
          </w:rPrChange>
        </w:rPr>
      </w:pPr>
      <w:r w:rsidRPr="00963ED8">
        <w:rPr>
          <w:lang w:val="es-CO"/>
          <w:rPrChange w:id="3198" w:author="Massiel Nayibe Moreno Ladino" w:date="2025-01-15T13:01:00Z" w16du:dateUtc="2025-01-15T18:01:00Z">
            <w:rPr/>
          </w:rPrChange>
        </w:rPr>
        <w:t>Cualquier daño material causado intencionadamente a edificios, obras, maquinaria y materias primas, instrumentos y otros objetos relacionados con el trabajo, así como cualquier negligencia grave que ponga en peligro la seguridad de las personas o las cosas.</w:t>
      </w:r>
    </w:p>
    <w:p w14:paraId="2D36F4A5" w14:textId="77777777" w:rsidR="00441859" w:rsidRPr="00963ED8" w:rsidRDefault="00DE7F5C">
      <w:pPr>
        <w:pStyle w:val="Prrafodelista"/>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360" w:lineRule="auto"/>
        <w:ind w:left="1530" w:hanging="450"/>
        <w:jc w:val="both"/>
        <w:rPr>
          <w:lang w:val="es-CO"/>
          <w:rPrChange w:id="3199" w:author="Massiel Nayibe Moreno Ladino" w:date="2025-01-15T13:01:00Z" w16du:dateUtc="2025-01-15T18:01:00Z">
            <w:rPr/>
          </w:rPrChange>
        </w:rPr>
      </w:pPr>
      <w:r w:rsidRPr="00963ED8">
        <w:rPr>
          <w:lang w:val="es-CO"/>
          <w:rPrChange w:id="3200" w:author="Massiel Nayibe Moreno Ladino" w:date="2025-01-15T13:01:00Z" w16du:dateUtc="2025-01-15T18:01:00Z">
            <w:rPr/>
          </w:rPrChange>
        </w:rPr>
        <w:t xml:space="preserve">Cualquier acto inmoral o delictivo que el trabajador cometa en el taller, </w:t>
      </w:r>
      <w:r w:rsidR="002A64F5" w:rsidRPr="00963ED8">
        <w:rPr>
          <w:lang w:val="es-CO"/>
          <w:rPrChange w:id="3201" w:author="Massiel Nayibe Moreno Ladino" w:date="2025-01-15T13:01:00Z" w16du:dateUtc="2025-01-15T18:01:00Z">
            <w:rPr/>
          </w:rPrChange>
        </w:rPr>
        <w:t xml:space="preserve">establecimiento </w:t>
      </w:r>
      <w:r w:rsidRPr="00963ED8">
        <w:rPr>
          <w:lang w:val="es-CO"/>
          <w:rPrChange w:id="3202" w:author="Massiel Nayibe Moreno Ladino" w:date="2025-01-15T13:01:00Z" w16du:dateUtc="2025-01-15T18:01:00Z">
            <w:rPr/>
          </w:rPrChange>
        </w:rPr>
        <w:t>o lugar de trabajo o en el desempeño de su trabajo.</w:t>
      </w:r>
    </w:p>
    <w:p w14:paraId="30541B4F" w14:textId="77777777" w:rsidR="00441859" w:rsidRPr="00963ED8" w:rsidRDefault="00DE7F5C">
      <w:pPr>
        <w:pStyle w:val="Prrafodelista"/>
        <w:numPr>
          <w:ilvl w:val="0"/>
          <w:numId w:val="16"/>
        </w:numPr>
        <w:spacing w:before="120" w:line="360" w:lineRule="auto"/>
        <w:ind w:left="1530" w:hanging="450"/>
        <w:jc w:val="both"/>
        <w:rPr>
          <w:lang w:val="es-CO"/>
          <w:rPrChange w:id="3203" w:author="Massiel Nayibe Moreno Ladino" w:date="2025-01-15T13:01:00Z" w16du:dateUtc="2025-01-15T18:01:00Z">
            <w:rPr/>
          </w:rPrChange>
        </w:rPr>
      </w:pPr>
      <w:r w:rsidRPr="00963ED8">
        <w:rPr>
          <w:lang w:val="es-CO"/>
          <w:rPrChange w:id="3204" w:author="Massiel Nayibe Moreno Ladino" w:date="2025-01-15T13:01:00Z" w16du:dateUtc="2025-01-15T18:01:00Z">
            <w:rPr/>
          </w:rPrChange>
        </w:rPr>
        <w:t xml:space="preserve">Cualquier infracción grave de las obligaciones o prohibiciones especiales que afecten al trabajador conforme a los artículos 58 y 60 del </w:t>
      </w:r>
      <w:r w:rsidR="00D77B06" w:rsidRPr="00963ED8">
        <w:rPr>
          <w:lang w:val="es-CO"/>
          <w:rPrChange w:id="3205" w:author="Massiel Nayibe Moreno Ladino" w:date="2025-01-15T13:01:00Z" w16du:dateUtc="2025-01-15T18:01:00Z">
            <w:rPr/>
          </w:rPrChange>
        </w:rPr>
        <w:t>Código Sustantivo de Trabajo</w:t>
      </w:r>
      <w:r w:rsidRPr="00963ED8">
        <w:rPr>
          <w:lang w:val="es-CO"/>
          <w:rPrChange w:id="3206" w:author="Massiel Nayibe Moreno Ladino" w:date="2025-01-15T13:01:00Z" w16du:dateUtc="2025-01-15T18:01:00Z">
            <w:rPr/>
          </w:rPrChange>
        </w:rPr>
        <w:t xml:space="preserve">, o cualquier falta grave tipificada como tal en acuerdos o convenios colectivos, laudos arbitrales, </w:t>
      </w:r>
      <w:r w:rsidR="002A64F5" w:rsidRPr="00963ED8">
        <w:rPr>
          <w:lang w:val="es-CO"/>
          <w:rPrChange w:id="3207" w:author="Massiel Nayibe Moreno Ladino" w:date="2025-01-15T13:01:00Z" w16du:dateUtc="2025-01-15T18:01:00Z">
            <w:rPr/>
          </w:rPrChange>
        </w:rPr>
        <w:t xml:space="preserve">contratos </w:t>
      </w:r>
      <w:r w:rsidRPr="00963ED8">
        <w:rPr>
          <w:lang w:val="es-CO"/>
          <w:rPrChange w:id="3208" w:author="Massiel Nayibe Moreno Ladino" w:date="2025-01-15T13:01:00Z" w16du:dateUtc="2025-01-15T18:01:00Z">
            <w:rPr/>
          </w:rPrChange>
        </w:rPr>
        <w:t>individuales o reglamentos.</w:t>
      </w:r>
    </w:p>
    <w:p w14:paraId="25A87679" w14:textId="77777777" w:rsidR="00441859" w:rsidRPr="00963ED8" w:rsidRDefault="00DE7F5C">
      <w:pPr>
        <w:pStyle w:val="Prrafodelista"/>
        <w:numPr>
          <w:ilvl w:val="0"/>
          <w:numId w:val="16"/>
        </w:numPr>
        <w:spacing w:before="120" w:line="360" w:lineRule="auto"/>
        <w:ind w:left="1530" w:hanging="450"/>
        <w:jc w:val="both"/>
        <w:rPr>
          <w:lang w:val="es-CO"/>
          <w:rPrChange w:id="3209" w:author="Massiel Nayibe Moreno Ladino" w:date="2025-01-15T13:01:00Z" w16du:dateUtc="2025-01-15T18:01:00Z">
            <w:rPr/>
          </w:rPrChange>
        </w:rPr>
      </w:pPr>
      <w:r w:rsidRPr="00963ED8">
        <w:rPr>
          <w:lang w:val="es-CO"/>
          <w:rPrChange w:id="3210" w:author="Massiel Nayibe Moreno Ladino" w:date="2025-01-15T13:01:00Z" w16du:dateUtc="2025-01-15T18:01:00Z">
            <w:rPr/>
          </w:rPrChange>
        </w:rPr>
        <w:t>La detención preventiva del trabajador por más de treinta (30) días, salvo absolución posterior; o el arresto correccional que exceda de ocho (8) días, o incluso por tiempo inferior, cuando la causa de la sanción sea suficiente por sí misma para justificar la extinción del contrato.</w:t>
      </w:r>
    </w:p>
    <w:p w14:paraId="4AD5D274" w14:textId="77777777" w:rsidR="00441859" w:rsidRPr="00963ED8" w:rsidRDefault="00DE7F5C">
      <w:pPr>
        <w:pStyle w:val="Prrafodelista"/>
        <w:numPr>
          <w:ilvl w:val="0"/>
          <w:numId w:val="16"/>
        </w:numPr>
        <w:spacing w:before="120" w:line="360" w:lineRule="auto"/>
        <w:ind w:left="1530" w:hanging="450"/>
        <w:jc w:val="both"/>
        <w:rPr>
          <w:lang w:val="es-CO"/>
          <w:rPrChange w:id="3211" w:author="Massiel Nayibe Moreno Ladino" w:date="2025-01-15T13:01:00Z" w16du:dateUtc="2025-01-15T18:01:00Z">
            <w:rPr/>
          </w:rPrChange>
        </w:rPr>
      </w:pPr>
      <w:r w:rsidRPr="00963ED8">
        <w:rPr>
          <w:lang w:val="es-CO"/>
          <w:rPrChange w:id="3212" w:author="Massiel Nayibe Moreno Ladino" w:date="2025-01-15T13:01:00Z" w16du:dateUtc="2025-01-15T18:01:00Z">
            <w:rPr/>
          </w:rPrChange>
        </w:rPr>
        <w:t>Si el trabajador revela secretos técnicos o comerciales o divulga asuntos de carácter reservado, en perjuicio de la empresa.</w:t>
      </w:r>
    </w:p>
    <w:p w14:paraId="07F78575" w14:textId="77777777" w:rsidR="00441859" w:rsidRPr="00963ED8" w:rsidRDefault="00DE7F5C">
      <w:pPr>
        <w:pStyle w:val="Prrafodelista"/>
        <w:numPr>
          <w:ilvl w:val="0"/>
          <w:numId w:val="16"/>
        </w:numPr>
        <w:spacing w:before="120" w:line="360" w:lineRule="auto"/>
        <w:ind w:left="1530" w:hanging="450"/>
        <w:jc w:val="both"/>
        <w:rPr>
          <w:lang w:val="es-CO"/>
          <w:rPrChange w:id="3213" w:author="Massiel Nayibe Moreno Ladino" w:date="2025-01-15T13:01:00Z" w16du:dateUtc="2025-01-15T18:01:00Z">
            <w:rPr/>
          </w:rPrChange>
        </w:rPr>
      </w:pPr>
      <w:r w:rsidRPr="00963ED8">
        <w:rPr>
          <w:lang w:val="es-CO"/>
          <w:rPrChange w:id="3214" w:author="Massiel Nayibe Moreno Ladino" w:date="2025-01-15T13:01:00Z" w16du:dateUtc="2025-01-15T18:01:00Z">
            <w:rPr/>
          </w:rPrChange>
        </w:rPr>
        <w:t xml:space="preserve">El bajo rendimiento en el trabajo en relación con la capacidad del empleado y el rendimiento medio en tareas similares, cuando no se corrige en un plazo razonable a pesar del requerimiento del </w:t>
      </w:r>
      <w:r w:rsidR="005839DE" w:rsidRPr="00963ED8">
        <w:rPr>
          <w:lang w:val="es-CO"/>
          <w:rPrChange w:id="3215" w:author="Massiel Nayibe Moreno Ladino" w:date="2025-01-15T13:01:00Z" w16du:dateUtc="2025-01-15T18:01:00Z">
            <w:rPr/>
          </w:rPrChange>
        </w:rPr>
        <w:t>(</w:t>
      </w:r>
      <w:r w:rsidRPr="00963ED8">
        <w:rPr>
          <w:lang w:val="es-CO"/>
          <w:rPrChange w:id="3216" w:author="Massiel Nayibe Moreno Ladino" w:date="2025-01-15T13:01:00Z" w16du:dateUtc="2025-01-15T18:01:00Z">
            <w:rPr/>
          </w:rPrChange>
        </w:rPr>
        <w:t>empresario</w:t>
      </w:r>
      <w:r w:rsidR="005839DE" w:rsidRPr="00963ED8">
        <w:rPr>
          <w:lang w:val="es-CO"/>
          <w:rPrChange w:id="3217" w:author="Massiel Nayibe Moreno Ladino" w:date="2025-01-15T13:01:00Z" w16du:dateUtc="2025-01-15T18:01:00Z">
            <w:rPr/>
          </w:rPrChange>
        </w:rPr>
        <w:t>)</w:t>
      </w:r>
      <w:r w:rsidRPr="00963ED8">
        <w:rPr>
          <w:lang w:val="es-CO"/>
          <w:rPrChange w:id="3218" w:author="Massiel Nayibe Moreno Ladino" w:date="2025-01-15T13:01:00Z" w16du:dateUtc="2025-01-15T18:01:00Z">
            <w:rPr/>
          </w:rPrChange>
        </w:rPr>
        <w:t>.</w:t>
      </w:r>
    </w:p>
    <w:p w14:paraId="3DC7A0C3" w14:textId="77777777" w:rsidR="00441859" w:rsidRPr="00963ED8" w:rsidRDefault="00DE7F5C">
      <w:pPr>
        <w:pStyle w:val="Prrafodelista"/>
        <w:numPr>
          <w:ilvl w:val="0"/>
          <w:numId w:val="16"/>
        </w:numPr>
        <w:spacing w:before="120" w:line="360" w:lineRule="auto"/>
        <w:ind w:left="1530" w:hanging="450"/>
        <w:jc w:val="both"/>
        <w:rPr>
          <w:lang w:val="es-CO"/>
          <w:rPrChange w:id="3219" w:author="Massiel Nayibe Moreno Ladino" w:date="2025-01-15T13:01:00Z" w16du:dateUtc="2025-01-15T18:01:00Z">
            <w:rPr/>
          </w:rPrChange>
        </w:rPr>
      </w:pPr>
      <w:r w:rsidRPr="00963ED8">
        <w:rPr>
          <w:lang w:val="es-CO"/>
          <w:rPrChange w:id="3220" w:author="Massiel Nayibe Moreno Ladino" w:date="2025-01-15T13:01:00Z" w16du:dateUtc="2025-01-15T18:01:00Z">
            <w:rPr/>
          </w:rPrChange>
        </w:rPr>
        <w:t>El incumplimiento sistemático, sin razones válidas, por parte del trabajador, de las obligaciones convencionales o legales.</w:t>
      </w:r>
    </w:p>
    <w:p w14:paraId="2E6F28B7" w14:textId="77777777" w:rsidR="00441859" w:rsidRPr="00963ED8" w:rsidRDefault="00DE7F5C">
      <w:pPr>
        <w:pStyle w:val="Prrafodelista"/>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360" w:lineRule="auto"/>
        <w:ind w:left="1530" w:hanging="450"/>
        <w:jc w:val="both"/>
        <w:rPr>
          <w:lang w:val="es-CO"/>
          <w:rPrChange w:id="3221" w:author="Massiel Nayibe Moreno Ladino" w:date="2025-01-15T13:01:00Z" w16du:dateUtc="2025-01-15T18:01:00Z">
            <w:rPr/>
          </w:rPrChange>
        </w:rPr>
      </w:pPr>
      <w:r w:rsidRPr="00963ED8">
        <w:rPr>
          <w:lang w:val="es-CO"/>
          <w:rPrChange w:id="3222" w:author="Massiel Nayibe Moreno Ladino" w:date="2025-01-15T13:01:00Z" w16du:dateUtc="2025-01-15T18:01:00Z">
            <w:rPr/>
          </w:rPrChange>
        </w:rPr>
        <w:t>Todos los vicios del empleado que perturben el orden del establecimiento.</w:t>
      </w:r>
    </w:p>
    <w:p w14:paraId="7979C014" w14:textId="77777777" w:rsidR="00441859" w:rsidRPr="00963ED8" w:rsidRDefault="00DE7F5C">
      <w:pPr>
        <w:pStyle w:val="Prrafodelista"/>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360" w:lineRule="auto"/>
        <w:ind w:left="1530" w:hanging="450"/>
        <w:jc w:val="both"/>
        <w:rPr>
          <w:lang w:val="es-CO"/>
          <w:rPrChange w:id="3223" w:author="Massiel Nayibe Moreno Ladino" w:date="2025-01-15T13:01:00Z" w16du:dateUtc="2025-01-15T18:01:00Z">
            <w:rPr/>
          </w:rPrChange>
        </w:rPr>
      </w:pPr>
      <w:r w:rsidRPr="00963ED8">
        <w:rPr>
          <w:lang w:val="es-CO"/>
          <w:rPrChange w:id="3224" w:author="Massiel Nayibe Moreno Ladino" w:date="2025-01-15T13:01:00Z" w16du:dateUtc="2025-01-15T18:01:00Z">
            <w:rPr/>
          </w:rPrChange>
        </w:rPr>
        <w:lastRenderedPageBreak/>
        <w:t xml:space="preserve">La reticencia sistemática del trabajador a aceptar medidas preventivas, </w:t>
      </w:r>
      <w:r w:rsidR="002A64F5" w:rsidRPr="00963ED8">
        <w:rPr>
          <w:lang w:val="es-CO"/>
          <w:rPrChange w:id="3225" w:author="Massiel Nayibe Moreno Ladino" w:date="2025-01-15T13:01:00Z" w16du:dateUtc="2025-01-15T18:01:00Z">
            <w:rPr/>
          </w:rPrChange>
        </w:rPr>
        <w:t xml:space="preserve">profilácticas </w:t>
      </w:r>
      <w:r w:rsidRPr="00963ED8">
        <w:rPr>
          <w:lang w:val="es-CO"/>
          <w:rPrChange w:id="3226" w:author="Massiel Nayibe Moreno Ladino" w:date="2025-01-15T13:01:00Z" w16du:dateUtc="2025-01-15T18:01:00Z">
            <w:rPr/>
          </w:rPrChange>
        </w:rPr>
        <w:t xml:space="preserve">o curativas, prescritas por el médico del </w:t>
      </w:r>
      <w:r w:rsidR="005839DE" w:rsidRPr="00963ED8">
        <w:rPr>
          <w:lang w:val="es-CO"/>
          <w:rPrChange w:id="3227" w:author="Massiel Nayibe Moreno Ladino" w:date="2025-01-15T13:01:00Z" w16du:dateUtc="2025-01-15T18:01:00Z">
            <w:rPr/>
          </w:rPrChange>
        </w:rPr>
        <w:t>(</w:t>
      </w:r>
      <w:r w:rsidRPr="00963ED8">
        <w:rPr>
          <w:lang w:val="es-CO"/>
          <w:rPrChange w:id="3228" w:author="Massiel Nayibe Moreno Ladino" w:date="2025-01-15T13:01:00Z" w16du:dateUtc="2025-01-15T18:01:00Z">
            <w:rPr/>
          </w:rPrChange>
        </w:rPr>
        <w:t>empresario</w:t>
      </w:r>
      <w:r w:rsidR="005839DE" w:rsidRPr="00963ED8">
        <w:rPr>
          <w:lang w:val="es-CO"/>
          <w:rPrChange w:id="3229" w:author="Massiel Nayibe Moreno Ladino" w:date="2025-01-15T13:01:00Z" w16du:dateUtc="2025-01-15T18:01:00Z">
            <w:rPr/>
          </w:rPrChange>
        </w:rPr>
        <w:t xml:space="preserve">) </w:t>
      </w:r>
      <w:r w:rsidRPr="00963ED8">
        <w:rPr>
          <w:lang w:val="es-CO"/>
          <w:rPrChange w:id="3230" w:author="Massiel Nayibe Moreno Ladino" w:date="2025-01-15T13:01:00Z" w16du:dateUtc="2025-01-15T18:01:00Z">
            <w:rPr/>
          </w:rPrChange>
        </w:rPr>
        <w:t>o por las autoridades para evitar enfermedades o accidentes.</w:t>
      </w:r>
    </w:p>
    <w:p w14:paraId="4ECACA08" w14:textId="77777777" w:rsidR="00441859" w:rsidRPr="00963ED8" w:rsidRDefault="00DE7F5C">
      <w:pPr>
        <w:pStyle w:val="Prrafodelista"/>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360" w:lineRule="auto"/>
        <w:ind w:left="1530" w:hanging="450"/>
        <w:jc w:val="both"/>
        <w:rPr>
          <w:lang w:val="es-CO"/>
          <w:rPrChange w:id="3231" w:author="Massiel Nayibe Moreno Ladino" w:date="2025-01-15T13:01:00Z" w16du:dateUtc="2025-01-15T18:01:00Z">
            <w:rPr/>
          </w:rPrChange>
        </w:rPr>
      </w:pPr>
      <w:r w:rsidRPr="00963ED8">
        <w:rPr>
          <w:lang w:val="es-CO"/>
          <w:rPrChange w:id="3232" w:author="Massiel Nayibe Moreno Ladino" w:date="2025-01-15T13:01:00Z" w16du:dateUtc="2025-01-15T18:01:00Z">
            <w:rPr/>
          </w:rPrChange>
        </w:rPr>
        <w:t>La ineptitud del trabajador para realizar el trabajo encomendado.</w:t>
      </w:r>
    </w:p>
    <w:p w14:paraId="54B57E08" w14:textId="77777777" w:rsidR="00441859" w:rsidRPr="00963ED8" w:rsidRDefault="00DE7F5C">
      <w:pPr>
        <w:pStyle w:val="Prrafodelista"/>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360" w:lineRule="auto"/>
        <w:ind w:left="1530" w:hanging="450"/>
        <w:jc w:val="both"/>
        <w:rPr>
          <w:lang w:val="es-CO"/>
          <w:rPrChange w:id="3233" w:author="Massiel Nayibe Moreno Ladino" w:date="2025-01-15T13:01:00Z" w16du:dateUtc="2025-01-15T18:01:00Z">
            <w:rPr/>
          </w:rPrChange>
        </w:rPr>
      </w:pPr>
      <w:r w:rsidRPr="00963ED8">
        <w:rPr>
          <w:lang w:val="es-CO"/>
          <w:rPrChange w:id="3234" w:author="Massiel Nayibe Moreno Ladino" w:date="2025-01-15T13:01:00Z" w16du:dateUtc="2025-01-15T18:01:00Z">
            <w:rPr/>
          </w:rPrChange>
        </w:rPr>
        <w:t>El reconocimiento al trabajador de la pensión de jubilación o invalidez estando al servicio de la empresa.</w:t>
      </w:r>
    </w:p>
    <w:p w14:paraId="51B0CCAD" w14:textId="77777777" w:rsidR="00441859" w:rsidRPr="00963ED8" w:rsidRDefault="00DE7F5C">
      <w:pPr>
        <w:pStyle w:val="Prrafodelista"/>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360" w:lineRule="auto"/>
        <w:ind w:left="1530" w:hanging="450"/>
        <w:jc w:val="both"/>
        <w:rPr>
          <w:lang w:val="es-CO"/>
          <w:rPrChange w:id="3235" w:author="Massiel Nayibe Moreno Ladino" w:date="2025-01-15T13:01:00Z" w16du:dateUtc="2025-01-15T18:01:00Z">
            <w:rPr/>
          </w:rPrChange>
        </w:rPr>
      </w:pPr>
      <w:r w:rsidRPr="00963ED8">
        <w:rPr>
          <w:lang w:val="es-CO"/>
          <w:rPrChange w:id="3236" w:author="Massiel Nayibe Moreno Ladino" w:date="2025-01-15T13:01:00Z" w16du:dateUtc="2025-01-15T18:01:00Z">
            <w:rPr/>
          </w:rPrChange>
        </w:rPr>
        <w:t>Enfermedad contagiosa o crónica del trabajador, que no tenga carácter profesional, así como cualquier otra enfermedad o lesión que le incapacite para el trabajo, cuya curación no haya sido posible durante ciento ochenta (180) días, siempre que se conceda previamente permiso del Ministerio del Trabajo. El despido por esta causa no podrá efectuarse hasta el vencimiento de dicho plazo y no exime al (empleador) de las prestaciones e indemnizaciones legales y convencionales derivadas de la enfermedad.</w:t>
      </w:r>
    </w:p>
    <w:p w14:paraId="06A8E58A" w14:textId="77777777" w:rsidR="00441859" w:rsidRPr="00963ED8" w:rsidRDefault="00DE7F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360" w:lineRule="auto"/>
        <w:ind w:left="360"/>
        <w:jc w:val="both"/>
        <w:rPr>
          <w:lang w:val="es-CO"/>
          <w:rPrChange w:id="3237" w:author="Massiel Nayibe Moreno Ladino" w:date="2025-01-15T13:01:00Z" w16du:dateUtc="2025-01-15T18:01:00Z">
            <w:rPr/>
          </w:rPrChange>
        </w:rPr>
      </w:pPr>
      <w:r w:rsidRPr="00963ED8">
        <w:rPr>
          <w:lang w:val="es-CO"/>
          <w:rPrChange w:id="3238" w:author="Massiel Nayibe Moreno Ladino" w:date="2025-01-15T13:01:00Z" w16du:dateUtc="2025-01-15T18:01:00Z">
            <w:rPr/>
          </w:rPrChange>
        </w:rPr>
        <w:t>En todos los casos anteriores, la causa específica deberá ser señalada por el empleador y el trabajador tendrá derecho a defenderse. En los casos de los numerales 9 al 15 de esta sección, para la terminación del contrato, el empleador deberá dar aviso al trabajador con una anticipación no menor de quince (15) días.</w:t>
      </w:r>
    </w:p>
    <w:p w14:paraId="187A86B3" w14:textId="77777777" w:rsidR="00441859" w:rsidRPr="00963ED8" w:rsidRDefault="00DE7F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360" w:lineRule="auto"/>
        <w:ind w:left="810"/>
        <w:jc w:val="both"/>
        <w:rPr>
          <w:i/>
          <w:iCs/>
          <w:u w:val="single"/>
          <w:lang w:val="es-CO"/>
          <w:rPrChange w:id="3239" w:author="Massiel Nayibe Moreno Ladino" w:date="2025-01-15T13:01:00Z" w16du:dateUtc="2025-01-15T18:01:00Z">
            <w:rPr>
              <w:i/>
              <w:iCs/>
              <w:u w:val="single"/>
            </w:rPr>
          </w:rPrChange>
        </w:rPr>
      </w:pPr>
      <w:bookmarkStart w:id="3240" w:name="_Hlk31754667"/>
      <w:r w:rsidRPr="00963ED8">
        <w:rPr>
          <w:i/>
          <w:iCs/>
          <w:u w:val="single"/>
          <w:lang w:val="es-CO"/>
          <w:rPrChange w:id="3241" w:author="Massiel Nayibe Moreno Ladino" w:date="2025-01-15T13:01:00Z" w16du:dateUtc="2025-01-15T18:01:00Z">
            <w:rPr>
              <w:i/>
              <w:iCs/>
              <w:u w:val="single"/>
            </w:rPr>
          </w:rPrChange>
        </w:rPr>
        <w:t xml:space="preserve">B.) </w:t>
      </w:r>
      <w:r w:rsidR="000006AD" w:rsidRPr="00963ED8">
        <w:rPr>
          <w:i/>
          <w:iCs/>
          <w:u w:val="single"/>
          <w:lang w:val="es-CO"/>
          <w:rPrChange w:id="3242" w:author="Massiel Nayibe Moreno Ladino" w:date="2025-01-15T13:01:00Z" w16du:dateUtc="2025-01-15T18:01:00Z">
            <w:rPr>
              <w:i/>
              <w:iCs/>
              <w:u w:val="single"/>
            </w:rPr>
          </w:rPrChange>
        </w:rPr>
        <w:t xml:space="preserve">Por el </w:t>
      </w:r>
      <w:r w:rsidRPr="00963ED8">
        <w:rPr>
          <w:i/>
          <w:iCs/>
          <w:u w:val="single"/>
          <w:lang w:val="es-CO"/>
          <w:rPrChange w:id="3243" w:author="Massiel Nayibe Moreno Ladino" w:date="2025-01-15T13:01:00Z" w16du:dateUtc="2025-01-15T18:01:00Z">
            <w:rPr>
              <w:i/>
              <w:iCs/>
              <w:u w:val="single"/>
            </w:rPr>
          </w:rPrChange>
        </w:rPr>
        <w:t xml:space="preserve">trabajador </w:t>
      </w:r>
      <w:r w:rsidR="00B11ED7" w:rsidRPr="00963ED8">
        <w:rPr>
          <w:i/>
          <w:iCs/>
          <w:u w:val="single"/>
          <w:lang w:val="es-CO"/>
          <w:rPrChange w:id="3244" w:author="Massiel Nayibe Moreno Ladino" w:date="2025-01-15T13:01:00Z" w16du:dateUtc="2025-01-15T18:01:00Z">
            <w:rPr>
              <w:i/>
              <w:iCs/>
              <w:u w:val="single"/>
            </w:rPr>
          </w:rPrChange>
        </w:rPr>
        <w:t>con causa justificada</w:t>
      </w:r>
      <w:r w:rsidRPr="00963ED8">
        <w:rPr>
          <w:i/>
          <w:iCs/>
          <w:u w:val="single"/>
          <w:lang w:val="es-CO"/>
          <w:rPrChange w:id="3245" w:author="Massiel Nayibe Moreno Ladino" w:date="2025-01-15T13:01:00Z" w16du:dateUtc="2025-01-15T18:01:00Z">
            <w:rPr>
              <w:i/>
              <w:iCs/>
              <w:u w:val="single"/>
            </w:rPr>
          </w:rPrChange>
        </w:rPr>
        <w:t>:</w:t>
      </w:r>
    </w:p>
    <w:bookmarkEnd w:id="3240"/>
    <w:p w14:paraId="2F8E30E8" w14:textId="77777777" w:rsidR="00441859" w:rsidRPr="00963ED8" w:rsidRDefault="00DE7F5C">
      <w:pPr>
        <w:pStyle w:val="Prrafodelista"/>
        <w:numPr>
          <w:ilvl w:val="0"/>
          <w:numId w:val="57"/>
        </w:numPr>
        <w:shd w:val="clear" w:color="auto" w:fill="FFFFFF"/>
        <w:tabs>
          <w:tab w:val="left" w:pos="916"/>
          <w:tab w:val="left" w:pos="153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360" w:lineRule="auto"/>
        <w:ind w:left="1530"/>
        <w:jc w:val="both"/>
        <w:rPr>
          <w:rFonts w:eastAsia="Times New Roman" w:cstheme="majorHAnsi"/>
          <w:color w:val="212121"/>
          <w:lang w:val="es-CO"/>
          <w:rPrChange w:id="3246" w:author="Massiel Nayibe Moreno Ladino" w:date="2025-01-15T13:01:00Z" w16du:dateUtc="2025-01-15T18:01:00Z">
            <w:rPr>
              <w:rFonts w:eastAsia="Times New Roman" w:cstheme="majorHAnsi"/>
              <w:color w:val="212121"/>
            </w:rPr>
          </w:rPrChange>
        </w:rPr>
      </w:pPr>
      <w:r w:rsidRPr="00963ED8">
        <w:rPr>
          <w:rFonts w:eastAsia="Times New Roman" w:cstheme="majorHAnsi"/>
          <w:color w:val="212121"/>
          <w:lang w:val="es-CO"/>
          <w:rPrChange w:id="3247" w:author="Massiel Nayibe Moreno Ladino" w:date="2025-01-15T13:01:00Z" w16du:dateUtc="2025-01-15T18:01:00Z">
            <w:rPr>
              <w:rFonts w:eastAsia="Times New Roman" w:cstheme="majorHAnsi"/>
              <w:color w:val="212121"/>
            </w:rPr>
          </w:rPrChange>
        </w:rPr>
        <w:t xml:space="preserve">Haber sufrido engaño por parte del </w:t>
      </w:r>
      <w:r w:rsidR="000006AD" w:rsidRPr="00963ED8">
        <w:rPr>
          <w:rFonts w:eastAsia="Times New Roman" w:cstheme="majorHAnsi"/>
          <w:color w:val="212121"/>
          <w:lang w:val="es-CO"/>
          <w:rPrChange w:id="3248" w:author="Massiel Nayibe Moreno Ladino" w:date="2025-01-15T13:01:00Z" w16du:dateUtc="2025-01-15T18:01:00Z">
            <w:rPr>
              <w:rFonts w:eastAsia="Times New Roman" w:cstheme="majorHAnsi"/>
              <w:color w:val="212121"/>
            </w:rPr>
          </w:rPrChange>
        </w:rPr>
        <w:t>(</w:t>
      </w:r>
      <w:r w:rsidRPr="00963ED8">
        <w:rPr>
          <w:rFonts w:eastAsia="Times New Roman" w:cstheme="majorHAnsi"/>
          <w:color w:val="212121"/>
          <w:lang w:val="es-CO"/>
          <w:rPrChange w:id="3249" w:author="Massiel Nayibe Moreno Ladino" w:date="2025-01-15T13:01:00Z" w16du:dateUtc="2025-01-15T18:01:00Z">
            <w:rPr>
              <w:rFonts w:eastAsia="Times New Roman" w:cstheme="majorHAnsi"/>
              <w:color w:val="212121"/>
            </w:rPr>
          </w:rPrChange>
        </w:rPr>
        <w:t>empresario</w:t>
      </w:r>
      <w:r w:rsidR="000006AD" w:rsidRPr="00963ED8">
        <w:rPr>
          <w:rFonts w:eastAsia="Times New Roman" w:cstheme="majorHAnsi"/>
          <w:color w:val="212121"/>
          <w:lang w:val="es-CO"/>
          <w:rPrChange w:id="3250" w:author="Massiel Nayibe Moreno Ladino" w:date="2025-01-15T13:01:00Z" w16du:dateUtc="2025-01-15T18:01:00Z">
            <w:rPr>
              <w:rFonts w:eastAsia="Times New Roman" w:cstheme="majorHAnsi"/>
              <w:color w:val="212121"/>
            </w:rPr>
          </w:rPrChange>
        </w:rPr>
        <w:t>)</w:t>
      </w:r>
      <w:r w:rsidRPr="00963ED8">
        <w:rPr>
          <w:rFonts w:eastAsia="Times New Roman" w:cstheme="majorHAnsi"/>
          <w:color w:val="212121"/>
          <w:lang w:val="es-CO"/>
          <w:rPrChange w:id="3251" w:author="Massiel Nayibe Moreno Ladino" w:date="2025-01-15T13:01:00Z" w16du:dateUtc="2025-01-15T18:01:00Z">
            <w:rPr>
              <w:rFonts w:eastAsia="Times New Roman" w:cstheme="majorHAnsi"/>
              <w:color w:val="212121"/>
            </w:rPr>
          </w:rPrChange>
        </w:rPr>
        <w:t>, en relación con las condiciones de trabajo.</w:t>
      </w:r>
    </w:p>
    <w:p w14:paraId="7CF710BD" w14:textId="77777777" w:rsidR="00441859" w:rsidRPr="00963ED8" w:rsidRDefault="00DE7F5C">
      <w:pPr>
        <w:pStyle w:val="Prrafodelista"/>
        <w:numPr>
          <w:ilvl w:val="0"/>
          <w:numId w:val="57"/>
        </w:numPr>
        <w:shd w:val="clear" w:color="auto" w:fill="FFFFFF"/>
        <w:tabs>
          <w:tab w:val="left" w:pos="916"/>
          <w:tab w:val="left" w:pos="153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360" w:lineRule="auto"/>
        <w:ind w:left="1530"/>
        <w:jc w:val="both"/>
        <w:rPr>
          <w:rFonts w:eastAsia="Times New Roman" w:cstheme="majorHAnsi"/>
          <w:color w:val="212121"/>
          <w:lang w:val="es-CO"/>
          <w:rPrChange w:id="3252" w:author="Massiel Nayibe Moreno Ladino" w:date="2025-01-15T13:01:00Z" w16du:dateUtc="2025-01-15T18:01:00Z">
            <w:rPr>
              <w:rFonts w:eastAsia="Times New Roman" w:cstheme="majorHAnsi"/>
              <w:color w:val="212121"/>
            </w:rPr>
          </w:rPrChange>
        </w:rPr>
      </w:pPr>
      <w:r w:rsidRPr="00963ED8">
        <w:rPr>
          <w:rFonts w:eastAsia="Times New Roman" w:cstheme="majorHAnsi"/>
          <w:color w:val="212121"/>
          <w:lang w:val="es-CO"/>
          <w:rPrChange w:id="3253" w:author="Massiel Nayibe Moreno Ladino" w:date="2025-01-15T13:01:00Z" w16du:dateUtc="2025-01-15T18:01:00Z">
            <w:rPr>
              <w:rFonts w:eastAsia="Times New Roman" w:cstheme="majorHAnsi"/>
              <w:color w:val="212121"/>
            </w:rPr>
          </w:rPrChange>
        </w:rPr>
        <w:t xml:space="preserve">Cualquier acto de violencia, malos tratos o amenazas graves inferidas por el </w:t>
      </w:r>
      <w:r w:rsidR="000006AD" w:rsidRPr="00963ED8">
        <w:rPr>
          <w:rFonts w:eastAsia="Times New Roman" w:cstheme="majorHAnsi"/>
          <w:color w:val="212121"/>
          <w:lang w:val="es-CO"/>
          <w:rPrChange w:id="3254" w:author="Massiel Nayibe Moreno Ladino" w:date="2025-01-15T13:01:00Z" w16du:dateUtc="2025-01-15T18:01:00Z">
            <w:rPr>
              <w:rFonts w:eastAsia="Times New Roman" w:cstheme="majorHAnsi"/>
              <w:color w:val="212121"/>
            </w:rPr>
          </w:rPrChange>
        </w:rPr>
        <w:t>(</w:t>
      </w:r>
      <w:r w:rsidRPr="00963ED8">
        <w:rPr>
          <w:rFonts w:eastAsia="Times New Roman" w:cstheme="majorHAnsi"/>
          <w:color w:val="212121"/>
          <w:lang w:val="es-CO"/>
          <w:rPrChange w:id="3255" w:author="Massiel Nayibe Moreno Ladino" w:date="2025-01-15T13:01:00Z" w16du:dateUtc="2025-01-15T18:01:00Z">
            <w:rPr>
              <w:rFonts w:eastAsia="Times New Roman" w:cstheme="majorHAnsi"/>
              <w:color w:val="212121"/>
            </w:rPr>
          </w:rPrChange>
        </w:rPr>
        <w:t xml:space="preserve">empleador) contra el trabajador o miembros de su familia, dentro o fuera del servicio, o inferidas dentro del servicio por los familiares, </w:t>
      </w:r>
      <w:r w:rsidR="002A64F5" w:rsidRPr="00963ED8">
        <w:rPr>
          <w:rFonts w:eastAsia="Times New Roman" w:cstheme="majorHAnsi"/>
          <w:color w:val="212121"/>
          <w:lang w:val="es-CO"/>
          <w:rPrChange w:id="3256" w:author="Massiel Nayibe Moreno Ladino" w:date="2025-01-15T13:01:00Z" w16du:dateUtc="2025-01-15T18:01:00Z">
            <w:rPr>
              <w:rFonts w:eastAsia="Times New Roman" w:cstheme="majorHAnsi"/>
              <w:color w:val="212121"/>
            </w:rPr>
          </w:rPrChange>
        </w:rPr>
        <w:t xml:space="preserve">representantes </w:t>
      </w:r>
      <w:r w:rsidRPr="00963ED8">
        <w:rPr>
          <w:rFonts w:eastAsia="Times New Roman" w:cstheme="majorHAnsi"/>
          <w:color w:val="212121"/>
          <w:lang w:val="es-CO"/>
          <w:rPrChange w:id="3257" w:author="Massiel Nayibe Moreno Ladino" w:date="2025-01-15T13:01:00Z" w16du:dateUtc="2025-01-15T18:01:00Z">
            <w:rPr>
              <w:rFonts w:eastAsia="Times New Roman" w:cstheme="majorHAnsi"/>
              <w:color w:val="212121"/>
            </w:rPr>
          </w:rPrChange>
        </w:rPr>
        <w:t xml:space="preserve">o dependientes del </w:t>
      </w:r>
      <w:r w:rsidR="000006AD" w:rsidRPr="00963ED8">
        <w:rPr>
          <w:rFonts w:eastAsia="Times New Roman" w:cstheme="majorHAnsi"/>
          <w:color w:val="212121"/>
          <w:lang w:val="es-CO"/>
          <w:rPrChange w:id="3258" w:author="Massiel Nayibe Moreno Ladino" w:date="2025-01-15T13:01:00Z" w16du:dateUtc="2025-01-15T18:01:00Z">
            <w:rPr>
              <w:rFonts w:eastAsia="Times New Roman" w:cstheme="majorHAnsi"/>
              <w:color w:val="212121"/>
            </w:rPr>
          </w:rPrChange>
        </w:rPr>
        <w:t>(</w:t>
      </w:r>
      <w:r w:rsidRPr="00963ED8">
        <w:rPr>
          <w:rFonts w:eastAsia="Times New Roman" w:cstheme="majorHAnsi"/>
          <w:color w:val="212121"/>
          <w:lang w:val="es-CO"/>
          <w:rPrChange w:id="3259" w:author="Massiel Nayibe Moreno Ladino" w:date="2025-01-15T13:01:00Z" w16du:dateUtc="2025-01-15T18:01:00Z">
            <w:rPr>
              <w:rFonts w:eastAsia="Times New Roman" w:cstheme="majorHAnsi"/>
              <w:color w:val="212121"/>
            </w:rPr>
          </w:rPrChange>
        </w:rPr>
        <w:t>empleador) con el consentimiento o tolerancia de éste.</w:t>
      </w:r>
    </w:p>
    <w:p w14:paraId="2D4A2869" w14:textId="77777777" w:rsidR="00441859" w:rsidRPr="00963ED8" w:rsidRDefault="00DE7F5C">
      <w:pPr>
        <w:pStyle w:val="Prrafodelista"/>
        <w:numPr>
          <w:ilvl w:val="0"/>
          <w:numId w:val="57"/>
        </w:numPr>
        <w:shd w:val="clear" w:color="auto" w:fill="FFFFFF"/>
        <w:tabs>
          <w:tab w:val="left" w:pos="916"/>
          <w:tab w:val="left" w:pos="153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360" w:lineRule="auto"/>
        <w:ind w:left="1530"/>
        <w:jc w:val="both"/>
        <w:rPr>
          <w:rFonts w:eastAsia="Times New Roman" w:cstheme="majorHAnsi"/>
          <w:color w:val="212121"/>
          <w:lang w:val="es-CO"/>
          <w:rPrChange w:id="3260" w:author="Massiel Nayibe Moreno Ladino" w:date="2025-01-15T13:01:00Z" w16du:dateUtc="2025-01-15T18:01:00Z">
            <w:rPr>
              <w:rFonts w:eastAsia="Times New Roman" w:cstheme="majorHAnsi"/>
              <w:color w:val="212121"/>
            </w:rPr>
          </w:rPrChange>
        </w:rPr>
      </w:pPr>
      <w:r w:rsidRPr="00963ED8">
        <w:rPr>
          <w:rFonts w:eastAsia="Times New Roman" w:cstheme="majorHAnsi"/>
          <w:color w:val="212121"/>
          <w:lang w:val="es-CO"/>
          <w:rPrChange w:id="3261" w:author="Massiel Nayibe Moreno Ladino" w:date="2025-01-15T13:01:00Z" w16du:dateUtc="2025-01-15T18:01:00Z">
            <w:rPr>
              <w:rFonts w:eastAsia="Times New Roman" w:cstheme="majorHAnsi"/>
              <w:color w:val="212121"/>
            </w:rPr>
          </w:rPrChange>
        </w:rPr>
        <w:t xml:space="preserve">Cualquier acto del </w:t>
      </w:r>
      <w:r w:rsidR="000006AD" w:rsidRPr="00963ED8">
        <w:rPr>
          <w:rFonts w:eastAsia="Times New Roman" w:cstheme="majorHAnsi"/>
          <w:color w:val="212121"/>
          <w:lang w:val="es-CO"/>
          <w:rPrChange w:id="3262" w:author="Massiel Nayibe Moreno Ladino" w:date="2025-01-15T13:01:00Z" w16du:dateUtc="2025-01-15T18:01:00Z">
            <w:rPr>
              <w:rFonts w:eastAsia="Times New Roman" w:cstheme="majorHAnsi"/>
              <w:color w:val="212121"/>
            </w:rPr>
          </w:rPrChange>
        </w:rPr>
        <w:t>(</w:t>
      </w:r>
      <w:r w:rsidRPr="00963ED8">
        <w:rPr>
          <w:rFonts w:eastAsia="Times New Roman" w:cstheme="majorHAnsi"/>
          <w:color w:val="212121"/>
          <w:lang w:val="es-CO"/>
          <w:rPrChange w:id="3263" w:author="Massiel Nayibe Moreno Ladino" w:date="2025-01-15T13:01:00Z" w16du:dateUtc="2025-01-15T18:01:00Z">
            <w:rPr>
              <w:rFonts w:eastAsia="Times New Roman" w:cstheme="majorHAnsi"/>
              <w:color w:val="212121"/>
            </w:rPr>
          </w:rPrChange>
        </w:rPr>
        <w:t>empresario</w:t>
      </w:r>
      <w:r w:rsidR="000006AD" w:rsidRPr="00963ED8">
        <w:rPr>
          <w:rFonts w:eastAsia="Times New Roman" w:cstheme="majorHAnsi"/>
          <w:color w:val="212121"/>
          <w:lang w:val="es-CO"/>
          <w:rPrChange w:id="3264" w:author="Massiel Nayibe Moreno Ladino" w:date="2025-01-15T13:01:00Z" w16du:dateUtc="2025-01-15T18:01:00Z">
            <w:rPr>
              <w:rFonts w:eastAsia="Times New Roman" w:cstheme="majorHAnsi"/>
              <w:color w:val="212121"/>
            </w:rPr>
          </w:rPrChange>
        </w:rPr>
        <w:t xml:space="preserve">) </w:t>
      </w:r>
      <w:r w:rsidRPr="00963ED8">
        <w:rPr>
          <w:rFonts w:eastAsia="Times New Roman" w:cstheme="majorHAnsi"/>
          <w:color w:val="212121"/>
          <w:lang w:val="es-CO"/>
          <w:rPrChange w:id="3265" w:author="Massiel Nayibe Moreno Ladino" w:date="2025-01-15T13:01:00Z" w16du:dateUtc="2025-01-15T18:01:00Z">
            <w:rPr>
              <w:rFonts w:eastAsia="Times New Roman" w:cstheme="majorHAnsi"/>
              <w:color w:val="212121"/>
            </w:rPr>
          </w:rPrChange>
        </w:rPr>
        <w:t>o de sus representantes que induzca al trabajador a cometer un acto ilegal o contrario a sus convicciones políticas o religiosas.</w:t>
      </w:r>
    </w:p>
    <w:p w14:paraId="10FD0077" w14:textId="77777777" w:rsidR="00441859" w:rsidRPr="00963ED8" w:rsidRDefault="00DE7F5C">
      <w:pPr>
        <w:pStyle w:val="Prrafodelista"/>
        <w:numPr>
          <w:ilvl w:val="0"/>
          <w:numId w:val="57"/>
        </w:numPr>
        <w:shd w:val="clear" w:color="auto" w:fill="FFFFFF"/>
        <w:tabs>
          <w:tab w:val="left" w:pos="916"/>
          <w:tab w:val="left" w:pos="153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360" w:lineRule="auto"/>
        <w:ind w:left="1530"/>
        <w:jc w:val="both"/>
        <w:rPr>
          <w:rFonts w:eastAsia="Times New Roman" w:cstheme="majorHAnsi"/>
          <w:color w:val="212121"/>
          <w:lang w:val="es-CO"/>
          <w:rPrChange w:id="3266" w:author="Massiel Nayibe Moreno Ladino" w:date="2025-01-15T13:01:00Z" w16du:dateUtc="2025-01-15T18:01:00Z">
            <w:rPr>
              <w:rFonts w:eastAsia="Times New Roman" w:cstheme="majorHAnsi"/>
              <w:color w:val="212121"/>
            </w:rPr>
          </w:rPrChange>
        </w:rPr>
      </w:pPr>
      <w:r w:rsidRPr="00963ED8">
        <w:rPr>
          <w:rFonts w:eastAsia="Times New Roman" w:cstheme="majorHAnsi"/>
          <w:color w:val="212121"/>
          <w:lang w:val="es-CO"/>
          <w:rPrChange w:id="3267" w:author="Massiel Nayibe Moreno Ladino" w:date="2025-01-15T13:01:00Z" w16du:dateUtc="2025-01-15T18:01:00Z">
            <w:rPr>
              <w:rFonts w:eastAsia="Times New Roman" w:cstheme="majorHAnsi"/>
              <w:color w:val="212121"/>
            </w:rPr>
          </w:rPrChange>
        </w:rPr>
        <w:t xml:space="preserve">Todas las circunstancias que el trabajador no puede prever al celebrar el contrato y que ponen en peligro su seguridad o su salud, y que el </w:t>
      </w:r>
      <w:r w:rsidR="000006AD" w:rsidRPr="00963ED8">
        <w:rPr>
          <w:rFonts w:eastAsia="Times New Roman" w:cstheme="majorHAnsi"/>
          <w:color w:val="212121"/>
          <w:lang w:val="es-CO"/>
          <w:rPrChange w:id="3268" w:author="Massiel Nayibe Moreno Ladino" w:date="2025-01-15T13:01:00Z" w16du:dateUtc="2025-01-15T18:01:00Z">
            <w:rPr>
              <w:rFonts w:eastAsia="Times New Roman" w:cstheme="majorHAnsi"/>
              <w:color w:val="212121"/>
            </w:rPr>
          </w:rPrChange>
        </w:rPr>
        <w:t>(</w:t>
      </w:r>
      <w:r w:rsidRPr="00963ED8">
        <w:rPr>
          <w:rFonts w:eastAsia="Times New Roman" w:cstheme="majorHAnsi"/>
          <w:color w:val="212121"/>
          <w:lang w:val="es-CO"/>
          <w:rPrChange w:id="3269" w:author="Massiel Nayibe Moreno Ladino" w:date="2025-01-15T13:01:00Z" w16du:dateUtc="2025-01-15T18:01:00Z">
            <w:rPr>
              <w:rFonts w:eastAsia="Times New Roman" w:cstheme="majorHAnsi"/>
              <w:color w:val="212121"/>
            </w:rPr>
          </w:rPrChange>
        </w:rPr>
        <w:t>empresario</w:t>
      </w:r>
      <w:r w:rsidR="000006AD" w:rsidRPr="00963ED8">
        <w:rPr>
          <w:rFonts w:eastAsia="Times New Roman" w:cstheme="majorHAnsi"/>
          <w:color w:val="212121"/>
          <w:lang w:val="es-CO"/>
          <w:rPrChange w:id="3270" w:author="Massiel Nayibe Moreno Ladino" w:date="2025-01-15T13:01:00Z" w16du:dateUtc="2025-01-15T18:01:00Z">
            <w:rPr>
              <w:rFonts w:eastAsia="Times New Roman" w:cstheme="majorHAnsi"/>
              <w:color w:val="212121"/>
            </w:rPr>
          </w:rPrChange>
        </w:rPr>
        <w:t xml:space="preserve">) </w:t>
      </w:r>
      <w:r w:rsidRPr="00963ED8">
        <w:rPr>
          <w:rFonts w:eastAsia="Times New Roman" w:cstheme="majorHAnsi"/>
          <w:color w:val="212121"/>
          <w:lang w:val="es-CO"/>
          <w:rPrChange w:id="3271" w:author="Massiel Nayibe Moreno Ladino" w:date="2025-01-15T13:01:00Z" w16du:dateUtc="2025-01-15T18:01:00Z">
            <w:rPr>
              <w:rFonts w:eastAsia="Times New Roman" w:cstheme="majorHAnsi"/>
              <w:color w:val="212121"/>
            </w:rPr>
          </w:rPrChange>
        </w:rPr>
        <w:t>no acepta modificar.</w:t>
      </w:r>
    </w:p>
    <w:p w14:paraId="5507912C" w14:textId="77777777" w:rsidR="00441859" w:rsidRPr="00963ED8" w:rsidRDefault="00DE7F5C">
      <w:pPr>
        <w:pStyle w:val="Prrafodelista"/>
        <w:numPr>
          <w:ilvl w:val="0"/>
          <w:numId w:val="57"/>
        </w:numPr>
        <w:shd w:val="clear" w:color="auto" w:fill="FFFFFF"/>
        <w:tabs>
          <w:tab w:val="left" w:pos="916"/>
          <w:tab w:val="left" w:pos="153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360" w:lineRule="auto"/>
        <w:ind w:left="1530"/>
        <w:jc w:val="both"/>
        <w:rPr>
          <w:rFonts w:eastAsia="Times New Roman" w:cstheme="majorHAnsi"/>
          <w:color w:val="212121"/>
          <w:lang w:val="es-CO"/>
          <w:rPrChange w:id="3272" w:author="Massiel Nayibe Moreno Ladino" w:date="2025-01-15T13:01:00Z" w16du:dateUtc="2025-01-15T18:01:00Z">
            <w:rPr>
              <w:rFonts w:eastAsia="Times New Roman" w:cstheme="majorHAnsi"/>
              <w:color w:val="212121"/>
            </w:rPr>
          </w:rPrChange>
        </w:rPr>
      </w:pPr>
      <w:r w:rsidRPr="00963ED8">
        <w:rPr>
          <w:rFonts w:eastAsia="Times New Roman" w:cstheme="majorHAnsi"/>
          <w:color w:val="212121"/>
          <w:lang w:val="es-CO"/>
          <w:rPrChange w:id="3273" w:author="Massiel Nayibe Moreno Ladino" w:date="2025-01-15T13:01:00Z" w16du:dateUtc="2025-01-15T18:01:00Z">
            <w:rPr>
              <w:rFonts w:eastAsia="Times New Roman" w:cstheme="majorHAnsi"/>
              <w:color w:val="212121"/>
            </w:rPr>
          </w:rPrChange>
        </w:rPr>
        <w:lastRenderedPageBreak/>
        <w:t xml:space="preserve">Cualquier daño causado dolosamente por el </w:t>
      </w:r>
      <w:r w:rsidR="000006AD" w:rsidRPr="00963ED8">
        <w:rPr>
          <w:rFonts w:eastAsia="Times New Roman" w:cstheme="majorHAnsi"/>
          <w:color w:val="212121"/>
          <w:lang w:val="es-CO"/>
          <w:rPrChange w:id="3274" w:author="Massiel Nayibe Moreno Ladino" w:date="2025-01-15T13:01:00Z" w16du:dateUtc="2025-01-15T18:01:00Z">
            <w:rPr>
              <w:rFonts w:eastAsia="Times New Roman" w:cstheme="majorHAnsi"/>
              <w:color w:val="212121"/>
            </w:rPr>
          </w:rPrChange>
        </w:rPr>
        <w:t>(</w:t>
      </w:r>
      <w:r w:rsidRPr="00963ED8">
        <w:rPr>
          <w:rFonts w:eastAsia="Times New Roman" w:cstheme="majorHAnsi"/>
          <w:color w:val="212121"/>
          <w:lang w:val="es-CO"/>
          <w:rPrChange w:id="3275" w:author="Massiel Nayibe Moreno Ladino" w:date="2025-01-15T13:01:00Z" w16du:dateUtc="2025-01-15T18:01:00Z">
            <w:rPr>
              <w:rFonts w:eastAsia="Times New Roman" w:cstheme="majorHAnsi"/>
              <w:color w:val="212121"/>
            </w:rPr>
          </w:rPrChange>
        </w:rPr>
        <w:t>empresario) al trabajador en la prestación del servicio.</w:t>
      </w:r>
    </w:p>
    <w:p w14:paraId="1E592AD0" w14:textId="77777777" w:rsidR="00441859" w:rsidRPr="00963ED8" w:rsidRDefault="00DE7F5C">
      <w:pPr>
        <w:pStyle w:val="Prrafodelista"/>
        <w:numPr>
          <w:ilvl w:val="0"/>
          <w:numId w:val="57"/>
        </w:numPr>
        <w:shd w:val="clear" w:color="auto" w:fill="FFFFFF"/>
        <w:tabs>
          <w:tab w:val="left" w:pos="916"/>
          <w:tab w:val="left" w:pos="153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360" w:lineRule="auto"/>
        <w:ind w:left="1530"/>
        <w:jc w:val="both"/>
        <w:rPr>
          <w:rFonts w:eastAsia="Times New Roman" w:cstheme="majorHAnsi"/>
          <w:color w:val="212121"/>
          <w:lang w:val="es-CO"/>
          <w:rPrChange w:id="3276" w:author="Massiel Nayibe Moreno Ladino" w:date="2025-01-15T13:01:00Z" w16du:dateUtc="2025-01-15T18:01:00Z">
            <w:rPr>
              <w:rFonts w:eastAsia="Times New Roman" w:cstheme="majorHAnsi"/>
              <w:color w:val="212121"/>
            </w:rPr>
          </w:rPrChange>
        </w:rPr>
      </w:pPr>
      <w:r w:rsidRPr="00963ED8">
        <w:rPr>
          <w:rFonts w:eastAsia="Times New Roman" w:cstheme="majorHAnsi"/>
          <w:color w:val="212121"/>
          <w:lang w:val="es-CO"/>
          <w:rPrChange w:id="3277" w:author="Massiel Nayibe Moreno Ladino" w:date="2025-01-15T13:01:00Z" w16du:dateUtc="2025-01-15T18:01:00Z">
            <w:rPr>
              <w:rFonts w:eastAsia="Times New Roman" w:cstheme="majorHAnsi"/>
              <w:color w:val="212121"/>
            </w:rPr>
          </w:rPrChange>
        </w:rPr>
        <w:t xml:space="preserve">El incumplimiento sistemático y sin motivos válidos por parte del </w:t>
      </w:r>
      <w:r w:rsidR="000006AD" w:rsidRPr="00963ED8">
        <w:rPr>
          <w:rFonts w:eastAsia="Times New Roman" w:cstheme="majorHAnsi"/>
          <w:color w:val="212121"/>
          <w:lang w:val="es-CO"/>
          <w:rPrChange w:id="3278" w:author="Massiel Nayibe Moreno Ladino" w:date="2025-01-15T13:01:00Z" w16du:dateUtc="2025-01-15T18:01:00Z">
            <w:rPr>
              <w:rFonts w:eastAsia="Times New Roman" w:cstheme="majorHAnsi"/>
              <w:color w:val="212121"/>
            </w:rPr>
          </w:rPrChange>
        </w:rPr>
        <w:t>(</w:t>
      </w:r>
      <w:r w:rsidRPr="00963ED8">
        <w:rPr>
          <w:rFonts w:eastAsia="Times New Roman" w:cstheme="majorHAnsi"/>
          <w:color w:val="212121"/>
          <w:lang w:val="es-CO"/>
          <w:rPrChange w:id="3279" w:author="Massiel Nayibe Moreno Ladino" w:date="2025-01-15T13:01:00Z" w16du:dateUtc="2025-01-15T18:01:00Z">
            <w:rPr>
              <w:rFonts w:eastAsia="Times New Roman" w:cstheme="majorHAnsi"/>
              <w:color w:val="212121"/>
            </w:rPr>
          </w:rPrChange>
        </w:rPr>
        <w:t>empresario</w:t>
      </w:r>
      <w:r w:rsidR="000006AD" w:rsidRPr="00963ED8">
        <w:rPr>
          <w:rFonts w:eastAsia="Times New Roman" w:cstheme="majorHAnsi"/>
          <w:color w:val="212121"/>
          <w:lang w:val="es-CO"/>
          <w:rPrChange w:id="3280" w:author="Massiel Nayibe Moreno Ladino" w:date="2025-01-15T13:01:00Z" w16du:dateUtc="2025-01-15T18:01:00Z">
            <w:rPr>
              <w:rFonts w:eastAsia="Times New Roman" w:cstheme="majorHAnsi"/>
              <w:color w:val="212121"/>
            </w:rPr>
          </w:rPrChange>
        </w:rPr>
        <w:t>)</w:t>
      </w:r>
      <w:r w:rsidRPr="00963ED8">
        <w:rPr>
          <w:rFonts w:eastAsia="Times New Roman" w:cstheme="majorHAnsi"/>
          <w:color w:val="212121"/>
          <w:lang w:val="es-CO"/>
          <w:rPrChange w:id="3281" w:author="Massiel Nayibe Moreno Ladino" w:date="2025-01-15T13:01:00Z" w16du:dateUtc="2025-01-15T18:01:00Z">
            <w:rPr>
              <w:rFonts w:eastAsia="Times New Roman" w:cstheme="majorHAnsi"/>
              <w:color w:val="212121"/>
            </w:rPr>
          </w:rPrChange>
        </w:rPr>
        <w:t>, de sus obligaciones convencionales o legales</w:t>
      </w:r>
      <w:r w:rsidR="00EC4E32" w:rsidRPr="00963ED8">
        <w:rPr>
          <w:rFonts w:eastAsia="Times New Roman" w:cstheme="majorHAnsi"/>
          <w:color w:val="212121"/>
          <w:lang w:val="es-CO"/>
          <w:rPrChange w:id="3282" w:author="Massiel Nayibe Moreno Ladino" w:date="2025-01-15T13:01:00Z" w16du:dateUtc="2025-01-15T18:01:00Z">
            <w:rPr>
              <w:rFonts w:eastAsia="Times New Roman" w:cstheme="majorHAnsi"/>
              <w:color w:val="212121"/>
            </w:rPr>
          </w:rPrChange>
        </w:rPr>
        <w:t>.</w:t>
      </w:r>
    </w:p>
    <w:p w14:paraId="5DCC41A1" w14:textId="77777777" w:rsidR="00441859" w:rsidRPr="00963ED8" w:rsidRDefault="00DE7F5C">
      <w:pPr>
        <w:pStyle w:val="Prrafodelista"/>
        <w:numPr>
          <w:ilvl w:val="0"/>
          <w:numId w:val="57"/>
        </w:numPr>
        <w:shd w:val="clear" w:color="auto" w:fill="FFFFFF"/>
        <w:tabs>
          <w:tab w:val="left" w:pos="916"/>
          <w:tab w:val="left" w:pos="153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360" w:lineRule="auto"/>
        <w:ind w:left="1530"/>
        <w:jc w:val="both"/>
        <w:rPr>
          <w:rFonts w:eastAsia="Times New Roman" w:cstheme="majorHAnsi"/>
          <w:color w:val="212121"/>
          <w:lang w:val="es-CO"/>
          <w:rPrChange w:id="3283" w:author="Massiel Nayibe Moreno Ladino" w:date="2025-01-15T13:01:00Z" w16du:dateUtc="2025-01-15T18:01:00Z">
            <w:rPr>
              <w:rFonts w:eastAsia="Times New Roman" w:cstheme="majorHAnsi"/>
              <w:color w:val="212121"/>
            </w:rPr>
          </w:rPrChange>
        </w:rPr>
      </w:pPr>
      <w:r w:rsidRPr="00963ED8">
        <w:rPr>
          <w:rFonts w:eastAsia="Times New Roman" w:cstheme="majorHAnsi"/>
          <w:color w:val="212121"/>
          <w:lang w:val="es-CO"/>
          <w:rPrChange w:id="3284" w:author="Massiel Nayibe Moreno Ladino" w:date="2025-01-15T13:01:00Z" w16du:dateUtc="2025-01-15T18:01:00Z">
            <w:rPr>
              <w:rFonts w:eastAsia="Times New Roman" w:cstheme="majorHAnsi"/>
              <w:color w:val="212121"/>
            </w:rPr>
          </w:rPrChange>
        </w:rPr>
        <w:t xml:space="preserve">La exigencia del </w:t>
      </w:r>
      <w:r w:rsidR="000006AD" w:rsidRPr="00963ED8">
        <w:rPr>
          <w:rFonts w:eastAsia="Times New Roman" w:cstheme="majorHAnsi"/>
          <w:color w:val="212121"/>
          <w:lang w:val="es-CO"/>
          <w:rPrChange w:id="3285" w:author="Massiel Nayibe Moreno Ladino" w:date="2025-01-15T13:01:00Z" w16du:dateUtc="2025-01-15T18:01:00Z">
            <w:rPr>
              <w:rFonts w:eastAsia="Times New Roman" w:cstheme="majorHAnsi"/>
              <w:color w:val="212121"/>
            </w:rPr>
          </w:rPrChange>
        </w:rPr>
        <w:t>(</w:t>
      </w:r>
      <w:r w:rsidRPr="00963ED8">
        <w:rPr>
          <w:rFonts w:eastAsia="Times New Roman" w:cstheme="majorHAnsi"/>
          <w:color w:val="212121"/>
          <w:lang w:val="es-CO"/>
          <w:rPrChange w:id="3286" w:author="Massiel Nayibe Moreno Ladino" w:date="2025-01-15T13:01:00Z" w16du:dateUtc="2025-01-15T18:01:00Z">
            <w:rPr>
              <w:rFonts w:eastAsia="Times New Roman" w:cstheme="majorHAnsi"/>
              <w:color w:val="212121"/>
            </w:rPr>
          </w:rPrChange>
        </w:rPr>
        <w:t>empleador</w:t>
      </w:r>
      <w:r w:rsidR="000006AD" w:rsidRPr="00963ED8">
        <w:rPr>
          <w:rFonts w:eastAsia="Times New Roman" w:cstheme="majorHAnsi"/>
          <w:color w:val="212121"/>
          <w:lang w:val="es-CO"/>
          <w:rPrChange w:id="3287" w:author="Massiel Nayibe Moreno Ladino" w:date="2025-01-15T13:01:00Z" w16du:dateUtc="2025-01-15T18:01:00Z">
            <w:rPr>
              <w:rFonts w:eastAsia="Times New Roman" w:cstheme="majorHAnsi"/>
              <w:color w:val="212121"/>
            </w:rPr>
          </w:rPrChange>
        </w:rPr>
        <w:t>)</w:t>
      </w:r>
      <w:r w:rsidRPr="00963ED8">
        <w:rPr>
          <w:rFonts w:eastAsia="Times New Roman" w:cstheme="majorHAnsi"/>
          <w:color w:val="212121"/>
          <w:lang w:val="es-CO"/>
          <w:rPrChange w:id="3288" w:author="Massiel Nayibe Moreno Ladino" w:date="2025-01-15T13:01:00Z" w16du:dateUtc="2025-01-15T18:01:00Z">
            <w:rPr>
              <w:rFonts w:eastAsia="Times New Roman" w:cstheme="majorHAnsi"/>
              <w:color w:val="212121"/>
            </w:rPr>
          </w:rPrChange>
        </w:rPr>
        <w:t>, sin razones válidas, de la prestación de un servicio diferente, o en lugares distintos de aquel para el que fue contratado, y</w:t>
      </w:r>
    </w:p>
    <w:p w14:paraId="7FFEB60B" w14:textId="77777777" w:rsidR="00441859" w:rsidRPr="00963ED8" w:rsidRDefault="00DE7F5C">
      <w:pPr>
        <w:pStyle w:val="Prrafodelista"/>
        <w:numPr>
          <w:ilvl w:val="0"/>
          <w:numId w:val="57"/>
        </w:numPr>
        <w:shd w:val="clear" w:color="auto" w:fill="FFFFFF"/>
        <w:tabs>
          <w:tab w:val="left" w:pos="916"/>
          <w:tab w:val="left" w:pos="153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360" w:lineRule="auto"/>
        <w:ind w:left="1530"/>
        <w:jc w:val="both"/>
        <w:rPr>
          <w:rFonts w:eastAsia="Times New Roman" w:cstheme="majorHAnsi"/>
          <w:color w:val="212121"/>
          <w:lang w:val="es-CO"/>
          <w:rPrChange w:id="3289" w:author="Massiel Nayibe Moreno Ladino" w:date="2025-01-15T13:01:00Z" w16du:dateUtc="2025-01-15T18:01:00Z">
            <w:rPr>
              <w:rFonts w:eastAsia="Times New Roman" w:cstheme="majorHAnsi"/>
              <w:color w:val="212121"/>
            </w:rPr>
          </w:rPrChange>
        </w:rPr>
      </w:pPr>
      <w:r w:rsidRPr="00963ED8">
        <w:rPr>
          <w:rFonts w:eastAsia="Times New Roman" w:cstheme="majorHAnsi"/>
          <w:color w:val="212121"/>
          <w:lang w:val="es-CO"/>
          <w:rPrChange w:id="3290" w:author="Massiel Nayibe Moreno Ladino" w:date="2025-01-15T13:01:00Z" w16du:dateUtc="2025-01-15T18:01:00Z">
            <w:rPr>
              <w:rFonts w:eastAsia="Times New Roman" w:cstheme="majorHAnsi"/>
              <w:color w:val="212121"/>
            </w:rPr>
          </w:rPrChange>
        </w:rPr>
        <w:t xml:space="preserve">Cualquier infracción grave de las obligaciones o prohibiciones que incumban al empresario, de acuerdo con los artículos 57 y 59 del </w:t>
      </w:r>
      <w:r w:rsidR="000006AD" w:rsidRPr="00963ED8">
        <w:rPr>
          <w:lang w:val="es-CO"/>
          <w:rPrChange w:id="3291" w:author="Massiel Nayibe Moreno Ladino" w:date="2025-01-15T13:01:00Z" w16du:dateUtc="2025-01-15T18:01:00Z">
            <w:rPr/>
          </w:rPrChange>
        </w:rPr>
        <w:t>Código Sustantivo de Trabajo</w:t>
      </w:r>
      <w:r w:rsidRPr="00963ED8">
        <w:rPr>
          <w:rFonts w:eastAsia="Times New Roman" w:cstheme="majorHAnsi"/>
          <w:color w:val="212121"/>
          <w:lang w:val="es-CO"/>
          <w:rPrChange w:id="3292" w:author="Massiel Nayibe Moreno Ladino" w:date="2025-01-15T13:01:00Z" w16du:dateUtc="2025-01-15T18:01:00Z">
            <w:rPr>
              <w:rFonts w:eastAsia="Times New Roman" w:cstheme="majorHAnsi"/>
              <w:color w:val="212121"/>
            </w:rPr>
          </w:rPrChange>
        </w:rPr>
        <w:t>, o cualquier falta grave tipificada como tal en acuerdos o convenios colectivos, laudos arbitrales, contratos individuales o reglamentos.</w:t>
      </w:r>
    </w:p>
    <w:p w14:paraId="699ACE29" w14:textId="77777777" w:rsidR="00441859" w:rsidRPr="00963ED8" w:rsidRDefault="00DE7F5C">
      <w:pPr>
        <w:spacing w:before="120" w:line="360" w:lineRule="auto"/>
        <w:jc w:val="both"/>
        <w:rPr>
          <w:rFonts w:eastAsia="Times New Roman" w:cstheme="majorHAnsi"/>
          <w:color w:val="212121"/>
          <w:lang w:val="es-CO"/>
          <w:rPrChange w:id="3293" w:author="Massiel Nayibe Moreno Ladino" w:date="2025-01-15T13:01:00Z" w16du:dateUtc="2025-01-15T18:01:00Z">
            <w:rPr>
              <w:rFonts w:eastAsia="Times New Roman" w:cstheme="majorHAnsi"/>
              <w:color w:val="212121"/>
            </w:rPr>
          </w:rPrChange>
        </w:rPr>
      </w:pPr>
      <w:r w:rsidRPr="00963ED8">
        <w:rPr>
          <w:rFonts w:eastAsia="Times New Roman" w:cstheme="majorHAnsi"/>
          <w:color w:val="212121"/>
          <w:lang w:val="es-CO"/>
          <w:rPrChange w:id="3294" w:author="Massiel Nayibe Moreno Ladino" w:date="2025-01-15T13:01:00Z" w16du:dateUtc="2025-01-15T18:01:00Z">
            <w:rPr>
              <w:rFonts w:eastAsia="Times New Roman" w:cstheme="majorHAnsi"/>
              <w:color w:val="212121"/>
            </w:rPr>
          </w:rPrChange>
        </w:rPr>
        <w:t>La parte que rescinde unilateralmente el contrato de trabajo debe informar a la otra, en el momento de la rescisión, de la causa o motivo de tal determinación. Posteriormente, no podrán invocarse válidamente motivos o razones diferentes</w:t>
      </w:r>
      <w:r w:rsidR="00442674" w:rsidRPr="00963ED8">
        <w:rPr>
          <w:rFonts w:eastAsia="Times New Roman" w:cstheme="majorHAnsi"/>
          <w:color w:val="212121"/>
          <w:lang w:val="es-CO"/>
          <w:rPrChange w:id="3295" w:author="Massiel Nayibe Moreno Ladino" w:date="2025-01-15T13:01:00Z" w16du:dateUtc="2025-01-15T18:01:00Z">
            <w:rPr>
              <w:rFonts w:eastAsia="Times New Roman" w:cstheme="majorHAnsi"/>
              <w:color w:val="212121"/>
            </w:rPr>
          </w:rPrChange>
        </w:rPr>
        <w:t>.</w:t>
      </w:r>
    </w:p>
    <w:p w14:paraId="72E3F8FF" w14:textId="77777777" w:rsidR="00441859" w:rsidRPr="00963ED8" w:rsidRDefault="00DE7F5C">
      <w:pPr>
        <w:spacing w:after="120" w:line="360" w:lineRule="auto"/>
        <w:ind w:left="720"/>
        <w:jc w:val="both"/>
        <w:rPr>
          <w:rFonts w:eastAsia="Times New Roman" w:cstheme="majorHAnsi"/>
          <w:i/>
          <w:iCs/>
          <w:color w:val="212121"/>
          <w:lang w:val="es-CO"/>
          <w:rPrChange w:id="3296" w:author="Massiel Nayibe Moreno Ladino" w:date="2025-01-15T13:01:00Z" w16du:dateUtc="2025-01-15T18:01:00Z">
            <w:rPr>
              <w:rFonts w:eastAsia="Times New Roman" w:cstheme="majorHAnsi"/>
              <w:i/>
              <w:iCs/>
              <w:color w:val="212121"/>
            </w:rPr>
          </w:rPrChange>
        </w:rPr>
      </w:pPr>
      <w:r w:rsidRPr="00963ED8">
        <w:rPr>
          <w:rFonts w:eastAsia="Times New Roman" w:cstheme="majorHAnsi"/>
          <w:i/>
          <w:iCs/>
          <w:color w:val="212121"/>
          <w:lang w:val="es-CO"/>
          <w:rPrChange w:id="3297" w:author="Massiel Nayibe Moreno Ladino" w:date="2025-01-15T13:01:00Z" w16du:dateUtc="2025-01-15T18:01:00Z">
            <w:rPr>
              <w:rFonts w:eastAsia="Times New Roman" w:cstheme="majorHAnsi"/>
              <w:i/>
              <w:iCs/>
              <w:color w:val="212121"/>
            </w:rPr>
          </w:rPrChange>
        </w:rPr>
        <w:t>C.) Despido sin causa justificada:</w:t>
      </w:r>
    </w:p>
    <w:p w14:paraId="2ED44360" w14:textId="77777777" w:rsidR="00441859" w:rsidRPr="00963ED8" w:rsidRDefault="00DE7F5C">
      <w:pPr>
        <w:spacing w:line="360" w:lineRule="auto"/>
        <w:jc w:val="both"/>
        <w:rPr>
          <w:lang w:val="es-CO"/>
          <w:rPrChange w:id="3298" w:author="Massiel Nayibe Moreno Ladino" w:date="2025-01-15T13:01:00Z" w16du:dateUtc="2025-01-15T18:01:00Z">
            <w:rPr/>
          </w:rPrChange>
        </w:rPr>
      </w:pPr>
      <w:bookmarkStart w:id="3299" w:name="_Toc29251256"/>
      <w:r w:rsidRPr="00963ED8">
        <w:rPr>
          <w:lang w:val="es-CO"/>
          <w:rPrChange w:id="3300" w:author="Massiel Nayibe Moreno Ladino" w:date="2025-01-15T13:01:00Z" w16du:dateUtc="2025-01-15T18:01:00Z">
            <w:rPr/>
          </w:rPrChange>
        </w:rPr>
        <w:t xml:space="preserve">En todo contrato de trabajo se contempla la condición de la resolución por incumplimiento del acuerdo, con indemnización por daños y perjuicios a cargo de la parte responsable. Esta indemnización incluye el lucro cesante y el daño emergente. </w:t>
      </w:r>
      <w:r w:rsidR="00842BBD" w:rsidRPr="00963ED8">
        <w:rPr>
          <w:lang w:val="es-CO"/>
          <w:rPrChange w:id="3301" w:author="Massiel Nayibe Moreno Ladino" w:date="2025-01-15T13:01:00Z" w16du:dateUtc="2025-01-15T18:01:00Z">
            <w:rPr/>
          </w:rPrChange>
        </w:rPr>
        <w:t xml:space="preserve">En caso de resolución unilateral del contrato de trabajo sin causa justificada por parte del empresario, </w:t>
      </w:r>
      <w:r w:rsidR="0040577B" w:rsidRPr="00963ED8">
        <w:rPr>
          <w:lang w:val="es-CO"/>
          <w:rPrChange w:id="3302" w:author="Massiel Nayibe Moreno Ladino" w:date="2025-01-15T13:01:00Z" w16du:dateUtc="2025-01-15T18:01:00Z">
            <w:rPr/>
          </w:rPrChange>
        </w:rPr>
        <w:t xml:space="preserve">éste </w:t>
      </w:r>
      <w:r w:rsidR="00842BBD" w:rsidRPr="00963ED8">
        <w:rPr>
          <w:lang w:val="es-CO"/>
          <w:rPrChange w:id="3303" w:author="Massiel Nayibe Moreno Ladino" w:date="2025-01-15T13:01:00Z" w16du:dateUtc="2025-01-15T18:01:00Z">
            <w:rPr/>
          </w:rPrChange>
        </w:rPr>
        <w:t xml:space="preserve">deberá indemnizar al trabajador de </w:t>
      </w:r>
      <w:r w:rsidR="0040577B" w:rsidRPr="00963ED8">
        <w:rPr>
          <w:lang w:val="es-CO"/>
          <w:rPrChange w:id="3304" w:author="Massiel Nayibe Moreno Ladino" w:date="2025-01-15T13:01:00Z" w16du:dateUtc="2025-01-15T18:01:00Z">
            <w:rPr/>
          </w:rPrChange>
        </w:rPr>
        <w:t xml:space="preserve">acuerdo con el artículo </w:t>
      </w:r>
      <w:r w:rsidR="00CC4A97" w:rsidRPr="00963ED8">
        <w:rPr>
          <w:lang w:val="es-CO"/>
          <w:rPrChange w:id="3305" w:author="Massiel Nayibe Moreno Ladino" w:date="2025-01-15T13:01:00Z" w16du:dateUtc="2025-01-15T18:01:00Z">
            <w:rPr/>
          </w:rPrChange>
        </w:rPr>
        <w:t xml:space="preserve">64 </w:t>
      </w:r>
      <w:r w:rsidR="0040577B" w:rsidRPr="00963ED8">
        <w:rPr>
          <w:lang w:val="es-CO"/>
          <w:rPrChange w:id="3306" w:author="Massiel Nayibe Moreno Ladino" w:date="2025-01-15T13:01:00Z" w16du:dateUtc="2025-01-15T18:01:00Z">
            <w:rPr/>
          </w:rPrChange>
        </w:rPr>
        <w:t>del Código Sustantivo de Trabajo</w:t>
      </w:r>
      <w:r w:rsidR="00CB6D3D" w:rsidRPr="00963ED8">
        <w:rPr>
          <w:lang w:val="es-CO"/>
          <w:rPrChange w:id="3307" w:author="Massiel Nayibe Moreno Ladino" w:date="2025-01-15T13:01:00Z" w16du:dateUtc="2025-01-15T18:01:00Z">
            <w:rPr/>
          </w:rPrChange>
        </w:rPr>
        <w:t xml:space="preserve">. </w:t>
      </w:r>
    </w:p>
    <w:p w14:paraId="202993B7" w14:textId="77777777" w:rsidR="00441859" w:rsidRPr="00963ED8" w:rsidRDefault="00DE7F5C">
      <w:pPr>
        <w:spacing w:line="360" w:lineRule="auto"/>
        <w:jc w:val="both"/>
        <w:rPr>
          <w:lang w:val="es-CO"/>
          <w:rPrChange w:id="3308" w:author="Massiel Nayibe Moreno Ladino" w:date="2025-01-15T13:01:00Z" w16du:dateUtc="2025-01-15T18:01:00Z">
            <w:rPr/>
          </w:rPrChange>
        </w:rPr>
      </w:pPr>
      <w:r w:rsidRPr="00963ED8">
        <w:rPr>
          <w:lang w:val="es-CO"/>
          <w:rPrChange w:id="3309" w:author="Massiel Nayibe Moreno Ladino" w:date="2025-01-15T13:01:00Z" w16du:dateUtc="2025-01-15T18:01:00Z">
            <w:rPr/>
          </w:rPrChange>
        </w:rPr>
        <w:t xml:space="preserve">En caso de rescisión del contrato sin causa justificada, el empresario debe facilitar al trabajador un extracto de cuenta con información relativa a los pagos a la Seguridad Social correspondientes a los tres últimos meses anteriores a la rescisión del contrato. En caso contrario, la extinción del contrato no será válida. (Apartado 1, artículo 64, Código Sustantivo del </w:t>
      </w:r>
      <w:r w:rsidR="00F7082C" w:rsidRPr="00963ED8">
        <w:rPr>
          <w:lang w:val="es-CO"/>
          <w:rPrChange w:id="3310" w:author="Massiel Nayibe Moreno Ladino" w:date="2025-01-15T13:01:00Z" w16du:dateUtc="2025-01-15T18:01:00Z">
            <w:rPr/>
          </w:rPrChange>
        </w:rPr>
        <w:t>Trabajo</w:t>
      </w:r>
      <w:r w:rsidRPr="00963ED8">
        <w:rPr>
          <w:lang w:val="es-CO"/>
          <w:rPrChange w:id="3311" w:author="Massiel Nayibe Moreno Ladino" w:date="2025-01-15T13:01:00Z" w16du:dateUtc="2025-01-15T18:01:00Z">
            <w:rPr/>
          </w:rPrChange>
        </w:rPr>
        <w:t>)</w:t>
      </w:r>
      <w:r w:rsidR="00F7082C" w:rsidRPr="00963ED8">
        <w:rPr>
          <w:lang w:val="es-CO"/>
          <w:rPrChange w:id="3312" w:author="Massiel Nayibe Moreno Ladino" w:date="2025-01-15T13:01:00Z" w16du:dateUtc="2025-01-15T18:01:00Z">
            <w:rPr/>
          </w:rPrChange>
        </w:rPr>
        <w:t>.</w:t>
      </w:r>
    </w:p>
    <w:p w14:paraId="7614A526" w14:textId="77777777" w:rsidR="00441859" w:rsidRPr="00963ED8" w:rsidRDefault="00DE7F5C">
      <w:pPr>
        <w:pStyle w:val="Ttulo3"/>
        <w:rPr>
          <w:lang w:val="es-CO"/>
          <w:rPrChange w:id="3313" w:author="Massiel Nayibe Moreno Ladino" w:date="2025-01-15T13:01:00Z" w16du:dateUtc="2025-01-15T18:01:00Z">
            <w:rPr/>
          </w:rPrChange>
        </w:rPr>
      </w:pPr>
      <w:bookmarkStart w:id="3314" w:name="_Toc185435367"/>
      <w:r w:rsidRPr="00963ED8">
        <w:rPr>
          <w:rStyle w:val="Ttulo3Car"/>
          <w:b/>
          <w:bCs/>
          <w:lang w:val="es-CO"/>
          <w:rPrChange w:id="3315" w:author="Massiel Nayibe Moreno Ladino" w:date="2025-01-15T13:01:00Z" w16du:dateUtc="2025-01-15T18:01:00Z">
            <w:rPr>
              <w:rStyle w:val="Ttulo3Car"/>
              <w:b/>
              <w:bCs/>
            </w:rPr>
          </w:rPrChange>
        </w:rPr>
        <w:t>8.</w:t>
      </w:r>
      <w:r w:rsidR="006820A3" w:rsidRPr="00963ED8">
        <w:rPr>
          <w:rStyle w:val="Ttulo3Car"/>
          <w:b/>
          <w:bCs/>
          <w:lang w:val="es-CO"/>
          <w:rPrChange w:id="3316" w:author="Massiel Nayibe Moreno Ladino" w:date="2025-01-15T13:01:00Z" w16du:dateUtc="2025-01-15T18:01:00Z">
            <w:rPr>
              <w:rStyle w:val="Ttulo3Car"/>
              <w:b/>
              <w:bCs/>
            </w:rPr>
          </w:rPrChange>
        </w:rPr>
        <w:t>14</w:t>
      </w:r>
      <w:r w:rsidRPr="00963ED8">
        <w:rPr>
          <w:rStyle w:val="Ttulo3Car"/>
          <w:b/>
          <w:bCs/>
          <w:lang w:val="es-CO"/>
          <w:rPrChange w:id="3317" w:author="Massiel Nayibe Moreno Ladino" w:date="2025-01-15T13:01:00Z" w16du:dateUtc="2025-01-15T18:01:00Z">
            <w:rPr>
              <w:rStyle w:val="Ttulo3Car"/>
              <w:b/>
              <w:bCs/>
            </w:rPr>
          </w:rPrChange>
        </w:rPr>
        <w:t xml:space="preserve">.3 Certificado de trabajo a la terminación </w:t>
      </w:r>
      <w:bookmarkEnd w:id="3299"/>
      <w:bookmarkEnd w:id="3314"/>
    </w:p>
    <w:p w14:paraId="1110A290" w14:textId="77777777" w:rsidR="00441859" w:rsidRPr="00963ED8" w:rsidRDefault="00DE7F5C">
      <w:pPr>
        <w:spacing w:after="120" w:line="360" w:lineRule="auto"/>
        <w:jc w:val="both"/>
        <w:rPr>
          <w:lang w:val="es-CO"/>
          <w:rPrChange w:id="3318" w:author="Massiel Nayibe Moreno Ladino" w:date="2025-01-15T13:01:00Z" w16du:dateUtc="2025-01-15T18:01:00Z">
            <w:rPr/>
          </w:rPrChange>
        </w:rPr>
      </w:pPr>
      <w:r w:rsidRPr="00963ED8">
        <w:rPr>
          <w:lang w:val="es-CO"/>
          <w:rPrChange w:id="3319" w:author="Massiel Nayibe Moreno Ladino" w:date="2025-01-15T13:01:00Z" w16du:dateUtc="2025-01-15T18:01:00Z">
            <w:rPr/>
          </w:rPrChange>
        </w:rPr>
        <w:t xml:space="preserve">Si algún trabajador lo solicita, a la finalización de cualquier contrato laboral, por cualquier motivo, el empresario deberá entregar al trabajador un documento en el que conste </w:t>
      </w:r>
      <w:r w:rsidR="002A64F5" w:rsidRPr="00963ED8">
        <w:rPr>
          <w:lang w:val="es-CO"/>
          <w:rPrChange w:id="3320" w:author="Massiel Nayibe Moreno Ladino" w:date="2025-01-15T13:01:00Z" w16du:dateUtc="2025-01-15T18:01:00Z">
            <w:rPr/>
          </w:rPrChange>
        </w:rPr>
        <w:t>lo siguiente:</w:t>
      </w:r>
    </w:p>
    <w:p w14:paraId="46391640" w14:textId="77777777" w:rsidR="00441859" w:rsidRPr="00963ED8" w:rsidRDefault="00DE7F5C">
      <w:pPr>
        <w:pStyle w:val="Prrafodelista"/>
        <w:numPr>
          <w:ilvl w:val="0"/>
          <w:numId w:val="59"/>
        </w:numPr>
        <w:spacing w:after="120" w:line="360" w:lineRule="auto"/>
        <w:jc w:val="both"/>
        <w:rPr>
          <w:lang w:val="es-CO"/>
          <w:rPrChange w:id="3321" w:author="Massiel Nayibe Moreno Ladino" w:date="2025-01-15T13:01:00Z" w16du:dateUtc="2025-01-15T18:01:00Z">
            <w:rPr/>
          </w:rPrChange>
        </w:rPr>
      </w:pPr>
      <w:r w:rsidRPr="00963ED8">
        <w:rPr>
          <w:lang w:val="es-CO"/>
          <w:rPrChange w:id="3322" w:author="Massiel Nayibe Moreno Ladino" w:date="2025-01-15T13:01:00Z" w16du:dateUtc="2025-01-15T18:01:00Z">
            <w:rPr/>
          </w:rPrChange>
        </w:rPr>
        <w:t>Fecha de inicio y fin;</w:t>
      </w:r>
    </w:p>
    <w:p w14:paraId="171767F9" w14:textId="77777777" w:rsidR="00441859" w:rsidRDefault="00DE7F5C">
      <w:pPr>
        <w:pStyle w:val="Prrafodelista"/>
        <w:numPr>
          <w:ilvl w:val="0"/>
          <w:numId w:val="59"/>
        </w:numPr>
        <w:spacing w:after="120" w:line="360" w:lineRule="auto"/>
        <w:jc w:val="both"/>
      </w:pPr>
      <w:r w:rsidRPr="00CB456A">
        <w:t>Tipo de trabajo realizado;</w:t>
      </w:r>
    </w:p>
    <w:p w14:paraId="77FC834F" w14:textId="77777777" w:rsidR="00441859" w:rsidRDefault="00442674">
      <w:pPr>
        <w:pStyle w:val="Prrafodelista"/>
        <w:numPr>
          <w:ilvl w:val="0"/>
          <w:numId w:val="59"/>
        </w:numPr>
        <w:spacing w:after="120" w:line="360" w:lineRule="auto"/>
        <w:jc w:val="both"/>
      </w:pPr>
      <w:r w:rsidRPr="00CB456A">
        <w:lastRenderedPageBreak/>
        <w:t xml:space="preserve">Salario ganado. </w:t>
      </w:r>
    </w:p>
    <w:p w14:paraId="2D467552" w14:textId="77777777" w:rsidR="00441859" w:rsidRPr="00963ED8" w:rsidRDefault="00DE7F5C">
      <w:pPr>
        <w:spacing w:line="360" w:lineRule="auto"/>
        <w:jc w:val="both"/>
        <w:rPr>
          <w:lang w:val="es-CO"/>
          <w:rPrChange w:id="3323" w:author="Massiel Nayibe Moreno Ladino" w:date="2025-01-15T13:01:00Z" w16du:dateUtc="2025-01-15T18:01:00Z">
            <w:rPr/>
          </w:rPrChange>
        </w:rPr>
      </w:pPr>
      <w:r w:rsidRPr="00963ED8">
        <w:rPr>
          <w:lang w:val="es-CO"/>
          <w:rPrChange w:id="3324" w:author="Massiel Nayibe Moreno Ladino" w:date="2025-01-15T13:01:00Z" w16du:dateUtc="2025-01-15T18:01:00Z">
            <w:rPr/>
          </w:rPrChange>
        </w:rPr>
        <w:t xml:space="preserve">Durante el periodo de prueba, cada empleado recibirá dos (2) evaluaciones del rendimiento; una de ellas será verbal aproximadamente a mitad del periodo de prueba y la segunda será por escrito al final del mismo. Los resultados de esta evaluación determinarán si la persona se convertirá o no en miembro regular del equipo. El supervisor debe enviar la evaluación del proceso al PD/COP para su información y a la unidad de RRHH para que añada la evaluación a la carpeta del personal. En caso de que el empleado no supere la evaluación de proceso, el supervisor mantendrá una conversación con el PD/COP y la unidad de RR. RRHH, antes de la fecha límite. </w:t>
      </w:r>
      <w:r>
        <w:fldChar w:fldCharType="begin"/>
      </w:r>
      <w:r w:rsidRPr="00963ED8">
        <w:rPr>
          <w:lang w:val="es-CO"/>
          <w:rPrChange w:id="3325" w:author="Massiel Nayibe Moreno Ladino" w:date="2025-01-15T13:01:00Z" w16du:dateUtc="2025-01-15T18:01:00Z">
            <w:rPr/>
          </w:rPrChange>
        </w:rPr>
        <w:instrText>HYPERLINK "https://partnersnet107.sharepoint.com/:f:/s/FA/EpMMakkJK4tHkBGDlkAZwD8Bl-dlYNTjyGq8bRGGAM9rBg?e=UoS1Sh"</w:instrText>
      </w:r>
      <w:r>
        <w:fldChar w:fldCharType="separate"/>
      </w:r>
      <w:r w:rsidRPr="00963ED8">
        <w:rPr>
          <w:rStyle w:val="Hipervnculo"/>
          <w:lang w:val="es-CO"/>
          <w:rPrChange w:id="3326" w:author="Massiel Nayibe Moreno Ladino" w:date="2025-01-15T13:01:00Z" w16du:dateUtc="2025-01-15T18:01:00Z">
            <w:rPr>
              <w:rStyle w:val="Hipervnculo"/>
            </w:rPr>
          </w:rPrChange>
        </w:rPr>
        <w:t>Ver el formulario de evaluación del período de prueba</w:t>
      </w:r>
      <w:r>
        <w:fldChar w:fldCharType="end"/>
      </w:r>
    </w:p>
    <w:p w14:paraId="030F9BF1" w14:textId="77777777" w:rsidR="00441859" w:rsidRDefault="00DE7F5C">
      <w:pPr>
        <w:pStyle w:val="Ttulo2"/>
        <w:numPr>
          <w:ilvl w:val="1"/>
          <w:numId w:val="82"/>
        </w:numPr>
      </w:pPr>
      <w:bookmarkStart w:id="3327" w:name="_Toc184806824"/>
      <w:bookmarkStart w:id="3328" w:name="_Toc185435368"/>
      <w:r w:rsidRPr="00C14E85">
        <w:t xml:space="preserve">Entrevistas de salida </w:t>
      </w:r>
      <w:bookmarkEnd w:id="3327"/>
      <w:bookmarkEnd w:id="3328"/>
    </w:p>
    <w:p w14:paraId="08DE152A" w14:textId="77777777" w:rsidR="00441859" w:rsidRPr="00963ED8" w:rsidRDefault="00DE7F5C">
      <w:pPr>
        <w:spacing w:after="120" w:line="360" w:lineRule="auto"/>
        <w:jc w:val="both"/>
        <w:rPr>
          <w:rFonts w:cs="Times New Roman"/>
          <w:lang w:val="es-CO"/>
          <w:rPrChange w:id="3329" w:author="Massiel Nayibe Moreno Ladino" w:date="2025-01-15T13:01:00Z" w16du:dateUtc="2025-01-15T18:01:00Z">
            <w:rPr>
              <w:rFonts w:cs="Times New Roman"/>
            </w:rPr>
          </w:rPrChange>
        </w:rPr>
      </w:pPr>
      <w:r w:rsidRPr="00963ED8">
        <w:rPr>
          <w:rFonts w:cs="Times New Roman"/>
          <w:lang w:val="es-CO"/>
          <w:rPrChange w:id="3330" w:author="Massiel Nayibe Moreno Ladino" w:date="2025-01-15T13:01:00Z" w16du:dateUtc="2025-01-15T18:01:00Z">
            <w:rPr>
              <w:rFonts w:cs="Times New Roman"/>
            </w:rPr>
          </w:rPrChange>
        </w:rPr>
        <w:t xml:space="preserve">Las entrevistas de salida ofrecen la oportunidad de recoger opiniones, identificar áreas de mejora y obtener información sobre la experiencia de los empleados en Partners. Partners valora las opiniones y comentarios de nuestros empleados. Como parte de nuestro compromiso con la mejora continua, llevamos a cabo entrevistas de salida para obtener información valiosa sobre las razones de la salida de un empleado y para identificar oportunidades para mejorar nuestro ambiente de trabajo. </w:t>
      </w:r>
    </w:p>
    <w:p w14:paraId="4ADEB0F8" w14:textId="77777777" w:rsidR="00441859" w:rsidRPr="00963ED8" w:rsidRDefault="00DE7F5C">
      <w:pPr>
        <w:spacing w:after="120" w:line="360" w:lineRule="auto"/>
        <w:jc w:val="both"/>
        <w:rPr>
          <w:rFonts w:cs="Times New Roman"/>
          <w:lang w:val="es-CO"/>
          <w:rPrChange w:id="3331" w:author="Massiel Nayibe Moreno Ladino" w:date="2025-01-15T13:01:00Z" w16du:dateUtc="2025-01-15T18:01:00Z">
            <w:rPr>
              <w:rFonts w:cs="Times New Roman"/>
            </w:rPr>
          </w:rPrChange>
        </w:rPr>
      </w:pPr>
      <w:r w:rsidRPr="00963ED8">
        <w:rPr>
          <w:rFonts w:cs="Times New Roman"/>
          <w:lang w:val="es-CO"/>
          <w:rPrChange w:id="3332" w:author="Massiel Nayibe Moreno Ladino" w:date="2025-01-15T13:01:00Z" w16du:dateUtc="2025-01-15T18:01:00Z">
            <w:rPr>
              <w:rFonts w:cs="Times New Roman"/>
            </w:rPr>
          </w:rPrChange>
        </w:rPr>
        <w:t xml:space="preserve">Se pedirá al personal saliente que realice una entrevista de salida en sus últimas 2 semanas, aunque es opcional. RRHH se encargará de realizar la entrevista de salida. </w:t>
      </w:r>
    </w:p>
    <w:p w14:paraId="5C37FA37" w14:textId="77777777" w:rsidR="00441859" w:rsidRPr="00963ED8" w:rsidRDefault="00DE7F5C">
      <w:pPr>
        <w:spacing w:after="120" w:line="360" w:lineRule="auto"/>
        <w:jc w:val="both"/>
        <w:rPr>
          <w:rFonts w:cs="Times New Roman"/>
          <w:lang w:val="es-CO"/>
          <w:rPrChange w:id="3333" w:author="Massiel Nayibe Moreno Ladino" w:date="2025-01-15T13:01:00Z" w16du:dateUtc="2025-01-15T18:01:00Z">
            <w:rPr>
              <w:rFonts w:cs="Times New Roman"/>
            </w:rPr>
          </w:rPrChange>
        </w:rPr>
      </w:pPr>
      <w:r w:rsidRPr="00963ED8">
        <w:rPr>
          <w:rFonts w:cs="Times New Roman"/>
          <w:lang w:val="es-CO"/>
          <w:rPrChange w:id="3334" w:author="Massiel Nayibe Moreno Ladino" w:date="2025-01-15T13:01:00Z" w16du:dateUtc="2025-01-15T18:01:00Z">
            <w:rPr>
              <w:rFonts w:cs="Times New Roman"/>
            </w:rPr>
          </w:rPrChange>
        </w:rPr>
        <w:t>Durante la entrevista de salida, se pide a los miembros del personal que se expresen libremente. Se espera que esta entrevista de salida proporcione información sobre posibles mejoras que podamos introducir. Toda la información se mantendrá estrictamente confidencial y no afectará en modo alguno a la información de referencia que facilite la dirección de Partners. Las entrevistas de salida se escriben y se guardan en el expediente del empleado.</w:t>
      </w:r>
    </w:p>
    <w:p w14:paraId="6A87029E" w14:textId="77777777" w:rsidR="00441859" w:rsidRPr="00963ED8" w:rsidRDefault="00DE7F5C">
      <w:pPr>
        <w:pStyle w:val="Ttulo2"/>
        <w:numPr>
          <w:ilvl w:val="1"/>
          <w:numId w:val="82"/>
        </w:numPr>
        <w:rPr>
          <w:lang w:val="es-CO"/>
          <w:rPrChange w:id="3335" w:author="Massiel Nayibe Moreno Ladino" w:date="2025-01-15T13:01:00Z" w16du:dateUtc="2025-01-15T18:01:00Z">
            <w:rPr/>
          </w:rPrChange>
        </w:rPr>
      </w:pPr>
      <w:bookmarkStart w:id="3336" w:name="_Toc185435369"/>
      <w:r w:rsidRPr="00963ED8">
        <w:rPr>
          <w:lang w:val="es-CO"/>
          <w:rPrChange w:id="3337" w:author="Massiel Nayibe Moreno Ladino" w:date="2025-01-15T13:01:00Z" w16du:dateUtc="2025-01-15T18:01:00Z">
            <w:rPr/>
          </w:rPrChange>
        </w:rPr>
        <w:t>Notificaciones obligatorias para la rescisión del contrato laboral</w:t>
      </w:r>
      <w:bookmarkEnd w:id="3336"/>
    </w:p>
    <w:p w14:paraId="587C6427" w14:textId="77777777" w:rsidR="00441859" w:rsidRPr="00963ED8" w:rsidRDefault="00DE7F5C">
      <w:pPr>
        <w:spacing w:line="360" w:lineRule="auto"/>
        <w:jc w:val="both"/>
        <w:rPr>
          <w:lang w:val="es-CO"/>
          <w:rPrChange w:id="3338" w:author="Massiel Nayibe Moreno Ladino" w:date="2025-01-15T13:01:00Z" w16du:dateUtc="2025-01-15T18:01:00Z">
            <w:rPr/>
          </w:rPrChange>
        </w:rPr>
      </w:pPr>
      <w:r w:rsidRPr="00963ED8">
        <w:rPr>
          <w:lang w:val="es-CO"/>
          <w:rPrChange w:id="3339" w:author="Massiel Nayibe Moreno Ladino" w:date="2025-01-15T13:01:00Z" w16du:dateUtc="2025-01-15T18:01:00Z">
            <w:rPr/>
          </w:rPrChange>
        </w:rPr>
        <w:t xml:space="preserve">Ante el incumplimiento de un contrato laboral por cualquiera de las partes, la parte afectada puede rescindir unilateralmente el acuerdo y reclamar daños directos compensatorios, </w:t>
      </w:r>
      <w:r w:rsidR="00517C19" w:rsidRPr="00963ED8">
        <w:rPr>
          <w:lang w:val="es-CO"/>
          <w:rPrChange w:id="3340" w:author="Massiel Nayibe Moreno Ladino" w:date="2025-01-15T13:01:00Z" w16du:dateUtc="2025-01-15T18:01:00Z">
            <w:rPr/>
          </w:rPrChange>
        </w:rPr>
        <w:t xml:space="preserve">incidentales </w:t>
      </w:r>
      <w:r w:rsidRPr="00963ED8">
        <w:rPr>
          <w:lang w:val="es-CO"/>
          <w:rPrChange w:id="3341" w:author="Massiel Nayibe Moreno Ladino" w:date="2025-01-15T13:01:00Z" w16du:dateUtc="2025-01-15T18:01:00Z">
            <w:rPr/>
          </w:rPrChange>
        </w:rPr>
        <w:t xml:space="preserve">y consecuentes. </w:t>
      </w:r>
    </w:p>
    <w:p w14:paraId="371B1691" w14:textId="77777777" w:rsidR="00441859" w:rsidRPr="00963ED8" w:rsidRDefault="00DE7F5C">
      <w:pPr>
        <w:spacing w:line="360" w:lineRule="auto"/>
        <w:jc w:val="both"/>
        <w:rPr>
          <w:lang w:val="es-CO"/>
          <w:rPrChange w:id="3342" w:author="Massiel Nayibe Moreno Ladino" w:date="2025-01-15T13:01:00Z" w16du:dateUtc="2025-01-15T18:01:00Z">
            <w:rPr/>
          </w:rPrChange>
        </w:rPr>
      </w:pPr>
      <w:r w:rsidRPr="00963ED8">
        <w:rPr>
          <w:lang w:val="es-CO"/>
          <w:rPrChange w:id="3343" w:author="Massiel Nayibe Moreno Ladino" w:date="2025-01-15T13:01:00Z" w16du:dateUtc="2025-01-15T18:01:00Z">
            <w:rPr/>
          </w:rPrChange>
        </w:rPr>
        <w:lastRenderedPageBreak/>
        <w:t xml:space="preserve">En caso de rescisión unilateral del contrato de trabajo por parte del empresario, o si el incumplimiento del contrato por parte del empresario da lugar a la rescisión unilateral por parte del trabajador, éste tendrá derecho a la indemnización prevista en el </w:t>
      </w:r>
      <w:r w:rsidR="00CA2BED" w:rsidRPr="00963ED8">
        <w:rPr>
          <w:lang w:val="es-CO"/>
          <w:rPrChange w:id="3344" w:author="Massiel Nayibe Moreno Ladino" w:date="2025-01-15T13:01:00Z" w16du:dateUtc="2025-01-15T18:01:00Z">
            <w:rPr/>
          </w:rPrChange>
        </w:rPr>
        <w:t xml:space="preserve">artículo </w:t>
      </w:r>
      <w:r w:rsidRPr="00963ED8">
        <w:rPr>
          <w:lang w:val="es-CO"/>
          <w:rPrChange w:id="3345" w:author="Massiel Nayibe Moreno Ladino" w:date="2025-01-15T13:01:00Z" w16du:dateUtc="2025-01-15T18:01:00Z">
            <w:rPr/>
          </w:rPrChange>
        </w:rPr>
        <w:t>64 del Código Sustantivo del Trabajo.</w:t>
      </w:r>
    </w:p>
    <w:p w14:paraId="253D8FD2" w14:textId="77777777" w:rsidR="00441859" w:rsidRPr="00963ED8" w:rsidRDefault="00DE7F5C">
      <w:pPr>
        <w:spacing w:before="120" w:line="360" w:lineRule="auto"/>
        <w:jc w:val="both"/>
        <w:rPr>
          <w:lang w:val="es-CO"/>
          <w:rPrChange w:id="3346" w:author="Massiel Nayibe Moreno Ladino" w:date="2025-01-15T13:01:00Z" w16du:dateUtc="2025-01-15T18:01:00Z">
            <w:rPr/>
          </w:rPrChange>
        </w:rPr>
      </w:pPr>
      <w:r w:rsidRPr="00963ED8">
        <w:rPr>
          <w:lang w:val="es-CO"/>
          <w:rPrChange w:id="3347" w:author="Massiel Nayibe Moreno Ladino" w:date="2025-01-15T13:01:00Z" w16du:dateUtc="2025-01-15T18:01:00Z">
            <w:rPr/>
          </w:rPrChange>
        </w:rPr>
        <w:t xml:space="preserve">En los casos de bajo rendimiento se requiere un preaviso por escrito de al menos 15 días. En los casos de mala conducta o terminación sin causa, no se requiere preaviso, y tales terminaciones pueden ser efectivas inmediatamente </w:t>
      </w:r>
      <w:r w:rsidR="00EE6CC0" w:rsidRPr="00963ED8">
        <w:rPr>
          <w:lang w:val="es-CO"/>
          <w:rPrChange w:id="3348" w:author="Massiel Nayibe Moreno Ladino" w:date="2025-01-15T13:01:00Z" w16du:dateUtc="2025-01-15T18:01:00Z">
            <w:rPr/>
          </w:rPrChange>
        </w:rPr>
        <w:t xml:space="preserve">(Artículo 70 del Decreto 2351 de 1965 </w:t>
      </w:r>
      <w:r w:rsidR="001618F0" w:rsidRPr="00963ED8">
        <w:rPr>
          <w:lang w:val="es-CO"/>
          <w:rPrChange w:id="3349" w:author="Massiel Nayibe Moreno Ladino" w:date="2025-01-15T13:01:00Z" w16du:dateUtc="2025-01-15T18:01:00Z">
            <w:rPr/>
          </w:rPrChange>
        </w:rPr>
        <w:t>y Artículo 46 del Código Sustantivo de Trabajo</w:t>
      </w:r>
      <w:r w:rsidR="00EE6CC0" w:rsidRPr="00963ED8">
        <w:rPr>
          <w:lang w:val="es-CO"/>
          <w:rPrChange w:id="3350" w:author="Massiel Nayibe Moreno Ladino" w:date="2025-01-15T13:01:00Z" w16du:dateUtc="2025-01-15T18:01:00Z">
            <w:rPr/>
          </w:rPrChange>
        </w:rPr>
        <w:t>)</w:t>
      </w:r>
      <w:r w:rsidR="00CE21F3" w:rsidRPr="00963ED8">
        <w:rPr>
          <w:lang w:val="es-CO"/>
          <w:rPrChange w:id="3351" w:author="Massiel Nayibe Moreno Ladino" w:date="2025-01-15T13:01:00Z" w16du:dateUtc="2025-01-15T18:01:00Z">
            <w:rPr/>
          </w:rPrChange>
        </w:rPr>
        <w:t xml:space="preserve">. </w:t>
      </w:r>
    </w:p>
    <w:p w14:paraId="45C32848" w14:textId="77777777" w:rsidR="00441859" w:rsidRPr="00963ED8" w:rsidRDefault="00DE7F5C">
      <w:pPr>
        <w:spacing w:before="120" w:line="360" w:lineRule="auto"/>
        <w:jc w:val="both"/>
        <w:rPr>
          <w:lang w:val="es-CO"/>
          <w:rPrChange w:id="3352" w:author="Massiel Nayibe Moreno Ladino" w:date="2025-01-15T13:01:00Z" w16du:dateUtc="2025-01-15T18:01:00Z">
            <w:rPr/>
          </w:rPrChange>
        </w:rPr>
      </w:pPr>
      <w:r w:rsidRPr="00963ED8">
        <w:rPr>
          <w:lang w:val="es-CO"/>
          <w:rPrChange w:id="3353" w:author="Massiel Nayibe Moreno Ladino" w:date="2025-01-15T13:01:00Z" w16du:dateUtc="2025-01-15T18:01:00Z">
            <w:rPr/>
          </w:rPrChange>
        </w:rPr>
        <w:t xml:space="preserve">En el caso de los trabajadores con un contrato de duración determinada, se exige un preaviso por escrito de al menos 30 días antes de la expiración del contrato </w:t>
      </w:r>
      <w:r w:rsidR="00DC73D6" w:rsidRPr="00963ED8">
        <w:rPr>
          <w:lang w:val="es-CO"/>
          <w:rPrChange w:id="3354" w:author="Massiel Nayibe Moreno Ladino" w:date="2025-01-15T13:01:00Z" w16du:dateUtc="2025-01-15T18:01:00Z">
            <w:rPr/>
          </w:rPrChange>
        </w:rPr>
        <w:t>(artículo 46 del Código Sustantivo de Trabajo).</w:t>
      </w:r>
    </w:p>
    <w:p w14:paraId="6AED2673" w14:textId="77777777" w:rsidR="00441859" w:rsidRDefault="00DE7F5C">
      <w:pPr>
        <w:spacing w:before="120" w:line="360" w:lineRule="auto"/>
        <w:jc w:val="both"/>
      </w:pPr>
      <w:r w:rsidRPr="00963ED8">
        <w:rPr>
          <w:lang w:val="es-CO"/>
          <w:rPrChange w:id="3355" w:author="Massiel Nayibe Moreno Ladino" w:date="2025-01-15T13:01:00Z" w16du:dateUtc="2025-01-15T18:01:00Z">
            <w:rPr/>
          </w:rPrChange>
        </w:rPr>
        <w:t xml:space="preserve">El contrato de trabajo permanecerá en vigor durante el período de preaviso. </w:t>
      </w:r>
      <w:r w:rsidR="00E02102" w:rsidRPr="00963ED8">
        <w:rPr>
          <w:lang w:val="es-CO"/>
          <w:rPrChange w:id="3356" w:author="Massiel Nayibe Moreno Ladino" w:date="2025-01-15T13:01:00Z" w16du:dateUtc="2025-01-15T18:01:00Z">
            <w:rPr/>
          </w:rPrChange>
        </w:rPr>
        <w:t xml:space="preserve">Si el empresario rescinde </w:t>
      </w:r>
      <w:r w:rsidR="00E5644C" w:rsidRPr="00963ED8">
        <w:rPr>
          <w:lang w:val="es-CO"/>
          <w:rPrChange w:id="3357" w:author="Massiel Nayibe Moreno Ladino" w:date="2025-01-15T13:01:00Z" w16du:dateUtc="2025-01-15T18:01:00Z">
            <w:rPr/>
          </w:rPrChange>
        </w:rPr>
        <w:t xml:space="preserve">inmediatamente </w:t>
      </w:r>
      <w:r w:rsidRPr="00963ED8">
        <w:rPr>
          <w:lang w:val="es-CO"/>
          <w:rPrChange w:id="3358" w:author="Massiel Nayibe Moreno Ladino" w:date="2025-01-15T13:01:00Z" w16du:dateUtc="2025-01-15T18:01:00Z">
            <w:rPr/>
          </w:rPrChange>
        </w:rPr>
        <w:t xml:space="preserve">el contrato de trabajo, deberá abonar al </w:t>
      </w:r>
      <w:r w:rsidR="00E5644C" w:rsidRPr="00963ED8">
        <w:rPr>
          <w:lang w:val="es-CO"/>
          <w:rPrChange w:id="3359" w:author="Massiel Nayibe Moreno Ladino" w:date="2025-01-15T13:01:00Z" w16du:dateUtc="2025-01-15T18:01:00Z">
            <w:rPr/>
          </w:rPrChange>
        </w:rPr>
        <w:t xml:space="preserve">trabajador </w:t>
      </w:r>
      <w:r w:rsidRPr="00963ED8">
        <w:rPr>
          <w:lang w:val="es-CO"/>
          <w:rPrChange w:id="3360" w:author="Massiel Nayibe Moreno Ladino" w:date="2025-01-15T13:01:00Z" w16du:dateUtc="2025-01-15T18:01:00Z">
            <w:rPr/>
          </w:rPrChange>
        </w:rPr>
        <w:t>el importe de los salarios que hubiera devengado de haber trabajado durante el periodo de preaviso</w:t>
      </w:r>
      <w:r w:rsidR="006B6957" w:rsidRPr="00963ED8">
        <w:rPr>
          <w:lang w:val="es-CO"/>
          <w:rPrChange w:id="3361" w:author="Massiel Nayibe Moreno Ladino" w:date="2025-01-15T13:01:00Z" w16du:dateUtc="2025-01-15T18:01:00Z">
            <w:rPr/>
          </w:rPrChange>
        </w:rPr>
        <w:t xml:space="preserve">. </w:t>
      </w:r>
      <w:r w:rsidR="006B6957" w:rsidRPr="00385359">
        <w:t xml:space="preserve">(Indemnización por </w:t>
      </w:r>
      <w:r w:rsidRPr="00385359">
        <w:t>preaviso).</w:t>
      </w:r>
    </w:p>
    <w:p w14:paraId="26E8F0E1" w14:textId="77777777" w:rsidR="00441859" w:rsidRDefault="001540DF">
      <w:pPr>
        <w:pStyle w:val="Ttulo2"/>
        <w:numPr>
          <w:ilvl w:val="1"/>
          <w:numId w:val="82"/>
        </w:numPr>
      </w:pPr>
      <w:bookmarkStart w:id="3362" w:name="_Toc185435370"/>
      <w:r w:rsidRPr="004D6C31">
        <w:t xml:space="preserve">Indemnización </w:t>
      </w:r>
      <w:r w:rsidR="00DE7F5C" w:rsidRPr="004D6C31">
        <w:t>por despido</w:t>
      </w:r>
      <w:bookmarkEnd w:id="3362"/>
    </w:p>
    <w:p w14:paraId="516DBF2E" w14:textId="77777777" w:rsidR="00441859" w:rsidRPr="00963ED8" w:rsidRDefault="00DE7F5C">
      <w:pPr>
        <w:spacing w:before="120" w:line="360" w:lineRule="auto"/>
        <w:jc w:val="both"/>
        <w:rPr>
          <w:lang w:val="es-CO"/>
          <w:rPrChange w:id="3363" w:author="Massiel Nayibe Moreno Ladino" w:date="2025-01-15T13:01:00Z" w16du:dateUtc="2025-01-15T18:01:00Z">
            <w:rPr/>
          </w:rPrChange>
        </w:rPr>
      </w:pPr>
      <w:r w:rsidRPr="00963ED8">
        <w:rPr>
          <w:lang w:val="es-CO"/>
          <w:rPrChange w:id="3364" w:author="Massiel Nayibe Moreno Ladino" w:date="2025-01-15T13:01:00Z" w16du:dateUtc="2025-01-15T18:01:00Z">
            <w:rPr/>
          </w:rPrChange>
        </w:rPr>
        <w:t xml:space="preserve">El monto de la indemnización difiere en varios factores como la antigüedad, el tipo de contrato y el monto del salario. </w:t>
      </w:r>
      <w:r w:rsidR="001A5D47" w:rsidRPr="00963ED8">
        <w:rPr>
          <w:lang w:val="es-CO"/>
          <w:rPrChange w:id="3365" w:author="Massiel Nayibe Moreno Ladino" w:date="2025-01-15T13:01:00Z" w16du:dateUtc="2025-01-15T18:01:00Z">
            <w:rPr/>
          </w:rPrChange>
        </w:rPr>
        <w:t xml:space="preserve">Partners Colombia seguirá los requisitos establecidos por la legislación colombiana. </w:t>
      </w:r>
    </w:p>
    <w:p w14:paraId="7A4C2093" w14:textId="77777777" w:rsidR="00441859" w:rsidRPr="00963ED8" w:rsidRDefault="00DE7F5C">
      <w:pPr>
        <w:spacing w:before="240" w:line="360" w:lineRule="auto"/>
        <w:jc w:val="both"/>
        <w:rPr>
          <w:lang w:val="es-CO"/>
          <w:rPrChange w:id="3366" w:author="Massiel Nayibe Moreno Ladino" w:date="2025-01-15T13:01:00Z" w16du:dateUtc="2025-01-15T18:01:00Z">
            <w:rPr/>
          </w:rPrChange>
        </w:rPr>
      </w:pPr>
      <w:r w:rsidRPr="00963ED8">
        <w:rPr>
          <w:lang w:val="es-CO"/>
          <w:rPrChange w:id="3367" w:author="Massiel Nayibe Moreno Ladino" w:date="2025-01-15T13:01:00Z" w16du:dateUtc="2025-01-15T18:01:00Z">
            <w:rPr/>
          </w:rPrChange>
        </w:rPr>
        <w:t xml:space="preserve">En el caso de los empleados que hayan firmado acuerdos por la duración de un proyecto, la indemnización sería el salario estimado que se le debe al empleado hasta que concluya el proyecto, pero en ningún caso la indemnización puede ser inferior a 15 días de salario </w:t>
      </w:r>
      <w:r w:rsidR="004852A3" w:rsidRPr="00963ED8">
        <w:rPr>
          <w:lang w:val="es-CO"/>
          <w:rPrChange w:id="3368" w:author="Massiel Nayibe Moreno Ladino" w:date="2025-01-15T13:01:00Z" w16du:dateUtc="2025-01-15T18:01:00Z">
            <w:rPr/>
          </w:rPrChange>
        </w:rPr>
        <w:t>(artículo 46 del Código Sustantivo de Trabajo)</w:t>
      </w:r>
      <w:r w:rsidRPr="00963ED8">
        <w:rPr>
          <w:lang w:val="es-CO"/>
          <w:rPrChange w:id="3369" w:author="Massiel Nayibe Moreno Ladino" w:date="2025-01-15T13:01:00Z" w16du:dateUtc="2025-01-15T18:01:00Z">
            <w:rPr/>
          </w:rPrChange>
        </w:rPr>
        <w:t>.</w:t>
      </w:r>
    </w:p>
    <w:p w14:paraId="558A9193" w14:textId="77777777" w:rsidR="00441859" w:rsidRPr="00963ED8" w:rsidRDefault="00DE7F5C">
      <w:pPr>
        <w:spacing w:before="240" w:line="360" w:lineRule="auto"/>
        <w:jc w:val="both"/>
        <w:rPr>
          <w:lang w:val="es-CO"/>
          <w:rPrChange w:id="3370" w:author="Massiel Nayibe Moreno Ladino" w:date="2025-01-15T13:01:00Z" w16du:dateUtc="2025-01-15T18:01:00Z">
            <w:rPr/>
          </w:rPrChange>
        </w:rPr>
      </w:pPr>
      <w:r w:rsidRPr="00963ED8">
        <w:rPr>
          <w:lang w:val="es-CO"/>
          <w:rPrChange w:id="3371" w:author="Massiel Nayibe Moreno Ladino" w:date="2025-01-15T13:01:00Z" w16du:dateUtc="2025-01-15T18:01:00Z">
            <w:rPr/>
          </w:rPrChange>
        </w:rPr>
        <w:t xml:space="preserve">En los contratos de duración determinada, el valor de los salarios correspondientes al tiempo que falte para cumplir el plazo estipulado del contrato; o el del período determinado por la duración de la obra o el trabajo contratado, en cuyo caso la indemnización no podrá ser inferior a quince (15) días </w:t>
      </w:r>
      <w:r w:rsidR="004852A3" w:rsidRPr="00963ED8">
        <w:rPr>
          <w:lang w:val="es-CO"/>
          <w:rPrChange w:id="3372" w:author="Massiel Nayibe Moreno Ladino" w:date="2025-01-15T13:01:00Z" w16du:dateUtc="2025-01-15T18:01:00Z">
            <w:rPr/>
          </w:rPrChange>
        </w:rPr>
        <w:t>(Artículo 46 del Código Sustantivo de Trabajo).</w:t>
      </w:r>
    </w:p>
    <w:p w14:paraId="3FFF9D14" w14:textId="77777777" w:rsidR="00441859" w:rsidRPr="00963ED8" w:rsidRDefault="00DE7F5C">
      <w:pPr>
        <w:spacing w:before="240" w:line="360" w:lineRule="auto"/>
        <w:jc w:val="both"/>
        <w:rPr>
          <w:lang w:val="es-CO"/>
          <w:rPrChange w:id="3373" w:author="Massiel Nayibe Moreno Ladino" w:date="2025-01-15T13:01:00Z" w16du:dateUtc="2025-01-15T18:01:00Z">
            <w:rPr/>
          </w:rPrChange>
        </w:rPr>
      </w:pPr>
      <w:r w:rsidRPr="00963ED8">
        <w:rPr>
          <w:lang w:val="es-CO"/>
          <w:rPrChange w:id="3374" w:author="Massiel Nayibe Moreno Ladino" w:date="2025-01-15T13:01:00Z" w16du:dateUtc="2025-01-15T18:01:00Z">
            <w:rPr/>
          </w:rPrChange>
        </w:rPr>
        <w:lastRenderedPageBreak/>
        <w:t xml:space="preserve">En los contratos indefinidos la indemnización se abonará de la siguiente forma </w:t>
      </w:r>
      <w:r w:rsidR="004852A3" w:rsidRPr="00963ED8">
        <w:rPr>
          <w:lang w:val="es-CO"/>
          <w:rPrChange w:id="3375" w:author="Massiel Nayibe Moreno Ladino" w:date="2025-01-15T13:01:00Z" w16du:dateUtc="2025-01-15T18:01:00Z">
            <w:rPr/>
          </w:rPrChange>
        </w:rPr>
        <w:t>(artículo 46 del Código Sustantivo de Trabajo)</w:t>
      </w:r>
      <w:r w:rsidRPr="00963ED8">
        <w:rPr>
          <w:lang w:val="es-CO"/>
          <w:rPrChange w:id="3376" w:author="Massiel Nayibe Moreno Ladino" w:date="2025-01-15T13:01:00Z" w16du:dateUtc="2025-01-15T18:01:00Z">
            <w:rPr/>
          </w:rPrChange>
        </w:rPr>
        <w:t>:</w:t>
      </w:r>
    </w:p>
    <w:p w14:paraId="4C39D897" w14:textId="77777777" w:rsidR="00441859" w:rsidRPr="00963ED8" w:rsidRDefault="00DE7F5C">
      <w:pPr>
        <w:spacing w:before="120" w:line="360" w:lineRule="auto"/>
        <w:ind w:firstLine="720"/>
        <w:jc w:val="both"/>
        <w:rPr>
          <w:lang w:val="es-CO"/>
          <w:rPrChange w:id="3377" w:author="Massiel Nayibe Moreno Ladino" w:date="2025-01-15T13:01:00Z" w16du:dateUtc="2025-01-15T18:01:00Z">
            <w:rPr/>
          </w:rPrChange>
        </w:rPr>
      </w:pPr>
      <w:r w:rsidRPr="00963ED8">
        <w:rPr>
          <w:lang w:val="es-CO"/>
          <w:rPrChange w:id="3378" w:author="Massiel Nayibe Moreno Ladino" w:date="2025-01-15T13:01:00Z" w16du:dateUtc="2025-01-15T18:01:00Z">
            <w:rPr/>
          </w:rPrChange>
        </w:rPr>
        <w:t>a) Para los trabajadores que devenguen un salario inferior a diez (10) salarios mínimos legales mensuales vigentes:</w:t>
      </w:r>
    </w:p>
    <w:tbl>
      <w:tblPr>
        <w:tblStyle w:val="Listaclara-nfasis6"/>
        <w:tblpPr w:leftFromText="180" w:rightFromText="180" w:vertAnchor="text" w:horzAnchor="margin" w:tblpY="-526"/>
        <w:tblW w:w="0" w:type="auto"/>
        <w:tblLook w:val="04A0" w:firstRow="1" w:lastRow="0" w:firstColumn="1" w:lastColumn="0" w:noHBand="0" w:noVBand="1"/>
      </w:tblPr>
      <w:tblGrid>
        <w:gridCol w:w="4671"/>
        <w:gridCol w:w="4669"/>
      </w:tblGrid>
      <w:tr w:rsidR="00B940FC" w:rsidRPr="00D90335" w14:paraId="709F553E" w14:textId="77777777" w:rsidTr="00B940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1" w:type="dxa"/>
          </w:tcPr>
          <w:p w14:paraId="6236E7E7" w14:textId="77777777" w:rsidR="00441859" w:rsidRDefault="00DE7F5C">
            <w:pPr>
              <w:spacing w:after="120" w:line="360" w:lineRule="auto"/>
              <w:jc w:val="both"/>
            </w:pPr>
            <w:r w:rsidRPr="001F7330">
              <w:t>Período de servicio</w:t>
            </w:r>
          </w:p>
        </w:tc>
        <w:tc>
          <w:tcPr>
            <w:tcW w:w="4669" w:type="dxa"/>
          </w:tcPr>
          <w:p w14:paraId="6F6B7AF5" w14:textId="77777777" w:rsidR="00441859" w:rsidRDefault="00DE7F5C">
            <w:pPr>
              <w:spacing w:after="120" w:line="360" w:lineRule="auto"/>
              <w:jc w:val="both"/>
              <w:cnfStyle w:val="100000000000" w:firstRow="1" w:lastRow="0" w:firstColumn="0" w:lastColumn="0" w:oddVBand="0" w:evenVBand="0" w:oddHBand="0" w:evenHBand="0" w:firstRowFirstColumn="0" w:firstRowLastColumn="0" w:lastRowFirstColumn="0" w:lastRowLastColumn="0"/>
            </w:pPr>
            <w:r>
              <w:t>Indemnización por despido</w:t>
            </w:r>
          </w:p>
        </w:tc>
      </w:tr>
      <w:tr w:rsidR="00B940FC" w:rsidRPr="00D90335" w14:paraId="392773FB" w14:textId="77777777" w:rsidTr="00B94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1" w:type="dxa"/>
          </w:tcPr>
          <w:p w14:paraId="0958F461" w14:textId="77777777" w:rsidR="00441859" w:rsidRPr="00963ED8" w:rsidRDefault="00DE7F5C">
            <w:pPr>
              <w:spacing w:after="120" w:line="360" w:lineRule="auto"/>
              <w:jc w:val="both"/>
              <w:rPr>
                <w:lang w:val="es-CO"/>
                <w:rPrChange w:id="3379" w:author="Massiel Nayibe Moreno Ladino" w:date="2025-01-15T13:01:00Z" w16du:dateUtc="2025-01-15T18:01:00Z">
                  <w:rPr/>
                </w:rPrChange>
              </w:rPr>
            </w:pPr>
            <w:r w:rsidRPr="00963ED8">
              <w:rPr>
                <w:lang w:val="es-CO"/>
                <w:rPrChange w:id="3380" w:author="Massiel Nayibe Moreno Ladino" w:date="2025-01-15T13:01:00Z" w16du:dateUtc="2025-01-15T18:01:00Z">
                  <w:rPr/>
                </w:rPrChange>
              </w:rPr>
              <w:t>Para servicio de hasta 1 año</w:t>
            </w:r>
          </w:p>
        </w:tc>
        <w:tc>
          <w:tcPr>
            <w:tcW w:w="4669" w:type="dxa"/>
          </w:tcPr>
          <w:p w14:paraId="34A3EBF4" w14:textId="77777777" w:rsidR="00441859" w:rsidRDefault="00DE7F5C">
            <w:pPr>
              <w:spacing w:after="120" w:line="360" w:lineRule="auto"/>
              <w:jc w:val="both"/>
              <w:cnfStyle w:val="000000100000" w:firstRow="0" w:lastRow="0" w:firstColumn="0" w:lastColumn="0" w:oddVBand="0" w:evenVBand="0" w:oddHBand="1" w:evenHBand="0" w:firstRowFirstColumn="0" w:firstRowLastColumn="0" w:lastRowFirstColumn="0" w:lastRowLastColumn="0"/>
            </w:pPr>
            <w:r>
              <w:t>30 días de salario</w:t>
            </w:r>
          </w:p>
        </w:tc>
      </w:tr>
      <w:tr w:rsidR="00B940FC" w:rsidRPr="00A032E3" w14:paraId="2C1128EE" w14:textId="77777777" w:rsidTr="00B940FC">
        <w:tc>
          <w:tcPr>
            <w:cnfStyle w:val="001000000000" w:firstRow="0" w:lastRow="0" w:firstColumn="1" w:lastColumn="0" w:oddVBand="0" w:evenVBand="0" w:oddHBand="0" w:evenHBand="0" w:firstRowFirstColumn="0" w:firstRowLastColumn="0" w:lastRowFirstColumn="0" w:lastRowLastColumn="0"/>
            <w:tcW w:w="4671" w:type="dxa"/>
          </w:tcPr>
          <w:p w14:paraId="0F9FCAC2" w14:textId="77777777" w:rsidR="00441859" w:rsidRPr="00963ED8" w:rsidRDefault="00DE7F5C">
            <w:pPr>
              <w:spacing w:after="120" w:line="360" w:lineRule="auto"/>
              <w:jc w:val="both"/>
              <w:rPr>
                <w:lang w:val="es-CO"/>
                <w:rPrChange w:id="3381" w:author="Massiel Nayibe Moreno Ladino" w:date="2025-01-15T13:01:00Z" w16du:dateUtc="2025-01-15T18:01:00Z">
                  <w:rPr/>
                </w:rPrChange>
              </w:rPr>
            </w:pPr>
            <w:r w:rsidRPr="00963ED8">
              <w:rPr>
                <w:lang w:val="es-CO"/>
                <w:rPrChange w:id="3382" w:author="Massiel Nayibe Moreno Ladino" w:date="2025-01-15T13:01:00Z" w16du:dateUtc="2025-01-15T18:01:00Z">
                  <w:rPr/>
                </w:rPrChange>
              </w:rPr>
              <w:t>Más de 1 año de servicio continuo</w:t>
            </w:r>
          </w:p>
        </w:tc>
        <w:tc>
          <w:tcPr>
            <w:tcW w:w="4669" w:type="dxa"/>
          </w:tcPr>
          <w:p w14:paraId="00322329" w14:textId="77777777" w:rsidR="00441859" w:rsidRPr="00963ED8" w:rsidRDefault="00DE7F5C">
            <w:pPr>
              <w:spacing w:after="120" w:line="360" w:lineRule="auto"/>
              <w:jc w:val="both"/>
              <w:cnfStyle w:val="000000000000" w:firstRow="0" w:lastRow="0" w:firstColumn="0" w:lastColumn="0" w:oddVBand="0" w:evenVBand="0" w:oddHBand="0" w:evenHBand="0" w:firstRowFirstColumn="0" w:firstRowLastColumn="0" w:lastRowFirstColumn="0" w:lastRowLastColumn="0"/>
              <w:rPr>
                <w:lang w:val="es-CO"/>
                <w:rPrChange w:id="3383" w:author="Massiel Nayibe Moreno Ladino" w:date="2025-01-15T13:01:00Z" w16du:dateUtc="2025-01-15T18:01:00Z">
                  <w:rPr/>
                </w:rPrChange>
              </w:rPr>
            </w:pPr>
            <w:r w:rsidRPr="00963ED8">
              <w:rPr>
                <w:lang w:val="es-CO"/>
                <w:rPrChange w:id="3384" w:author="Massiel Nayibe Moreno Ladino" w:date="2025-01-15T13:01:00Z" w16du:dateUtc="2025-01-15T18:01:00Z">
                  <w:rPr/>
                </w:rPrChange>
              </w:rPr>
              <w:t>20 Días Adicionales a los 30 Días de Sueldo anteriores por cada uno de los años de servicio posteriores al primero y de carácter proporcional.</w:t>
            </w:r>
          </w:p>
        </w:tc>
      </w:tr>
    </w:tbl>
    <w:p w14:paraId="1E7B9597" w14:textId="77777777" w:rsidR="00441859" w:rsidRPr="00963ED8" w:rsidRDefault="00DE7F5C">
      <w:pPr>
        <w:spacing w:before="240" w:line="360" w:lineRule="auto"/>
        <w:ind w:left="990" w:hanging="270"/>
        <w:jc w:val="both"/>
        <w:rPr>
          <w:lang w:val="es-CO"/>
          <w:rPrChange w:id="3385" w:author="Massiel Nayibe Moreno Ladino" w:date="2025-01-15T13:01:00Z" w16du:dateUtc="2025-01-15T18:01:00Z">
            <w:rPr/>
          </w:rPrChange>
        </w:rPr>
      </w:pPr>
      <w:r w:rsidRPr="00963ED8">
        <w:rPr>
          <w:lang w:val="es-CO"/>
          <w:rPrChange w:id="3386" w:author="Massiel Nayibe Moreno Ladino" w:date="2025-01-15T13:01:00Z" w16du:dateUtc="2025-01-15T18:01:00Z">
            <w:rPr/>
          </w:rPrChange>
        </w:rPr>
        <w:t>b) Para los trabajadores que devenguen un salario igual o superior a diez (10), salarios mínimos legales mensuales vigentes</w:t>
      </w:r>
      <w:r w:rsidR="00CC0A7B" w:rsidRPr="00963ED8">
        <w:rPr>
          <w:lang w:val="es-CO"/>
          <w:rPrChange w:id="3387" w:author="Massiel Nayibe Moreno Ladino" w:date="2025-01-15T13:01:00Z" w16du:dateUtc="2025-01-15T18:01:00Z">
            <w:rPr/>
          </w:rPrChange>
        </w:rPr>
        <w:t>:</w:t>
      </w:r>
    </w:p>
    <w:tbl>
      <w:tblPr>
        <w:tblStyle w:val="Listaclara-nfasis6"/>
        <w:tblW w:w="0" w:type="auto"/>
        <w:tblLook w:val="04A0" w:firstRow="1" w:lastRow="0" w:firstColumn="1" w:lastColumn="0" w:noHBand="0" w:noVBand="1"/>
      </w:tblPr>
      <w:tblGrid>
        <w:gridCol w:w="4671"/>
        <w:gridCol w:w="4669"/>
      </w:tblGrid>
      <w:tr w:rsidR="007B7FAF" w:rsidRPr="00C707E4" w14:paraId="200BC2DE" w14:textId="77777777" w:rsidTr="00FC48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1" w:type="dxa"/>
          </w:tcPr>
          <w:p w14:paraId="06269674" w14:textId="77777777" w:rsidR="00441859" w:rsidRDefault="00DE7F5C">
            <w:pPr>
              <w:spacing w:after="120" w:line="360" w:lineRule="auto"/>
              <w:jc w:val="both"/>
            </w:pPr>
            <w:r w:rsidRPr="00C707E4">
              <w:t>Período de servicio</w:t>
            </w:r>
          </w:p>
        </w:tc>
        <w:tc>
          <w:tcPr>
            <w:tcW w:w="4669" w:type="dxa"/>
          </w:tcPr>
          <w:p w14:paraId="1166A4C7" w14:textId="77777777" w:rsidR="00441859" w:rsidRDefault="00DE7F5C">
            <w:pPr>
              <w:spacing w:after="120" w:line="360" w:lineRule="auto"/>
              <w:jc w:val="both"/>
              <w:cnfStyle w:val="100000000000" w:firstRow="1" w:lastRow="0" w:firstColumn="0" w:lastColumn="0" w:oddVBand="0" w:evenVBand="0" w:oddHBand="0" w:evenHBand="0" w:firstRowFirstColumn="0" w:firstRowLastColumn="0" w:lastRowFirstColumn="0" w:lastRowLastColumn="0"/>
            </w:pPr>
            <w:r>
              <w:t>Indemnización por despido</w:t>
            </w:r>
          </w:p>
        </w:tc>
      </w:tr>
      <w:tr w:rsidR="007B7FAF" w:rsidRPr="00C707E4" w14:paraId="3C2CDAC6" w14:textId="77777777" w:rsidTr="00FC48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1" w:type="dxa"/>
          </w:tcPr>
          <w:p w14:paraId="29CC2875" w14:textId="77777777" w:rsidR="00441859" w:rsidRPr="00963ED8" w:rsidRDefault="00A12432">
            <w:pPr>
              <w:spacing w:after="120" w:line="360" w:lineRule="auto"/>
              <w:jc w:val="both"/>
              <w:rPr>
                <w:lang w:val="es-CO"/>
                <w:rPrChange w:id="3388" w:author="Massiel Nayibe Moreno Ladino" w:date="2025-01-15T13:01:00Z" w16du:dateUtc="2025-01-15T18:01:00Z">
                  <w:rPr/>
                </w:rPrChange>
              </w:rPr>
            </w:pPr>
            <w:r w:rsidRPr="00963ED8">
              <w:rPr>
                <w:lang w:val="es-CO"/>
                <w:rPrChange w:id="3389" w:author="Massiel Nayibe Moreno Ladino" w:date="2025-01-15T13:01:00Z" w16du:dateUtc="2025-01-15T18:01:00Z">
                  <w:rPr/>
                </w:rPrChange>
              </w:rPr>
              <w:t xml:space="preserve">Para servicio de hasta </w:t>
            </w:r>
            <w:r w:rsidR="00DE7F5C" w:rsidRPr="00963ED8">
              <w:rPr>
                <w:lang w:val="es-CO"/>
                <w:rPrChange w:id="3390" w:author="Massiel Nayibe Moreno Ladino" w:date="2025-01-15T13:01:00Z" w16du:dateUtc="2025-01-15T18:01:00Z">
                  <w:rPr/>
                </w:rPrChange>
              </w:rPr>
              <w:t>1 año</w:t>
            </w:r>
          </w:p>
        </w:tc>
        <w:tc>
          <w:tcPr>
            <w:tcW w:w="4669" w:type="dxa"/>
          </w:tcPr>
          <w:p w14:paraId="1838D2E5" w14:textId="77777777" w:rsidR="00441859" w:rsidRDefault="007B7FAF">
            <w:pPr>
              <w:spacing w:after="120" w:line="360" w:lineRule="auto"/>
              <w:jc w:val="both"/>
              <w:cnfStyle w:val="000000100000" w:firstRow="0" w:lastRow="0" w:firstColumn="0" w:lastColumn="0" w:oddVBand="0" w:evenVBand="0" w:oddHBand="1" w:evenHBand="0" w:firstRowFirstColumn="0" w:firstRowLastColumn="0" w:lastRowFirstColumn="0" w:lastRowLastColumn="0"/>
            </w:pPr>
            <w:r>
              <w:t>20 días de salario</w:t>
            </w:r>
          </w:p>
        </w:tc>
      </w:tr>
      <w:tr w:rsidR="007B7FAF" w:rsidRPr="00A032E3" w14:paraId="44AA7748" w14:textId="77777777" w:rsidTr="00FC48D6">
        <w:tc>
          <w:tcPr>
            <w:cnfStyle w:val="001000000000" w:firstRow="0" w:lastRow="0" w:firstColumn="1" w:lastColumn="0" w:oddVBand="0" w:evenVBand="0" w:oddHBand="0" w:evenHBand="0" w:firstRowFirstColumn="0" w:firstRowLastColumn="0" w:lastRowFirstColumn="0" w:lastRowLastColumn="0"/>
            <w:tcW w:w="4671" w:type="dxa"/>
          </w:tcPr>
          <w:p w14:paraId="56FF4C1E" w14:textId="77777777" w:rsidR="00441859" w:rsidRPr="00963ED8" w:rsidRDefault="00DE7F5C">
            <w:pPr>
              <w:spacing w:line="360" w:lineRule="auto"/>
              <w:jc w:val="both"/>
              <w:rPr>
                <w:lang w:val="es-CO"/>
                <w:rPrChange w:id="3391" w:author="Massiel Nayibe Moreno Ladino" w:date="2025-01-15T13:01:00Z" w16du:dateUtc="2025-01-15T18:01:00Z">
                  <w:rPr/>
                </w:rPrChange>
              </w:rPr>
            </w:pPr>
            <w:r w:rsidRPr="00963ED8">
              <w:rPr>
                <w:lang w:val="es-CO"/>
                <w:rPrChange w:id="3392" w:author="Massiel Nayibe Moreno Ladino" w:date="2025-01-15T13:01:00Z" w16du:dateUtc="2025-01-15T18:01:00Z">
                  <w:rPr/>
                </w:rPrChange>
              </w:rPr>
              <w:t>Más de 1 año de servicio continuo</w:t>
            </w:r>
          </w:p>
        </w:tc>
        <w:tc>
          <w:tcPr>
            <w:tcW w:w="4669" w:type="dxa"/>
          </w:tcPr>
          <w:p w14:paraId="1B180C31" w14:textId="77777777" w:rsidR="00441859" w:rsidRPr="00963ED8" w:rsidRDefault="00DE7F5C">
            <w:pPr>
              <w:spacing w:line="360" w:lineRule="auto"/>
              <w:jc w:val="both"/>
              <w:cnfStyle w:val="000000000000" w:firstRow="0" w:lastRow="0" w:firstColumn="0" w:lastColumn="0" w:oddVBand="0" w:evenVBand="0" w:oddHBand="0" w:evenHBand="0" w:firstRowFirstColumn="0" w:firstRowLastColumn="0" w:lastRowFirstColumn="0" w:lastRowLastColumn="0"/>
              <w:rPr>
                <w:lang w:val="es-CO"/>
                <w:rPrChange w:id="3393" w:author="Massiel Nayibe Moreno Ladino" w:date="2025-01-15T13:01:00Z" w16du:dateUtc="2025-01-15T18:01:00Z">
                  <w:rPr/>
                </w:rPrChange>
              </w:rPr>
            </w:pPr>
            <w:r w:rsidRPr="00963ED8">
              <w:rPr>
                <w:lang w:val="es-CO"/>
                <w:rPrChange w:id="3394" w:author="Massiel Nayibe Moreno Ladino" w:date="2025-01-15T13:01:00Z" w16du:dateUtc="2025-01-15T18:01:00Z">
                  <w:rPr/>
                </w:rPrChange>
              </w:rPr>
              <w:t xml:space="preserve">15 </w:t>
            </w:r>
            <w:r w:rsidR="007B7FAF" w:rsidRPr="00963ED8">
              <w:rPr>
                <w:lang w:val="es-CO"/>
                <w:rPrChange w:id="3395" w:author="Massiel Nayibe Moreno Ladino" w:date="2025-01-15T13:01:00Z" w16du:dateUtc="2025-01-15T18:01:00Z">
                  <w:rPr/>
                </w:rPrChange>
              </w:rPr>
              <w:t xml:space="preserve">Días Adicionales a los </w:t>
            </w:r>
            <w:r w:rsidRPr="00963ED8">
              <w:rPr>
                <w:lang w:val="es-CO"/>
                <w:rPrChange w:id="3396" w:author="Massiel Nayibe Moreno Ladino" w:date="2025-01-15T13:01:00Z" w16du:dateUtc="2025-01-15T18:01:00Z">
                  <w:rPr/>
                </w:rPrChange>
              </w:rPr>
              <w:t xml:space="preserve">20 </w:t>
            </w:r>
            <w:r w:rsidR="007B7FAF" w:rsidRPr="00963ED8">
              <w:rPr>
                <w:lang w:val="es-CO"/>
                <w:rPrChange w:id="3397" w:author="Massiel Nayibe Moreno Ladino" w:date="2025-01-15T13:01:00Z" w16du:dateUtc="2025-01-15T18:01:00Z">
                  <w:rPr/>
                </w:rPrChange>
              </w:rPr>
              <w:t>Días de Sueldo anteriores por cada uno de los años de servicio posteriores al primero y de carácter proporcional.</w:t>
            </w:r>
          </w:p>
        </w:tc>
      </w:tr>
    </w:tbl>
    <w:p w14:paraId="04987FDB" w14:textId="77777777" w:rsidR="00441859" w:rsidRDefault="00DE7F5C">
      <w:pPr>
        <w:pStyle w:val="Ttulo2"/>
        <w:numPr>
          <w:ilvl w:val="1"/>
          <w:numId w:val="82"/>
        </w:numPr>
      </w:pPr>
      <w:bookmarkStart w:id="3398" w:name="_Toc185165760"/>
      <w:bookmarkStart w:id="3399" w:name="_Toc185341336"/>
      <w:bookmarkStart w:id="3400" w:name="_Toc185341694"/>
      <w:bookmarkStart w:id="3401" w:name="_Toc185419743"/>
      <w:bookmarkStart w:id="3402" w:name="_Toc185420109"/>
      <w:bookmarkStart w:id="3403" w:name="_Toc185420475"/>
      <w:bookmarkStart w:id="3404" w:name="_Toc185420841"/>
      <w:bookmarkStart w:id="3405" w:name="_Toc185435371"/>
      <w:bookmarkStart w:id="3406" w:name="_Toc185435372"/>
      <w:bookmarkEnd w:id="3398"/>
      <w:bookmarkEnd w:id="3399"/>
      <w:bookmarkEnd w:id="3400"/>
      <w:bookmarkEnd w:id="3401"/>
      <w:bookmarkEnd w:id="3402"/>
      <w:bookmarkEnd w:id="3403"/>
      <w:bookmarkEnd w:id="3404"/>
      <w:bookmarkEnd w:id="3405"/>
      <w:r w:rsidRPr="004D6C31">
        <w:t>Mantenimiento de registros de personal</w:t>
      </w:r>
      <w:bookmarkEnd w:id="3406"/>
    </w:p>
    <w:p w14:paraId="696DB60B" w14:textId="77777777" w:rsidR="00441859" w:rsidRPr="00963ED8" w:rsidRDefault="00DE7F5C">
      <w:pPr>
        <w:spacing w:line="360" w:lineRule="auto"/>
        <w:jc w:val="both"/>
        <w:rPr>
          <w:lang w:val="es-CO"/>
          <w:rPrChange w:id="3407" w:author="Massiel Nayibe Moreno Ladino" w:date="2025-01-15T13:01:00Z" w16du:dateUtc="2025-01-15T18:01:00Z">
            <w:rPr/>
          </w:rPrChange>
        </w:rPr>
      </w:pPr>
      <w:r w:rsidRPr="00963ED8">
        <w:rPr>
          <w:lang w:val="es-CO"/>
          <w:rPrChange w:id="3408" w:author="Massiel Nayibe Moreno Ladino" w:date="2025-01-15T13:01:00Z" w16du:dateUtc="2025-01-15T18:01:00Z">
            <w:rPr/>
          </w:rPrChange>
        </w:rPr>
        <w:t xml:space="preserve">Partners </w:t>
      </w:r>
      <w:r w:rsidR="008F6566" w:rsidRPr="00963ED8">
        <w:rPr>
          <w:lang w:val="es-CO"/>
          <w:rPrChange w:id="3409" w:author="Massiel Nayibe Moreno Ladino" w:date="2025-01-15T13:01:00Z" w16du:dateUtc="2025-01-15T18:01:00Z">
            <w:rPr/>
          </w:rPrChange>
        </w:rPr>
        <w:t xml:space="preserve">Colombia </w:t>
      </w:r>
      <w:r w:rsidR="00AC3126" w:rsidRPr="00963ED8">
        <w:rPr>
          <w:lang w:val="es-CO"/>
          <w:rPrChange w:id="3410" w:author="Massiel Nayibe Moreno Ladino" w:date="2025-01-15T13:01:00Z" w16du:dateUtc="2025-01-15T18:01:00Z">
            <w:rPr/>
          </w:rPrChange>
        </w:rPr>
        <w:t xml:space="preserve">exige que toda la documentación relacionada con la solicitud, contratación, revisión y despido de empleados se conserve en carpetas de personal seguras. Estas carpetas deben </w:t>
      </w:r>
      <w:r w:rsidR="00D14BCF" w:rsidRPr="00963ED8">
        <w:rPr>
          <w:lang w:val="es-CO"/>
          <w:rPrChange w:id="3411" w:author="Massiel Nayibe Moreno Ladino" w:date="2025-01-15T13:01:00Z" w16du:dateUtc="2025-01-15T18:01:00Z">
            <w:rPr/>
          </w:rPrChange>
        </w:rPr>
        <w:t xml:space="preserve">incluir </w:t>
      </w:r>
      <w:r w:rsidR="00392A18" w:rsidRPr="00963ED8">
        <w:rPr>
          <w:lang w:val="es-CO"/>
          <w:rPrChange w:id="3412" w:author="Massiel Nayibe Moreno Ladino" w:date="2025-01-15T13:01:00Z" w16du:dateUtc="2025-01-15T18:01:00Z">
            <w:rPr/>
          </w:rPrChange>
        </w:rPr>
        <w:t xml:space="preserve">todas las </w:t>
      </w:r>
      <w:r w:rsidR="00AC3126" w:rsidRPr="00963ED8">
        <w:rPr>
          <w:lang w:val="es-CO"/>
          <w:rPrChange w:id="3413" w:author="Massiel Nayibe Moreno Ladino" w:date="2025-01-15T13:01:00Z" w16du:dateUtc="2025-01-15T18:01:00Z">
            <w:rPr/>
          </w:rPrChange>
        </w:rPr>
        <w:t xml:space="preserve">reprimendas, </w:t>
      </w:r>
      <w:r w:rsidR="002A64F5" w:rsidRPr="00963ED8">
        <w:rPr>
          <w:lang w:val="es-CO"/>
          <w:rPrChange w:id="3414" w:author="Massiel Nayibe Moreno Ladino" w:date="2025-01-15T13:01:00Z" w16du:dateUtc="2025-01-15T18:01:00Z">
            <w:rPr/>
          </w:rPrChange>
        </w:rPr>
        <w:t xml:space="preserve">advertencias </w:t>
      </w:r>
      <w:r w:rsidR="00AC3126" w:rsidRPr="00963ED8">
        <w:rPr>
          <w:lang w:val="es-CO"/>
          <w:rPrChange w:id="3415" w:author="Massiel Nayibe Moreno Ladino" w:date="2025-01-15T13:01:00Z" w16du:dateUtc="2025-01-15T18:01:00Z">
            <w:rPr/>
          </w:rPrChange>
        </w:rPr>
        <w:t xml:space="preserve">y suspensiones de </w:t>
      </w:r>
      <w:r w:rsidR="00392A18" w:rsidRPr="00963ED8">
        <w:rPr>
          <w:lang w:val="es-CO"/>
          <w:rPrChange w:id="3416" w:author="Massiel Nayibe Moreno Ladino" w:date="2025-01-15T13:01:00Z" w16du:dateUtc="2025-01-15T18:01:00Z">
            <w:rPr/>
          </w:rPrChange>
        </w:rPr>
        <w:t xml:space="preserve">cada empleado con fechas y razones. Cualquier documento/provisión requerida del donante también debe incluirse en el expediente de personal. Deben mantenerse carpetas/archivos de personal individuales para todos los empleados. Toda la información facilitada por el empleado es, y seguirá siendo, confidencial, y los documentos de su expediente no podrán ser consultados en modo alguno por personal no autorizado. </w:t>
      </w:r>
    </w:p>
    <w:p w14:paraId="30EDBAC2" w14:textId="77777777" w:rsidR="00441859" w:rsidRPr="00963ED8" w:rsidRDefault="00DE7F5C">
      <w:pPr>
        <w:spacing w:before="120" w:line="360" w:lineRule="auto"/>
        <w:jc w:val="both"/>
        <w:rPr>
          <w:lang w:val="es-CO"/>
          <w:rPrChange w:id="3417" w:author="Massiel Nayibe Moreno Ladino" w:date="2025-01-15T13:01:00Z" w16du:dateUtc="2025-01-15T18:01:00Z">
            <w:rPr/>
          </w:rPrChange>
        </w:rPr>
      </w:pPr>
      <w:r w:rsidRPr="00963ED8">
        <w:rPr>
          <w:lang w:val="es-CO"/>
          <w:rPrChange w:id="3418" w:author="Massiel Nayibe Moreno Ladino" w:date="2025-01-15T13:01:00Z" w16du:dateUtc="2025-01-15T18:01:00Z">
            <w:rPr/>
          </w:rPrChange>
        </w:rPr>
        <w:lastRenderedPageBreak/>
        <w:t xml:space="preserve">Para cada miembro del personal </w:t>
      </w:r>
      <w:r w:rsidR="008F6566" w:rsidRPr="00963ED8">
        <w:rPr>
          <w:lang w:val="es-CO"/>
          <w:rPrChange w:id="3419" w:author="Massiel Nayibe Moreno Ladino" w:date="2025-01-15T13:01:00Z" w16du:dateUtc="2025-01-15T18:01:00Z">
            <w:rPr/>
          </w:rPrChange>
        </w:rPr>
        <w:t>de</w:t>
      </w:r>
      <w:r w:rsidR="00DD0837" w:rsidRPr="00963ED8">
        <w:rPr>
          <w:lang w:val="es-CO"/>
          <w:rPrChange w:id="3420" w:author="Massiel Nayibe Moreno Ladino" w:date="2025-01-15T13:01:00Z" w16du:dateUtc="2025-01-15T18:01:00Z">
            <w:rPr/>
          </w:rPrChange>
        </w:rPr>
        <w:t xml:space="preserve"> Partners Colombia </w:t>
      </w:r>
      <w:r w:rsidRPr="00963ED8">
        <w:rPr>
          <w:lang w:val="es-CO"/>
          <w:rPrChange w:id="3421" w:author="Massiel Nayibe Moreno Ladino" w:date="2025-01-15T13:01:00Z" w16du:dateUtc="2025-01-15T18:01:00Z">
            <w:rPr/>
          </w:rPrChange>
        </w:rPr>
        <w:t>habrá un expediente individual que incluirá:</w:t>
      </w:r>
    </w:p>
    <w:p w14:paraId="2B227A7F" w14:textId="77777777" w:rsidR="00441859" w:rsidRDefault="00DE7F5C">
      <w:pPr>
        <w:pStyle w:val="Prrafodelista"/>
        <w:numPr>
          <w:ilvl w:val="0"/>
          <w:numId w:val="18"/>
        </w:numPr>
        <w:spacing w:before="120" w:line="360" w:lineRule="auto"/>
        <w:jc w:val="both"/>
      </w:pPr>
      <w:r w:rsidRPr="00C27725">
        <w:t xml:space="preserve">El </w:t>
      </w:r>
      <w:r w:rsidR="00453BC5" w:rsidRPr="00C27725">
        <w:t xml:space="preserve">Curriculum </w:t>
      </w:r>
      <w:r w:rsidR="00E57CF7" w:rsidRPr="00C27725">
        <w:t xml:space="preserve">Vitae </w:t>
      </w:r>
      <w:r w:rsidR="0042290C">
        <w:t>CV</w:t>
      </w:r>
    </w:p>
    <w:p w14:paraId="64C221B1" w14:textId="77777777" w:rsidR="00441859" w:rsidRDefault="00DE7F5C">
      <w:pPr>
        <w:pStyle w:val="Prrafodelista"/>
        <w:numPr>
          <w:ilvl w:val="0"/>
          <w:numId w:val="18"/>
        </w:numPr>
        <w:spacing w:before="120" w:line="360" w:lineRule="auto"/>
        <w:jc w:val="both"/>
      </w:pPr>
      <w:r w:rsidRPr="00C27725">
        <w:t>El contrato de trabajo</w:t>
      </w:r>
    </w:p>
    <w:p w14:paraId="06936F0D" w14:textId="77777777" w:rsidR="00441859" w:rsidRDefault="00DE7F5C">
      <w:pPr>
        <w:pStyle w:val="Prrafodelista"/>
        <w:numPr>
          <w:ilvl w:val="0"/>
          <w:numId w:val="18"/>
        </w:numPr>
        <w:spacing w:before="120" w:line="360" w:lineRule="auto"/>
        <w:jc w:val="both"/>
      </w:pPr>
      <w:r w:rsidRPr="00C27725">
        <w:t>Descripción del puesto</w:t>
      </w:r>
    </w:p>
    <w:p w14:paraId="611800D7" w14:textId="77777777" w:rsidR="00441859" w:rsidRPr="00963ED8" w:rsidRDefault="00DE7F5C">
      <w:pPr>
        <w:pStyle w:val="Prrafodelista"/>
        <w:numPr>
          <w:ilvl w:val="0"/>
          <w:numId w:val="18"/>
        </w:numPr>
        <w:spacing w:before="120" w:line="360" w:lineRule="auto"/>
        <w:jc w:val="both"/>
        <w:rPr>
          <w:lang w:val="es-CO"/>
          <w:rPrChange w:id="3422" w:author="Massiel Nayibe Moreno Ladino" w:date="2025-01-15T13:01:00Z" w16du:dateUtc="2025-01-15T18:01:00Z">
            <w:rPr/>
          </w:rPrChange>
        </w:rPr>
      </w:pPr>
      <w:r w:rsidRPr="00963ED8">
        <w:rPr>
          <w:lang w:val="es-CO"/>
          <w:rPrChange w:id="3423" w:author="Massiel Nayibe Moreno Ladino" w:date="2025-01-15T13:01:00Z" w16du:dateUtc="2025-01-15T18:01:00Z">
            <w:rPr/>
          </w:rPrChange>
        </w:rPr>
        <w:t>Cualquier documentación que indique un aumento salarial</w:t>
      </w:r>
    </w:p>
    <w:p w14:paraId="70E51E01" w14:textId="77777777" w:rsidR="00441859" w:rsidRPr="00963ED8" w:rsidRDefault="00DE7F5C">
      <w:pPr>
        <w:pStyle w:val="Prrafodelista"/>
        <w:numPr>
          <w:ilvl w:val="0"/>
          <w:numId w:val="18"/>
        </w:numPr>
        <w:spacing w:before="120" w:line="360" w:lineRule="auto"/>
        <w:jc w:val="both"/>
        <w:rPr>
          <w:lang w:val="es-CO"/>
          <w:rPrChange w:id="3424" w:author="Massiel Nayibe Moreno Ladino" w:date="2025-01-15T13:01:00Z" w16du:dateUtc="2025-01-15T18:01:00Z">
            <w:rPr/>
          </w:rPrChange>
        </w:rPr>
      </w:pPr>
      <w:r w:rsidRPr="00963ED8">
        <w:rPr>
          <w:lang w:val="es-CO"/>
          <w:rPrChange w:id="3425" w:author="Massiel Nayibe Moreno Ladino" w:date="2025-01-15T13:01:00Z" w16du:dateUtc="2025-01-15T18:01:00Z">
            <w:rPr/>
          </w:rPrChange>
        </w:rPr>
        <w:t>Los formularios de evaluación de los empleados</w:t>
      </w:r>
    </w:p>
    <w:p w14:paraId="20BD0DC4" w14:textId="77777777" w:rsidR="00441859" w:rsidRPr="00963ED8" w:rsidRDefault="00DE7F5C">
      <w:pPr>
        <w:pStyle w:val="Prrafodelista"/>
        <w:numPr>
          <w:ilvl w:val="0"/>
          <w:numId w:val="18"/>
        </w:numPr>
        <w:spacing w:before="120" w:line="360" w:lineRule="auto"/>
        <w:jc w:val="both"/>
        <w:rPr>
          <w:lang w:val="es-CO"/>
          <w:rPrChange w:id="3426" w:author="Massiel Nayibe Moreno Ladino" w:date="2025-01-15T13:01:00Z" w16du:dateUtc="2025-01-15T18:01:00Z">
            <w:rPr/>
          </w:rPrChange>
        </w:rPr>
      </w:pPr>
      <w:r w:rsidRPr="00963ED8">
        <w:rPr>
          <w:lang w:val="es-CO"/>
          <w:rPrChange w:id="3427" w:author="Massiel Nayibe Moreno Ladino" w:date="2025-01-15T13:01:00Z" w16du:dateUtc="2025-01-15T18:01:00Z">
            <w:rPr/>
          </w:rPrChange>
        </w:rPr>
        <w:t xml:space="preserve">Cualquier documento relativo a un cambio de puesto, </w:t>
      </w:r>
      <w:r w:rsidR="002A64F5" w:rsidRPr="00963ED8">
        <w:rPr>
          <w:lang w:val="es-CO"/>
          <w:rPrChange w:id="3428" w:author="Massiel Nayibe Moreno Ladino" w:date="2025-01-15T13:01:00Z" w16du:dateUtc="2025-01-15T18:01:00Z">
            <w:rPr/>
          </w:rPrChange>
        </w:rPr>
        <w:t xml:space="preserve">traslado </w:t>
      </w:r>
      <w:r w:rsidRPr="00963ED8">
        <w:rPr>
          <w:lang w:val="es-CO"/>
          <w:rPrChange w:id="3429" w:author="Massiel Nayibe Moreno Ladino" w:date="2025-01-15T13:01:00Z" w16du:dateUtc="2025-01-15T18:01:00Z">
            <w:rPr/>
          </w:rPrChange>
        </w:rPr>
        <w:t>o promoción</w:t>
      </w:r>
    </w:p>
    <w:p w14:paraId="0FC5E65B" w14:textId="77777777" w:rsidR="00441859" w:rsidRPr="00963ED8" w:rsidRDefault="00DE7F5C">
      <w:pPr>
        <w:pStyle w:val="Prrafodelista"/>
        <w:numPr>
          <w:ilvl w:val="0"/>
          <w:numId w:val="18"/>
        </w:numPr>
        <w:spacing w:before="120" w:line="360" w:lineRule="auto"/>
        <w:jc w:val="both"/>
        <w:rPr>
          <w:lang w:val="es-CO"/>
          <w:rPrChange w:id="3430" w:author="Massiel Nayibe Moreno Ladino" w:date="2025-01-15T13:01:00Z" w16du:dateUtc="2025-01-15T18:01:00Z">
            <w:rPr/>
          </w:rPrChange>
        </w:rPr>
      </w:pPr>
      <w:r w:rsidRPr="00963ED8">
        <w:rPr>
          <w:lang w:val="es-CO"/>
          <w:rPrChange w:id="3431" w:author="Massiel Nayibe Moreno Ladino" w:date="2025-01-15T13:01:00Z" w16du:dateUtc="2025-01-15T18:01:00Z">
            <w:rPr/>
          </w:rPrChange>
        </w:rPr>
        <w:t>Cartas de oferta o de advertencia</w:t>
      </w:r>
    </w:p>
    <w:p w14:paraId="3622F5D8" w14:textId="77777777" w:rsidR="00441859" w:rsidRPr="00963ED8" w:rsidRDefault="00DE7F5C">
      <w:pPr>
        <w:pStyle w:val="Prrafodelista"/>
        <w:numPr>
          <w:ilvl w:val="0"/>
          <w:numId w:val="18"/>
        </w:numPr>
        <w:spacing w:before="120" w:line="360" w:lineRule="auto"/>
        <w:jc w:val="both"/>
        <w:rPr>
          <w:lang w:val="es-CO"/>
          <w:rPrChange w:id="3432" w:author="Massiel Nayibe Moreno Ladino" w:date="2025-01-15T13:01:00Z" w16du:dateUtc="2025-01-15T18:01:00Z">
            <w:rPr/>
          </w:rPrChange>
        </w:rPr>
      </w:pPr>
      <w:r w:rsidRPr="00963ED8">
        <w:rPr>
          <w:lang w:val="es-CO"/>
          <w:rPrChange w:id="3433" w:author="Massiel Nayibe Moreno Ladino" w:date="2025-01-15T13:01:00Z" w16du:dateUtc="2025-01-15T18:01:00Z">
            <w:rPr/>
          </w:rPrChange>
        </w:rPr>
        <w:t>Registro de permisos retribuidos o cualquier otro permiso especial solicitado y obtenido</w:t>
      </w:r>
    </w:p>
    <w:p w14:paraId="763E2F90" w14:textId="77777777" w:rsidR="00441859" w:rsidRDefault="00DE7F5C">
      <w:pPr>
        <w:pStyle w:val="Prrafodelista"/>
        <w:numPr>
          <w:ilvl w:val="0"/>
          <w:numId w:val="18"/>
        </w:numPr>
        <w:spacing w:before="120" w:line="360" w:lineRule="auto"/>
        <w:jc w:val="both"/>
      </w:pPr>
      <w:r w:rsidRPr="00C27725">
        <w:t xml:space="preserve">Hojas de horas </w:t>
      </w:r>
    </w:p>
    <w:p w14:paraId="4AB3AE2F" w14:textId="77777777" w:rsidR="00441859" w:rsidRPr="00963ED8" w:rsidRDefault="00DE7F5C">
      <w:pPr>
        <w:pStyle w:val="Prrafodelista"/>
        <w:numPr>
          <w:ilvl w:val="0"/>
          <w:numId w:val="18"/>
        </w:numPr>
        <w:spacing w:before="120" w:line="360" w:lineRule="auto"/>
        <w:jc w:val="both"/>
        <w:rPr>
          <w:lang w:val="es-CO"/>
          <w:rPrChange w:id="3434" w:author="Massiel Nayibe Moreno Ladino" w:date="2025-01-15T13:01:00Z" w16du:dateUtc="2025-01-15T18:01:00Z">
            <w:rPr/>
          </w:rPrChange>
        </w:rPr>
      </w:pPr>
      <w:r w:rsidRPr="00963ED8">
        <w:rPr>
          <w:lang w:val="es-CO"/>
          <w:rPrChange w:id="3435" w:author="Massiel Nayibe Moreno Ladino" w:date="2025-01-15T13:01:00Z" w16du:dateUtc="2025-01-15T18:01:00Z">
            <w:rPr/>
          </w:rPrChange>
        </w:rPr>
        <w:t>Todos los documentos relacionados con:</w:t>
      </w:r>
    </w:p>
    <w:p w14:paraId="6A2E191D" w14:textId="77777777" w:rsidR="00441859" w:rsidRPr="00963ED8" w:rsidRDefault="00DE7F5C">
      <w:pPr>
        <w:spacing w:before="120" w:line="360" w:lineRule="auto"/>
        <w:ind w:left="720" w:firstLine="720"/>
        <w:jc w:val="both"/>
        <w:rPr>
          <w:lang w:val="es-CO"/>
          <w:rPrChange w:id="3436" w:author="Massiel Nayibe Moreno Ladino" w:date="2025-01-15T13:01:00Z" w16du:dateUtc="2025-01-15T18:01:00Z">
            <w:rPr/>
          </w:rPrChange>
        </w:rPr>
      </w:pPr>
      <w:r w:rsidRPr="00963ED8">
        <w:rPr>
          <w:lang w:val="es-CO"/>
          <w:rPrChange w:id="3437" w:author="Massiel Nayibe Moreno Ladino" w:date="2025-01-15T13:01:00Z" w16du:dateUtc="2025-01-15T18:01:00Z">
            <w:rPr/>
          </w:rPrChange>
        </w:rPr>
        <w:t>a) Dimisión</w:t>
      </w:r>
    </w:p>
    <w:p w14:paraId="058657CA" w14:textId="77777777" w:rsidR="00441859" w:rsidRPr="00963ED8" w:rsidRDefault="00DE7F5C">
      <w:pPr>
        <w:spacing w:before="120" w:line="360" w:lineRule="auto"/>
        <w:ind w:left="720" w:firstLine="720"/>
        <w:jc w:val="both"/>
        <w:rPr>
          <w:lang w:val="es-CO"/>
          <w:rPrChange w:id="3438" w:author="Massiel Nayibe Moreno Ladino" w:date="2025-01-15T13:01:00Z" w16du:dateUtc="2025-01-15T18:01:00Z">
            <w:rPr/>
          </w:rPrChange>
        </w:rPr>
      </w:pPr>
      <w:r w:rsidRPr="00963ED8">
        <w:rPr>
          <w:lang w:val="es-CO"/>
          <w:rPrChange w:id="3439" w:author="Massiel Nayibe Moreno Ladino" w:date="2025-01-15T13:01:00Z" w16du:dateUtc="2025-01-15T18:01:00Z">
            <w:rPr/>
          </w:rPrChange>
        </w:rPr>
        <w:t>b) Revocación</w:t>
      </w:r>
    </w:p>
    <w:p w14:paraId="0DE2833A" w14:textId="77777777" w:rsidR="00441859" w:rsidRPr="00963ED8" w:rsidRDefault="00DE7F5C">
      <w:pPr>
        <w:spacing w:before="120" w:line="360" w:lineRule="auto"/>
        <w:ind w:left="720" w:firstLine="720"/>
        <w:jc w:val="both"/>
        <w:rPr>
          <w:lang w:val="es-CO"/>
          <w:rPrChange w:id="3440" w:author="Massiel Nayibe Moreno Ladino" w:date="2025-01-15T13:01:00Z" w16du:dateUtc="2025-01-15T18:01:00Z">
            <w:rPr/>
          </w:rPrChange>
        </w:rPr>
      </w:pPr>
      <w:r w:rsidRPr="00963ED8">
        <w:rPr>
          <w:lang w:val="es-CO"/>
          <w:rPrChange w:id="3441" w:author="Massiel Nayibe Moreno Ladino" w:date="2025-01-15T13:01:00Z" w16du:dateUtc="2025-01-15T18:01:00Z">
            <w:rPr/>
          </w:rPrChange>
        </w:rPr>
        <w:t>c) Despido</w:t>
      </w:r>
    </w:p>
    <w:p w14:paraId="45D10D4E" w14:textId="77777777" w:rsidR="00441859" w:rsidRPr="00963ED8" w:rsidRDefault="00DE7F5C">
      <w:pPr>
        <w:spacing w:before="120" w:line="360" w:lineRule="auto"/>
        <w:ind w:left="720" w:firstLine="720"/>
        <w:jc w:val="both"/>
        <w:rPr>
          <w:lang w:val="es-CO"/>
          <w:rPrChange w:id="3442" w:author="Massiel Nayibe Moreno Ladino" w:date="2025-01-15T13:01:00Z" w16du:dateUtc="2025-01-15T18:01:00Z">
            <w:rPr/>
          </w:rPrChange>
        </w:rPr>
      </w:pPr>
      <w:r w:rsidRPr="00963ED8">
        <w:rPr>
          <w:lang w:val="es-CO"/>
          <w:rPrChange w:id="3443" w:author="Massiel Nayibe Moreno Ladino" w:date="2025-01-15T13:01:00Z" w16du:dateUtc="2025-01-15T18:01:00Z">
            <w:rPr/>
          </w:rPrChange>
        </w:rPr>
        <w:t>d) Otras causas de separación.</w:t>
      </w:r>
    </w:p>
    <w:p w14:paraId="7FF83CE1" w14:textId="77777777" w:rsidR="00441859" w:rsidRPr="00963ED8" w:rsidRDefault="00DE7F5C">
      <w:pPr>
        <w:spacing w:line="360" w:lineRule="auto"/>
        <w:jc w:val="both"/>
        <w:rPr>
          <w:lang w:val="es-CO"/>
          <w:rPrChange w:id="3444" w:author="Massiel Nayibe Moreno Ladino" w:date="2025-01-15T13:01:00Z" w16du:dateUtc="2025-01-15T18:01:00Z">
            <w:rPr/>
          </w:rPrChange>
        </w:rPr>
      </w:pPr>
      <w:r w:rsidRPr="00963ED8">
        <w:rPr>
          <w:lang w:val="es-CO"/>
          <w:rPrChange w:id="3445" w:author="Massiel Nayibe Moreno Ladino" w:date="2025-01-15T13:01:00Z" w16du:dateUtc="2025-01-15T18:01:00Z">
            <w:rPr/>
          </w:rPrChange>
        </w:rPr>
        <w:t xml:space="preserve">Partners </w:t>
      </w:r>
      <w:r w:rsidR="008F6566" w:rsidRPr="00963ED8">
        <w:rPr>
          <w:lang w:val="es-CO"/>
          <w:rPrChange w:id="3446" w:author="Massiel Nayibe Moreno Ladino" w:date="2025-01-15T13:01:00Z" w16du:dateUtc="2025-01-15T18:01:00Z">
            <w:rPr/>
          </w:rPrChange>
        </w:rPr>
        <w:t xml:space="preserve">Colombia </w:t>
      </w:r>
      <w:r w:rsidR="00434887" w:rsidRPr="00963ED8">
        <w:rPr>
          <w:lang w:val="es-CO"/>
          <w:rPrChange w:id="3447" w:author="Massiel Nayibe Moreno Ladino" w:date="2025-01-15T13:01:00Z" w16du:dateUtc="2025-01-15T18:01:00Z">
            <w:rPr/>
          </w:rPrChange>
        </w:rPr>
        <w:t>se reserva el derecho de verificar la autenticidad de cualquier documento presentado por el Empleado</w:t>
      </w:r>
      <w:r w:rsidR="003E7D8F" w:rsidRPr="00963ED8">
        <w:rPr>
          <w:lang w:val="es-CO"/>
          <w:rPrChange w:id="3448" w:author="Massiel Nayibe Moreno Ladino" w:date="2025-01-15T13:01:00Z" w16du:dateUtc="2025-01-15T18:01:00Z">
            <w:rPr/>
          </w:rPrChange>
        </w:rPr>
        <w:t xml:space="preserve">. Adicionalmente, de acuerdo con la ley colombiana, todos los datos personales de los empleados no pueden ser divulgados o utilizados de ninguna manera (excepto para la contratación de empleados y propósitos internos), a menos que el empleado lo autorice por escrito (Ley 1583 de 2012 y Decreto 1377 de 2013). </w:t>
      </w:r>
      <w:r w:rsidR="007C0BB1" w:rsidRPr="00963ED8">
        <w:rPr>
          <w:rFonts w:cs="Times New Roman"/>
          <w:lang w:val="es-CO"/>
          <w:rPrChange w:id="3449" w:author="Massiel Nayibe Moreno Ladino" w:date="2025-01-15T13:01:00Z" w16du:dateUtc="2025-01-15T18:01:00Z">
            <w:rPr>
              <w:rFonts w:cs="Times New Roman"/>
            </w:rPr>
          </w:rPrChange>
        </w:rPr>
        <w:t xml:space="preserve">Todas las carpetas de RRHH deben guardarse en SharePoint, y de acuerdo con </w:t>
      </w:r>
      <w:r w:rsidR="007C0BB1">
        <w:fldChar w:fldCharType="begin"/>
      </w:r>
      <w:r w:rsidR="007C0BB1" w:rsidRPr="00963ED8">
        <w:rPr>
          <w:lang w:val="es-CO"/>
          <w:rPrChange w:id="3450" w:author="Massiel Nayibe Moreno Ladino" w:date="2025-01-15T13:01:00Z" w16du:dateUtc="2025-01-15T18:01:00Z">
            <w:rPr/>
          </w:rPrChange>
        </w:rPr>
        <w:instrText>HYPERLINK "https://partnersnet107.sharepoint.com/:f:/s/FA/Eho5LaT9FmVMutdPYdyUO7kBHcaaBslCVFEQhP-6-AScqQ?e=CYt1YH"</w:instrText>
      </w:r>
      <w:r w:rsidR="007C0BB1">
        <w:fldChar w:fldCharType="separate"/>
      </w:r>
      <w:r w:rsidR="007C0BB1" w:rsidRPr="00963ED8">
        <w:rPr>
          <w:rStyle w:val="Hipervnculo"/>
          <w:rFonts w:cs="Times New Roman"/>
          <w:lang w:val="es-CO"/>
          <w:rPrChange w:id="3451" w:author="Massiel Nayibe Moreno Ladino" w:date="2025-01-15T13:01:00Z" w16du:dateUtc="2025-01-15T18:01:00Z">
            <w:rPr>
              <w:rStyle w:val="Hipervnculo"/>
              <w:rFonts w:cs="Times New Roman"/>
            </w:rPr>
          </w:rPrChange>
        </w:rPr>
        <w:t>la política de Partners sobre Archivos de RRHH</w:t>
      </w:r>
      <w:r w:rsidR="007C0BB1">
        <w:fldChar w:fldCharType="end"/>
      </w:r>
      <w:r w:rsidR="007C0BB1" w:rsidRPr="00963ED8">
        <w:rPr>
          <w:rFonts w:cs="Times New Roman"/>
          <w:lang w:val="es-CO"/>
          <w:rPrChange w:id="3452" w:author="Massiel Nayibe Moreno Ladino" w:date="2025-01-15T13:01:00Z" w16du:dateUtc="2025-01-15T18:01:00Z">
            <w:rPr>
              <w:rFonts w:cs="Times New Roman"/>
            </w:rPr>
          </w:rPrChange>
        </w:rPr>
        <w:t>.</w:t>
      </w:r>
    </w:p>
    <w:p w14:paraId="714471E1" w14:textId="77777777" w:rsidR="00441859" w:rsidRPr="00963ED8" w:rsidRDefault="00DE7F5C">
      <w:pPr>
        <w:pStyle w:val="Ttulo3"/>
        <w:rPr>
          <w:lang w:val="es-CO"/>
          <w:rPrChange w:id="3453" w:author="Massiel Nayibe Moreno Ladino" w:date="2025-01-15T13:01:00Z" w16du:dateUtc="2025-01-15T18:01:00Z">
            <w:rPr/>
          </w:rPrChange>
        </w:rPr>
      </w:pPr>
      <w:bookmarkStart w:id="3454" w:name="_Toc185435373"/>
      <w:r w:rsidRPr="00963ED8">
        <w:rPr>
          <w:rStyle w:val="Ttulo3Car"/>
          <w:b/>
          <w:bCs/>
          <w:lang w:val="es-CO"/>
          <w:rPrChange w:id="3455" w:author="Massiel Nayibe Moreno Ladino" w:date="2025-01-15T13:01:00Z" w16du:dateUtc="2025-01-15T18:01:00Z">
            <w:rPr>
              <w:rStyle w:val="Ttulo3Car"/>
              <w:b/>
              <w:bCs/>
            </w:rPr>
          </w:rPrChange>
        </w:rPr>
        <w:t>8.</w:t>
      </w:r>
      <w:r w:rsidR="009419A6" w:rsidRPr="00963ED8">
        <w:rPr>
          <w:rStyle w:val="Ttulo3Car"/>
          <w:b/>
          <w:bCs/>
          <w:lang w:val="es-CO"/>
          <w:rPrChange w:id="3456" w:author="Massiel Nayibe Moreno Ladino" w:date="2025-01-15T13:01:00Z" w16du:dateUtc="2025-01-15T18:01:00Z">
            <w:rPr>
              <w:rStyle w:val="Ttulo3Car"/>
              <w:b/>
              <w:bCs/>
            </w:rPr>
          </w:rPrChange>
        </w:rPr>
        <w:t>18</w:t>
      </w:r>
      <w:r w:rsidR="00434887" w:rsidRPr="00963ED8">
        <w:rPr>
          <w:rStyle w:val="Ttulo3Car"/>
          <w:b/>
          <w:bCs/>
          <w:lang w:val="es-CO"/>
          <w:rPrChange w:id="3457" w:author="Massiel Nayibe Moreno Ladino" w:date="2025-01-15T13:01:00Z" w16du:dateUtc="2025-01-15T18:01:00Z">
            <w:rPr>
              <w:rStyle w:val="Ttulo3Car"/>
              <w:b/>
              <w:bCs/>
            </w:rPr>
          </w:rPrChange>
        </w:rPr>
        <w:t xml:space="preserve">.1 Acceso a los expedientes personales </w:t>
      </w:r>
      <w:bookmarkEnd w:id="3454"/>
    </w:p>
    <w:p w14:paraId="69D1C58A" w14:textId="77777777" w:rsidR="00441859" w:rsidRPr="00963ED8" w:rsidRDefault="00DE7F5C">
      <w:pPr>
        <w:spacing w:line="360" w:lineRule="auto"/>
        <w:jc w:val="both"/>
        <w:rPr>
          <w:lang w:val="es-CO"/>
          <w:rPrChange w:id="3458" w:author="Massiel Nayibe Moreno Ladino" w:date="2025-01-15T13:01:00Z" w16du:dateUtc="2025-01-15T18:01:00Z">
            <w:rPr/>
          </w:rPrChange>
        </w:rPr>
      </w:pPr>
      <w:r w:rsidRPr="00963ED8">
        <w:rPr>
          <w:lang w:val="es-CO"/>
          <w:rPrChange w:id="3459" w:author="Massiel Nayibe Moreno Ladino" w:date="2025-01-15T13:01:00Z" w16du:dateUtc="2025-01-15T18:01:00Z">
            <w:rPr/>
          </w:rPrChange>
        </w:rPr>
        <w:t xml:space="preserve">Las únicas personas en </w:t>
      </w:r>
      <w:r w:rsidR="00BC3E7D" w:rsidRPr="00963ED8">
        <w:rPr>
          <w:lang w:val="es-CO"/>
          <w:rPrChange w:id="3460" w:author="Massiel Nayibe Moreno Ladino" w:date="2025-01-15T13:01:00Z" w16du:dateUtc="2025-01-15T18:01:00Z">
            <w:rPr/>
          </w:rPrChange>
        </w:rPr>
        <w:t xml:space="preserve">Partners </w:t>
      </w:r>
      <w:r w:rsidR="00F3070E" w:rsidRPr="00963ED8">
        <w:rPr>
          <w:lang w:val="es-CO"/>
          <w:rPrChange w:id="3461" w:author="Massiel Nayibe Moreno Ladino" w:date="2025-01-15T13:01:00Z" w16du:dateUtc="2025-01-15T18:01:00Z">
            <w:rPr/>
          </w:rPrChange>
        </w:rPr>
        <w:t xml:space="preserve">Colombia, </w:t>
      </w:r>
      <w:r w:rsidRPr="00963ED8">
        <w:rPr>
          <w:lang w:val="es-CO"/>
          <w:rPrChange w:id="3462" w:author="Massiel Nayibe Moreno Ladino" w:date="2025-01-15T13:01:00Z" w16du:dateUtc="2025-01-15T18:01:00Z">
            <w:rPr/>
          </w:rPrChange>
        </w:rPr>
        <w:t xml:space="preserve">que tienen acceso a los expedientes del personal son </w:t>
      </w:r>
      <w:r w:rsidR="00455CE4" w:rsidRPr="00963ED8">
        <w:rPr>
          <w:lang w:val="es-CO"/>
          <w:rPrChange w:id="3463" w:author="Massiel Nayibe Moreno Ladino" w:date="2025-01-15T13:01:00Z" w16du:dateUtc="2025-01-15T18:01:00Z">
            <w:rPr/>
          </w:rPrChange>
        </w:rPr>
        <w:t xml:space="preserve">el DP </w:t>
      </w:r>
      <w:r w:rsidR="002624C6" w:rsidRPr="00963ED8">
        <w:rPr>
          <w:lang w:val="es-CO"/>
          <w:rPrChange w:id="3464" w:author="Massiel Nayibe Moreno Ladino" w:date="2025-01-15T13:01:00Z" w16du:dateUtc="2025-01-15T18:01:00Z">
            <w:rPr/>
          </w:rPrChange>
        </w:rPr>
        <w:t xml:space="preserve">y </w:t>
      </w:r>
      <w:r w:rsidR="00F4175A" w:rsidRPr="00963ED8">
        <w:rPr>
          <w:lang w:val="es-CO"/>
          <w:rPrChange w:id="3465" w:author="Massiel Nayibe Moreno Ladino" w:date="2025-01-15T13:01:00Z" w16du:dateUtc="2025-01-15T18:01:00Z">
            <w:rPr/>
          </w:rPrChange>
        </w:rPr>
        <w:t>RRHH</w:t>
      </w:r>
      <w:r w:rsidRPr="00963ED8">
        <w:rPr>
          <w:lang w:val="es-CO"/>
          <w:rPrChange w:id="3466" w:author="Massiel Nayibe Moreno Ladino" w:date="2025-01-15T13:01:00Z" w16du:dateUtc="2025-01-15T18:01:00Z">
            <w:rPr/>
          </w:rPrChange>
        </w:rPr>
        <w:t xml:space="preserve">. </w:t>
      </w:r>
      <w:r w:rsidR="00C04F40" w:rsidRPr="00963ED8">
        <w:rPr>
          <w:lang w:val="es-CO"/>
          <w:rPrChange w:id="3467" w:author="Massiel Nayibe Moreno Ladino" w:date="2025-01-15T13:01:00Z" w16du:dateUtc="2025-01-15T18:01:00Z">
            <w:rPr/>
          </w:rPrChange>
        </w:rPr>
        <w:t>En virtud del derecho de habeas data, protegido por la Constitución Política</w:t>
      </w:r>
      <w:r w:rsidR="008F7622" w:rsidRPr="00963ED8">
        <w:rPr>
          <w:lang w:val="es-CO"/>
          <w:rPrChange w:id="3468" w:author="Massiel Nayibe Moreno Ladino" w:date="2025-01-15T13:01:00Z" w16du:dateUtc="2025-01-15T18:01:00Z">
            <w:rPr/>
          </w:rPrChange>
        </w:rPr>
        <w:t xml:space="preserve">, </w:t>
      </w:r>
      <w:r w:rsidR="00C04F40" w:rsidRPr="00963ED8">
        <w:rPr>
          <w:lang w:val="es-CO"/>
          <w:rPrChange w:id="3469" w:author="Massiel Nayibe Moreno Ladino" w:date="2025-01-15T13:01:00Z" w16du:dateUtc="2025-01-15T18:01:00Z">
            <w:rPr/>
          </w:rPrChange>
        </w:rPr>
        <w:t xml:space="preserve">artículo 15, todo empleado debe tener acceso a los expedientes que contengan información relacionada con su empleo. </w:t>
      </w:r>
      <w:r w:rsidR="00733610" w:rsidRPr="00963ED8">
        <w:rPr>
          <w:lang w:val="es-CO"/>
          <w:rPrChange w:id="3470" w:author="Massiel Nayibe Moreno Ladino" w:date="2025-01-15T13:01:00Z" w16du:dateUtc="2025-01-15T18:01:00Z">
            <w:rPr/>
          </w:rPrChange>
        </w:rPr>
        <w:t xml:space="preserve">Esta revisión debe hacerse en presencia del </w:t>
      </w:r>
      <w:r w:rsidR="00455CE4" w:rsidRPr="00963ED8">
        <w:rPr>
          <w:lang w:val="es-CO"/>
          <w:rPrChange w:id="3471" w:author="Massiel Nayibe Moreno Ladino" w:date="2025-01-15T13:01:00Z" w16du:dateUtc="2025-01-15T18:01:00Z">
            <w:rPr/>
          </w:rPrChange>
        </w:rPr>
        <w:t>DP</w:t>
      </w:r>
      <w:r w:rsidR="00733610" w:rsidRPr="00963ED8">
        <w:rPr>
          <w:lang w:val="es-CO"/>
          <w:rPrChange w:id="3472" w:author="Massiel Nayibe Moreno Ladino" w:date="2025-01-15T13:01:00Z" w16du:dateUtc="2025-01-15T18:01:00Z">
            <w:rPr/>
          </w:rPrChange>
        </w:rPr>
        <w:t xml:space="preserve">. </w:t>
      </w:r>
      <w:r w:rsidR="005E5A27" w:rsidRPr="00963ED8">
        <w:rPr>
          <w:rFonts w:cs="Times New Roman"/>
          <w:lang w:val="es-CO"/>
          <w:rPrChange w:id="3473" w:author="Massiel Nayibe Moreno Ladino" w:date="2025-01-15T13:01:00Z" w16du:dateUtc="2025-01-15T18:01:00Z">
            <w:rPr>
              <w:rFonts w:cs="Times New Roman"/>
            </w:rPr>
          </w:rPrChange>
        </w:rPr>
        <w:t xml:space="preserve">Consulte la política completa de Partners Colombia sobre </w:t>
      </w:r>
      <w:r w:rsidR="005E5A27">
        <w:fldChar w:fldCharType="begin"/>
      </w:r>
      <w:r w:rsidR="005E5A27" w:rsidRPr="00963ED8">
        <w:rPr>
          <w:lang w:val="es-CO"/>
          <w:rPrChange w:id="3474" w:author="Massiel Nayibe Moreno Ladino" w:date="2025-01-15T13:01:00Z" w16du:dateUtc="2025-01-15T18:01:00Z">
            <w:rPr/>
          </w:rPrChange>
        </w:rPr>
        <w:instrText>HYPERLINK "https://partnersnet107.sharepoint.com/:f:/s/FA/EhRWJ5OyGn5ajKqYcCgildgBqRiRWUm1elkuQfvIJQy0Ag?e=bCdFEz"</w:instrText>
      </w:r>
      <w:r w:rsidR="005E5A27">
        <w:fldChar w:fldCharType="separate"/>
      </w:r>
      <w:r w:rsidR="005E5A27" w:rsidRPr="00963ED8">
        <w:rPr>
          <w:rStyle w:val="Hipervnculo"/>
          <w:rFonts w:cs="Times New Roman"/>
          <w:lang w:val="es-CO"/>
          <w:rPrChange w:id="3475" w:author="Massiel Nayibe Moreno Ladino" w:date="2025-01-15T13:01:00Z" w16du:dateUtc="2025-01-15T18:01:00Z">
            <w:rPr>
              <w:rStyle w:val="Hipervnculo"/>
              <w:rFonts w:cs="Times New Roman"/>
            </w:rPr>
          </w:rPrChange>
        </w:rPr>
        <w:t>Privacidad e Información de Identificación Personal.</w:t>
      </w:r>
      <w:r w:rsidR="005E5A27">
        <w:fldChar w:fldCharType="end"/>
      </w:r>
    </w:p>
    <w:p w14:paraId="2F942244" w14:textId="77777777" w:rsidR="00441859" w:rsidRPr="00963ED8" w:rsidRDefault="00DE7F5C">
      <w:pPr>
        <w:pStyle w:val="Ttulo1"/>
        <w:rPr>
          <w:lang w:val="es-CO"/>
          <w:rPrChange w:id="3476" w:author="Massiel Nayibe Moreno Ladino" w:date="2025-01-15T13:01:00Z" w16du:dateUtc="2025-01-15T18:01:00Z">
            <w:rPr/>
          </w:rPrChange>
        </w:rPr>
      </w:pPr>
      <w:bookmarkStart w:id="3477" w:name="_Toc185435374"/>
      <w:r w:rsidRPr="00963ED8">
        <w:rPr>
          <w:lang w:val="es-CO"/>
          <w:rPrChange w:id="3478" w:author="Massiel Nayibe Moreno Ladino" w:date="2025-01-15T13:01:00Z" w16du:dateUtc="2025-01-15T18:01:00Z">
            <w:rPr/>
          </w:rPrChange>
        </w:rPr>
        <w:lastRenderedPageBreak/>
        <w:t xml:space="preserve">9. </w:t>
      </w:r>
      <w:r w:rsidR="00174274" w:rsidRPr="00963ED8">
        <w:rPr>
          <w:lang w:val="es-CO"/>
          <w:rPrChange w:id="3479" w:author="Massiel Nayibe Moreno Ladino" w:date="2025-01-15T13:01:00Z" w16du:dateUtc="2025-01-15T18:01:00Z">
            <w:rPr/>
          </w:rPrChange>
        </w:rPr>
        <w:t xml:space="preserve">Horario de trabajo, </w:t>
      </w:r>
      <w:r w:rsidRPr="00963ED8">
        <w:rPr>
          <w:lang w:val="es-CO"/>
          <w:rPrChange w:id="3480" w:author="Massiel Nayibe Moreno Ladino" w:date="2025-01-15T13:01:00Z" w16du:dateUtc="2025-01-15T18:01:00Z">
            <w:rPr/>
          </w:rPrChange>
        </w:rPr>
        <w:t xml:space="preserve">días laborables </w:t>
      </w:r>
      <w:r w:rsidR="00174274" w:rsidRPr="00963ED8">
        <w:rPr>
          <w:lang w:val="es-CO"/>
          <w:rPrChange w:id="3481" w:author="Massiel Nayibe Moreno Ladino" w:date="2025-01-15T13:01:00Z" w16du:dateUtc="2025-01-15T18:01:00Z">
            <w:rPr/>
          </w:rPrChange>
        </w:rPr>
        <w:t>y vacaciones</w:t>
      </w:r>
      <w:bookmarkEnd w:id="3477"/>
    </w:p>
    <w:p w14:paraId="66C9245E" w14:textId="77777777" w:rsidR="00AB51B8" w:rsidRPr="00AB51B8" w:rsidRDefault="00AB51B8" w:rsidP="00AB51B8">
      <w:pPr>
        <w:pStyle w:val="Prrafodelista"/>
        <w:keepNext/>
        <w:keepLines/>
        <w:numPr>
          <w:ilvl w:val="0"/>
          <w:numId w:val="82"/>
        </w:numPr>
        <w:spacing w:before="200"/>
        <w:contextualSpacing w:val="0"/>
        <w:outlineLvl w:val="1"/>
        <w:rPr>
          <w:rFonts w:eastAsiaTheme="majorEastAsia" w:cstheme="majorBidi"/>
          <w:b/>
          <w:bCs/>
          <w:vanish/>
          <w:color w:val="E66800"/>
          <w:sz w:val="32"/>
          <w:szCs w:val="26"/>
        </w:rPr>
      </w:pPr>
      <w:bookmarkStart w:id="3482" w:name="_Toc185165764"/>
      <w:bookmarkStart w:id="3483" w:name="_Toc185341340"/>
      <w:bookmarkStart w:id="3484" w:name="_Toc185341698"/>
      <w:bookmarkStart w:id="3485" w:name="_Toc185419747"/>
      <w:bookmarkStart w:id="3486" w:name="_Toc185420113"/>
      <w:bookmarkStart w:id="3487" w:name="_Toc185420479"/>
      <w:bookmarkStart w:id="3488" w:name="_Toc185420845"/>
      <w:bookmarkStart w:id="3489" w:name="_Toc185435375"/>
      <w:bookmarkEnd w:id="3482"/>
      <w:bookmarkEnd w:id="3483"/>
      <w:bookmarkEnd w:id="3484"/>
      <w:bookmarkEnd w:id="3485"/>
      <w:bookmarkEnd w:id="3486"/>
      <w:bookmarkEnd w:id="3487"/>
      <w:bookmarkEnd w:id="3488"/>
      <w:bookmarkEnd w:id="3489"/>
    </w:p>
    <w:p w14:paraId="60F34A17" w14:textId="77777777" w:rsidR="00441859" w:rsidRDefault="00DE7F5C">
      <w:pPr>
        <w:pStyle w:val="Ttulo2"/>
        <w:numPr>
          <w:ilvl w:val="1"/>
          <w:numId w:val="82"/>
        </w:numPr>
      </w:pPr>
      <w:bookmarkStart w:id="3490" w:name="_Toc185435376"/>
      <w:r w:rsidRPr="004005B6">
        <w:t>Horario normal de trabajo</w:t>
      </w:r>
      <w:bookmarkEnd w:id="3490"/>
    </w:p>
    <w:p w14:paraId="706E47D1" w14:textId="77777777" w:rsidR="00441859" w:rsidRPr="00963ED8" w:rsidRDefault="00DE7F5C">
      <w:pPr>
        <w:spacing w:line="360" w:lineRule="auto"/>
        <w:jc w:val="both"/>
        <w:rPr>
          <w:lang w:val="es-CO"/>
          <w:rPrChange w:id="3491" w:author="Massiel Nayibe Moreno Ladino" w:date="2025-01-15T13:01:00Z" w16du:dateUtc="2025-01-15T18:01:00Z">
            <w:rPr/>
          </w:rPrChange>
        </w:rPr>
      </w:pPr>
      <w:r w:rsidRPr="00963ED8">
        <w:rPr>
          <w:lang w:val="es-CO"/>
          <w:rPrChange w:id="3492" w:author="Massiel Nayibe Moreno Ladino" w:date="2025-01-15T13:01:00Z" w16du:dateUtc="2025-01-15T18:01:00Z">
            <w:rPr/>
          </w:rPrChange>
        </w:rPr>
        <w:t xml:space="preserve">Las horas de trabajo son el tiempo en que el trabajador está a disposición del empresario. </w:t>
      </w:r>
      <w:r w:rsidR="00F94191" w:rsidRPr="00963ED8">
        <w:rPr>
          <w:lang w:val="es-CO"/>
          <w:rPrChange w:id="3493" w:author="Massiel Nayibe Moreno Ladino" w:date="2025-01-15T13:01:00Z" w16du:dateUtc="2025-01-15T18:01:00Z">
            <w:rPr/>
          </w:rPrChange>
        </w:rPr>
        <w:t xml:space="preserve">Los periodos de descanso son el </w:t>
      </w:r>
      <w:r w:rsidRPr="00963ED8">
        <w:rPr>
          <w:lang w:val="es-CO"/>
          <w:rPrChange w:id="3494" w:author="Massiel Nayibe Moreno Ladino" w:date="2025-01-15T13:01:00Z" w16du:dateUtc="2025-01-15T18:01:00Z">
            <w:rPr/>
          </w:rPrChange>
        </w:rPr>
        <w:t>tiempo en que el trabajador no está disponible para el trabajo del empresario.</w:t>
      </w:r>
    </w:p>
    <w:p w14:paraId="51C6199B" w14:textId="77777777" w:rsidR="00441859" w:rsidRPr="00963ED8" w:rsidRDefault="00DE7F5C">
      <w:pPr>
        <w:spacing w:before="120" w:line="360" w:lineRule="auto"/>
        <w:jc w:val="both"/>
        <w:rPr>
          <w:lang w:val="es-CO"/>
          <w:rPrChange w:id="3495" w:author="Massiel Nayibe Moreno Ladino" w:date="2025-01-15T13:01:00Z" w16du:dateUtc="2025-01-15T18:01:00Z">
            <w:rPr/>
          </w:rPrChange>
        </w:rPr>
      </w:pPr>
      <w:r w:rsidRPr="00963ED8">
        <w:rPr>
          <w:lang w:val="es-CO"/>
          <w:rPrChange w:id="3496" w:author="Massiel Nayibe Moreno Ladino" w:date="2025-01-15T13:01:00Z" w16du:dateUtc="2025-01-15T18:01:00Z">
            <w:rPr/>
          </w:rPrChange>
        </w:rPr>
        <w:t xml:space="preserve">El tiempo de trabajo normal </w:t>
      </w:r>
      <w:r w:rsidR="006B3290" w:rsidRPr="00963ED8">
        <w:rPr>
          <w:lang w:val="es-CO"/>
          <w:rPrChange w:id="3497" w:author="Massiel Nayibe Moreno Ladino" w:date="2025-01-15T13:01:00Z" w16du:dateUtc="2025-01-15T18:01:00Z">
            <w:rPr/>
          </w:rPrChange>
        </w:rPr>
        <w:t>(diurno</w:t>
      </w:r>
      <w:r w:rsidRPr="00963ED8">
        <w:rPr>
          <w:lang w:val="es-CO"/>
          <w:rPrChange w:id="3498" w:author="Massiel Nayibe Moreno Ladino" w:date="2025-01-15T13:01:00Z" w16du:dateUtc="2025-01-15T18:01:00Z">
            <w:rPr/>
          </w:rPrChange>
        </w:rPr>
        <w:t xml:space="preserve">) es de 8 horas al día y </w:t>
      </w:r>
      <w:r w:rsidR="00440ED6" w:rsidRPr="00963ED8">
        <w:rPr>
          <w:lang w:val="es-CO"/>
          <w:rPrChange w:id="3499" w:author="Massiel Nayibe Moreno Ladino" w:date="2025-01-15T13:01:00Z" w16du:dateUtc="2025-01-15T18:01:00Z">
            <w:rPr/>
          </w:rPrChange>
        </w:rPr>
        <w:t xml:space="preserve">40 </w:t>
      </w:r>
      <w:r w:rsidRPr="00963ED8">
        <w:rPr>
          <w:lang w:val="es-CO"/>
          <w:rPrChange w:id="3500" w:author="Massiel Nayibe Moreno Ladino" w:date="2025-01-15T13:01:00Z" w16du:dateUtc="2025-01-15T18:01:00Z">
            <w:rPr/>
          </w:rPrChange>
        </w:rPr>
        <w:t xml:space="preserve">horas a la semana. </w:t>
      </w:r>
    </w:p>
    <w:p w14:paraId="37D132BD" w14:textId="77777777" w:rsidR="00441859" w:rsidRPr="00963ED8" w:rsidRDefault="00DE7F5C">
      <w:pPr>
        <w:spacing w:before="120" w:line="360" w:lineRule="auto"/>
        <w:jc w:val="both"/>
        <w:rPr>
          <w:lang w:val="es-CO"/>
          <w:rPrChange w:id="3501" w:author="Massiel Nayibe Moreno Ladino" w:date="2025-01-15T13:01:00Z" w16du:dateUtc="2025-01-15T18:01:00Z">
            <w:rPr/>
          </w:rPrChange>
        </w:rPr>
      </w:pPr>
      <w:r w:rsidRPr="00963ED8">
        <w:rPr>
          <w:lang w:val="es-CO"/>
          <w:rPrChange w:id="3502" w:author="Massiel Nayibe Moreno Ladino" w:date="2025-01-15T13:01:00Z" w16du:dateUtc="2025-01-15T18:01:00Z">
            <w:rPr/>
          </w:rPrChange>
        </w:rPr>
        <w:t xml:space="preserve">Partners </w:t>
      </w:r>
      <w:r w:rsidR="008F6566" w:rsidRPr="00963ED8">
        <w:rPr>
          <w:lang w:val="es-CO"/>
          <w:rPrChange w:id="3503" w:author="Massiel Nayibe Moreno Ladino" w:date="2025-01-15T13:01:00Z" w16du:dateUtc="2025-01-15T18:01:00Z">
            <w:rPr/>
          </w:rPrChange>
        </w:rPr>
        <w:t xml:space="preserve">Colombia </w:t>
      </w:r>
      <w:r w:rsidR="00E90D76" w:rsidRPr="00963ED8">
        <w:rPr>
          <w:lang w:val="es-CO"/>
          <w:rPrChange w:id="3504" w:author="Massiel Nayibe Moreno Ladino" w:date="2025-01-15T13:01:00Z" w16du:dateUtc="2025-01-15T18:01:00Z">
            <w:rPr/>
          </w:rPrChange>
        </w:rPr>
        <w:t xml:space="preserve">observa los siguientes días y horarios de trabajo, en cumplimiento de la ley </w:t>
      </w:r>
      <w:r w:rsidR="008F6566" w:rsidRPr="00963ED8">
        <w:rPr>
          <w:lang w:val="es-CO"/>
          <w:rPrChange w:id="3505" w:author="Massiel Nayibe Moreno Ladino" w:date="2025-01-15T13:01:00Z" w16du:dateUtc="2025-01-15T18:01:00Z">
            <w:rPr/>
          </w:rPrChange>
        </w:rPr>
        <w:t xml:space="preserve">colombiana: </w:t>
      </w:r>
    </w:p>
    <w:p w14:paraId="6F9457EC" w14:textId="77777777" w:rsidR="00441859" w:rsidRPr="00963ED8" w:rsidRDefault="00DE7F5C">
      <w:pPr>
        <w:spacing w:before="120" w:line="360" w:lineRule="auto"/>
        <w:ind w:left="720"/>
        <w:jc w:val="both"/>
        <w:rPr>
          <w:lang w:val="es-CO"/>
          <w:rPrChange w:id="3506" w:author="Massiel Nayibe Moreno Ladino" w:date="2025-01-15T13:01:00Z" w16du:dateUtc="2025-01-15T18:01:00Z">
            <w:rPr/>
          </w:rPrChange>
        </w:rPr>
      </w:pPr>
      <w:r w:rsidRPr="00963ED8">
        <w:rPr>
          <w:lang w:val="es-CO"/>
          <w:rPrChange w:id="3507" w:author="Massiel Nayibe Moreno Ladino" w:date="2025-01-15T13:01:00Z" w16du:dateUtc="2025-01-15T18:01:00Z">
            <w:rPr/>
          </w:rPrChange>
        </w:rPr>
        <w:t xml:space="preserve">Opción A: </w:t>
      </w:r>
      <w:r w:rsidR="00E90D76" w:rsidRPr="00963ED8">
        <w:rPr>
          <w:lang w:val="es-CO"/>
          <w:rPrChange w:id="3508" w:author="Massiel Nayibe Moreno Ladino" w:date="2025-01-15T13:01:00Z" w16du:dateUtc="2025-01-15T18:01:00Z">
            <w:rPr/>
          </w:rPrChange>
        </w:rPr>
        <w:t xml:space="preserve">de lunes a viernes de 8.00 a </w:t>
      </w:r>
      <w:r w:rsidR="001864AB" w:rsidRPr="00963ED8">
        <w:rPr>
          <w:lang w:val="es-CO"/>
          <w:rPrChange w:id="3509" w:author="Massiel Nayibe Moreno Ladino" w:date="2025-01-15T13:01:00Z" w16du:dateUtc="2025-01-15T18:01:00Z">
            <w:rPr/>
          </w:rPrChange>
        </w:rPr>
        <w:t>17</w:t>
      </w:r>
      <w:r w:rsidR="00E90D76" w:rsidRPr="00963ED8">
        <w:rPr>
          <w:lang w:val="es-CO"/>
          <w:rPrChange w:id="3510" w:author="Massiel Nayibe Moreno Ladino" w:date="2025-01-15T13:01:00Z" w16du:dateUtc="2025-01-15T18:01:00Z">
            <w:rPr/>
          </w:rPrChange>
        </w:rPr>
        <w:t xml:space="preserve">.00 horas, es decir, 40 horas de trabajo a la semana. </w:t>
      </w:r>
      <w:r w:rsidR="000A6136" w:rsidRPr="00963ED8">
        <w:rPr>
          <w:lang w:val="es-CO"/>
          <w:rPrChange w:id="3511" w:author="Massiel Nayibe Moreno Ladino" w:date="2025-01-15T13:01:00Z" w16du:dateUtc="2025-01-15T18:01:00Z">
            <w:rPr/>
          </w:rPrChange>
        </w:rPr>
        <w:t>Incluye una hora de almuerzo.</w:t>
      </w:r>
    </w:p>
    <w:p w14:paraId="28FDDBB7" w14:textId="77777777" w:rsidR="00441859" w:rsidRPr="00963ED8" w:rsidRDefault="00DE7F5C">
      <w:pPr>
        <w:spacing w:before="120" w:line="360" w:lineRule="auto"/>
        <w:ind w:left="720"/>
        <w:jc w:val="both"/>
        <w:rPr>
          <w:lang w:val="es-CO"/>
          <w:rPrChange w:id="3512" w:author="Massiel Nayibe Moreno Ladino" w:date="2025-01-15T13:01:00Z" w16du:dateUtc="2025-01-15T18:01:00Z">
            <w:rPr/>
          </w:rPrChange>
        </w:rPr>
      </w:pPr>
      <w:r w:rsidRPr="00963ED8">
        <w:rPr>
          <w:lang w:val="es-CO"/>
          <w:rPrChange w:id="3513" w:author="Massiel Nayibe Moreno Ladino" w:date="2025-01-15T13:01:00Z" w16du:dateUtc="2025-01-15T18:01:00Z">
            <w:rPr/>
          </w:rPrChange>
        </w:rPr>
        <w:t xml:space="preserve">Opción B: De lunes a viernes de 9 a 18 horas, es decir, 40 horas de trabajo a la semana. </w:t>
      </w:r>
      <w:r w:rsidR="000A6136" w:rsidRPr="00963ED8">
        <w:rPr>
          <w:lang w:val="es-CO"/>
          <w:rPrChange w:id="3514" w:author="Massiel Nayibe Moreno Ladino" w:date="2025-01-15T13:01:00Z" w16du:dateUtc="2025-01-15T18:01:00Z">
            <w:rPr/>
          </w:rPrChange>
        </w:rPr>
        <w:t>Incluye una hora de almuerzo.</w:t>
      </w:r>
    </w:p>
    <w:p w14:paraId="1BC85237" w14:textId="7031ED82" w:rsidR="00032D87" w:rsidRPr="00963ED8" w:rsidRDefault="00032D87" w:rsidP="00CB456A">
      <w:pPr>
        <w:spacing w:before="120" w:line="360" w:lineRule="auto"/>
        <w:ind w:left="720"/>
        <w:jc w:val="both"/>
        <w:rPr>
          <w:lang w:val="es-CO"/>
          <w:rPrChange w:id="3515" w:author="Massiel Nayibe Moreno Ladino" w:date="2025-01-15T13:01:00Z" w16du:dateUtc="2025-01-15T18:01:00Z">
            <w:rPr/>
          </w:rPrChange>
        </w:rPr>
      </w:pPr>
    </w:p>
    <w:p w14:paraId="2DE2D35F" w14:textId="77777777" w:rsidR="00441859" w:rsidRPr="00963ED8" w:rsidRDefault="00DE7F5C">
      <w:pPr>
        <w:spacing w:before="120" w:line="360" w:lineRule="auto"/>
        <w:jc w:val="both"/>
        <w:rPr>
          <w:lang w:val="es-CO"/>
          <w:rPrChange w:id="3516" w:author="Massiel Nayibe Moreno Ladino" w:date="2025-01-15T13:01:00Z" w16du:dateUtc="2025-01-15T18:01:00Z">
            <w:rPr/>
          </w:rPrChange>
        </w:rPr>
      </w:pPr>
      <w:r w:rsidRPr="00963ED8">
        <w:rPr>
          <w:lang w:val="es-CO"/>
          <w:rPrChange w:id="3517" w:author="Massiel Nayibe Moreno Ladino" w:date="2025-01-15T13:01:00Z" w16du:dateUtc="2025-01-15T18:01:00Z">
            <w:rPr/>
          </w:rPrChange>
        </w:rPr>
        <w:t>Todos los empleados deben estar disponibles durante el horario de trabajo principal de Partners Colombia, de 11:00 AM a 4:00 PM, aunque las responsabilidades pueden requerir más de este período.</w:t>
      </w:r>
    </w:p>
    <w:p w14:paraId="71D3BFD2" w14:textId="77777777" w:rsidR="00441859" w:rsidRPr="00963ED8" w:rsidRDefault="00DE7F5C">
      <w:pPr>
        <w:spacing w:before="120" w:line="360" w:lineRule="auto"/>
        <w:jc w:val="both"/>
        <w:rPr>
          <w:lang w:val="es-CO"/>
          <w:rPrChange w:id="3518" w:author="Massiel Nayibe Moreno Ladino" w:date="2025-01-15T13:01:00Z" w16du:dateUtc="2025-01-15T18:01:00Z">
            <w:rPr/>
          </w:rPrChange>
        </w:rPr>
      </w:pPr>
      <w:r w:rsidRPr="00963ED8">
        <w:rPr>
          <w:lang w:val="es-CO"/>
          <w:rPrChange w:id="3519" w:author="Massiel Nayibe Moreno Ladino" w:date="2025-01-15T13:01:00Z" w16du:dateUtc="2025-01-15T18:01:00Z">
            <w:rPr/>
          </w:rPrChange>
        </w:rPr>
        <w:t xml:space="preserve">Se analizarán otras opciones según sea necesario y </w:t>
      </w:r>
      <w:r w:rsidR="00762666" w:rsidRPr="00963ED8">
        <w:rPr>
          <w:lang w:val="es-CO"/>
          <w:rPrChange w:id="3520" w:author="Massiel Nayibe Moreno Ladino" w:date="2025-01-15T13:01:00Z" w16du:dateUtc="2025-01-15T18:01:00Z">
            <w:rPr/>
          </w:rPrChange>
        </w:rPr>
        <w:t xml:space="preserve">apropiado </w:t>
      </w:r>
      <w:r w:rsidRPr="00963ED8">
        <w:rPr>
          <w:lang w:val="es-CO"/>
          <w:rPrChange w:id="3521" w:author="Massiel Nayibe Moreno Ladino" w:date="2025-01-15T13:01:00Z" w16du:dateUtc="2025-01-15T18:01:00Z">
            <w:rPr/>
          </w:rPrChange>
        </w:rPr>
        <w:t xml:space="preserve">con la </w:t>
      </w:r>
      <w:r w:rsidR="008659F2" w:rsidRPr="00963ED8">
        <w:rPr>
          <w:lang w:val="es-CO"/>
          <w:rPrChange w:id="3522" w:author="Massiel Nayibe Moreno Ladino" w:date="2025-01-15T13:01:00Z" w16du:dateUtc="2025-01-15T18:01:00Z">
            <w:rPr/>
          </w:rPrChange>
        </w:rPr>
        <w:t xml:space="preserve">DP </w:t>
      </w:r>
      <w:r w:rsidR="00762666" w:rsidRPr="00963ED8">
        <w:rPr>
          <w:lang w:val="es-CO"/>
          <w:rPrChange w:id="3523" w:author="Massiel Nayibe Moreno Ladino" w:date="2025-01-15T13:01:00Z" w16du:dateUtc="2025-01-15T18:01:00Z">
            <w:rPr/>
          </w:rPrChange>
        </w:rPr>
        <w:t xml:space="preserve">y la aprobación previa de la sede central de Partners. </w:t>
      </w:r>
    </w:p>
    <w:p w14:paraId="6372D319" w14:textId="77777777" w:rsidR="00441859" w:rsidRPr="00963ED8" w:rsidRDefault="00455CE4">
      <w:pPr>
        <w:spacing w:before="120" w:line="360" w:lineRule="auto"/>
        <w:jc w:val="both"/>
        <w:rPr>
          <w:lang w:val="es-CO"/>
          <w:rPrChange w:id="3524" w:author="Massiel Nayibe Moreno Ladino" w:date="2025-01-15T13:01:00Z" w16du:dateUtc="2025-01-15T18:01:00Z">
            <w:rPr/>
          </w:rPrChange>
        </w:rPr>
      </w:pPr>
      <w:r w:rsidRPr="00963ED8">
        <w:rPr>
          <w:lang w:val="es-CO"/>
          <w:rPrChange w:id="3525" w:author="Massiel Nayibe Moreno Ladino" w:date="2025-01-15T13:01:00Z" w16du:dateUtc="2025-01-15T18:01:00Z">
            <w:rPr/>
          </w:rPrChange>
        </w:rPr>
        <w:t>El DP</w:t>
      </w:r>
      <w:r w:rsidR="002551DF" w:rsidRPr="00963ED8">
        <w:rPr>
          <w:lang w:val="es-CO"/>
          <w:rPrChange w:id="3526" w:author="Massiel Nayibe Moreno Ladino" w:date="2025-01-15T13:01:00Z" w16du:dateUtc="2025-01-15T18:01:00Z">
            <w:rPr/>
          </w:rPrChange>
        </w:rPr>
        <w:t>, o su delegado</w:t>
      </w:r>
      <w:r w:rsidR="006506DA" w:rsidRPr="00963ED8">
        <w:rPr>
          <w:lang w:val="es-CO"/>
          <w:rPrChange w:id="3527" w:author="Massiel Nayibe Moreno Ladino" w:date="2025-01-15T13:01:00Z" w16du:dateUtc="2025-01-15T18:01:00Z">
            <w:rPr/>
          </w:rPrChange>
        </w:rPr>
        <w:t xml:space="preserve">, </w:t>
      </w:r>
      <w:r w:rsidR="00DE7F5C" w:rsidRPr="00963ED8">
        <w:rPr>
          <w:lang w:val="es-CO"/>
          <w:rPrChange w:id="3528" w:author="Massiel Nayibe Moreno Ladino" w:date="2025-01-15T13:01:00Z" w16du:dateUtc="2025-01-15T18:01:00Z">
            <w:rPr/>
          </w:rPrChange>
        </w:rPr>
        <w:t xml:space="preserve">informará </w:t>
      </w:r>
      <w:r w:rsidR="00DB6FAF" w:rsidRPr="00963ED8">
        <w:rPr>
          <w:lang w:val="es-CO"/>
          <w:rPrChange w:id="3529" w:author="Massiel Nayibe Moreno Ladino" w:date="2025-01-15T13:01:00Z" w16du:dateUtc="2025-01-15T18:01:00Z">
            <w:rPr/>
          </w:rPrChange>
        </w:rPr>
        <w:t xml:space="preserve">semestralmente </w:t>
      </w:r>
      <w:r w:rsidR="00DE7F5C" w:rsidRPr="00963ED8">
        <w:rPr>
          <w:lang w:val="es-CO"/>
          <w:rPrChange w:id="3530" w:author="Massiel Nayibe Moreno Ladino" w:date="2025-01-15T13:01:00Z" w16du:dateUtc="2025-01-15T18:01:00Z">
            <w:rPr/>
          </w:rPrChange>
        </w:rPr>
        <w:t xml:space="preserve">a la sede central de Partners sobre el </w:t>
      </w:r>
      <w:r w:rsidR="00DB6FAF" w:rsidRPr="00963ED8">
        <w:rPr>
          <w:lang w:val="es-CO"/>
          <w:rPrChange w:id="3531" w:author="Massiel Nayibe Moreno Ladino" w:date="2025-01-15T13:01:00Z" w16du:dateUtc="2025-01-15T18:01:00Z">
            <w:rPr/>
          </w:rPrChange>
        </w:rPr>
        <w:t>horario del personal de Partners Colombia, a menos que se produzca algún cambio entre los periodos de información.</w:t>
      </w:r>
    </w:p>
    <w:p w14:paraId="47195101" w14:textId="77777777" w:rsidR="00441859" w:rsidRPr="00963ED8" w:rsidRDefault="00DE7F5C">
      <w:pPr>
        <w:spacing w:before="120" w:line="360" w:lineRule="auto"/>
        <w:jc w:val="both"/>
        <w:rPr>
          <w:lang w:val="es-CO"/>
          <w:rPrChange w:id="3532" w:author="Massiel Nayibe Moreno Ladino" w:date="2025-01-15T13:01:00Z" w16du:dateUtc="2025-01-15T18:01:00Z">
            <w:rPr/>
          </w:rPrChange>
        </w:rPr>
      </w:pPr>
      <w:r w:rsidRPr="00963ED8">
        <w:rPr>
          <w:lang w:val="es-CO"/>
          <w:rPrChange w:id="3533" w:author="Massiel Nayibe Moreno Ladino" w:date="2025-01-15T13:01:00Z" w16du:dateUtc="2025-01-15T18:01:00Z">
            <w:rPr/>
          </w:rPrChange>
        </w:rPr>
        <w:t xml:space="preserve">Todo el personal está obligado a </w:t>
      </w:r>
      <w:r w:rsidR="00947CE3" w:rsidRPr="00963ED8">
        <w:rPr>
          <w:lang w:val="es-CO"/>
          <w:rPrChange w:id="3534" w:author="Massiel Nayibe Moreno Ladino" w:date="2025-01-15T13:01:00Z" w16du:dateUtc="2025-01-15T18:01:00Z">
            <w:rPr/>
          </w:rPrChange>
        </w:rPr>
        <w:t xml:space="preserve">contabilizar todos los días laborables de lunes a viernes (a menos que </w:t>
      </w:r>
      <w:r w:rsidR="00E6244E" w:rsidRPr="00963ED8">
        <w:rPr>
          <w:lang w:val="es-CO"/>
          <w:rPrChange w:id="3535" w:author="Massiel Nayibe Moreno Ladino" w:date="2025-01-15T13:01:00Z" w16du:dateUtc="2025-01-15T18:01:00Z">
            <w:rPr/>
          </w:rPrChange>
        </w:rPr>
        <w:t xml:space="preserve">haya un </w:t>
      </w:r>
      <w:r w:rsidR="00947CE3" w:rsidRPr="00963ED8">
        <w:rPr>
          <w:lang w:val="es-CO"/>
          <w:rPrChange w:id="3536" w:author="Massiel Nayibe Moreno Ladino" w:date="2025-01-15T13:01:00Z" w16du:dateUtc="2025-01-15T18:01:00Z">
            <w:rPr/>
          </w:rPrChange>
        </w:rPr>
        <w:t xml:space="preserve">día festivo </w:t>
      </w:r>
      <w:r w:rsidR="006B4A39" w:rsidRPr="00963ED8">
        <w:rPr>
          <w:lang w:val="es-CO"/>
          <w:rPrChange w:id="3537" w:author="Massiel Nayibe Moreno Ladino" w:date="2025-01-15T13:01:00Z" w16du:dateUtc="2025-01-15T18:01:00Z">
            <w:rPr/>
          </w:rPrChange>
        </w:rPr>
        <w:t>oficial</w:t>
      </w:r>
      <w:r w:rsidR="00947CE3" w:rsidRPr="00963ED8">
        <w:rPr>
          <w:lang w:val="es-CO"/>
          <w:rPrChange w:id="3538" w:author="Massiel Nayibe Moreno Ladino" w:date="2025-01-15T13:01:00Z" w16du:dateUtc="2025-01-15T18:01:00Z">
            <w:rPr/>
          </w:rPrChange>
        </w:rPr>
        <w:t xml:space="preserve">) trabajando un día normal o tomando el </w:t>
      </w:r>
      <w:r w:rsidR="0013093A" w:rsidRPr="00963ED8">
        <w:rPr>
          <w:lang w:val="es-CO"/>
          <w:rPrChange w:id="3539" w:author="Massiel Nayibe Moreno Ladino" w:date="2025-01-15T13:01:00Z" w16du:dateUtc="2025-01-15T18:01:00Z">
            <w:rPr/>
          </w:rPrChange>
        </w:rPr>
        <w:t>tipo apropiado de permiso retribuido. No hay excepción a esta regla, independientemente del número de días del mes, todos los días laborables de lunes a viernes deben ser contabilizados.</w:t>
      </w:r>
    </w:p>
    <w:p w14:paraId="314574EC" w14:textId="77777777" w:rsidR="00441859" w:rsidRPr="00963ED8" w:rsidRDefault="00DE7F5C">
      <w:pPr>
        <w:pStyle w:val="Ttulo3"/>
        <w:rPr>
          <w:lang w:val="es-CO"/>
          <w:rPrChange w:id="3540" w:author="Massiel Nayibe Moreno Ladino" w:date="2025-01-15T13:01:00Z" w16du:dateUtc="2025-01-15T18:01:00Z">
            <w:rPr/>
          </w:rPrChange>
        </w:rPr>
      </w:pPr>
      <w:bookmarkStart w:id="3541" w:name="_Toc184806848"/>
      <w:bookmarkStart w:id="3542" w:name="_Toc185435377"/>
      <w:r w:rsidRPr="00963ED8">
        <w:rPr>
          <w:lang w:val="es-CO"/>
          <w:rPrChange w:id="3543" w:author="Massiel Nayibe Moreno Ladino" w:date="2025-01-15T13:01:00Z" w16du:dateUtc="2025-01-15T18:01:00Z">
            <w:rPr/>
          </w:rPrChange>
        </w:rPr>
        <w:lastRenderedPageBreak/>
        <w:t>9.1.1 Comunicaciones fuera del horario de oficina</w:t>
      </w:r>
      <w:bookmarkEnd w:id="3541"/>
      <w:bookmarkEnd w:id="3542"/>
    </w:p>
    <w:p w14:paraId="50A3483E" w14:textId="77777777" w:rsidR="00441859" w:rsidRPr="00963ED8" w:rsidRDefault="00DE7F5C">
      <w:pPr>
        <w:spacing w:before="120" w:line="360" w:lineRule="auto"/>
        <w:jc w:val="both"/>
        <w:rPr>
          <w:del w:id="3544" w:author="Leonardo Torres" w:date="2025-01-20T14:12:00Z" w16du:dateUtc="2025-01-20T14:12:46Z"/>
          <w:lang w:val="es-CO"/>
          <w:rPrChange w:id="3545" w:author="Massiel Nayibe Moreno Ladino" w:date="2025-01-15T13:01:00Z" w16du:dateUtc="2025-01-15T18:01:00Z">
            <w:rPr>
              <w:del w:id="3546" w:author="Leonardo Torres" w:date="2025-01-20T14:12:00Z" w16du:dateUtc="2025-01-20T14:12:46Z"/>
            </w:rPr>
          </w:rPrChange>
        </w:rPr>
      </w:pPr>
      <w:r w:rsidRPr="00963ED8">
        <w:rPr>
          <w:lang w:val="es-CO"/>
          <w:rPrChange w:id="3547" w:author="Massiel Nayibe Moreno Ladino" w:date="2025-01-15T13:01:00Z" w16du:dateUtc="2025-01-15T18:01:00Z">
            <w:rPr/>
          </w:rPrChange>
        </w:rPr>
        <w:t xml:space="preserve">Si el personal recibe correos electrónicos, mensajes de Teams u otras comunicaciones fuera del horario laboral establecido </w:t>
      </w:r>
    </w:p>
    <w:p w14:paraId="23174971" w14:textId="77777777" w:rsidR="00441859" w:rsidRPr="00963ED8" w:rsidRDefault="00DE7F5C">
      <w:pPr>
        <w:spacing w:before="120" w:line="360" w:lineRule="auto"/>
        <w:jc w:val="both"/>
        <w:rPr>
          <w:lang w:val="es-CO"/>
          <w:rPrChange w:id="3548" w:author="Massiel Nayibe Moreno Ladino" w:date="2025-01-15T13:01:00Z" w16du:dateUtc="2025-01-15T18:01:00Z">
            <w:rPr/>
          </w:rPrChange>
        </w:rPr>
      </w:pPr>
      <w:r w:rsidRPr="00963ED8">
        <w:rPr>
          <w:lang w:val="es-CO"/>
          <w:rPrChange w:id="3549" w:author="Massiel Nayibe Moreno Ladino" w:date="2025-01-15T13:01:00Z" w16du:dateUtc="2025-01-15T18:01:00Z">
            <w:rPr/>
          </w:rPrChange>
        </w:rPr>
        <w:t xml:space="preserve">anteriores o los fines de semana, no se espera que los empleados respondan hasta su horario laboral habitual, a menos que se solicite lo contrario. Los empleados recibirán un mensaje en los equipos y en el correo electrónico marcado como "urgente" si es necesario responder fuera del horario laboral debido a una emergencia o a una situación urgente que requiera atención inmediata. </w:t>
      </w:r>
    </w:p>
    <w:p w14:paraId="4F694280" w14:textId="77777777" w:rsidR="00441859" w:rsidRPr="00963ED8" w:rsidRDefault="00DE7F5C">
      <w:pPr>
        <w:spacing w:before="120" w:line="360" w:lineRule="auto"/>
        <w:jc w:val="both"/>
        <w:rPr>
          <w:lang w:val="es-CO"/>
          <w:rPrChange w:id="3550" w:author="Massiel Nayibe Moreno Ladino" w:date="2025-01-15T13:01:00Z" w16du:dateUtc="2025-01-15T18:01:00Z">
            <w:rPr/>
          </w:rPrChange>
        </w:rPr>
      </w:pPr>
      <w:r w:rsidRPr="00963ED8">
        <w:rPr>
          <w:lang w:val="es-CO"/>
          <w:rPrChange w:id="3551" w:author="Massiel Nayibe Moreno Ladino" w:date="2025-01-15T13:01:00Z" w16du:dateUtc="2025-01-15T18:01:00Z">
            <w:rPr/>
          </w:rPrChange>
        </w:rPr>
        <w:t>Se recomienda al personal que utilice la función "</w:t>
      </w:r>
      <w:r>
        <w:fldChar w:fldCharType="begin"/>
      </w:r>
      <w:r w:rsidRPr="00963ED8">
        <w:rPr>
          <w:lang w:val="es-CO"/>
          <w:rPrChange w:id="3552" w:author="Massiel Nayibe Moreno Ladino" w:date="2025-01-15T13:01:00Z" w16du:dateUtc="2025-01-15T18:01:00Z">
            <w:rPr/>
          </w:rPrChange>
        </w:rPr>
        <w:instrText>HYPERLINK "https://support.microsoft.com/en-us/office/delay-or-schedule-sending-email-messages-in-outlook-026af69f-c287-490a-a72f-6c65793744ba"</w:instrText>
      </w:r>
      <w:r>
        <w:fldChar w:fldCharType="separate"/>
      </w:r>
      <w:r w:rsidRPr="00963ED8">
        <w:rPr>
          <w:rStyle w:val="Hipervnculo"/>
          <w:lang w:val="es-CO"/>
          <w:rPrChange w:id="3553" w:author="Massiel Nayibe Moreno Ladino" w:date="2025-01-15T13:01:00Z" w16du:dateUtc="2025-01-15T18:01:00Z">
            <w:rPr>
              <w:rStyle w:val="Hipervnculo"/>
            </w:rPr>
          </w:rPrChange>
        </w:rPr>
        <w:t>programar el envío de correos electrónicos</w:t>
      </w:r>
      <w:r>
        <w:fldChar w:fldCharType="end"/>
      </w:r>
      <w:r w:rsidRPr="00963ED8">
        <w:rPr>
          <w:lang w:val="es-CO"/>
          <w:rPrChange w:id="3554" w:author="Massiel Nayibe Moreno Ladino" w:date="2025-01-15T13:01:00Z" w16du:dateUtc="2025-01-15T18:01:00Z">
            <w:rPr/>
          </w:rPrChange>
        </w:rPr>
        <w:t>" en Outlook y "</w:t>
      </w:r>
      <w:r>
        <w:fldChar w:fldCharType="begin"/>
      </w:r>
      <w:r w:rsidRPr="00963ED8">
        <w:rPr>
          <w:lang w:val="es-CO"/>
          <w:rPrChange w:id="3555" w:author="Massiel Nayibe Moreno Ladino" w:date="2025-01-15T13:01:00Z" w16du:dateUtc="2025-01-15T18:01:00Z">
            <w:rPr/>
          </w:rPrChange>
        </w:rPr>
        <w:instrText>HYPERLINK "https://support.microsoft.com/en-us/office/schedule-chat-messages-in-microsoft-teams-2fc5ea77-7bb4-4511-8f59-e62bac1c0f6a"</w:instrText>
      </w:r>
      <w:r>
        <w:fldChar w:fldCharType="separate"/>
      </w:r>
      <w:r w:rsidRPr="00963ED8">
        <w:rPr>
          <w:rStyle w:val="Hipervnculo"/>
          <w:lang w:val="es-CO"/>
          <w:rPrChange w:id="3556" w:author="Massiel Nayibe Moreno Ladino" w:date="2025-01-15T13:01:00Z" w16du:dateUtc="2025-01-15T18:01:00Z">
            <w:rPr>
              <w:rStyle w:val="Hipervnculo"/>
            </w:rPr>
          </w:rPrChange>
        </w:rPr>
        <w:t>programar el envío de mensajes</w:t>
      </w:r>
      <w:r>
        <w:fldChar w:fldCharType="end"/>
      </w:r>
      <w:r w:rsidRPr="00963ED8">
        <w:rPr>
          <w:lang w:val="es-CO"/>
          <w:rPrChange w:id="3557" w:author="Massiel Nayibe Moreno Ladino" w:date="2025-01-15T13:01:00Z" w16du:dateUtc="2025-01-15T18:01:00Z">
            <w:rPr/>
          </w:rPrChange>
        </w:rPr>
        <w:t>" en Teams cuando los mensajes no sean urgentes, para que lleguen a los empleados durante el horario laboral normal.</w:t>
      </w:r>
    </w:p>
    <w:p w14:paraId="14290929" w14:textId="77777777" w:rsidR="00441859" w:rsidRPr="00963ED8" w:rsidRDefault="00DE7F5C">
      <w:pPr>
        <w:pStyle w:val="Ttulo2"/>
        <w:numPr>
          <w:ilvl w:val="1"/>
          <w:numId w:val="82"/>
        </w:numPr>
        <w:rPr>
          <w:lang w:val="es-CO"/>
          <w:rPrChange w:id="3558" w:author="Massiel Nayibe Moreno Ladino" w:date="2025-01-15T13:01:00Z" w16du:dateUtc="2025-01-15T18:01:00Z">
            <w:rPr/>
          </w:rPrChange>
        </w:rPr>
      </w:pPr>
      <w:bookmarkStart w:id="3559" w:name="_Toc185435378"/>
      <w:r w:rsidRPr="00963ED8">
        <w:rPr>
          <w:lang w:val="es-CO"/>
          <w:rPrChange w:id="3560" w:author="Massiel Nayibe Moreno Ladino" w:date="2025-01-15T13:01:00Z" w16du:dateUtc="2025-01-15T18:01:00Z">
            <w:rPr/>
          </w:rPrChange>
        </w:rPr>
        <w:t xml:space="preserve">Horas extraordinarias </w:t>
      </w:r>
      <w:r w:rsidR="007D3F1E" w:rsidRPr="00963ED8">
        <w:rPr>
          <w:lang w:val="es-CO"/>
          <w:rPrChange w:id="3561" w:author="Massiel Nayibe Moreno Ladino" w:date="2025-01-15T13:01:00Z" w16du:dateUtc="2025-01-15T18:01:00Z">
            <w:rPr/>
          </w:rPrChange>
        </w:rPr>
        <w:t xml:space="preserve">- Trabajo diurno </w:t>
      </w:r>
      <w:r w:rsidR="00C30D95" w:rsidRPr="00963ED8">
        <w:rPr>
          <w:lang w:val="es-CO"/>
          <w:rPrChange w:id="3562" w:author="Massiel Nayibe Moreno Ladino" w:date="2025-01-15T13:01:00Z" w16du:dateUtc="2025-01-15T18:01:00Z">
            <w:rPr/>
          </w:rPrChange>
        </w:rPr>
        <w:t>y limitaciones</w:t>
      </w:r>
      <w:bookmarkEnd w:id="3559"/>
    </w:p>
    <w:p w14:paraId="05512983" w14:textId="77777777" w:rsidR="00441859" w:rsidRPr="00963ED8" w:rsidRDefault="00DE7F5C">
      <w:pPr>
        <w:spacing w:line="360" w:lineRule="auto"/>
        <w:jc w:val="both"/>
        <w:rPr>
          <w:lang w:val="es-CO"/>
          <w:rPrChange w:id="3563" w:author="Massiel Nayibe Moreno Ladino" w:date="2025-01-15T13:01:00Z" w16du:dateUtc="2025-01-15T18:01:00Z">
            <w:rPr/>
          </w:rPrChange>
        </w:rPr>
      </w:pPr>
      <w:r w:rsidRPr="00963ED8">
        <w:rPr>
          <w:lang w:val="es-CO"/>
          <w:rPrChange w:id="3564" w:author="Massiel Nayibe Moreno Ladino" w:date="2025-01-15T13:01:00Z" w16du:dateUtc="2025-01-15T18:01:00Z">
            <w:rPr/>
          </w:rPrChange>
        </w:rPr>
        <w:t xml:space="preserve">Por horas extraordinarias se entienden todas las horas trabajadas fuera del horario normal de trabajo indicado anteriormente. Todo trabajo efectivamente realizado fuera de las horas normales de trabajo constituye horas extraordinarias y debe pagarse como tal, salvo en el caso de </w:t>
      </w:r>
      <w:r w:rsidR="0043769F" w:rsidRPr="00963ED8">
        <w:rPr>
          <w:lang w:val="es-CO"/>
          <w:rPrChange w:id="3565" w:author="Massiel Nayibe Moreno Ladino" w:date="2025-01-15T13:01:00Z" w16du:dateUtc="2025-01-15T18:01:00Z">
            <w:rPr/>
          </w:rPrChange>
        </w:rPr>
        <w:t xml:space="preserve">quienes ocupan puestos de dirección, </w:t>
      </w:r>
      <w:r w:rsidR="002A64F5" w:rsidRPr="00963ED8">
        <w:rPr>
          <w:lang w:val="es-CO"/>
          <w:rPrChange w:id="3566" w:author="Massiel Nayibe Moreno Ladino" w:date="2025-01-15T13:01:00Z" w16du:dateUtc="2025-01-15T18:01:00Z">
            <w:rPr/>
          </w:rPrChange>
        </w:rPr>
        <w:t xml:space="preserve">confianza </w:t>
      </w:r>
      <w:r w:rsidR="0043769F" w:rsidRPr="00963ED8">
        <w:rPr>
          <w:lang w:val="es-CO"/>
          <w:rPrChange w:id="3567" w:author="Massiel Nayibe Moreno Ladino" w:date="2025-01-15T13:01:00Z" w16du:dateUtc="2025-01-15T18:01:00Z">
            <w:rPr/>
          </w:rPrChange>
        </w:rPr>
        <w:t>o gestión</w:t>
      </w:r>
      <w:r w:rsidR="00055E14" w:rsidRPr="00963ED8">
        <w:rPr>
          <w:lang w:val="es-CO"/>
          <w:rPrChange w:id="3568" w:author="Massiel Nayibe Moreno Ladino" w:date="2025-01-15T13:01:00Z" w16du:dateUtc="2025-01-15T18:01:00Z">
            <w:rPr/>
          </w:rPrChange>
        </w:rPr>
        <w:t xml:space="preserve">, ya que estos empleados </w:t>
      </w:r>
      <w:r w:rsidRPr="00963ED8">
        <w:rPr>
          <w:lang w:val="es-CO"/>
          <w:rPrChange w:id="3569" w:author="Massiel Nayibe Moreno Ladino" w:date="2025-01-15T13:01:00Z" w16du:dateUtc="2025-01-15T18:01:00Z">
            <w:rPr/>
          </w:rPrChange>
        </w:rPr>
        <w:t xml:space="preserve">no tienen </w:t>
      </w:r>
      <w:r w:rsidR="00B328FE" w:rsidRPr="00963ED8">
        <w:rPr>
          <w:lang w:val="es-CO"/>
          <w:rPrChange w:id="3570" w:author="Massiel Nayibe Moreno Ladino" w:date="2025-01-15T13:01:00Z" w16du:dateUtc="2025-01-15T18:01:00Z">
            <w:rPr/>
          </w:rPrChange>
        </w:rPr>
        <w:t xml:space="preserve">derecho a </w:t>
      </w:r>
      <w:r w:rsidRPr="00963ED8">
        <w:rPr>
          <w:lang w:val="es-CO"/>
          <w:rPrChange w:id="3571" w:author="Massiel Nayibe Moreno Ladino" w:date="2025-01-15T13:01:00Z" w16du:dateUtc="2025-01-15T18:01:00Z">
            <w:rPr/>
          </w:rPrChange>
        </w:rPr>
        <w:t xml:space="preserve">horas extraordinarias. </w:t>
      </w:r>
      <w:r w:rsidR="00DA5750" w:rsidRPr="00963ED8">
        <w:rPr>
          <w:lang w:val="es-CO"/>
          <w:rPrChange w:id="3572" w:author="Massiel Nayibe Moreno Ladino" w:date="2025-01-15T13:01:00Z" w16du:dateUtc="2025-01-15T18:01:00Z">
            <w:rPr/>
          </w:rPrChange>
        </w:rPr>
        <w:t xml:space="preserve">Las horas extraordinarias diurnas </w:t>
      </w:r>
      <w:r w:rsidRPr="00963ED8">
        <w:rPr>
          <w:lang w:val="es-CO"/>
          <w:rPrChange w:id="3573" w:author="Massiel Nayibe Moreno Ladino" w:date="2025-01-15T13:01:00Z" w16du:dateUtc="2025-01-15T18:01:00Z">
            <w:rPr/>
          </w:rPrChange>
        </w:rPr>
        <w:t xml:space="preserve">se compensan con un recargo adicional del 25%. Por lo tanto, todas las horas extraordinarias </w:t>
      </w:r>
      <w:r w:rsidR="00DA5750" w:rsidRPr="00963ED8">
        <w:rPr>
          <w:lang w:val="es-CO"/>
          <w:rPrChange w:id="3574" w:author="Massiel Nayibe Moreno Ladino" w:date="2025-01-15T13:01:00Z" w16du:dateUtc="2025-01-15T18:01:00Z">
            <w:rPr/>
          </w:rPrChange>
        </w:rPr>
        <w:t xml:space="preserve">diurnas </w:t>
      </w:r>
      <w:r w:rsidRPr="00963ED8">
        <w:rPr>
          <w:lang w:val="es-CO"/>
          <w:rPrChange w:id="3575" w:author="Massiel Nayibe Moreno Ladino" w:date="2025-01-15T13:01:00Z" w16du:dateUtc="2025-01-15T18:01:00Z">
            <w:rPr/>
          </w:rPrChange>
        </w:rPr>
        <w:t xml:space="preserve">se compensan con 1,25 veces el salario horario </w:t>
      </w:r>
      <w:r w:rsidR="02D28A7C" w:rsidRPr="00963ED8">
        <w:rPr>
          <w:lang w:val="es-CO"/>
          <w:rPrChange w:id="3576" w:author="Massiel Nayibe Moreno Ladino" w:date="2025-01-15T13:01:00Z" w16du:dateUtc="2025-01-15T18:01:00Z">
            <w:rPr/>
          </w:rPrChange>
        </w:rPr>
        <w:t>diurno</w:t>
      </w:r>
      <w:r w:rsidRPr="00963ED8">
        <w:rPr>
          <w:lang w:val="es-CO"/>
          <w:rPrChange w:id="3577" w:author="Massiel Nayibe Moreno Ladino" w:date="2025-01-15T13:01:00Z" w16du:dateUtc="2025-01-15T18:01:00Z">
            <w:rPr/>
          </w:rPrChange>
        </w:rPr>
        <w:t xml:space="preserve">. </w:t>
      </w:r>
      <w:r w:rsidR="00F330BE" w:rsidRPr="00963ED8">
        <w:rPr>
          <w:lang w:val="es-CO"/>
          <w:rPrChange w:id="3578" w:author="Massiel Nayibe Moreno Ladino" w:date="2025-01-15T13:01:00Z" w16du:dateUtc="2025-01-15T18:01:00Z">
            <w:rPr/>
          </w:rPrChange>
        </w:rPr>
        <w:t xml:space="preserve">Bajo ninguna </w:t>
      </w:r>
      <w:r w:rsidR="00567802" w:rsidRPr="00963ED8">
        <w:rPr>
          <w:lang w:val="es-CO"/>
          <w:rPrChange w:id="3579" w:author="Massiel Nayibe Moreno Ladino" w:date="2025-01-15T13:01:00Z" w16du:dateUtc="2025-01-15T18:01:00Z">
            <w:rPr/>
          </w:rPrChange>
        </w:rPr>
        <w:t xml:space="preserve">circunstancia el trabajo de horas extras, </w:t>
      </w:r>
      <w:r w:rsidR="002A64F5" w:rsidRPr="00963ED8">
        <w:rPr>
          <w:lang w:val="es-CO"/>
          <w:rPrChange w:id="3580" w:author="Massiel Nayibe Moreno Ladino" w:date="2025-01-15T13:01:00Z" w16du:dateUtc="2025-01-15T18:01:00Z">
            <w:rPr/>
          </w:rPrChange>
        </w:rPr>
        <w:t xml:space="preserve">diurnas </w:t>
      </w:r>
      <w:r w:rsidR="00567802" w:rsidRPr="00963ED8">
        <w:rPr>
          <w:lang w:val="es-CO"/>
          <w:rPrChange w:id="3581" w:author="Massiel Nayibe Moreno Ladino" w:date="2025-01-15T13:01:00Z" w16du:dateUtc="2025-01-15T18:01:00Z">
            <w:rPr/>
          </w:rPrChange>
        </w:rPr>
        <w:t xml:space="preserve">o nocturnas, puede exceder dos (2) horas por día y doce (12) horas por semana. </w:t>
      </w:r>
      <w:r w:rsidRPr="00963ED8">
        <w:rPr>
          <w:lang w:val="es-CO"/>
          <w:rPrChange w:id="3582" w:author="Massiel Nayibe Moreno Ladino" w:date="2025-01-15T13:01:00Z" w16du:dateUtc="2025-01-15T18:01:00Z">
            <w:rPr/>
          </w:rPrChange>
        </w:rPr>
        <w:t xml:space="preserve">Sin embargo, Partners Colombia considera que el trabajo diario asignado a sus empleados puede ser realizado como parte de su horario regular. Por lo tanto, </w:t>
      </w:r>
      <w:r w:rsidR="00300B47" w:rsidRPr="00963ED8">
        <w:rPr>
          <w:lang w:val="es-CO"/>
          <w:rPrChange w:id="3583" w:author="Massiel Nayibe Moreno Ladino" w:date="2025-01-15T13:01:00Z" w16du:dateUtc="2025-01-15T18:01:00Z">
            <w:rPr/>
          </w:rPrChange>
        </w:rPr>
        <w:t xml:space="preserve">excepto </w:t>
      </w:r>
      <w:r w:rsidRPr="00963ED8">
        <w:rPr>
          <w:lang w:val="es-CO"/>
          <w:rPrChange w:id="3584" w:author="Massiel Nayibe Moreno Ladino" w:date="2025-01-15T13:01:00Z" w16du:dateUtc="2025-01-15T18:01:00Z">
            <w:rPr/>
          </w:rPrChange>
        </w:rPr>
        <w:t xml:space="preserve">en caso de emergencia o fuerza mayor, todas las horas extras deben ser aprobadas por el supervisor. El empleado que solicite horas extraordinarias deberá obtener la aprobación </w:t>
      </w:r>
      <w:r w:rsidR="00455CE4" w:rsidRPr="00963ED8">
        <w:rPr>
          <w:lang w:val="es-CO"/>
          <w:rPrChange w:id="3585" w:author="Massiel Nayibe Moreno Ladino" w:date="2025-01-15T13:01:00Z" w16du:dateUtc="2025-01-15T18:01:00Z">
            <w:rPr/>
          </w:rPrChange>
        </w:rPr>
        <w:t xml:space="preserve">del DP </w:t>
      </w:r>
      <w:r w:rsidRPr="00963ED8">
        <w:rPr>
          <w:lang w:val="es-CO"/>
          <w:rPrChange w:id="3586" w:author="Massiel Nayibe Moreno Ladino" w:date="2025-01-15T13:01:00Z" w16du:dateUtc="2025-01-15T18:01:00Z">
            <w:rPr/>
          </w:rPrChange>
        </w:rPr>
        <w:t xml:space="preserve">antes de realizarlas. Cualquier hora extra trabajada sin la aprobación </w:t>
      </w:r>
      <w:r w:rsidR="00455CE4" w:rsidRPr="00963ED8">
        <w:rPr>
          <w:lang w:val="es-CO"/>
          <w:rPrChange w:id="3587" w:author="Massiel Nayibe Moreno Ladino" w:date="2025-01-15T13:01:00Z" w16du:dateUtc="2025-01-15T18:01:00Z">
            <w:rPr/>
          </w:rPrChange>
        </w:rPr>
        <w:t>del DP</w:t>
      </w:r>
      <w:r w:rsidRPr="00963ED8">
        <w:rPr>
          <w:lang w:val="es-CO"/>
          <w:rPrChange w:id="3588" w:author="Massiel Nayibe Moreno Ladino" w:date="2025-01-15T13:01:00Z" w16du:dateUtc="2025-01-15T18:01:00Z">
            <w:rPr/>
          </w:rPrChange>
        </w:rPr>
        <w:t>, será pagada, sin embargo se tomarán medidas disciplinarias incluyendo hasta el despido. Las horas extraordinarias no se considerarán necesarias por la lentitud de un empleado en el desempeño de sus funciones, ya sea por el desempeño incorrecto de las mismas y/o por la obligación de buscar o corregir errores.</w:t>
      </w:r>
    </w:p>
    <w:p w14:paraId="15B2423C" w14:textId="77777777" w:rsidR="00441859" w:rsidRDefault="00DE7F5C">
      <w:pPr>
        <w:pStyle w:val="Ttulo2"/>
        <w:numPr>
          <w:ilvl w:val="1"/>
          <w:numId w:val="82"/>
        </w:numPr>
      </w:pPr>
      <w:bookmarkStart w:id="3589" w:name="_Toc185435379"/>
      <w:r w:rsidRPr="00310A2B">
        <w:lastRenderedPageBreak/>
        <w:t xml:space="preserve">Trabajo </w:t>
      </w:r>
      <w:r w:rsidRPr="00872324">
        <w:t xml:space="preserve">nocturno </w:t>
      </w:r>
      <w:bookmarkEnd w:id="3589"/>
    </w:p>
    <w:p w14:paraId="72A3C1C0" w14:textId="77777777" w:rsidR="00441859" w:rsidRPr="00963ED8" w:rsidRDefault="00DE7F5C">
      <w:pPr>
        <w:spacing w:line="360" w:lineRule="auto"/>
        <w:rPr>
          <w:lang w:val="es-CO"/>
          <w:rPrChange w:id="3590" w:author="Massiel Nayibe Moreno Ladino" w:date="2025-01-15T13:01:00Z" w16du:dateUtc="2025-01-15T18:01:00Z">
            <w:rPr/>
          </w:rPrChange>
        </w:rPr>
      </w:pPr>
      <w:r w:rsidRPr="00963ED8">
        <w:rPr>
          <w:lang w:val="es-CO"/>
          <w:rPrChange w:id="3591" w:author="Massiel Nayibe Moreno Ladino" w:date="2025-01-15T13:01:00Z" w16du:dateUtc="2025-01-15T18:01:00Z">
            <w:rPr/>
          </w:rPrChange>
        </w:rPr>
        <w:t xml:space="preserve">Se considera trabajo nocturno cualquier trabajo realizado entre las </w:t>
      </w:r>
      <w:r w:rsidR="00CB46A1" w:rsidRPr="00963ED8">
        <w:rPr>
          <w:lang w:val="es-CO"/>
          <w:rPrChange w:id="3592" w:author="Massiel Nayibe Moreno Ladino" w:date="2025-01-15T13:01:00Z" w16du:dateUtc="2025-01-15T18:01:00Z">
            <w:rPr/>
          </w:rPrChange>
        </w:rPr>
        <w:t>19</w:t>
      </w:r>
      <w:r w:rsidRPr="00963ED8">
        <w:rPr>
          <w:lang w:val="es-CO"/>
          <w:rPrChange w:id="3593" w:author="Massiel Nayibe Moreno Ladino" w:date="2025-01-15T13:01:00Z" w16du:dateUtc="2025-01-15T18:01:00Z">
            <w:rPr/>
          </w:rPrChange>
        </w:rPr>
        <w:t xml:space="preserve">:00 y las 6:00 horas. Estas horas se compensan con un recargo adicional del 35%. Por lo tanto, todas las horas de trabajo </w:t>
      </w:r>
      <w:r w:rsidR="0061167E" w:rsidRPr="00963ED8">
        <w:rPr>
          <w:lang w:val="es-CO"/>
          <w:rPrChange w:id="3594" w:author="Massiel Nayibe Moreno Ladino" w:date="2025-01-15T13:01:00Z" w16du:dateUtc="2025-01-15T18:01:00Z">
            <w:rPr/>
          </w:rPrChange>
        </w:rPr>
        <w:t xml:space="preserve">nocturno </w:t>
      </w:r>
      <w:r w:rsidRPr="00963ED8">
        <w:rPr>
          <w:lang w:val="es-CO"/>
          <w:rPrChange w:id="3595" w:author="Massiel Nayibe Moreno Ladino" w:date="2025-01-15T13:01:00Z" w16du:dateUtc="2025-01-15T18:01:00Z">
            <w:rPr/>
          </w:rPrChange>
        </w:rPr>
        <w:t xml:space="preserve">se compensan con 1,35 veces el salario por hora, sin perjuicio de las disposiciones relativas al pago del trabajo en domingos y festivos. </w:t>
      </w:r>
    </w:p>
    <w:p w14:paraId="0F4CC74F" w14:textId="77777777" w:rsidR="00441859" w:rsidRPr="00963ED8" w:rsidRDefault="00DE7F5C">
      <w:pPr>
        <w:pStyle w:val="Ttulo3"/>
        <w:rPr>
          <w:lang w:val="es-CO"/>
          <w:rPrChange w:id="3596" w:author="Massiel Nayibe Moreno Ladino" w:date="2025-01-15T13:01:00Z" w16du:dateUtc="2025-01-15T18:01:00Z">
            <w:rPr/>
          </w:rPrChange>
        </w:rPr>
      </w:pPr>
      <w:bookmarkStart w:id="3597" w:name="_Toc185435380"/>
      <w:r w:rsidRPr="00963ED8">
        <w:rPr>
          <w:rStyle w:val="Ttulo3Car"/>
          <w:b/>
          <w:bCs/>
          <w:lang w:val="es-CO"/>
          <w:rPrChange w:id="3598" w:author="Massiel Nayibe Moreno Ladino" w:date="2025-01-15T13:01:00Z" w16du:dateUtc="2025-01-15T18:01:00Z">
            <w:rPr>
              <w:rStyle w:val="Ttulo3Car"/>
              <w:b/>
              <w:bCs/>
            </w:rPr>
          </w:rPrChange>
        </w:rPr>
        <w:t>9.</w:t>
      </w:r>
      <w:r w:rsidR="00D467DE" w:rsidRPr="00963ED8">
        <w:rPr>
          <w:rStyle w:val="Ttulo3Car"/>
          <w:b/>
          <w:bCs/>
          <w:lang w:val="es-CO"/>
          <w:rPrChange w:id="3599" w:author="Massiel Nayibe Moreno Ladino" w:date="2025-01-15T13:01:00Z" w16du:dateUtc="2025-01-15T18:01:00Z">
            <w:rPr>
              <w:rStyle w:val="Ttulo3Car"/>
              <w:b/>
              <w:bCs/>
            </w:rPr>
          </w:rPrChange>
        </w:rPr>
        <w:t>3</w:t>
      </w:r>
      <w:r w:rsidRPr="00963ED8">
        <w:rPr>
          <w:rStyle w:val="Ttulo3Car"/>
          <w:b/>
          <w:bCs/>
          <w:lang w:val="es-CO"/>
          <w:rPrChange w:id="3600" w:author="Massiel Nayibe Moreno Ladino" w:date="2025-01-15T13:01:00Z" w16du:dateUtc="2025-01-15T18:01:00Z">
            <w:rPr>
              <w:rStyle w:val="Ttulo3Car"/>
              <w:b/>
              <w:bCs/>
            </w:rPr>
          </w:rPrChange>
        </w:rPr>
        <w:t xml:space="preserve">.1 Trabajo nocturno y horas extraordinarias </w:t>
      </w:r>
      <w:bookmarkEnd w:id="3597"/>
    </w:p>
    <w:p w14:paraId="0F86CC30" w14:textId="77777777" w:rsidR="00441859" w:rsidRPr="00963ED8" w:rsidRDefault="00DE7F5C">
      <w:pPr>
        <w:spacing w:line="360" w:lineRule="auto"/>
        <w:jc w:val="both"/>
        <w:rPr>
          <w:lang w:val="es-CO"/>
          <w:rPrChange w:id="3601" w:author="Massiel Nayibe Moreno Ladino" w:date="2025-01-15T13:01:00Z" w16du:dateUtc="2025-01-15T18:01:00Z">
            <w:rPr/>
          </w:rPrChange>
        </w:rPr>
      </w:pPr>
      <w:r w:rsidRPr="00963ED8">
        <w:rPr>
          <w:lang w:val="es-CO"/>
          <w:rPrChange w:id="3602" w:author="Massiel Nayibe Moreno Ladino" w:date="2025-01-15T13:01:00Z" w16du:dateUtc="2025-01-15T18:01:00Z">
            <w:rPr/>
          </w:rPrChange>
        </w:rPr>
        <w:t xml:space="preserve">Las horas extraordinarias nocturnas se retribuirán con un incremento del 75% respecto a las horas nocturnas normales, sin perjuicio </w:t>
      </w:r>
      <w:r w:rsidR="00746183" w:rsidRPr="00963ED8">
        <w:rPr>
          <w:lang w:val="es-CO"/>
          <w:rPrChange w:id="3603" w:author="Massiel Nayibe Moreno Ladino" w:date="2025-01-15T13:01:00Z" w16du:dateUtc="2025-01-15T18:01:00Z">
            <w:rPr/>
          </w:rPrChange>
        </w:rPr>
        <w:t xml:space="preserve">de las disposiciones y retribuciones complementarias </w:t>
      </w:r>
      <w:r w:rsidRPr="00963ED8">
        <w:rPr>
          <w:lang w:val="es-CO"/>
          <w:rPrChange w:id="3604" w:author="Massiel Nayibe Moreno Ladino" w:date="2025-01-15T13:01:00Z" w16du:dateUtc="2025-01-15T18:01:00Z">
            <w:rPr/>
          </w:rPrChange>
        </w:rPr>
        <w:t xml:space="preserve">relativas a la retribución del trabajo en domingos y días festivos no laborables. </w:t>
      </w:r>
      <w:r w:rsidR="003644D4" w:rsidRPr="00963ED8">
        <w:rPr>
          <w:lang w:val="es-CO"/>
          <w:rPrChange w:id="3605" w:author="Massiel Nayibe Moreno Ladino" w:date="2025-01-15T13:01:00Z" w16du:dateUtc="2025-01-15T18:01:00Z">
            <w:rPr/>
          </w:rPrChange>
        </w:rPr>
        <w:t xml:space="preserve">Por lo tanto, </w:t>
      </w:r>
      <w:r w:rsidRPr="00963ED8">
        <w:rPr>
          <w:lang w:val="es-CO"/>
          <w:rPrChange w:id="3606" w:author="Massiel Nayibe Moreno Ladino" w:date="2025-01-15T13:01:00Z" w16du:dateUtc="2025-01-15T18:01:00Z">
            <w:rPr/>
          </w:rPrChange>
        </w:rPr>
        <w:t xml:space="preserve">la tarifa es la tarifa horaria normal multiplicada por 1,75 para la tarifa horaria </w:t>
      </w:r>
      <w:r w:rsidR="001869A4" w:rsidRPr="00963ED8">
        <w:rPr>
          <w:lang w:val="es-CO"/>
          <w:rPrChange w:id="3607" w:author="Massiel Nayibe Moreno Ladino" w:date="2025-01-15T13:01:00Z" w16du:dateUtc="2025-01-15T18:01:00Z">
            <w:rPr/>
          </w:rPrChange>
        </w:rPr>
        <w:t>diurna normal</w:t>
      </w:r>
      <w:r w:rsidRPr="00963ED8">
        <w:rPr>
          <w:lang w:val="es-CO"/>
          <w:rPrChange w:id="3608" w:author="Massiel Nayibe Moreno Ladino" w:date="2025-01-15T13:01:00Z" w16du:dateUtc="2025-01-15T18:01:00Z">
            <w:rPr/>
          </w:rPrChange>
        </w:rPr>
        <w:t xml:space="preserve">. </w:t>
      </w:r>
    </w:p>
    <w:p w14:paraId="4154008A" w14:textId="77777777" w:rsidR="00441859" w:rsidRDefault="00DE7F5C">
      <w:pPr>
        <w:pStyle w:val="Ttulo2"/>
        <w:numPr>
          <w:ilvl w:val="1"/>
          <w:numId w:val="82"/>
        </w:numPr>
      </w:pPr>
      <w:bookmarkStart w:id="3609" w:name="_Toc185435381"/>
      <w:r w:rsidRPr="004005B6">
        <w:t>Tiempo de descanso y pausa</w:t>
      </w:r>
      <w:bookmarkEnd w:id="3609"/>
    </w:p>
    <w:p w14:paraId="4EA58353" w14:textId="77777777" w:rsidR="00441859" w:rsidRPr="00963ED8" w:rsidRDefault="00DE7F5C">
      <w:pPr>
        <w:spacing w:line="360" w:lineRule="auto"/>
        <w:jc w:val="both"/>
        <w:rPr>
          <w:lang w:val="es-CO"/>
          <w:rPrChange w:id="3610" w:author="Massiel Nayibe Moreno Ladino" w:date="2025-01-15T13:01:00Z" w16du:dateUtc="2025-01-15T18:01:00Z">
            <w:rPr/>
          </w:rPrChange>
        </w:rPr>
      </w:pPr>
      <w:r w:rsidRPr="00963ED8">
        <w:rPr>
          <w:lang w:val="es-CO"/>
          <w:rPrChange w:id="3611" w:author="Massiel Nayibe Moreno Ladino" w:date="2025-01-15T13:01:00Z" w16du:dateUtc="2025-01-15T18:01:00Z">
            <w:rPr/>
          </w:rPrChange>
        </w:rPr>
        <w:t xml:space="preserve">A continuación se presenta la lista de los tiempos de descanso y pausa asignados a todos los empleados de Partners Colombia: </w:t>
      </w:r>
    </w:p>
    <w:p w14:paraId="3EABF526" w14:textId="77777777" w:rsidR="00441859" w:rsidRPr="00963ED8" w:rsidRDefault="00DE7F5C">
      <w:pPr>
        <w:pStyle w:val="Prrafodelista"/>
        <w:numPr>
          <w:ilvl w:val="0"/>
          <w:numId w:val="11"/>
        </w:numPr>
        <w:spacing w:after="120" w:line="360" w:lineRule="auto"/>
        <w:jc w:val="both"/>
        <w:rPr>
          <w:rFonts w:cs="Times New Roman"/>
          <w:lang w:val="es-CO"/>
          <w:rPrChange w:id="3612" w:author="Massiel Nayibe Moreno Ladino" w:date="2025-01-15T13:01:00Z" w16du:dateUtc="2025-01-15T18:01:00Z">
            <w:rPr>
              <w:rFonts w:cs="Times New Roman"/>
            </w:rPr>
          </w:rPrChange>
        </w:rPr>
      </w:pPr>
      <w:r w:rsidRPr="00963ED8">
        <w:rPr>
          <w:rFonts w:cs="Times New Roman"/>
          <w:lang w:val="es-CO"/>
          <w:rPrChange w:id="3613" w:author="Massiel Nayibe Moreno Ladino" w:date="2025-01-15T13:01:00Z" w16du:dateUtc="2025-01-15T18:01:00Z">
            <w:rPr>
              <w:rFonts w:cs="Times New Roman"/>
            </w:rPr>
          </w:rPrChange>
        </w:rPr>
        <w:t>Pausas cortas: Se ofrecen pausas breves de 5 a 20 minutos por cada 4 horas trabajadas, por lo que cuentan como tiempo trabajado.</w:t>
      </w:r>
    </w:p>
    <w:p w14:paraId="65E87F28" w14:textId="77777777" w:rsidR="00441859" w:rsidRPr="00963ED8" w:rsidRDefault="00DE7F5C">
      <w:pPr>
        <w:pStyle w:val="Prrafodelista"/>
        <w:numPr>
          <w:ilvl w:val="0"/>
          <w:numId w:val="11"/>
        </w:numPr>
        <w:spacing w:before="120" w:line="360" w:lineRule="auto"/>
        <w:jc w:val="both"/>
        <w:rPr>
          <w:lang w:val="es-CO"/>
          <w:rPrChange w:id="3614" w:author="Massiel Nayibe Moreno Ladino" w:date="2025-01-15T13:01:00Z" w16du:dateUtc="2025-01-15T18:01:00Z">
            <w:rPr/>
          </w:rPrChange>
        </w:rPr>
      </w:pPr>
      <w:r w:rsidRPr="00963ED8">
        <w:rPr>
          <w:lang w:val="es-CO"/>
          <w:rPrChange w:id="3615" w:author="Massiel Nayibe Moreno Ladino" w:date="2025-01-15T13:01:00Z" w16du:dateUtc="2025-01-15T18:01:00Z">
            <w:rPr/>
          </w:rPrChange>
        </w:rPr>
        <w:t xml:space="preserve">Descanso de media hora </w:t>
      </w:r>
      <w:r w:rsidR="0010568E" w:rsidRPr="00963ED8">
        <w:rPr>
          <w:lang w:val="es-CO"/>
          <w:rPrChange w:id="3616" w:author="Massiel Nayibe Moreno Ladino" w:date="2025-01-15T13:01:00Z" w16du:dateUtc="2025-01-15T18:01:00Z">
            <w:rPr/>
          </w:rPrChange>
        </w:rPr>
        <w:t xml:space="preserve">para comer </w:t>
      </w:r>
      <w:r w:rsidRPr="00963ED8">
        <w:rPr>
          <w:lang w:val="es-CO"/>
          <w:rPrChange w:id="3617" w:author="Massiel Nayibe Moreno Ladino" w:date="2025-01-15T13:01:00Z" w16du:dateUtc="2025-01-15T18:01:00Z">
            <w:rPr/>
          </w:rPrChange>
        </w:rPr>
        <w:t xml:space="preserve">- Se concederá al trabajador un descanso de </w:t>
      </w:r>
      <w:commentRangeStart w:id="3618"/>
      <w:r w:rsidRPr="00963ED8">
        <w:rPr>
          <w:lang w:val="es-CO"/>
          <w:rPrChange w:id="3619" w:author="Massiel Nayibe Moreno Ladino" w:date="2025-01-15T13:01:00Z" w16du:dateUtc="2025-01-15T18:01:00Z">
            <w:rPr/>
          </w:rPrChange>
        </w:rPr>
        <w:t>media</w:t>
      </w:r>
      <w:commentRangeEnd w:id="3618"/>
      <w:r>
        <w:rPr>
          <w:rStyle w:val="Refdecomentario"/>
        </w:rPr>
        <w:commentReference w:id="3618"/>
      </w:r>
      <w:r w:rsidRPr="00963ED8">
        <w:rPr>
          <w:lang w:val="es-CO"/>
          <w:rPrChange w:id="3620" w:author="Massiel Nayibe Moreno Ladino" w:date="2025-01-15T13:01:00Z" w16du:dateUtc="2025-01-15T18:01:00Z">
            <w:rPr/>
          </w:rPrChange>
        </w:rPr>
        <w:t xml:space="preserve"> hora como máximo entre las 12:00 y las 14:00 horas. Este descanso no se computará dentro de las horas normales de trabajo.</w:t>
      </w:r>
    </w:p>
    <w:p w14:paraId="2362FEE5" w14:textId="77777777" w:rsidR="00441859" w:rsidRPr="00963ED8" w:rsidRDefault="00DE7F5C">
      <w:pPr>
        <w:pStyle w:val="Prrafodelista"/>
        <w:numPr>
          <w:ilvl w:val="0"/>
          <w:numId w:val="11"/>
        </w:numPr>
        <w:spacing w:before="120" w:line="360" w:lineRule="auto"/>
        <w:jc w:val="both"/>
        <w:rPr>
          <w:lang w:val="es-CO"/>
          <w:rPrChange w:id="3621" w:author="Massiel Nayibe Moreno Ladino" w:date="2025-01-15T13:01:00Z" w16du:dateUtc="2025-01-15T18:01:00Z">
            <w:rPr/>
          </w:rPrChange>
        </w:rPr>
      </w:pPr>
      <w:r w:rsidRPr="00963ED8">
        <w:rPr>
          <w:lang w:val="es-CO"/>
          <w:rPrChange w:id="3622" w:author="Massiel Nayibe Moreno Ladino" w:date="2025-01-15T13:01:00Z" w16du:dateUtc="2025-01-15T18:01:00Z">
            <w:rPr/>
          </w:rPrChange>
        </w:rPr>
        <w:t>Descanso para mujeres embarazadas - Durante el periodo de embarazo, la mujer tendrá derecho a dos periodos de descanso al día de al menos media hora cada uno, además del descanso parcial para la comida.</w:t>
      </w:r>
    </w:p>
    <w:p w14:paraId="27D9571B" w14:textId="77777777" w:rsidR="00441859" w:rsidRPr="00963ED8" w:rsidRDefault="00DE7F5C">
      <w:pPr>
        <w:pStyle w:val="Prrafodelista"/>
        <w:numPr>
          <w:ilvl w:val="0"/>
          <w:numId w:val="11"/>
        </w:numPr>
        <w:spacing w:before="120" w:line="360" w:lineRule="auto"/>
        <w:jc w:val="both"/>
        <w:rPr>
          <w:lang w:val="es-CO"/>
          <w:rPrChange w:id="3623" w:author="Massiel Nayibe Moreno Ladino" w:date="2025-01-15T13:01:00Z" w16du:dateUtc="2025-01-15T18:01:00Z">
            <w:rPr/>
          </w:rPrChange>
        </w:rPr>
      </w:pPr>
      <w:r w:rsidRPr="00963ED8">
        <w:rPr>
          <w:lang w:val="es-CO"/>
          <w:rPrChange w:id="3624" w:author="Massiel Nayibe Moreno Ladino" w:date="2025-01-15T13:01:00Z" w16du:dateUtc="2025-01-15T18:01:00Z">
            <w:rPr/>
          </w:rPrChange>
        </w:rPr>
        <w:t xml:space="preserve">Pausa de lactancia - Toda madre que amamante a su hijo puede, a tal efecto, </w:t>
      </w:r>
      <w:r w:rsidR="002A64F5" w:rsidRPr="00963ED8">
        <w:rPr>
          <w:lang w:val="es-CO"/>
          <w:rPrChange w:id="3625" w:author="Massiel Nayibe Moreno Ladino" w:date="2025-01-15T13:01:00Z" w16du:dateUtc="2025-01-15T18:01:00Z">
            <w:rPr/>
          </w:rPrChange>
        </w:rPr>
        <w:t xml:space="preserve">disponer </w:t>
      </w:r>
      <w:r w:rsidRPr="00963ED8">
        <w:rPr>
          <w:lang w:val="es-CO"/>
          <w:rPrChange w:id="3626" w:author="Massiel Nayibe Moreno Ladino" w:date="2025-01-15T13:01:00Z" w16du:dateUtc="2025-01-15T18:01:00Z">
            <w:rPr/>
          </w:rPrChange>
        </w:rPr>
        <w:t xml:space="preserve">en su lugar de trabajo de dos pausas </w:t>
      </w:r>
      <w:r w:rsidR="00F46E5A" w:rsidRPr="00963ED8">
        <w:rPr>
          <w:lang w:val="es-CO"/>
          <w:rPrChange w:id="3627" w:author="Massiel Nayibe Moreno Ladino" w:date="2025-01-15T13:01:00Z" w16du:dateUtc="2025-01-15T18:01:00Z">
            <w:rPr/>
          </w:rPrChange>
        </w:rPr>
        <w:t xml:space="preserve">de 30 </w:t>
      </w:r>
      <w:r w:rsidRPr="00963ED8">
        <w:rPr>
          <w:lang w:val="es-CO"/>
          <w:rPrChange w:id="3628" w:author="Massiel Nayibe Moreno Ladino" w:date="2025-01-15T13:01:00Z" w16du:dateUtc="2025-01-15T18:01:00Z">
            <w:rPr/>
          </w:rPrChange>
        </w:rPr>
        <w:t>minutos cada una dentro de cada jornada para amamantar a su hijo durante los seis primeros meses. La trabajadora podrá optar por juntar las dos pausas con una llegada tarde o salida temprano de 60 minutos. Partners Colombia concederá pausas adicionales si la trabajadora presenta un certificado médico en el que consten las razones que justifican el mayor número de pausas. Estos momentos de descanso son remunerados</w:t>
      </w:r>
      <w:r w:rsidR="00F46E5A" w:rsidRPr="00963ED8">
        <w:rPr>
          <w:lang w:val="es-CO"/>
          <w:rPrChange w:id="3629" w:author="Massiel Nayibe Moreno Ladino" w:date="2025-01-15T13:01:00Z" w16du:dateUtc="2025-01-15T18:01:00Z">
            <w:rPr/>
          </w:rPrChange>
        </w:rPr>
        <w:t xml:space="preserve">, de conformidad con el artículo 238 </w:t>
      </w:r>
      <w:r w:rsidR="00C72FC4" w:rsidRPr="00963ED8">
        <w:rPr>
          <w:lang w:val="es-CO"/>
          <w:rPrChange w:id="3630" w:author="Massiel Nayibe Moreno Ladino" w:date="2025-01-15T13:01:00Z" w16du:dateUtc="2025-01-15T18:01:00Z">
            <w:rPr/>
          </w:rPrChange>
        </w:rPr>
        <w:t>del Código Sustantivo del Trabajo</w:t>
      </w:r>
      <w:r w:rsidR="000C431B" w:rsidRPr="00963ED8">
        <w:rPr>
          <w:lang w:val="es-CO"/>
          <w:rPrChange w:id="3631" w:author="Massiel Nayibe Moreno Ladino" w:date="2025-01-15T13:01:00Z" w16du:dateUtc="2025-01-15T18:01:00Z">
            <w:rPr/>
          </w:rPrChange>
        </w:rPr>
        <w:t xml:space="preserve">. </w:t>
      </w:r>
    </w:p>
    <w:p w14:paraId="57EF7E53" w14:textId="77777777" w:rsidR="00441859" w:rsidRDefault="00DE7F5C">
      <w:pPr>
        <w:pStyle w:val="Ttulo2"/>
        <w:numPr>
          <w:ilvl w:val="1"/>
          <w:numId w:val="82"/>
        </w:numPr>
      </w:pPr>
      <w:bookmarkStart w:id="3632" w:name="_Toc185435382"/>
      <w:r w:rsidRPr="00310A2B">
        <w:lastRenderedPageBreak/>
        <w:t>Día de descanso semanal</w:t>
      </w:r>
      <w:bookmarkEnd w:id="3632"/>
    </w:p>
    <w:p w14:paraId="19CE15FD" w14:textId="77777777" w:rsidR="00441859" w:rsidRPr="00963ED8" w:rsidRDefault="00DE7F5C">
      <w:pPr>
        <w:spacing w:line="360" w:lineRule="auto"/>
        <w:jc w:val="both"/>
        <w:rPr>
          <w:lang w:val="es-CO"/>
          <w:rPrChange w:id="3633" w:author="Massiel Nayibe Moreno Ladino" w:date="2025-01-15T13:01:00Z" w16du:dateUtc="2025-01-15T18:01:00Z">
            <w:rPr/>
          </w:rPrChange>
        </w:rPr>
      </w:pPr>
      <w:r w:rsidRPr="00963ED8">
        <w:rPr>
          <w:rFonts w:cs="Times New Roman"/>
          <w:lang w:val="es-CO"/>
          <w:rPrChange w:id="3634" w:author="Massiel Nayibe Moreno Ladino" w:date="2025-01-15T13:01:00Z" w16du:dateUtc="2025-01-15T18:01:00Z">
            <w:rPr>
              <w:rFonts w:cs="Times New Roman"/>
            </w:rPr>
          </w:rPrChange>
        </w:rPr>
        <w:t xml:space="preserve">De conformidad con el artículo </w:t>
      </w:r>
      <w:r w:rsidR="00B651DC" w:rsidRPr="00963ED8">
        <w:rPr>
          <w:rFonts w:cs="Times New Roman"/>
          <w:lang w:val="es-CO"/>
          <w:rPrChange w:id="3635" w:author="Massiel Nayibe Moreno Ladino" w:date="2025-01-15T13:01:00Z" w16du:dateUtc="2025-01-15T18:01:00Z">
            <w:rPr>
              <w:rFonts w:cs="Times New Roman"/>
            </w:rPr>
          </w:rPrChange>
        </w:rPr>
        <w:t xml:space="preserve">161 </w:t>
      </w:r>
      <w:r w:rsidR="00B651DC" w:rsidRPr="00963ED8">
        <w:rPr>
          <w:lang w:val="es-CO"/>
          <w:rPrChange w:id="3636" w:author="Massiel Nayibe Moreno Ladino" w:date="2025-01-15T13:01:00Z" w16du:dateUtc="2025-01-15T18:01:00Z">
            <w:rPr/>
          </w:rPrChange>
        </w:rPr>
        <w:t>del Código Sustantivo del Trabajo</w:t>
      </w:r>
      <w:r w:rsidR="00230930" w:rsidRPr="00963ED8">
        <w:rPr>
          <w:lang w:val="es-CO"/>
          <w:rPrChange w:id="3637" w:author="Massiel Nayibe Moreno Ladino" w:date="2025-01-15T13:01:00Z" w16du:dateUtc="2025-01-15T18:01:00Z">
            <w:rPr/>
          </w:rPrChange>
        </w:rPr>
        <w:t xml:space="preserve">. </w:t>
      </w:r>
      <w:r w:rsidR="00174274" w:rsidRPr="00963ED8">
        <w:rPr>
          <w:lang w:val="es-CO"/>
          <w:rPrChange w:id="3638" w:author="Massiel Nayibe Moreno Ladino" w:date="2025-01-15T13:01:00Z" w16du:dateUtc="2025-01-15T18:01:00Z">
            <w:rPr/>
          </w:rPrChange>
        </w:rPr>
        <w:t xml:space="preserve">Después de un período de </w:t>
      </w:r>
      <w:r w:rsidR="006D408C" w:rsidRPr="00963ED8">
        <w:rPr>
          <w:lang w:val="es-CO"/>
          <w:rPrChange w:id="3639" w:author="Massiel Nayibe Moreno Ladino" w:date="2025-01-15T13:01:00Z" w16du:dateUtc="2025-01-15T18:01:00Z">
            <w:rPr/>
          </w:rPrChange>
        </w:rPr>
        <w:t xml:space="preserve">cinco </w:t>
      </w:r>
      <w:r w:rsidR="00174274" w:rsidRPr="00963ED8">
        <w:rPr>
          <w:lang w:val="es-CO"/>
          <w:rPrChange w:id="3640" w:author="Massiel Nayibe Moreno Ladino" w:date="2025-01-15T13:01:00Z" w16du:dateUtc="2025-01-15T18:01:00Z">
            <w:rPr/>
          </w:rPrChange>
        </w:rPr>
        <w:t xml:space="preserve">días consecutivos de trabajo (independientemente del número de horas trabajadas durante este período) o </w:t>
      </w:r>
      <w:r w:rsidR="006D408C" w:rsidRPr="00963ED8">
        <w:rPr>
          <w:lang w:val="es-CO"/>
          <w:rPrChange w:id="3641" w:author="Massiel Nayibe Moreno Ladino" w:date="2025-01-15T13:01:00Z" w16du:dateUtc="2025-01-15T18:01:00Z">
            <w:rPr/>
          </w:rPrChange>
        </w:rPr>
        <w:t xml:space="preserve">40 </w:t>
      </w:r>
      <w:r w:rsidR="00174274" w:rsidRPr="00963ED8">
        <w:rPr>
          <w:lang w:val="es-CO"/>
          <w:rPrChange w:id="3642" w:author="Massiel Nayibe Moreno Ladino" w:date="2025-01-15T13:01:00Z" w16du:dateUtc="2025-01-15T18:01:00Z">
            <w:rPr/>
          </w:rPrChange>
        </w:rPr>
        <w:t xml:space="preserve">horas semanales, todos los trabajadores tienen derecho a un descanso remunerado </w:t>
      </w:r>
      <w:r w:rsidR="0042527E" w:rsidRPr="00963ED8">
        <w:rPr>
          <w:lang w:val="es-CO"/>
          <w:rPrChange w:id="3643" w:author="Massiel Nayibe Moreno Ladino" w:date="2025-01-15T13:01:00Z" w16du:dateUtc="2025-01-15T18:01:00Z">
            <w:rPr/>
          </w:rPrChange>
        </w:rPr>
        <w:t>en domingo</w:t>
      </w:r>
      <w:r w:rsidR="00174274" w:rsidRPr="00963ED8">
        <w:rPr>
          <w:lang w:val="es-CO"/>
          <w:rPrChange w:id="3644" w:author="Massiel Nayibe Moreno Ladino" w:date="2025-01-15T13:01:00Z" w16du:dateUtc="2025-01-15T18:01:00Z">
            <w:rPr/>
          </w:rPrChange>
        </w:rPr>
        <w:t xml:space="preserve">. Este día de descanso comprende al menos veinticuatro (24) horas consecutivas </w:t>
      </w:r>
      <w:r w:rsidR="0042527E" w:rsidRPr="00963ED8">
        <w:rPr>
          <w:lang w:val="es-CO"/>
          <w:rPrChange w:id="3645" w:author="Massiel Nayibe Moreno Ladino" w:date="2025-01-15T13:01:00Z" w16du:dateUtc="2025-01-15T18:01:00Z">
            <w:rPr/>
          </w:rPrChange>
        </w:rPr>
        <w:t>en domingo</w:t>
      </w:r>
      <w:r w:rsidR="00174274" w:rsidRPr="00963ED8">
        <w:rPr>
          <w:lang w:val="es-CO"/>
          <w:rPrChange w:id="3646" w:author="Massiel Nayibe Moreno Ladino" w:date="2025-01-15T13:01:00Z" w16du:dateUtc="2025-01-15T18:01:00Z">
            <w:rPr/>
          </w:rPrChange>
        </w:rPr>
        <w:t xml:space="preserve">. El pago se realiza sobre la base del salario diario para los trabajadores con un salario fijo. Para los que trabajan a destajo, la remuneración se basa en el salario medio diario. </w:t>
      </w:r>
    </w:p>
    <w:p w14:paraId="122E4A9A" w14:textId="77777777" w:rsidR="00441859" w:rsidRPr="00963ED8" w:rsidRDefault="00DE7F5C">
      <w:pPr>
        <w:pStyle w:val="Ttulo3"/>
        <w:rPr>
          <w:lang w:val="es-CO"/>
          <w:rPrChange w:id="3647" w:author="Massiel Nayibe Moreno Ladino" w:date="2025-01-15T13:01:00Z" w16du:dateUtc="2025-01-15T18:01:00Z">
            <w:rPr/>
          </w:rPrChange>
        </w:rPr>
      </w:pPr>
      <w:bookmarkStart w:id="3648" w:name="_Toc185435383"/>
      <w:r w:rsidRPr="00963ED8">
        <w:rPr>
          <w:rStyle w:val="Ttulo3Car"/>
          <w:b/>
          <w:bCs/>
          <w:lang w:val="es-CO"/>
          <w:rPrChange w:id="3649" w:author="Massiel Nayibe Moreno Ladino" w:date="2025-01-15T13:01:00Z" w16du:dateUtc="2025-01-15T18:01:00Z">
            <w:rPr>
              <w:rStyle w:val="Ttulo3Car"/>
              <w:b/>
              <w:bCs/>
            </w:rPr>
          </w:rPrChange>
        </w:rPr>
        <w:t xml:space="preserve">9.5.1 </w:t>
      </w:r>
      <w:r w:rsidR="005A2774" w:rsidRPr="00963ED8">
        <w:rPr>
          <w:rStyle w:val="Ttulo3Car"/>
          <w:b/>
          <w:bCs/>
          <w:lang w:val="es-CO"/>
          <w:rPrChange w:id="3650" w:author="Massiel Nayibe Moreno Ladino" w:date="2025-01-15T13:01:00Z" w16du:dateUtc="2025-01-15T18:01:00Z">
            <w:rPr>
              <w:rStyle w:val="Ttulo3Car"/>
              <w:b/>
              <w:bCs/>
            </w:rPr>
          </w:rPrChange>
        </w:rPr>
        <w:t xml:space="preserve">Trabajo en día de descanso semanal </w:t>
      </w:r>
      <w:bookmarkEnd w:id="3648"/>
    </w:p>
    <w:p w14:paraId="14F0B88F" w14:textId="77777777" w:rsidR="00441859" w:rsidRPr="00963ED8" w:rsidRDefault="00DE7F5C">
      <w:pPr>
        <w:spacing w:line="360" w:lineRule="auto"/>
        <w:jc w:val="both"/>
        <w:rPr>
          <w:lang w:val="es-CO"/>
          <w:rPrChange w:id="3651" w:author="Massiel Nayibe Moreno Ladino" w:date="2025-01-15T13:01:00Z" w16du:dateUtc="2025-01-15T18:01:00Z">
            <w:rPr/>
          </w:rPrChange>
        </w:rPr>
      </w:pPr>
      <w:r w:rsidRPr="00963ED8">
        <w:rPr>
          <w:lang w:val="es-CO"/>
          <w:rPrChange w:id="3652" w:author="Massiel Nayibe Moreno Ladino" w:date="2025-01-15T13:01:00Z" w16du:dateUtc="2025-01-15T18:01:00Z">
            <w:rPr/>
          </w:rPrChange>
        </w:rPr>
        <w:t xml:space="preserve">Si por cualquier motivo el empleado debe trabajar en domingo, </w:t>
      </w:r>
      <w:r w:rsidR="00EA18B0" w:rsidRPr="00963ED8">
        <w:rPr>
          <w:lang w:val="es-CO"/>
          <w:rPrChange w:id="3653" w:author="Massiel Nayibe Moreno Ladino" w:date="2025-01-15T13:01:00Z" w16du:dateUtc="2025-01-15T18:01:00Z">
            <w:rPr/>
          </w:rPrChange>
        </w:rPr>
        <w:t xml:space="preserve">tiene derecho a un descanso compensatorio retribuido, </w:t>
      </w:r>
      <w:r w:rsidRPr="00963ED8">
        <w:rPr>
          <w:lang w:val="es-CO"/>
          <w:rPrChange w:id="3654" w:author="Massiel Nayibe Moreno Ladino" w:date="2025-01-15T13:01:00Z" w16du:dateUtc="2025-01-15T18:01:00Z">
            <w:rPr/>
          </w:rPrChange>
        </w:rPr>
        <w:t>estas horas se compensan con un recargo adicional de</w:t>
      </w:r>
      <w:commentRangeStart w:id="3655"/>
      <w:r w:rsidR="005744D0" w:rsidRPr="00963ED8">
        <w:rPr>
          <w:lang w:val="es-CO"/>
          <w:rPrChange w:id="3656" w:author="Massiel Nayibe Moreno Ladino" w:date="2025-01-15T13:01:00Z" w16du:dateUtc="2025-01-15T18:01:00Z">
            <w:rPr/>
          </w:rPrChange>
        </w:rPr>
        <w:t xml:space="preserve"> 100</w:t>
      </w:r>
      <w:commentRangeEnd w:id="3655"/>
      <w:r w:rsidR="00AC0D21">
        <w:rPr>
          <w:rStyle w:val="Refdecomentario"/>
        </w:rPr>
        <w:commentReference w:id="3655"/>
      </w:r>
      <w:r w:rsidRPr="00963ED8">
        <w:rPr>
          <w:lang w:val="es-CO"/>
          <w:rPrChange w:id="3659" w:author="Massiel Nayibe Moreno Ladino" w:date="2025-01-15T13:01:00Z" w16du:dateUtc="2025-01-15T18:01:00Z">
            <w:rPr/>
          </w:rPrChange>
        </w:rPr>
        <w:t xml:space="preserve"> %. Por lo tanto, todas las horas </w:t>
      </w:r>
      <w:r w:rsidR="005A2774" w:rsidRPr="00963ED8">
        <w:rPr>
          <w:lang w:val="es-CO"/>
          <w:rPrChange w:id="3660" w:author="Massiel Nayibe Moreno Ladino" w:date="2025-01-15T13:01:00Z" w16du:dateUtc="2025-01-15T18:01:00Z">
            <w:rPr/>
          </w:rPrChange>
        </w:rPr>
        <w:t xml:space="preserve">del domingo </w:t>
      </w:r>
      <w:r w:rsidRPr="00963ED8">
        <w:rPr>
          <w:lang w:val="es-CO"/>
          <w:rPrChange w:id="3661" w:author="Massiel Nayibe Moreno Ladino" w:date="2025-01-15T13:01:00Z" w16du:dateUtc="2025-01-15T18:01:00Z">
            <w:rPr/>
          </w:rPrChange>
        </w:rPr>
        <w:t xml:space="preserve">se compensan con </w:t>
      </w:r>
      <w:r w:rsidR="004A445C" w:rsidRPr="00963ED8">
        <w:rPr>
          <w:lang w:val="es-CO"/>
          <w:rPrChange w:id="3662" w:author="Massiel Nayibe Moreno Ladino" w:date="2025-01-15T13:01:00Z" w16du:dateUtc="2025-01-15T18:01:00Z">
            <w:rPr/>
          </w:rPrChange>
        </w:rPr>
        <w:t xml:space="preserve">2 </w:t>
      </w:r>
      <w:r w:rsidRPr="00963ED8">
        <w:rPr>
          <w:lang w:val="es-CO"/>
          <w:rPrChange w:id="3663" w:author="Massiel Nayibe Moreno Ladino" w:date="2025-01-15T13:01:00Z" w16du:dateUtc="2025-01-15T18:01:00Z">
            <w:rPr/>
          </w:rPrChange>
        </w:rPr>
        <w:t xml:space="preserve">veces el salario por hora, sin perjuicio de las disposiciones </w:t>
      </w:r>
      <w:r w:rsidR="00746183" w:rsidRPr="00963ED8">
        <w:rPr>
          <w:lang w:val="es-CO"/>
          <w:rPrChange w:id="3664" w:author="Massiel Nayibe Moreno Ladino" w:date="2025-01-15T13:01:00Z" w16du:dateUtc="2025-01-15T18:01:00Z">
            <w:rPr/>
          </w:rPrChange>
        </w:rPr>
        <w:t xml:space="preserve">y cualquier pago adicional </w:t>
      </w:r>
      <w:r w:rsidRPr="00963ED8">
        <w:rPr>
          <w:lang w:val="es-CO"/>
          <w:rPrChange w:id="3665" w:author="Massiel Nayibe Moreno Ladino" w:date="2025-01-15T13:01:00Z" w16du:dateUtc="2025-01-15T18:01:00Z">
            <w:rPr/>
          </w:rPrChange>
        </w:rPr>
        <w:t xml:space="preserve">relativo al pago de horas extraordinarias (diurnas y nocturnas), trabajo nocturno y días festivos </w:t>
      </w:r>
      <w:r w:rsidR="001F2A2E" w:rsidRPr="00963ED8">
        <w:rPr>
          <w:rFonts w:cs="Times New Roman"/>
          <w:lang w:val="es-CO"/>
          <w:rPrChange w:id="3666" w:author="Massiel Nayibe Moreno Ladino" w:date="2025-01-15T13:01:00Z" w16du:dateUtc="2025-01-15T18:01:00Z">
            <w:rPr>
              <w:rFonts w:cs="Times New Roman"/>
            </w:rPr>
          </w:rPrChange>
        </w:rPr>
        <w:t>(</w:t>
      </w:r>
      <w:r w:rsidR="00EA18B0" w:rsidRPr="00963ED8">
        <w:rPr>
          <w:rFonts w:cs="Times New Roman"/>
          <w:lang w:val="es-CO"/>
          <w:rPrChange w:id="3667" w:author="Massiel Nayibe Moreno Ladino" w:date="2025-01-15T13:01:00Z" w16du:dateUtc="2025-01-15T18:01:00Z">
            <w:rPr>
              <w:rFonts w:cs="Times New Roman"/>
            </w:rPr>
          </w:rPrChange>
        </w:rPr>
        <w:t xml:space="preserve">artículo 181 </w:t>
      </w:r>
      <w:r w:rsidR="00EA18B0" w:rsidRPr="00963ED8">
        <w:rPr>
          <w:lang w:val="es-CO"/>
          <w:rPrChange w:id="3668" w:author="Massiel Nayibe Moreno Ladino" w:date="2025-01-15T13:01:00Z" w16du:dateUtc="2025-01-15T18:01:00Z">
            <w:rPr/>
          </w:rPrChange>
        </w:rPr>
        <w:t>del Código Sustantivo del Trabajo</w:t>
      </w:r>
      <w:r w:rsidR="001F2A2E" w:rsidRPr="00963ED8">
        <w:rPr>
          <w:lang w:val="es-CO"/>
          <w:rPrChange w:id="3669" w:author="Massiel Nayibe Moreno Ladino" w:date="2025-01-15T13:01:00Z" w16du:dateUtc="2025-01-15T18:01:00Z">
            <w:rPr/>
          </w:rPrChange>
        </w:rPr>
        <w:t>)</w:t>
      </w:r>
      <w:r w:rsidR="00EA18B0" w:rsidRPr="00963ED8">
        <w:rPr>
          <w:lang w:val="es-CO"/>
          <w:rPrChange w:id="3670" w:author="Massiel Nayibe Moreno Ladino" w:date="2025-01-15T13:01:00Z" w16du:dateUtc="2025-01-15T18:01:00Z">
            <w:rPr/>
          </w:rPrChange>
        </w:rPr>
        <w:t>.</w:t>
      </w:r>
    </w:p>
    <w:p w14:paraId="7B01DC95" w14:textId="208995D4" w:rsidR="00441859" w:rsidRDefault="00DE7F5C">
      <w:pPr>
        <w:pStyle w:val="Ttulo2"/>
        <w:numPr>
          <w:ilvl w:val="1"/>
          <w:numId w:val="82"/>
        </w:numPr>
      </w:pPr>
      <w:bookmarkStart w:id="3671" w:name="_Toc185435384"/>
      <w:del w:id="3672" w:author="Leonardo Torres" w:date="2025-01-20T14:29:00Z">
        <w:r w:rsidDel="00DE7F5C">
          <w:delText>Vacaciones</w:delText>
        </w:r>
      </w:del>
      <w:ins w:id="3673" w:author="Leonardo Torres" w:date="2025-01-20T14:29:00Z">
        <w:r w:rsidR="2DA648A3">
          <w:t>Festivos</w:t>
        </w:r>
      </w:ins>
      <w:bookmarkEnd w:id="3671"/>
    </w:p>
    <w:p w14:paraId="117833BF" w14:textId="77777777" w:rsidR="00441859" w:rsidRPr="00963ED8" w:rsidRDefault="00DE7F5C">
      <w:pPr>
        <w:spacing w:line="360" w:lineRule="auto"/>
        <w:jc w:val="both"/>
        <w:rPr>
          <w:lang w:val="es-CO"/>
          <w:rPrChange w:id="3674" w:author="Massiel Nayibe Moreno Ladino" w:date="2025-01-15T13:01:00Z" w16du:dateUtc="2025-01-15T18:01:00Z">
            <w:rPr/>
          </w:rPrChange>
        </w:rPr>
      </w:pPr>
      <w:r w:rsidRPr="00963ED8">
        <w:rPr>
          <w:lang w:val="es-CO"/>
          <w:rPrChange w:id="3675" w:author="Massiel Nayibe Moreno Ladino" w:date="2025-01-15T13:01:00Z" w16du:dateUtc="2025-01-15T18:01:00Z">
            <w:rPr/>
          </w:rPrChange>
        </w:rPr>
        <w:t>A todos los empleados de Partners Colombia se les concederán los siguientes días festivos no laborables de acuerdo con la ley local Colombiana. Si un empleado debe trabajar en un día festivo, se le pagará un recargo del 75%, el cual no se acumulará con el incremento por trabajo nocturno, horas extras (diurnas o nocturnas), o pago de descanso semanal. Se podrán conceder días festivos pagados adicionales a discreción de la sede central de Partners</w:t>
      </w:r>
      <w:r w:rsidR="003F09DB" w:rsidRPr="00963ED8">
        <w:rPr>
          <w:lang w:val="es-CO"/>
          <w:rPrChange w:id="3676" w:author="Massiel Nayibe Moreno Ladino" w:date="2025-01-15T13:01:00Z" w16du:dateUtc="2025-01-15T18:01:00Z">
            <w:rPr/>
          </w:rPrChange>
        </w:rPr>
        <w:t>.</w:t>
      </w:r>
    </w:p>
    <w:p w14:paraId="4B65E45A" w14:textId="77777777" w:rsidR="00441859" w:rsidRPr="00963ED8" w:rsidRDefault="00DE7F5C">
      <w:pPr>
        <w:spacing w:before="120" w:line="360" w:lineRule="auto"/>
        <w:jc w:val="both"/>
        <w:rPr>
          <w:lang w:val="es-CO"/>
          <w:rPrChange w:id="3677" w:author="Massiel Nayibe Moreno Ladino" w:date="2025-01-15T13:01:00Z" w16du:dateUtc="2025-01-15T18:01:00Z">
            <w:rPr/>
          </w:rPrChange>
        </w:rPr>
      </w:pPr>
      <w:r w:rsidRPr="00963ED8">
        <w:rPr>
          <w:lang w:val="es-CO"/>
          <w:rPrChange w:id="3678" w:author="Massiel Nayibe Moreno Ladino" w:date="2025-01-15T13:01:00Z" w16du:dateUtc="2025-01-15T18:01:00Z">
            <w:rPr/>
          </w:rPrChange>
        </w:rPr>
        <w:t xml:space="preserve">Días festivos nacionales </w:t>
      </w:r>
      <w:r w:rsidR="0083685F" w:rsidRPr="00963ED8">
        <w:rPr>
          <w:lang w:val="es-CO"/>
          <w:rPrChange w:id="3679" w:author="Massiel Nayibe Moreno Ladino" w:date="2025-01-15T13:01:00Z" w16du:dateUtc="2025-01-15T18:01:00Z">
            <w:rPr/>
          </w:rPrChange>
        </w:rPr>
        <w:t>que se celebran en Colombia</w:t>
      </w:r>
      <w:r w:rsidR="000F2C2D" w:rsidRPr="00963ED8">
        <w:rPr>
          <w:lang w:val="es-CO"/>
          <w:rPrChange w:id="3680" w:author="Massiel Nayibe Moreno Ladino" w:date="2025-01-15T13:01:00Z" w16du:dateUtc="2025-01-15T18:01:00Z">
            <w:rPr/>
          </w:rPrChange>
        </w:rPr>
        <w:t xml:space="preserve">, algunas fechas pueden variar según el </w:t>
      </w:r>
      <w:r w:rsidR="009D5210" w:rsidRPr="00963ED8">
        <w:rPr>
          <w:lang w:val="es-CO"/>
          <w:rPrChange w:id="3681" w:author="Massiel Nayibe Moreno Ladino" w:date="2025-01-15T13:01:00Z" w16du:dateUtc="2025-01-15T18:01:00Z">
            <w:rPr/>
          </w:rPrChange>
        </w:rPr>
        <w:t>año*</w:t>
      </w:r>
      <w:r w:rsidR="000F2C2D" w:rsidRPr="00963ED8">
        <w:rPr>
          <w:lang w:val="es-CO"/>
          <w:rPrChange w:id="3682" w:author="Massiel Nayibe Moreno Ladino" w:date="2025-01-15T13:01:00Z" w16du:dateUtc="2025-01-15T18:01:00Z">
            <w:rPr/>
          </w:rPrChange>
        </w:rPr>
        <w:t>:</w:t>
      </w:r>
    </w:p>
    <w:tbl>
      <w:tblPr>
        <w:tblW w:w="9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057"/>
        <w:gridCol w:w="3250"/>
      </w:tblGrid>
      <w:tr w:rsidR="00433DE3" w:rsidRPr="0049123B" w14:paraId="30C44F10" w14:textId="77777777" w:rsidTr="0049123B">
        <w:trPr>
          <w:trHeight w:val="140"/>
        </w:trPr>
        <w:tc>
          <w:tcPr>
            <w:tcW w:w="0" w:type="auto"/>
            <w:shd w:val="clear" w:color="auto" w:fill="FFFFFF"/>
            <w:tcMar>
              <w:top w:w="120" w:type="dxa"/>
              <w:left w:w="120" w:type="dxa"/>
              <w:bottom w:w="120" w:type="dxa"/>
              <w:right w:w="120" w:type="dxa"/>
            </w:tcMar>
            <w:hideMark/>
          </w:tcPr>
          <w:p w14:paraId="1EF632DB" w14:textId="77777777" w:rsidR="00441859" w:rsidRDefault="00603263">
            <w:pPr>
              <w:spacing w:line="360" w:lineRule="auto"/>
              <w:jc w:val="both"/>
            </w:pPr>
            <w:r w:rsidRPr="00CB456A">
              <w:t xml:space="preserve">1 de </w:t>
            </w:r>
            <w:r w:rsidR="00DE7F5C" w:rsidRPr="00CB456A">
              <w:t xml:space="preserve">enero </w:t>
            </w:r>
          </w:p>
        </w:tc>
        <w:tc>
          <w:tcPr>
            <w:tcW w:w="0" w:type="auto"/>
            <w:shd w:val="clear" w:color="auto" w:fill="FFFFFF"/>
            <w:tcMar>
              <w:top w:w="120" w:type="dxa"/>
              <w:left w:w="120" w:type="dxa"/>
              <w:bottom w:w="120" w:type="dxa"/>
              <w:right w:w="120" w:type="dxa"/>
            </w:tcMar>
            <w:hideMark/>
          </w:tcPr>
          <w:p w14:paraId="6609AD16" w14:textId="77777777" w:rsidR="00441859" w:rsidRDefault="00E80F61">
            <w:pPr>
              <w:spacing w:line="360" w:lineRule="auto"/>
            </w:pPr>
            <w:r w:rsidRPr="00674626">
              <w:t xml:space="preserve">Año </w:t>
            </w:r>
            <w:r w:rsidR="00061FAB">
              <w:t>Nuevo</w:t>
            </w:r>
          </w:p>
        </w:tc>
      </w:tr>
      <w:tr w:rsidR="00433DE3" w:rsidRPr="0049123B" w14:paraId="3F695BF4" w14:textId="77777777" w:rsidTr="0049123B">
        <w:trPr>
          <w:trHeight w:val="15"/>
        </w:trPr>
        <w:tc>
          <w:tcPr>
            <w:tcW w:w="0" w:type="auto"/>
            <w:shd w:val="clear" w:color="auto" w:fill="auto"/>
            <w:tcMar>
              <w:top w:w="120" w:type="dxa"/>
              <w:left w:w="120" w:type="dxa"/>
              <w:bottom w:w="120" w:type="dxa"/>
              <w:right w:w="120" w:type="dxa"/>
            </w:tcMar>
            <w:hideMark/>
          </w:tcPr>
          <w:p w14:paraId="1C42014E" w14:textId="77777777" w:rsidR="00441859" w:rsidRPr="00963ED8" w:rsidRDefault="00433DE3">
            <w:pPr>
              <w:spacing w:line="360" w:lineRule="auto"/>
              <w:jc w:val="both"/>
              <w:rPr>
                <w:lang w:val="es-CO"/>
                <w:rPrChange w:id="3683" w:author="Massiel Nayibe Moreno Ladino" w:date="2025-01-15T13:01:00Z" w16du:dateUtc="2025-01-15T18:01:00Z">
                  <w:rPr/>
                </w:rPrChange>
              </w:rPr>
            </w:pPr>
            <w:r w:rsidRPr="00963ED8">
              <w:rPr>
                <w:lang w:val="es-CO"/>
                <w:rPrChange w:id="3684" w:author="Massiel Nayibe Moreno Ladino" w:date="2025-01-15T13:01:00Z" w16du:dateUtc="2025-01-15T18:01:00Z">
                  <w:rPr/>
                </w:rPrChange>
              </w:rPr>
              <w:t xml:space="preserve">6 de </w:t>
            </w:r>
            <w:r w:rsidR="00DE7F5C" w:rsidRPr="00963ED8">
              <w:rPr>
                <w:lang w:val="es-CO"/>
                <w:rPrChange w:id="3685" w:author="Massiel Nayibe Moreno Ladino" w:date="2025-01-15T13:01:00Z" w16du:dateUtc="2025-01-15T18:01:00Z">
                  <w:rPr/>
                </w:rPrChange>
              </w:rPr>
              <w:t xml:space="preserve">enero </w:t>
            </w:r>
            <w:r w:rsidRPr="00963ED8">
              <w:rPr>
                <w:lang w:val="es-CO"/>
                <w:rPrChange w:id="3686" w:author="Massiel Nayibe Moreno Ladino" w:date="2025-01-15T13:01:00Z" w16du:dateUtc="2025-01-15T18:01:00Z">
                  <w:rPr/>
                </w:rPrChange>
              </w:rPr>
              <w:t>(a menos que caiga en fin de semana, se trasladará al lunes siguiente)</w:t>
            </w:r>
          </w:p>
        </w:tc>
        <w:tc>
          <w:tcPr>
            <w:tcW w:w="0" w:type="auto"/>
            <w:shd w:val="clear" w:color="auto" w:fill="auto"/>
            <w:tcMar>
              <w:top w:w="120" w:type="dxa"/>
              <w:left w:w="120" w:type="dxa"/>
              <w:bottom w:w="120" w:type="dxa"/>
              <w:right w:w="120" w:type="dxa"/>
            </w:tcMar>
            <w:hideMark/>
          </w:tcPr>
          <w:p w14:paraId="2B38DEC9" w14:textId="77777777" w:rsidR="00441859" w:rsidRDefault="00DE7F5C">
            <w:pPr>
              <w:spacing w:line="360" w:lineRule="auto"/>
            </w:pPr>
            <w:r w:rsidRPr="00CB456A">
              <w:t>Epifanía</w:t>
            </w:r>
          </w:p>
        </w:tc>
      </w:tr>
      <w:tr w:rsidR="00433DE3" w:rsidRPr="0049123B" w14:paraId="1516A2B0" w14:textId="77777777" w:rsidTr="0049123B">
        <w:tc>
          <w:tcPr>
            <w:tcW w:w="0" w:type="auto"/>
            <w:shd w:val="clear" w:color="auto" w:fill="FFFFFF"/>
            <w:tcMar>
              <w:top w:w="120" w:type="dxa"/>
              <w:left w:w="120" w:type="dxa"/>
              <w:bottom w:w="120" w:type="dxa"/>
              <w:right w:w="120" w:type="dxa"/>
            </w:tcMar>
            <w:hideMark/>
          </w:tcPr>
          <w:p w14:paraId="3FC78981" w14:textId="77777777" w:rsidR="00441859" w:rsidRPr="00963ED8" w:rsidRDefault="00DE7F5C">
            <w:pPr>
              <w:spacing w:line="360" w:lineRule="auto"/>
              <w:jc w:val="both"/>
              <w:rPr>
                <w:lang w:val="es-CO"/>
                <w:rPrChange w:id="3687" w:author="Massiel Nayibe Moreno Ladino" w:date="2025-01-15T13:01:00Z" w16du:dateUtc="2025-01-15T18:01:00Z">
                  <w:rPr/>
                </w:rPrChange>
              </w:rPr>
            </w:pPr>
            <w:r w:rsidRPr="00963ED8">
              <w:rPr>
                <w:lang w:val="es-CO"/>
                <w:rPrChange w:id="3688" w:author="Massiel Nayibe Moreno Ladino" w:date="2025-01-15T13:01:00Z" w16du:dateUtc="2025-01-15T18:01:00Z">
                  <w:rPr/>
                </w:rPrChange>
              </w:rPr>
              <w:t>Varía (lunes después del 19 de marzo )</w:t>
            </w:r>
            <w:r w:rsidRPr="00963ED8">
              <w:rPr>
                <w:vertAlign w:val="superscript"/>
                <w:lang w:val="es-CO"/>
                <w:rPrChange w:id="3689" w:author="Massiel Nayibe Moreno Ladino" w:date="2025-01-15T13:01:00Z" w16du:dateUtc="2025-01-15T18:01:00Z">
                  <w:rPr>
                    <w:vertAlign w:val="superscript"/>
                  </w:rPr>
                </w:rPrChange>
              </w:rPr>
              <w:t>th</w:t>
            </w:r>
          </w:p>
        </w:tc>
        <w:tc>
          <w:tcPr>
            <w:tcW w:w="0" w:type="auto"/>
            <w:shd w:val="clear" w:color="auto" w:fill="FFFFFF"/>
            <w:tcMar>
              <w:top w:w="120" w:type="dxa"/>
              <w:left w:w="120" w:type="dxa"/>
              <w:bottom w:w="120" w:type="dxa"/>
              <w:right w:w="120" w:type="dxa"/>
            </w:tcMar>
            <w:hideMark/>
          </w:tcPr>
          <w:p w14:paraId="64F2F473" w14:textId="77777777" w:rsidR="00441859" w:rsidRDefault="002156E3">
            <w:pPr>
              <w:spacing w:line="360" w:lineRule="auto"/>
            </w:pPr>
            <w:r w:rsidRPr="00CB456A">
              <w:t xml:space="preserve">Día de </w:t>
            </w:r>
            <w:hyperlink r:id="rId18" w:history="1">
              <w:r w:rsidRPr="00CB456A">
                <w:t>San</w:t>
              </w:r>
            </w:hyperlink>
            <w:r w:rsidRPr="00CB456A">
              <w:t xml:space="preserve"> José</w:t>
            </w:r>
          </w:p>
        </w:tc>
      </w:tr>
      <w:tr w:rsidR="00433DE3" w:rsidRPr="0049123B" w14:paraId="7BED9438" w14:textId="77777777" w:rsidTr="0049123B">
        <w:tc>
          <w:tcPr>
            <w:tcW w:w="0" w:type="auto"/>
            <w:shd w:val="clear" w:color="auto" w:fill="auto"/>
            <w:tcMar>
              <w:top w:w="120" w:type="dxa"/>
              <w:left w:w="120" w:type="dxa"/>
              <w:bottom w:w="120" w:type="dxa"/>
              <w:right w:w="120" w:type="dxa"/>
            </w:tcMar>
            <w:hideMark/>
          </w:tcPr>
          <w:p w14:paraId="5798D0C5" w14:textId="77777777" w:rsidR="00441859" w:rsidRDefault="00DE7F5C">
            <w:pPr>
              <w:spacing w:line="360" w:lineRule="auto"/>
              <w:jc w:val="both"/>
            </w:pPr>
            <w:r>
              <w:t>Varía</w:t>
            </w:r>
          </w:p>
        </w:tc>
        <w:tc>
          <w:tcPr>
            <w:tcW w:w="0" w:type="auto"/>
            <w:shd w:val="clear" w:color="auto" w:fill="auto"/>
            <w:tcMar>
              <w:top w:w="120" w:type="dxa"/>
              <w:left w:w="120" w:type="dxa"/>
              <w:bottom w:w="120" w:type="dxa"/>
              <w:right w:w="120" w:type="dxa"/>
            </w:tcMar>
            <w:hideMark/>
          </w:tcPr>
          <w:p w14:paraId="1C8DEC1C" w14:textId="77777777" w:rsidR="00441859" w:rsidRDefault="002156E3">
            <w:pPr>
              <w:spacing w:line="360" w:lineRule="auto"/>
            </w:pPr>
            <w:r w:rsidRPr="00CB456A">
              <w:t>Jueves Santo</w:t>
            </w:r>
          </w:p>
        </w:tc>
      </w:tr>
      <w:tr w:rsidR="00433DE3" w:rsidRPr="0049123B" w14:paraId="7BBD3B5C" w14:textId="77777777" w:rsidTr="0049123B">
        <w:tc>
          <w:tcPr>
            <w:tcW w:w="0" w:type="auto"/>
            <w:shd w:val="clear" w:color="auto" w:fill="FFFFFF"/>
            <w:tcMar>
              <w:top w:w="120" w:type="dxa"/>
              <w:left w:w="120" w:type="dxa"/>
              <w:bottom w:w="120" w:type="dxa"/>
              <w:right w:w="120" w:type="dxa"/>
            </w:tcMar>
            <w:hideMark/>
          </w:tcPr>
          <w:p w14:paraId="0BA7C026" w14:textId="77777777" w:rsidR="00441859" w:rsidRDefault="00DE7F5C">
            <w:pPr>
              <w:spacing w:line="360" w:lineRule="auto"/>
              <w:jc w:val="both"/>
            </w:pPr>
            <w:r>
              <w:lastRenderedPageBreak/>
              <w:t>Varía</w:t>
            </w:r>
          </w:p>
        </w:tc>
        <w:tc>
          <w:tcPr>
            <w:tcW w:w="0" w:type="auto"/>
            <w:shd w:val="clear" w:color="auto" w:fill="FFFFFF"/>
            <w:tcMar>
              <w:top w:w="120" w:type="dxa"/>
              <w:left w:w="120" w:type="dxa"/>
              <w:bottom w:w="120" w:type="dxa"/>
              <w:right w:w="120" w:type="dxa"/>
            </w:tcMar>
            <w:hideMark/>
          </w:tcPr>
          <w:p w14:paraId="3D831A57" w14:textId="77777777" w:rsidR="00441859" w:rsidRDefault="002156E3">
            <w:pPr>
              <w:spacing w:line="360" w:lineRule="auto"/>
            </w:pPr>
            <w:hyperlink r:id="rId19" w:history="1">
              <w:r w:rsidRPr="00CB456A">
                <w:t>Viernes Santo</w:t>
              </w:r>
            </w:hyperlink>
          </w:p>
        </w:tc>
      </w:tr>
      <w:tr w:rsidR="00433DE3" w:rsidRPr="0049123B" w14:paraId="568DAC38" w14:textId="77777777" w:rsidTr="0049123B">
        <w:tc>
          <w:tcPr>
            <w:tcW w:w="0" w:type="auto"/>
            <w:shd w:val="clear" w:color="auto" w:fill="auto"/>
            <w:tcMar>
              <w:top w:w="120" w:type="dxa"/>
              <w:left w:w="120" w:type="dxa"/>
              <w:bottom w:w="120" w:type="dxa"/>
              <w:right w:w="120" w:type="dxa"/>
            </w:tcMar>
            <w:hideMark/>
          </w:tcPr>
          <w:p w14:paraId="69965FB5" w14:textId="77777777" w:rsidR="00441859" w:rsidRDefault="00603263">
            <w:pPr>
              <w:spacing w:line="360" w:lineRule="auto"/>
              <w:jc w:val="both"/>
            </w:pPr>
            <w:r w:rsidRPr="00CB456A">
              <w:t xml:space="preserve">1 de </w:t>
            </w:r>
            <w:r w:rsidR="00DE7F5C" w:rsidRPr="00CB456A">
              <w:t xml:space="preserve">mayo </w:t>
            </w:r>
          </w:p>
        </w:tc>
        <w:tc>
          <w:tcPr>
            <w:tcW w:w="0" w:type="auto"/>
            <w:shd w:val="clear" w:color="auto" w:fill="auto"/>
            <w:tcMar>
              <w:top w:w="120" w:type="dxa"/>
              <w:left w:w="120" w:type="dxa"/>
              <w:bottom w:w="120" w:type="dxa"/>
              <w:right w:w="120" w:type="dxa"/>
            </w:tcMar>
            <w:hideMark/>
          </w:tcPr>
          <w:p w14:paraId="48E2965E" w14:textId="77777777" w:rsidR="00441859" w:rsidRDefault="002C7E95">
            <w:pPr>
              <w:spacing w:line="360" w:lineRule="auto"/>
            </w:pPr>
            <w:hyperlink r:id="rId20" w:history="1">
              <w:r w:rsidRPr="00CB456A">
                <w:t>Día del Trabajo</w:t>
              </w:r>
            </w:hyperlink>
          </w:p>
        </w:tc>
      </w:tr>
      <w:tr w:rsidR="00433DE3" w:rsidRPr="0049123B" w14:paraId="41551AF8" w14:textId="77777777" w:rsidTr="0049123B">
        <w:tc>
          <w:tcPr>
            <w:tcW w:w="0" w:type="auto"/>
            <w:shd w:val="clear" w:color="auto" w:fill="FFFFFF"/>
            <w:tcMar>
              <w:top w:w="120" w:type="dxa"/>
              <w:left w:w="120" w:type="dxa"/>
              <w:bottom w:w="120" w:type="dxa"/>
              <w:right w:w="120" w:type="dxa"/>
            </w:tcMar>
            <w:hideMark/>
          </w:tcPr>
          <w:p w14:paraId="37AF7867" w14:textId="77777777" w:rsidR="00441859" w:rsidRDefault="00DE7F5C">
            <w:pPr>
              <w:spacing w:line="360" w:lineRule="auto"/>
              <w:jc w:val="both"/>
            </w:pPr>
            <w:r>
              <w:t>Varí</w:t>
            </w:r>
            <w:r w:rsidR="00603263" w:rsidRPr="00CB456A">
              <w:t xml:space="preserve">a </w:t>
            </w:r>
          </w:p>
        </w:tc>
        <w:tc>
          <w:tcPr>
            <w:tcW w:w="0" w:type="auto"/>
            <w:shd w:val="clear" w:color="auto" w:fill="FFFFFF"/>
            <w:tcMar>
              <w:top w:w="120" w:type="dxa"/>
              <w:left w:w="120" w:type="dxa"/>
              <w:bottom w:w="120" w:type="dxa"/>
              <w:right w:w="120" w:type="dxa"/>
            </w:tcMar>
            <w:hideMark/>
          </w:tcPr>
          <w:p w14:paraId="61AAE29B" w14:textId="77777777" w:rsidR="00441859" w:rsidRDefault="00DE7F5C">
            <w:pPr>
              <w:spacing w:line="360" w:lineRule="auto"/>
            </w:pPr>
            <w:r w:rsidRPr="00CB456A">
              <w:t>Día de la Ascensión</w:t>
            </w:r>
          </w:p>
        </w:tc>
      </w:tr>
      <w:tr w:rsidR="00433DE3" w:rsidRPr="0049123B" w14:paraId="21A37A4E" w14:textId="77777777" w:rsidTr="0049123B">
        <w:tc>
          <w:tcPr>
            <w:tcW w:w="0" w:type="auto"/>
            <w:shd w:val="clear" w:color="auto" w:fill="auto"/>
            <w:tcMar>
              <w:top w:w="120" w:type="dxa"/>
              <w:left w:w="120" w:type="dxa"/>
              <w:bottom w:w="120" w:type="dxa"/>
              <w:right w:w="120" w:type="dxa"/>
            </w:tcMar>
            <w:hideMark/>
          </w:tcPr>
          <w:p w14:paraId="73C43051" w14:textId="77777777" w:rsidR="00441859" w:rsidRDefault="00DE7F5C">
            <w:pPr>
              <w:spacing w:line="360" w:lineRule="auto"/>
              <w:jc w:val="both"/>
            </w:pPr>
            <w:r>
              <w:t>Varía</w:t>
            </w:r>
          </w:p>
        </w:tc>
        <w:tc>
          <w:tcPr>
            <w:tcW w:w="0" w:type="auto"/>
            <w:shd w:val="clear" w:color="auto" w:fill="auto"/>
            <w:tcMar>
              <w:top w:w="120" w:type="dxa"/>
              <w:left w:w="120" w:type="dxa"/>
              <w:bottom w:w="120" w:type="dxa"/>
              <w:right w:w="120" w:type="dxa"/>
            </w:tcMar>
            <w:hideMark/>
          </w:tcPr>
          <w:p w14:paraId="487E95BA" w14:textId="77777777" w:rsidR="00441859" w:rsidRDefault="00603263">
            <w:pPr>
              <w:spacing w:line="360" w:lineRule="auto"/>
            </w:pPr>
            <w:hyperlink r:id="rId21" w:history="1">
              <w:r w:rsidRPr="00CB456A">
                <w:t>Corpus Christi</w:t>
              </w:r>
            </w:hyperlink>
          </w:p>
        </w:tc>
      </w:tr>
      <w:tr w:rsidR="00433DE3" w:rsidRPr="0049123B" w14:paraId="756022F1" w14:textId="77777777" w:rsidTr="0049123B">
        <w:tc>
          <w:tcPr>
            <w:tcW w:w="0" w:type="auto"/>
            <w:shd w:val="clear" w:color="auto" w:fill="FFFFFF"/>
            <w:tcMar>
              <w:top w:w="120" w:type="dxa"/>
              <w:left w:w="120" w:type="dxa"/>
              <w:bottom w:w="120" w:type="dxa"/>
              <w:right w:w="120" w:type="dxa"/>
            </w:tcMar>
            <w:hideMark/>
          </w:tcPr>
          <w:p w14:paraId="3B42D59D" w14:textId="77777777" w:rsidR="00441859" w:rsidRDefault="00DE7F5C">
            <w:pPr>
              <w:spacing w:line="360" w:lineRule="auto"/>
              <w:jc w:val="both"/>
            </w:pPr>
            <w:r>
              <w:t>Varí</w:t>
            </w:r>
            <w:r w:rsidR="00603263" w:rsidRPr="00CB456A">
              <w:t xml:space="preserve">a </w:t>
            </w:r>
          </w:p>
        </w:tc>
        <w:tc>
          <w:tcPr>
            <w:tcW w:w="0" w:type="auto"/>
            <w:shd w:val="clear" w:color="auto" w:fill="FFFFFF"/>
            <w:tcMar>
              <w:top w:w="120" w:type="dxa"/>
              <w:left w:w="120" w:type="dxa"/>
              <w:bottom w:w="120" w:type="dxa"/>
              <w:right w:w="120" w:type="dxa"/>
            </w:tcMar>
            <w:hideMark/>
          </w:tcPr>
          <w:p w14:paraId="0E09C819" w14:textId="77777777" w:rsidR="00441859" w:rsidRDefault="00DE7F5C">
            <w:pPr>
              <w:spacing w:line="360" w:lineRule="auto"/>
            </w:pPr>
            <w:r w:rsidRPr="00912AD5">
              <w:t xml:space="preserve">Fiesta del Sagrado Corazón </w:t>
            </w:r>
          </w:p>
        </w:tc>
      </w:tr>
      <w:tr w:rsidR="00433DE3" w:rsidRPr="00A032E3" w14:paraId="6192C01C" w14:textId="77777777" w:rsidTr="0049123B">
        <w:tc>
          <w:tcPr>
            <w:tcW w:w="0" w:type="auto"/>
            <w:shd w:val="clear" w:color="auto" w:fill="auto"/>
            <w:tcMar>
              <w:top w:w="120" w:type="dxa"/>
              <w:left w:w="120" w:type="dxa"/>
              <w:bottom w:w="120" w:type="dxa"/>
              <w:right w:w="120" w:type="dxa"/>
            </w:tcMar>
            <w:hideMark/>
          </w:tcPr>
          <w:p w14:paraId="284E1551" w14:textId="77777777" w:rsidR="00441859" w:rsidRDefault="00DE7F5C">
            <w:pPr>
              <w:spacing w:line="360" w:lineRule="auto"/>
              <w:jc w:val="both"/>
            </w:pPr>
            <w:r>
              <w:t>Varí</w:t>
            </w:r>
            <w:r w:rsidR="00603263" w:rsidRPr="00CB456A">
              <w:t xml:space="preserve">a </w:t>
            </w:r>
          </w:p>
        </w:tc>
        <w:tc>
          <w:tcPr>
            <w:tcW w:w="0" w:type="auto"/>
            <w:shd w:val="clear" w:color="auto" w:fill="auto"/>
            <w:tcMar>
              <w:top w:w="120" w:type="dxa"/>
              <w:left w:w="120" w:type="dxa"/>
              <w:bottom w:w="120" w:type="dxa"/>
              <w:right w:w="120" w:type="dxa"/>
            </w:tcMar>
            <w:hideMark/>
          </w:tcPr>
          <w:p w14:paraId="56947AAC" w14:textId="77777777" w:rsidR="00441859" w:rsidRPr="00963ED8" w:rsidRDefault="00DE7F5C">
            <w:pPr>
              <w:spacing w:line="360" w:lineRule="auto"/>
              <w:rPr>
                <w:lang w:val="es-CO"/>
                <w:rPrChange w:id="3690" w:author="Massiel Nayibe Moreno Ladino" w:date="2025-01-15T13:01:00Z" w16du:dateUtc="2025-01-15T18:01:00Z">
                  <w:rPr/>
                </w:rPrChange>
              </w:rPr>
            </w:pPr>
            <w:r w:rsidRPr="00963ED8">
              <w:rPr>
                <w:lang w:val="es-CO"/>
                <w:rPrChange w:id="3691" w:author="Massiel Nayibe Moreno Ladino" w:date="2025-01-15T13:01:00Z" w16du:dateUtc="2025-01-15T18:01:00Z">
                  <w:rPr/>
                </w:rPrChange>
              </w:rPr>
              <w:t>Fiesta de San Pedro y San Pablo</w:t>
            </w:r>
          </w:p>
        </w:tc>
      </w:tr>
      <w:tr w:rsidR="00433DE3" w:rsidRPr="0049123B" w14:paraId="02430BB8" w14:textId="77777777" w:rsidTr="0049123B">
        <w:tc>
          <w:tcPr>
            <w:tcW w:w="0" w:type="auto"/>
            <w:shd w:val="clear" w:color="auto" w:fill="FFFFFF"/>
            <w:tcMar>
              <w:top w:w="120" w:type="dxa"/>
              <w:left w:w="120" w:type="dxa"/>
              <w:bottom w:w="120" w:type="dxa"/>
              <w:right w:w="120" w:type="dxa"/>
            </w:tcMar>
            <w:hideMark/>
          </w:tcPr>
          <w:p w14:paraId="193305CF" w14:textId="77777777" w:rsidR="00441859" w:rsidRDefault="00603263">
            <w:pPr>
              <w:spacing w:line="360" w:lineRule="auto"/>
              <w:jc w:val="both"/>
            </w:pPr>
            <w:r w:rsidRPr="00CB456A">
              <w:t xml:space="preserve">20 de </w:t>
            </w:r>
            <w:r w:rsidR="00DE7F5C" w:rsidRPr="00CB456A">
              <w:t xml:space="preserve">julio </w:t>
            </w:r>
          </w:p>
        </w:tc>
        <w:tc>
          <w:tcPr>
            <w:tcW w:w="0" w:type="auto"/>
            <w:shd w:val="clear" w:color="auto" w:fill="FFFFFF"/>
            <w:tcMar>
              <w:top w:w="120" w:type="dxa"/>
              <w:left w:w="120" w:type="dxa"/>
              <w:bottom w:w="120" w:type="dxa"/>
              <w:right w:w="120" w:type="dxa"/>
            </w:tcMar>
            <w:hideMark/>
          </w:tcPr>
          <w:p w14:paraId="55728A33" w14:textId="77777777" w:rsidR="00441859" w:rsidRDefault="00DE7F5C">
            <w:pPr>
              <w:spacing w:line="360" w:lineRule="auto"/>
            </w:pPr>
            <w:r w:rsidRPr="00CB456A">
              <w:t>Día de la Independencia</w:t>
            </w:r>
          </w:p>
        </w:tc>
      </w:tr>
      <w:tr w:rsidR="00433DE3" w:rsidRPr="00A032E3" w14:paraId="09E1DD90" w14:textId="77777777" w:rsidTr="0049123B">
        <w:tc>
          <w:tcPr>
            <w:tcW w:w="0" w:type="auto"/>
            <w:shd w:val="clear" w:color="auto" w:fill="auto"/>
            <w:tcMar>
              <w:top w:w="120" w:type="dxa"/>
              <w:left w:w="120" w:type="dxa"/>
              <w:bottom w:w="120" w:type="dxa"/>
              <w:right w:w="120" w:type="dxa"/>
            </w:tcMar>
            <w:hideMark/>
          </w:tcPr>
          <w:p w14:paraId="262CA29E" w14:textId="77777777" w:rsidR="00441859" w:rsidRDefault="00603263">
            <w:pPr>
              <w:spacing w:line="360" w:lineRule="auto"/>
              <w:jc w:val="both"/>
            </w:pPr>
            <w:r w:rsidRPr="00CB456A">
              <w:t xml:space="preserve">7 de </w:t>
            </w:r>
            <w:r w:rsidR="00DE7F5C" w:rsidRPr="00CB456A">
              <w:t xml:space="preserve">agosto </w:t>
            </w:r>
          </w:p>
        </w:tc>
        <w:tc>
          <w:tcPr>
            <w:tcW w:w="0" w:type="auto"/>
            <w:shd w:val="clear" w:color="auto" w:fill="auto"/>
            <w:tcMar>
              <w:top w:w="120" w:type="dxa"/>
              <w:left w:w="120" w:type="dxa"/>
              <w:bottom w:w="120" w:type="dxa"/>
              <w:right w:w="120" w:type="dxa"/>
            </w:tcMar>
            <w:hideMark/>
          </w:tcPr>
          <w:p w14:paraId="196743F1" w14:textId="77777777" w:rsidR="00441859" w:rsidRPr="00963ED8" w:rsidRDefault="00DE7F5C">
            <w:pPr>
              <w:spacing w:line="360" w:lineRule="auto"/>
              <w:rPr>
                <w:lang w:val="es-CO"/>
                <w:rPrChange w:id="3692" w:author="Massiel Nayibe Moreno Ladino" w:date="2025-01-15T13:01:00Z" w16du:dateUtc="2025-01-15T18:01:00Z">
                  <w:rPr/>
                </w:rPrChange>
              </w:rPr>
            </w:pPr>
            <w:r w:rsidRPr="00963ED8">
              <w:rPr>
                <w:lang w:val="es-CO"/>
                <w:rPrChange w:id="3693" w:author="Massiel Nayibe Moreno Ladino" w:date="2025-01-15T13:01:00Z" w16du:dateUtc="2025-01-15T18:01:00Z">
                  <w:rPr/>
                </w:rPrChange>
              </w:rPr>
              <w:t>Día de la Batalla de Boyacá</w:t>
            </w:r>
          </w:p>
        </w:tc>
      </w:tr>
      <w:tr w:rsidR="00433DE3" w:rsidRPr="0049123B" w14:paraId="4109E90C" w14:textId="77777777" w:rsidTr="0049123B">
        <w:tc>
          <w:tcPr>
            <w:tcW w:w="0" w:type="auto"/>
            <w:shd w:val="clear" w:color="auto" w:fill="FFFFFF"/>
            <w:tcMar>
              <w:top w:w="120" w:type="dxa"/>
              <w:left w:w="120" w:type="dxa"/>
              <w:bottom w:w="120" w:type="dxa"/>
              <w:right w:w="120" w:type="dxa"/>
            </w:tcMar>
            <w:hideMark/>
          </w:tcPr>
          <w:p w14:paraId="29A64566" w14:textId="77777777" w:rsidR="00441859" w:rsidRPr="00963ED8" w:rsidRDefault="00DE7F5C">
            <w:pPr>
              <w:spacing w:line="360" w:lineRule="auto"/>
              <w:jc w:val="both"/>
              <w:rPr>
                <w:lang w:val="es-CO"/>
                <w:rPrChange w:id="3694" w:author="Massiel Nayibe Moreno Ladino" w:date="2025-01-15T13:01:00Z" w16du:dateUtc="2025-01-15T18:01:00Z">
                  <w:rPr/>
                </w:rPrChange>
              </w:rPr>
            </w:pPr>
            <w:r w:rsidRPr="00963ED8">
              <w:rPr>
                <w:lang w:val="es-CO"/>
                <w:rPrChange w:id="3695" w:author="Massiel Nayibe Moreno Ladino" w:date="2025-01-15T13:01:00Z" w16du:dateUtc="2025-01-15T18:01:00Z">
                  <w:rPr/>
                </w:rPrChange>
              </w:rPr>
              <w:t xml:space="preserve">Lunes a partir del 15 de agosto </w:t>
            </w:r>
            <w:r w:rsidRPr="00963ED8">
              <w:rPr>
                <w:vertAlign w:val="superscript"/>
                <w:lang w:val="es-CO"/>
                <w:rPrChange w:id="3696" w:author="Massiel Nayibe Moreno Ladino" w:date="2025-01-15T13:01:00Z" w16du:dateUtc="2025-01-15T18:01:00Z">
                  <w:rPr>
                    <w:vertAlign w:val="superscript"/>
                  </w:rPr>
                </w:rPrChange>
              </w:rPr>
              <w:t>th</w:t>
            </w:r>
          </w:p>
        </w:tc>
        <w:tc>
          <w:tcPr>
            <w:tcW w:w="0" w:type="auto"/>
            <w:shd w:val="clear" w:color="auto" w:fill="FFFFFF"/>
            <w:tcMar>
              <w:top w:w="120" w:type="dxa"/>
              <w:left w:w="120" w:type="dxa"/>
              <w:bottom w:w="120" w:type="dxa"/>
              <w:right w:w="120" w:type="dxa"/>
            </w:tcMar>
            <w:hideMark/>
          </w:tcPr>
          <w:p w14:paraId="6AC13384" w14:textId="77777777" w:rsidR="00441859" w:rsidRDefault="00DE7F5C">
            <w:pPr>
              <w:spacing w:line="360" w:lineRule="auto"/>
            </w:pPr>
            <w:r w:rsidRPr="00CB456A">
              <w:t>Fiesta de la Asunción</w:t>
            </w:r>
          </w:p>
        </w:tc>
      </w:tr>
      <w:tr w:rsidR="00433DE3" w:rsidRPr="0049123B" w14:paraId="7FDDB593" w14:textId="77777777" w:rsidTr="0049123B">
        <w:tc>
          <w:tcPr>
            <w:tcW w:w="0" w:type="auto"/>
            <w:shd w:val="clear" w:color="auto" w:fill="auto"/>
            <w:tcMar>
              <w:top w:w="120" w:type="dxa"/>
              <w:left w:w="120" w:type="dxa"/>
              <w:bottom w:w="120" w:type="dxa"/>
              <w:right w:w="120" w:type="dxa"/>
            </w:tcMar>
            <w:hideMark/>
          </w:tcPr>
          <w:p w14:paraId="10E24A83" w14:textId="77777777" w:rsidR="00441859" w:rsidRDefault="00DE7F5C">
            <w:pPr>
              <w:spacing w:line="360" w:lineRule="auto"/>
              <w:jc w:val="both"/>
            </w:pPr>
            <w:r>
              <w:t>Varí</w:t>
            </w:r>
            <w:r w:rsidR="00603263" w:rsidRPr="00CB456A">
              <w:t xml:space="preserve">a </w:t>
            </w:r>
          </w:p>
        </w:tc>
        <w:tc>
          <w:tcPr>
            <w:tcW w:w="0" w:type="auto"/>
            <w:shd w:val="clear" w:color="auto" w:fill="auto"/>
            <w:tcMar>
              <w:top w:w="120" w:type="dxa"/>
              <w:left w:w="120" w:type="dxa"/>
              <w:bottom w:w="120" w:type="dxa"/>
              <w:right w:w="120" w:type="dxa"/>
            </w:tcMar>
            <w:hideMark/>
          </w:tcPr>
          <w:p w14:paraId="54514B38" w14:textId="77777777" w:rsidR="00441859" w:rsidRDefault="00DE7F5C">
            <w:pPr>
              <w:spacing w:line="360" w:lineRule="auto"/>
            </w:pPr>
            <w:r w:rsidRPr="00CB456A">
              <w:t>Día de Colón</w:t>
            </w:r>
          </w:p>
        </w:tc>
      </w:tr>
      <w:tr w:rsidR="00433DE3" w:rsidRPr="0049123B" w14:paraId="0AACA9A0" w14:textId="77777777" w:rsidTr="0049123B">
        <w:tc>
          <w:tcPr>
            <w:tcW w:w="0" w:type="auto"/>
            <w:shd w:val="clear" w:color="auto" w:fill="FFFFFF"/>
            <w:tcMar>
              <w:top w:w="120" w:type="dxa"/>
              <w:left w:w="120" w:type="dxa"/>
              <w:bottom w:w="120" w:type="dxa"/>
              <w:right w:w="120" w:type="dxa"/>
            </w:tcMar>
            <w:hideMark/>
          </w:tcPr>
          <w:p w14:paraId="4DBF960F" w14:textId="77777777" w:rsidR="00441859" w:rsidRDefault="00DE7F5C">
            <w:pPr>
              <w:spacing w:line="360" w:lineRule="auto"/>
              <w:jc w:val="both"/>
            </w:pPr>
            <w:r>
              <w:t xml:space="preserve">Primer lunes de </w:t>
            </w:r>
            <w:r w:rsidR="00603263" w:rsidRPr="00CB456A">
              <w:t xml:space="preserve">noviembre </w:t>
            </w:r>
          </w:p>
        </w:tc>
        <w:tc>
          <w:tcPr>
            <w:tcW w:w="0" w:type="auto"/>
            <w:shd w:val="clear" w:color="auto" w:fill="FFFFFF"/>
            <w:tcMar>
              <w:top w:w="120" w:type="dxa"/>
              <w:left w:w="120" w:type="dxa"/>
              <w:bottom w:w="120" w:type="dxa"/>
              <w:right w:w="120" w:type="dxa"/>
            </w:tcMar>
            <w:hideMark/>
          </w:tcPr>
          <w:p w14:paraId="49EC9ACF" w14:textId="77777777" w:rsidR="00441859" w:rsidRDefault="00DE7F5C">
            <w:pPr>
              <w:spacing w:line="360" w:lineRule="auto"/>
            </w:pPr>
            <w:r w:rsidRPr="00CB456A">
              <w:t>Todos los Santos</w:t>
            </w:r>
          </w:p>
        </w:tc>
      </w:tr>
      <w:tr w:rsidR="00433DE3" w:rsidRPr="00A032E3" w14:paraId="573999C6" w14:textId="77777777" w:rsidTr="0049123B">
        <w:tc>
          <w:tcPr>
            <w:tcW w:w="0" w:type="auto"/>
            <w:shd w:val="clear" w:color="auto" w:fill="auto"/>
            <w:tcMar>
              <w:top w:w="120" w:type="dxa"/>
              <w:left w:w="120" w:type="dxa"/>
              <w:bottom w:w="120" w:type="dxa"/>
              <w:right w:w="120" w:type="dxa"/>
            </w:tcMar>
            <w:hideMark/>
          </w:tcPr>
          <w:p w14:paraId="14FBDD7B" w14:textId="77777777" w:rsidR="00441859" w:rsidRDefault="00603263">
            <w:pPr>
              <w:spacing w:line="360" w:lineRule="auto"/>
              <w:jc w:val="both"/>
            </w:pPr>
            <w:r w:rsidRPr="00CB456A">
              <w:t xml:space="preserve">11 de </w:t>
            </w:r>
            <w:r w:rsidR="00DE7F5C" w:rsidRPr="00CB456A">
              <w:t xml:space="preserve">noviembre </w:t>
            </w:r>
          </w:p>
        </w:tc>
        <w:tc>
          <w:tcPr>
            <w:tcW w:w="0" w:type="auto"/>
            <w:shd w:val="clear" w:color="auto" w:fill="auto"/>
            <w:tcMar>
              <w:top w:w="120" w:type="dxa"/>
              <w:left w:w="120" w:type="dxa"/>
              <w:bottom w:w="120" w:type="dxa"/>
              <w:right w:w="120" w:type="dxa"/>
            </w:tcMar>
            <w:hideMark/>
          </w:tcPr>
          <w:p w14:paraId="1D6C68D7" w14:textId="77777777" w:rsidR="00441859" w:rsidRPr="00963ED8" w:rsidRDefault="008D481E">
            <w:pPr>
              <w:spacing w:line="360" w:lineRule="auto"/>
              <w:rPr>
                <w:lang w:val="es-CO"/>
                <w:rPrChange w:id="3697" w:author="Massiel Nayibe Moreno Ladino" w:date="2025-01-15T13:01:00Z" w16du:dateUtc="2025-01-15T18:01:00Z">
                  <w:rPr/>
                </w:rPrChange>
              </w:rPr>
            </w:pPr>
            <w:r>
              <w:fldChar w:fldCharType="begin"/>
            </w:r>
            <w:r w:rsidRPr="00963ED8">
              <w:rPr>
                <w:lang w:val="es-CO"/>
                <w:rPrChange w:id="3698" w:author="Massiel Nayibe Moreno Ladino" w:date="2025-01-15T13:01:00Z" w16du:dateUtc="2025-01-15T18:01:00Z">
                  <w:rPr/>
                </w:rPrChange>
              </w:rPr>
              <w:instrText>HYPERLINK "https://publicholidays.co/es/independence-of-cartagena/"</w:instrText>
            </w:r>
            <w:r>
              <w:fldChar w:fldCharType="separate"/>
            </w:r>
            <w:r w:rsidRPr="00963ED8">
              <w:rPr>
                <w:lang w:val="es-CO"/>
                <w:rPrChange w:id="3699" w:author="Massiel Nayibe Moreno Ladino" w:date="2025-01-15T13:01:00Z" w16du:dateUtc="2025-01-15T18:01:00Z">
                  <w:rPr/>
                </w:rPrChange>
              </w:rPr>
              <w:t>Día de la Independencia de Cartagena</w:t>
            </w:r>
            <w:r>
              <w:fldChar w:fldCharType="end"/>
            </w:r>
          </w:p>
        </w:tc>
      </w:tr>
      <w:tr w:rsidR="00433DE3" w:rsidRPr="00A032E3" w14:paraId="359EA56E" w14:textId="77777777" w:rsidTr="0049123B">
        <w:tc>
          <w:tcPr>
            <w:tcW w:w="0" w:type="auto"/>
            <w:shd w:val="clear" w:color="auto" w:fill="FFFFFF"/>
            <w:tcMar>
              <w:top w:w="120" w:type="dxa"/>
              <w:left w:w="120" w:type="dxa"/>
              <w:bottom w:w="120" w:type="dxa"/>
              <w:right w:w="120" w:type="dxa"/>
            </w:tcMar>
            <w:hideMark/>
          </w:tcPr>
          <w:p w14:paraId="62FEB993" w14:textId="77777777" w:rsidR="00441859" w:rsidRDefault="00603263">
            <w:pPr>
              <w:spacing w:line="360" w:lineRule="auto"/>
              <w:jc w:val="both"/>
            </w:pPr>
            <w:r w:rsidRPr="00CB456A">
              <w:t xml:space="preserve">8 de </w:t>
            </w:r>
            <w:r w:rsidR="00DE7F5C" w:rsidRPr="00CB456A">
              <w:t xml:space="preserve">diciembre </w:t>
            </w:r>
          </w:p>
        </w:tc>
        <w:tc>
          <w:tcPr>
            <w:tcW w:w="0" w:type="auto"/>
            <w:shd w:val="clear" w:color="auto" w:fill="FFFFFF"/>
            <w:tcMar>
              <w:top w:w="120" w:type="dxa"/>
              <w:left w:w="120" w:type="dxa"/>
              <w:bottom w:w="120" w:type="dxa"/>
              <w:right w:w="120" w:type="dxa"/>
            </w:tcMar>
            <w:hideMark/>
          </w:tcPr>
          <w:p w14:paraId="61222274" w14:textId="77777777" w:rsidR="00441859" w:rsidRPr="00963ED8" w:rsidRDefault="00DE7F5C">
            <w:pPr>
              <w:spacing w:line="360" w:lineRule="auto"/>
              <w:rPr>
                <w:lang w:val="es-CO"/>
                <w:rPrChange w:id="3700" w:author="Massiel Nayibe Moreno Ladino" w:date="2025-01-15T13:01:00Z" w16du:dateUtc="2025-01-15T18:01:00Z">
                  <w:rPr/>
                </w:rPrChange>
              </w:rPr>
            </w:pPr>
            <w:r w:rsidRPr="00963ED8">
              <w:rPr>
                <w:lang w:val="es-CO"/>
                <w:rPrChange w:id="3701" w:author="Massiel Nayibe Moreno Ladino" w:date="2025-01-15T13:01:00Z" w16du:dateUtc="2025-01-15T18:01:00Z">
                  <w:rPr/>
                </w:rPrChange>
              </w:rPr>
              <w:t>Fiesta de la Inmaculada Concepción</w:t>
            </w:r>
          </w:p>
        </w:tc>
      </w:tr>
      <w:tr w:rsidR="00433DE3" w:rsidRPr="0049123B" w14:paraId="5B02300C" w14:textId="77777777" w:rsidTr="0049123B">
        <w:tc>
          <w:tcPr>
            <w:tcW w:w="0" w:type="auto"/>
            <w:shd w:val="clear" w:color="auto" w:fill="auto"/>
            <w:tcMar>
              <w:top w:w="120" w:type="dxa"/>
              <w:left w:w="120" w:type="dxa"/>
              <w:bottom w:w="120" w:type="dxa"/>
              <w:right w:w="120" w:type="dxa"/>
            </w:tcMar>
            <w:hideMark/>
          </w:tcPr>
          <w:p w14:paraId="7590A51D" w14:textId="77777777" w:rsidR="00441859" w:rsidRDefault="00603263">
            <w:pPr>
              <w:spacing w:line="360" w:lineRule="auto"/>
              <w:jc w:val="both"/>
            </w:pPr>
            <w:r w:rsidRPr="00CB456A">
              <w:t xml:space="preserve">25 de </w:t>
            </w:r>
            <w:r w:rsidR="00E90AF7" w:rsidRPr="00CB456A">
              <w:t xml:space="preserve">diciembre </w:t>
            </w:r>
          </w:p>
        </w:tc>
        <w:tc>
          <w:tcPr>
            <w:tcW w:w="0" w:type="auto"/>
            <w:shd w:val="clear" w:color="auto" w:fill="auto"/>
            <w:tcMar>
              <w:top w:w="120" w:type="dxa"/>
              <w:left w:w="120" w:type="dxa"/>
              <w:bottom w:w="120" w:type="dxa"/>
              <w:right w:w="120" w:type="dxa"/>
            </w:tcMar>
            <w:hideMark/>
          </w:tcPr>
          <w:p w14:paraId="491B35BB" w14:textId="77777777" w:rsidR="00441859" w:rsidRDefault="006F5D8C">
            <w:pPr>
              <w:spacing w:line="360" w:lineRule="auto"/>
            </w:pPr>
            <w:r>
              <w:t xml:space="preserve">Día de </w:t>
            </w:r>
            <w:r w:rsidR="00DE7F5C" w:rsidRPr="00CB456A">
              <w:t>Navidad</w:t>
            </w:r>
          </w:p>
        </w:tc>
      </w:tr>
    </w:tbl>
    <w:p w14:paraId="33E92BDD" w14:textId="77777777" w:rsidR="00441859" w:rsidRPr="00963ED8" w:rsidRDefault="000F2558">
      <w:pPr>
        <w:spacing w:before="120" w:line="360" w:lineRule="auto"/>
        <w:jc w:val="both"/>
        <w:rPr>
          <w:lang w:val="es-CO"/>
          <w:rPrChange w:id="3702" w:author="Massiel Nayibe Moreno Ladino" w:date="2025-01-15T13:01:00Z" w16du:dateUtc="2025-01-15T18:01:00Z">
            <w:rPr/>
          </w:rPrChange>
        </w:rPr>
      </w:pPr>
      <w:r w:rsidRPr="00963ED8">
        <w:rPr>
          <w:lang w:val="es-CO"/>
          <w:rPrChange w:id="3703" w:author="Massiel Nayibe Moreno Ladino" w:date="2025-01-15T13:01:00Z" w16du:dateUtc="2025-01-15T18:01:00Z">
            <w:rPr/>
          </w:rPrChange>
        </w:rPr>
        <w:t xml:space="preserve">*La lista </w:t>
      </w:r>
      <w:r w:rsidR="00DE7F5C" w:rsidRPr="00963ED8">
        <w:rPr>
          <w:lang w:val="es-CO"/>
          <w:rPrChange w:id="3704" w:author="Massiel Nayibe Moreno Ladino" w:date="2025-01-15T13:01:00Z" w16du:dateUtc="2025-01-15T18:01:00Z">
            <w:rPr/>
          </w:rPrChange>
        </w:rPr>
        <w:t xml:space="preserve">actualizada </w:t>
      </w:r>
      <w:r w:rsidRPr="00963ED8">
        <w:rPr>
          <w:lang w:val="es-CO"/>
          <w:rPrChange w:id="3705" w:author="Massiel Nayibe Moreno Ladino" w:date="2025-01-15T13:01:00Z" w16du:dateUtc="2025-01-15T18:01:00Z">
            <w:rPr/>
          </w:rPrChange>
        </w:rPr>
        <w:t>de los días festivos nacionales se publicará a principios de cada año.</w:t>
      </w:r>
    </w:p>
    <w:p w14:paraId="13448A77" w14:textId="5047EB2F" w:rsidR="00441859" w:rsidRPr="00963ED8" w:rsidRDefault="00DE7F5C">
      <w:pPr>
        <w:pStyle w:val="Ttulo3"/>
        <w:rPr>
          <w:lang w:val="es-CO"/>
          <w:rPrChange w:id="3706" w:author="Massiel Nayibe Moreno Ladino" w:date="2025-01-15T13:01:00Z" w16du:dateUtc="2025-01-15T18:01:00Z">
            <w:rPr/>
          </w:rPrChange>
        </w:rPr>
      </w:pPr>
      <w:bookmarkStart w:id="3707" w:name="_9.6.1_Floating_Holidays"/>
      <w:bookmarkStart w:id="3708" w:name="_Toc184806854"/>
      <w:bookmarkStart w:id="3709" w:name="_Toc185435385"/>
      <w:bookmarkEnd w:id="3707"/>
      <w:r w:rsidRPr="00963ED8">
        <w:rPr>
          <w:lang w:val="es-CO"/>
          <w:rPrChange w:id="3710" w:author="Massiel Nayibe Moreno Ladino" w:date="2025-01-15T13:01:00Z" w16du:dateUtc="2025-01-15T18:01:00Z">
            <w:rPr/>
          </w:rPrChange>
        </w:rPr>
        <w:lastRenderedPageBreak/>
        <w:t xml:space="preserve">9.6.1 </w:t>
      </w:r>
      <w:del w:id="3711" w:author="Leonardo Torres" w:date="2025-01-20T14:35:00Z">
        <w:r w:rsidRPr="13AB5A61" w:rsidDel="00DE7F5C">
          <w:rPr>
            <w:lang w:val="es-CO"/>
            <w:rPrChange w:id="3712" w:author="Massiel Nayibe Moreno Ladino" w:date="2025-01-15T13:01:00Z">
              <w:rPr/>
            </w:rPrChange>
          </w:rPr>
          <w:delText>Vacaciones</w:delText>
        </w:r>
      </w:del>
      <w:ins w:id="3713" w:author="Leonardo Torres" w:date="2025-01-20T14:35:00Z">
        <w:r w:rsidR="412AF287" w:rsidRPr="13AB5A61">
          <w:rPr>
            <w:lang w:val="es-CO"/>
          </w:rPr>
          <w:t>Festivos</w:t>
        </w:r>
      </w:ins>
      <w:r w:rsidRPr="00963ED8">
        <w:rPr>
          <w:lang w:val="es-CO"/>
          <w:rPrChange w:id="3714" w:author="Massiel Nayibe Moreno Ladino" w:date="2025-01-15T13:01:00Z" w16du:dateUtc="2025-01-15T18:01:00Z">
            <w:rPr/>
          </w:rPrChange>
        </w:rPr>
        <w:t xml:space="preserve"> flotantes</w:t>
      </w:r>
      <w:bookmarkEnd w:id="3708"/>
      <w:bookmarkEnd w:id="3709"/>
    </w:p>
    <w:p w14:paraId="4780AE27" w14:textId="77777777" w:rsidR="00441859" w:rsidRPr="00963ED8" w:rsidRDefault="00DE7F5C">
      <w:pPr>
        <w:spacing w:after="120" w:line="360" w:lineRule="auto"/>
        <w:jc w:val="both"/>
        <w:rPr>
          <w:rFonts w:cs="Times New Roman"/>
          <w:lang w:val="es-CO"/>
          <w:rPrChange w:id="3715" w:author="Massiel Nayibe Moreno Ladino" w:date="2025-01-15T13:01:00Z" w16du:dateUtc="2025-01-15T18:01:00Z">
            <w:rPr>
              <w:rFonts w:cs="Times New Roman"/>
            </w:rPr>
          </w:rPrChange>
        </w:rPr>
      </w:pPr>
      <w:r w:rsidRPr="00963ED8">
        <w:rPr>
          <w:rFonts w:cs="Times New Roman"/>
          <w:lang w:val="es-CO"/>
          <w:rPrChange w:id="3716" w:author="Massiel Nayibe Moreno Ladino" w:date="2025-01-15T13:01:00Z" w16du:dateUtc="2025-01-15T18:01:00Z">
            <w:rPr>
              <w:rFonts w:cs="Times New Roman"/>
            </w:rPr>
          </w:rPrChange>
        </w:rPr>
        <w:t>Las vacaciones flotantes ofrecen flexibilidad, permitiendo a los empleados celebrar eventos personales, religiosos o culturales que pueden no estar cubiertos por las vacaciones estándar de Partners. Un feriado flotante es un día libre remunerado que sustituye a uno de los feriados regulares de Partners. Los feriados flotantes incluyen feriados religiosos o culturales, cumpleaños de empleados, aniversarios (laborales o personales) u otros feriados estatales o federales durante los cuales Partners permanece abierto. Un feriado flotante no puede ser utilizado indistintamente como una licencia paga.</w:t>
      </w:r>
    </w:p>
    <w:p w14:paraId="2EA5ED7A" w14:textId="77777777" w:rsidR="00441859" w:rsidRPr="00963ED8" w:rsidRDefault="00DE7F5C">
      <w:pPr>
        <w:spacing w:after="120" w:line="360" w:lineRule="auto"/>
        <w:jc w:val="both"/>
        <w:rPr>
          <w:rFonts w:cs="Times New Roman"/>
          <w:lang w:val="es-CO"/>
          <w:rPrChange w:id="3717" w:author="Massiel Nayibe Moreno Ladino" w:date="2025-01-15T13:01:00Z" w16du:dateUtc="2025-01-15T18:01:00Z">
            <w:rPr>
              <w:rFonts w:cs="Times New Roman"/>
            </w:rPr>
          </w:rPrChange>
        </w:rPr>
      </w:pPr>
      <w:r w:rsidRPr="00963ED8">
        <w:rPr>
          <w:rFonts w:cs="Times New Roman"/>
          <w:lang w:val="es-CO"/>
          <w:rPrChange w:id="3718" w:author="Massiel Nayibe Moreno Ladino" w:date="2025-01-15T13:01:00Z" w16du:dateUtc="2025-01-15T18:01:00Z">
            <w:rPr>
              <w:rFonts w:cs="Times New Roman"/>
            </w:rPr>
          </w:rPrChange>
        </w:rPr>
        <w:t>El empleado puede elegir utilizar hasta cuatro (4) días festivos flotantes al año. Los empleados deben trabajar el día feriado federal regular y determinar qué día reconocerán en lugar de ese día feriado. Los empleados deben especificar el evento para el que solicitan utilizar un día festivo flotante. La solicitud deberá ser programada y aprobada con antelación por el supervisor inmediato del empleado.</w:t>
      </w:r>
    </w:p>
    <w:p w14:paraId="2E943CF6" w14:textId="77777777" w:rsidR="00441859" w:rsidRPr="00963ED8" w:rsidRDefault="00DE7F5C">
      <w:pPr>
        <w:spacing w:after="120" w:line="360" w:lineRule="auto"/>
        <w:jc w:val="both"/>
        <w:rPr>
          <w:rFonts w:cs="Times New Roman"/>
          <w:lang w:val="es-CO"/>
          <w:rPrChange w:id="3719" w:author="Massiel Nayibe Moreno Ladino" w:date="2025-01-15T13:01:00Z" w16du:dateUtc="2025-01-15T18:01:00Z">
            <w:rPr>
              <w:rFonts w:cs="Times New Roman"/>
            </w:rPr>
          </w:rPrChange>
        </w:rPr>
      </w:pPr>
      <w:r w:rsidRPr="00963ED8">
        <w:rPr>
          <w:rFonts w:cs="Times New Roman"/>
          <w:lang w:val="es-CO"/>
          <w:rPrChange w:id="3720" w:author="Massiel Nayibe Moreno Ladino" w:date="2025-01-15T13:01:00Z" w16du:dateUtc="2025-01-15T18:01:00Z">
            <w:rPr>
              <w:rFonts w:cs="Times New Roman"/>
            </w:rPr>
          </w:rPrChange>
        </w:rPr>
        <w:t>Las vacaciones flotantes no se trasladarán al año natural siguiente, ni podrán abonarse si no se disfrutan o en caso de cese de la relación laboral.</w:t>
      </w:r>
    </w:p>
    <w:p w14:paraId="07F36277" w14:textId="77777777" w:rsidR="00441859" w:rsidRDefault="00DE7F5C">
      <w:pPr>
        <w:pStyle w:val="Ttulo2"/>
        <w:numPr>
          <w:ilvl w:val="1"/>
          <w:numId w:val="82"/>
        </w:numPr>
      </w:pPr>
      <w:bookmarkStart w:id="3721" w:name="_Toc185435386"/>
      <w:r w:rsidRPr="00310A2B">
        <w:t xml:space="preserve">Tiempo </w:t>
      </w:r>
      <w:r w:rsidR="00AD2CD3" w:rsidRPr="00310A2B">
        <w:t>compensatorio</w:t>
      </w:r>
      <w:bookmarkEnd w:id="3721"/>
    </w:p>
    <w:p w14:paraId="1F153272" w14:textId="77777777" w:rsidR="00441859" w:rsidRPr="00963ED8" w:rsidRDefault="00DE7F5C">
      <w:pPr>
        <w:spacing w:line="360" w:lineRule="auto"/>
        <w:jc w:val="both"/>
        <w:rPr>
          <w:lang w:val="es-CO"/>
          <w:rPrChange w:id="3722" w:author="Massiel Nayibe Moreno Ladino" w:date="2025-01-15T13:01:00Z" w16du:dateUtc="2025-01-15T18:01:00Z">
            <w:rPr/>
          </w:rPrChange>
        </w:rPr>
      </w:pPr>
      <w:r w:rsidRPr="00963ED8">
        <w:rPr>
          <w:lang w:val="es-CO"/>
          <w:rPrChange w:id="3723" w:author="Massiel Nayibe Moreno Ladino" w:date="2025-01-15T13:01:00Z" w16du:dateUtc="2025-01-15T18:01:00Z">
            <w:rPr/>
          </w:rPrChange>
        </w:rPr>
        <w:t xml:space="preserve">Partners Colombia es una organización flexible y humana. Nuestros recursos humanos son nuestro </w:t>
      </w:r>
      <w:r w:rsidR="002A64F5" w:rsidRPr="00963ED8">
        <w:rPr>
          <w:lang w:val="es-CO"/>
          <w:rPrChange w:id="3724" w:author="Massiel Nayibe Moreno Ladino" w:date="2025-01-15T13:01:00Z" w16du:dateUtc="2025-01-15T18:01:00Z">
            <w:rPr/>
          </w:rPrChange>
        </w:rPr>
        <w:t xml:space="preserve">activo </w:t>
      </w:r>
      <w:r w:rsidRPr="00963ED8">
        <w:rPr>
          <w:lang w:val="es-CO"/>
          <w:rPrChange w:id="3725" w:author="Massiel Nayibe Moreno Ladino" w:date="2025-01-15T13:01:00Z" w16du:dateUtc="2025-01-15T18:01:00Z">
            <w:rPr/>
          </w:rPrChange>
        </w:rPr>
        <w:t xml:space="preserve">más valioso, y queremos construirlos, no agotarlos. En este sentido, el tiempo está disponible para eximir a los empleados después de períodos de trabajo inusualmente excesivo con la intención de que utilicen este </w:t>
      </w:r>
      <w:r w:rsidR="00F41D90" w:rsidRPr="00963ED8">
        <w:rPr>
          <w:lang w:val="es-CO"/>
          <w:rPrChange w:id="3726" w:author="Massiel Nayibe Moreno Ladino" w:date="2025-01-15T13:01:00Z" w16du:dateUtc="2025-01-15T18:01:00Z">
            <w:rPr/>
          </w:rPrChange>
        </w:rPr>
        <w:t xml:space="preserve">tiempo </w:t>
      </w:r>
      <w:r w:rsidRPr="00963ED8">
        <w:rPr>
          <w:lang w:val="es-CO"/>
          <w:rPrChange w:id="3727" w:author="Massiel Nayibe Moreno Ladino" w:date="2025-01-15T13:01:00Z" w16du:dateUtc="2025-01-15T18:01:00Z">
            <w:rPr/>
          </w:rPrChange>
        </w:rPr>
        <w:t xml:space="preserve">para </w:t>
      </w:r>
      <w:r w:rsidR="0080092B" w:rsidRPr="00963ED8">
        <w:rPr>
          <w:lang w:val="es-CO"/>
          <w:rPrChange w:id="3728" w:author="Massiel Nayibe Moreno Ladino" w:date="2025-01-15T13:01:00Z" w16du:dateUtc="2025-01-15T18:01:00Z">
            <w:rPr/>
          </w:rPrChange>
        </w:rPr>
        <w:t xml:space="preserve">ponerse al día en asuntos personales y para descansar. </w:t>
      </w:r>
    </w:p>
    <w:p w14:paraId="299D0536" w14:textId="77777777" w:rsidR="00C04963" w:rsidRPr="00963ED8" w:rsidRDefault="00C04963" w:rsidP="005A6EFE">
      <w:pPr>
        <w:spacing w:line="360" w:lineRule="auto"/>
        <w:jc w:val="both"/>
        <w:rPr>
          <w:lang w:val="es-CO"/>
          <w:rPrChange w:id="3729" w:author="Massiel Nayibe Moreno Ladino" w:date="2025-01-15T13:01:00Z" w16du:dateUtc="2025-01-15T18:01:00Z">
            <w:rPr/>
          </w:rPrChange>
        </w:rPr>
      </w:pPr>
    </w:p>
    <w:p w14:paraId="0B3CF045" w14:textId="77777777" w:rsidR="00441859" w:rsidRPr="00963ED8" w:rsidRDefault="00DE7F5C">
      <w:pPr>
        <w:spacing w:line="360" w:lineRule="auto"/>
        <w:jc w:val="both"/>
        <w:rPr>
          <w:lang w:val="es-CO"/>
          <w:rPrChange w:id="3730" w:author="Massiel Nayibe Moreno Ladino" w:date="2025-01-15T13:01:00Z" w16du:dateUtc="2025-01-15T18:01:00Z">
            <w:rPr/>
          </w:rPrChange>
        </w:rPr>
      </w:pPr>
      <w:r w:rsidRPr="00963ED8">
        <w:rPr>
          <w:lang w:val="es-CO"/>
          <w:rPrChange w:id="3731" w:author="Massiel Nayibe Moreno Ladino" w:date="2025-01-15T13:01:00Z" w16du:dateUtc="2025-01-15T18:01:00Z">
            <w:rPr/>
          </w:rPrChange>
        </w:rPr>
        <w:t xml:space="preserve">El propósito de esta política es proporcionar directrices para el tiempo libre compensatorio para los empleados exentos elegibles en lugar del pago de horas extras, fomentando un equilibrio saludable entre la vida laboral y personal y reconociendo los esfuerzos de los empleados. </w:t>
      </w:r>
      <w:r w:rsidRPr="00963ED8">
        <w:rPr>
          <w:u w:val="single"/>
          <w:lang w:val="es-CO"/>
          <w:rPrChange w:id="3732" w:author="Massiel Nayibe Moreno Ladino" w:date="2025-01-15T13:01:00Z" w16du:dateUtc="2025-01-15T18:01:00Z">
            <w:rPr>
              <w:u w:val="single"/>
            </w:rPr>
          </w:rPrChange>
        </w:rPr>
        <w:t>Los empleados asalariados pueden ser elegibles para tiempo compensatorio a discreción de Partners</w:t>
      </w:r>
      <w:r w:rsidRPr="00963ED8">
        <w:rPr>
          <w:lang w:val="es-CO"/>
          <w:rPrChange w:id="3733" w:author="Massiel Nayibe Moreno Ladino" w:date="2025-01-15T13:01:00Z" w16du:dateUtc="2025-01-15T18:01:00Z">
            <w:rPr/>
          </w:rPrChange>
        </w:rPr>
        <w:t>. En este sentido, el tiempo está disponible para los empleados exentos después de períodos de trabajo inusualmente excesivo con la intención de que utilicen este tiempo para ponerse al día en asuntos personales y para descansar.</w:t>
      </w:r>
    </w:p>
    <w:p w14:paraId="2CC6AB43" w14:textId="77777777" w:rsidR="00C04963" w:rsidRPr="00963ED8" w:rsidRDefault="00C04963" w:rsidP="005A6EFE">
      <w:pPr>
        <w:spacing w:line="360" w:lineRule="auto"/>
        <w:jc w:val="both"/>
        <w:rPr>
          <w:lang w:val="es-CO"/>
          <w:rPrChange w:id="3734" w:author="Massiel Nayibe Moreno Ladino" w:date="2025-01-15T13:01:00Z" w16du:dateUtc="2025-01-15T18:01:00Z">
            <w:rPr/>
          </w:rPrChange>
        </w:rPr>
      </w:pPr>
    </w:p>
    <w:p w14:paraId="3BDA4B07" w14:textId="77777777" w:rsidR="00441859" w:rsidRPr="00963ED8" w:rsidRDefault="00DE7F5C">
      <w:pPr>
        <w:spacing w:line="360" w:lineRule="auto"/>
        <w:jc w:val="both"/>
        <w:rPr>
          <w:lang w:val="es-CO"/>
          <w:rPrChange w:id="3735" w:author="Massiel Nayibe Moreno Ladino" w:date="2025-01-15T13:01:00Z" w16du:dateUtc="2025-01-15T18:01:00Z">
            <w:rPr/>
          </w:rPrChange>
        </w:rPr>
      </w:pPr>
      <w:r w:rsidRPr="00963ED8">
        <w:rPr>
          <w:lang w:val="es-CO"/>
          <w:rPrChange w:id="3736" w:author="Massiel Nayibe Moreno Ladino" w:date="2025-01-15T13:01:00Z" w16du:dateUtc="2025-01-15T18:01:00Z">
            <w:rPr/>
          </w:rPrChange>
        </w:rPr>
        <w:lastRenderedPageBreak/>
        <w:t xml:space="preserve">Si Partners requiere que un empleado trabaje o viaje durante un feriado aprobado por Partners, se le otorgará un día compensatorio. </w:t>
      </w:r>
      <w:r w:rsidR="00EA68DF" w:rsidRPr="00963ED8">
        <w:rPr>
          <w:rFonts w:cs="Times New Roman"/>
          <w:lang w:val="es-CO"/>
          <w:rPrChange w:id="3737" w:author="Massiel Nayibe Moreno Ladino" w:date="2025-01-15T13:01:00Z" w16du:dateUtc="2025-01-15T18:01:00Z">
            <w:rPr>
              <w:rFonts w:cs="Times New Roman"/>
            </w:rPr>
          </w:rPrChange>
        </w:rPr>
        <w:t xml:space="preserve">Si un empleado elige trabajar en el día festivo, y desea cambiar de día, el empleado debe utilizar un </w:t>
      </w:r>
      <w:r w:rsidR="00EA68DF">
        <w:fldChar w:fldCharType="begin"/>
      </w:r>
      <w:r w:rsidR="00EA68DF" w:rsidRPr="00963ED8">
        <w:rPr>
          <w:lang w:val="es-CO"/>
          <w:rPrChange w:id="3738" w:author="Massiel Nayibe Moreno Ladino" w:date="2025-01-15T13:01:00Z" w16du:dateUtc="2025-01-15T18:01:00Z">
            <w:rPr/>
          </w:rPrChange>
        </w:rPr>
        <w:instrText>HYPERLINK \l "_9.6.1_Floating_Holidays"</w:instrText>
      </w:r>
      <w:r w:rsidR="00EA68DF">
        <w:fldChar w:fldCharType="separate"/>
      </w:r>
      <w:r w:rsidR="00EA68DF" w:rsidRPr="00963ED8">
        <w:rPr>
          <w:rStyle w:val="Hipervnculo"/>
          <w:rFonts w:cs="Times New Roman"/>
          <w:lang w:val="es-CO"/>
          <w:rPrChange w:id="3739" w:author="Massiel Nayibe Moreno Ladino" w:date="2025-01-15T13:01:00Z" w16du:dateUtc="2025-01-15T18:01:00Z">
            <w:rPr>
              <w:rStyle w:val="Hipervnculo"/>
              <w:rFonts w:cs="Times New Roman"/>
            </w:rPr>
          </w:rPrChange>
        </w:rPr>
        <w:t>día festivo flotante</w:t>
      </w:r>
      <w:r w:rsidR="00EA68DF">
        <w:fldChar w:fldCharType="end"/>
      </w:r>
      <w:r w:rsidR="00EA68DF" w:rsidRPr="00963ED8">
        <w:rPr>
          <w:rFonts w:cs="Times New Roman"/>
          <w:lang w:val="es-CO"/>
          <w:rPrChange w:id="3740" w:author="Massiel Nayibe Moreno Ladino" w:date="2025-01-15T13:01:00Z" w16du:dateUtc="2025-01-15T18:01:00Z">
            <w:rPr>
              <w:rFonts w:cs="Times New Roman"/>
            </w:rPr>
          </w:rPrChange>
        </w:rPr>
        <w:t>.</w:t>
      </w:r>
    </w:p>
    <w:p w14:paraId="0A8D67CB" w14:textId="594B4EB9" w:rsidR="005A6EFE" w:rsidRPr="00963ED8" w:rsidRDefault="005A6EFE" w:rsidP="005A6EFE">
      <w:pPr>
        <w:spacing w:line="360" w:lineRule="auto"/>
        <w:jc w:val="both"/>
        <w:rPr>
          <w:lang w:val="es-CO"/>
          <w:rPrChange w:id="3741" w:author="Massiel Nayibe Moreno Ladino" w:date="2025-01-15T13:01:00Z" w16du:dateUtc="2025-01-15T18:01:00Z">
            <w:rPr/>
          </w:rPrChange>
        </w:rPr>
      </w:pPr>
      <w:r w:rsidRPr="00963ED8">
        <w:rPr>
          <w:lang w:val="es-CO"/>
          <w:rPrChange w:id="3742" w:author="Massiel Nayibe Moreno Ladino" w:date="2025-01-15T13:01:00Z" w16du:dateUtc="2025-01-15T18:01:00Z">
            <w:rPr/>
          </w:rPrChange>
        </w:rPr>
        <w:t xml:space="preserve"> </w:t>
      </w:r>
    </w:p>
    <w:p w14:paraId="407D1BB7" w14:textId="77777777" w:rsidR="00441859" w:rsidRPr="00963ED8" w:rsidRDefault="00DE7F5C">
      <w:pPr>
        <w:spacing w:line="360" w:lineRule="auto"/>
        <w:jc w:val="both"/>
        <w:rPr>
          <w:lang w:val="es-CO"/>
          <w:rPrChange w:id="3743" w:author="Massiel Nayibe Moreno Ladino" w:date="2025-01-15T13:01:00Z" w16du:dateUtc="2025-01-15T18:01:00Z">
            <w:rPr/>
          </w:rPrChange>
        </w:rPr>
      </w:pPr>
      <w:r w:rsidRPr="00963ED8">
        <w:rPr>
          <w:lang w:val="es-CO"/>
          <w:rPrChange w:id="3744" w:author="Massiel Nayibe Moreno Ladino" w:date="2025-01-15T13:01:00Z" w16du:dateUtc="2025-01-15T18:01:00Z">
            <w:rPr/>
          </w:rPrChange>
        </w:rPr>
        <w:t xml:space="preserve">Los empleados hablarán con su supervisor para solicitar tiempo compensatorio. El supervisor del empleado realizará la solicitud formal de tiempo compensatorio. Todas las solicitudes de tiempo compensatorio deben enviarse por correo electrónico a poahr@partners.net. La solicitud debe incluir </w:t>
      </w:r>
      <w:r w:rsidR="007E2BD3" w:rsidRPr="00963ED8">
        <w:rPr>
          <w:lang w:val="es-CO"/>
          <w:rPrChange w:id="3745" w:author="Massiel Nayibe Moreno Ladino" w:date="2025-01-15T13:01:00Z" w16du:dateUtc="2025-01-15T18:01:00Z">
            <w:rPr/>
          </w:rPrChange>
        </w:rPr>
        <w:t xml:space="preserve">el número </w:t>
      </w:r>
      <w:r w:rsidRPr="00963ED8">
        <w:rPr>
          <w:lang w:val="es-CO"/>
          <w:rPrChange w:id="3746" w:author="Massiel Nayibe Moreno Ladino" w:date="2025-01-15T13:01:00Z" w16du:dateUtc="2025-01-15T18:01:00Z">
            <w:rPr/>
          </w:rPrChange>
        </w:rPr>
        <w:t>de días solicitados y la fecha propuesta para utilizar el tiempo. Las solicitudes serán revisadas por RRHH para comprobar la coherencia entre las unidades y confirmar si se permite el tiempo compensatorio. Los supervisores revisarán las fechas propuestas para el tiempo compensatorio para asegurarse de que se ajusta a las necesidades de la unidad/programa.</w:t>
      </w:r>
    </w:p>
    <w:p w14:paraId="64D3C1A2" w14:textId="77777777" w:rsidR="005B373C" w:rsidRPr="00963ED8" w:rsidRDefault="005B373C" w:rsidP="005A6EFE">
      <w:pPr>
        <w:spacing w:line="360" w:lineRule="auto"/>
        <w:jc w:val="both"/>
        <w:rPr>
          <w:lang w:val="es-CO"/>
          <w:rPrChange w:id="3747" w:author="Massiel Nayibe Moreno Ladino" w:date="2025-01-15T13:01:00Z" w16du:dateUtc="2025-01-15T18:01:00Z">
            <w:rPr/>
          </w:rPrChange>
        </w:rPr>
      </w:pPr>
    </w:p>
    <w:p w14:paraId="1A9D22F6" w14:textId="77777777" w:rsidR="00441859" w:rsidRPr="00963ED8" w:rsidRDefault="00DE7F5C">
      <w:pPr>
        <w:spacing w:line="360" w:lineRule="auto"/>
        <w:jc w:val="both"/>
        <w:rPr>
          <w:lang w:val="es-CO"/>
          <w:rPrChange w:id="3748" w:author="Massiel Nayibe Moreno Ladino" w:date="2025-01-15T13:01:00Z" w16du:dateUtc="2025-01-15T18:01:00Z">
            <w:rPr/>
          </w:rPrChange>
        </w:rPr>
      </w:pPr>
      <w:r w:rsidRPr="00963ED8">
        <w:rPr>
          <w:lang w:val="es-CO"/>
          <w:rPrChange w:id="3749" w:author="Massiel Nayibe Moreno Ladino" w:date="2025-01-15T13:01:00Z" w16du:dateUtc="2025-01-15T18:01:00Z">
            <w:rPr/>
          </w:rPrChange>
        </w:rPr>
        <w:t xml:space="preserve">El tiempo compensatorio no está relacionado con las horas o días </w:t>
      </w:r>
      <w:r w:rsidR="00F41D90" w:rsidRPr="00963ED8">
        <w:rPr>
          <w:lang w:val="es-CO"/>
          <w:rPrChange w:id="3750" w:author="Massiel Nayibe Moreno Ladino" w:date="2025-01-15T13:01:00Z" w16du:dateUtc="2025-01-15T18:01:00Z">
            <w:rPr/>
          </w:rPrChange>
        </w:rPr>
        <w:t xml:space="preserve">trabajados y </w:t>
      </w:r>
      <w:r w:rsidRPr="00963ED8">
        <w:rPr>
          <w:lang w:val="es-CO"/>
          <w:rPrChange w:id="3751" w:author="Massiel Nayibe Moreno Ladino" w:date="2025-01-15T13:01:00Z" w16du:dateUtc="2025-01-15T18:01:00Z">
            <w:rPr/>
          </w:rPrChange>
        </w:rPr>
        <w:t xml:space="preserve">no se acumula. </w:t>
      </w:r>
      <w:r w:rsidR="005A6EFE" w:rsidRPr="00963ED8">
        <w:rPr>
          <w:lang w:val="es-CO"/>
          <w:rPrChange w:id="3752" w:author="Massiel Nayibe Moreno Ladino" w:date="2025-01-15T13:01:00Z" w16du:dateUtc="2025-01-15T18:01:00Z">
            <w:rPr/>
          </w:rPrChange>
        </w:rPr>
        <w:t>Todo tiempo compensatorio debe tomarse dentro de los treinta (30) días naturales siguientes a la finalización de los eventos calificativos/entregables, a menos que RRHH apruebe una excepción por escrito.</w:t>
      </w:r>
    </w:p>
    <w:p w14:paraId="11CC3E7D" w14:textId="77777777" w:rsidR="005B373C" w:rsidRPr="00963ED8" w:rsidRDefault="005B373C" w:rsidP="005A6EFE">
      <w:pPr>
        <w:spacing w:line="360" w:lineRule="auto"/>
        <w:jc w:val="both"/>
        <w:rPr>
          <w:lang w:val="es-CO"/>
          <w:rPrChange w:id="3753" w:author="Massiel Nayibe Moreno Ladino" w:date="2025-01-15T13:01:00Z" w16du:dateUtc="2025-01-15T18:01:00Z">
            <w:rPr/>
          </w:rPrChange>
        </w:rPr>
      </w:pPr>
    </w:p>
    <w:p w14:paraId="1952E4ED" w14:textId="77777777" w:rsidR="00441859" w:rsidRPr="00963ED8" w:rsidRDefault="00DE7F5C">
      <w:pPr>
        <w:spacing w:after="120" w:line="360" w:lineRule="auto"/>
        <w:jc w:val="both"/>
        <w:rPr>
          <w:rFonts w:cs="Times New Roman"/>
          <w:lang w:val="es-CO"/>
          <w:rPrChange w:id="3754" w:author="Massiel Nayibe Moreno Ladino" w:date="2025-01-15T13:01:00Z" w16du:dateUtc="2025-01-15T18:01:00Z">
            <w:rPr>
              <w:rFonts w:cs="Times New Roman"/>
            </w:rPr>
          </w:rPrChange>
        </w:rPr>
      </w:pPr>
      <w:r w:rsidRPr="00963ED8">
        <w:rPr>
          <w:rFonts w:cs="Times New Roman"/>
          <w:b/>
          <w:bCs/>
          <w:lang w:val="es-CO"/>
          <w:rPrChange w:id="3755" w:author="Massiel Nayibe Moreno Ladino" w:date="2025-01-15T13:01:00Z" w16du:dateUtc="2025-01-15T18:01:00Z">
            <w:rPr>
              <w:rFonts w:cs="Times New Roman"/>
              <w:b/>
              <w:bCs/>
            </w:rPr>
          </w:rPrChange>
        </w:rPr>
        <w:t xml:space="preserve">poahr@partners.net.Illustrative ejemplos </w:t>
      </w:r>
      <w:r w:rsidRPr="00963ED8">
        <w:rPr>
          <w:rFonts w:cs="Times New Roman"/>
          <w:lang w:val="es-CO"/>
          <w:rPrChange w:id="3756" w:author="Massiel Nayibe Moreno Ladino" w:date="2025-01-15T13:01:00Z" w16du:dateUtc="2025-01-15T18:01:00Z">
            <w:rPr>
              <w:rFonts w:cs="Times New Roman"/>
            </w:rPr>
          </w:rPrChange>
        </w:rPr>
        <w:t>de cuándo el empleado puede solicitar tiempo compensatorio a su supervisor:</w:t>
      </w:r>
    </w:p>
    <w:p w14:paraId="1C251C5C" w14:textId="77777777" w:rsidR="00441859" w:rsidRPr="00963ED8" w:rsidRDefault="00DE7F5C">
      <w:pPr>
        <w:spacing w:after="120" w:line="360" w:lineRule="auto"/>
        <w:jc w:val="both"/>
        <w:rPr>
          <w:rFonts w:cs="Times New Roman"/>
          <w:lang w:val="es-CO"/>
          <w:rPrChange w:id="3757" w:author="Massiel Nayibe Moreno Ladino" w:date="2025-01-15T13:01:00Z" w16du:dateUtc="2025-01-15T18:01:00Z">
            <w:rPr>
              <w:rFonts w:cs="Times New Roman"/>
            </w:rPr>
          </w:rPrChange>
        </w:rPr>
      </w:pPr>
      <w:r w:rsidRPr="00963ED8">
        <w:rPr>
          <w:rFonts w:cs="Times New Roman"/>
          <w:lang w:val="es-CO"/>
          <w:rPrChange w:id="3758" w:author="Massiel Nayibe Moreno Ladino" w:date="2025-01-15T13:01:00Z" w16du:dateUtc="2025-01-15T18:01:00Z">
            <w:rPr>
              <w:rFonts w:cs="Times New Roman"/>
            </w:rPr>
          </w:rPrChange>
        </w:rPr>
        <w:t>Los empleados pueden tener derecho a un (1) día (8 horas) de tiempo compensatorio dentro de los treinta (30) días laborables de tiempo por las siguientes circunstancias:</w:t>
      </w:r>
    </w:p>
    <w:p w14:paraId="56BDBB1B" w14:textId="77777777" w:rsidR="00441859" w:rsidRPr="00963ED8" w:rsidRDefault="00DE7F5C">
      <w:pPr>
        <w:pStyle w:val="Prrafodelista"/>
        <w:numPr>
          <w:ilvl w:val="0"/>
          <w:numId w:val="118"/>
        </w:numPr>
        <w:spacing w:after="120" w:line="360" w:lineRule="auto"/>
        <w:jc w:val="both"/>
        <w:rPr>
          <w:rFonts w:cs="Times New Roman"/>
          <w:lang w:val="es-CO"/>
          <w:rPrChange w:id="3759" w:author="Massiel Nayibe Moreno Ladino" w:date="2025-01-15T13:01:00Z" w16du:dateUtc="2025-01-15T18:01:00Z">
            <w:rPr>
              <w:rFonts w:cs="Times New Roman"/>
            </w:rPr>
          </w:rPrChange>
        </w:rPr>
      </w:pPr>
      <w:r w:rsidRPr="00963ED8">
        <w:rPr>
          <w:rFonts w:cs="Times New Roman"/>
          <w:lang w:val="es-CO"/>
          <w:rPrChange w:id="3760" w:author="Massiel Nayibe Moreno Ladino" w:date="2025-01-15T13:01:00Z" w16du:dateUtc="2025-01-15T18:01:00Z">
            <w:rPr>
              <w:rFonts w:cs="Times New Roman"/>
            </w:rPr>
          </w:rPrChange>
        </w:rPr>
        <w:t>Reconocimiento a empleados por un rendimiento excepcional con la aprobación de RRHH. Todos los galardonados con premios de *reconocimiento* deben cumplir los siguientes criterios:</w:t>
      </w:r>
    </w:p>
    <w:p w14:paraId="47BFD1CD" w14:textId="77777777" w:rsidR="00441859" w:rsidRPr="00963ED8" w:rsidRDefault="00DE7F5C">
      <w:pPr>
        <w:pStyle w:val="Prrafodelista"/>
        <w:numPr>
          <w:ilvl w:val="1"/>
          <w:numId w:val="118"/>
        </w:numPr>
        <w:spacing w:after="120" w:line="360" w:lineRule="auto"/>
        <w:jc w:val="both"/>
        <w:rPr>
          <w:rFonts w:cs="Times New Roman"/>
          <w:lang w:val="es-CO"/>
          <w:rPrChange w:id="3761" w:author="Massiel Nayibe Moreno Ladino" w:date="2025-01-15T13:01:00Z" w16du:dateUtc="2025-01-15T18:01:00Z">
            <w:rPr>
              <w:rFonts w:cs="Times New Roman"/>
            </w:rPr>
          </w:rPrChange>
        </w:rPr>
      </w:pPr>
      <w:r w:rsidRPr="00963ED8">
        <w:rPr>
          <w:rFonts w:cs="Times New Roman"/>
          <w:lang w:val="es-CO"/>
          <w:rPrChange w:id="3762" w:author="Massiel Nayibe Moreno Ladino" w:date="2025-01-15T13:01:00Z" w16du:dateUtc="2025-01-15T18:01:00Z">
            <w:rPr>
              <w:rFonts w:cs="Times New Roman"/>
            </w:rPr>
          </w:rPrChange>
        </w:rPr>
        <w:t>Los logros del empleado superan las normas/expectativas normales del puesto.</w:t>
      </w:r>
    </w:p>
    <w:p w14:paraId="24E07AE5" w14:textId="77777777" w:rsidR="00441859" w:rsidRPr="00963ED8" w:rsidRDefault="00DE7F5C">
      <w:pPr>
        <w:pStyle w:val="Prrafodelista"/>
        <w:numPr>
          <w:ilvl w:val="1"/>
          <w:numId w:val="118"/>
        </w:numPr>
        <w:spacing w:after="120" w:line="360" w:lineRule="auto"/>
        <w:jc w:val="both"/>
        <w:rPr>
          <w:rFonts w:cs="Times New Roman"/>
          <w:lang w:val="es-CO"/>
          <w:rPrChange w:id="3763" w:author="Massiel Nayibe Moreno Ladino" w:date="2025-01-15T13:01:00Z" w16du:dateUtc="2025-01-15T18:01:00Z">
            <w:rPr>
              <w:rFonts w:cs="Times New Roman"/>
            </w:rPr>
          </w:rPrChange>
        </w:rPr>
      </w:pPr>
      <w:r w:rsidRPr="00963ED8">
        <w:rPr>
          <w:rFonts w:cs="Times New Roman"/>
          <w:lang w:val="es-CO"/>
          <w:rPrChange w:id="3764" w:author="Massiel Nayibe Moreno Ladino" w:date="2025-01-15T13:01:00Z" w16du:dateUtc="2025-01-15T18:01:00Z">
            <w:rPr>
              <w:rFonts w:cs="Times New Roman"/>
            </w:rPr>
          </w:rPrChange>
        </w:rPr>
        <w:t>El empleado ha realizado todas las tareas normales de su puesto, además de realizar tareas añadidas para llevar a cabo un proyecto especial o alcanzar un objetivo determinado.</w:t>
      </w:r>
    </w:p>
    <w:p w14:paraId="52D7595D" w14:textId="77777777" w:rsidR="00441859" w:rsidRPr="00963ED8" w:rsidRDefault="00DE7F5C">
      <w:pPr>
        <w:pStyle w:val="Prrafodelista"/>
        <w:numPr>
          <w:ilvl w:val="1"/>
          <w:numId w:val="118"/>
        </w:numPr>
        <w:spacing w:after="120" w:line="360" w:lineRule="auto"/>
        <w:jc w:val="both"/>
        <w:rPr>
          <w:rFonts w:cs="Times New Roman"/>
          <w:lang w:val="es-CO"/>
          <w:rPrChange w:id="3765" w:author="Massiel Nayibe Moreno Ladino" w:date="2025-01-15T13:01:00Z" w16du:dateUtc="2025-01-15T18:01:00Z">
            <w:rPr>
              <w:rFonts w:cs="Times New Roman"/>
            </w:rPr>
          </w:rPrChange>
        </w:rPr>
      </w:pPr>
      <w:r w:rsidRPr="00963ED8">
        <w:rPr>
          <w:rFonts w:cs="Times New Roman"/>
          <w:lang w:val="es-CO"/>
          <w:rPrChange w:id="3766" w:author="Massiel Nayibe Moreno Ladino" w:date="2025-01-15T13:01:00Z" w16du:dateUtc="2025-01-15T18:01:00Z">
            <w:rPr>
              <w:rFonts w:cs="Times New Roman"/>
            </w:rPr>
          </w:rPrChange>
        </w:rPr>
        <w:lastRenderedPageBreak/>
        <w:t>El empleado sirve de modelo para los demás, mostrando características deseables como un excelente servicio al cliente, una actitud positiva y liderazgo de equipo.</w:t>
      </w:r>
    </w:p>
    <w:p w14:paraId="2A8C2B24" w14:textId="77777777" w:rsidR="00441859" w:rsidRDefault="00DE7F5C">
      <w:pPr>
        <w:pStyle w:val="Prrafodelista"/>
        <w:numPr>
          <w:ilvl w:val="1"/>
          <w:numId w:val="118"/>
        </w:numPr>
        <w:spacing w:after="120" w:line="360" w:lineRule="auto"/>
        <w:jc w:val="both"/>
        <w:rPr>
          <w:rFonts w:cs="Times New Roman"/>
        </w:rPr>
      </w:pPr>
      <w:r w:rsidRPr="00B04363">
        <w:rPr>
          <w:rFonts w:cs="Times New Roman"/>
        </w:rPr>
        <w:t>Algunos ejemplos son:</w:t>
      </w:r>
    </w:p>
    <w:p w14:paraId="5E5FBC33" w14:textId="77777777" w:rsidR="00441859" w:rsidRPr="00963ED8" w:rsidRDefault="00DE7F5C">
      <w:pPr>
        <w:pStyle w:val="Prrafodelista"/>
        <w:numPr>
          <w:ilvl w:val="2"/>
          <w:numId w:val="118"/>
        </w:numPr>
        <w:spacing w:after="120" w:line="360" w:lineRule="auto"/>
        <w:jc w:val="both"/>
        <w:rPr>
          <w:rFonts w:cs="Times New Roman"/>
          <w:lang w:val="es-CO"/>
          <w:rPrChange w:id="3767" w:author="Massiel Nayibe Moreno Ladino" w:date="2025-01-15T13:01:00Z" w16du:dateUtc="2025-01-15T18:01:00Z">
            <w:rPr>
              <w:rFonts w:cs="Times New Roman"/>
            </w:rPr>
          </w:rPrChange>
        </w:rPr>
      </w:pPr>
      <w:r w:rsidRPr="00963ED8">
        <w:rPr>
          <w:rFonts w:cs="Times New Roman"/>
          <w:b/>
          <w:bCs/>
          <w:lang w:val="es-CO"/>
          <w:rPrChange w:id="3768" w:author="Massiel Nayibe Moreno Ladino" w:date="2025-01-15T13:01:00Z" w16du:dateUtc="2025-01-15T18:01:00Z">
            <w:rPr>
              <w:rFonts w:cs="Times New Roman"/>
              <w:b/>
              <w:bCs/>
            </w:rPr>
          </w:rPrChange>
        </w:rPr>
        <w:t xml:space="preserve">Logros y realizaciones sobresalientes. </w:t>
      </w:r>
      <w:r w:rsidRPr="00963ED8">
        <w:rPr>
          <w:rFonts w:cs="Times New Roman"/>
          <w:lang w:val="es-CO"/>
          <w:rPrChange w:id="3769" w:author="Massiel Nayibe Moreno Ladino" w:date="2025-01-15T13:01:00Z" w16du:dateUtc="2025-01-15T18:01:00Z">
            <w:rPr>
              <w:rFonts w:cs="Times New Roman"/>
            </w:rPr>
          </w:rPrChange>
        </w:rPr>
        <w:t>Logros sobresalientes demostrados y sostenidos que superan sistemáticamente los objetivos y las expectativas laborales.</w:t>
      </w:r>
    </w:p>
    <w:p w14:paraId="19C3CC3E" w14:textId="77777777" w:rsidR="00441859" w:rsidRPr="00963ED8" w:rsidRDefault="00DE7F5C">
      <w:pPr>
        <w:pStyle w:val="Prrafodelista"/>
        <w:numPr>
          <w:ilvl w:val="2"/>
          <w:numId w:val="118"/>
        </w:numPr>
        <w:spacing w:after="120" w:line="360" w:lineRule="auto"/>
        <w:jc w:val="both"/>
        <w:rPr>
          <w:rFonts w:cs="Times New Roman"/>
          <w:lang w:val="es-CO"/>
          <w:rPrChange w:id="3770" w:author="Massiel Nayibe Moreno Ladino" w:date="2025-01-15T13:01:00Z" w16du:dateUtc="2025-01-15T18:01:00Z">
            <w:rPr>
              <w:rFonts w:cs="Times New Roman"/>
            </w:rPr>
          </w:rPrChange>
        </w:rPr>
      </w:pPr>
      <w:r w:rsidRPr="00963ED8">
        <w:rPr>
          <w:rFonts w:cs="Times New Roman"/>
          <w:b/>
          <w:bCs/>
          <w:lang w:val="es-CO"/>
          <w:rPrChange w:id="3771" w:author="Massiel Nayibe Moreno Ladino" w:date="2025-01-15T13:01:00Z" w16du:dateUtc="2025-01-15T18:01:00Z">
            <w:rPr>
              <w:rFonts w:cs="Times New Roman"/>
              <w:b/>
              <w:bCs/>
            </w:rPr>
          </w:rPrChange>
        </w:rPr>
        <w:t xml:space="preserve">Trabajo en equipo. </w:t>
      </w:r>
      <w:r w:rsidRPr="00963ED8">
        <w:rPr>
          <w:rFonts w:cs="Times New Roman"/>
          <w:lang w:val="es-CO"/>
          <w:rPrChange w:id="3772" w:author="Massiel Nayibe Moreno Ladino" w:date="2025-01-15T13:01:00Z" w16du:dateUtc="2025-01-15T18:01:00Z">
            <w:rPr>
              <w:rFonts w:cs="Times New Roman"/>
            </w:rPr>
          </w:rPrChange>
        </w:rPr>
        <w:t>Actuar como miembro de un equipo excepcionalmente eficaz y cooperativo o demostrar interacciones superiores dentro y fuera de la empresa y de la población de clientes a la que se presta servicio.</w:t>
      </w:r>
    </w:p>
    <w:p w14:paraId="077F2697" w14:textId="77777777" w:rsidR="00441859" w:rsidRPr="00963ED8" w:rsidRDefault="00DE7F5C">
      <w:pPr>
        <w:pStyle w:val="Prrafodelista"/>
        <w:numPr>
          <w:ilvl w:val="2"/>
          <w:numId w:val="118"/>
        </w:numPr>
        <w:spacing w:after="120" w:line="360" w:lineRule="auto"/>
        <w:jc w:val="both"/>
        <w:rPr>
          <w:rFonts w:cs="Times New Roman"/>
          <w:lang w:val="es-CO"/>
          <w:rPrChange w:id="3773" w:author="Massiel Nayibe Moreno Ladino" w:date="2025-01-15T13:01:00Z" w16du:dateUtc="2025-01-15T18:01:00Z">
            <w:rPr>
              <w:rFonts w:cs="Times New Roman"/>
            </w:rPr>
          </w:rPrChange>
        </w:rPr>
      </w:pPr>
      <w:r w:rsidRPr="00963ED8">
        <w:rPr>
          <w:rFonts w:cs="Times New Roman"/>
          <w:b/>
          <w:bCs/>
          <w:lang w:val="es-CO"/>
          <w:rPrChange w:id="3774" w:author="Massiel Nayibe Moreno Ladino" w:date="2025-01-15T13:01:00Z" w16du:dateUtc="2025-01-15T18:01:00Z">
            <w:rPr>
              <w:rFonts w:cs="Times New Roman"/>
              <w:b/>
              <w:bCs/>
            </w:rPr>
          </w:rPrChange>
        </w:rPr>
        <w:t xml:space="preserve">Duración del servicio. </w:t>
      </w:r>
      <w:r w:rsidRPr="00963ED8">
        <w:rPr>
          <w:rFonts w:cs="Times New Roman"/>
          <w:lang w:val="es-CO"/>
          <w:rPrChange w:id="3775" w:author="Massiel Nayibe Moreno Ladino" w:date="2025-01-15T13:01:00Z" w16du:dateUtc="2025-01-15T18:01:00Z">
            <w:rPr>
              <w:rFonts w:cs="Times New Roman"/>
            </w:rPr>
          </w:rPrChange>
        </w:rPr>
        <w:t>Un compromiso con Compañeros de las Américas a través de un servicio a largo plazo.</w:t>
      </w:r>
    </w:p>
    <w:p w14:paraId="33F82DF2" w14:textId="77777777" w:rsidR="00441859" w:rsidRPr="00963ED8" w:rsidRDefault="00DE7F5C">
      <w:pPr>
        <w:pStyle w:val="Prrafodelista"/>
        <w:numPr>
          <w:ilvl w:val="0"/>
          <w:numId w:val="118"/>
        </w:numPr>
        <w:spacing w:after="120" w:line="360" w:lineRule="auto"/>
        <w:jc w:val="both"/>
        <w:rPr>
          <w:rFonts w:cs="Times New Roman"/>
          <w:lang w:val="es-CO"/>
          <w:rPrChange w:id="3776" w:author="Massiel Nayibe Moreno Ladino" w:date="2025-01-15T13:01:00Z" w16du:dateUtc="2025-01-15T18:01:00Z">
            <w:rPr>
              <w:rFonts w:cs="Times New Roman"/>
            </w:rPr>
          </w:rPrChange>
        </w:rPr>
      </w:pPr>
      <w:commentRangeStart w:id="3777"/>
      <w:r w:rsidRPr="00963ED8">
        <w:rPr>
          <w:rFonts w:cs="Times New Roman"/>
          <w:lang w:val="es-CO"/>
          <w:rPrChange w:id="3778" w:author="Massiel Nayibe Moreno Ladino" w:date="2025-01-15T13:01:00Z" w16du:dateUtc="2025-01-15T18:01:00Z">
            <w:rPr>
              <w:rFonts w:cs="Times New Roman"/>
            </w:rPr>
          </w:rPrChange>
        </w:rPr>
        <w:t xml:space="preserve">Viajes por motivos de trabajo fuera de su horario laboral habitual. Personal que viaja en sábado, domingo o festivo. Si un miembro del personal viajara </w:t>
      </w:r>
      <w:r w:rsidR="00C63E27" w:rsidRPr="00963ED8">
        <w:rPr>
          <w:rFonts w:cs="Times New Roman"/>
          <w:lang w:val="es-CO"/>
          <w:rPrChange w:id="3779" w:author="Massiel Nayibe Moreno Ladino" w:date="2025-01-15T13:01:00Z" w16du:dateUtc="2025-01-15T18:01:00Z">
            <w:rPr>
              <w:rFonts w:cs="Times New Roman"/>
            </w:rPr>
          </w:rPrChange>
        </w:rPr>
        <w:t>en fin de semana completo</w:t>
      </w:r>
      <w:r w:rsidRPr="00963ED8">
        <w:rPr>
          <w:rFonts w:cs="Times New Roman"/>
          <w:lang w:val="es-CO"/>
          <w:rPrChange w:id="3780" w:author="Massiel Nayibe Moreno Ladino" w:date="2025-01-15T13:01:00Z" w16du:dateUtc="2025-01-15T18:01:00Z">
            <w:rPr>
              <w:rFonts w:cs="Times New Roman"/>
            </w:rPr>
          </w:rPrChange>
        </w:rPr>
        <w:t xml:space="preserve">, recibiría </w:t>
      </w:r>
      <w:r w:rsidR="00DD0AFA" w:rsidRPr="00963ED8">
        <w:rPr>
          <w:rFonts w:cs="Times New Roman"/>
          <w:lang w:val="es-CO"/>
          <w:rPrChange w:id="3781" w:author="Massiel Nayibe Moreno Ladino" w:date="2025-01-15T13:01:00Z" w16du:dateUtc="2025-01-15T18:01:00Z">
            <w:rPr>
              <w:rFonts w:cs="Times New Roman"/>
            </w:rPr>
          </w:rPrChange>
        </w:rPr>
        <w:t xml:space="preserve">un </w:t>
      </w:r>
      <w:r w:rsidRPr="00963ED8">
        <w:rPr>
          <w:rFonts w:cs="Times New Roman"/>
          <w:lang w:val="es-CO"/>
          <w:rPrChange w:id="3782" w:author="Massiel Nayibe Moreno Ladino" w:date="2025-01-15T13:01:00Z" w16du:dateUtc="2025-01-15T18:01:00Z">
            <w:rPr>
              <w:rFonts w:cs="Times New Roman"/>
            </w:rPr>
          </w:rPrChange>
        </w:rPr>
        <w:t>(</w:t>
      </w:r>
      <w:r w:rsidR="00DD0AFA" w:rsidRPr="00963ED8">
        <w:rPr>
          <w:rFonts w:cs="Times New Roman"/>
          <w:lang w:val="es-CO"/>
          <w:rPrChange w:id="3783" w:author="Massiel Nayibe Moreno Ladino" w:date="2025-01-15T13:01:00Z" w16du:dateUtc="2025-01-15T18:01:00Z">
            <w:rPr>
              <w:rFonts w:cs="Times New Roman"/>
            </w:rPr>
          </w:rPrChange>
        </w:rPr>
        <w:t xml:space="preserve">1) </w:t>
      </w:r>
      <w:r w:rsidRPr="00963ED8">
        <w:rPr>
          <w:rFonts w:cs="Times New Roman"/>
          <w:lang w:val="es-CO"/>
          <w:rPrChange w:id="3784" w:author="Massiel Nayibe Moreno Ladino" w:date="2025-01-15T13:01:00Z" w16du:dateUtc="2025-01-15T18:01:00Z">
            <w:rPr>
              <w:rFonts w:cs="Times New Roman"/>
            </w:rPr>
          </w:rPrChange>
        </w:rPr>
        <w:t xml:space="preserve">día de tiempo compensatorio. El tiempo compensatorio </w:t>
      </w:r>
      <w:r w:rsidR="00166765" w:rsidRPr="00963ED8">
        <w:rPr>
          <w:rFonts w:cs="Times New Roman"/>
          <w:lang w:val="es-CO"/>
          <w:rPrChange w:id="3785" w:author="Massiel Nayibe Moreno Ladino" w:date="2025-01-15T13:01:00Z" w16du:dateUtc="2025-01-15T18:01:00Z">
            <w:rPr>
              <w:rFonts w:cs="Times New Roman"/>
            </w:rPr>
          </w:rPrChange>
        </w:rPr>
        <w:t xml:space="preserve">no </w:t>
      </w:r>
      <w:r w:rsidRPr="00963ED8">
        <w:rPr>
          <w:rFonts w:cs="Times New Roman"/>
          <w:lang w:val="es-CO"/>
          <w:rPrChange w:id="3786" w:author="Massiel Nayibe Moreno Ladino" w:date="2025-01-15T13:01:00Z" w16du:dateUtc="2025-01-15T18:01:00Z">
            <w:rPr>
              <w:rFonts w:cs="Times New Roman"/>
            </w:rPr>
          </w:rPrChange>
        </w:rPr>
        <w:t xml:space="preserve">se aplicará a los </w:t>
      </w:r>
      <w:r>
        <w:fldChar w:fldCharType="begin"/>
      </w:r>
      <w:r w:rsidRPr="00963ED8">
        <w:rPr>
          <w:lang w:val="es-CO"/>
          <w:rPrChange w:id="3787" w:author="Massiel Nayibe Moreno Ladino" w:date="2025-01-15T13:01:00Z" w16du:dateUtc="2025-01-15T18:01:00Z">
            <w:rPr/>
          </w:rPrChange>
        </w:rPr>
        <w:instrText>HYPERLINK "https://partnersnet107.sharepoint.com/:f:/s/FA/ElQ4GmDawWZUuP_4vUrGDMUBZ4BnY0Hbg8dq2i9TK2xdNQ?e=DBbkz2"</w:instrText>
      </w:r>
      <w:r>
        <w:fldChar w:fldCharType="separate"/>
      </w:r>
      <w:r w:rsidRPr="00963ED8">
        <w:rPr>
          <w:rStyle w:val="Hipervnculo"/>
          <w:rFonts w:cs="Times New Roman"/>
          <w:lang w:val="es-CO"/>
          <w:rPrChange w:id="3788" w:author="Massiel Nayibe Moreno Ladino" w:date="2025-01-15T13:01:00Z" w16du:dateUtc="2025-01-15T18:01:00Z">
            <w:rPr>
              <w:rStyle w:val="Hipervnculo"/>
              <w:rFonts w:cs="Times New Roman"/>
            </w:rPr>
          </w:rPrChange>
        </w:rPr>
        <w:t>viajes prolongados</w:t>
      </w:r>
      <w:r>
        <w:fldChar w:fldCharType="end"/>
      </w:r>
      <w:r w:rsidRPr="00963ED8">
        <w:rPr>
          <w:rFonts w:cs="Times New Roman"/>
          <w:lang w:val="es-CO"/>
          <w:rPrChange w:id="3789" w:author="Massiel Nayibe Moreno Ladino" w:date="2025-01-15T13:01:00Z" w16du:dateUtc="2025-01-15T18:01:00Z">
            <w:rPr>
              <w:rFonts w:cs="Times New Roman"/>
            </w:rPr>
          </w:rPrChange>
        </w:rPr>
        <w:t xml:space="preserve"> para viajar durante varios fines de semana, sin embargo, no significaría una compensación exacta 1:1 de los días de fin de semana pasados viajando.</w:t>
      </w:r>
      <w:commentRangeEnd w:id="3777"/>
      <w:r w:rsidR="009E267F">
        <w:rPr>
          <w:rStyle w:val="Refdecomentario"/>
        </w:rPr>
        <w:commentReference w:id="3777"/>
      </w:r>
    </w:p>
    <w:p w14:paraId="600D5FAA" w14:textId="77777777" w:rsidR="00441859" w:rsidRPr="00963ED8" w:rsidRDefault="00635088">
      <w:pPr>
        <w:pStyle w:val="Prrafodelista"/>
        <w:numPr>
          <w:ilvl w:val="0"/>
          <w:numId w:val="118"/>
        </w:numPr>
        <w:spacing w:after="120" w:line="360" w:lineRule="auto"/>
        <w:jc w:val="both"/>
        <w:rPr>
          <w:rFonts w:cs="Times New Roman"/>
          <w:lang w:val="es-CO"/>
          <w:rPrChange w:id="3790" w:author="Massiel Nayibe Moreno Ladino" w:date="2025-01-15T13:01:00Z" w16du:dateUtc="2025-01-15T18:01:00Z">
            <w:rPr>
              <w:rFonts w:cs="Times New Roman"/>
            </w:rPr>
          </w:rPrChange>
        </w:rPr>
      </w:pPr>
      <w:r w:rsidRPr="00963ED8">
        <w:rPr>
          <w:rFonts w:cs="Times New Roman"/>
          <w:lang w:val="es-CO"/>
          <w:rPrChange w:id="3791" w:author="Massiel Nayibe Moreno Ladino" w:date="2025-01-15T13:01:00Z" w16du:dateUtc="2025-01-15T18:01:00Z">
            <w:rPr>
              <w:rFonts w:cs="Times New Roman"/>
            </w:rPr>
          </w:rPrChange>
        </w:rPr>
        <w:t>Personal implicado en la preparación o realización de la auditoría anual en fin de semana o que trabaje más de 9 horas al día durante la semana. El responsable de la auditoría enviará un correo electrónico indicando los empleados con derecho a este día.</w:t>
      </w:r>
    </w:p>
    <w:p w14:paraId="7C1BDEB0" w14:textId="77777777" w:rsidR="00441859" w:rsidRPr="00963ED8" w:rsidRDefault="00DE7F5C">
      <w:pPr>
        <w:pStyle w:val="Prrafodelista"/>
        <w:numPr>
          <w:ilvl w:val="0"/>
          <w:numId w:val="118"/>
        </w:numPr>
        <w:spacing w:after="120" w:line="360" w:lineRule="auto"/>
        <w:jc w:val="both"/>
        <w:rPr>
          <w:rFonts w:cs="Times New Roman"/>
          <w:lang w:val="es-CO"/>
          <w:rPrChange w:id="3792" w:author="Massiel Nayibe Moreno Ladino" w:date="2025-01-15T13:01:00Z" w16du:dateUtc="2025-01-15T18:01:00Z">
            <w:rPr>
              <w:rFonts w:cs="Times New Roman"/>
            </w:rPr>
          </w:rPrChange>
        </w:rPr>
      </w:pPr>
      <w:r w:rsidRPr="00963ED8">
        <w:rPr>
          <w:rFonts w:cs="Times New Roman"/>
          <w:lang w:val="es-CO"/>
          <w:rPrChange w:id="3793" w:author="Massiel Nayibe Moreno Ladino" w:date="2025-01-15T13:01:00Z" w16du:dateUtc="2025-01-15T18:01:00Z">
            <w:rPr>
              <w:rFonts w:cs="Times New Roman"/>
            </w:rPr>
          </w:rPrChange>
        </w:rPr>
        <w:t>El personal que participe en la preparación, redacción y revisión de propuestas de desarrollo empresarial durante los fines de semana o que trabaje más de 9 horas diarias entre semana. El gestor de propuestas enviará un correo electrónico indicando los empleados con derecho a este día.</w:t>
      </w:r>
    </w:p>
    <w:p w14:paraId="543AEF49" w14:textId="77777777" w:rsidR="00441859" w:rsidRPr="00963ED8" w:rsidRDefault="00DE7F5C">
      <w:pPr>
        <w:pStyle w:val="Prrafodelista"/>
        <w:numPr>
          <w:ilvl w:val="0"/>
          <w:numId w:val="118"/>
        </w:numPr>
        <w:spacing w:before="120" w:line="360" w:lineRule="auto"/>
        <w:jc w:val="both"/>
        <w:rPr>
          <w:lang w:val="es-CO"/>
          <w:rPrChange w:id="3794" w:author="Massiel Nayibe Moreno Ladino" w:date="2025-01-15T13:01:00Z" w16du:dateUtc="2025-01-15T18:01:00Z">
            <w:rPr/>
          </w:rPrChange>
        </w:rPr>
      </w:pPr>
      <w:r w:rsidRPr="00963ED8">
        <w:rPr>
          <w:lang w:val="es-CO"/>
          <w:rPrChange w:id="3795" w:author="Massiel Nayibe Moreno Ladino" w:date="2025-01-15T13:01:00Z" w16du:dateUtc="2025-01-15T18:01:00Z">
            <w:rPr/>
          </w:rPrChange>
        </w:rPr>
        <w:t>Los empleados que trabajen en domingo tendrán derecho a un día compensatorio o remuneración a elección del empleado, según lo dispuesto en los artículos 180, 182 y 183 del Código Sustantivo del Trabajo,</w:t>
      </w:r>
    </w:p>
    <w:p w14:paraId="73FAAC57" w14:textId="77777777" w:rsidR="00441859" w:rsidRPr="00963ED8" w:rsidRDefault="00DE7F5C">
      <w:pPr>
        <w:spacing w:after="120" w:line="360" w:lineRule="auto"/>
        <w:jc w:val="both"/>
        <w:rPr>
          <w:rFonts w:cs="Times New Roman"/>
          <w:u w:val="single"/>
          <w:lang w:val="es-CO"/>
          <w:rPrChange w:id="3796" w:author="Massiel Nayibe Moreno Ladino" w:date="2025-01-15T13:01:00Z" w16du:dateUtc="2025-01-15T18:01:00Z">
            <w:rPr>
              <w:rFonts w:cs="Times New Roman"/>
              <w:u w:val="single"/>
            </w:rPr>
          </w:rPrChange>
        </w:rPr>
      </w:pPr>
      <w:r w:rsidRPr="00963ED8">
        <w:rPr>
          <w:rFonts w:cs="Times New Roman"/>
          <w:u w:val="single"/>
          <w:lang w:val="es-CO"/>
          <w:rPrChange w:id="3797" w:author="Massiel Nayibe Moreno Ladino" w:date="2025-01-15T13:01:00Z" w16du:dateUtc="2025-01-15T18:01:00Z">
            <w:rPr>
              <w:rFonts w:cs="Times New Roman"/>
              <w:u w:val="single"/>
            </w:rPr>
          </w:rPrChange>
        </w:rPr>
        <w:t>Para casos excepcionales y eventos adicionales que cumplan los requisitos fuera de los ejemplos ilustrativos anteriores, la aprobación debe provenir del supervisor del empleado y de RRHH.</w:t>
      </w:r>
    </w:p>
    <w:p w14:paraId="72B28A3A" w14:textId="77777777" w:rsidR="00441859" w:rsidRPr="00963ED8" w:rsidRDefault="00DE7F5C">
      <w:pPr>
        <w:spacing w:line="360" w:lineRule="auto"/>
        <w:jc w:val="both"/>
        <w:rPr>
          <w:lang w:val="es-CO"/>
          <w:rPrChange w:id="3798" w:author="Massiel Nayibe Moreno Ladino" w:date="2025-01-15T13:01:00Z" w16du:dateUtc="2025-01-15T18:01:00Z">
            <w:rPr/>
          </w:rPrChange>
        </w:rPr>
      </w:pPr>
      <w:r w:rsidRPr="00963ED8">
        <w:rPr>
          <w:rFonts w:cs="Times New Roman"/>
          <w:lang w:val="es-CO"/>
          <w:rPrChange w:id="3799" w:author="Massiel Nayibe Moreno Ladino" w:date="2025-01-15T13:01:00Z" w16du:dateUtc="2025-01-15T18:01:00Z">
            <w:rPr>
              <w:rFonts w:cs="Times New Roman"/>
            </w:rPr>
          </w:rPrChange>
        </w:rPr>
        <w:lastRenderedPageBreak/>
        <w:t>Todas las solicitudes de tiempo compensatorio deben seguirse y registrarse correctamente en las hojas de horas del empleado en el Replicon. Los empleados deben ingresar el tiempo compensatorio como horas regulares, con un comentario que indique la razón aprobada para el tiempo compensatorio</w:t>
      </w:r>
      <w:r w:rsidR="005A6EFE" w:rsidRPr="00963ED8">
        <w:rPr>
          <w:lang w:val="es-CO"/>
          <w:rPrChange w:id="3800" w:author="Massiel Nayibe Moreno Ladino" w:date="2025-01-15T13:01:00Z" w16du:dateUtc="2025-01-15T18:01:00Z">
            <w:rPr/>
          </w:rPrChange>
        </w:rPr>
        <w:t xml:space="preserve">. </w:t>
      </w:r>
    </w:p>
    <w:p w14:paraId="466DC064" w14:textId="77777777" w:rsidR="00441859" w:rsidRDefault="00B57BC1">
      <w:pPr>
        <w:pStyle w:val="Ttulo2"/>
        <w:numPr>
          <w:ilvl w:val="1"/>
          <w:numId w:val="82"/>
        </w:numPr>
      </w:pPr>
      <w:bookmarkStart w:id="3801" w:name="_Toc185341352"/>
      <w:bookmarkStart w:id="3802" w:name="_Toc185341710"/>
      <w:bookmarkStart w:id="3803" w:name="_Toc185419759"/>
      <w:bookmarkStart w:id="3804" w:name="_Toc185420125"/>
      <w:bookmarkStart w:id="3805" w:name="_Toc185420491"/>
      <w:bookmarkStart w:id="3806" w:name="_Toc185420857"/>
      <w:bookmarkStart w:id="3807" w:name="_Toc185435387"/>
      <w:bookmarkStart w:id="3808" w:name="_Toc185341353"/>
      <w:bookmarkStart w:id="3809" w:name="_Toc185341711"/>
      <w:bookmarkStart w:id="3810" w:name="_Toc185419760"/>
      <w:bookmarkStart w:id="3811" w:name="_Toc185420126"/>
      <w:bookmarkStart w:id="3812" w:name="_Toc185420492"/>
      <w:bookmarkStart w:id="3813" w:name="_Toc185420858"/>
      <w:bookmarkStart w:id="3814" w:name="_Toc185435388"/>
      <w:bookmarkStart w:id="3815" w:name="_Toc185435389"/>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r>
        <w:t xml:space="preserve">Política </w:t>
      </w:r>
      <w:r w:rsidR="003F499D">
        <w:t xml:space="preserve">de desconexión </w:t>
      </w:r>
      <w:r w:rsidR="00DE7F5C">
        <w:t>laboral</w:t>
      </w:r>
      <w:bookmarkEnd w:id="3815"/>
    </w:p>
    <w:p w14:paraId="7B7A96C3" w14:textId="77777777" w:rsidR="00441859" w:rsidRPr="00963ED8" w:rsidRDefault="00DE7F5C">
      <w:pPr>
        <w:spacing w:line="360" w:lineRule="auto"/>
        <w:jc w:val="both"/>
        <w:rPr>
          <w:lang w:val="es-CO"/>
          <w:rPrChange w:id="3816" w:author="Massiel Nayibe Moreno Ladino" w:date="2025-01-15T13:01:00Z" w16du:dateUtc="2025-01-15T18:01:00Z">
            <w:rPr/>
          </w:rPrChange>
        </w:rPr>
      </w:pPr>
      <w:r w:rsidRPr="00963ED8">
        <w:rPr>
          <w:lang w:val="es-CO"/>
          <w:rPrChange w:id="3817" w:author="Massiel Nayibe Moreno Ladino" w:date="2025-01-15T13:01:00Z" w16du:dateUtc="2025-01-15T18:01:00Z">
            <w:rPr/>
          </w:rPrChange>
        </w:rPr>
        <w:t>De conformidad con el artículo 3 de la Ley 2191 de 2022, se entiende por desconexión laboral lo siguiente: "el derecho de todos los miembros del equipo y servidores públicos a no tener contacto, por cualquier medio o herramienta, sea tecnológica o no, para asuntos relacionados con su campo o actividad laboral, en horarios fuera de la jornada ordinaria o máxima legal, o pactada, o durante sus vacaciones o descansos."</w:t>
      </w:r>
    </w:p>
    <w:p w14:paraId="28F6C043" w14:textId="77777777" w:rsidR="00441859" w:rsidRPr="00963ED8" w:rsidRDefault="00DE7F5C">
      <w:pPr>
        <w:spacing w:before="120" w:line="360" w:lineRule="auto"/>
        <w:jc w:val="both"/>
        <w:rPr>
          <w:lang w:val="es-CO"/>
          <w:rPrChange w:id="3818" w:author="Massiel Nayibe Moreno Ladino" w:date="2025-01-15T13:01:00Z" w16du:dateUtc="2025-01-15T18:01:00Z">
            <w:rPr/>
          </w:rPrChange>
        </w:rPr>
      </w:pPr>
      <w:r w:rsidRPr="00963ED8">
        <w:rPr>
          <w:lang w:val="es-CO"/>
          <w:rPrChange w:id="3819" w:author="Massiel Nayibe Moreno Ladino" w:date="2025-01-15T13:01:00Z" w16du:dateUtc="2025-01-15T18:01:00Z">
            <w:rPr/>
          </w:rPrChange>
        </w:rPr>
        <w:t xml:space="preserve">Esta política favorece el debido equilibrio en la relación entre descanso y trabajo, establece pautas aplicables al derecho de los miembros del equipo a desconectarse del trabajo dentro de </w:t>
      </w:r>
      <w:r w:rsidR="00AE2596" w:rsidRPr="00963ED8">
        <w:rPr>
          <w:lang w:val="es-CO"/>
          <w:rPrChange w:id="3820" w:author="Massiel Nayibe Moreno Ladino" w:date="2025-01-15T13:01:00Z" w16du:dateUtc="2025-01-15T18:01:00Z">
            <w:rPr/>
          </w:rPrChange>
        </w:rPr>
        <w:t>Partners Colombia</w:t>
      </w:r>
      <w:r w:rsidRPr="00963ED8">
        <w:rPr>
          <w:lang w:val="es-CO"/>
          <w:rPrChange w:id="3821" w:author="Massiel Nayibe Moreno Ladino" w:date="2025-01-15T13:01:00Z" w16du:dateUtc="2025-01-15T18:01:00Z">
            <w:rPr/>
          </w:rPrChange>
        </w:rPr>
        <w:t>, que garantizan el goce efectivo del tiempo fuera del horario laboral, o durante los permisos, licencias y vacaciones, así como la conciliación de su vida personal, familiar y laboral.</w:t>
      </w:r>
    </w:p>
    <w:p w14:paraId="1D3A82EA" w14:textId="77777777" w:rsidR="00441859" w:rsidRPr="00963ED8" w:rsidRDefault="00DE7F5C">
      <w:pPr>
        <w:spacing w:before="120" w:line="360" w:lineRule="auto"/>
        <w:jc w:val="both"/>
        <w:rPr>
          <w:lang w:val="es-CO"/>
          <w:rPrChange w:id="3822" w:author="Massiel Nayibe Moreno Ladino" w:date="2025-01-15T13:01:00Z" w16du:dateUtc="2025-01-15T18:01:00Z">
            <w:rPr/>
          </w:rPrChange>
        </w:rPr>
      </w:pPr>
      <w:r w:rsidRPr="00963ED8">
        <w:rPr>
          <w:lang w:val="es-CO"/>
          <w:rPrChange w:id="3823" w:author="Massiel Nayibe Moreno Ladino" w:date="2025-01-15T13:01:00Z" w16du:dateUtc="2025-01-15T18:01:00Z">
            <w:rPr/>
          </w:rPrChange>
        </w:rPr>
        <w:t xml:space="preserve">Quedan exceptuados de los lineamientos de la presente política, de conformidad con lo señalado en el artículo 6 de </w:t>
      </w:r>
      <w:r w:rsidR="00785CDF" w:rsidRPr="00963ED8">
        <w:rPr>
          <w:lang w:val="es-CO"/>
          <w:rPrChange w:id="3824" w:author="Massiel Nayibe Moreno Ladino" w:date="2025-01-15T13:01:00Z" w16du:dateUtc="2025-01-15T18:01:00Z">
            <w:rPr/>
          </w:rPrChange>
        </w:rPr>
        <w:t>la Ley 2191 de 2022</w:t>
      </w:r>
      <w:r w:rsidRPr="00963ED8">
        <w:rPr>
          <w:lang w:val="es-CO"/>
          <w:rPrChange w:id="3825" w:author="Massiel Nayibe Moreno Ladino" w:date="2025-01-15T13:01:00Z" w16du:dateUtc="2025-01-15T18:01:00Z">
            <w:rPr/>
          </w:rPrChange>
        </w:rPr>
        <w:t>:</w:t>
      </w:r>
    </w:p>
    <w:p w14:paraId="68BD03CD" w14:textId="77777777" w:rsidR="00441859" w:rsidRPr="00963ED8" w:rsidRDefault="00DE7F5C">
      <w:pPr>
        <w:pStyle w:val="Prrafodelista"/>
        <w:numPr>
          <w:ilvl w:val="0"/>
          <w:numId w:val="188"/>
        </w:numPr>
        <w:spacing w:before="120" w:line="360" w:lineRule="auto"/>
        <w:jc w:val="both"/>
        <w:rPr>
          <w:lang w:val="es-CO"/>
          <w:rPrChange w:id="3826" w:author="Massiel Nayibe Moreno Ladino" w:date="2025-01-15T13:01:00Z" w16du:dateUtc="2025-01-15T18:01:00Z">
            <w:rPr/>
          </w:rPrChange>
        </w:rPr>
      </w:pPr>
      <w:r w:rsidRPr="00963ED8">
        <w:rPr>
          <w:lang w:val="es-CO"/>
          <w:rPrChange w:id="3827" w:author="Massiel Nayibe Moreno Ladino" w:date="2025-01-15T13:01:00Z" w16du:dateUtc="2025-01-15T18:01:00Z">
            <w:rPr/>
          </w:rPrChange>
        </w:rPr>
        <w:t>Miembros del equipo que ocupan puestos de gestión</w:t>
      </w:r>
      <w:r w:rsidR="00821066" w:rsidRPr="00963ED8">
        <w:rPr>
          <w:lang w:val="es-CO"/>
          <w:rPrChange w:id="3828" w:author="Massiel Nayibe Moreno Ladino" w:date="2025-01-15T13:01:00Z" w16du:dateUtc="2025-01-15T18:01:00Z">
            <w:rPr/>
          </w:rPrChange>
        </w:rPr>
        <w:t xml:space="preserve">, confianza y dirección </w:t>
      </w:r>
      <w:r w:rsidR="009B6A30" w:rsidRPr="00963ED8">
        <w:rPr>
          <w:lang w:val="es-CO"/>
          <w:rPrChange w:id="3829" w:author="Massiel Nayibe Moreno Ladino" w:date="2025-01-15T13:01:00Z" w16du:dateUtc="2025-01-15T18:01:00Z">
            <w:rPr/>
          </w:rPrChange>
        </w:rPr>
        <w:t xml:space="preserve">(personal </w:t>
      </w:r>
      <w:r w:rsidR="00821066" w:rsidRPr="00963ED8">
        <w:rPr>
          <w:lang w:val="es-CO"/>
          <w:rPrChange w:id="3830" w:author="Massiel Nayibe Moreno Ladino" w:date="2025-01-15T13:01:00Z" w16du:dateUtc="2025-01-15T18:01:00Z">
            <w:rPr/>
          </w:rPrChange>
        </w:rPr>
        <w:t>dedirección, confianza y manejo)</w:t>
      </w:r>
      <w:r w:rsidRPr="00963ED8">
        <w:rPr>
          <w:lang w:val="es-CO"/>
          <w:rPrChange w:id="3831" w:author="Massiel Nayibe Moreno Ladino" w:date="2025-01-15T13:01:00Z" w16du:dateUtc="2025-01-15T18:01:00Z">
            <w:rPr/>
          </w:rPrChange>
        </w:rPr>
        <w:t xml:space="preserve">. </w:t>
      </w:r>
    </w:p>
    <w:p w14:paraId="3647C38A" w14:textId="77777777" w:rsidR="00441859" w:rsidRPr="00963ED8" w:rsidRDefault="00DE7F5C">
      <w:pPr>
        <w:pStyle w:val="Prrafodelista"/>
        <w:numPr>
          <w:ilvl w:val="0"/>
          <w:numId w:val="188"/>
        </w:numPr>
        <w:spacing w:before="120" w:line="360" w:lineRule="auto"/>
        <w:jc w:val="both"/>
        <w:rPr>
          <w:lang w:val="es-CO"/>
          <w:rPrChange w:id="3832" w:author="Massiel Nayibe Moreno Ladino" w:date="2025-01-15T13:01:00Z" w16du:dateUtc="2025-01-15T18:01:00Z">
            <w:rPr/>
          </w:rPrChange>
        </w:rPr>
      </w:pPr>
      <w:r w:rsidRPr="00963ED8">
        <w:rPr>
          <w:lang w:val="es-CO"/>
          <w:rPrChange w:id="3833" w:author="Massiel Nayibe Moreno Ladino" w:date="2025-01-15T13:01:00Z" w16du:dateUtc="2025-01-15T18:01:00Z">
            <w:rPr/>
          </w:rPrChange>
        </w:rPr>
        <w:t xml:space="preserve">Situaciones de fuerza mayor o caso fortuito, en las que sea necesario cumplir deberes extras de colaboración con </w:t>
      </w:r>
      <w:r w:rsidR="00821066" w:rsidRPr="00963ED8">
        <w:rPr>
          <w:lang w:val="es-CO"/>
          <w:rPrChange w:id="3834" w:author="Massiel Nayibe Moreno Ladino" w:date="2025-01-15T13:01:00Z" w16du:dateUtc="2025-01-15T18:01:00Z">
            <w:rPr/>
          </w:rPrChange>
        </w:rPr>
        <w:t>Socios</w:t>
      </w:r>
      <w:r w:rsidRPr="00963ED8">
        <w:rPr>
          <w:lang w:val="es-CO"/>
          <w:rPrChange w:id="3835" w:author="Massiel Nayibe Moreno Ladino" w:date="2025-01-15T13:01:00Z" w16du:dateUtc="2025-01-15T18:01:00Z">
            <w:rPr/>
          </w:rPrChange>
        </w:rPr>
        <w:t xml:space="preserve">, cuando sean necesarios para la continuidad del servicio o para solventar situaciones difíciles o urgentes en el funcionamiento de </w:t>
      </w:r>
      <w:r w:rsidR="00821066" w:rsidRPr="00963ED8">
        <w:rPr>
          <w:lang w:val="es-CO"/>
          <w:rPrChange w:id="3836" w:author="Massiel Nayibe Moreno Ladino" w:date="2025-01-15T13:01:00Z" w16du:dateUtc="2025-01-15T18:01:00Z">
            <w:rPr/>
          </w:rPrChange>
        </w:rPr>
        <w:t>Socios</w:t>
      </w:r>
      <w:r w:rsidRPr="00963ED8">
        <w:rPr>
          <w:lang w:val="es-CO"/>
          <w:rPrChange w:id="3837" w:author="Massiel Nayibe Moreno Ladino" w:date="2025-01-15T13:01:00Z" w16du:dateUtc="2025-01-15T18:01:00Z">
            <w:rPr/>
          </w:rPrChange>
        </w:rPr>
        <w:t>, siempre que se justifique la ausencia de otra alternativa viable.</w:t>
      </w:r>
    </w:p>
    <w:p w14:paraId="7A254678" w14:textId="77777777" w:rsidR="00441859" w:rsidRPr="00963ED8" w:rsidRDefault="00DE7F5C">
      <w:pPr>
        <w:spacing w:before="120" w:line="360" w:lineRule="auto"/>
        <w:jc w:val="both"/>
        <w:rPr>
          <w:lang w:val="es-CO"/>
          <w:rPrChange w:id="3838" w:author="Massiel Nayibe Moreno Ladino" w:date="2025-01-15T13:01:00Z" w16du:dateUtc="2025-01-15T18:01:00Z">
            <w:rPr/>
          </w:rPrChange>
        </w:rPr>
      </w:pPr>
      <w:r w:rsidRPr="00963ED8">
        <w:rPr>
          <w:lang w:val="es-CO"/>
          <w:rPrChange w:id="3839" w:author="Massiel Nayibe Moreno Ladino" w:date="2025-01-15T13:01:00Z" w16du:dateUtc="2025-01-15T18:01:00Z">
            <w:rPr/>
          </w:rPrChange>
        </w:rPr>
        <w:t xml:space="preserve">Consulte la </w:t>
      </w:r>
      <w:r>
        <w:fldChar w:fldCharType="begin"/>
      </w:r>
      <w:r w:rsidRPr="00963ED8">
        <w:rPr>
          <w:lang w:val="es-CO"/>
          <w:rPrChange w:id="3840" w:author="Massiel Nayibe Moreno Ladino" w:date="2025-01-15T13:01:00Z" w16du:dateUtc="2025-01-15T18:01:00Z">
            <w:rPr/>
          </w:rPrChange>
        </w:rPr>
        <w:instrText>HYPERLINK "https://partnersnet107.sharepoint.com/:f:/s/FA/EvQTbC1dMMJKqU2NL8tKNxsBE5LjPrFwBxEgeAJQvPG31w?e=IuD74F"</w:instrText>
      </w:r>
      <w:r>
        <w:fldChar w:fldCharType="separate"/>
      </w:r>
      <w:r w:rsidRPr="00963ED8">
        <w:rPr>
          <w:rStyle w:val="Hipervnculo"/>
          <w:lang w:val="es-CO"/>
          <w:rPrChange w:id="3841" w:author="Massiel Nayibe Moreno Ladino" w:date="2025-01-15T13:01:00Z" w16du:dateUtc="2025-01-15T18:01:00Z">
            <w:rPr>
              <w:rStyle w:val="Hipervnculo"/>
            </w:rPr>
          </w:rPrChange>
        </w:rPr>
        <w:t>política</w:t>
      </w:r>
      <w:r>
        <w:fldChar w:fldCharType="end"/>
      </w:r>
      <w:r w:rsidRPr="00963ED8">
        <w:rPr>
          <w:lang w:val="es-CO"/>
          <w:rPrChange w:id="3842" w:author="Massiel Nayibe Moreno Ladino" w:date="2025-01-15T13:01:00Z" w16du:dateUtc="2025-01-15T18:01:00Z">
            <w:rPr/>
          </w:rPrChange>
        </w:rPr>
        <w:t xml:space="preserve"> completa de Partners Colombia </w:t>
      </w:r>
      <w:r w:rsidR="00BF31F7">
        <w:fldChar w:fldCharType="begin"/>
      </w:r>
      <w:r w:rsidR="00BF31F7" w:rsidRPr="00963ED8">
        <w:rPr>
          <w:lang w:val="es-CO"/>
          <w:rPrChange w:id="3843" w:author="Massiel Nayibe Moreno Ladino" w:date="2025-01-15T13:01:00Z" w16du:dateUtc="2025-01-15T18:01:00Z">
            <w:rPr/>
          </w:rPrChange>
        </w:rPr>
        <w:instrText>HYPERLINK "https://partnersnet107.sharepoint.com/:f:/s/FA/EvQTbC1dMMJKqU2NL8tKNxsBE5LjPrFwBxEgeAJQvPG31w?e=IuD74F"</w:instrText>
      </w:r>
      <w:r w:rsidR="00BF31F7">
        <w:fldChar w:fldCharType="separate"/>
      </w:r>
      <w:r w:rsidR="00BF31F7" w:rsidRPr="00963ED8">
        <w:rPr>
          <w:rStyle w:val="Hipervnculo"/>
          <w:lang w:val="es-CO"/>
          <w:rPrChange w:id="3844" w:author="Massiel Nayibe Moreno Ladino" w:date="2025-01-15T13:01:00Z" w16du:dateUtc="2025-01-15T18:01:00Z">
            <w:rPr>
              <w:rStyle w:val="Hipervnculo"/>
            </w:rPr>
          </w:rPrChange>
        </w:rPr>
        <w:t>sobre Desconexión Laboral</w:t>
      </w:r>
      <w:r w:rsidR="00BF31F7">
        <w:fldChar w:fldCharType="end"/>
      </w:r>
      <w:r w:rsidR="00BF31F7" w:rsidRPr="00963ED8">
        <w:rPr>
          <w:lang w:val="es-CO"/>
          <w:rPrChange w:id="3845" w:author="Massiel Nayibe Moreno Ladino" w:date="2025-01-15T13:01:00Z" w16du:dateUtc="2025-01-15T18:01:00Z">
            <w:rPr/>
          </w:rPrChange>
        </w:rPr>
        <w:t>.</w:t>
      </w:r>
    </w:p>
    <w:p w14:paraId="030D526C" w14:textId="77777777" w:rsidR="00441859" w:rsidRPr="00963ED8" w:rsidRDefault="00DE7F5C">
      <w:pPr>
        <w:pStyle w:val="Ttulo2"/>
        <w:numPr>
          <w:ilvl w:val="1"/>
          <w:numId w:val="82"/>
        </w:numPr>
        <w:rPr>
          <w:lang w:val="es-CO"/>
          <w:rPrChange w:id="3846" w:author="Massiel Nayibe Moreno Ladino" w:date="2025-01-15T13:01:00Z" w16du:dateUtc="2025-01-15T18:01:00Z">
            <w:rPr/>
          </w:rPrChange>
        </w:rPr>
      </w:pPr>
      <w:bookmarkStart w:id="3847" w:name="_Toc185435390"/>
      <w:r w:rsidRPr="00963ED8">
        <w:rPr>
          <w:lang w:val="es-CO"/>
          <w:rPrChange w:id="3848" w:author="Massiel Nayibe Moreno Ladino" w:date="2025-01-15T13:01:00Z" w16du:dateUtc="2025-01-15T18:01:00Z">
            <w:rPr/>
          </w:rPrChange>
        </w:rPr>
        <w:t>Política de teletrabajo y requisitos presenciales</w:t>
      </w:r>
      <w:bookmarkEnd w:id="3847"/>
    </w:p>
    <w:p w14:paraId="311FB135" w14:textId="77777777" w:rsidR="00441859" w:rsidRPr="00963ED8" w:rsidRDefault="00DE7F5C">
      <w:pPr>
        <w:spacing w:line="360" w:lineRule="auto"/>
        <w:jc w:val="both"/>
        <w:rPr>
          <w:lang w:val="es-CO"/>
          <w:rPrChange w:id="3849" w:author="Massiel Nayibe Moreno Ladino" w:date="2025-01-15T13:01:00Z" w16du:dateUtc="2025-01-15T18:01:00Z">
            <w:rPr/>
          </w:rPrChange>
        </w:rPr>
      </w:pPr>
      <w:r w:rsidRPr="00963ED8">
        <w:rPr>
          <w:lang w:val="es-CO"/>
          <w:rPrChange w:id="3850" w:author="Massiel Nayibe Moreno Ladino" w:date="2025-01-15T13:01:00Z" w16du:dateUtc="2025-01-15T18:01:00Z">
            <w:rPr/>
          </w:rPrChange>
        </w:rPr>
        <w:t xml:space="preserve">Esta política se aplica a todo el personal de Partners Colombia. Compañeros reconoce la importancia de un balance saludable entre la vida personal y laboral y reconoce que la flexibilidad en el lugar de trabajo puede mejorar el reclutamiento y la retención del personal. Partners </w:t>
      </w:r>
      <w:r w:rsidR="00FC6308" w:rsidRPr="00963ED8">
        <w:rPr>
          <w:lang w:val="es-CO"/>
          <w:rPrChange w:id="3851" w:author="Massiel Nayibe Moreno Ladino" w:date="2025-01-15T13:01:00Z" w16du:dateUtc="2025-01-15T18:01:00Z">
            <w:rPr/>
          </w:rPrChange>
        </w:rPr>
        <w:t xml:space="preserve">Colombia </w:t>
      </w:r>
      <w:r w:rsidRPr="00963ED8">
        <w:rPr>
          <w:lang w:val="es-CO"/>
          <w:rPrChange w:id="3852" w:author="Massiel Nayibe Moreno Ladino" w:date="2025-01-15T13:01:00Z" w16du:dateUtc="2025-01-15T18:01:00Z">
            <w:rPr/>
          </w:rPrChange>
        </w:rPr>
        <w:lastRenderedPageBreak/>
        <w:t xml:space="preserve">también reconoce la importancia de la cultura organizacional y la innovación. El objetivo de esta política es equilibrar estos factores, proporcionando flexibilidad a los empleados sin poner en peligro la cultura organizacional de Partners y su capacidad de innovación. </w:t>
      </w:r>
    </w:p>
    <w:p w14:paraId="27DE0C09" w14:textId="77777777" w:rsidR="00441859" w:rsidRPr="00963ED8" w:rsidRDefault="00DE7F5C">
      <w:pPr>
        <w:pStyle w:val="Prrafodelista"/>
        <w:numPr>
          <w:ilvl w:val="0"/>
          <w:numId w:val="189"/>
        </w:numPr>
        <w:spacing w:before="120" w:line="360" w:lineRule="auto"/>
        <w:jc w:val="both"/>
        <w:rPr>
          <w:lang w:val="es-CO"/>
          <w:rPrChange w:id="3853" w:author="Massiel Nayibe Moreno Ladino" w:date="2025-01-15T13:01:00Z" w16du:dateUtc="2025-01-15T18:01:00Z">
            <w:rPr/>
          </w:rPrChange>
        </w:rPr>
      </w:pPr>
      <w:r w:rsidRPr="00963ED8">
        <w:rPr>
          <w:b/>
          <w:bCs/>
          <w:lang w:val="es-CO"/>
          <w:rPrChange w:id="3854" w:author="Massiel Nayibe Moreno Ladino" w:date="2025-01-15T13:01:00Z" w16du:dateUtc="2025-01-15T18:01:00Z">
            <w:rPr>
              <w:b/>
              <w:bCs/>
            </w:rPr>
          </w:rPrChange>
        </w:rPr>
        <w:t>Teletrabajo</w:t>
      </w:r>
      <w:r w:rsidRPr="00963ED8">
        <w:rPr>
          <w:lang w:val="es-CO"/>
          <w:rPrChange w:id="3855" w:author="Massiel Nayibe Moreno Ladino" w:date="2025-01-15T13:01:00Z" w16du:dateUtc="2025-01-15T18:01:00Z">
            <w:rPr/>
          </w:rPrChange>
        </w:rPr>
        <w:t xml:space="preserve">: Es una forma de organización laboral, que consiste en la realización de actividades remuneradas o prestación de servicios a terceros utilizando como soporte las tecnologías de la información y las comunicaciones (TIC) para el contacto entre el trabajador y la empresa, sin requerir la presencia física del trabajador en un lugar específico de trabajo (Art. 2, Ley 1221 de 2008). </w:t>
      </w:r>
    </w:p>
    <w:p w14:paraId="0C806E38" w14:textId="77777777" w:rsidR="00441859" w:rsidRPr="00963ED8" w:rsidRDefault="00DE7F5C">
      <w:pPr>
        <w:pStyle w:val="Prrafodelista"/>
        <w:numPr>
          <w:ilvl w:val="0"/>
          <w:numId w:val="189"/>
        </w:numPr>
        <w:spacing w:before="120" w:line="360" w:lineRule="auto"/>
        <w:jc w:val="both"/>
        <w:rPr>
          <w:lang w:val="es-CO"/>
          <w:rPrChange w:id="3856" w:author="Massiel Nayibe Moreno Ladino" w:date="2025-01-15T13:01:00Z" w16du:dateUtc="2025-01-15T18:01:00Z">
            <w:rPr/>
          </w:rPrChange>
        </w:rPr>
      </w:pPr>
      <w:r w:rsidRPr="00963ED8">
        <w:rPr>
          <w:b/>
          <w:bCs/>
          <w:lang w:val="es-CO"/>
          <w:rPrChange w:id="3857" w:author="Massiel Nayibe Moreno Ladino" w:date="2025-01-15T13:01:00Z" w16du:dateUtc="2025-01-15T18:01:00Z">
            <w:rPr>
              <w:b/>
              <w:bCs/>
            </w:rPr>
          </w:rPrChange>
        </w:rPr>
        <w:t>Teletrabajador</w:t>
      </w:r>
      <w:r w:rsidRPr="00963ED8">
        <w:rPr>
          <w:lang w:val="es-CO"/>
          <w:rPrChange w:id="3858" w:author="Massiel Nayibe Moreno Ladino" w:date="2025-01-15T13:01:00Z" w16du:dateUtc="2025-01-15T18:01:00Z">
            <w:rPr/>
          </w:rPrChange>
        </w:rPr>
        <w:t xml:space="preserve">: Persona que realiza actividades laborales a través de las tecnologías de la información y las comunicaciones fuera de la empresa a la que presta sus servicios (Art. 2, Ley 1221 de 2008). </w:t>
      </w:r>
    </w:p>
    <w:p w14:paraId="36110F9E" w14:textId="77777777" w:rsidR="00441859" w:rsidRPr="00963ED8" w:rsidRDefault="00DE7F5C">
      <w:pPr>
        <w:spacing w:before="120" w:line="360" w:lineRule="auto"/>
        <w:jc w:val="both"/>
        <w:rPr>
          <w:lang w:val="es-CO"/>
          <w:rPrChange w:id="3859" w:author="Massiel Nayibe Moreno Ladino" w:date="2025-01-15T13:01:00Z" w16du:dateUtc="2025-01-15T18:01:00Z">
            <w:rPr/>
          </w:rPrChange>
        </w:rPr>
      </w:pPr>
      <w:r w:rsidRPr="00963ED8">
        <w:rPr>
          <w:lang w:val="es-CO"/>
          <w:rPrChange w:id="3860" w:author="Massiel Nayibe Moreno Ladino" w:date="2025-01-15T13:01:00Z" w16du:dateUtc="2025-01-15T18:01:00Z">
            <w:rPr/>
          </w:rPrChange>
        </w:rPr>
        <w:t xml:space="preserve">Sin embargo, el teletrabajo </w:t>
      </w:r>
      <w:r w:rsidRPr="00963ED8">
        <w:rPr>
          <w:u w:val="single"/>
          <w:lang w:val="es-CO"/>
          <w:rPrChange w:id="3861" w:author="Massiel Nayibe Moreno Ladino" w:date="2025-01-15T13:01:00Z" w16du:dateUtc="2025-01-15T18:01:00Z">
            <w:rPr>
              <w:u w:val="single"/>
            </w:rPr>
          </w:rPrChange>
        </w:rPr>
        <w:t>no es un derecho o beneficio de la empresa</w:t>
      </w:r>
      <w:r w:rsidRPr="00963ED8">
        <w:rPr>
          <w:lang w:val="es-CO"/>
          <w:rPrChange w:id="3862" w:author="Massiel Nayibe Moreno Ladino" w:date="2025-01-15T13:01:00Z" w16du:dateUtc="2025-01-15T18:01:00Z">
            <w:rPr/>
          </w:rPrChange>
        </w:rPr>
        <w:t xml:space="preserve">. Partners </w:t>
      </w:r>
      <w:r w:rsidR="00FC6308" w:rsidRPr="00963ED8">
        <w:rPr>
          <w:lang w:val="es-CO"/>
          <w:rPrChange w:id="3863" w:author="Massiel Nayibe Moreno Ladino" w:date="2025-01-15T13:01:00Z" w16du:dateUtc="2025-01-15T18:01:00Z">
            <w:rPr/>
          </w:rPrChange>
        </w:rPr>
        <w:t xml:space="preserve">Colombia </w:t>
      </w:r>
      <w:r w:rsidRPr="00963ED8">
        <w:rPr>
          <w:lang w:val="es-CO"/>
          <w:rPrChange w:id="3864" w:author="Massiel Nayibe Moreno Ladino" w:date="2025-01-15T13:01:00Z" w16du:dateUtc="2025-01-15T18:01:00Z">
            <w:rPr/>
          </w:rPrChange>
        </w:rPr>
        <w:t xml:space="preserve">considera que el teletrabajo es una opción de trabajo viable cuando tanto el empleado como el puesto de trabajo se adaptan a este tipo de acuerdo, consulte los criterios de elegibilidad a continuación. </w:t>
      </w:r>
    </w:p>
    <w:p w14:paraId="4790FFDB" w14:textId="77777777" w:rsidR="00441859" w:rsidRPr="00963ED8" w:rsidRDefault="00DE7F5C">
      <w:pPr>
        <w:spacing w:before="120" w:line="360" w:lineRule="auto"/>
        <w:jc w:val="both"/>
        <w:rPr>
          <w:lang w:val="es-CO"/>
          <w:rPrChange w:id="3865" w:author="Massiel Nayibe Moreno Ladino" w:date="2025-01-15T13:01:00Z" w16du:dateUtc="2025-01-15T18:01:00Z">
            <w:rPr/>
          </w:rPrChange>
        </w:rPr>
      </w:pPr>
      <w:r w:rsidRPr="00963ED8">
        <w:rPr>
          <w:lang w:val="es-CO"/>
          <w:rPrChange w:id="3866" w:author="Massiel Nayibe Moreno Ladino" w:date="2025-01-15T13:01:00Z" w16du:dateUtc="2025-01-15T18:01:00Z">
            <w:rPr/>
          </w:rPrChange>
        </w:rPr>
        <w:t>Empleos de teletrabajo: Son aquellos empleos cuyas funciones y actividades pueden realizarse fuera de las instalaciones de Partners Colombia mediante el uso de las TIC, sin afectar la prestación del servicio y el funcionamiento coordinado de las diferentes áreas de Partners Colombia. De acuerdo con el estudio realizado al interior de Partners Colombia, son los siguientes</w:t>
      </w:r>
      <w:r w:rsidR="00987BE4" w:rsidRPr="00963ED8">
        <w:rPr>
          <w:lang w:val="es-CO"/>
          <w:rPrChange w:id="3867" w:author="Massiel Nayibe Moreno Ladino" w:date="2025-01-15T13:01:00Z" w16du:dateUtc="2025-01-15T18:01:00Z">
            <w:rPr/>
          </w:rPrChange>
        </w:rPr>
        <w:t>:</w:t>
      </w:r>
    </w:p>
    <w:tbl>
      <w:tblPr>
        <w:tblStyle w:val="Tablaconcuadrcula"/>
        <w:tblW w:w="0" w:type="auto"/>
        <w:tblLook w:val="04A0" w:firstRow="1" w:lastRow="0" w:firstColumn="1" w:lastColumn="0" w:noHBand="0" w:noVBand="1"/>
      </w:tblPr>
      <w:tblGrid>
        <w:gridCol w:w="4675"/>
        <w:gridCol w:w="4675"/>
      </w:tblGrid>
      <w:tr w:rsidR="00987BE4" w14:paraId="6DA136DE" w14:textId="77777777" w:rsidTr="00987BE4">
        <w:tc>
          <w:tcPr>
            <w:tcW w:w="4675" w:type="dxa"/>
          </w:tcPr>
          <w:p w14:paraId="20B45E23" w14:textId="77777777" w:rsidR="00441859" w:rsidRDefault="00DE7F5C">
            <w:pPr>
              <w:spacing w:before="120" w:line="360" w:lineRule="auto"/>
              <w:jc w:val="center"/>
              <w:rPr>
                <w:b/>
                <w:bCs/>
              </w:rPr>
            </w:pPr>
            <w:r w:rsidRPr="005429D4">
              <w:rPr>
                <w:b/>
                <w:bCs/>
              </w:rPr>
              <w:t>Teletrabajo posible</w:t>
            </w:r>
          </w:p>
        </w:tc>
        <w:tc>
          <w:tcPr>
            <w:tcW w:w="4675" w:type="dxa"/>
          </w:tcPr>
          <w:p w14:paraId="428C1591" w14:textId="77777777" w:rsidR="00441859" w:rsidRDefault="00DE7F5C">
            <w:pPr>
              <w:spacing w:before="120" w:line="360" w:lineRule="auto"/>
              <w:jc w:val="center"/>
              <w:rPr>
                <w:b/>
                <w:bCs/>
              </w:rPr>
            </w:pPr>
            <w:r w:rsidRPr="005429D4">
              <w:rPr>
                <w:b/>
                <w:bCs/>
              </w:rPr>
              <w:t>Posible no teletrabajo</w:t>
            </w:r>
          </w:p>
        </w:tc>
      </w:tr>
      <w:tr w:rsidR="00987BE4" w14:paraId="15BD6C93" w14:textId="77777777" w:rsidTr="00987BE4">
        <w:tc>
          <w:tcPr>
            <w:tcW w:w="4675" w:type="dxa"/>
          </w:tcPr>
          <w:p w14:paraId="13244601" w14:textId="77777777" w:rsidR="00441859" w:rsidRDefault="00DE7F5C">
            <w:pPr>
              <w:pStyle w:val="Prrafodelista"/>
              <w:numPr>
                <w:ilvl w:val="0"/>
                <w:numId w:val="191"/>
              </w:numPr>
              <w:spacing w:before="120" w:line="276" w:lineRule="auto"/>
              <w:jc w:val="both"/>
            </w:pPr>
            <w:r>
              <w:t>Asistentes</w:t>
            </w:r>
          </w:p>
          <w:p w14:paraId="719E3E2C" w14:textId="77777777" w:rsidR="00441859" w:rsidRDefault="00DE7F5C">
            <w:pPr>
              <w:pStyle w:val="Prrafodelista"/>
              <w:numPr>
                <w:ilvl w:val="0"/>
                <w:numId w:val="191"/>
              </w:numPr>
              <w:spacing w:before="120" w:line="276" w:lineRule="auto"/>
              <w:jc w:val="both"/>
            </w:pPr>
            <w:r>
              <w:t>Técnicos</w:t>
            </w:r>
          </w:p>
          <w:p w14:paraId="5EC40575" w14:textId="77777777" w:rsidR="00441859" w:rsidRDefault="00DE7F5C">
            <w:pPr>
              <w:pStyle w:val="Prrafodelista"/>
              <w:numPr>
                <w:ilvl w:val="0"/>
                <w:numId w:val="191"/>
              </w:numPr>
              <w:spacing w:before="120" w:line="276" w:lineRule="auto"/>
              <w:jc w:val="both"/>
            </w:pPr>
            <w:r>
              <w:t>Funcionarios</w:t>
            </w:r>
          </w:p>
          <w:p w14:paraId="211253DD" w14:textId="77777777" w:rsidR="00441859" w:rsidRDefault="00DE7F5C">
            <w:pPr>
              <w:pStyle w:val="Prrafodelista"/>
              <w:numPr>
                <w:ilvl w:val="0"/>
                <w:numId w:val="191"/>
              </w:numPr>
              <w:spacing w:before="120" w:line="276" w:lineRule="auto"/>
              <w:jc w:val="both"/>
            </w:pPr>
            <w:r>
              <w:t>Directores</w:t>
            </w:r>
          </w:p>
          <w:p w14:paraId="57281083" w14:textId="77777777" w:rsidR="00441859" w:rsidRDefault="00DE7F5C">
            <w:pPr>
              <w:pStyle w:val="Prrafodelista"/>
              <w:numPr>
                <w:ilvl w:val="0"/>
                <w:numId w:val="191"/>
              </w:numPr>
              <w:spacing w:before="120" w:line="276" w:lineRule="auto"/>
              <w:jc w:val="both"/>
            </w:pPr>
            <w:r>
              <w:t>Directores asociados</w:t>
            </w:r>
          </w:p>
          <w:p w14:paraId="370E5984" w14:textId="77777777" w:rsidR="00441859" w:rsidRDefault="00DE7F5C">
            <w:pPr>
              <w:pStyle w:val="Prrafodelista"/>
              <w:numPr>
                <w:ilvl w:val="0"/>
                <w:numId w:val="191"/>
              </w:numPr>
              <w:spacing w:before="120" w:line="276" w:lineRule="auto"/>
              <w:jc w:val="both"/>
            </w:pPr>
            <w:r>
              <w:t>Especialistas</w:t>
            </w:r>
          </w:p>
          <w:p w14:paraId="3C8CF452" w14:textId="77777777" w:rsidR="00441859" w:rsidRDefault="00DE7F5C">
            <w:pPr>
              <w:pStyle w:val="Prrafodelista"/>
              <w:numPr>
                <w:ilvl w:val="0"/>
                <w:numId w:val="191"/>
              </w:numPr>
              <w:spacing w:before="120" w:line="276" w:lineRule="auto"/>
              <w:jc w:val="both"/>
            </w:pPr>
            <w:r>
              <w:t>Contables</w:t>
            </w:r>
          </w:p>
          <w:p w14:paraId="0685BFB1" w14:textId="77777777" w:rsidR="00441859" w:rsidRDefault="00DE7F5C">
            <w:pPr>
              <w:pStyle w:val="Prrafodelista"/>
              <w:numPr>
                <w:ilvl w:val="0"/>
                <w:numId w:val="191"/>
              </w:numPr>
              <w:spacing w:before="120" w:line="276" w:lineRule="auto"/>
              <w:jc w:val="both"/>
            </w:pPr>
            <w:r>
              <w:t>Gestores</w:t>
            </w:r>
          </w:p>
        </w:tc>
        <w:tc>
          <w:tcPr>
            <w:tcW w:w="4675" w:type="dxa"/>
          </w:tcPr>
          <w:p w14:paraId="54178ADE" w14:textId="77777777" w:rsidR="00441859" w:rsidRDefault="00DE7F5C">
            <w:pPr>
              <w:pStyle w:val="Prrafodelista"/>
              <w:numPr>
                <w:ilvl w:val="0"/>
                <w:numId w:val="190"/>
              </w:numPr>
              <w:spacing w:before="120" w:line="276" w:lineRule="auto"/>
              <w:jc w:val="both"/>
            </w:pPr>
            <w:r>
              <w:t>Servicios generales</w:t>
            </w:r>
          </w:p>
          <w:p w14:paraId="26374EE0" w14:textId="77777777" w:rsidR="00441859" w:rsidRDefault="00DE7F5C">
            <w:pPr>
              <w:pStyle w:val="Prrafodelista"/>
              <w:numPr>
                <w:ilvl w:val="0"/>
                <w:numId w:val="190"/>
              </w:numPr>
              <w:spacing w:before="120" w:line="276" w:lineRule="auto"/>
              <w:jc w:val="both"/>
            </w:pPr>
            <w:r>
              <w:t>Conductores</w:t>
            </w:r>
          </w:p>
          <w:p w14:paraId="3710ACAE" w14:textId="77777777" w:rsidR="00987BE4" w:rsidRDefault="00987BE4" w:rsidP="00790B1C">
            <w:pPr>
              <w:spacing w:before="120" w:line="360" w:lineRule="auto"/>
              <w:jc w:val="both"/>
            </w:pPr>
          </w:p>
        </w:tc>
      </w:tr>
    </w:tbl>
    <w:p w14:paraId="32D9B441" w14:textId="77777777" w:rsidR="00441859" w:rsidRPr="00963ED8" w:rsidRDefault="00DE7F5C">
      <w:pPr>
        <w:spacing w:before="120" w:line="360" w:lineRule="auto"/>
        <w:jc w:val="both"/>
        <w:rPr>
          <w:lang w:val="es-CO"/>
          <w:rPrChange w:id="3868" w:author="Massiel Nayibe Moreno Ladino" w:date="2025-01-15T13:01:00Z" w16du:dateUtc="2025-01-15T18:01:00Z">
            <w:rPr/>
          </w:rPrChange>
        </w:rPr>
      </w:pPr>
      <w:r w:rsidRPr="00963ED8">
        <w:rPr>
          <w:lang w:val="es-CO"/>
          <w:rPrChange w:id="3869" w:author="Massiel Nayibe Moreno Ladino" w:date="2025-01-15T13:01:00Z" w16du:dateUtc="2025-01-15T18:01:00Z">
            <w:rPr/>
          </w:rPrChange>
        </w:rPr>
        <w:lastRenderedPageBreak/>
        <w:t xml:space="preserve">*Estos </w:t>
      </w:r>
      <w:r w:rsidR="00790B1C" w:rsidRPr="00963ED8">
        <w:rPr>
          <w:lang w:val="es-CO"/>
          <w:rPrChange w:id="3870" w:author="Massiel Nayibe Moreno Ladino" w:date="2025-01-15T13:01:00Z" w16du:dateUtc="2025-01-15T18:01:00Z">
            <w:rPr/>
          </w:rPrChange>
        </w:rPr>
        <w:t>puestos se actualizarán constantemente en función de las necesidades del servicio y de los nuevos avances en TIC</w:t>
      </w:r>
      <w:r w:rsidRPr="00963ED8">
        <w:rPr>
          <w:lang w:val="es-CO"/>
          <w:rPrChange w:id="3871" w:author="Massiel Nayibe Moreno Ladino" w:date="2025-01-15T13:01:00Z" w16du:dateUtc="2025-01-15T18:01:00Z">
            <w:rPr/>
          </w:rPrChange>
        </w:rPr>
        <w:t>.</w:t>
      </w:r>
    </w:p>
    <w:p w14:paraId="64E4E306" w14:textId="77777777" w:rsidR="00441859" w:rsidRPr="00963ED8" w:rsidRDefault="00DE7F5C">
      <w:pPr>
        <w:spacing w:before="120" w:line="360" w:lineRule="auto"/>
        <w:jc w:val="both"/>
        <w:rPr>
          <w:lang w:val="es-CO"/>
          <w:rPrChange w:id="3872" w:author="Massiel Nayibe Moreno Ladino" w:date="2025-01-15T13:01:00Z" w16du:dateUtc="2025-01-15T18:01:00Z">
            <w:rPr/>
          </w:rPrChange>
        </w:rPr>
      </w:pPr>
      <w:r w:rsidRPr="00963ED8">
        <w:rPr>
          <w:lang w:val="es-CO"/>
          <w:rPrChange w:id="3873" w:author="Massiel Nayibe Moreno Ladino" w:date="2025-01-15T13:01:00Z" w16du:dateUtc="2025-01-15T18:01:00Z">
            <w:rPr/>
          </w:rPrChange>
        </w:rPr>
        <w:t xml:space="preserve">Para teletrabajar, los empleados </w:t>
      </w:r>
      <w:r w:rsidR="00790B1C" w:rsidRPr="00963ED8">
        <w:rPr>
          <w:lang w:val="es-CO"/>
          <w:rPrChange w:id="3874" w:author="Massiel Nayibe Moreno Ladino" w:date="2025-01-15T13:01:00Z" w16du:dateUtc="2025-01-15T18:01:00Z">
            <w:rPr/>
          </w:rPrChange>
        </w:rPr>
        <w:t>deben</w:t>
      </w:r>
      <w:r w:rsidRPr="00963ED8">
        <w:rPr>
          <w:lang w:val="es-CO"/>
          <w:rPrChange w:id="3875" w:author="Massiel Nayibe Moreno Ladino" w:date="2025-01-15T13:01:00Z" w16du:dateUtc="2025-01-15T18:01:00Z">
            <w:rPr/>
          </w:rPrChange>
        </w:rPr>
        <w:t>:</w:t>
      </w:r>
    </w:p>
    <w:p w14:paraId="3BE64CF9" w14:textId="77777777" w:rsidR="00441859" w:rsidRPr="00963ED8" w:rsidRDefault="00DE7F5C">
      <w:pPr>
        <w:pStyle w:val="Prrafodelista"/>
        <w:numPr>
          <w:ilvl w:val="0"/>
          <w:numId w:val="192"/>
        </w:numPr>
        <w:spacing w:before="120" w:line="360" w:lineRule="auto"/>
        <w:jc w:val="both"/>
        <w:rPr>
          <w:lang w:val="es-CO"/>
          <w:rPrChange w:id="3876" w:author="Massiel Nayibe Moreno Ladino" w:date="2025-01-15T13:01:00Z" w16du:dateUtc="2025-01-15T18:01:00Z">
            <w:rPr/>
          </w:rPrChange>
        </w:rPr>
      </w:pPr>
      <w:r w:rsidRPr="00963ED8">
        <w:rPr>
          <w:lang w:val="es-CO"/>
          <w:rPrChange w:id="3877" w:author="Massiel Nayibe Moreno Ladino" w:date="2025-01-15T13:01:00Z" w16du:dateUtc="2025-01-15T18:01:00Z">
            <w:rPr/>
          </w:rPrChange>
        </w:rPr>
        <w:t>Tener un contrato de trabajo vigente con Partners Colombia.</w:t>
      </w:r>
    </w:p>
    <w:p w14:paraId="0D23C699" w14:textId="77777777" w:rsidR="00441859" w:rsidRPr="00963ED8" w:rsidRDefault="00DE7F5C">
      <w:pPr>
        <w:pStyle w:val="Prrafodelista"/>
        <w:numPr>
          <w:ilvl w:val="0"/>
          <w:numId w:val="192"/>
        </w:numPr>
        <w:spacing w:before="120" w:line="360" w:lineRule="auto"/>
        <w:jc w:val="both"/>
        <w:rPr>
          <w:lang w:val="es-CO"/>
          <w:rPrChange w:id="3878" w:author="Massiel Nayibe Moreno Ladino" w:date="2025-01-15T13:01:00Z" w16du:dateUtc="2025-01-15T18:01:00Z">
            <w:rPr/>
          </w:rPrChange>
        </w:rPr>
      </w:pPr>
      <w:r w:rsidRPr="00963ED8">
        <w:rPr>
          <w:lang w:val="es-CO"/>
          <w:rPrChange w:id="3879" w:author="Massiel Nayibe Moreno Ladino" w:date="2025-01-15T13:01:00Z" w16du:dateUtc="2025-01-15T18:01:00Z">
            <w:rPr/>
          </w:rPrChange>
        </w:rPr>
        <w:t xml:space="preserve">Desempeñar un puesto definido como </w:t>
      </w:r>
      <w:r w:rsidR="00F37D59" w:rsidRPr="00963ED8">
        <w:rPr>
          <w:lang w:val="es-CO"/>
          <w:rPrChange w:id="3880" w:author="Massiel Nayibe Moreno Ladino" w:date="2025-01-15T13:01:00Z" w16du:dateUtc="2025-01-15T18:01:00Z">
            <w:rPr/>
          </w:rPrChange>
        </w:rPr>
        <w:t>teletrabajo posible</w:t>
      </w:r>
      <w:r w:rsidRPr="00963ED8">
        <w:rPr>
          <w:lang w:val="es-CO"/>
          <w:rPrChange w:id="3881" w:author="Massiel Nayibe Moreno Ladino" w:date="2025-01-15T13:01:00Z" w16du:dateUtc="2025-01-15T18:01:00Z">
            <w:rPr/>
          </w:rPrChange>
        </w:rPr>
        <w:t>.</w:t>
      </w:r>
    </w:p>
    <w:p w14:paraId="3086A2C4" w14:textId="77777777" w:rsidR="00441859" w:rsidRPr="00963ED8" w:rsidRDefault="00DE7F5C">
      <w:pPr>
        <w:pStyle w:val="Prrafodelista"/>
        <w:numPr>
          <w:ilvl w:val="0"/>
          <w:numId w:val="192"/>
        </w:numPr>
        <w:spacing w:before="120" w:line="360" w:lineRule="auto"/>
        <w:jc w:val="both"/>
        <w:rPr>
          <w:lang w:val="es-CO"/>
          <w:rPrChange w:id="3882" w:author="Massiel Nayibe Moreno Ladino" w:date="2025-01-15T13:01:00Z" w16du:dateUtc="2025-01-15T18:01:00Z">
            <w:rPr/>
          </w:rPrChange>
        </w:rPr>
      </w:pPr>
      <w:r w:rsidRPr="00963ED8">
        <w:rPr>
          <w:lang w:val="es-CO"/>
          <w:rPrChange w:id="3883" w:author="Massiel Nayibe Moreno Ladino" w:date="2025-01-15T13:01:00Z" w16du:dateUtc="2025-01-15T18:01:00Z">
            <w:rPr/>
          </w:rPrChange>
        </w:rPr>
        <w:t>No tener sanciones disciplinarias, fiscales o penales en vigor.</w:t>
      </w:r>
    </w:p>
    <w:p w14:paraId="381F021C" w14:textId="77777777" w:rsidR="00441859" w:rsidRPr="00963ED8" w:rsidRDefault="00DE7F5C">
      <w:pPr>
        <w:pStyle w:val="Prrafodelista"/>
        <w:numPr>
          <w:ilvl w:val="0"/>
          <w:numId w:val="192"/>
        </w:numPr>
        <w:spacing w:before="120" w:line="360" w:lineRule="auto"/>
        <w:jc w:val="both"/>
        <w:rPr>
          <w:lang w:val="es-CO"/>
          <w:rPrChange w:id="3884" w:author="Massiel Nayibe Moreno Ladino" w:date="2025-01-15T13:01:00Z" w16du:dateUtc="2025-01-15T18:01:00Z">
            <w:rPr/>
          </w:rPrChange>
        </w:rPr>
      </w:pPr>
      <w:r w:rsidRPr="00963ED8">
        <w:rPr>
          <w:lang w:val="es-CO"/>
          <w:rPrChange w:id="3885" w:author="Massiel Nayibe Moreno Ladino" w:date="2025-01-15T13:01:00Z" w16du:dateUtc="2025-01-15T18:01:00Z">
            <w:rPr/>
          </w:rPrChange>
        </w:rPr>
        <w:t>Aprobar la visita domiciliaria o el mecanismo de control definido en su momento por la ARL.</w:t>
      </w:r>
    </w:p>
    <w:p w14:paraId="18A0BBE6" w14:textId="77777777" w:rsidR="00441859" w:rsidRPr="00963ED8" w:rsidRDefault="00DE7F5C">
      <w:pPr>
        <w:spacing w:before="120" w:line="360" w:lineRule="auto"/>
        <w:jc w:val="both"/>
        <w:rPr>
          <w:lang w:val="es-CO"/>
          <w:rPrChange w:id="3886" w:author="Massiel Nayibe Moreno Ladino" w:date="2025-01-15T13:01:00Z" w16du:dateUtc="2025-01-15T18:01:00Z">
            <w:rPr/>
          </w:rPrChange>
        </w:rPr>
      </w:pPr>
      <w:r w:rsidRPr="00963ED8">
        <w:rPr>
          <w:lang w:val="es-CO"/>
          <w:rPrChange w:id="3887" w:author="Massiel Nayibe Moreno Ladino" w:date="2025-01-15T13:01:00Z" w16du:dateUtc="2025-01-15T18:01:00Z">
            <w:rPr/>
          </w:rPrChange>
        </w:rPr>
        <w:t xml:space="preserve">Todo el personal que desee teletrabajar debe cumplimentar la </w:t>
      </w:r>
      <w:r>
        <w:fldChar w:fldCharType="begin"/>
      </w:r>
      <w:r w:rsidRPr="00963ED8">
        <w:rPr>
          <w:lang w:val="es-CO"/>
          <w:rPrChange w:id="3888" w:author="Massiel Nayibe Moreno Ladino" w:date="2025-01-15T13:01:00Z" w16du:dateUtc="2025-01-15T18:01:00Z">
            <w:rPr/>
          </w:rPrChange>
        </w:rPr>
        <w:instrText>HYPERLINK "https://partnersnet107.sharepoint.com/:w:/s/FA/EWfsbBywMTtMkEhMAGIJi_kBv5OFWzhz1BggK79xoVfB0Q?e=knGeJn"</w:instrText>
      </w:r>
      <w:r>
        <w:fldChar w:fldCharType="separate"/>
      </w:r>
      <w:r w:rsidRPr="00963ED8">
        <w:rPr>
          <w:rStyle w:val="Hipervnculo"/>
          <w:lang w:val="es-CO"/>
          <w:rPrChange w:id="3889" w:author="Massiel Nayibe Moreno Ladino" w:date="2025-01-15T13:01:00Z" w16du:dateUtc="2025-01-15T18:01:00Z">
            <w:rPr>
              <w:rStyle w:val="Hipervnculo"/>
            </w:rPr>
          </w:rPrChange>
        </w:rPr>
        <w:t>solicitud en SharePoint</w:t>
      </w:r>
      <w:r>
        <w:fldChar w:fldCharType="end"/>
      </w:r>
      <w:r w:rsidRPr="00963ED8">
        <w:rPr>
          <w:lang w:val="es-CO"/>
          <w:rPrChange w:id="3890" w:author="Massiel Nayibe Moreno Ladino" w:date="2025-01-15T13:01:00Z" w16du:dateUtc="2025-01-15T18:01:00Z">
            <w:rPr/>
          </w:rPrChange>
        </w:rPr>
        <w:t xml:space="preserve">. </w:t>
      </w:r>
      <w:r w:rsidR="00C93777" w:rsidRPr="00963ED8">
        <w:rPr>
          <w:lang w:val="es-CO"/>
          <w:rPrChange w:id="3891" w:author="Massiel Nayibe Moreno Ladino" w:date="2025-01-15T13:01:00Z" w16du:dateUtc="2025-01-15T18:01:00Z">
            <w:rPr/>
          </w:rPrChange>
        </w:rPr>
        <w:t xml:space="preserve">Para más información, consulte </w:t>
      </w:r>
      <w:r w:rsidR="004502CF">
        <w:fldChar w:fldCharType="begin"/>
      </w:r>
      <w:r w:rsidR="004502CF" w:rsidRPr="00963ED8">
        <w:rPr>
          <w:lang w:val="es-CO"/>
          <w:rPrChange w:id="3892" w:author="Massiel Nayibe Moreno Ladino" w:date="2025-01-15T13:01:00Z" w16du:dateUtc="2025-01-15T18:01:00Z">
            <w:rPr/>
          </w:rPrChange>
        </w:rPr>
        <w:instrText>HYPERLINK "https://partnersnet107.sharepoint.com/:f:/s/FA/EkQ-jaL_lmlAgh4A8u43zK8B42R0W9CR21HzsOOttomI4w?e=9pYgYD"</w:instrText>
      </w:r>
      <w:r w:rsidR="004502CF">
        <w:fldChar w:fldCharType="separate"/>
      </w:r>
      <w:r w:rsidR="004502CF" w:rsidRPr="00963ED8">
        <w:rPr>
          <w:rStyle w:val="Hipervnculo"/>
          <w:lang w:val="es-CO"/>
          <w:rPrChange w:id="3893" w:author="Massiel Nayibe Moreno Ladino" w:date="2025-01-15T13:01:00Z" w16du:dateUtc="2025-01-15T18:01:00Z">
            <w:rPr>
              <w:rStyle w:val="Hipervnculo"/>
            </w:rPr>
          </w:rPrChange>
        </w:rPr>
        <w:t xml:space="preserve">la Política de </w:t>
      </w:r>
      <w:r w:rsidRPr="00963ED8">
        <w:rPr>
          <w:rStyle w:val="Hipervnculo"/>
          <w:lang w:val="es-CO"/>
          <w:rPrChange w:id="3894" w:author="Massiel Nayibe Moreno Ladino" w:date="2025-01-15T13:01:00Z" w16du:dateUtc="2025-01-15T18:01:00Z">
            <w:rPr>
              <w:rStyle w:val="Hipervnculo"/>
            </w:rPr>
          </w:rPrChange>
        </w:rPr>
        <w:t>teletrabajo</w:t>
      </w:r>
      <w:r w:rsidR="004502CF">
        <w:fldChar w:fldCharType="end"/>
      </w:r>
      <w:r w:rsidR="00C93777" w:rsidRPr="00963ED8">
        <w:rPr>
          <w:lang w:val="es-CO"/>
          <w:rPrChange w:id="3895" w:author="Massiel Nayibe Moreno Ladino" w:date="2025-01-15T13:01:00Z" w16du:dateUtc="2025-01-15T18:01:00Z">
            <w:rPr/>
          </w:rPrChange>
        </w:rPr>
        <w:t xml:space="preserve">. </w:t>
      </w:r>
    </w:p>
    <w:p w14:paraId="26A3B112" w14:textId="77777777" w:rsidR="003E3690" w:rsidRPr="00963ED8" w:rsidRDefault="003E3690" w:rsidP="005429D4">
      <w:pPr>
        <w:rPr>
          <w:lang w:val="es-CO"/>
          <w:rPrChange w:id="3896" w:author="Massiel Nayibe Moreno Ladino" w:date="2025-01-15T13:01:00Z" w16du:dateUtc="2025-01-15T18:01:00Z">
            <w:rPr/>
          </w:rPrChange>
        </w:rPr>
      </w:pPr>
    </w:p>
    <w:p w14:paraId="69552438" w14:textId="77777777" w:rsidR="00441859" w:rsidRPr="00963ED8" w:rsidRDefault="00DE7F5C">
      <w:pPr>
        <w:pStyle w:val="Ttulo1"/>
        <w:spacing w:before="0"/>
        <w:rPr>
          <w:lang w:val="es-CO"/>
          <w:rPrChange w:id="3897" w:author="Massiel Nayibe Moreno Ladino" w:date="2025-01-15T13:01:00Z" w16du:dateUtc="2025-01-15T18:01:00Z">
            <w:rPr/>
          </w:rPrChange>
        </w:rPr>
      </w:pPr>
      <w:bookmarkStart w:id="3898" w:name="_Toc185435391"/>
      <w:r w:rsidRPr="00963ED8">
        <w:rPr>
          <w:lang w:val="es-CO"/>
          <w:rPrChange w:id="3899" w:author="Massiel Nayibe Moreno Ladino" w:date="2025-01-15T13:01:00Z" w16du:dateUtc="2025-01-15T18:01:00Z">
            <w:rPr/>
          </w:rPrChange>
        </w:rPr>
        <w:t>10</w:t>
      </w:r>
      <w:r w:rsidR="003E2B07" w:rsidRPr="00963ED8">
        <w:rPr>
          <w:lang w:val="es-CO"/>
          <w:rPrChange w:id="3900" w:author="Massiel Nayibe Moreno Ladino" w:date="2025-01-15T13:01:00Z" w16du:dateUtc="2025-01-15T18:01:00Z">
            <w:rPr/>
          </w:rPrChange>
        </w:rPr>
        <w:t xml:space="preserve">. </w:t>
      </w:r>
      <w:r w:rsidR="00084F46" w:rsidRPr="00963ED8">
        <w:rPr>
          <w:lang w:val="es-CO"/>
          <w:rPrChange w:id="3901" w:author="Massiel Nayibe Moreno Ladino" w:date="2025-01-15T13:01:00Z" w16du:dateUtc="2025-01-15T18:01:00Z">
            <w:rPr/>
          </w:rPrChange>
        </w:rPr>
        <w:t xml:space="preserve">Salarios y prestaciones sociales </w:t>
      </w:r>
      <w:bookmarkEnd w:id="3898"/>
    </w:p>
    <w:p w14:paraId="025B64FE" w14:textId="77777777" w:rsidR="00441859" w:rsidRPr="00963ED8" w:rsidRDefault="00DE7F5C">
      <w:pPr>
        <w:spacing w:line="360" w:lineRule="auto"/>
        <w:jc w:val="both"/>
        <w:rPr>
          <w:lang w:val="es-CO"/>
          <w:rPrChange w:id="3902" w:author="Massiel Nayibe Moreno Ladino" w:date="2025-01-15T13:01:00Z" w16du:dateUtc="2025-01-15T18:01:00Z">
            <w:rPr/>
          </w:rPrChange>
        </w:rPr>
      </w:pPr>
      <w:r w:rsidRPr="00963ED8">
        <w:rPr>
          <w:lang w:val="es-CO"/>
          <w:rPrChange w:id="3903" w:author="Massiel Nayibe Moreno Ladino" w:date="2025-01-15T13:01:00Z" w16du:dateUtc="2025-01-15T18:01:00Z">
            <w:rPr/>
          </w:rPrChange>
        </w:rPr>
        <w:t xml:space="preserve">Los salarios y las prestaciones sociales están de acuerdo con el </w:t>
      </w:r>
      <w:r w:rsidR="000C6A31" w:rsidRPr="00963ED8">
        <w:rPr>
          <w:lang w:val="es-CO"/>
          <w:rPrChange w:id="3904" w:author="Massiel Nayibe Moreno Ladino" w:date="2025-01-15T13:01:00Z" w16du:dateUtc="2025-01-15T18:01:00Z">
            <w:rPr/>
          </w:rPrChange>
        </w:rPr>
        <w:t xml:space="preserve">contrato laboral </w:t>
      </w:r>
      <w:r w:rsidRPr="00963ED8">
        <w:rPr>
          <w:lang w:val="es-CO"/>
          <w:rPrChange w:id="3905" w:author="Massiel Nayibe Moreno Ladino" w:date="2025-01-15T13:01:00Z" w16du:dateUtc="2025-01-15T18:01:00Z">
            <w:rPr/>
          </w:rPrChange>
        </w:rPr>
        <w:t xml:space="preserve">de cada empleado </w:t>
      </w:r>
      <w:r w:rsidR="000C6A31" w:rsidRPr="00963ED8">
        <w:rPr>
          <w:lang w:val="es-CO"/>
          <w:rPrChange w:id="3906" w:author="Massiel Nayibe Moreno Ladino" w:date="2025-01-15T13:01:00Z" w16du:dateUtc="2025-01-15T18:01:00Z">
            <w:rPr/>
          </w:rPrChange>
        </w:rPr>
        <w:t xml:space="preserve">con Partners Colombia, teniendo en cuenta la </w:t>
      </w:r>
      <w:r w:rsidR="00EE7FA9" w:rsidRPr="00963ED8">
        <w:rPr>
          <w:lang w:val="es-CO"/>
          <w:rPrChange w:id="3907" w:author="Massiel Nayibe Moreno Ladino" w:date="2025-01-15T13:01:00Z" w16du:dateUtc="2025-01-15T18:01:00Z">
            <w:rPr/>
          </w:rPrChange>
        </w:rPr>
        <w:t xml:space="preserve">diferencia entre el salario ordinario y el salario integral, según corresponda. </w:t>
      </w:r>
      <w:r w:rsidR="00913061" w:rsidRPr="00963ED8">
        <w:rPr>
          <w:lang w:val="es-CO"/>
          <w:rPrChange w:id="3908" w:author="Massiel Nayibe Moreno Ladino" w:date="2025-01-15T13:01:00Z" w16du:dateUtc="2025-01-15T18:01:00Z">
            <w:rPr/>
          </w:rPrChange>
        </w:rPr>
        <w:t>Partners Colombia pagará salarios similares por trabajos y habilidades similares, en principio, de acuerdo con el mercado según lo determinado por las habilidades y antecedentes específicos de un trabajador en particular.</w:t>
      </w:r>
    </w:p>
    <w:p w14:paraId="073E264A" w14:textId="77777777" w:rsidR="00441859" w:rsidRPr="00963ED8" w:rsidRDefault="00DE7F5C">
      <w:pPr>
        <w:shd w:val="clear" w:color="auto" w:fill="FFFFFF"/>
        <w:spacing w:before="240" w:after="210" w:line="360" w:lineRule="auto"/>
        <w:jc w:val="both"/>
        <w:rPr>
          <w:lang w:val="es-CO"/>
          <w:rPrChange w:id="3909" w:author="Massiel Nayibe Moreno Ladino" w:date="2025-01-15T13:01:00Z" w16du:dateUtc="2025-01-15T18:01:00Z">
            <w:rPr/>
          </w:rPrChange>
        </w:rPr>
      </w:pPr>
      <w:r w:rsidRPr="00963ED8">
        <w:rPr>
          <w:lang w:val="es-CO"/>
          <w:rPrChange w:id="3910" w:author="Massiel Nayibe Moreno Ladino" w:date="2025-01-15T13:01:00Z" w16du:dateUtc="2025-01-15T18:01:00Z">
            <w:rPr/>
          </w:rPrChange>
        </w:rPr>
        <w:t>Los salarios en Colombia pueden pactarse bajo el régimen de salario ordinario o integrado</w:t>
      </w:r>
      <w:r w:rsidR="00F852F0" w:rsidRPr="00963ED8">
        <w:rPr>
          <w:lang w:val="es-CO"/>
          <w:rPrChange w:id="3911" w:author="Massiel Nayibe Moreno Ladino" w:date="2025-01-15T13:01:00Z" w16du:dateUtc="2025-01-15T18:01:00Z">
            <w:rPr/>
          </w:rPrChange>
        </w:rPr>
        <w:t>, de acuerdo con la normatividad laboral colombiana</w:t>
      </w:r>
      <w:r w:rsidR="0078630B" w:rsidRPr="00963ED8">
        <w:rPr>
          <w:lang w:val="es-CO"/>
          <w:rPrChange w:id="3912" w:author="Massiel Nayibe Moreno Ladino" w:date="2025-01-15T13:01:00Z" w16du:dateUtc="2025-01-15T18:01:00Z">
            <w:rPr/>
          </w:rPrChange>
        </w:rPr>
        <w:t xml:space="preserve">. </w:t>
      </w:r>
    </w:p>
    <w:p w14:paraId="764F9955" w14:textId="77777777" w:rsidR="00441859" w:rsidRPr="00963ED8" w:rsidRDefault="00DE7F5C">
      <w:pPr>
        <w:shd w:val="clear" w:color="auto" w:fill="FFFFFF"/>
        <w:spacing w:after="210" w:line="360" w:lineRule="auto"/>
        <w:jc w:val="both"/>
        <w:rPr>
          <w:lang w:val="es-CO"/>
          <w:rPrChange w:id="3913" w:author="Massiel Nayibe Moreno Ladino" w:date="2025-01-15T13:01:00Z" w16du:dateUtc="2025-01-15T18:01:00Z">
            <w:rPr/>
          </w:rPrChange>
        </w:rPr>
      </w:pPr>
      <w:r w:rsidRPr="00963ED8">
        <w:rPr>
          <w:lang w:val="es-CO"/>
          <w:rPrChange w:id="3914" w:author="Massiel Nayibe Moreno Ladino" w:date="2025-01-15T13:01:00Z" w16du:dateUtc="2025-01-15T18:01:00Z">
            <w:rPr/>
          </w:rPrChange>
        </w:rPr>
        <w:t xml:space="preserve">Si el salario propuesto es igual o superior a </w:t>
      </w:r>
      <w:r w:rsidR="005F419B" w:rsidRPr="00963ED8">
        <w:rPr>
          <w:lang w:val="es-CO"/>
          <w:rPrChange w:id="3915" w:author="Massiel Nayibe Moreno Ladino" w:date="2025-01-15T13:01:00Z" w16du:dateUtc="2025-01-15T18:01:00Z">
            <w:rPr/>
          </w:rPrChange>
        </w:rPr>
        <w:t>13 veces el salario mínimo mensual</w:t>
      </w:r>
      <w:r w:rsidRPr="00963ED8">
        <w:rPr>
          <w:lang w:val="es-CO"/>
          <w:rPrChange w:id="3916" w:author="Massiel Nayibe Moreno Ladino" w:date="2025-01-15T13:01:00Z" w16du:dateUtc="2025-01-15T18:01:00Z">
            <w:rPr/>
          </w:rPrChange>
        </w:rPr>
        <w:t>, podría acordarse un régimen salarial integrado.</w:t>
      </w:r>
    </w:p>
    <w:p w14:paraId="66BA4867" w14:textId="77777777" w:rsidR="00441859" w:rsidRDefault="00DE7F5C">
      <w:pPr>
        <w:shd w:val="clear" w:color="auto" w:fill="FFFFFF"/>
        <w:spacing w:after="210" w:line="360" w:lineRule="auto"/>
        <w:jc w:val="both"/>
      </w:pPr>
      <w:r w:rsidRPr="00963ED8">
        <w:rPr>
          <w:lang w:val="es-CO"/>
          <w:rPrChange w:id="3917" w:author="Massiel Nayibe Moreno Ladino" w:date="2025-01-15T13:01:00Z" w16du:dateUtc="2025-01-15T18:01:00Z">
            <w:rPr/>
          </w:rPrChange>
        </w:rPr>
        <w:t xml:space="preserve">El salario integrado mensual incluye las prestaciones legales, sociales o complementarias proporcionadas a los empleados, excepto las vacaciones (los empleados tienen derecho a 15 días hábiles de vacaciones por año de servicio </w:t>
      </w:r>
      <w:r w:rsidR="00A42F80" w:rsidRPr="00963ED8">
        <w:rPr>
          <w:lang w:val="es-CO"/>
          <w:rPrChange w:id="3918" w:author="Massiel Nayibe Moreno Ladino" w:date="2025-01-15T13:01:00Z" w16du:dateUtc="2025-01-15T18:01:00Z">
            <w:rPr/>
          </w:rPrChange>
        </w:rPr>
        <w:t xml:space="preserve">según el artículo 132 </w:t>
      </w:r>
      <w:r w:rsidR="00B55A84" w:rsidRPr="00963ED8">
        <w:rPr>
          <w:lang w:val="es-CO"/>
          <w:rPrChange w:id="3919" w:author="Massiel Nayibe Moreno Ladino" w:date="2025-01-15T13:01:00Z" w16du:dateUtc="2025-01-15T18:01:00Z">
            <w:rPr/>
          </w:rPrChange>
        </w:rPr>
        <w:t>del Código Sustantivo de Trabajo</w:t>
      </w:r>
      <w:r w:rsidR="00A42F80" w:rsidRPr="00963ED8">
        <w:rPr>
          <w:lang w:val="es-CO"/>
          <w:rPrChange w:id="3920" w:author="Massiel Nayibe Moreno Ladino" w:date="2025-01-15T13:01:00Z" w16du:dateUtc="2025-01-15T18:01:00Z">
            <w:rPr/>
          </w:rPrChange>
        </w:rPr>
        <w:t xml:space="preserve">). Este tipo de salario integral debe ser acordado por ambas </w:t>
      </w:r>
      <w:r w:rsidR="00AB094E" w:rsidRPr="00963ED8">
        <w:rPr>
          <w:lang w:val="es-CO"/>
          <w:rPrChange w:id="3921" w:author="Massiel Nayibe Moreno Ladino" w:date="2025-01-15T13:01:00Z" w16du:dateUtc="2025-01-15T18:01:00Z">
            <w:rPr/>
          </w:rPrChange>
        </w:rPr>
        <w:t xml:space="preserve">partes </w:t>
      </w:r>
      <w:r w:rsidR="00A42F80" w:rsidRPr="00963ED8">
        <w:rPr>
          <w:lang w:val="es-CO"/>
          <w:rPrChange w:id="3922" w:author="Massiel Nayibe Moreno Ladino" w:date="2025-01-15T13:01:00Z" w16du:dateUtc="2025-01-15T18:01:00Z">
            <w:rPr/>
          </w:rPrChange>
        </w:rPr>
        <w:t xml:space="preserve">y </w:t>
      </w:r>
      <w:r w:rsidR="003E1C8B" w:rsidRPr="00963ED8">
        <w:rPr>
          <w:lang w:val="es-CO"/>
          <w:rPrChange w:id="3923" w:author="Massiel Nayibe Moreno Ladino" w:date="2025-01-15T13:01:00Z" w16du:dateUtc="2025-01-15T18:01:00Z">
            <w:rPr/>
          </w:rPrChange>
        </w:rPr>
        <w:t>escrito en la carta de oferta</w:t>
      </w:r>
      <w:r w:rsidR="00A42F80" w:rsidRPr="00963ED8">
        <w:rPr>
          <w:lang w:val="es-CO"/>
          <w:rPrChange w:id="3924" w:author="Massiel Nayibe Moreno Ladino" w:date="2025-01-15T13:01:00Z" w16du:dateUtc="2025-01-15T18:01:00Z">
            <w:rPr/>
          </w:rPrChange>
        </w:rPr>
        <w:t xml:space="preserve">. </w:t>
      </w:r>
      <w:r w:rsidRPr="00CB456A">
        <w:t xml:space="preserve">En concreto, </w:t>
      </w:r>
      <w:r w:rsidR="00ED7BD5">
        <w:t xml:space="preserve">podría </w:t>
      </w:r>
      <w:r w:rsidRPr="00CB456A">
        <w:t>incluir lo siguiente</w:t>
      </w:r>
    </w:p>
    <w:p w14:paraId="13789620" w14:textId="77777777" w:rsidR="00441859" w:rsidRDefault="00DE7F5C">
      <w:pPr>
        <w:pStyle w:val="Prrafodelista"/>
        <w:numPr>
          <w:ilvl w:val="0"/>
          <w:numId w:val="64"/>
        </w:numPr>
        <w:shd w:val="clear" w:color="auto" w:fill="FFFFFF"/>
        <w:spacing w:after="210" w:line="360" w:lineRule="auto"/>
        <w:jc w:val="both"/>
        <w:rPr>
          <w:lang w:val="es-US"/>
        </w:rPr>
      </w:pPr>
      <w:r w:rsidRPr="00CB456A">
        <w:rPr>
          <w:lang w:val="es-US"/>
        </w:rPr>
        <w:t>Auxilio de cesantías</w:t>
      </w:r>
    </w:p>
    <w:p w14:paraId="14240306" w14:textId="77777777" w:rsidR="00441859" w:rsidRDefault="003870D5">
      <w:pPr>
        <w:pStyle w:val="Prrafodelista"/>
        <w:numPr>
          <w:ilvl w:val="0"/>
          <w:numId w:val="64"/>
        </w:numPr>
        <w:shd w:val="clear" w:color="auto" w:fill="FFFFFF"/>
        <w:spacing w:after="210" w:line="360" w:lineRule="auto"/>
        <w:jc w:val="both"/>
      </w:pPr>
      <w:r w:rsidRPr="003870D5">
        <w:lastRenderedPageBreak/>
        <w:t>Intereses de cesantías</w:t>
      </w:r>
    </w:p>
    <w:p w14:paraId="4494B5E7" w14:textId="77777777" w:rsidR="00441859" w:rsidRPr="00963ED8" w:rsidRDefault="00DE7F5C">
      <w:pPr>
        <w:pStyle w:val="Prrafodelista"/>
        <w:numPr>
          <w:ilvl w:val="0"/>
          <w:numId w:val="64"/>
        </w:numPr>
        <w:shd w:val="clear" w:color="auto" w:fill="FFFFFF"/>
        <w:spacing w:after="210" w:line="360" w:lineRule="auto"/>
        <w:jc w:val="both"/>
        <w:rPr>
          <w:lang w:val="es-CO"/>
          <w:rPrChange w:id="3925" w:author="Massiel Nayibe Moreno Ladino" w:date="2025-01-15T13:01:00Z" w16du:dateUtc="2025-01-15T18:01:00Z">
            <w:rPr/>
          </w:rPrChange>
        </w:rPr>
      </w:pPr>
      <w:r w:rsidRPr="00963ED8">
        <w:rPr>
          <w:lang w:val="es-CO"/>
          <w:rPrChange w:id="3926" w:author="Massiel Nayibe Moreno Ladino" w:date="2025-01-15T13:01:00Z" w16du:dateUtc="2025-01-15T18:01:00Z">
            <w:rPr/>
          </w:rPrChange>
        </w:rPr>
        <w:t>Primas de servicios jurídicos y primas extralegales</w:t>
      </w:r>
    </w:p>
    <w:p w14:paraId="181325A7" w14:textId="77777777" w:rsidR="00441859" w:rsidRDefault="00DE7F5C">
      <w:pPr>
        <w:pStyle w:val="Prrafodelista"/>
        <w:numPr>
          <w:ilvl w:val="0"/>
          <w:numId w:val="64"/>
        </w:numPr>
        <w:shd w:val="clear" w:color="auto" w:fill="FFFFFF"/>
        <w:spacing w:after="210" w:line="360" w:lineRule="auto"/>
        <w:jc w:val="both"/>
      </w:pPr>
      <w:r w:rsidRPr="00CB456A">
        <w:t>Cualquier tipo de recargo</w:t>
      </w:r>
    </w:p>
    <w:p w14:paraId="31983D21" w14:textId="77777777" w:rsidR="00441859" w:rsidRPr="00963ED8" w:rsidRDefault="00DE7F5C">
      <w:pPr>
        <w:pStyle w:val="Prrafodelista"/>
        <w:numPr>
          <w:ilvl w:val="0"/>
          <w:numId w:val="64"/>
        </w:numPr>
        <w:shd w:val="clear" w:color="auto" w:fill="FFFFFF"/>
        <w:spacing w:after="210" w:line="360" w:lineRule="auto"/>
        <w:jc w:val="both"/>
        <w:rPr>
          <w:lang w:val="es-CO"/>
          <w:rPrChange w:id="3927" w:author="Massiel Nayibe Moreno Ladino" w:date="2025-01-15T13:01:00Z" w16du:dateUtc="2025-01-15T18:01:00Z">
            <w:rPr/>
          </w:rPrChange>
        </w:rPr>
      </w:pPr>
      <w:r w:rsidRPr="00963ED8">
        <w:rPr>
          <w:lang w:val="es-CO"/>
          <w:rPrChange w:id="3928" w:author="Massiel Nayibe Moreno Ladino" w:date="2025-01-15T13:01:00Z" w16du:dateUtc="2025-01-15T18:01:00Z">
            <w:rPr/>
          </w:rPrChange>
        </w:rPr>
        <w:t>Recargo por domingos y festivos y días libres</w:t>
      </w:r>
    </w:p>
    <w:p w14:paraId="386DDD13" w14:textId="77777777" w:rsidR="00441859" w:rsidRDefault="00DE7F5C">
      <w:pPr>
        <w:pStyle w:val="Prrafodelista"/>
        <w:numPr>
          <w:ilvl w:val="0"/>
          <w:numId w:val="64"/>
        </w:numPr>
        <w:shd w:val="clear" w:color="auto" w:fill="FFFFFF"/>
        <w:spacing w:after="210" w:line="360" w:lineRule="auto"/>
        <w:jc w:val="both"/>
      </w:pPr>
      <w:r w:rsidRPr="00CB456A">
        <w:t>Recargo por trabajo nocturno</w:t>
      </w:r>
    </w:p>
    <w:p w14:paraId="69C703AE" w14:textId="77777777" w:rsidR="00441859" w:rsidRDefault="00DE7F5C">
      <w:pPr>
        <w:pStyle w:val="Prrafodelista"/>
        <w:numPr>
          <w:ilvl w:val="0"/>
          <w:numId w:val="64"/>
        </w:numPr>
        <w:shd w:val="clear" w:color="auto" w:fill="FFFFFF"/>
        <w:spacing w:after="210" w:line="360" w:lineRule="auto"/>
        <w:jc w:val="both"/>
      </w:pPr>
      <w:r w:rsidRPr="00CB456A">
        <w:t xml:space="preserve">Subvenciones y </w:t>
      </w:r>
      <w:r w:rsidR="000D0293">
        <w:t>suministros</w:t>
      </w:r>
      <w:r w:rsidRPr="00CB456A">
        <w:t xml:space="preserve"> en especie</w:t>
      </w:r>
    </w:p>
    <w:p w14:paraId="12E52BFD" w14:textId="77777777" w:rsidR="00441859" w:rsidRDefault="00DE7F5C">
      <w:pPr>
        <w:pStyle w:val="Prrafodelista"/>
        <w:numPr>
          <w:ilvl w:val="0"/>
          <w:numId w:val="64"/>
        </w:numPr>
        <w:shd w:val="clear" w:color="auto" w:fill="FFFFFF"/>
        <w:spacing w:after="210" w:line="360" w:lineRule="auto"/>
        <w:jc w:val="both"/>
      </w:pPr>
      <w:r w:rsidRPr="00CB456A">
        <w:t>Viáticos, dentro o fuera del territorio colombiano</w:t>
      </w:r>
    </w:p>
    <w:p w14:paraId="7CD55376" w14:textId="77777777" w:rsidR="00441859" w:rsidRPr="00963ED8" w:rsidRDefault="00DE7F5C">
      <w:pPr>
        <w:pStyle w:val="Prrafodelista"/>
        <w:numPr>
          <w:ilvl w:val="0"/>
          <w:numId w:val="64"/>
        </w:numPr>
        <w:shd w:val="clear" w:color="auto" w:fill="FFFFFF"/>
        <w:spacing w:after="210" w:line="360" w:lineRule="auto"/>
        <w:jc w:val="both"/>
        <w:rPr>
          <w:lang w:val="es-CO"/>
          <w:rPrChange w:id="3929" w:author="Massiel Nayibe Moreno Ladino" w:date="2025-01-15T13:01:00Z" w16du:dateUtc="2025-01-15T18:01:00Z">
            <w:rPr/>
          </w:rPrChange>
        </w:rPr>
      </w:pPr>
      <w:r w:rsidRPr="00963ED8">
        <w:rPr>
          <w:lang w:val="es-CO"/>
          <w:rPrChange w:id="3930" w:author="Massiel Nayibe Moreno Ladino" w:date="2025-01-15T13:01:00Z" w16du:dateUtc="2025-01-15T18:01:00Z">
            <w:rPr/>
          </w:rPrChange>
        </w:rPr>
        <w:t>Bonificaciones de todo tipo y naturaleza</w:t>
      </w:r>
    </w:p>
    <w:p w14:paraId="1EEFCBCF" w14:textId="77777777" w:rsidR="00441859" w:rsidRPr="00963ED8" w:rsidRDefault="00DE7F5C">
      <w:pPr>
        <w:shd w:val="clear" w:color="auto" w:fill="FFFFFF"/>
        <w:spacing w:after="210" w:line="360" w:lineRule="auto"/>
        <w:jc w:val="both"/>
        <w:rPr>
          <w:lang w:val="es-CO"/>
          <w:rPrChange w:id="3931" w:author="Massiel Nayibe Moreno Ladino" w:date="2025-01-15T13:01:00Z" w16du:dateUtc="2025-01-15T18:01:00Z">
            <w:rPr/>
          </w:rPrChange>
        </w:rPr>
      </w:pPr>
      <w:r w:rsidRPr="00963ED8">
        <w:rPr>
          <w:lang w:val="es-CO"/>
          <w:rPrChange w:id="3932" w:author="Massiel Nayibe Moreno Ladino" w:date="2025-01-15T13:01:00Z" w16du:dateUtc="2025-01-15T18:01:00Z">
            <w:rPr/>
          </w:rPrChange>
        </w:rPr>
        <w:t>En general, todas y cada una de las prestaciones que un trabajador recibe en dinero o en especie, ya sea de forma regular o esporádica, excepto las vacaciones</w:t>
      </w:r>
      <w:r w:rsidR="00A15D0C" w:rsidRPr="00963ED8">
        <w:rPr>
          <w:lang w:val="es-CO"/>
          <w:rPrChange w:id="3933" w:author="Massiel Nayibe Moreno Ladino" w:date="2025-01-15T13:01:00Z" w16du:dateUtc="2025-01-15T18:01:00Z">
            <w:rPr/>
          </w:rPrChange>
        </w:rPr>
        <w:t xml:space="preserve">. </w:t>
      </w:r>
      <w:r w:rsidRPr="00963ED8">
        <w:rPr>
          <w:lang w:val="es-CO"/>
          <w:rPrChange w:id="3934" w:author="Massiel Nayibe Moreno Ladino" w:date="2025-01-15T13:01:00Z" w16du:dateUtc="2025-01-15T18:01:00Z">
            <w:rPr/>
          </w:rPrChange>
        </w:rPr>
        <w:t>El salario mínimo mensual integrado debe equivaler al menos a 13 veces el salario mínimo.</w:t>
      </w:r>
    </w:p>
    <w:p w14:paraId="0F2E08F3" w14:textId="77777777" w:rsidR="00B7021C" w:rsidRPr="00B7021C" w:rsidRDefault="00B7021C" w:rsidP="00B7021C">
      <w:pPr>
        <w:pStyle w:val="Prrafodelista"/>
        <w:keepNext/>
        <w:keepLines/>
        <w:numPr>
          <w:ilvl w:val="0"/>
          <w:numId w:val="82"/>
        </w:numPr>
        <w:spacing w:before="200"/>
        <w:contextualSpacing w:val="0"/>
        <w:outlineLvl w:val="1"/>
        <w:rPr>
          <w:rFonts w:eastAsiaTheme="majorEastAsia" w:cstheme="majorBidi"/>
          <w:b/>
          <w:bCs/>
          <w:vanish/>
          <w:color w:val="E66800"/>
          <w:sz w:val="32"/>
          <w:szCs w:val="26"/>
        </w:rPr>
      </w:pPr>
      <w:bookmarkStart w:id="3935" w:name="_Toc185165777"/>
      <w:bookmarkStart w:id="3936" w:name="_Toc185341357"/>
      <w:bookmarkStart w:id="3937" w:name="_Toc185341715"/>
      <w:bookmarkStart w:id="3938" w:name="_Toc185419764"/>
      <w:bookmarkStart w:id="3939" w:name="_Toc185420130"/>
      <w:bookmarkStart w:id="3940" w:name="_Toc185420496"/>
      <w:bookmarkStart w:id="3941" w:name="_Toc185420862"/>
      <w:bookmarkStart w:id="3942" w:name="_Toc185435392"/>
      <w:bookmarkEnd w:id="3935"/>
      <w:bookmarkEnd w:id="3936"/>
      <w:bookmarkEnd w:id="3937"/>
      <w:bookmarkEnd w:id="3938"/>
      <w:bookmarkEnd w:id="3939"/>
      <w:bookmarkEnd w:id="3940"/>
      <w:bookmarkEnd w:id="3941"/>
      <w:bookmarkEnd w:id="3942"/>
    </w:p>
    <w:p w14:paraId="706A7413" w14:textId="77777777" w:rsidR="00441859" w:rsidRDefault="00DE7F5C">
      <w:pPr>
        <w:pStyle w:val="Ttulo2"/>
        <w:numPr>
          <w:ilvl w:val="1"/>
          <w:numId w:val="82"/>
        </w:numPr>
      </w:pPr>
      <w:bookmarkStart w:id="3943" w:name="_Toc185435393"/>
      <w:r w:rsidRPr="00872324">
        <w:t>Salarios</w:t>
      </w:r>
      <w:bookmarkEnd w:id="3943"/>
    </w:p>
    <w:p w14:paraId="3EF3FFBA" w14:textId="77777777" w:rsidR="00441859" w:rsidRPr="00963ED8" w:rsidRDefault="00DE7F5C">
      <w:pPr>
        <w:spacing w:line="360" w:lineRule="auto"/>
        <w:jc w:val="both"/>
        <w:rPr>
          <w:lang w:val="es-CO"/>
          <w:rPrChange w:id="3944" w:author="Massiel Nayibe Moreno Ladino" w:date="2025-01-15T13:01:00Z" w16du:dateUtc="2025-01-15T18:01:00Z">
            <w:rPr/>
          </w:rPrChange>
        </w:rPr>
      </w:pPr>
      <w:r w:rsidRPr="00963ED8">
        <w:rPr>
          <w:lang w:val="es-CO"/>
          <w:rPrChange w:id="3945" w:author="Massiel Nayibe Moreno Ladino" w:date="2025-01-15T13:01:00Z" w16du:dateUtc="2025-01-15T18:01:00Z">
            <w:rPr/>
          </w:rPrChange>
        </w:rPr>
        <w:t xml:space="preserve">Todos los empleados serán remunerados </w:t>
      </w:r>
      <w:r w:rsidR="009E43BB" w:rsidRPr="00963ED8">
        <w:rPr>
          <w:lang w:val="es-CO"/>
          <w:rPrChange w:id="3946" w:author="Massiel Nayibe Moreno Ladino" w:date="2025-01-15T13:01:00Z" w16du:dateUtc="2025-01-15T18:01:00Z">
            <w:rPr/>
          </w:rPrChange>
        </w:rPr>
        <w:t xml:space="preserve">por el trabajo prestado a </w:t>
      </w:r>
      <w:r w:rsidR="00BC3E7D" w:rsidRPr="00963ED8">
        <w:rPr>
          <w:lang w:val="es-CO"/>
          <w:rPrChange w:id="3947" w:author="Massiel Nayibe Moreno Ladino" w:date="2025-01-15T13:01:00Z" w16du:dateUtc="2025-01-15T18:01:00Z">
            <w:rPr/>
          </w:rPrChange>
        </w:rPr>
        <w:t xml:space="preserve">Partners </w:t>
      </w:r>
      <w:r w:rsidR="00F3070E" w:rsidRPr="00963ED8">
        <w:rPr>
          <w:lang w:val="es-CO"/>
          <w:rPrChange w:id="3948" w:author="Massiel Nayibe Moreno Ladino" w:date="2025-01-15T13:01:00Z" w16du:dateUtc="2025-01-15T18:01:00Z">
            <w:rPr/>
          </w:rPrChange>
        </w:rPr>
        <w:t>Colombia.</w:t>
      </w:r>
      <w:r w:rsidR="009E43BB" w:rsidRPr="00963ED8">
        <w:rPr>
          <w:lang w:val="es-CO"/>
          <w:rPrChange w:id="3949" w:author="Massiel Nayibe Moreno Ladino" w:date="2025-01-15T13:01:00Z" w16du:dateUtc="2025-01-15T18:01:00Z">
            <w:rPr/>
          </w:rPrChange>
        </w:rPr>
        <w:t xml:space="preserve"> Este salario o sueldo puede ser pagado por unidad de tiempo, por pieza de trabajo o puede ser fijo. </w:t>
      </w:r>
      <w:r w:rsidR="00E43E3F" w:rsidRPr="00963ED8">
        <w:rPr>
          <w:lang w:val="es-CO"/>
          <w:rPrChange w:id="3950" w:author="Massiel Nayibe Moreno Ladino" w:date="2025-01-15T13:01:00Z" w16du:dateUtc="2025-01-15T18:01:00Z">
            <w:rPr/>
          </w:rPrChange>
        </w:rPr>
        <w:t xml:space="preserve">Los salarios se pagarán en la moneda legal de </w:t>
      </w:r>
      <w:r w:rsidR="00D5748D" w:rsidRPr="00963ED8">
        <w:rPr>
          <w:lang w:val="es-CO"/>
          <w:rPrChange w:id="3951" w:author="Massiel Nayibe Moreno Ladino" w:date="2025-01-15T13:01:00Z" w16du:dateUtc="2025-01-15T18:01:00Z">
            <w:rPr/>
          </w:rPrChange>
        </w:rPr>
        <w:t>Colombia</w:t>
      </w:r>
      <w:r w:rsidR="00115E74" w:rsidRPr="00963ED8">
        <w:rPr>
          <w:lang w:val="es-CO"/>
          <w:rPrChange w:id="3952" w:author="Massiel Nayibe Moreno Ladino" w:date="2025-01-15T13:01:00Z" w16du:dateUtc="2025-01-15T18:01:00Z">
            <w:rPr/>
          </w:rPrChange>
        </w:rPr>
        <w:t xml:space="preserve">. </w:t>
      </w:r>
    </w:p>
    <w:p w14:paraId="25B74930" w14:textId="77777777" w:rsidR="00115E74" w:rsidRPr="00963ED8" w:rsidRDefault="00115E74">
      <w:pPr>
        <w:spacing w:line="360" w:lineRule="auto"/>
        <w:jc w:val="both"/>
        <w:rPr>
          <w:lang w:val="es-CO"/>
          <w:rPrChange w:id="3953" w:author="Massiel Nayibe Moreno Ladino" w:date="2025-01-15T13:01:00Z" w16du:dateUtc="2025-01-15T18:01:00Z">
            <w:rPr/>
          </w:rPrChange>
        </w:rPr>
      </w:pPr>
    </w:p>
    <w:p w14:paraId="31A6621B" w14:textId="77777777" w:rsidR="00441859" w:rsidRPr="00963ED8" w:rsidRDefault="00DE7F5C">
      <w:pPr>
        <w:spacing w:line="360" w:lineRule="auto"/>
        <w:jc w:val="both"/>
        <w:rPr>
          <w:lang w:val="es-CO"/>
          <w:rPrChange w:id="3954" w:author="Massiel Nayibe Moreno Ladino" w:date="2025-01-15T13:01:00Z" w16du:dateUtc="2025-01-15T18:01:00Z">
            <w:rPr/>
          </w:rPrChange>
        </w:rPr>
      </w:pPr>
      <w:r w:rsidRPr="00963ED8">
        <w:rPr>
          <w:lang w:val="es-CO"/>
          <w:rPrChange w:id="3955" w:author="Massiel Nayibe Moreno Ladino" w:date="2025-01-15T13:01:00Z" w16du:dateUtc="2025-01-15T18:01:00Z">
            <w:rPr/>
          </w:rPrChange>
        </w:rPr>
        <w:t>Para recibir la remuneración por el tiempo trabajado</w:t>
      </w:r>
      <w:r w:rsidR="00BE0548" w:rsidRPr="00963ED8">
        <w:rPr>
          <w:lang w:val="es-CO"/>
          <w:rPrChange w:id="3956" w:author="Massiel Nayibe Moreno Ladino" w:date="2025-01-15T13:01:00Z" w16du:dateUtc="2025-01-15T18:01:00Z">
            <w:rPr/>
          </w:rPrChange>
        </w:rPr>
        <w:t>,</w:t>
      </w:r>
      <w:r w:rsidRPr="00963ED8">
        <w:rPr>
          <w:lang w:val="es-CO"/>
          <w:rPrChange w:id="3957" w:author="Massiel Nayibe Moreno Ladino" w:date="2025-01-15T13:01:00Z" w16du:dateUtc="2025-01-15T18:01:00Z">
            <w:rPr/>
          </w:rPrChange>
        </w:rPr>
        <w:t xml:space="preserve"> </w:t>
      </w:r>
      <w:r w:rsidR="00BE0548" w:rsidRPr="00963ED8">
        <w:rPr>
          <w:lang w:val="es-CO"/>
          <w:rPrChange w:id="3958" w:author="Massiel Nayibe Moreno Ladino" w:date="2025-01-15T13:01:00Z" w16du:dateUtc="2025-01-15T18:01:00Z">
            <w:rPr/>
          </w:rPrChange>
        </w:rPr>
        <w:t xml:space="preserve">todos los </w:t>
      </w:r>
      <w:r w:rsidR="007964F4" w:rsidRPr="00963ED8">
        <w:rPr>
          <w:lang w:val="es-CO"/>
          <w:rPrChange w:id="3959" w:author="Massiel Nayibe Moreno Ladino" w:date="2025-01-15T13:01:00Z" w16du:dateUtc="2025-01-15T18:01:00Z">
            <w:rPr/>
          </w:rPrChange>
        </w:rPr>
        <w:t xml:space="preserve">empleados </w:t>
      </w:r>
      <w:r w:rsidRPr="00963ED8">
        <w:rPr>
          <w:lang w:val="es-CO"/>
          <w:rPrChange w:id="3960" w:author="Massiel Nayibe Moreno Ladino" w:date="2025-01-15T13:01:00Z" w16du:dateUtc="2025-01-15T18:01:00Z">
            <w:rPr/>
          </w:rPrChange>
        </w:rPr>
        <w:t xml:space="preserve">deberán </w:t>
      </w:r>
      <w:r w:rsidR="00BE0548" w:rsidRPr="00963ED8">
        <w:rPr>
          <w:lang w:val="es-CO"/>
          <w:rPrChange w:id="3961" w:author="Massiel Nayibe Moreno Ladino" w:date="2025-01-15T13:01:00Z" w16du:dateUtc="2025-01-15T18:01:00Z">
            <w:rPr/>
          </w:rPrChange>
        </w:rPr>
        <w:t xml:space="preserve">cumplimentar los registros de tiempo </w:t>
      </w:r>
      <w:r w:rsidR="00D07A35" w:rsidRPr="00963ED8">
        <w:rPr>
          <w:rFonts w:cs="Times New Roman"/>
          <w:lang w:val="es-CO"/>
          <w:rPrChange w:id="3962" w:author="Massiel Nayibe Moreno Ladino" w:date="2025-01-15T13:01:00Z" w16du:dateUtc="2025-01-15T18:01:00Z">
            <w:rPr>
              <w:rFonts w:cs="Times New Roman"/>
            </w:rPr>
          </w:rPrChange>
        </w:rPr>
        <w:t xml:space="preserve">en </w:t>
      </w:r>
      <w:r w:rsidR="00D07A35">
        <w:fldChar w:fldCharType="begin"/>
      </w:r>
      <w:r w:rsidR="00D07A35" w:rsidRPr="00963ED8">
        <w:rPr>
          <w:lang w:val="es-CO"/>
          <w:rPrChange w:id="3963" w:author="Massiel Nayibe Moreno Ladino" w:date="2025-01-15T13:01:00Z" w16du:dateUtc="2025-01-15T18:01:00Z">
            <w:rPr/>
          </w:rPrChange>
        </w:rPr>
        <w:instrText>HYPERLINK "https://www.replicon.com/"</w:instrText>
      </w:r>
      <w:r w:rsidR="00D07A35">
        <w:fldChar w:fldCharType="separate"/>
      </w:r>
      <w:r w:rsidR="00D07A35" w:rsidRPr="00963ED8">
        <w:rPr>
          <w:rFonts w:cs="Times New Roman"/>
          <w:lang w:val="es-CO"/>
          <w:rPrChange w:id="3964" w:author="Massiel Nayibe Moreno Ladino" w:date="2025-01-15T13:01:00Z" w16du:dateUtc="2025-01-15T18:01:00Z">
            <w:rPr>
              <w:rFonts w:cs="Times New Roman"/>
            </w:rPr>
          </w:rPrChange>
        </w:rPr>
        <w:t>Replicon</w:t>
      </w:r>
      <w:r w:rsidR="00D07A35">
        <w:fldChar w:fldCharType="end"/>
      </w:r>
      <w:r w:rsidR="00BE0548" w:rsidRPr="00963ED8">
        <w:rPr>
          <w:rStyle w:val="Hipervnculo"/>
          <w:rFonts w:cs="Times New Roman"/>
          <w:lang w:val="es-CO"/>
          <w:rPrChange w:id="3965" w:author="Massiel Nayibe Moreno Ladino" w:date="2025-01-15T13:01:00Z" w16du:dateUtc="2025-01-15T18:01:00Z">
            <w:rPr>
              <w:rStyle w:val="Hipervnculo"/>
              <w:rFonts w:cs="Times New Roman"/>
            </w:rPr>
          </w:rPrChange>
        </w:rPr>
        <w:t xml:space="preserve">. </w:t>
      </w:r>
      <w:r w:rsidR="00EC2194" w:rsidRPr="00963ED8">
        <w:rPr>
          <w:lang w:val="es-CO"/>
          <w:rPrChange w:id="3966" w:author="Massiel Nayibe Moreno Ladino" w:date="2025-01-15T13:01:00Z" w16du:dateUtc="2025-01-15T18:01:00Z">
            <w:rPr/>
          </w:rPrChange>
        </w:rPr>
        <w:t xml:space="preserve">Los registros de tiempo son documentos legales y la fuente básica de información a efectos de nóminas; por lo tanto, el tiempo trabajado debe reflejarse con exactitud </w:t>
      </w:r>
      <w:r w:rsidR="00EB50A7" w:rsidRPr="00963ED8">
        <w:rPr>
          <w:lang w:val="es-CO"/>
          <w:rPrChange w:id="3967" w:author="Massiel Nayibe Moreno Ladino" w:date="2025-01-15T13:01:00Z" w16du:dateUtc="2025-01-15T18:01:00Z">
            <w:rPr/>
          </w:rPrChange>
        </w:rPr>
        <w:t xml:space="preserve">y de acuerdo con la </w:t>
      </w:r>
      <w:r w:rsidR="00EB50A7">
        <w:fldChar w:fldCharType="begin"/>
      </w:r>
      <w:r w:rsidR="00EB50A7" w:rsidRPr="00963ED8">
        <w:rPr>
          <w:lang w:val="es-CO"/>
          <w:rPrChange w:id="3968" w:author="Massiel Nayibe Moreno Ladino" w:date="2025-01-15T13:01:00Z" w16du:dateUtc="2025-01-15T18:01:00Z">
            <w:rPr/>
          </w:rPrChange>
        </w:rPr>
        <w:instrText>HYPERLINK \l "_10.3_Timekeeping"</w:instrText>
      </w:r>
      <w:r w:rsidR="00EB50A7">
        <w:fldChar w:fldCharType="separate"/>
      </w:r>
      <w:r w:rsidR="00EB50A7" w:rsidRPr="00963ED8">
        <w:rPr>
          <w:rStyle w:val="Hipervnculo"/>
          <w:lang w:val="es-CO"/>
          <w:rPrChange w:id="3969" w:author="Massiel Nayibe Moreno Ladino" w:date="2025-01-15T13:01:00Z" w16du:dateUtc="2025-01-15T18:01:00Z">
            <w:rPr>
              <w:rStyle w:val="Hipervnculo"/>
            </w:rPr>
          </w:rPrChange>
        </w:rPr>
        <w:t>Sección 10.3 Control de Tiempos</w:t>
      </w:r>
      <w:r w:rsidR="00EB50A7">
        <w:fldChar w:fldCharType="end"/>
      </w:r>
      <w:r w:rsidR="00EC2194" w:rsidRPr="00963ED8">
        <w:rPr>
          <w:lang w:val="es-CO"/>
          <w:rPrChange w:id="3970" w:author="Massiel Nayibe Moreno Ladino" w:date="2025-01-15T13:01:00Z" w16du:dateUtc="2025-01-15T18:01:00Z">
            <w:rPr/>
          </w:rPrChange>
        </w:rPr>
        <w:t xml:space="preserve">. </w:t>
      </w:r>
      <w:r w:rsidR="002A0FD7" w:rsidRPr="00963ED8">
        <w:rPr>
          <w:lang w:val="es-CO"/>
          <w:rPrChange w:id="3971" w:author="Massiel Nayibe Moreno Ladino" w:date="2025-01-15T13:01:00Z" w16du:dateUtc="2025-01-15T18:01:00Z">
            <w:rPr/>
          </w:rPrChange>
        </w:rPr>
        <w:t xml:space="preserve">Todo el personal </w:t>
      </w:r>
      <w:r w:rsidR="00BE0548" w:rsidRPr="00963ED8">
        <w:rPr>
          <w:lang w:val="es-CO"/>
          <w:rPrChange w:id="3972" w:author="Massiel Nayibe Moreno Ladino" w:date="2025-01-15T13:01:00Z" w16du:dateUtc="2025-01-15T18:01:00Z">
            <w:rPr/>
          </w:rPrChange>
        </w:rPr>
        <w:t xml:space="preserve">es responsable de aprobar su hoja de horas </w:t>
      </w:r>
      <w:r w:rsidR="00EC2194" w:rsidRPr="00963ED8">
        <w:rPr>
          <w:lang w:val="es-CO"/>
          <w:rPrChange w:id="3973" w:author="Massiel Nayibe Moreno Ladino" w:date="2025-01-15T13:01:00Z" w16du:dateUtc="2025-01-15T18:01:00Z">
            <w:rPr/>
          </w:rPrChange>
        </w:rPr>
        <w:t xml:space="preserve">para certificar la exactitud de todo el tiempo registrado. </w:t>
      </w:r>
      <w:r w:rsidR="00C9288E" w:rsidRPr="00963ED8">
        <w:rPr>
          <w:lang w:val="es-CO"/>
          <w:rPrChange w:id="3974" w:author="Massiel Nayibe Moreno Ladino" w:date="2025-01-15T13:01:00Z" w16du:dateUtc="2025-01-15T18:01:00Z">
            <w:rPr/>
          </w:rPrChange>
        </w:rPr>
        <w:t xml:space="preserve">Cada supervisor revisará la exactitud y </w:t>
      </w:r>
      <w:r w:rsidR="00F9717A" w:rsidRPr="00963ED8">
        <w:rPr>
          <w:lang w:val="es-CO"/>
          <w:rPrChange w:id="3975" w:author="Massiel Nayibe Moreno Ladino" w:date="2025-01-15T13:01:00Z" w16du:dateUtc="2025-01-15T18:01:00Z">
            <w:rPr/>
          </w:rPrChange>
        </w:rPr>
        <w:t xml:space="preserve">aprobará </w:t>
      </w:r>
      <w:r w:rsidR="00C9288E" w:rsidRPr="00963ED8">
        <w:rPr>
          <w:lang w:val="es-CO"/>
          <w:rPrChange w:id="3976" w:author="Massiel Nayibe Moreno Ladino" w:date="2025-01-15T13:01:00Z" w16du:dateUtc="2025-01-15T18:01:00Z">
            <w:rPr/>
          </w:rPrChange>
        </w:rPr>
        <w:t xml:space="preserve">las hojas de control horario después de que el empleado las presente. </w:t>
      </w:r>
      <w:r w:rsidRPr="00963ED8">
        <w:rPr>
          <w:lang w:val="es-CO"/>
          <w:rPrChange w:id="3977" w:author="Massiel Nayibe Moreno Ladino" w:date="2025-01-15T13:01:00Z" w16du:dateUtc="2025-01-15T18:01:00Z">
            <w:rPr/>
          </w:rPrChange>
        </w:rPr>
        <w:t xml:space="preserve">La remuneración </w:t>
      </w:r>
      <w:r w:rsidR="00C9288E" w:rsidRPr="00963ED8">
        <w:rPr>
          <w:lang w:val="es-CO"/>
          <w:rPrChange w:id="3978" w:author="Massiel Nayibe Moreno Ladino" w:date="2025-01-15T13:01:00Z" w16du:dateUtc="2025-01-15T18:01:00Z">
            <w:rPr/>
          </w:rPrChange>
        </w:rPr>
        <w:t>de todos los empleados se basará únicamente en las hojas de asistencia aprobadas</w:t>
      </w:r>
      <w:r w:rsidR="00BE0548" w:rsidRPr="00963ED8">
        <w:rPr>
          <w:lang w:val="es-CO"/>
          <w:rPrChange w:id="3979" w:author="Massiel Nayibe Moreno Ladino" w:date="2025-01-15T13:01:00Z" w16du:dateUtc="2025-01-15T18:01:00Z">
            <w:rPr/>
          </w:rPrChange>
        </w:rPr>
        <w:t xml:space="preserve">. </w:t>
      </w:r>
    </w:p>
    <w:p w14:paraId="29D45103" w14:textId="77777777" w:rsidR="009572AF" w:rsidRPr="00963ED8" w:rsidRDefault="009572AF">
      <w:pPr>
        <w:spacing w:line="360" w:lineRule="auto"/>
        <w:jc w:val="both"/>
        <w:rPr>
          <w:lang w:val="es-CO"/>
          <w:rPrChange w:id="3980" w:author="Massiel Nayibe Moreno Ladino" w:date="2025-01-15T13:01:00Z" w16du:dateUtc="2025-01-15T18:01:00Z">
            <w:rPr/>
          </w:rPrChange>
        </w:rPr>
      </w:pPr>
    </w:p>
    <w:p w14:paraId="570E6FFD" w14:textId="77777777" w:rsidR="00441859" w:rsidRPr="00963ED8" w:rsidRDefault="00DE7F5C">
      <w:pPr>
        <w:spacing w:line="360" w:lineRule="auto"/>
        <w:jc w:val="both"/>
        <w:rPr>
          <w:lang w:val="es-CO"/>
          <w:rPrChange w:id="3981" w:author="Massiel Nayibe Moreno Ladino" w:date="2025-01-15T13:01:00Z" w16du:dateUtc="2025-01-15T18:01:00Z">
            <w:rPr/>
          </w:rPrChange>
        </w:rPr>
      </w:pPr>
      <w:r w:rsidRPr="00963ED8">
        <w:rPr>
          <w:lang w:val="es-CO"/>
          <w:rPrChange w:id="3982" w:author="Massiel Nayibe Moreno Ladino" w:date="2025-01-15T13:01:00Z" w16du:dateUtc="2025-01-15T18:01:00Z">
            <w:rPr/>
          </w:rPrChange>
        </w:rPr>
        <w:t xml:space="preserve">De cada nómina se retendrán todos los impuestos y demás retenciones exigidas por la legislación local. </w:t>
      </w:r>
      <w:r w:rsidR="00F51AD6" w:rsidRPr="00963ED8">
        <w:rPr>
          <w:lang w:val="es-CO"/>
          <w:rPrChange w:id="3983" w:author="Massiel Nayibe Moreno Ladino" w:date="2025-01-15T13:01:00Z" w16du:dateUtc="2025-01-15T18:01:00Z">
            <w:rPr/>
          </w:rPrChange>
        </w:rPr>
        <w:t xml:space="preserve">Los salarios se abonarán el día </w:t>
      </w:r>
      <w:r w:rsidR="001A0C4B" w:rsidRPr="00963ED8">
        <w:rPr>
          <w:lang w:val="es-CO"/>
          <w:rPrChange w:id="3984" w:author="Massiel Nayibe Moreno Ladino" w:date="2025-01-15T13:01:00Z" w16du:dateUtc="2025-01-15T18:01:00Z">
            <w:rPr/>
          </w:rPrChange>
        </w:rPr>
        <w:t>25</w:t>
      </w:r>
      <w:r w:rsidR="001A0C4B" w:rsidRPr="00963ED8">
        <w:rPr>
          <w:vertAlign w:val="superscript"/>
          <w:lang w:val="es-CO"/>
          <w:rPrChange w:id="3985" w:author="Massiel Nayibe Moreno Ladino" w:date="2025-01-15T13:01:00Z" w16du:dateUtc="2025-01-15T18:01:00Z">
            <w:rPr>
              <w:vertAlign w:val="superscript"/>
            </w:rPr>
          </w:rPrChange>
        </w:rPr>
        <w:t>th</w:t>
      </w:r>
      <w:r w:rsidR="00F51AD6" w:rsidRPr="00963ED8">
        <w:rPr>
          <w:lang w:val="es-CO"/>
          <w:rPrChange w:id="3986" w:author="Massiel Nayibe Moreno Ladino" w:date="2025-01-15T13:01:00Z" w16du:dateUtc="2025-01-15T18:01:00Z">
            <w:rPr/>
          </w:rPrChange>
        </w:rPr>
        <w:t xml:space="preserve"> de cada mes mediante transferencia bancaria. </w:t>
      </w:r>
      <w:r w:rsidR="00EC5063" w:rsidRPr="00963ED8">
        <w:rPr>
          <w:lang w:val="es-CO"/>
          <w:rPrChange w:id="3987" w:author="Massiel Nayibe Moreno Ladino" w:date="2025-01-15T13:01:00Z" w16du:dateUtc="2025-01-15T18:01:00Z">
            <w:rPr/>
          </w:rPrChange>
        </w:rPr>
        <w:t xml:space="preserve">El pago </w:t>
      </w:r>
      <w:r w:rsidR="00EC5063" w:rsidRPr="00963ED8">
        <w:rPr>
          <w:lang w:val="es-CO"/>
          <w:rPrChange w:id="3988" w:author="Massiel Nayibe Moreno Ladino" w:date="2025-01-15T13:01:00Z" w16du:dateUtc="2025-01-15T18:01:00Z">
            <w:rPr/>
          </w:rPrChange>
        </w:rPr>
        <w:lastRenderedPageBreak/>
        <w:t xml:space="preserve">corresponde a </w:t>
      </w:r>
      <w:r w:rsidR="0085088E" w:rsidRPr="00963ED8">
        <w:rPr>
          <w:lang w:val="es-CO"/>
          <w:rPrChange w:id="3989" w:author="Massiel Nayibe Moreno Ladino" w:date="2025-01-15T13:01:00Z" w16du:dateUtc="2025-01-15T18:01:00Z">
            <w:rPr/>
          </w:rPrChange>
        </w:rPr>
        <w:t>los salarios del mes en curso, del 1</w:t>
      </w:r>
      <w:r w:rsidR="0085088E" w:rsidRPr="00963ED8">
        <w:rPr>
          <w:vertAlign w:val="superscript"/>
          <w:lang w:val="es-CO"/>
          <w:rPrChange w:id="3990" w:author="Massiel Nayibe Moreno Ladino" w:date="2025-01-15T13:01:00Z" w16du:dateUtc="2025-01-15T18:01:00Z">
            <w:rPr>
              <w:vertAlign w:val="superscript"/>
            </w:rPr>
          </w:rPrChange>
        </w:rPr>
        <w:t>st</w:t>
      </w:r>
      <w:r w:rsidR="0085088E" w:rsidRPr="00963ED8">
        <w:rPr>
          <w:lang w:val="es-CO"/>
          <w:rPrChange w:id="3991" w:author="Massiel Nayibe Moreno Ladino" w:date="2025-01-15T13:01:00Z" w16du:dateUtc="2025-01-15T18:01:00Z">
            <w:rPr/>
          </w:rPrChange>
        </w:rPr>
        <w:t xml:space="preserve"> al </w:t>
      </w:r>
      <w:r w:rsidR="00E767D4" w:rsidRPr="00963ED8">
        <w:rPr>
          <w:lang w:val="es-CO"/>
          <w:rPrChange w:id="3992" w:author="Massiel Nayibe Moreno Ladino" w:date="2025-01-15T13:01:00Z" w16du:dateUtc="2025-01-15T18:01:00Z">
            <w:rPr/>
          </w:rPrChange>
        </w:rPr>
        <w:t xml:space="preserve">final de </w:t>
      </w:r>
      <w:r w:rsidR="0085088E" w:rsidRPr="00963ED8">
        <w:rPr>
          <w:lang w:val="es-CO"/>
          <w:rPrChange w:id="3993" w:author="Massiel Nayibe Moreno Ladino" w:date="2025-01-15T13:01:00Z" w16du:dateUtc="2025-01-15T18:01:00Z">
            <w:rPr/>
          </w:rPrChange>
        </w:rPr>
        <w:t xml:space="preserve">cada mes, según proceda. </w:t>
      </w:r>
      <w:r w:rsidR="00F51AD6" w:rsidRPr="00963ED8">
        <w:rPr>
          <w:lang w:val="es-CO"/>
          <w:rPrChange w:id="3994" w:author="Massiel Nayibe Moreno Ladino" w:date="2025-01-15T13:01:00Z" w16du:dateUtc="2025-01-15T18:01:00Z">
            <w:rPr/>
          </w:rPrChange>
        </w:rPr>
        <w:t xml:space="preserve">Si el día de pago coincide con </w:t>
      </w:r>
      <w:r w:rsidR="001F68DF" w:rsidRPr="00963ED8">
        <w:rPr>
          <w:lang w:val="es-CO"/>
          <w:rPrChange w:id="3995" w:author="Massiel Nayibe Moreno Ladino" w:date="2025-01-15T13:01:00Z" w16du:dateUtc="2025-01-15T18:01:00Z">
            <w:rPr/>
          </w:rPrChange>
        </w:rPr>
        <w:t>fin de semana</w:t>
      </w:r>
      <w:r w:rsidR="00F51AD6" w:rsidRPr="00963ED8">
        <w:rPr>
          <w:lang w:val="es-CO"/>
          <w:rPrChange w:id="3996" w:author="Massiel Nayibe Moreno Ladino" w:date="2025-01-15T13:01:00Z" w16du:dateUtc="2025-01-15T18:01:00Z">
            <w:rPr/>
          </w:rPrChange>
        </w:rPr>
        <w:t>, el abono se efectuará en la cuenta del empleado el día anterior.</w:t>
      </w:r>
    </w:p>
    <w:p w14:paraId="5BCE9F3A" w14:textId="77777777" w:rsidR="009572AF" w:rsidRPr="00963ED8" w:rsidRDefault="009572AF" w:rsidP="005429D4">
      <w:pPr>
        <w:spacing w:line="360" w:lineRule="auto"/>
        <w:jc w:val="both"/>
        <w:rPr>
          <w:lang w:val="es-CO"/>
          <w:rPrChange w:id="3997" w:author="Massiel Nayibe Moreno Ladino" w:date="2025-01-15T13:01:00Z" w16du:dateUtc="2025-01-15T18:01:00Z">
            <w:rPr/>
          </w:rPrChange>
        </w:rPr>
      </w:pPr>
    </w:p>
    <w:p w14:paraId="5FEB1001" w14:textId="77777777" w:rsidR="00441859" w:rsidRDefault="00DE7F5C">
      <w:pPr>
        <w:spacing w:after="120" w:line="360" w:lineRule="auto"/>
        <w:jc w:val="both"/>
        <w:rPr>
          <w:rFonts w:cs="Times New Roman"/>
        </w:rPr>
      </w:pPr>
      <w:r w:rsidRPr="00963ED8">
        <w:rPr>
          <w:rFonts w:cs="Times New Roman"/>
          <w:lang w:val="es-CO"/>
          <w:rPrChange w:id="3998" w:author="Massiel Nayibe Moreno Ladino" w:date="2025-01-15T13:01:00Z" w16du:dateUtc="2025-01-15T18:01:00Z">
            <w:rPr>
              <w:rFonts w:cs="Times New Roman"/>
            </w:rPr>
          </w:rPrChange>
        </w:rPr>
        <w:t xml:space="preserve">Partners toma todas las medidas razonables para asegurar que los empleados reciban la cantidad correcta de pago en cada cheque de pago y que los empleados sean pagados puntualmente en el día de pago programado. </w:t>
      </w:r>
      <w:r w:rsidRPr="00B04363">
        <w:rPr>
          <w:rFonts w:cs="Times New Roman"/>
        </w:rPr>
        <w:t>Sin embargo, los empleados son responsables de lo siguiente:</w:t>
      </w:r>
    </w:p>
    <w:p w14:paraId="57D1E10F" w14:textId="77777777" w:rsidR="00441859" w:rsidRPr="00963ED8" w:rsidRDefault="00DE7F5C">
      <w:pPr>
        <w:pStyle w:val="Prrafodelista"/>
        <w:numPr>
          <w:ilvl w:val="0"/>
          <w:numId w:val="120"/>
        </w:numPr>
        <w:spacing w:after="120" w:line="360" w:lineRule="auto"/>
        <w:jc w:val="both"/>
        <w:rPr>
          <w:rFonts w:cs="Times New Roman"/>
          <w:lang w:val="es-CO"/>
          <w:rPrChange w:id="3999" w:author="Massiel Nayibe Moreno Ladino" w:date="2025-01-15T13:01:00Z" w16du:dateUtc="2025-01-15T18:01:00Z">
            <w:rPr>
              <w:rFonts w:cs="Times New Roman"/>
            </w:rPr>
          </w:rPrChange>
        </w:rPr>
      </w:pPr>
      <w:r w:rsidRPr="00963ED8">
        <w:rPr>
          <w:rFonts w:cs="Times New Roman"/>
          <w:b/>
          <w:bCs/>
          <w:u w:val="single"/>
          <w:lang w:val="es-CO"/>
          <w:rPrChange w:id="4000" w:author="Massiel Nayibe Moreno Ladino" w:date="2025-01-15T13:01:00Z" w16du:dateUtc="2025-01-15T18:01:00Z">
            <w:rPr>
              <w:rFonts w:cs="Times New Roman"/>
              <w:b/>
              <w:bCs/>
              <w:u w:val="single"/>
            </w:rPr>
          </w:rPrChange>
        </w:rPr>
        <w:t>Revisión periódica de nóminas y recibos de sueldo:</w:t>
      </w:r>
      <w:r w:rsidRPr="00963ED8">
        <w:rPr>
          <w:rFonts w:cs="Times New Roman"/>
          <w:lang w:val="es-CO"/>
          <w:rPrChange w:id="4001" w:author="Massiel Nayibe Moreno Ladino" w:date="2025-01-15T13:01:00Z" w16du:dateUtc="2025-01-15T18:01:00Z">
            <w:rPr>
              <w:rFonts w:cs="Times New Roman"/>
            </w:rPr>
          </w:rPrChange>
        </w:rPr>
        <w:t xml:space="preserve"> Los empleados deben revisar sus nóminas con regularidad para asegurarse de que todas las horas trabajadas, bonificaciones, deducciones y otros componentes de la remuneración se reflejan con exactitud. En cada periodo de pago, los empleados deben examinar los recibos de nómina y asegurarse de la exactitud de la información detallada, incluidos los ingresos brutos, las deducciones (como impuestos, cotizaciones a la jubilación, primas de seguros, etc.) y el importe neto percibido.</w:t>
      </w:r>
    </w:p>
    <w:p w14:paraId="29B3EF77" w14:textId="77777777" w:rsidR="00441859" w:rsidRDefault="00DE7F5C">
      <w:pPr>
        <w:pStyle w:val="Prrafodelista"/>
        <w:numPr>
          <w:ilvl w:val="0"/>
          <w:numId w:val="120"/>
        </w:numPr>
        <w:spacing w:after="120" w:line="360" w:lineRule="auto"/>
        <w:jc w:val="both"/>
        <w:rPr>
          <w:rFonts w:cs="Times New Roman"/>
        </w:rPr>
      </w:pPr>
      <w:r w:rsidRPr="00963ED8">
        <w:rPr>
          <w:rFonts w:cs="Times New Roman"/>
          <w:b/>
          <w:bCs/>
          <w:u w:val="single"/>
          <w:lang w:val="es-CO"/>
          <w:rPrChange w:id="4002" w:author="Massiel Nayibe Moreno Ladino" w:date="2025-01-15T13:01:00Z" w16du:dateUtc="2025-01-15T18:01:00Z">
            <w:rPr>
              <w:rFonts w:cs="Times New Roman"/>
              <w:b/>
              <w:bCs/>
              <w:u w:val="single"/>
            </w:rPr>
          </w:rPrChange>
        </w:rPr>
        <w:t xml:space="preserve">Póngase en contacto con RRHH: </w:t>
      </w:r>
      <w:r w:rsidRPr="00963ED8">
        <w:rPr>
          <w:rFonts w:cs="Times New Roman"/>
          <w:lang w:val="es-CO"/>
          <w:rPrChange w:id="4003" w:author="Massiel Nayibe Moreno Ladino" w:date="2025-01-15T13:01:00Z" w16du:dateUtc="2025-01-15T18:01:00Z">
            <w:rPr>
              <w:rFonts w:cs="Times New Roman"/>
            </w:rPr>
          </w:rPrChange>
        </w:rPr>
        <w:t xml:space="preserve">Si un empleado detecta algún problema o discrepancia en su nómina, debe ponerse rápidamente en contacto con RRHH para discutir y resolver el asunto. </w:t>
      </w:r>
      <w:r w:rsidRPr="00B04363">
        <w:rPr>
          <w:rFonts w:cs="Times New Roman"/>
        </w:rPr>
        <w:t>Esto puede implicar la presentación de documentación adicional.</w:t>
      </w:r>
    </w:p>
    <w:p w14:paraId="76F67B19" w14:textId="77777777" w:rsidR="00441859" w:rsidRPr="00963ED8" w:rsidRDefault="00DE7F5C">
      <w:pPr>
        <w:pStyle w:val="Prrafodelista"/>
        <w:numPr>
          <w:ilvl w:val="0"/>
          <w:numId w:val="120"/>
        </w:numPr>
        <w:spacing w:after="120" w:line="360" w:lineRule="auto"/>
        <w:jc w:val="both"/>
        <w:rPr>
          <w:rFonts w:cs="Times New Roman"/>
          <w:lang w:val="es-CO"/>
          <w:rPrChange w:id="4004" w:author="Massiel Nayibe Moreno Ladino" w:date="2025-01-15T13:01:00Z" w16du:dateUtc="2025-01-15T18:01:00Z">
            <w:rPr>
              <w:rFonts w:cs="Times New Roman"/>
            </w:rPr>
          </w:rPrChange>
        </w:rPr>
      </w:pPr>
      <w:r w:rsidRPr="00963ED8">
        <w:rPr>
          <w:rFonts w:cs="Times New Roman"/>
          <w:b/>
          <w:bCs/>
          <w:u w:val="single"/>
          <w:lang w:val="es-CO"/>
          <w:rPrChange w:id="4005" w:author="Massiel Nayibe Moreno Ladino" w:date="2025-01-15T13:01:00Z" w16du:dateUtc="2025-01-15T18:01:00Z">
            <w:rPr>
              <w:rFonts w:cs="Times New Roman"/>
              <w:b/>
              <w:bCs/>
              <w:u w:val="single"/>
            </w:rPr>
          </w:rPrChange>
        </w:rPr>
        <w:t>Notificación oportuna y mantenimiento de registros:</w:t>
      </w:r>
      <w:r w:rsidRPr="00963ED8">
        <w:rPr>
          <w:rFonts w:cs="Times New Roman"/>
          <w:lang w:val="es-CO"/>
          <w:rPrChange w:id="4006" w:author="Massiel Nayibe Moreno Ladino" w:date="2025-01-15T13:01:00Z" w16du:dateUtc="2025-01-15T18:01:00Z">
            <w:rPr>
              <w:rFonts w:cs="Times New Roman"/>
            </w:rPr>
          </w:rPrChange>
        </w:rPr>
        <w:t xml:space="preserve"> Los empleados deben informar de cualquier preocupación relacionada con sus nóminas lo antes posible para agilizar el proceso de resolución. Los empleados deben mantener un registro de sus nóminas y talones de pago, junto con cualquier comunicación relacionada con las preocupaciones sobre las nóminas, para futuras referencias si fuera necesario.</w:t>
      </w:r>
    </w:p>
    <w:p w14:paraId="68DD6A3C" w14:textId="77777777" w:rsidR="00441859" w:rsidRPr="00963ED8" w:rsidRDefault="00DE7F5C">
      <w:pPr>
        <w:spacing w:after="120" w:line="360" w:lineRule="auto"/>
        <w:jc w:val="both"/>
        <w:rPr>
          <w:rFonts w:cs="Times New Roman"/>
          <w:lang w:val="es-CO"/>
          <w:rPrChange w:id="4007" w:author="Massiel Nayibe Moreno Ladino" w:date="2025-01-15T13:01:00Z" w16du:dateUtc="2025-01-15T18:01:00Z">
            <w:rPr>
              <w:rFonts w:cs="Times New Roman"/>
            </w:rPr>
          </w:rPrChange>
        </w:rPr>
      </w:pPr>
      <w:r w:rsidRPr="00963ED8">
        <w:rPr>
          <w:rFonts w:cs="Times New Roman"/>
          <w:lang w:val="es-CO"/>
          <w:rPrChange w:id="4008" w:author="Massiel Nayibe Moreno Ladino" w:date="2025-01-15T13:01:00Z" w16du:dateUtc="2025-01-15T18:01:00Z">
            <w:rPr>
              <w:rFonts w:cs="Times New Roman"/>
            </w:rPr>
          </w:rPrChange>
        </w:rPr>
        <w:t>Los socios se esforzarán de buena fe por garantizar que no se vuelvan a producir deducciones indebidas o discrepancias relativas a la remuneración.</w:t>
      </w:r>
    </w:p>
    <w:p w14:paraId="11417F41" w14:textId="77777777" w:rsidR="00441859" w:rsidRDefault="00DE7F5C">
      <w:pPr>
        <w:pStyle w:val="Ttulo2"/>
        <w:numPr>
          <w:ilvl w:val="1"/>
          <w:numId w:val="82"/>
        </w:numPr>
      </w:pPr>
      <w:bookmarkStart w:id="4009" w:name="_Toc185435394"/>
      <w:r w:rsidRPr="00310A2B">
        <w:t>Anticipos de salario y vacaciones</w:t>
      </w:r>
      <w:bookmarkEnd w:id="4009"/>
    </w:p>
    <w:p w14:paraId="18BB92F8" w14:textId="77777777" w:rsidR="00441859" w:rsidRPr="00963ED8" w:rsidRDefault="009E0CCD">
      <w:pPr>
        <w:spacing w:line="360" w:lineRule="auto"/>
        <w:jc w:val="both"/>
        <w:rPr>
          <w:lang w:val="es-CO"/>
          <w:rPrChange w:id="4010" w:author="Massiel Nayibe Moreno Ladino" w:date="2025-01-15T13:01:00Z" w16du:dateUtc="2025-01-15T18:01:00Z">
            <w:rPr/>
          </w:rPrChange>
        </w:rPr>
      </w:pPr>
      <w:r w:rsidRPr="00963ED8">
        <w:rPr>
          <w:lang w:val="es-CO"/>
          <w:rPrChange w:id="4011" w:author="Massiel Nayibe Moreno Ladino" w:date="2025-01-15T13:01:00Z" w16du:dateUtc="2025-01-15T18:01:00Z">
            <w:rPr/>
          </w:rPrChange>
        </w:rPr>
        <w:t xml:space="preserve">No se </w:t>
      </w:r>
      <w:r w:rsidR="00F05CD2" w:rsidRPr="00963ED8">
        <w:rPr>
          <w:lang w:val="es-CO"/>
          <w:rPrChange w:id="4012" w:author="Massiel Nayibe Moreno Ladino" w:date="2025-01-15T13:01:00Z" w16du:dateUtc="2025-01-15T18:01:00Z">
            <w:rPr/>
          </w:rPrChange>
        </w:rPr>
        <w:t>permiten anticipos de sueldo o salario. Además, no se pueden anticipar vacaciones, bajas por enfermedad u otros permisos.</w:t>
      </w:r>
    </w:p>
    <w:p w14:paraId="6F01E9F7" w14:textId="77777777" w:rsidR="00441859" w:rsidRDefault="00DE7F5C">
      <w:pPr>
        <w:pStyle w:val="Ttulo2"/>
        <w:numPr>
          <w:ilvl w:val="1"/>
          <w:numId w:val="82"/>
        </w:numPr>
      </w:pPr>
      <w:bookmarkStart w:id="4013" w:name="_10.3_Timekeeping"/>
      <w:bookmarkStart w:id="4014" w:name="_Toc27661319"/>
      <w:bookmarkStart w:id="4015" w:name="_Toc32842787"/>
      <w:bookmarkStart w:id="4016" w:name="_Toc185435395"/>
      <w:bookmarkEnd w:id="4013"/>
      <w:r w:rsidRPr="00CB456A">
        <w:t>Cronometraje</w:t>
      </w:r>
      <w:bookmarkEnd w:id="4014"/>
      <w:bookmarkEnd w:id="4015"/>
      <w:bookmarkEnd w:id="4016"/>
    </w:p>
    <w:p w14:paraId="37799993" w14:textId="77777777" w:rsidR="00441859" w:rsidRPr="00963ED8" w:rsidRDefault="00DE7F5C">
      <w:pPr>
        <w:spacing w:after="120" w:line="360" w:lineRule="auto"/>
        <w:jc w:val="both"/>
        <w:rPr>
          <w:lang w:val="es-CO"/>
          <w:rPrChange w:id="4017" w:author="Massiel Nayibe Moreno Ladino" w:date="2025-01-15T13:01:00Z" w16du:dateUtc="2025-01-15T18:01:00Z">
            <w:rPr/>
          </w:rPrChange>
        </w:rPr>
      </w:pPr>
      <w:r w:rsidRPr="00963ED8">
        <w:rPr>
          <w:rFonts w:cs="Times New Roman"/>
          <w:lang w:val="es-CO"/>
          <w:rPrChange w:id="4018" w:author="Massiel Nayibe Moreno Ladino" w:date="2025-01-15T13:01:00Z" w16du:dateUtc="2025-01-15T18:01:00Z">
            <w:rPr>
              <w:rFonts w:cs="Times New Roman"/>
            </w:rPr>
          </w:rPrChange>
        </w:rPr>
        <w:t xml:space="preserve">Como receptores de fondos federales de los EE.UU., Compañeros está obligado a mantener un sistema preciso y oportuno con respecto a los cargos laborales. Los empleados deberán registrar </w:t>
      </w:r>
      <w:r w:rsidRPr="00963ED8">
        <w:rPr>
          <w:rFonts w:cs="Times New Roman"/>
          <w:lang w:val="es-CO"/>
          <w:rPrChange w:id="4019" w:author="Massiel Nayibe Moreno Ladino" w:date="2025-01-15T13:01:00Z" w16du:dateUtc="2025-01-15T18:01:00Z">
            <w:rPr>
              <w:rFonts w:cs="Times New Roman"/>
            </w:rPr>
          </w:rPrChange>
        </w:rPr>
        <w:lastRenderedPageBreak/>
        <w:t>diariamente sus horas reales trabajadas en una hoja de horas, indicando los gastos laborales y el uso de permisos o vacaciones</w:t>
      </w:r>
      <w:r w:rsidR="00EF7F0A" w:rsidRPr="00963ED8">
        <w:rPr>
          <w:rFonts w:cs="Times New Roman"/>
          <w:lang w:val="es-CO"/>
          <w:rPrChange w:id="4020" w:author="Massiel Nayibe Moreno Ladino" w:date="2025-01-15T13:01:00Z" w16du:dateUtc="2025-01-15T18:01:00Z">
            <w:rPr>
              <w:rFonts w:cs="Times New Roman"/>
            </w:rPr>
          </w:rPrChange>
        </w:rPr>
        <w:t>. Las horas de la hoja de horas deben ser codificadas a la subvención/actividad apropiada basada en las horas reales trabajadas dentro de la semana laboral de 40 horas.</w:t>
      </w:r>
    </w:p>
    <w:p w14:paraId="4F056528" w14:textId="77777777" w:rsidR="00441859" w:rsidRPr="00963ED8" w:rsidRDefault="00DE7F5C">
      <w:pPr>
        <w:pStyle w:val="Ttulo3"/>
        <w:rPr>
          <w:lang w:val="es-CO"/>
          <w:rPrChange w:id="4021" w:author="Massiel Nayibe Moreno Ladino" w:date="2025-01-15T13:01:00Z" w16du:dateUtc="2025-01-15T18:01:00Z">
            <w:rPr/>
          </w:rPrChange>
        </w:rPr>
      </w:pPr>
      <w:bookmarkStart w:id="4022" w:name="_Toc184806871"/>
      <w:bookmarkStart w:id="4023" w:name="_Toc185435396"/>
      <w:r w:rsidRPr="00963ED8">
        <w:rPr>
          <w:lang w:val="es-CO"/>
          <w:rPrChange w:id="4024" w:author="Massiel Nayibe Moreno Ladino" w:date="2025-01-15T13:01:00Z" w16du:dateUtc="2025-01-15T18:01:00Z">
            <w:rPr/>
          </w:rPrChange>
        </w:rPr>
        <w:t xml:space="preserve">10.3.1 Cumplimentación y presentación del parte de horas </w:t>
      </w:r>
      <w:bookmarkEnd w:id="4022"/>
      <w:bookmarkEnd w:id="4023"/>
    </w:p>
    <w:p w14:paraId="1D0697AF" w14:textId="77777777" w:rsidR="00441859" w:rsidRPr="00963ED8" w:rsidRDefault="00DE7F5C">
      <w:pPr>
        <w:spacing w:after="120" w:line="360" w:lineRule="auto"/>
        <w:jc w:val="both"/>
        <w:rPr>
          <w:lang w:val="es-CO"/>
          <w:rPrChange w:id="4025" w:author="Massiel Nayibe Moreno Ladino" w:date="2025-01-15T13:01:00Z" w16du:dateUtc="2025-01-15T18:01:00Z">
            <w:rPr/>
          </w:rPrChange>
        </w:rPr>
      </w:pPr>
      <w:r w:rsidRPr="00963ED8">
        <w:rPr>
          <w:rFonts w:cs="Times New Roman"/>
          <w:lang w:val="es-CO"/>
          <w:rPrChange w:id="4026" w:author="Massiel Nayibe Moreno Ladino" w:date="2025-01-15T13:01:00Z" w16du:dateUtc="2025-01-15T18:01:00Z">
            <w:rPr>
              <w:rFonts w:cs="Times New Roman"/>
            </w:rPr>
          </w:rPrChange>
        </w:rPr>
        <w:t>El empleado debe cumplimentar las hojas de horas, indicando con precisión la distribución del trabajo en función del proyecto/actividad, así como el uso de las vacaciones</w:t>
      </w:r>
      <w:r w:rsidR="003A5A64" w:rsidRPr="00963ED8">
        <w:rPr>
          <w:rFonts w:cs="Times New Roman"/>
          <w:lang w:val="es-CO"/>
          <w:rPrChange w:id="4027" w:author="Massiel Nayibe Moreno Ladino" w:date="2025-01-15T13:01:00Z" w16du:dateUtc="2025-01-15T18:01:00Z">
            <w:rPr>
              <w:rFonts w:cs="Times New Roman"/>
            </w:rPr>
          </w:rPrChange>
        </w:rPr>
        <w:t xml:space="preserve">. </w:t>
      </w:r>
      <w:r w:rsidR="001830FF" w:rsidRPr="00963ED8">
        <w:rPr>
          <w:lang w:val="es-CO"/>
          <w:rPrChange w:id="4028" w:author="Massiel Nayibe Moreno Ladino" w:date="2025-01-15T13:01:00Z" w16du:dateUtc="2025-01-15T18:01:00Z">
            <w:rPr/>
          </w:rPrChange>
        </w:rPr>
        <w:t xml:space="preserve">Partners </w:t>
      </w:r>
      <w:r w:rsidR="00A20640" w:rsidRPr="00963ED8">
        <w:rPr>
          <w:lang w:val="es-CO"/>
          <w:rPrChange w:id="4029" w:author="Massiel Nayibe Moreno Ladino" w:date="2025-01-15T13:01:00Z" w16du:dateUtc="2025-01-15T18:01:00Z">
            <w:rPr/>
          </w:rPrChange>
        </w:rPr>
        <w:t xml:space="preserve">utiliza una </w:t>
      </w:r>
      <w:r w:rsidR="001830FF" w:rsidRPr="00963ED8">
        <w:rPr>
          <w:lang w:val="es-CO"/>
          <w:rPrChange w:id="4030" w:author="Massiel Nayibe Moreno Ladino" w:date="2025-01-15T13:01:00Z" w16du:dateUtc="2025-01-15T18:01:00Z">
            <w:rPr/>
          </w:rPrChange>
        </w:rPr>
        <w:t xml:space="preserve">plataforma electrónica de registro y acumulación de horas llamada </w:t>
      </w:r>
      <w:r w:rsidR="00BB6AB6">
        <w:fldChar w:fldCharType="begin"/>
      </w:r>
      <w:r w:rsidR="00BB6AB6" w:rsidRPr="00963ED8">
        <w:rPr>
          <w:lang w:val="es-CO"/>
          <w:rPrChange w:id="4031" w:author="Massiel Nayibe Moreno Ladino" w:date="2025-01-15T13:01:00Z" w16du:dateUtc="2025-01-15T18:01:00Z">
            <w:rPr/>
          </w:rPrChange>
        </w:rPr>
        <w:instrText>HYPERLINK "https://www.replicon.com/"</w:instrText>
      </w:r>
      <w:r w:rsidR="00BB6AB6">
        <w:fldChar w:fldCharType="separate"/>
      </w:r>
      <w:r w:rsidR="00BB6AB6" w:rsidRPr="00963ED8">
        <w:rPr>
          <w:rStyle w:val="Hipervnculo"/>
          <w:rFonts w:cs="Times New Roman"/>
          <w:lang w:val="es-CO"/>
          <w:rPrChange w:id="4032" w:author="Massiel Nayibe Moreno Ladino" w:date="2025-01-15T13:01:00Z" w16du:dateUtc="2025-01-15T18:01:00Z">
            <w:rPr>
              <w:rStyle w:val="Hipervnculo"/>
              <w:rFonts w:cs="Times New Roman"/>
            </w:rPr>
          </w:rPrChange>
        </w:rPr>
        <w:t>Replicon</w:t>
      </w:r>
      <w:r w:rsidR="00BB6AB6">
        <w:fldChar w:fldCharType="end"/>
      </w:r>
      <w:r w:rsidR="001830FF" w:rsidRPr="00963ED8">
        <w:rPr>
          <w:lang w:val="es-CO"/>
          <w:rPrChange w:id="4033" w:author="Massiel Nayibe Moreno Ladino" w:date="2025-01-15T13:01:00Z" w16du:dateUtc="2025-01-15T18:01:00Z">
            <w:rPr/>
          </w:rPrChange>
        </w:rPr>
        <w:t>.</w:t>
      </w:r>
      <w:r w:rsidR="00047518" w:rsidRPr="00963ED8">
        <w:rPr>
          <w:lang w:val="es-CO"/>
          <w:rPrChange w:id="4034" w:author="Massiel Nayibe Moreno Ladino" w:date="2025-01-15T13:01:00Z" w16du:dateUtc="2025-01-15T18:01:00Z">
            <w:rPr/>
          </w:rPrChange>
        </w:rPr>
        <w:t xml:space="preserve"> Se le proporcionará un nombre de usuario y una contraseña, así como instrucciones de uso por parte de RRHH.</w:t>
      </w:r>
    </w:p>
    <w:p w14:paraId="20F5DA7C" w14:textId="77777777" w:rsidR="00441859" w:rsidRPr="00963ED8" w:rsidRDefault="00DE7F5C">
      <w:pPr>
        <w:spacing w:after="120" w:line="360" w:lineRule="auto"/>
        <w:jc w:val="both"/>
        <w:rPr>
          <w:lang w:val="es-CO"/>
          <w:rPrChange w:id="4035" w:author="Massiel Nayibe Moreno Ladino" w:date="2025-01-15T13:01:00Z" w16du:dateUtc="2025-01-15T18:01:00Z">
            <w:rPr/>
          </w:rPrChange>
        </w:rPr>
      </w:pPr>
      <w:r w:rsidRPr="00963ED8">
        <w:rPr>
          <w:rFonts w:cs="Times New Roman"/>
          <w:lang w:val="es-CO"/>
          <w:rPrChange w:id="4036" w:author="Massiel Nayibe Moreno Ladino" w:date="2025-01-15T13:01:00Z" w16du:dateUtc="2025-01-15T18:01:00Z">
            <w:rPr>
              <w:rFonts w:cs="Times New Roman"/>
            </w:rPr>
          </w:rPrChange>
        </w:rPr>
        <w:t>Con el fin de garantizar la exactitud del registro horario sobre el terreno</w:t>
      </w:r>
      <w:r w:rsidR="00B04F46" w:rsidRPr="00963ED8">
        <w:rPr>
          <w:rFonts w:cs="Times New Roman"/>
          <w:lang w:val="es-CO"/>
          <w:rPrChange w:id="4037" w:author="Massiel Nayibe Moreno Ladino" w:date="2025-01-15T13:01:00Z" w16du:dateUtc="2025-01-15T18:01:00Z">
            <w:rPr>
              <w:rFonts w:cs="Times New Roman"/>
            </w:rPr>
          </w:rPrChange>
        </w:rPr>
        <w:t xml:space="preserve">, </w:t>
      </w:r>
      <w:r w:rsidR="001830FF" w:rsidRPr="00963ED8">
        <w:rPr>
          <w:lang w:val="es-CO"/>
          <w:rPrChange w:id="4038" w:author="Massiel Nayibe Moreno Ladino" w:date="2025-01-15T13:01:00Z" w16du:dateUtc="2025-01-15T18:01:00Z">
            <w:rPr/>
          </w:rPrChange>
        </w:rPr>
        <w:t xml:space="preserve">cada empleado será responsable de utilizar su cuenta </w:t>
      </w:r>
      <w:r w:rsidR="00783AED" w:rsidRPr="00963ED8">
        <w:rPr>
          <w:lang w:val="es-CO"/>
          <w:rPrChange w:id="4039" w:author="Massiel Nayibe Moreno Ladino" w:date="2025-01-15T13:01:00Z" w16du:dateUtc="2025-01-15T18:01:00Z">
            <w:rPr/>
          </w:rPrChange>
        </w:rPr>
        <w:t xml:space="preserve">en Replicon </w:t>
      </w:r>
      <w:r w:rsidR="001830FF" w:rsidRPr="00963ED8">
        <w:rPr>
          <w:lang w:val="es-CO"/>
          <w:rPrChange w:id="4040" w:author="Massiel Nayibe Moreno Ladino" w:date="2025-01-15T13:01:00Z" w16du:dateUtc="2025-01-15T18:01:00Z">
            <w:rPr/>
          </w:rPrChange>
        </w:rPr>
        <w:t xml:space="preserve">para registrar con precisión las horas trabajadas y solicitar todo tipo de permisos. </w:t>
      </w:r>
      <w:r w:rsidR="00F0327B" w:rsidRPr="00963ED8">
        <w:rPr>
          <w:lang w:val="es-CO"/>
          <w:rPrChange w:id="4041" w:author="Massiel Nayibe Moreno Ladino" w:date="2025-01-15T13:01:00Z" w16du:dateUtc="2025-01-15T18:01:00Z">
            <w:rPr/>
          </w:rPrChange>
        </w:rPr>
        <w:t>Semestralmente</w:t>
      </w:r>
      <w:r w:rsidR="001830FF" w:rsidRPr="00963ED8">
        <w:rPr>
          <w:lang w:val="es-CO"/>
          <w:rPrChange w:id="4042" w:author="Massiel Nayibe Moreno Ladino" w:date="2025-01-15T13:01:00Z" w16du:dateUtc="2025-01-15T18:01:00Z">
            <w:rPr/>
          </w:rPrChange>
        </w:rPr>
        <w:t xml:space="preserve">, el empleado será responsable de revisar y certificar sus horas trabajadas haciendo clic en "enviar" hoja de horas en Replicon. Posteriormente, el supervisor del empleado respectivo deberá iniciar sesión y revisar y aprobar las horas trabajadas y hacer clic en "enviar". Todas las hojas de horas no se considerarán completadas hasta que tanto el empleado como el supervisor hayan certificado la hoja de horas. </w:t>
      </w:r>
      <w:r w:rsidR="001830FF">
        <w:fldChar w:fldCharType="begin"/>
      </w:r>
      <w:r w:rsidR="001830FF" w:rsidRPr="00963ED8">
        <w:rPr>
          <w:lang w:val="es-CO"/>
          <w:rPrChange w:id="4043" w:author="Massiel Nayibe Moreno Ladino" w:date="2025-01-15T13:01:00Z" w16du:dateUtc="2025-01-15T18:01:00Z">
            <w:rPr/>
          </w:rPrChange>
        </w:rPr>
        <w:instrText>HYPERLINK \l "_4.2_Filing_&amp;"</w:instrText>
      </w:r>
      <w:r w:rsidR="001830FF">
        <w:fldChar w:fldCharType="separate"/>
      </w:r>
      <w:r w:rsidR="001830FF" w:rsidRPr="00963ED8">
        <w:rPr>
          <w:rStyle w:val="Hipervnculo"/>
          <w:lang w:val="es-CO"/>
          <w:rPrChange w:id="4044" w:author="Massiel Nayibe Moreno Ladino" w:date="2025-01-15T13:01:00Z" w16du:dateUtc="2025-01-15T18:01:00Z">
            <w:rPr>
              <w:rStyle w:val="Hipervnculo"/>
            </w:rPr>
          </w:rPrChange>
        </w:rPr>
        <w:t>4.2 Archivo y registros</w:t>
      </w:r>
      <w:r w:rsidR="001830FF">
        <w:fldChar w:fldCharType="end"/>
      </w:r>
      <w:r w:rsidR="001830FF" w:rsidRPr="00963ED8">
        <w:rPr>
          <w:lang w:val="es-CO"/>
          <w:rPrChange w:id="4045" w:author="Massiel Nayibe Moreno Ladino" w:date="2025-01-15T13:01:00Z" w16du:dateUtc="2025-01-15T18:01:00Z">
            <w:rPr/>
          </w:rPrChange>
        </w:rPr>
        <w:t xml:space="preserve">. </w:t>
      </w:r>
    </w:p>
    <w:p w14:paraId="12CB8C95" w14:textId="77777777" w:rsidR="00441859" w:rsidRPr="00963ED8" w:rsidRDefault="00DE7F5C">
      <w:pPr>
        <w:spacing w:after="120" w:line="360" w:lineRule="auto"/>
        <w:jc w:val="both"/>
        <w:rPr>
          <w:lang w:val="es-CO"/>
          <w:rPrChange w:id="4046" w:author="Massiel Nayibe Moreno Ladino" w:date="2025-01-15T13:01:00Z" w16du:dateUtc="2025-01-15T18:01:00Z">
            <w:rPr/>
          </w:rPrChange>
        </w:rPr>
      </w:pPr>
      <w:r w:rsidRPr="00963ED8">
        <w:rPr>
          <w:b/>
          <w:bCs/>
          <w:u w:val="single"/>
          <w:lang w:val="es-CO"/>
          <w:rPrChange w:id="4047" w:author="Massiel Nayibe Moreno Ladino" w:date="2025-01-15T13:01:00Z" w16du:dateUtc="2025-01-15T18:01:00Z">
            <w:rPr>
              <w:b/>
              <w:bCs/>
              <w:u w:val="single"/>
            </w:rPr>
          </w:rPrChange>
        </w:rPr>
        <w:t xml:space="preserve">Cualquier permiso que no se solicite y registre correctamente en Replicon será rechazado y no aprobado. </w:t>
      </w:r>
      <w:r w:rsidRPr="00963ED8">
        <w:rPr>
          <w:lang w:val="es-CO"/>
          <w:rPrChange w:id="4048" w:author="Massiel Nayibe Moreno Ladino" w:date="2025-01-15T13:01:00Z" w16du:dateUtc="2025-01-15T18:01:00Z">
            <w:rPr/>
          </w:rPrChange>
        </w:rPr>
        <w:t>El incumplimiento de la obligación de informar con exactitud sobre el tiempo y/o las solicitudes de permisos</w:t>
      </w:r>
      <w:r w:rsidR="00C32878" w:rsidRPr="00963ED8">
        <w:rPr>
          <w:lang w:val="es-CO"/>
          <w:rPrChange w:id="4049" w:author="Massiel Nayibe Moreno Ladino" w:date="2025-01-15T13:01:00Z" w16du:dateUtc="2025-01-15T18:01:00Z">
            <w:rPr/>
          </w:rPrChange>
        </w:rPr>
        <w:t xml:space="preserve">, la impuntualidad reiterada con las hojas de asistencia y/o las aprobaciones puede dar </w:t>
      </w:r>
      <w:r w:rsidRPr="00963ED8">
        <w:rPr>
          <w:lang w:val="es-CO"/>
          <w:rPrChange w:id="4050" w:author="Massiel Nayibe Moreno Ladino" w:date="2025-01-15T13:01:00Z" w16du:dateUtc="2025-01-15T18:01:00Z">
            <w:rPr/>
          </w:rPrChange>
        </w:rPr>
        <w:t>lugar a medidas disciplinarias, incluido el despido.</w:t>
      </w:r>
    </w:p>
    <w:p w14:paraId="25DCF930" w14:textId="77777777" w:rsidR="00441859" w:rsidRPr="00963ED8" w:rsidRDefault="00DE7F5C">
      <w:pPr>
        <w:pStyle w:val="Ttulo3"/>
        <w:rPr>
          <w:lang w:val="es-CO"/>
          <w:rPrChange w:id="4051" w:author="Massiel Nayibe Moreno Ladino" w:date="2025-01-15T13:01:00Z" w16du:dateUtc="2025-01-15T18:01:00Z">
            <w:rPr/>
          </w:rPrChange>
        </w:rPr>
      </w:pPr>
      <w:bookmarkStart w:id="4052" w:name="_Toc184806872"/>
      <w:bookmarkStart w:id="4053" w:name="_Toc185435397"/>
      <w:r w:rsidRPr="00963ED8">
        <w:rPr>
          <w:lang w:val="es-CO"/>
          <w:rPrChange w:id="4054" w:author="Massiel Nayibe Moreno Ladino" w:date="2025-01-15T13:01:00Z" w16du:dateUtc="2025-01-15T18:01:00Z">
            <w:rPr/>
          </w:rPrChange>
        </w:rPr>
        <w:t xml:space="preserve">10.3.2 Fechas de vencimiento de los partes de horas </w:t>
      </w:r>
      <w:bookmarkEnd w:id="4052"/>
      <w:bookmarkEnd w:id="4053"/>
    </w:p>
    <w:p w14:paraId="29505DBC" w14:textId="77777777" w:rsidR="00441859" w:rsidRPr="00963ED8" w:rsidRDefault="00DE7F5C">
      <w:pPr>
        <w:spacing w:after="120" w:line="360" w:lineRule="auto"/>
        <w:jc w:val="both"/>
        <w:rPr>
          <w:lang w:val="es-CO"/>
          <w:rPrChange w:id="4055" w:author="Massiel Nayibe Moreno Ladino" w:date="2025-01-15T13:01:00Z" w16du:dateUtc="2025-01-15T18:01:00Z">
            <w:rPr/>
          </w:rPrChange>
        </w:rPr>
      </w:pPr>
      <w:r w:rsidRPr="00963ED8">
        <w:rPr>
          <w:lang w:val="es-CO"/>
          <w:rPrChange w:id="4056" w:author="Massiel Nayibe Moreno Ladino" w:date="2025-01-15T13:01:00Z" w16du:dateUtc="2025-01-15T18:01:00Z">
            <w:rPr/>
          </w:rPrChange>
        </w:rPr>
        <w:t>Las hojas de horas son bimensuales, con una hoja de horas que cubre el 1-15</w:t>
      </w:r>
      <w:r w:rsidRPr="00963ED8">
        <w:rPr>
          <w:vertAlign w:val="superscript"/>
          <w:lang w:val="es-CO"/>
          <w:rPrChange w:id="4057" w:author="Massiel Nayibe Moreno Ladino" w:date="2025-01-15T13:01:00Z" w16du:dateUtc="2025-01-15T18:01:00Z">
            <w:rPr>
              <w:vertAlign w:val="superscript"/>
            </w:rPr>
          </w:rPrChange>
        </w:rPr>
        <w:t>th</w:t>
      </w:r>
      <w:r w:rsidRPr="00963ED8">
        <w:rPr>
          <w:lang w:val="es-CO"/>
          <w:rPrChange w:id="4058" w:author="Massiel Nayibe Moreno Ladino" w:date="2025-01-15T13:01:00Z" w16du:dateUtc="2025-01-15T18:01:00Z">
            <w:rPr/>
          </w:rPrChange>
        </w:rPr>
        <w:t xml:space="preserve"> , y una segunda que cubre el 16</w:t>
      </w:r>
      <w:r w:rsidRPr="00963ED8">
        <w:rPr>
          <w:vertAlign w:val="superscript"/>
          <w:lang w:val="es-CO"/>
          <w:rPrChange w:id="4059" w:author="Massiel Nayibe Moreno Ladino" w:date="2025-01-15T13:01:00Z" w16du:dateUtc="2025-01-15T18:01:00Z">
            <w:rPr>
              <w:vertAlign w:val="superscript"/>
            </w:rPr>
          </w:rPrChange>
        </w:rPr>
        <w:t>th</w:t>
      </w:r>
      <w:r w:rsidRPr="00963ED8">
        <w:rPr>
          <w:lang w:val="es-CO"/>
          <w:rPrChange w:id="4060" w:author="Massiel Nayibe Moreno Ladino" w:date="2025-01-15T13:01:00Z" w16du:dateUtc="2025-01-15T18:01:00Z">
            <w:rPr/>
          </w:rPrChange>
        </w:rPr>
        <w:t xml:space="preserve"> - final de mes. Los empleados deben presentar los partes de horas en el plazo de un día a partir del final del periodo de notificación (es decir, el parte de horas del 1 al 15 se presentará antes del 16). Si el día de presentación no coincide con un día festivo, fin de semana u otro permiso retribuido, la hoja de horas deberá presentarse el último día laborable anterior. La aprobación de los supervisores debe producirse dentro de los 2 días siguientes a la finalización del periodo de presentación de informes (es decir, la hoja de horas del 1 al 15 se aprobará antes del día 17).</w:t>
      </w:r>
    </w:p>
    <w:p w14:paraId="0B28D116" w14:textId="77777777" w:rsidR="00441859" w:rsidRPr="00963ED8" w:rsidRDefault="00DE7F5C">
      <w:pPr>
        <w:pStyle w:val="Ttulo3"/>
        <w:rPr>
          <w:lang w:val="es-CO"/>
          <w:rPrChange w:id="4061" w:author="Massiel Nayibe Moreno Ladino" w:date="2025-01-15T13:01:00Z" w16du:dateUtc="2025-01-15T18:01:00Z">
            <w:rPr/>
          </w:rPrChange>
        </w:rPr>
      </w:pPr>
      <w:bookmarkStart w:id="4062" w:name="_Toc184806873"/>
      <w:bookmarkStart w:id="4063" w:name="_Toc185435398"/>
      <w:r w:rsidRPr="00963ED8">
        <w:rPr>
          <w:lang w:val="es-CO"/>
          <w:rPrChange w:id="4064" w:author="Massiel Nayibe Moreno Ladino" w:date="2025-01-15T13:01:00Z" w16du:dateUtc="2025-01-15T18:01:00Z">
            <w:rPr/>
          </w:rPrChange>
        </w:rPr>
        <w:lastRenderedPageBreak/>
        <w:t xml:space="preserve">10.3.3 Responsabilidades de la hoja de horas </w:t>
      </w:r>
      <w:bookmarkEnd w:id="4062"/>
      <w:bookmarkEnd w:id="4063"/>
    </w:p>
    <w:p w14:paraId="37EA0006" w14:textId="77777777" w:rsidR="00441859" w:rsidRPr="00963ED8" w:rsidRDefault="00DE7F5C">
      <w:pPr>
        <w:spacing w:after="120" w:line="360" w:lineRule="auto"/>
        <w:jc w:val="both"/>
        <w:rPr>
          <w:lang w:val="es-CO"/>
          <w:rPrChange w:id="4065" w:author="Massiel Nayibe Moreno Ladino" w:date="2025-01-15T13:01:00Z" w16du:dateUtc="2025-01-15T18:01:00Z">
            <w:rPr/>
          </w:rPrChange>
        </w:rPr>
      </w:pPr>
      <w:r w:rsidRPr="00963ED8">
        <w:rPr>
          <w:lang w:val="es-CO"/>
          <w:rPrChange w:id="4066" w:author="Massiel Nayibe Moreno Ladino" w:date="2025-01-15T13:01:00Z" w16du:dateUtc="2025-01-15T18:01:00Z">
            <w:rPr/>
          </w:rPrChange>
        </w:rPr>
        <w:t xml:space="preserve">La nómina es un proceso crítico, ya que afecta al personal </w:t>
      </w:r>
      <w:r w:rsidR="003705D5" w:rsidRPr="00963ED8">
        <w:rPr>
          <w:lang w:val="es-CO"/>
          <w:rPrChange w:id="4067" w:author="Massiel Nayibe Moreno Ladino" w:date="2025-01-15T13:01:00Z" w16du:dateUtc="2025-01-15T18:01:00Z">
            <w:rPr/>
          </w:rPrChange>
        </w:rPr>
        <w:t xml:space="preserve">y a las </w:t>
      </w:r>
      <w:r w:rsidRPr="00963ED8">
        <w:rPr>
          <w:lang w:val="es-CO"/>
          <w:rPrChange w:id="4068" w:author="Massiel Nayibe Moreno Ladino" w:date="2025-01-15T13:01:00Z" w16du:dateUtc="2025-01-15T18:01:00Z">
            <w:rPr/>
          </w:rPrChange>
        </w:rPr>
        <w:t>finanzas de nuestra plantilla. Los empleados son responsables de la representación honesta de cómo se asigna su tiempo entre los programas y de la divulgación exacta del uso de los permisos. Los supervisores son responsables de garantizar la exactitud de la hoja de horas antes de aprobarla para el pago. La oficina de Finanzas es responsable de garantizar la solidez del sistema y de tramitar las nóminas. Los Auditores de Cumplimiento comprueban las hojas de horas para garantizar el cumplimiento de la política de información horaria y de los requisitos federales. Si un empleado no cumple con la política o los procedimientos de presentación de informes de tiempo de Partners, la gerencia de Partners puede tomar medidas disciplinarias.</w:t>
      </w:r>
    </w:p>
    <w:p w14:paraId="270FC783" w14:textId="77777777" w:rsidR="00441859" w:rsidRPr="00963ED8" w:rsidRDefault="00023AA2" w:rsidP="49084FE1">
      <w:pPr>
        <w:pStyle w:val="Ttulo3"/>
        <w:rPr>
          <w:lang w:val="es-CO"/>
          <w:rPrChange w:id="4069" w:author="Massiel Nayibe Moreno Ladino" w:date="2025-01-15T13:01:00Z" w16du:dateUtc="2025-01-15T18:01:00Z">
            <w:rPr/>
          </w:rPrChange>
        </w:rPr>
      </w:pPr>
      <w:bookmarkStart w:id="4070" w:name="_Toc185435399"/>
      <w:r w:rsidRPr="00963ED8">
        <w:rPr>
          <w:lang w:val="es-CO"/>
          <w:rPrChange w:id="4071" w:author="Massiel Nayibe Moreno Ladino" w:date="2025-01-15T13:01:00Z" w16du:dateUtc="2025-01-15T18:01:00Z">
            <w:rPr/>
          </w:rPrChange>
        </w:rPr>
        <w:t>10</w:t>
      </w:r>
      <w:r w:rsidR="00DE7F5C" w:rsidRPr="00963ED8">
        <w:rPr>
          <w:lang w:val="es-CO"/>
          <w:rPrChange w:id="4072" w:author="Massiel Nayibe Moreno Ladino" w:date="2025-01-15T13:01:00Z" w16du:dateUtc="2025-01-15T18:01:00Z">
            <w:rPr/>
          </w:rPrChange>
        </w:rPr>
        <w:t>.3.</w:t>
      </w:r>
      <w:r w:rsidR="00290CE8" w:rsidRPr="00963ED8">
        <w:rPr>
          <w:lang w:val="es-CO"/>
          <w:rPrChange w:id="4073" w:author="Massiel Nayibe Moreno Ladino" w:date="2025-01-15T13:01:00Z" w16du:dateUtc="2025-01-15T18:01:00Z">
            <w:rPr/>
          </w:rPrChange>
        </w:rPr>
        <w:t xml:space="preserve">4 </w:t>
      </w:r>
      <w:r w:rsidR="00DE7F5C" w:rsidRPr="00963ED8">
        <w:rPr>
          <w:lang w:val="es-CO"/>
          <w:rPrChange w:id="4074" w:author="Massiel Nayibe Moreno Ladino" w:date="2025-01-15T13:01:00Z" w16du:dateUtc="2025-01-15T18:01:00Z">
            <w:rPr/>
          </w:rPrChange>
        </w:rPr>
        <w:t>Comunicación de ausencias o retrasos</w:t>
      </w:r>
      <w:bookmarkEnd w:id="4070"/>
    </w:p>
    <w:p w14:paraId="2365C48F" w14:textId="77777777" w:rsidR="00441859" w:rsidRPr="00963ED8" w:rsidRDefault="00DE7F5C" w:rsidP="49084FE1">
      <w:pPr>
        <w:spacing w:after="120" w:line="360" w:lineRule="auto"/>
        <w:jc w:val="both"/>
        <w:rPr>
          <w:lang w:val="es-CO"/>
          <w:rPrChange w:id="4075" w:author="Massiel Nayibe Moreno Ladino" w:date="2025-01-15T13:01:00Z" w16du:dateUtc="2025-01-15T18:01:00Z">
            <w:rPr/>
          </w:rPrChange>
        </w:rPr>
      </w:pPr>
      <w:r w:rsidRPr="00963ED8">
        <w:rPr>
          <w:lang w:val="es-CO"/>
          <w:rPrChange w:id="4076" w:author="Massiel Nayibe Moreno Ladino" w:date="2025-01-15T13:01:00Z" w16du:dateUtc="2025-01-15T18:01:00Z">
            <w:rPr/>
          </w:rPrChange>
        </w:rPr>
        <w:t xml:space="preserve">Si un empleado llega tarde al trabajo o se ausenta, debe avisar a su superior con la mayor antelación posible. En caso de retraso o ausencia imprevista, el empleado debe llamar y avisar a su superior. Si los retrasos o ausencias se hacen demasiado frecuentes o se producen sin previo aviso o justificación, el supervisor debe dirigir una nota al </w:t>
      </w:r>
      <w:r w:rsidR="001751CD" w:rsidRPr="00963ED8">
        <w:rPr>
          <w:lang w:val="es-CO"/>
          <w:rPrChange w:id="4077" w:author="Massiel Nayibe Moreno Ladino" w:date="2025-01-15T13:01:00Z" w16du:dateUtc="2025-01-15T18:01:00Z">
            <w:rPr/>
          </w:rPrChange>
        </w:rPr>
        <w:t xml:space="preserve">DP/DCOP/DPD </w:t>
      </w:r>
      <w:r w:rsidRPr="00963ED8">
        <w:rPr>
          <w:lang w:val="es-CO"/>
          <w:rPrChange w:id="4078" w:author="Massiel Nayibe Moreno Ladino" w:date="2025-01-15T13:01:00Z" w16du:dateUtc="2025-01-15T18:01:00Z">
            <w:rPr/>
          </w:rPrChange>
        </w:rPr>
        <w:t>documentando tales incidentes. Si las ausencias o retrasos acumulados en el trabajo son consecutivos o injustificados, Partners Colombia se reserva el derecho de tomar medidas disciplinarias, hasta el despido. De acuerdo con el Artículo 64 del Código Sustantivo del Trabajo, cualquier empleado que se ausente del trabajo por tres (3) días consecutivos sin aviso o justificación se considera automáticamente que ha renunciado a su cargo. El empleado que desee retrasarse o ausentarse por una razón personal o profesional válida durante el horario de trabajo, deberá solicitar y obtener previamente la autorización de su jefe inmediato.</w:t>
      </w:r>
    </w:p>
    <w:p w14:paraId="12325EDE" w14:textId="77777777" w:rsidR="00441859" w:rsidRDefault="00DE7F5C">
      <w:pPr>
        <w:pStyle w:val="Ttulo2"/>
        <w:numPr>
          <w:ilvl w:val="1"/>
          <w:numId w:val="82"/>
        </w:numPr>
      </w:pPr>
      <w:bookmarkStart w:id="4079" w:name="_Toc185435400"/>
      <w:r w:rsidRPr="003E54E4">
        <w:t>Nóminas (recibos de sueldo)</w:t>
      </w:r>
      <w:bookmarkEnd w:id="4079"/>
    </w:p>
    <w:p w14:paraId="316E37FA" w14:textId="77777777" w:rsidR="00441859" w:rsidRDefault="00DE7F5C">
      <w:pPr>
        <w:spacing w:line="360" w:lineRule="auto"/>
        <w:jc w:val="both"/>
      </w:pPr>
      <w:r w:rsidRPr="00963ED8">
        <w:rPr>
          <w:lang w:val="es-CO"/>
          <w:rPrChange w:id="4080" w:author="Massiel Nayibe Moreno Ladino" w:date="2025-01-15T13:01:00Z" w16du:dateUtc="2025-01-15T18:01:00Z">
            <w:rPr/>
          </w:rPrChange>
        </w:rPr>
        <w:t xml:space="preserve">Todos los empleados deben recibir una nómina con el pago de su salario (independientemente del método de pago) que documente los detalles del pago. </w:t>
      </w:r>
      <w:r w:rsidRPr="00CB456A">
        <w:t xml:space="preserve">Las nóminas deben incluir la siguiente información: </w:t>
      </w:r>
    </w:p>
    <w:p w14:paraId="6C6636AD" w14:textId="77777777" w:rsidR="00441859" w:rsidRDefault="00DE7F5C">
      <w:pPr>
        <w:pStyle w:val="Prrafodelista"/>
        <w:numPr>
          <w:ilvl w:val="0"/>
          <w:numId w:val="3"/>
        </w:numPr>
        <w:spacing w:before="120" w:line="360" w:lineRule="auto"/>
        <w:jc w:val="both"/>
      </w:pPr>
      <w:r w:rsidRPr="00CB456A">
        <w:t xml:space="preserve">Nombre del empleado </w:t>
      </w:r>
    </w:p>
    <w:p w14:paraId="284C8848" w14:textId="77777777" w:rsidR="00441859" w:rsidRPr="00963ED8" w:rsidRDefault="00DE7F5C">
      <w:pPr>
        <w:pStyle w:val="Prrafodelista"/>
        <w:numPr>
          <w:ilvl w:val="0"/>
          <w:numId w:val="3"/>
        </w:numPr>
        <w:spacing w:before="120" w:line="360" w:lineRule="auto"/>
        <w:jc w:val="both"/>
        <w:rPr>
          <w:lang w:val="es-CO"/>
          <w:rPrChange w:id="4081" w:author="Massiel Nayibe Moreno Ladino" w:date="2025-01-15T13:01:00Z" w16du:dateUtc="2025-01-15T18:01:00Z">
            <w:rPr/>
          </w:rPrChange>
        </w:rPr>
      </w:pPr>
      <w:r w:rsidRPr="00963ED8">
        <w:rPr>
          <w:lang w:val="es-CO"/>
          <w:rPrChange w:id="4082" w:author="Massiel Nayibe Moreno Ladino" w:date="2025-01-15T13:01:00Z" w16du:dateUtc="2025-01-15T18:01:00Z">
            <w:rPr/>
          </w:rPrChange>
        </w:rPr>
        <w:t xml:space="preserve">Período al que se aplica el pago </w:t>
      </w:r>
    </w:p>
    <w:p w14:paraId="1B14E855" w14:textId="77777777" w:rsidR="00441859" w:rsidRPr="00963ED8" w:rsidRDefault="00DE7F5C">
      <w:pPr>
        <w:pStyle w:val="Prrafodelista"/>
        <w:numPr>
          <w:ilvl w:val="0"/>
          <w:numId w:val="3"/>
        </w:numPr>
        <w:spacing w:before="120" w:line="360" w:lineRule="auto"/>
        <w:jc w:val="both"/>
        <w:rPr>
          <w:lang w:val="es-CO"/>
          <w:rPrChange w:id="4083" w:author="Massiel Nayibe Moreno Ladino" w:date="2025-01-15T13:01:00Z" w16du:dateUtc="2025-01-15T18:01:00Z">
            <w:rPr/>
          </w:rPrChange>
        </w:rPr>
      </w:pPr>
      <w:r w:rsidRPr="00963ED8">
        <w:rPr>
          <w:lang w:val="es-CO"/>
          <w:rPrChange w:id="4084" w:author="Massiel Nayibe Moreno Ladino" w:date="2025-01-15T13:01:00Z" w16du:dateUtc="2025-01-15T18:01:00Z">
            <w:rPr/>
          </w:rPrChange>
        </w:rPr>
        <w:t xml:space="preserve">Unidades, tasa e importe ampliado de los pagos brutos de sueldos o salarios </w:t>
      </w:r>
    </w:p>
    <w:p w14:paraId="0C21C4DF" w14:textId="77777777" w:rsidR="00441859" w:rsidRPr="00963ED8" w:rsidRDefault="00DE7F5C">
      <w:pPr>
        <w:pStyle w:val="Prrafodelista"/>
        <w:numPr>
          <w:ilvl w:val="0"/>
          <w:numId w:val="3"/>
        </w:numPr>
        <w:spacing w:before="120" w:line="360" w:lineRule="auto"/>
        <w:jc w:val="both"/>
        <w:rPr>
          <w:lang w:val="es-CO"/>
          <w:rPrChange w:id="4085" w:author="Massiel Nayibe Moreno Ladino" w:date="2025-01-15T13:01:00Z" w16du:dateUtc="2025-01-15T18:01:00Z">
            <w:rPr/>
          </w:rPrChange>
        </w:rPr>
      </w:pPr>
      <w:r w:rsidRPr="00963ED8">
        <w:rPr>
          <w:lang w:val="es-CO"/>
          <w:rPrChange w:id="4086" w:author="Massiel Nayibe Moreno Ladino" w:date="2025-01-15T13:01:00Z" w16du:dateUtc="2025-01-15T18:01:00Z">
            <w:rPr/>
          </w:rPrChange>
        </w:rPr>
        <w:lastRenderedPageBreak/>
        <w:t xml:space="preserve">Unidades, tarifa, </w:t>
      </w:r>
      <w:r w:rsidR="002A64F5" w:rsidRPr="00963ED8">
        <w:rPr>
          <w:lang w:val="es-CO"/>
          <w:rPrChange w:id="4087" w:author="Massiel Nayibe Moreno Ladino" w:date="2025-01-15T13:01:00Z" w16du:dateUtc="2025-01-15T18:01:00Z">
            <w:rPr/>
          </w:rPrChange>
        </w:rPr>
        <w:t xml:space="preserve">importe </w:t>
      </w:r>
      <w:r w:rsidRPr="00963ED8">
        <w:rPr>
          <w:lang w:val="es-CO"/>
          <w:rPrChange w:id="4088" w:author="Massiel Nayibe Moreno Ladino" w:date="2025-01-15T13:01:00Z" w16du:dateUtc="2025-01-15T18:01:00Z">
            <w:rPr/>
          </w:rPrChange>
        </w:rPr>
        <w:t>ampliado y descripción de cada categoría de retribución adicional</w:t>
      </w:r>
    </w:p>
    <w:p w14:paraId="068A5723" w14:textId="77777777" w:rsidR="00441859" w:rsidRPr="00963ED8" w:rsidRDefault="00DE7F5C">
      <w:pPr>
        <w:pStyle w:val="Prrafodelista"/>
        <w:numPr>
          <w:ilvl w:val="0"/>
          <w:numId w:val="3"/>
        </w:numPr>
        <w:spacing w:before="120" w:line="360" w:lineRule="auto"/>
        <w:jc w:val="both"/>
        <w:rPr>
          <w:lang w:val="es-CO"/>
          <w:rPrChange w:id="4089" w:author="Massiel Nayibe Moreno Ladino" w:date="2025-01-15T13:01:00Z" w16du:dateUtc="2025-01-15T18:01:00Z">
            <w:rPr/>
          </w:rPrChange>
        </w:rPr>
      </w:pPr>
      <w:r w:rsidRPr="00963ED8">
        <w:rPr>
          <w:lang w:val="es-CO"/>
          <w:rPrChange w:id="4090" w:author="Massiel Nayibe Moreno Ladino" w:date="2025-01-15T13:01:00Z" w16du:dateUtc="2025-01-15T18:01:00Z">
            <w:rPr/>
          </w:rPrChange>
        </w:rPr>
        <w:t xml:space="preserve">Unidades, tipo, </w:t>
      </w:r>
      <w:r w:rsidR="002A64F5" w:rsidRPr="00963ED8">
        <w:rPr>
          <w:lang w:val="es-CO"/>
          <w:rPrChange w:id="4091" w:author="Massiel Nayibe Moreno Ladino" w:date="2025-01-15T13:01:00Z" w16du:dateUtc="2025-01-15T18:01:00Z">
            <w:rPr/>
          </w:rPrChange>
        </w:rPr>
        <w:t xml:space="preserve">importe </w:t>
      </w:r>
      <w:r w:rsidRPr="00963ED8">
        <w:rPr>
          <w:lang w:val="es-CO"/>
          <w:rPrChange w:id="4092" w:author="Massiel Nayibe Moreno Ladino" w:date="2025-01-15T13:01:00Z" w16du:dateUtc="2025-01-15T18:01:00Z">
            <w:rPr/>
          </w:rPrChange>
        </w:rPr>
        <w:t xml:space="preserve">ampliado y descripción de cada deducción </w:t>
      </w:r>
    </w:p>
    <w:p w14:paraId="043D8F11" w14:textId="77777777" w:rsidR="00441859" w:rsidRPr="00963ED8" w:rsidRDefault="00DE7F5C">
      <w:pPr>
        <w:pStyle w:val="Prrafodelista"/>
        <w:numPr>
          <w:ilvl w:val="0"/>
          <w:numId w:val="3"/>
        </w:numPr>
        <w:spacing w:before="120" w:line="360" w:lineRule="auto"/>
        <w:jc w:val="both"/>
        <w:rPr>
          <w:lang w:val="es-CO"/>
          <w:rPrChange w:id="4093" w:author="Massiel Nayibe Moreno Ladino" w:date="2025-01-15T13:01:00Z" w16du:dateUtc="2025-01-15T18:01:00Z">
            <w:rPr/>
          </w:rPrChange>
        </w:rPr>
      </w:pPr>
      <w:r w:rsidRPr="00963ED8">
        <w:rPr>
          <w:lang w:val="es-CO"/>
          <w:rPrChange w:id="4094" w:author="Massiel Nayibe Moreno Ladino" w:date="2025-01-15T13:01:00Z" w16du:dateUtc="2025-01-15T18:01:00Z">
            <w:rPr/>
          </w:rPrChange>
        </w:rPr>
        <w:t xml:space="preserve">Impuestos retenidos en nombre del gobierno u otra autoridad fiscal </w:t>
      </w:r>
    </w:p>
    <w:p w14:paraId="48A63F3D" w14:textId="77777777" w:rsidR="00441859" w:rsidRPr="00963ED8" w:rsidRDefault="00DE7F5C">
      <w:pPr>
        <w:pStyle w:val="Prrafodelista"/>
        <w:numPr>
          <w:ilvl w:val="0"/>
          <w:numId w:val="3"/>
        </w:numPr>
        <w:spacing w:before="120" w:line="360" w:lineRule="auto"/>
        <w:jc w:val="both"/>
        <w:rPr>
          <w:lang w:val="es-CO"/>
          <w:rPrChange w:id="4095" w:author="Massiel Nayibe Moreno Ladino" w:date="2025-01-15T13:01:00Z" w16du:dateUtc="2025-01-15T18:01:00Z">
            <w:rPr/>
          </w:rPrChange>
        </w:rPr>
      </w:pPr>
      <w:r w:rsidRPr="00963ED8">
        <w:rPr>
          <w:lang w:val="es-CO"/>
          <w:rPrChange w:id="4096" w:author="Massiel Nayibe Moreno Ladino" w:date="2025-01-15T13:01:00Z" w16du:dateUtc="2025-01-15T18:01:00Z">
            <w:rPr/>
          </w:rPrChange>
        </w:rPr>
        <w:t>Importe de la retribución neta subtotalizada</w:t>
      </w:r>
    </w:p>
    <w:p w14:paraId="2CD4EC9D" w14:textId="77777777" w:rsidR="00441859" w:rsidRPr="00963ED8" w:rsidRDefault="00DE7F5C">
      <w:pPr>
        <w:spacing w:before="120" w:line="360" w:lineRule="auto"/>
        <w:jc w:val="both"/>
        <w:rPr>
          <w:lang w:val="es-CO"/>
          <w:rPrChange w:id="4097" w:author="Massiel Nayibe Moreno Ladino" w:date="2025-01-15T13:01:00Z" w16du:dateUtc="2025-01-15T18:01:00Z">
            <w:rPr/>
          </w:rPrChange>
        </w:rPr>
      </w:pPr>
      <w:r w:rsidRPr="00963ED8">
        <w:rPr>
          <w:lang w:val="es-CO"/>
          <w:rPrChange w:id="4098" w:author="Massiel Nayibe Moreno Ladino" w:date="2025-01-15T13:01:00Z" w16du:dateUtc="2025-01-15T18:01:00Z">
            <w:rPr/>
          </w:rPrChange>
        </w:rPr>
        <w:t xml:space="preserve">Las facturas </w:t>
      </w:r>
      <w:r w:rsidR="00485B2D" w:rsidRPr="00963ED8">
        <w:rPr>
          <w:lang w:val="es-CO"/>
          <w:rPrChange w:id="4099" w:author="Massiel Nayibe Moreno Ladino" w:date="2025-01-15T13:01:00Z" w16du:dateUtc="2025-01-15T18:01:00Z">
            <w:rPr/>
          </w:rPrChange>
        </w:rPr>
        <w:t>se cumplimentan utilizando la información de las hojas de horas mensuales revisadas y aprobadas.</w:t>
      </w:r>
    </w:p>
    <w:p w14:paraId="7F861A9F" w14:textId="77777777" w:rsidR="00441859" w:rsidRDefault="00DE7F5C">
      <w:pPr>
        <w:pStyle w:val="Ttulo2"/>
        <w:numPr>
          <w:ilvl w:val="1"/>
          <w:numId w:val="82"/>
        </w:numPr>
      </w:pPr>
      <w:bookmarkStart w:id="4100" w:name="_Toc185435401"/>
      <w:r w:rsidRPr="004D6C31">
        <w:t>Retenciones salariales</w:t>
      </w:r>
      <w:bookmarkEnd w:id="4100"/>
    </w:p>
    <w:p w14:paraId="56B852ED" w14:textId="77777777" w:rsidR="00441859" w:rsidRPr="00963ED8" w:rsidRDefault="00DE7F5C">
      <w:pPr>
        <w:spacing w:line="360" w:lineRule="auto"/>
        <w:jc w:val="both"/>
        <w:rPr>
          <w:lang w:val="es-CO"/>
          <w:rPrChange w:id="4101" w:author="Massiel Nayibe Moreno Ladino" w:date="2025-01-15T13:01:00Z" w16du:dateUtc="2025-01-15T18:01:00Z">
            <w:rPr/>
          </w:rPrChange>
        </w:rPr>
      </w:pPr>
      <w:r w:rsidRPr="00963ED8">
        <w:rPr>
          <w:lang w:val="es-CO"/>
          <w:rPrChange w:id="4102" w:author="Massiel Nayibe Moreno Ladino" w:date="2025-01-15T13:01:00Z" w16du:dateUtc="2025-01-15T18:01:00Z">
            <w:rPr/>
          </w:rPrChange>
        </w:rPr>
        <w:t>Una deducción es cualquier retención del pago del salario de un empleado realizada por Partners Colombia.</w:t>
      </w:r>
    </w:p>
    <w:p w14:paraId="78523007" w14:textId="77777777" w:rsidR="00441859" w:rsidRPr="00963ED8" w:rsidRDefault="00DE7F5C">
      <w:pPr>
        <w:pStyle w:val="Ttulo3"/>
        <w:rPr>
          <w:lang w:val="es-CO"/>
          <w:rPrChange w:id="4103" w:author="Massiel Nayibe Moreno Ladino" w:date="2025-01-15T13:01:00Z" w16du:dateUtc="2025-01-15T18:01:00Z">
            <w:rPr/>
          </w:rPrChange>
        </w:rPr>
      </w:pPr>
      <w:bookmarkStart w:id="4104" w:name="_Toc185435402"/>
      <w:r w:rsidRPr="00963ED8">
        <w:rPr>
          <w:rStyle w:val="Ttulo3Car"/>
          <w:b/>
          <w:bCs/>
          <w:lang w:val="es-CO"/>
          <w:rPrChange w:id="4105" w:author="Massiel Nayibe Moreno Ladino" w:date="2025-01-15T13:01:00Z" w16du:dateUtc="2025-01-15T18:01:00Z">
            <w:rPr>
              <w:rStyle w:val="Ttulo3Car"/>
              <w:b/>
              <w:bCs/>
            </w:rPr>
          </w:rPrChange>
        </w:rPr>
        <w:t>10.</w:t>
      </w:r>
      <w:r w:rsidR="0090420D" w:rsidRPr="00963ED8">
        <w:rPr>
          <w:rStyle w:val="Ttulo3Car"/>
          <w:b/>
          <w:bCs/>
          <w:lang w:val="es-CO"/>
          <w:rPrChange w:id="4106" w:author="Massiel Nayibe Moreno Ladino" w:date="2025-01-15T13:01:00Z" w16du:dateUtc="2025-01-15T18:01:00Z">
            <w:rPr>
              <w:rStyle w:val="Ttulo3Car"/>
              <w:b/>
              <w:bCs/>
            </w:rPr>
          </w:rPrChange>
        </w:rPr>
        <w:t>5</w:t>
      </w:r>
      <w:r w:rsidRPr="00963ED8">
        <w:rPr>
          <w:rStyle w:val="Ttulo3Car"/>
          <w:b/>
          <w:bCs/>
          <w:lang w:val="es-CO"/>
          <w:rPrChange w:id="4107" w:author="Massiel Nayibe Moreno Ladino" w:date="2025-01-15T13:01:00Z" w16du:dateUtc="2025-01-15T18:01:00Z">
            <w:rPr>
              <w:rStyle w:val="Ttulo3Car"/>
              <w:b/>
              <w:bCs/>
            </w:rPr>
          </w:rPrChange>
        </w:rPr>
        <w:t>.1 Retenciones legales</w:t>
      </w:r>
      <w:bookmarkEnd w:id="4104"/>
    </w:p>
    <w:p w14:paraId="040965E5" w14:textId="77777777" w:rsidR="00441859" w:rsidRPr="00963ED8" w:rsidRDefault="00DE7F5C">
      <w:pPr>
        <w:spacing w:line="360" w:lineRule="auto"/>
        <w:jc w:val="both"/>
        <w:rPr>
          <w:i/>
          <w:iCs/>
          <w:u w:val="single"/>
          <w:lang w:val="es-CO"/>
          <w:rPrChange w:id="4108" w:author="Massiel Nayibe Moreno Ladino" w:date="2025-01-15T13:01:00Z" w16du:dateUtc="2025-01-15T18:01:00Z">
            <w:rPr>
              <w:i/>
              <w:iCs/>
              <w:u w:val="single"/>
            </w:rPr>
          </w:rPrChange>
        </w:rPr>
      </w:pPr>
      <w:r w:rsidRPr="00963ED8">
        <w:rPr>
          <w:i/>
          <w:iCs/>
          <w:u w:val="single"/>
          <w:lang w:val="es-CO"/>
          <w:rPrChange w:id="4109" w:author="Massiel Nayibe Moreno Ladino" w:date="2025-01-15T13:01:00Z" w16du:dateUtc="2025-01-15T18:01:00Z">
            <w:rPr>
              <w:i/>
              <w:iCs/>
              <w:u w:val="single"/>
            </w:rPr>
          </w:rPrChange>
        </w:rPr>
        <w:t>Cotizaciones a la Seguridad Social</w:t>
      </w:r>
    </w:p>
    <w:p w14:paraId="7796C4A6" w14:textId="77777777" w:rsidR="00441859" w:rsidRPr="00963ED8" w:rsidRDefault="00DE7F5C">
      <w:pPr>
        <w:spacing w:line="360" w:lineRule="auto"/>
        <w:jc w:val="both"/>
        <w:rPr>
          <w:lang w:val="es-CO"/>
          <w:rPrChange w:id="4110" w:author="Massiel Nayibe Moreno Ladino" w:date="2025-01-15T13:01:00Z" w16du:dateUtc="2025-01-15T18:01:00Z">
            <w:rPr/>
          </w:rPrChange>
        </w:rPr>
      </w:pPr>
      <w:r w:rsidRPr="00963ED8">
        <w:rPr>
          <w:lang w:val="es-CO"/>
          <w:rPrChange w:id="4111" w:author="Massiel Nayibe Moreno Ladino" w:date="2025-01-15T13:01:00Z" w16du:dateUtc="2025-01-15T18:01:00Z">
            <w:rPr/>
          </w:rPrChange>
        </w:rPr>
        <w:t>Los empleados en Colombia deben estar afiliados al sistema de seguridad social (para pensión, salud y riesgos laborales) y los empleadores tienen la obligación de hacer los aportes mensuales correspondientes a tiempo. La legislación colombiana obliga a retener las siguientes deducciones de todos los pagos de remuneración:</w:t>
      </w:r>
    </w:p>
    <w:tbl>
      <w:tblPr>
        <w:tblW w:w="10197" w:type="dxa"/>
        <w:jc w:val="center"/>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270"/>
        <w:gridCol w:w="2241"/>
        <w:gridCol w:w="2186"/>
        <w:gridCol w:w="2500"/>
      </w:tblGrid>
      <w:tr w:rsidR="00343ED3" w:rsidRPr="00480D69" w14:paraId="2676F595" w14:textId="77777777" w:rsidTr="005051D4">
        <w:trPr>
          <w:trHeight w:val="368"/>
          <w:jc w:val="center"/>
        </w:trPr>
        <w:tc>
          <w:tcPr>
            <w:tcW w:w="1603"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6A053E2E" w14:textId="77777777" w:rsidR="00343ED3" w:rsidRPr="00963ED8" w:rsidRDefault="00343ED3" w:rsidP="005051D4">
            <w:pPr>
              <w:spacing w:line="360" w:lineRule="auto"/>
              <w:jc w:val="center"/>
              <w:rPr>
                <w:rFonts w:eastAsia="Times New Roman" w:cstheme="majorHAnsi"/>
                <w:lang w:val="es-CO" w:eastAsia="es-CO"/>
                <w:rPrChange w:id="4112" w:author="Massiel Nayibe Moreno Ladino" w:date="2025-01-15T13:01:00Z" w16du:dateUtc="2025-01-15T18:01:00Z">
                  <w:rPr>
                    <w:rFonts w:eastAsia="Times New Roman" w:cstheme="majorHAnsi"/>
                    <w:lang w:eastAsia="es-CO"/>
                  </w:rPr>
                </w:rPrChange>
              </w:rPr>
            </w:pPr>
          </w:p>
        </w:tc>
        <w:tc>
          <w:tcPr>
            <w:tcW w:w="1099"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6E0318ED" w14:textId="77777777" w:rsidR="00441859" w:rsidRDefault="00DE7F5C">
            <w:pPr>
              <w:spacing w:line="360" w:lineRule="auto"/>
              <w:jc w:val="center"/>
              <w:rPr>
                <w:rFonts w:eastAsia="Times New Roman" w:cstheme="majorHAnsi"/>
                <w:b/>
                <w:bCs/>
                <w:lang w:val="es-CO" w:eastAsia="es-CO"/>
              </w:rPr>
            </w:pPr>
            <w:r w:rsidRPr="00CB456A">
              <w:rPr>
                <w:rFonts w:eastAsia="Times New Roman" w:cstheme="majorHAnsi"/>
                <w:b/>
                <w:bCs/>
                <w:lang w:val="es-CO" w:eastAsia="es-CO"/>
              </w:rPr>
              <w:t>Partners Colombia (Empleador)</w:t>
            </w:r>
          </w:p>
        </w:tc>
        <w:tc>
          <w:tcPr>
            <w:tcW w:w="1072"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07E0296C" w14:textId="77777777" w:rsidR="00441859" w:rsidRDefault="00DE7F5C">
            <w:pPr>
              <w:spacing w:line="360" w:lineRule="auto"/>
              <w:jc w:val="center"/>
              <w:rPr>
                <w:rFonts w:eastAsia="Times New Roman" w:cstheme="majorHAnsi"/>
                <w:lang w:val="es-CO" w:eastAsia="es-CO"/>
              </w:rPr>
            </w:pPr>
            <w:r w:rsidRPr="00CB456A">
              <w:rPr>
                <w:rFonts w:eastAsia="Times New Roman" w:cstheme="majorHAnsi"/>
                <w:b/>
                <w:bCs/>
                <w:lang w:val="es-CO" w:eastAsia="es-CO"/>
              </w:rPr>
              <w:t>Empleado</w:t>
            </w:r>
          </w:p>
        </w:tc>
        <w:tc>
          <w:tcPr>
            <w:tcW w:w="1226"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3DA1C84F" w14:textId="77777777" w:rsidR="00441859" w:rsidRDefault="00DE7F5C">
            <w:pPr>
              <w:spacing w:line="360" w:lineRule="auto"/>
              <w:jc w:val="center"/>
              <w:rPr>
                <w:rFonts w:eastAsia="Times New Roman" w:cstheme="majorHAnsi"/>
                <w:lang w:val="es-CO" w:eastAsia="es-CO"/>
              </w:rPr>
            </w:pPr>
            <w:r w:rsidRPr="00CB456A">
              <w:rPr>
                <w:rFonts w:eastAsia="Times New Roman" w:cstheme="majorHAnsi"/>
                <w:b/>
                <w:bCs/>
                <w:lang w:val="es-CO" w:eastAsia="es-CO"/>
              </w:rPr>
              <w:t>Total</w:t>
            </w:r>
          </w:p>
        </w:tc>
      </w:tr>
      <w:tr w:rsidR="00343ED3" w:rsidRPr="00480D69" w14:paraId="4A41E018" w14:textId="77777777" w:rsidTr="005051D4">
        <w:trPr>
          <w:trHeight w:val="351"/>
          <w:jc w:val="center"/>
        </w:trPr>
        <w:tc>
          <w:tcPr>
            <w:tcW w:w="1603"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028E61C2" w14:textId="77777777" w:rsidR="00441859" w:rsidRDefault="00DE7F5C">
            <w:pPr>
              <w:spacing w:line="360" w:lineRule="auto"/>
              <w:rPr>
                <w:rFonts w:eastAsia="Times New Roman" w:cstheme="majorHAnsi"/>
                <w:lang w:val="es-CO" w:eastAsia="es-CO"/>
              </w:rPr>
            </w:pPr>
            <w:r w:rsidRPr="00CB456A">
              <w:rPr>
                <w:rFonts w:eastAsia="Times New Roman" w:cstheme="majorHAnsi"/>
                <w:lang w:val="es-CO" w:eastAsia="es-CO"/>
              </w:rPr>
              <w:t>Pensiones</w:t>
            </w:r>
          </w:p>
        </w:tc>
        <w:tc>
          <w:tcPr>
            <w:tcW w:w="1099"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B4907E6" w14:textId="77777777" w:rsidR="00441859" w:rsidRDefault="00DE7F5C">
            <w:pPr>
              <w:spacing w:line="360" w:lineRule="auto"/>
              <w:jc w:val="center"/>
              <w:rPr>
                <w:rFonts w:eastAsia="Times New Roman" w:cstheme="majorHAnsi"/>
                <w:lang w:val="es-CO" w:eastAsia="es-CO"/>
              </w:rPr>
            </w:pPr>
            <w:r w:rsidRPr="00CB456A">
              <w:rPr>
                <w:rFonts w:eastAsia="Times New Roman" w:cstheme="majorHAnsi"/>
                <w:lang w:val="es-CO" w:eastAsia="es-CO"/>
              </w:rPr>
              <w:t>12%</w:t>
            </w:r>
          </w:p>
        </w:tc>
        <w:tc>
          <w:tcPr>
            <w:tcW w:w="1072"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BC0D3C8" w14:textId="77777777" w:rsidR="00441859" w:rsidRDefault="00DE7F5C">
            <w:pPr>
              <w:spacing w:line="360" w:lineRule="auto"/>
              <w:jc w:val="center"/>
              <w:rPr>
                <w:rFonts w:eastAsia="Times New Roman" w:cstheme="majorHAnsi"/>
                <w:lang w:val="es-CO" w:eastAsia="es-CO"/>
              </w:rPr>
            </w:pPr>
            <w:r w:rsidRPr="00CB456A">
              <w:rPr>
                <w:rFonts w:eastAsia="Times New Roman" w:cstheme="majorHAnsi"/>
                <w:lang w:val="es-CO" w:eastAsia="es-CO"/>
              </w:rPr>
              <w:t>4%</w:t>
            </w:r>
          </w:p>
        </w:tc>
        <w:tc>
          <w:tcPr>
            <w:tcW w:w="1226"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F89663E" w14:textId="77777777" w:rsidR="00441859" w:rsidRDefault="00DE7F5C">
            <w:pPr>
              <w:spacing w:line="360" w:lineRule="auto"/>
              <w:jc w:val="center"/>
              <w:rPr>
                <w:rFonts w:eastAsia="Times New Roman" w:cstheme="majorHAnsi"/>
                <w:lang w:val="es-CO" w:eastAsia="es-CO"/>
              </w:rPr>
            </w:pPr>
            <w:r w:rsidRPr="00CB456A">
              <w:rPr>
                <w:rFonts w:eastAsia="Times New Roman" w:cstheme="majorHAnsi"/>
                <w:lang w:val="es-CO" w:eastAsia="es-CO"/>
              </w:rPr>
              <w:t>16%</w:t>
            </w:r>
          </w:p>
        </w:tc>
      </w:tr>
      <w:tr w:rsidR="00343ED3" w:rsidRPr="00480D69" w14:paraId="4E8CBF37" w14:textId="77777777" w:rsidTr="005051D4">
        <w:trPr>
          <w:trHeight w:val="368"/>
          <w:jc w:val="center"/>
        </w:trPr>
        <w:tc>
          <w:tcPr>
            <w:tcW w:w="1603"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7524100B" w14:textId="77777777" w:rsidR="00441859" w:rsidRDefault="00DE7F5C">
            <w:pPr>
              <w:spacing w:line="360" w:lineRule="auto"/>
              <w:rPr>
                <w:rFonts w:eastAsia="Times New Roman" w:cstheme="majorHAnsi"/>
                <w:lang w:val="es-CO" w:eastAsia="es-CO"/>
              </w:rPr>
            </w:pPr>
            <w:r>
              <w:rPr>
                <w:rFonts w:eastAsia="Times New Roman" w:cstheme="majorHAnsi"/>
                <w:lang w:val="es-CO" w:eastAsia="es-CO"/>
              </w:rPr>
              <w:t>Planes</w:t>
            </w:r>
            <w:r w:rsidRPr="00CB456A">
              <w:rPr>
                <w:rFonts w:eastAsia="Times New Roman" w:cstheme="majorHAnsi"/>
                <w:lang w:val="es-CO" w:eastAsia="es-CO"/>
              </w:rPr>
              <w:t xml:space="preserve"> de salud</w:t>
            </w:r>
          </w:p>
        </w:tc>
        <w:tc>
          <w:tcPr>
            <w:tcW w:w="1099"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38866B1" w14:textId="77777777" w:rsidR="00441859" w:rsidRDefault="00DE7F5C">
            <w:pPr>
              <w:spacing w:line="360" w:lineRule="auto"/>
              <w:jc w:val="center"/>
              <w:rPr>
                <w:rFonts w:eastAsia="Times New Roman" w:cstheme="majorHAnsi"/>
                <w:lang w:val="es-CO" w:eastAsia="es-CO"/>
              </w:rPr>
            </w:pPr>
            <w:r w:rsidRPr="00CB456A">
              <w:rPr>
                <w:rFonts w:eastAsia="Times New Roman" w:cstheme="majorHAnsi"/>
                <w:lang w:val="es-CO" w:eastAsia="es-CO"/>
              </w:rPr>
              <w:t>8</w:t>
            </w:r>
            <w:r>
              <w:rPr>
                <w:rFonts w:eastAsia="Times New Roman" w:cstheme="majorHAnsi"/>
                <w:lang w:val="es-CO" w:eastAsia="es-CO"/>
              </w:rPr>
              <w:t>.</w:t>
            </w:r>
            <w:r w:rsidRPr="00CB456A">
              <w:rPr>
                <w:rFonts w:eastAsia="Times New Roman" w:cstheme="majorHAnsi"/>
                <w:lang w:val="es-CO" w:eastAsia="es-CO"/>
              </w:rPr>
              <w:t>5%</w:t>
            </w:r>
          </w:p>
        </w:tc>
        <w:tc>
          <w:tcPr>
            <w:tcW w:w="1072"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2D84EF9" w14:textId="77777777" w:rsidR="00441859" w:rsidRDefault="00DE7F5C">
            <w:pPr>
              <w:spacing w:line="360" w:lineRule="auto"/>
              <w:jc w:val="center"/>
              <w:rPr>
                <w:rFonts w:eastAsia="Times New Roman" w:cstheme="majorHAnsi"/>
                <w:lang w:val="es-CO" w:eastAsia="es-CO"/>
              </w:rPr>
            </w:pPr>
            <w:r w:rsidRPr="00CB456A">
              <w:rPr>
                <w:rFonts w:eastAsia="Times New Roman" w:cstheme="majorHAnsi"/>
                <w:lang w:val="es-CO" w:eastAsia="es-CO"/>
              </w:rPr>
              <w:t>4%</w:t>
            </w:r>
          </w:p>
        </w:tc>
        <w:tc>
          <w:tcPr>
            <w:tcW w:w="1226"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F5A628C" w14:textId="77777777" w:rsidR="00441859" w:rsidRDefault="00DE7F5C">
            <w:pPr>
              <w:spacing w:line="360" w:lineRule="auto"/>
              <w:jc w:val="center"/>
              <w:rPr>
                <w:rFonts w:eastAsia="Times New Roman" w:cstheme="majorHAnsi"/>
                <w:lang w:val="es-CO" w:eastAsia="es-CO"/>
              </w:rPr>
            </w:pPr>
            <w:r w:rsidRPr="00CB456A">
              <w:rPr>
                <w:rFonts w:eastAsia="Times New Roman" w:cstheme="majorHAnsi"/>
                <w:lang w:val="es-CO" w:eastAsia="es-CO"/>
              </w:rPr>
              <w:t>12</w:t>
            </w:r>
            <w:r>
              <w:rPr>
                <w:rFonts w:eastAsia="Times New Roman" w:cstheme="majorHAnsi"/>
                <w:lang w:val="es-CO" w:eastAsia="es-CO"/>
              </w:rPr>
              <w:t>.</w:t>
            </w:r>
            <w:r w:rsidRPr="00CB456A">
              <w:rPr>
                <w:rFonts w:eastAsia="Times New Roman" w:cstheme="majorHAnsi"/>
                <w:lang w:val="es-CO" w:eastAsia="es-CO"/>
              </w:rPr>
              <w:t>5%</w:t>
            </w:r>
          </w:p>
        </w:tc>
      </w:tr>
      <w:tr w:rsidR="00343ED3" w:rsidRPr="00480D69" w14:paraId="5125AC32" w14:textId="77777777" w:rsidTr="005051D4">
        <w:trPr>
          <w:trHeight w:val="429"/>
          <w:jc w:val="center"/>
        </w:trPr>
        <w:tc>
          <w:tcPr>
            <w:tcW w:w="1603"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298388A0" w14:textId="77777777" w:rsidR="00441859" w:rsidRDefault="00DE7F5C">
            <w:pPr>
              <w:spacing w:line="360" w:lineRule="auto"/>
              <w:rPr>
                <w:rFonts w:eastAsia="Times New Roman" w:cstheme="majorHAnsi"/>
                <w:lang w:val="es-CO" w:eastAsia="es-CO"/>
              </w:rPr>
            </w:pPr>
            <w:r w:rsidRPr="00CB456A">
              <w:rPr>
                <w:rFonts w:eastAsia="Times New Roman" w:cstheme="majorHAnsi"/>
                <w:lang w:val="es-CO" w:eastAsia="es-CO"/>
              </w:rPr>
              <w:t xml:space="preserve">Seguridad Social (Nivel </w:t>
            </w:r>
            <w:r>
              <w:rPr>
                <w:rFonts w:eastAsia="Times New Roman" w:cstheme="majorHAnsi"/>
                <w:lang w:val="es-CO" w:eastAsia="es-CO"/>
              </w:rPr>
              <w:t>2</w:t>
            </w:r>
            <w:r w:rsidRPr="00CB456A">
              <w:rPr>
                <w:rFonts w:eastAsia="Times New Roman" w:cstheme="majorHAnsi"/>
                <w:lang w:val="es-CO" w:eastAsia="es-CO"/>
              </w:rPr>
              <w:t>)</w:t>
            </w:r>
          </w:p>
        </w:tc>
        <w:tc>
          <w:tcPr>
            <w:tcW w:w="1099"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61D2DF4" w14:textId="77777777" w:rsidR="00441859" w:rsidRDefault="00DE7F5C">
            <w:pPr>
              <w:spacing w:line="360" w:lineRule="auto"/>
              <w:jc w:val="center"/>
              <w:rPr>
                <w:rFonts w:eastAsia="Times New Roman" w:cstheme="majorHAnsi"/>
                <w:lang w:val="es-CO" w:eastAsia="es-CO"/>
              </w:rPr>
            </w:pPr>
            <w:r>
              <w:rPr>
                <w:rFonts w:eastAsia="Times New Roman" w:cstheme="majorHAnsi"/>
                <w:lang w:val="es-CO" w:eastAsia="es-CO"/>
              </w:rPr>
              <w:t>1.</w:t>
            </w:r>
            <w:r w:rsidRPr="00CB456A">
              <w:rPr>
                <w:rFonts w:eastAsia="Times New Roman" w:cstheme="majorHAnsi"/>
                <w:lang w:val="es-CO" w:eastAsia="es-CO"/>
              </w:rPr>
              <w:t>044%</w:t>
            </w:r>
          </w:p>
        </w:tc>
        <w:tc>
          <w:tcPr>
            <w:tcW w:w="1072"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551F7D1" w14:textId="77777777" w:rsidR="00343ED3" w:rsidRPr="00CB456A" w:rsidRDefault="00343ED3" w:rsidP="005051D4">
            <w:pPr>
              <w:spacing w:line="360" w:lineRule="auto"/>
              <w:jc w:val="center"/>
              <w:rPr>
                <w:rFonts w:eastAsia="Times New Roman" w:cstheme="majorHAnsi"/>
                <w:lang w:val="es-CO" w:eastAsia="es-CO"/>
              </w:rPr>
            </w:pPr>
          </w:p>
        </w:tc>
        <w:tc>
          <w:tcPr>
            <w:tcW w:w="1226"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878BC97" w14:textId="77777777" w:rsidR="00441859" w:rsidRDefault="00DE7F5C">
            <w:pPr>
              <w:spacing w:line="360" w:lineRule="auto"/>
              <w:jc w:val="center"/>
              <w:rPr>
                <w:rFonts w:eastAsia="Times New Roman" w:cstheme="majorHAnsi"/>
                <w:lang w:val="es-CO" w:eastAsia="es-CO"/>
              </w:rPr>
            </w:pPr>
            <w:r>
              <w:rPr>
                <w:rFonts w:eastAsia="Times New Roman" w:cstheme="majorHAnsi"/>
                <w:lang w:val="es-CO" w:eastAsia="es-CO"/>
              </w:rPr>
              <w:t>1.</w:t>
            </w:r>
            <w:r w:rsidRPr="00CB456A">
              <w:rPr>
                <w:rFonts w:eastAsia="Times New Roman" w:cstheme="majorHAnsi"/>
                <w:lang w:val="es-CO" w:eastAsia="es-CO"/>
              </w:rPr>
              <w:t>044%</w:t>
            </w:r>
          </w:p>
        </w:tc>
      </w:tr>
      <w:tr w:rsidR="00343ED3" w:rsidRPr="00480D69" w14:paraId="691F817A" w14:textId="77777777" w:rsidTr="005051D4">
        <w:trPr>
          <w:trHeight w:val="205"/>
          <w:jc w:val="center"/>
        </w:trPr>
        <w:tc>
          <w:tcPr>
            <w:tcW w:w="1603"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6AE7A340" w14:textId="77777777" w:rsidR="00441859" w:rsidRDefault="00DE7F5C">
            <w:pPr>
              <w:spacing w:line="360" w:lineRule="auto"/>
              <w:rPr>
                <w:rFonts w:eastAsia="Times New Roman" w:cstheme="majorHAnsi"/>
                <w:iCs/>
                <w:lang w:val="es-CO" w:eastAsia="es-CO"/>
              </w:rPr>
            </w:pPr>
            <w:r w:rsidRPr="00CB456A">
              <w:rPr>
                <w:rFonts w:eastAsia="Times New Roman" w:cstheme="majorHAnsi"/>
                <w:iCs/>
                <w:lang w:val="es-CO" w:eastAsia="es-CO"/>
              </w:rPr>
              <w:t>Cajas de Compensación</w:t>
            </w:r>
          </w:p>
        </w:tc>
        <w:tc>
          <w:tcPr>
            <w:tcW w:w="1099"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36EC982" w14:textId="77777777" w:rsidR="00441859" w:rsidRDefault="00DE7F5C">
            <w:pPr>
              <w:spacing w:line="360" w:lineRule="auto"/>
              <w:jc w:val="center"/>
              <w:rPr>
                <w:rFonts w:eastAsia="Times New Roman" w:cstheme="majorHAnsi"/>
                <w:lang w:val="es-CO" w:eastAsia="es-CO"/>
              </w:rPr>
            </w:pPr>
            <w:r w:rsidRPr="00CB456A">
              <w:rPr>
                <w:rFonts w:eastAsia="Times New Roman" w:cstheme="majorHAnsi"/>
                <w:lang w:val="es-CO" w:eastAsia="es-CO"/>
              </w:rPr>
              <w:t>4%</w:t>
            </w:r>
          </w:p>
        </w:tc>
        <w:tc>
          <w:tcPr>
            <w:tcW w:w="1072"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50EE9B5" w14:textId="77777777" w:rsidR="00343ED3" w:rsidRPr="00CB456A" w:rsidRDefault="00343ED3" w:rsidP="005051D4">
            <w:pPr>
              <w:spacing w:line="360" w:lineRule="auto"/>
              <w:jc w:val="center"/>
              <w:rPr>
                <w:rFonts w:eastAsia="Times New Roman" w:cstheme="majorHAnsi"/>
                <w:lang w:val="es-CO" w:eastAsia="es-CO"/>
              </w:rPr>
            </w:pPr>
          </w:p>
        </w:tc>
        <w:tc>
          <w:tcPr>
            <w:tcW w:w="1226"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C35526C" w14:textId="77777777" w:rsidR="00441859" w:rsidRDefault="00DE7F5C">
            <w:pPr>
              <w:spacing w:line="360" w:lineRule="auto"/>
              <w:jc w:val="center"/>
              <w:rPr>
                <w:rFonts w:eastAsia="Times New Roman" w:cstheme="majorHAnsi"/>
                <w:lang w:val="es-CO" w:eastAsia="es-CO"/>
              </w:rPr>
            </w:pPr>
            <w:r w:rsidRPr="00CB456A">
              <w:rPr>
                <w:rFonts w:eastAsia="Times New Roman" w:cstheme="majorHAnsi"/>
                <w:lang w:val="es-CO" w:eastAsia="es-CO"/>
              </w:rPr>
              <w:t>4%</w:t>
            </w:r>
          </w:p>
        </w:tc>
      </w:tr>
      <w:tr w:rsidR="00343ED3" w:rsidRPr="00752871" w14:paraId="6FFF01FF" w14:textId="77777777" w:rsidTr="005051D4">
        <w:trPr>
          <w:trHeight w:val="205"/>
          <w:jc w:val="center"/>
        </w:trPr>
        <w:tc>
          <w:tcPr>
            <w:tcW w:w="1603"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04A7DD0B" w14:textId="77777777" w:rsidR="00441859" w:rsidRDefault="00DE7F5C">
            <w:pPr>
              <w:spacing w:line="360" w:lineRule="auto"/>
              <w:rPr>
                <w:rFonts w:eastAsia="Times New Roman" w:cstheme="majorHAnsi"/>
                <w:iCs/>
                <w:lang w:val="es-CO" w:eastAsia="es-CO"/>
              </w:rPr>
            </w:pPr>
            <w:r>
              <w:rPr>
                <w:rFonts w:eastAsia="Times New Roman" w:cstheme="majorHAnsi"/>
                <w:iCs/>
                <w:lang w:val="es-CO" w:eastAsia="es-CO"/>
              </w:rPr>
              <w:t>Instituto Colombia Bienestar Familiar (ICBF)*.</w:t>
            </w:r>
          </w:p>
        </w:tc>
        <w:tc>
          <w:tcPr>
            <w:tcW w:w="1099" w:type="pct"/>
            <w:tcBorders>
              <w:top w:val="outset" w:sz="6" w:space="0" w:color="auto"/>
              <w:left w:val="outset" w:sz="6" w:space="0" w:color="auto"/>
              <w:bottom w:val="outset" w:sz="6" w:space="0" w:color="auto"/>
              <w:right w:val="outset" w:sz="6" w:space="0" w:color="auto"/>
            </w:tcBorders>
            <w:shd w:val="clear" w:color="auto" w:fill="FFFFFF"/>
            <w:vAlign w:val="center"/>
          </w:tcPr>
          <w:p w14:paraId="36D7A060" w14:textId="77777777" w:rsidR="00441859" w:rsidRDefault="00DE7F5C">
            <w:pPr>
              <w:spacing w:line="360" w:lineRule="auto"/>
              <w:jc w:val="center"/>
              <w:rPr>
                <w:rFonts w:eastAsia="Times New Roman" w:cstheme="majorHAnsi"/>
                <w:lang w:val="es-CO" w:eastAsia="es-CO"/>
              </w:rPr>
            </w:pPr>
            <w:r>
              <w:rPr>
                <w:rFonts w:eastAsia="Times New Roman" w:cstheme="majorHAnsi"/>
                <w:lang w:val="es-CO" w:eastAsia="es-CO"/>
              </w:rPr>
              <w:t>3%</w:t>
            </w:r>
          </w:p>
        </w:tc>
        <w:tc>
          <w:tcPr>
            <w:tcW w:w="1072" w:type="pct"/>
            <w:tcBorders>
              <w:top w:val="outset" w:sz="6" w:space="0" w:color="auto"/>
              <w:left w:val="outset" w:sz="6" w:space="0" w:color="auto"/>
              <w:bottom w:val="outset" w:sz="6" w:space="0" w:color="auto"/>
              <w:right w:val="outset" w:sz="6" w:space="0" w:color="auto"/>
            </w:tcBorders>
            <w:shd w:val="clear" w:color="auto" w:fill="FFFFFF"/>
            <w:vAlign w:val="center"/>
          </w:tcPr>
          <w:p w14:paraId="0BBC1D6A" w14:textId="77777777" w:rsidR="00343ED3" w:rsidRPr="00CB456A" w:rsidRDefault="00343ED3" w:rsidP="005051D4">
            <w:pPr>
              <w:spacing w:line="360" w:lineRule="auto"/>
              <w:jc w:val="center"/>
              <w:rPr>
                <w:rFonts w:eastAsia="Times New Roman" w:cstheme="majorHAnsi"/>
                <w:lang w:val="es-CO" w:eastAsia="es-CO"/>
              </w:rPr>
            </w:pPr>
          </w:p>
        </w:tc>
        <w:tc>
          <w:tcPr>
            <w:tcW w:w="1226" w:type="pct"/>
            <w:tcBorders>
              <w:top w:val="outset" w:sz="6" w:space="0" w:color="auto"/>
              <w:left w:val="outset" w:sz="6" w:space="0" w:color="auto"/>
              <w:bottom w:val="outset" w:sz="6" w:space="0" w:color="auto"/>
              <w:right w:val="outset" w:sz="6" w:space="0" w:color="auto"/>
            </w:tcBorders>
            <w:shd w:val="clear" w:color="auto" w:fill="FFFFFF"/>
            <w:vAlign w:val="center"/>
          </w:tcPr>
          <w:p w14:paraId="09305141" w14:textId="77777777" w:rsidR="00441859" w:rsidRDefault="00DE7F5C">
            <w:pPr>
              <w:spacing w:line="360" w:lineRule="auto"/>
              <w:jc w:val="center"/>
              <w:rPr>
                <w:rFonts w:eastAsia="Times New Roman" w:cstheme="majorHAnsi"/>
                <w:lang w:val="es-CO" w:eastAsia="es-CO"/>
              </w:rPr>
            </w:pPr>
            <w:r>
              <w:rPr>
                <w:rFonts w:eastAsia="Times New Roman" w:cstheme="majorHAnsi"/>
                <w:lang w:val="es-CO" w:eastAsia="es-CO"/>
              </w:rPr>
              <w:t>3%</w:t>
            </w:r>
          </w:p>
        </w:tc>
      </w:tr>
      <w:tr w:rsidR="00343ED3" w:rsidRPr="00752871" w14:paraId="0B962CFA" w14:textId="77777777" w:rsidTr="005051D4">
        <w:trPr>
          <w:trHeight w:val="205"/>
          <w:jc w:val="center"/>
        </w:trPr>
        <w:tc>
          <w:tcPr>
            <w:tcW w:w="1603"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14:paraId="1DA9DDF1" w14:textId="77777777" w:rsidR="00441859" w:rsidRDefault="00DE7F5C">
            <w:pPr>
              <w:spacing w:line="360" w:lineRule="auto"/>
              <w:rPr>
                <w:rFonts w:eastAsia="Times New Roman" w:cstheme="majorHAnsi"/>
                <w:iCs/>
                <w:lang w:val="es-CO" w:eastAsia="es-CO"/>
              </w:rPr>
            </w:pPr>
            <w:r>
              <w:rPr>
                <w:rFonts w:eastAsia="Times New Roman" w:cstheme="majorHAnsi"/>
                <w:iCs/>
                <w:lang w:val="es-CO" w:eastAsia="es-CO"/>
              </w:rPr>
              <w:t>Sistema de Aprendizaje Nacional (SENA)*.</w:t>
            </w:r>
          </w:p>
        </w:tc>
        <w:tc>
          <w:tcPr>
            <w:tcW w:w="1099" w:type="pct"/>
            <w:tcBorders>
              <w:top w:val="outset" w:sz="6" w:space="0" w:color="auto"/>
              <w:left w:val="outset" w:sz="6" w:space="0" w:color="auto"/>
              <w:bottom w:val="outset" w:sz="6" w:space="0" w:color="auto"/>
              <w:right w:val="outset" w:sz="6" w:space="0" w:color="auto"/>
            </w:tcBorders>
            <w:shd w:val="clear" w:color="auto" w:fill="FFFFFF"/>
            <w:vAlign w:val="center"/>
          </w:tcPr>
          <w:p w14:paraId="18B42A4A" w14:textId="77777777" w:rsidR="00441859" w:rsidRDefault="00DE7F5C">
            <w:pPr>
              <w:spacing w:line="360" w:lineRule="auto"/>
              <w:jc w:val="center"/>
              <w:rPr>
                <w:rFonts w:eastAsia="Times New Roman" w:cstheme="majorHAnsi"/>
                <w:lang w:val="es-CO" w:eastAsia="es-CO"/>
              </w:rPr>
            </w:pPr>
            <w:r>
              <w:rPr>
                <w:rFonts w:eastAsia="Times New Roman" w:cstheme="majorHAnsi"/>
                <w:lang w:val="es-CO" w:eastAsia="es-CO"/>
              </w:rPr>
              <w:t>2%</w:t>
            </w:r>
          </w:p>
        </w:tc>
        <w:tc>
          <w:tcPr>
            <w:tcW w:w="1072" w:type="pct"/>
            <w:tcBorders>
              <w:top w:val="outset" w:sz="6" w:space="0" w:color="auto"/>
              <w:left w:val="outset" w:sz="6" w:space="0" w:color="auto"/>
              <w:bottom w:val="outset" w:sz="6" w:space="0" w:color="auto"/>
              <w:right w:val="outset" w:sz="6" w:space="0" w:color="auto"/>
            </w:tcBorders>
            <w:shd w:val="clear" w:color="auto" w:fill="FFFFFF"/>
            <w:vAlign w:val="center"/>
          </w:tcPr>
          <w:p w14:paraId="657A0B62" w14:textId="77777777" w:rsidR="00343ED3" w:rsidRPr="00CB456A" w:rsidRDefault="00343ED3" w:rsidP="005051D4">
            <w:pPr>
              <w:spacing w:line="360" w:lineRule="auto"/>
              <w:jc w:val="center"/>
              <w:rPr>
                <w:rFonts w:eastAsia="Times New Roman" w:cstheme="majorHAnsi"/>
                <w:lang w:val="es-CO" w:eastAsia="es-CO"/>
              </w:rPr>
            </w:pPr>
          </w:p>
        </w:tc>
        <w:tc>
          <w:tcPr>
            <w:tcW w:w="1226" w:type="pct"/>
            <w:tcBorders>
              <w:top w:val="outset" w:sz="6" w:space="0" w:color="auto"/>
              <w:left w:val="outset" w:sz="6" w:space="0" w:color="auto"/>
              <w:bottom w:val="outset" w:sz="6" w:space="0" w:color="auto"/>
              <w:right w:val="outset" w:sz="6" w:space="0" w:color="auto"/>
            </w:tcBorders>
            <w:shd w:val="clear" w:color="auto" w:fill="FFFFFF"/>
            <w:vAlign w:val="center"/>
          </w:tcPr>
          <w:p w14:paraId="52C71426" w14:textId="77777777" w:rsidR="00441859" w:rsidRDefault="00DE7F5C">
            <w:pPr>
              <w:spacing w:line="360" w:lineRule="auto"/>
              <w:jc w:val="center"/>
              <w:rPr>
                <w:rFonts w:eastAsia="Times New Roman" w:cstheme="majorHAnsi"/>
                <w:lang w:val="es-CO" w:eastAsia="es-CO"/>
              </w:rPr>
            </w:pPr>
            <w:r>
              <w:rPr>
                <w:rFonts w:eastAsia="Times New Roman" w:cstheme="majorHAnsi"/>
                <w:lang w:val="es-CO" w:eastAsia="es-CO"/>
              </w:rPr>
              <w:t>2%</w:t>
            </w:r>
          </w:p>
        </w:tc>
      </w:tr>
      <w:tr w:rsidR="00343ED3" w:rsidRPr="00480D69" w14:paraId="40BEF2A4" w14:textId="77777777" w:rsidTr="005051D4">
        <w:trPr>
          <w:trHeight w:val="368"/>
          <w:jc w:val="center"/>
        </w:trPr>
        <w:tc>
          <w:tcPr>
            <w:tcW w:w="1603"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hideMark/>
          </w:tcPr>
          <w:p w14:paraId="3A5CE9A5" w14:textId="77777777" w:rsidR="00441859" w:rsidRDefault="00DE7F5C">
            <w:pPr>
              <w:spacing w:line="360" w:lineRule="auto"/>
              <w:rPr>
                <w:rFonts w:eastAsia="Times New Roman" w:cstheme="majorHAnsi"/>
                <w:b/>
                <w:bCs/>
                <w:lang w:val="es-CO" w:eastAsia="es-CO"/>
              </w:rPr>
            </w:pPr>
            <w:r w:rsidRPr="00CB456A">
              <w:rPr>
                <w:rFonts w:eastAsia="Times New Roman" w:cstheme="majorHAnsi"/>
                <w:b/>
                <w:bCs/>
                <w:lang w:val="es-CO" w:eastAsia="es-CO"/>
              </w:rPr>
              <w:t>Total:</w:t>
            </w:r>
          </w:p>
        </w:tc>
        <w:tc>
          <w:tcPr>
            <w:tcW w:w="1099"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97C31BD" w14:textId="77777777" w:rsidR="00441859" w:rsidRDefault="00DE7F5C">
            <w:pPr>
              <w:spacing w:line="360" w:lineRule="auto"/>
              <w:jc w:val="center"/>
              <w:rPr>
                <w:rFonts w:eastAsia="Times New Roman" w:cstheme="majorHAnsi"/>
                <w:b/>
                <w:bCs/>
                <w:lang w:val="es-CO" w:eastAsia="es-CO"/>
              </w:rPr>
            </w:pPr>
            <w:r>
              <w:rPr>
                <w:rFonts w:eastAsia="Times New Roman" w:cstheme="majorHAnsi"/>
                <w:b/>
                <w:bCs/>
                <w:lang w:val="es-CO" w:eastAsia="es-CO"/>
              </w:rPr>
              <w:t>30.</w:t>
            </w:r>
            <w:r w:rsidRPr="00CB456A">
              <w:rPr>
                <w:rFonts w:eastAsia="Times New Roman" w:cstheme="majorHAnsi"/>
                <w:b/>
                <w:bCs/>
                <w:lang w:val="es-CO" w:eastAsia="es-CO"/>
              </w:rPr>
              <w:t>54%</w:t>
            </w:r>
          </w:p>
        </w:tc>
        <w:tc>
          <w:tcPr>
            <w:tcW w:w="1072"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4C8CEE7C" w14:textId="77777777" w:rsidR="00441859" w:rsidRDefault="00DE7F5C">
            <w:pPr>
              <w:spacing w:line="360" w:lineRule="auto"/>
              <w:jc w:val="center"/>
              <w:rPr>
                <w:rFonts w:eastAsia="Times New Roman" w:cstheme="majorHAnsi"/>
                <w:b/>
                <w:bCs/>
                <w:lang w:val="es-CO" w:eastAsia="es-CO"/>
              </w:rPr>
            </w:pPr>
            <w:r w:rsidRPr="00CB456A">
              <w:rPr>
                <w:rFonts w:eastAsia="Times New Roman" w:cstheme="majorHAnsi"/>
                <w:b/>
                <w:bCs/>
                <w:lang w:val="es-CO" w:eastAsia="es-CO"/>
              </w:rPr>
              <w:t>8%</w:t>
            </w:r>
          </w:p>
        </w:tc>
        <w:tc>
          <w:tcPr>
            <w:tcW w:w="1226"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5A5E82F" w14:textId="77777777" w:rsidR="00441859" w:rsidRDefault="00DE7F5C">
            <w:pPr>
              <w:spacing w:line="360" w:lineRule="auto"/>
              <w:jc w:val="center"/>
              <w:rPr>
                <w:rFonts w:eastAsia="Times New Roman" w:cstheme="majorHAnsi"/>
                <w:b/>
                <w:bCs/>
                <w:lang w:val="es-CO" w:eastAsia="es-CO"/>
              </w:rPr>
            </w:pPr>
            <w:r>
              <w:rPr>
                <w:rFonts w:eastAsia="Times New Roman" w:cstheme="majorHAnsi"/>
                <w:b/>
                <w:bCs/>
                <w:lang w:val="es-CO" w:eastAsia="es-CO"/>
              </w:rPr>
              <w:t>38.</w:t>
            </w:r>
            <w:r w:rsidRPr="00CB456A">
              <w:rPr>
                <w:rFonts w:eastAsia="Times New Roman" w:cstheme="majorHAnsi"/>
                <w:b/>
                <w:bCs/>
                <w:lang w:val="es-CO" w:eastAsia="es-CO"/>
              </w:rPr>
              <w:t>54%</w:t>
            </w:r>
          </w:p>
        </w:tc>
      </w:tr>
    </w:tbl>
    <w:p w14:paraId="58C92472" w14:textId="77777777" w:rsidR="00441859" w:rsidRPr="00963ED8" w:rsidRDefault="00DE7F5C">
      <w:pPr>
        <w:rPr>
          <w:lang w:val="es-CO"/>
          <w:rPrChange w:id="4113" w:author="Massiel Nayibe Moreno Ladino" w:date="2025-01-15T13:01:00Z" w16du:dateUtc="2025-01-15T18:01:00Z">
            <w:rPr/>
          </w:rPrChange>
        </w:rPr>
      </w:pPr>
      <w:r w:rsidRPr="00963ED8">
        <w:rPr>
          <w:lang w:val="es-CO"/>
          <w:rPrChange w:id="4114" w:author="Massiel Nayibe Moreno Ladino" w:date="2025-01-15T13:01:00Z" w16du:dateUtc="2025-01-15T18:01:00Z">
            <w:rPr/>
          </w:rPrChange>
        </w:rPr>
        <w:t>*Sólo se aplica a los empleados que perciben más de 10 salarios mínimos en Colombia.</w:t>
      </w:r>
    </w:p>
    <w:p w14:paraId="6162A216" w14:textId="77777777" w:rsidR="00343ED3" w:rsidRPr="00963ED8" w:rsidRDefault="00343ED3" w:rsidP="00343ED3">
      <w:pPr>
        <w:rPr>
          <w:highlight w:val="yellow"/>
          <w:lang w:val="es-CO"/>
          <w:rPrChange w:id="4115" w:author="Massiel Nayibe Moreno Ladino" w:date="2025-01-15T13:01:00Z" w16du:dateUtc="2025-01-15T18:01:00Z">
            <w:rPr>
              <w:highlight w:val="yellow"/>
            </w:rPr>
          </w:rPrChange>
        </w:rPr>
      </w:pPr>
    </w:p>
    <w:p w14:paraId="37880D4B" w14:textId="77777777" w:rsidR="00441859" w:rsidRPr="00963ED8" w:rsidRDefault="00DE7F5C">
      <w:pPr>
        <w:pStyle w:val="Ttulo3"/>
        <w:rPr>
          <w:lang w:val="es-CO"/>
          <w:rPrChange w:id="4116" w:author="Massiel Nayibe Moreno Ladino" w:date="2025-01-15T13:01:00Z" w16du:dateUtc="2025-01-15T18:01:00Z">
            <w:rPr/>
          </w:rPrChange>
        </w:rPr>
      </w:pPr>
      <w:bookmarkStart w:id="4117" w:name="_Toc185435403"/>
      <w:r w:rsidRPr="00963ED8">
        <w:rPr>
          <w:rStyle w:val="Ttulo3Car"/>
          <w:b/>
          <w:bCs/>
          <w:lang w:val="es-CO"/>
          <w:rPrChange w:id="4118" w:author="Massiel Nayibe Moreno Ladino" w:date="2025-01-15T13:01:00Z" w16du:dateUtc="2025-01-15T18:01:00Z">
            <w:rPr>
              <w:rStyle w:val="Ttulo3Car"/>
              <w:b/>
              <w:bCs/>
            </w:rPr>
          </w:rPrChange>
        </w:rPr>
        <w:lastRenderedPageBreak/>
        <w:t>10.</w:t>
      </w:r>
      <w:r w:rsidR="00EE60E4" w:rsidRPr="00963ED8">
        <w:rPr>
          <w:rStyle w:val="Ttulo3Car"/>
          <w:b/>
          <w:bCs/>
          <w:lang w:val="es-CO"/>
          <w:rPrChange w:id="4119" w:author="Massiel Nayibe Moreno Ladino" w:date="2025-01-15T13:01:00Z" w16du:dateUtc="2025-01-15T18:01:00Z">
            <w:rPr>
              <w:rStyle w:val="Ttulo3Car"/>
              <w:b/>
              <w:bCs/>
            </w:rPr>
          </w:rPrChange>
        </w:rPr>
        <w:t>5</w:t>
      </w:r>
      <w:r w:rsidRPr="00963ED8">
        <w:rPr>
          <w:rStyle w:val="Ttulo3Car"/>
          <w:b/>
          <w:bCs/>
          <w:lang w:val="es-CO"/>
          <w:rPrChange w:id="4120" w:author="Massiel Nayibe Moreno Ladino" w:date="2025-01-15T13:01:00Z" w16du:dateUtc="2025-01-15T18:01:00Z">
            <w:rPr>
              <w:rStyle w:val="Ttulo3Car"/>
              <w:b/>
              <w:bCs/>
            </w:rPr>
          </w:rPrChange>
        </w:rPr>
        <w:t>.2 Otras deducciones</w:t>
      </w:r>
      <w:bookmarkEnd w:id="4117"/>
    </w:p>
    <w:p w14:paraId="7972D4F4" w14:textId="77777777" w:rsidR="00441859" w:rsidRPr="00963ED8" w:rsidRDefault="00DE7F5C">
      <w:pPr>
        <w:spacing w:line="360" w:lineRule="auto"/>
        <w:jc w:val="both"/>
        <w:rPr>
          <w:lang w:val="es-CO"/>
          <w:rPrChange w:id="4121" w:author="Massiel Nayibe Moreno Ladino" w:date="2025-01-15T13:01:00Z" w16du:dateUtc="2025-01-15T18:01:00Z">
            <w:rPr/>
          </w:rPrChange>
        </w:rPr>
      </w:pPr>
      <w:r w:rsidRPr="00963ED8">
        <w:rPr>
          <w:lang w:val="es-CO"/>
          <w:rPrChange w:id="4122" w:author="Massiel Nayibe Moreno Ladino" w:date="2025-01-15T13:01:00Z" w16du:dateUtc="2025-01-15T18:01:00Z">
            <w:rPr/>
          </w:rPrChange>
        </w:rPr>
        <w:t>La siguiente deducción sólo podrá realizarse cuando exista un acuerdo previo por escrito entre el empleado y Partners Colombia:</w:t>
      </w:r>
    </w:p>
    <w:p w14:paraId="45608542" w14:textId="77777777" w:rsidR="00441859" w:rsidRPr="00963ED8" w:rsidRDefault="00DE7F5C">
      <w:pPr>
        <w:pStyle w:val="Prrafodelista"/>
        <w:numPr>
          <w:ilvl w:val="0"/>
          <w:numId w:val="61"/>
        </w:numPr>
        <w:spacing w:before="120" w:line="360" w:lineRule="auto"/>
        <w:jc w:val="both"/>
        <w:rPr>
          <w:lang w:val="es-CO"/>
          <w:rPrChange w:id="4123" w:author="Massiel Nayibe Moreno Ladino" w:date="2025-01-15T13:01:00Z" w16du:dateUtc="2025-01-15T18:01:00Z">
            <w:rPr/>
          </w:rPrChange>
        </w:rPr>
      </w:pPr>
      <w:r w:rsidRPr="00963ED8">
        <w:rPr>
          <w:lang w:val="es-CO"/>
          <w:rPrChange w:id="4124" w:author="Massiel Nayibe Moreno Ladino" w:date="2025-01-15T13:01:00Z" w16du:dateUtc="2025-01-15T18:01:00Z">
            <w:rPr/>
          </w:rPrChange>
        </w:rPr>
        <w:t>Las autorizadas por la ley;</w:t>
      </w:r>
    </w:p>
    <w:p w14:paraId="22E50F1E" w14:textId="77777777" w:rsidR="00441859" w:rsidRPr="00963ED8" w:rsidRDefault="00DE7F5C">
      <w:pPr>
        <w:pStyle w:val="Prrafodelista"/>
        <w:numPr>
          <w:ilvl w:val="0"/>
          <w:numId w:val="61"/>
        </w:numPr>
        <w:spacing w:before="120" w:line="360" w:lineRule="auto"/>
        <w:jc w:val="both"/>
        <w:rPr>
          <w:lang w:val="es-CO"/>
          <w:rPrChange w:id="4125" w:author="Massiel Nayibe Moreno Ladino" w:date="2025-01-15T13:01:00Z" w16du:dateUtc="2025-01-15T18:01:00Z">
            <w:rPr/>
          </w:rPrChange>
        </w:rPr>
      </w:pPr>
      <w:r w:rsidRPr="00963ED8">
        <w:rPr>
          <w:lang w:val="es-CO"/>
          <w:rPrChange w:id="4126" w:author="Massiel Nayibe Moreno Ladino" w:date="2025-01-15T13:01:00Z" w16du:dateUtc="2025-01-15T18:01:00Z">
            <w:rPr/>
          </w:rPrChange>
        </w:rPr>
        <w:t>Deducción para devolver un anticipo salarial concedido por el empresario;</w:t>
      </w:r>
    </w:p>
    <w:p w14:paraId="4881B915" w14:textId="77777777" w:rsidR="00441859" w:rsidRPr="00963ED8" w:rsidRDefault="00DE7F5C">
      <w:pPr>
        <w:pStyle w:val="Prrafodelista"/>
        <w:numPr>
          <w:ilvl w:val="0"/>
          <w:numId w:val="61"/>
        </w:numPr>
        <w:spacing w:before="120" w:line="360" w:lineRule="auto"/>
        <w:jc w:val="both"/>
        <w:rPr>
          <w:lang w:val="es-CO"/>
          <w:rPrChange w:id="4127" w:author="Massiel Nayibe Moreno Ladino" w:date="2025-01-15T13:01:00Z" w16du:dateUtc="2025-01-15T18:01:00Z">
            <w:rPr/>
          </w:rPrChange>
        </w:rPr>
      </w:pPr>
      <w:r w:rsidRPr="00963ED8">
        <w:rPr>
          <w:lang w:val="es-CO"/>
          <w:rPrChange w:id="4128" w:author="Massiel Nayibe Moreno Ladino" w:date="2025-01-15T13:01:00Z" w16du:dateUtc="2025-01-15T18:01:00Z">
            <w:rPr/>
          </w:rPrChange>
        </w:rPr>
        <w:t>Reembolso por daños a la oficina, productos, etc;</w:t>
      </w:r>
    </w:p>
    <w:p w14:paraId="33A62389" w14:textId="77777777" w:rsidR="00441859" w:rsidRPr="00963ED8" w:rsidRDefault="00DE7F5C">
      <w:pPr>
        <w:pStyle w:val="Prrafodelista"/>
        <w:numPr>
          <w:ilvl w:val="0"/>
          <w:numId w:val="61"/>
        </w:numPr>
        <w:spacing w:before="120" w:line="360" w:lineRule="auto"/>
        <w:jc w:val="both"/>
        <w:rPr>
          <w:lang w:val="es-CO"/>
          <w:rPrChange w:id="4129" w:author="Massiel Nayibe Moreno Ladino" w:date="2025-01-15T13:01:00Z" w16du:dateUtc="2025-01-15T18:01:00Z">
            <w:rPr/>
          </w:rPrChange>
        </w:rPr>
      </w:pPr>
      <w:r w:rsidRPr="00963ED8">
        <w:rPr>
          <w:lang w:val="es-CO"/>
          <w:rPrChange w:id="4130" w:author="Massiel Nayibe Moreno Ladino" w:date="2025-01-15T13:01:00Z" w16du:dateUtc="2025-01-15T18:01:00Z">
            <w:rPr/>
          </w:rPrChange>
        </w:rPr>
        <w:t>Pagos de salarios y otras remuneraciones efectuados en exceso</w:t>
      </w:r>
    </w:p>
    <w:p w14:paraId="07AE0E7F" w14:textId="77777777" w:rsidR="00441859" w:rsidRDefault="00DE7F5C">
      <w:pPr>
        <w:pStyle w:val="Ttulo2"/>
        <w:numPr>
          <w:ilvl w:val="1"/>
          <w:numId w:val="82"/>
        </w:numPr>
      </w:pPr>
      <w:bookmarkStart w:id="4131" w:name="_Toc185435404"/>
      <w:r w:rsidRPr="00872324">
        <w:t xml:space="preserve">Bonificaciones </w:t>
      </w:r>
      <w:r w:rsidR="00A31F65" w:rsidRPr="003E54E4">
        <w:t xml:space="preserve">y </w:t>
      </w:r>
      <w:r w:rsidR="00A31F65" w:rsidRPr="004D6C31">
        <w:t>beneficios</w:t>
      </w:r>
      <w:bookmarkEnd w:id="4131"/>
    </w:p>
    <w:p w14:paraId="3B6EDBCE" w14:textId="77777777" w:rsidR="00441859" w:rsidRPr="00963ED8" w:rsidRDefault="00DE7F5C">
      <w:pPr>
        <w:spacing w:line="360" w:lineRule="auto"/>
        <w:jc w:val="both"/>
        <w:rPr>
          <w:lang w:val="es-CO"/>
          <w:rPrChange w:id="4132" w:author="Massiel Nayibe Moreno Ladino" w:date="2025-01-15T13:01:00Z" w16du:dateUtc="2025-01-15T18:01:00Z">
            <w:rPr/>
          </w:rPrChange>
        </w:rPr>
      </w:pPr>
      <w:r w:rsidRPr="00963ED8">
        <w:rPr>
          <w:lang w:val="es-CO"/>
          <w:rPrChange w:id="4133" w:author="Massiel Nayibe Moreno Ladino" w:date="2025-01-15T13:01:00Z" w16du:dateUtc="2025-01-15T18:01:00Z">
            <w:rPr/>
          </w:rPrChange>
        </w:rPr>
        <w:t xml:space="preserve">Los </w:t>
      </w:r>
      <w:r w:rsidR="00280FC2" w:rsidRPr="00963ED8">
        <w:rPr>
          <w:lang w:val="es-CO"/>
          <w:rPrChange w:id="4134" w:author="Massiel Nayibe Moreno Ladino" w:date="2025-01-15T13:01:00Z" w16du:dateUtc="2025-01-15T18:01:00Z">
            <w:rPr/>
          </w:rPrChange>
        </w:rPr>
        <w:t xml:space="preserve">contratos de duración determinada/temporales </w:t>
      </w:r>
      <w:r w:rsidR="00C546A1" w:rsidRPr="00963ED8">
        <w:rPr>
          <w:lang w:val="es-CO"/>
          <w:rPrChange w:id="4135" w:author="Massiel Nayibe Moreno Ladino" w:date="2025-01-15T13:01:00Z" w16du:dateUtc="2025-01-15T18:01:00Z">
            <w:rPr/>
          </w:rPrChange>
        </w:rPr>
        <w:t xml:space="preserve">y los contratos indefinidos/permanentes </w:t>
      </w:r>
      <w:r w:rsidR="00B1345B" w:rsidRPr="00963ED8">
        <w:rPr>
          <w:lang w:val="es-CO"/>
          <w:rPrChange w:id="4136" w:author="Massiel Nayibe Moreno Ladino" w:date="2025-01-15T13:01:00Z" w16du:dateUtc="2025-01-15T18:01:00Z">
            <w:rPr/>
          </w:rPrChange>
        </w:rPr>
        <w:t xml:space="preserve">exigen </w:t>
      </w:r>
      <w:r w:rsidR="004B3CD3" w:rsidRPr="00963ED8">
        <w:rPr>
          <w:lang w:val="es-CO"/>
          <w:rPrChange w:id="4137" w:author="Massiel Nayibe Moreno Ladino" w:date="2025-01-15T13:01:00Z" w16du:dateUtc="2025-01-15T18:01:00Z">
            <w:rPr/>
          </w:rPrChange>
        </w:rPr>
        <w:t xml:space="preserve">las siguientes </w:t>
      </w:r>
      <w:r w:rsidR="00B1345B" w:rsidRPr="00963ED8">
        <w:rPr>
          <w:lang w:val="es-CO"/>
          <w:rPrChange w:id="4138" w:author="Massiel Nayibe Moreno Ladino" w:date="2025-01-15T13:01:00Z" w16du:dateUtc="2025-01-15T18:01:00Z">
            <w:rPr/>
          </w:rPrChange>
        </w:rPr>
        <w:t xml:space="preserve">bonificaciones </w:t>
      </w:r>
      <w:r w:rsidR="007762EF" w:rsidRPr="00963ED8">
        <w:rPr>
          <w:lang w:val="es-CO"/>
          <w:rPrChange w:id="4139" w:author="Massiel Nayibe Moreno Ladino" w:date="2025-01-15T13:01:00Z" w16du:dateUtc="2025-01-15T18:01:00Z">
            <w:rPr/>
          </w:rPrChange>
        </w:rPr>
        <w:t xml:space="preserve">y </w:t>
      </w:r>
      <w:r w:rsidR="00310A2B" w:rsidRPr="00963ED8">
        <w:rPr>
          <w:lang w:val="es-CO"/>
          <w:rPrChange w:id="4140" w:author="Massiel Nayibe Moreno Ladino" w:date="2025-01-15T13:01:00Z" w16du:dateUtc="2025-01-15T18:01:00Z">
            <w:rPr/>
          </w:rPrChange>
        </w:rPr>
        <w:t xml:space="preserve">prestaciones </w:t>
      </w:r>
      <w:r w:rsidR="007241FA" w:rsidRPr="00963ED8">
        <w:rPr>
          <w:lang w:val="es-CO"/>
          <w:rPrChange w:id="4141" w:author="Massiel Nayibe Moreno Ladino" w:date="2025-01-15T13:01:00Z" w16du:dateUtc="2025-01-15T18:01:00Z">
            <w:rPr/>
          </w:rPrChange>
        </w:rPr>
        <w:t>legales.</w:t>
      </w:r>
    </w:p>
    <w:p w14:paraId="26F3341F" w14:textId="77777777" w:rsidR="00441859" w:rsidRPr="00963ED8" w:rsidRDefault="00DE7F5C">
      <w:pPr>
        <w:pStyle w:val="Ttulo3"/>
        <w:rPr>
          <w:lang w:val="es-CO"/>
          <w:rPrChange w:id="4142" w:author="Massiel Nayibe Moreno Ladino" w:date="2025-01-15T13:01:00Z" w16du:dateUtc="2025-01-15T18:01:00Z">
            <w:rPr/>
          </w:rPrChange>
        </w:rPr>
      </w:pPr>
      <w:bookmarkStart w:id="4143" w:name="_Toc185435405"/>
      <w:r w:rsidRPr="00963ED8">
        <w:rPr>
          <w:lang w:val="es-CO"/>
          <w:rPrChange w:id="4144" w:author="Massiel Nayibe Moreno Ladino" w:date="2025-01-15T13:01:00Z" w16du:dateUtc="2025-01-15T18:01:00Z">
            <w:rPr/>
          </w:rPrChange>
        </w:rPr>
        <w:t>10.</w:t>
      </w:r>
      <w:r w:rsidR="009D2B52" w:rsidRPr="00963ED8">
        <w:rPr>
          <w:lang w:val="es-CO"/>
          <w:rPrChange w:id="4145" w:author="Massiel Nayibe Moreno Ladino" w:date="2025-01-15T13:01:00Z" w16du:dateUtc="2025-01-15T18:01:00Z">
            <w:rPr/>
          </w:rPrChange>
        </w:rPr>
        <w:t>6</w:t>
      </w:r>
      <w:r w:rsidRPr="00963ED8">
        <w:rPr>
          <w:lang w:val="es-CO"/>
          <w:rPrChange w:id="4146" w:author="Massiel Nayibe Moreno Ladino" w:date="2025-01-15T13:01:00Z" w16du:dateUtc="2025-01-15T18:01:00Z">
            <w:rPr/>
          </w:rPrChange>
        </w:rPr>
        <w:t>.1 Prima anual (Prima)</w:t>
      </w:r>
      <w:bookmarkEnd w:id="4143"/>
    </w:p>
    <w:p w14:paraId="5B234B46" w14:textId="77777777" w:rsidR="00441859" w:rsidRPr="00963ED8" w:rsidRDefault="00DE7F5C">
      <w:pPr>
        <w:spacing w:line="360" w:lineRule="auto"/>
        <w:jc w:val="both"/>
        <w:rPr>
          <w:lang w:val="es-CO"/>
          <w:rPrChange w:id="4147" w:author="Massiel Nayibe Moreno Ladino" w:date="2025-01-15T13:01:00Z" w16du:dateUtc="2025-01-15T18:01:00Z">
            <w:rPr/>
          </w:rPrChange>
        </w:rPr>
      </w:pPr>
      <w:r w:rsidRPr="00963ED8">
        <w:rPr>
          <w:lang w:val="es-CO"/>
          <w:rPrChange w:id="4148" w:author="Massiel Nayibe Moreno Ladino" w:date="2025-01-15T13:01:00Z" w16du:dateUtc="2025-01-15T18:01:00Z">
            <w:rPr/>
          </w:rPrChange>
        </w:rPr>
        <w:t>Partners Colombia debe pagar a sus empleados una prima anual o "prima". La prima es exigida por ley y equivale a 30 días de salario por año, la cual será reconocida en dos pagos. Un pago no superior a 15 días de salario a pagar a más tardar el 30 de junio</w:t>
      </w:r>
      <w:r w:rsidRPr="00963ED8">
        <w:rPr>
          <w:vertAlign w:val="superscript"/>
          <w:lang w:val="es-CO"/>
          <w:rPrChange w:id="4149" w:author="Massiel Nayibe Moreno Ladino" w:date="2025-01-15T13:01:00Z" w16du:dateUtc="2025-01-15T18:01:00Z">
            <w:rPr>
              <w:vertAlign w:val="superscript"/>
            </w:rPr>
          </w:rPrChange>
        </w:rPr>
        <w:t>th</w:t>
      </w:r>
      <w:r w:rsidRPr="00963ED8">
        <w:rPr>
          <w:lang w:val="es-CO"/>
          <w:rPrChange w:id="4150" w:author="Massiel Nayibe Moreno Ladino" w:date="2025-01-15T13:01:00Z" w16du:dateUtc="2025-01-15T18:01:00Z">
            <w:rPr/>
          </w:rPrChange>
        </w:rPr>
        <w:t xml:space="preserve"> , y un segundo pago de la otra mitad del salario, o proporcional en el caso de tener menos de un año de trabajo a pagar a más tardar el 20 de diciembre</w:t>
      </w:r>
      <w:r w:rsidRPr="00963ED8">
        <w:rPr>
          <w:vertAlign w:val="superscript"/>
          <w:lang w:val="es-CO"/>
          <w:rPrChange w:id="4151" w:author="Massiel Nayibe Moreno Ladino" w:date="2025-01-15T13:01:00Z" w16du:dateUtc="2025-01-15T18:01:00Z">
            <w:rPr>
              <w:vertAlign w:val="superscript"/>
            </w:rPr>
          </w:rPrChange>
        </w:rPr>
        <w:t>th</w:t>
      </w:r>
      <w:r w:rsidRPr="00963ED8">
        <w:rPr>
          <w:lang w:val="es-CO"/>
          <w:rPrChange w:id="4152" w:author="Massiel Nayibe Moreno Ladino" w:date="2025-01-15T13:01:00Z" w16du:dateUtc="2025-01-15T18:01:00Z">
            <w:rPr/>
          </w:rPrChange>
        </w:rPr>
        <w:t xml:space="preserve"> (Artículo 306 del Código Sustantivo de Trabajo, </w:t>
      </w:r>
      <w:r w:rsidR="00FF3C2A" w:rsidRPr="00963ED8">
        <w:rPr>
          <w:lang w:val="es-CO"/>
          <w:rPrChange w:id="4153" w:author="Massiel Nayibe Moreno Ladino" w:date="2025-01-15T13:01:00Z" w16du:dateUtc="2025-01-15T18:01:00Z">
            <w:rPr/>
          </w:rPrChange>
        </w:rPr>
        <w:t xml:space="preserve">modificado por el Artículo </w:t>
      </w:r>
      <w:r w:rsidRPr="00963ED8">
        <w:rPr>
          <w:lang w:val="es-CO"/>
          <w:rPrChange w:id="4154" w:author="Massiel Nayibe Moreno Ladino" w:date="2025-01-15T13:01:00Z" w16du:dateUtc="2025-01-15T18:01:00Z">
            <w:rPr/>
          </w:rPrChange>
        </w:rPr>
        <w:t xml:space="preserve">1 </w:t>
      </w:r>
      <w:r w:rsidR="00FF3C2A" w:rsidRPr="00963ED8">
        <w:rPr>
          <w:lang w:val="es-CO"/>
          <w:rPrChange w:id="4155" w:author="Massiel Nayibe Moreno Ladino" w:date="2025-01-15T13:01:00Z" w16du:dateUtc="2025-01-15T18:01:00Z">
            <w:rPr/>
          </w:rPrChange>
        </w:rPr>
        <w:t xml:space="preserve">de la Ley de </w:t>
      </w:r>
      <w:r w:rsidRPr="00963ED8">
        <w:rPr>
          <w:lang w:val="es-CO"/>
          <w:rPrChange w:id="4156" w:author="Massiel Nayibe Moreno Ladino" w:date="2025-01-15T13:01:00Z" w16du:dateUtc="2025-01-15T18:01:00Z">
            <w:rPr/>
          </w:rPrChange>
        </w:rPr>
        <w:t xml:space="preserve">1788 de 2016). </w:t>
      </w:r>
      <w:r w:rsidR="00B963CE" w:rsidRPr="00963ED8">
        <w:rPr>
          <w:lang w:val="es-CO"/>
          <w:rPrChange w:id="4157" w:author="Massiel Nayibe Moreno Ladino" w:date="2025-01-15T13:01:00Z" w16du:dateUtc="2025-01-15T18:01:00Z">
            <w:rPr/>
          </w:rPrChange>
        </w:rPr>
        <w:t xml:space="preserve">Si el trabajador no laboró la totalidad del periodo, la bonificación debe pagarse proporcionalmente al tiempo laborado. </w:t>
      </w:r>
      <w:r w:rsidR="00DE3E2C" w:rsidRPr="00963ED8">
        <w:rPr>
          <w:lang w:val="es-CO"/>
          <w:rPrChange w:id="4158" w:author="Massiel Nayibe Moreno Ladino" w:date="2025-01-15T13:01:00Z" w16du:dateUtc="2025-01-15T18:01:00Z">
            <w:rPr/>
          </w:rPrChange>
        </w:rPr>
        <w:t>Esta prestación se devenga al cese de la relación laboral de forma proporcional al tiempo trabajado durante el semestre natural en el que se produce el cese.</w:t>
      </w:r>
    </w:p>
    <w:p w14:paraId="740B973D" w14:textId="77777777" w:rsidR="00441859" w:rsidRPr="00963ED8" w:rsidRDefault="00DE7F5C">
      <w:pPr>
        <w:pStyle w:val="Ttulo3"/>
        <w:rPr>
          <w:lang w:val="es-CO"/>
          <w:rPrChange w:id="4159" w:author="Massiel Nayibe Moreno Ladino" w:date="2025-01-15T13:01:00Z" w16du:dateUtc="2025-01-15T18:01:00Z">
            <w:rPr/>
          </w:rPrChange>
        </w:rPr>
      </w:pPr>
      <w:bookmarkStart w:id="4160" w:name="_Toc185435406"/>
      <w:r w:rsidRPr="00963ED8">
        <w:rPr>
          <w:lang w:val="es-CO"/>
          <w:rPrChange w:id="4161" w:author="Massiel Nayibe Moreno Ladino" w:date="2025-01-15T13:01:00Z" w16du:dateUtc="2025-01-15T18:01:00Z">
            <w:rPr/>
          </w:rPrChange>
        </w:rPr>
        <w:t>10.</w:t>
      </w:r>
      <w:r w:rsidR="00793437" w:rsidRPr="00963ED8">
        <w:rPr>
          <w:lang w:val="es-CO"/>
          <w:rPrChange w:id="4162" w:author="Massiel Nayibe Moreno Ladino" w:date="2025-01-15T13:01:00Z" w16du:dateUtc="2025-01-15T18:01:00Z">
            <w:rPr/>
          </w:rPrChange>
        </w:rPr>
        <w:t>6</w:t>
      </w:r>
      <w:r w:rsidRPr="00963ED8">
        <w:rPr>
          <w:lang w:val="es-CO"/>
          <w:rPrChange w:id="4163" w:author="Massiel Nayibe Moreno Ladino" w:date="2025-01-15T13:01:00Z" w16du:dateUtc="2025-01-15T18:01:00Z">
            <w:rPr/>
          </w:rPrChange>
        </w:rPr>
        <w:t xml:space="preserve">.2 </w:t>
      </w:r>
      <w:r w:rsidR="0009120A" w:rsidRPr="00963ED8">
        <w:rPr>
          <w:lang w:val="es-CO"/>
          <w:rPrChange w:id="4164" w:author="Massiel Nayibe Moreno Ladino" w:date="2025-01-15T13:01:00Z" w16du:dateUtc="2025-01-15T18:01:00Z">
            <w:rPr/>
          </w:rPrChange>
        </w:rPr>
        <w:t>Ayudas por cese (</w:t>
      </w:r>
      <w:r w:rsidR="002A4080" w:rsidRPr="00963ED8">
        <w:rPr>
          <w:lang w:val="es-CO"/>
          <w:rPrChange w:id="4165" w:author="Massiel Nayibe Moreno Ladino" w:date="2025-01-15T13:01:00Z" w16du:dateUtc="2025-01-15T18:01:00Z">
            <w:rPr/>
          </w:rPrChange>
        </w:rPr>
        <w:t>Cesantías</w:t>
      </w:r>
      <w:r w:rsidR="0009120A" w:rsidRPr="00963ED8">
        <w:rPr>
          <w:lang w:val="es-CO"/>
          <w:rPrChange w:id="4166" w:author="Massiel Nayibe Moreno Ladino" w:date="2025-01-15T13:01:00Z" w16du:dateUtc="2025-01-15T18:01:00Z">
            <w:rPr/>
          </w:rPrChange>
        </w:rPr>
        <w:t>)</w:t>
      </w:r>
      <w:bookmarkEnd w:id="4160"/>
    </w:p>
    <w:p w14:paraId="7BB6050E" w14:textId="77777777" w:rsidR="00441859" w:rsidRPr="00963ED8" w:rsidRDefault="00DE7F5C">
      <w:pPr>
        <w:spacing w:line="360" w:lineRule="auto"/>
        <w:jc w:val="both"/>
        <w:rPr>
          <w:lang w:val="es-CO"/>
          <w:rPrChange w:id="4167" w:author="Massiel Nayibe Moreno Ladino" w:date="2025-01-15T13:01:00Z" w16du:dateUtc="2025-01-15T18:01:00Z">
            <w:rPr/>
          </w:rPrChange>
        </w:rPr>
      </w:pPr>
      <w:r w:rsidRPr="00963ED8">
        <w:rPr>
          <w:lang w:val="es-CO"/>
          <w:rPrChange w:id="4168" w:author="Massiel Nayibe Moreno Ladino" w:date="2025-01-15T13:01:00Z" w16du:dateUtc="2025-01-15T18:01:00Z">
            <w:rPr/>
          </w:rPrChange>
        </w:rPr>
        <w:t xml:space="preserve">Además de la prima anual, en Colombia, según la Ley 50 de 1990, </w:t>
      </w:r>
      <w:r w:rsidR="00F34D92" w:rsidRPr="00963ED8">
        <w:rPr>
          <w:lang w:val="es-CO"/>
          <w:rPrChange w:id="4169" w:author="Massiel Nayibe Moreno Ladino" w:date="2025-01-15T13:01:00Z" w16du:dateUtc="2025-01-15T18:01:00Z">
            <w:rPr/>
          </w:rPrChange>
        </w:rPr>
        <w:t xml:space="preserve">los empleados que devengan un salario ordinario también tienen derecho a recibir una prestación por desempleo </w:t>
      </w:r>
      <w:r w:rsidR="004E6CDF" w:rsidRPr="00963ED8">
        <w:rPr>
          <w:lang w:val="es-CO"/>
          <w:rPrChange w:id="4170" w:author="Massiel Nayibe Moreno Ladino" w:date="2025-01-15T13:01:00Z" w16du:dateUtc="2025-01-15T18:01:00Z">
            <w:rPr/>
          </w:rPrChange>
        </w:rPr>
        <w:t xml:space="preserve">(auxilio de cesantía) </w:t>
      </w:r>
      <w:r w:rsidR="00BC7BC7" w:rsidRPr="00963ED8">
        <w:rPr>
          <w:lang w:val="es-CO"/>
          <w:rPrChange w:id="4171" w:author="Massiel Nayibe Moreno Ladino" w:date="2025-01-15T13:01:00Z" w16du:dateUtc="2025-01-15T18:01:00Z">
            <w:rPr/>
          </w:rPrChange>
        </w:rPr>
        <w:t xml:space="preserve">o </w:t>
      </w:r>
      <w:r w:rsidR="00291F2A" w:rsidRPr="00963ED8">
        <w:rPr>
          <w:lang w:val="es-CO"/>
          <w:rPrChange w:id="4172" w:author="Massiel Nayibe Moreno Ladino" w:date="2025-01-15T13:01:00Z" w16du:dateUtc="2025-01-15T18:01:00Z">
            <w:rPr/>
          </w:rPrChange>
        </w:rPr>
        <w:t>"</w:t>
      </w:r>
      <w:r w:rsidR="002A4080" w:rsidRPr="00963ED8">
        <w:rPr>
          <w:lang w:val="es-CO"/>
          <w:rPrChange w:id="4173" w:author="Massiel Nayibe Moreno Ladino" w:date="2025-01-15T13:01:00Z" w16du:dateUtc="2025-01-15T18:01:00Z">
            <w:rPr/>
          </w:rPrChange>
        </w:rPr>
        <w:t>Cesantías</w:t>
      </w:r>
      <w:r w:rsidR="00291F2A" w:rsidRPr="00963ED8">
        <w:rPr>
          <w:lang w:val="es-CO"/>
          <w:rPrChange w:id="4174" w:author="Massiel Nayibe Moreno Ladino" w:date="2025-01-15T13:01:00Z" w16du:dateUtc="2025-01-15T18:01:00Z">
            <w:rPr/>
          </w:rPrChange>
        </w:rPr>
        <w:t>"</w:t>
      </w:r>
      <w:r w:rsidR="00675AAD" w:rsidRPr="00963ED8">
        <w:rPr>
          <w:lang w:val="es-CO"/>
          <w:rPrChange w:id="4175" w:author="Massiel Nayibe Moreno Ladino" w:date="2025-01-15T13:01:00Z" w16du:dateUtc="2025-01-15T18:01:00Z">
            <w:rPr/>
          </w:rPrChange>
        </w:rPr>
        <w:t xml:space="preserve">. Estos fondos son </w:t>
      </w:r>
      <w:r w:rsidR="00F34D92" w:rsidRPr="00963ED8">
        <w:rPr>
          <w:lang w:val="es-CO"/>
          <w:rPrChange w:id="4176" w:author="Massiel Nayibe Moreno Ladino" w:date="2025-01-15T13:01:00Z" w16du:dateUtc="2025-01-15T18:01:00Z">
            <w:rPr/>
          </w:rPrChange>
        </w:rPr>
        <w:t>depositados anualmente (a más tardar el 14 de febrero</w:t>
      </w:r>
      <w:r w:rsidR="00F34D92" w:rsidRPr="00963ED8">
        <w:rPr>
          <w:vertAlign w:val="superscript"/>
          <w:lang w:val="es-CO"/>
          <w:rPrChange w:id="4177" w:author="Massiel Nayibe Moreno Ladino" w:date="2025-01-15T13:01:00Z" w16du:dateUtc="2025-01-15T18:01:00Z">
            <w:rPr>
              <w:vertAlign w:val="superscript"/>
            </w:rPr>
          </w:rPrChange>
        </w:rPr>
        <w:t>th</w:t>
      </w:r>
      <w:r w:rsidR="004507D1" w:rsidRPr="00963ED8">
        <w:rPr>
          <w:lang w:val="es-CO"/>
          <w:rPrChange w:id="4178" w:author="Massiel Nayibe Moreno Ladino" w:date="2025-01-15T13:01:00Z" w16du:dateUtc="2025-01-15T18:01:00Z">
            <w:rPr/>
          </w:rPrChange>
        </w:rPr>
        <w:t xml:space="preserve"> de cada año</w:t>
      </w:r>
      <w:r w:rsidR="00F34D92" w:rsidRPr="00963ED8">
        <w:rPr>
          <w:lang w:val="es-CO"/>
          <w:rPrChange w:id="4179" w:author="Massiel Nayibe Moreno Ladino" w:date="2025-01-15T13:01:00Z" w16du:dateUtc="2025-01-15T18:01:00Z">
            <w:rPr/>
          </w:rPrChange>
        </w:rPr>
        <w:t xml:space="preserve">) por el empleador en un fondo de desempleo elegido por el empleado </w:t>
      </w:r>
      <w:r w:rsidR="00675AAD" w:rsidRPr="00963ED8">
        <w:rPr>
          <w:lang w:val="es-CO"/>
          <w:rPrChange w:id="4180" w:author="Massiel Nayibe Moreno Ladino" w:date="2025-01-15T13:01:00Z" w16du:dateUtc="2025-01-15T18:01:00Z">
            <w:rPr/>
          </w:rPrChange>
        </w:rPr>
        <w:t>o pagados a la terminación de un acuerdo laboral</w:t>
      </w:r>
      <w:r w:rsidR="00F34D92" w:rsidRPr="00963ED8">
        <w:rPr>
          <w:lang w:val="es-CO"/>
          <w:rPrChange w:id="4181" w:author="Massiel Nayibe Moreno Ladino" w:date="2025-01-15T13:01:00Z" w16du:dateUtc="2025-01-15T18:01:00Z">
            <w:rPr/>
          </w:rPrChange>
        </w:rPr>
        <w:t xml:space="preserve">. </w:t>
      </w:r>
      <w:r w:rsidR="006128A9" w:rsidRPr="00963ED8">
        <w:rPr>
          <w:lang w:val="es-CO"/>
          <w:rPrChange w:id="4182" w:author="Massiel Nayibe Moreno Ladino" w:date="2025-01-15T13:01:00Z" w16du:dateUtc="2025-01-15T18:01:00Z">
            <w:rPr/>
          </w:rPrChange>
        </w:rPr>
        <w:t xml:space="preserve">Esencialmente, </w:t>
      </w:r>
      <w:r w:rsidR="002A4080" w:rsidRPr="00963ED8">
        <w:rPr>
          <w:lang w:val="es-CO"/>
          <w:rPrChange w:id="4183" w:author="Massiel Nayibe Moreno Ladino" w:date="2025-01-15T13:01:00Z" w16du:dateUtc="2025-01-15T18:01:00Z">
            <w:rPr/>
          </w:rPrChange>
        </w:rPr>
        <w:t xml:space="preserve">las Cesantías </w:t>
      </w:r>
      <w:r w:rsidR="006128A9" w:rsidRPr="00963ED8">
        <w:rPr>
          <w:lang w:val="es-CO"/>
          <w:rPrChange w:id="4184" w:author="Massiel Nayibe Moreno Ladino" w:date="2025-01-15T13:01:00Z" w16du:dateUtc="2025-01-15T18:01:00Z">
            <w:rPr/>
          </w:rPrChange>
        </w:rPr>
        <w:t xml:space="preserve">son un derecho de los empleados en Colombia a una cantidad de dinero que puede ser utilizada cuando no están empleados o dejan de estarlo por Compañeros Colombia. </w:t>
      </w:r>
      <w:r w:rsidR="001E31D2" w:rsidRPr="00963ED8">
        <w:rPr>
          <w:lang w:val="es-CO"/>
          <w:rPrChange w:id="4185" w:author="Massiel Nayibe Moreno Ladino" w:date="2025-01-15T13:01:00Z" w16du:dateUtc="2025-01-15T18:01:00Z">
            <w:rPr/>
          </w:rPrChange>
        </w:rPr>
        <w:t xml:space="preserve">El empleado no puede retirar esta cesantía mientras el </w:t>
      </w:r>
      <w:r w:rsidR="001E31D2" w:rsidRPr="00963ED8">
        <w:rPr>
          <w:lang w:val="es-CO"/>
          <w:rPrChange w:id="4186" w:author="Massiel Nayibe Moreno Ladino" w:date="2025-01-15T13:01:00Z" w16du:dateUtc="2025-01-15T18:01:00Z">
            <w:rPr/>
          </w:rPrChange>
        </w:rPr>
        <w:lastRenderedPageBreak/>
        <w:t xml:space="preserve">acuerdo laboral esté vigente, excepto si los fondos retirados son destinados a la compra o mejora de la vivienda o para educación universitaria siempre que sea por un valor no mayor al requerido para tales efectos (Artículo 256 del Código Sustantivo de Trabajo). </w:t>
      </w:r>
      <w:r w:rsidR="003243A7" w:rsidRPr="00963ED8">
        <w:rPr>
          <w:lang w:val="es-CO"/>
          <w:rPrChange w:id="4187" w:author="Massiel Nayibe Moreno Ladino" w:date="2025-01-15T13:01:00Z" w16du:dateUtc="2025-01-15T18:01:00Z">
            <w:rPr/>
          </w:rPrChange>
        </w:rPr>
        <w:t xml:space="preserve">Nótese que esto es independiente de la indemnización que pueda ser exigida </w:t>
      </w:r>
      <w:r w:rsidR="00241ABB" w:rsidRPr="00963ED8">
        <w:rPr>
          <w:lang w:val="es-CO"/>
          <w:rPrChange w:id="4188" w:author="Massiel Nayibe Moreno Ladino" w:date="2025-01-15T13:01:00Z" w16du:dateUtc="2025-01-15T18:01:00Z">
            <w:rPr/>
          </w:rPrChange>
        </w:rPr>
        <w:t xml:space="preserve">por ley </w:t>
      </w:r>
      <w:r w:rsidR="003243A7" w:rsidRPr="00963ED8">
        <w:rPr>
          <w:lang w:val="es-CO"/>
          <w:rPrChange w:id="4189" w:author="Massiel Nayibe Moreno Ladino" w:date="2025-01-15T13:01:00Z" w16du:dateUtc="2025-01-15T18:01:00Z">
            <w:rPr/>
          </w:rPrChange>
        </w:rPr>
        <w:t>a la terminación del contrato.</w:t>
      </w:r>
    </w:p>
    <w:p w14:paraId="10ECDAB5" w14:textId="77777777" w:rsidR="00441859" w:rsidRPr="00963ED8" w:rsidRDefault="00DE7F5C">
      <w:pPr>
        <w:spacing w:before="240" w:line="360" w:lineRule="auto"/>
        <w:jc w:val="both"/>
        <w:rPr>
          <w:lang w:val="es-CO"/>
          <w:rPrChange w:id="4190" w:author="Massiel Nayibe Moreno Ladino" w:date="2025-01-15T13:01:00Z" w16du:dateUtc="2025-01-15T18:01:00Z">
            <w:rPr/>
          </w:rPrChange>
        </w:rPr>
      </w:pPr>
      <w:r w:rsidRPr="00963ED8">
        <w:rPr>
          <w:lang w:val="es-CO"/>
          <w:rPrChange w:id="4191" w:author="Massiel Nayibe Moreno Ladino" w:date="2025-01-15T13:01:00Z" w16du:dateUtc="2025-01-15T18:01:00Z">
            <w:rPr/>
          </w:rPrChange>
        </w:rPr>
        <w:t xml:space="preserve">Las Cesantías </w:t>
      </w:r>
      <w:r w:rsidR="003E54E4" w:rsidRPr="00963ED8">
        <w:rPr>
          <w:lang w:val="es-CO"/>
          <w:rPrChange w:id="4192" w:author="Massiel Nayibe Moreno Ladino" w:date="2025-01-15T13:01:00Z" w16du:dateUtc="2025-01-15T18:01:00Z">
            <w:rPr/>
          </w:rPrChange>
        </w:rPr>
        <w:t xml:space="preserve">son una prestación social a cargo del empleador y a favor del trabajador </w:t>
      </w:r>
      <w:r w:rsidR="00AC6E10" w:rsidRPr="00963ED8">
        <w:rPr>
          <w:lang w:val="es-CO"/>
          <w:rPrChange w:id="4193" w:author="Massiel Nayibe Moreno Ladino" w:date="2025-01-15T13:01:00Z" w16du:dateUtc="2025-01-15T18:01:00Z">
            <w:rPr/>
          </w:rPrChange>
        </w:rPr>
        <w:t xml:space="preserve">que </w:t>
      </w:r>
      <w:r w:rsidR="003E54E4" w:rsidRPr="00963ED8">
        <w:rPr>
          <w:lang w:val="es-CO"/>
          <w:rPrChange w:id="4194" w:author="Massiel Nayibe Moreno Ladino" w:date="2025-01-15T13:01:00Z" w16du:dateUtc="2025-01-15T18:01:00Z">
            <w:rPr/>
          </w:rPrChange>
        </w:rPr>
        <w:t xml:space="preserve">corresponde </w:t>
      </w:r>
      <w:r w:rsidR="005E3187" w:rsidRPr="00963ED8">
        <w:rPr>
          <w:lang w:val="es-CO"/>
          <w:rPrChange w:id="4195" w:author="Massiel Nayibe Moreno Ladino" w:date="2025-01-15T13:01:00Z" w16du:dateUtc="2025-01-15T18:01:00Z">
            <w:rPr/>
          </w:rPrChange>
        </w:rPr>
        <w:t xml:space="preserve">a </w:t>
      </w:r>
      <w:r w:rsidR="003E54E4" w:rsidRPr="00963ED8">
        <w:rPr>
          <w:lang w:val="es-CO"/>
          <w:rPrChange w:id="4196" w:author="Massiel Nayibe Moreno Ladino" w:date="2025-01-15T13:01:00Z" w16du:dateUtc="2025-01-15T18:01:00Z">
            <w:rPr/>
          </w:rPrChange>
        </w:rPr>
        <w:t xml:space="preserve">un mes de salario por cada año de servicio prestado o proporcionalmente al tiempo de servicio </w:t>
      </w:r>
      <w:r w:rsidR="00212421" w:rsidRPr="00963ED8">
        <w:rPr>
          <w:lang w:val="es-CO"/>
          <w:rPrChange w:id="4197" w:author="Massiel Nayibe Moreno Ladino" w:date="2025-01-15T13:01:00Z" w16du:dateUtc="2025-01-15T18:01:00Z">
            <w:rPr/>
          </w:rPrChange>
        </w:rPr>
        <w:t xml:space="preserve">(Artículo 249 </w:t>
      </w:r>
      <w:r w:rsidR="00E5423C" w:rsidRPr="00963ED8">
        <w:rPr>
          <w:lang w:val="es-CO"/>
          <w:rPrChange w:id="4198" w:author="Massiel Nayibe Moreno Ladino" w:date="2025-01-15T13:01:00Z" w16du:dateUtc="2025-01-15T18:01:00Z">
            <w:rPr/>
          </w:rPrChange>
        </w:rPr>
        <w:t xml:space="preserve">del Código Sustantivo de Trabajo </w:t>
      </w:r>
      <w:r w:rsidR="00212421" w:rsidRPr="00963ED8">
        <w:rPr>
          <w:lang w:val="es-CO"/>
          <w:rPrChange w:id="4199" w:author="Massiel Nayibe Moreno Ladino" w:date="2025-01-15T13:01:00Z" w16du:dateUtc="2025-01-15T18:01:00Z">
            <w:rPr/>
          </w:rPrChange>
        </w:rPr>
        <w:t>modificado por el Artículo 21 de la Ley 1429 de 2010</w:t>
      </w:r>
      <w:r w:rsidR="00B92725" w:rsidRPr="00963ED8">
        <w:rPr>
          <w:lang w:val="es-CO"/>
          <w:rPrChange w:id="4200" w:author="Massiel Nayibe Moreno Ladino" w:date="2025-01-15T13:01:00Z" w16du:dateUtc="2025-01-15T18:01:00Z">
            <w:rPr/>
          </w:rPrChange>
        </w:rPr>
        <w:t>)</w:t>
      </w:r>
      <w:r w:rsidR="00212421" w:rsidRPr="00963ED8">
        <w:rPr>
          <w:lang w:val="es-CO"/>
          <w:rPrChange w:id="4201" w:author="Massiel Nayibe Moreno Ladino" w:date="2025-01-15T13:01:00Z" w16du:dateUtc="2025-01-15T18:01:00Z">
            <w:rPr/>
          </w:rPrChange>
        </w:rPr>
        <w:t xml:space="preserve">. </w:t>
      </w:r>
      <w:r w:rsidRPr="00963ED8">
        <w:rPr>
          <w:lang w:val="es-CO"/>
          <w:rPrChange w:id="4202" w:author="Massiel Nayibe Moreno Ladino" w:date="2025-01-15T13:01:00Z" w16du:dateUtc="2025-01-15T18:01:00Z">
            <w:rPr/>
          </w:rPrChange>
        </w:rPr>
        <w:t xml:space="preserve">Para determinar las Cesantías se toma como base el último salario mensual devengado por el trabajador, siempre </w:t>
      </w:r>
      <w:r w:rsidR="00394C36" w:rsidRPr="00963ED8">
        <w:rPr>
          <w:lang w:val="es-CO"/>
          <w:rPrChange w:id="4203" w:author="Massiel Nayibe Moreno Ladino" w:date="2025-01-15T13:01:00Z" w16du:dateUtc="2025-01-15T18:01:00Z">
            <w:rPr/>
          </w:rPrChange>
        </w:rPr>
        <w:t>y</w:t>
      </w:r>
      <w:r w:rsidRPr="00963ED8">
        <w:rPr>
          <w:lang w:val="es-CO"/>
          <w:rPrChange w:id="4204" w:author="Massiel Nayibe Moreno Ladino" w:date="2025-01-15T13:01:00Z" w16du:dateUtc="2025-01-15T18:01:00Z">
            <w:rPr/>
          </w:rPrChange>
        </w:rPr>
        <w:t xml:space="preserve"> cuando no haya tenido variación en los últimos </w:t>
      </w:r>
      <w:r w:rsidR="00D76722" w:rsidRPr="00963ED8">
        <w:rPr>
          <w:lang w:val="es-CO"/>
          <w:rPrChange w:id="4205" w:author="Massiel Nayibe Moreno Ladino" w:date="2025-01-15T13:01:00Z" w16du:dateUtc="2025-01-15T18:01:00Z">
            <w:rPr/>
          </w:rPrChange>
        </w:rPr>
        <w:t xml:space="preserve">(3) </w:t>
      </w:r>
      <w:r w:rsidRPr="00963ED8">
        <w:rPr>
          <w:lang w:val="es-CO"/>
          <w:rPrChange w:id="4206" w:author="Massiel Nayibe Moreno Ladino" w:date="2025-01-15T13:01:00Z" w16du:dateUtc="2025-01-15T18:01:00Z">
            <w:rPr/>
          </w:rPrChange>
        </w:rPr>
        <w:t xml:space="preserve">tres </w:t>
      </w:r>
      <w:r w:rsidR="00394C36" w:rsidRPr="00963ED8">
        <w:rPr>
          <w:lang w:val="es-CO"/>
          <w:rPrChange w:id="4207" w:author="Massiel Nayibe Moreno Ladino" w:date="2025-01-15T13:01:00Z" w16du:dateUtc="2025-01-15T18:01:00Z">
            <w:rPr/>
          </w:rPrChange>
        </w:rPr>
        <w:t>meses</w:t>
      </w:r>
      <w:r w:rsidRPr="00963ED8">
        <w:rPr>
          <w:lang w:val="es-CO"/>
          <w:rPrChange w:id="4208" w:author="Massiel Nayibe Moreno Ladino" w:date="2025-01-15T13:01:00Z" w16du:dateUtc="2025-01-15T18:01:00Z">
            <w:rPr/>
          </w:rPrChange>
        </w:rPr>
        <w:t>. En caso contrario, se promediará el salario promedio devengado durante todo el tiempo de servicio. Cuando el trabajador tenga menos de un año de servicio, el salario devengado se promediará sobre todo el período de servicio. Tenga en cuenta que sólo la parte de sus ingresos que se define como salario determina las Cesantías de los trabajadores</w:t>
      </w:r>
      <w:r w:rsidR="00D22EDF" w:rsidRPr="00963ED8">
        <w:rPr>
          <w:lang w:val="es-CO"/>
          <w:rPrChange w:id="4209" w:author="Massiel Nayibe Moreno Ladino" w:date="2025-01-15T13:01:00Z" w16du:dateUtc="2025-01-15T18:01:00Z">
            <w:rPr/>
          </w:rPrChange>
        </w:rPr>
        <w:t>.</w:t>
      </w:r>
    </w:p>
    <w:p w14:paraId="698F0587" w14:textId="77777777" w:rsidR="00441859" w:rsidRPr="00963ED8" w:rsidRDefault="00DE7F5C">
      <w:pPr>
        <w:spacing w:before="240" w:line="360" w:lineRule="auto"/>
        <w:jc w:val="both"/>
        <w:rPr>
          <w:lang w:val="es-CO"/>
          <w:rPrChange w:id="4210" w:author="Massiel Nayibe Moreno Ladino" w:date="2025-01-15T13:01:00Z" w16du:dateUtc="2025-01-15T18:01:00Z">
            <w:rPr/>
          </w:rPrChange>
        </w:rPr>
      </w:pPr>
      <w:r w:rsidRPr="00963ED8">
        <w:rPr>
          <w:lang w:val="es-CO"/>
          <w:rPrChange w:id="4211" w:author="Massiel Nayibe Moreno Ladino" w:date="2025-01-15T13:01:00Z" w16du:dateUtc="2025-01-15T18:01:00Z">
            <w:rPr/>
          </w:rPrChange>
        </w:rPr>
        <w:t>Esta prestación se devenga en el momento del cese de la relación laboral en proporción al tiempo trabajado durante el semestre natural en el que se produce el cese, salvo que se produzca una pérdida de derecho a la ayuda por cese de actividad (Cesantías).</w:t>
      </w:r>
    </w:p>
    <w:p w14:paraId="2ED3F997" w14:textId="77777777" w:rsidR="00441859" w:rsidRPr="00963ED8" w:rsidRDefault="00DE7F5C">
      <w:pPr>
        <w:pStyle w:val="Ttulo4"/>
        <w:rPr>
          <w:lang w:val="es-CO"/>
          <w:rPrChange w:id="4212" w:author="Massiel Nayibe Moreno Ladino" w:date="2025-01-15T13:01:00Z" w16du:dateUtc="2025-01-15T18:01:00Z">
            <w:rPr/>
          </w:rPrChange>
        </w:rPr>
      </w:pPr>
      <w:r w:rsidRPr="00963ED8">
        <w:rPr>
          <w:lang w:val="es-CO"/>
          <w:rPrChange w:id="4213" w:author="Massiel Nayibe Moreno Ladino" w:date="2025-01-15T13:01:00Z" w16du:dateUtc="2025-01-15T18:01:00Z">
            <w:rPr/>
          </w:rPrChange>
        </w:rPr>
        <w:t>10.</w:t>
      </w:r>
      <w:r w:rsidR="00793437" w:rsidRPr="00963ED8">
        <w:rPr>
          <w:lang w:val="es-CO"/>
          <w:rPrChange w:id="4214" w:author="Massiel Nayibe Moreno Ladino" w:date="2025-01-15T13:01:00Z" w16du:dateUtc="2025-01-15T18:01:00Z">
            <w:rPr/>
          </w:rPrChange>
        </w:rPr>
        <w:t>6</w:t>
      </w:r>
      <w:r w:rsidRPr="00963ED8">
        <w:rPr>
          <w:lang w:val="es-CO"/>
          <w:rPrChange w:id="4215" w:author="Massiel Nayibe Moreno Ladino" w:date="2025-01-15T13:01:00Z" w16du:dateUtc="2025-01-15T18:01:00Z">
            <w:rPr/>
          </w:rPrChange>
        </w:rPr>
        <w:t>.2.1 Pérdida del derecho a las ayudas por cese de actividad (Cesantías)</w:t>
      </w:r>
    </w:p>
    <w:p w14:paraId="151ADEC3" w14:textId="77777777" w:rsidR="00441859" w:rsidRPr="00963ED8" w:rsidRDefault="00DE7F5C">
      <w:pPr>
        <w:spacing w:line="360" w:lineRule="auto"/>
        <w:jc w:val="both"/>
        <w:rPr>
          <w:lang w:val="es-CO"/>
          <w:rPrChange w:id="4216" w:author="Massiel Nayibe Moreno Ladino" w:date="2025-01-15T13:01:00Z" w16du:dateUtc="2025-01-15T18:01:00Z">
            <w:rPr/>
          </w:rPrChange>
        </w:rPr>
      </w:pPr>
      <w:r w:rsidRPr="00963ED8">
        <w:rPr>
          <w:lang w:val="es-CO"/>
          <w:rPrChange w:id="4217" w:author="Massiel Nayibe Moreno Ladino" w:date="2025-01-15T13:01:00Z" w16du:dateUtc="2025-01-15T18:01:00Z">
            <w:rPr/>
          </w:rPrChange>
        </w:rPr>
        <w:t xml:space="preserve">De acuerdo con el artículo </w:t>
      </w:r>
      <w:r w:rsidR="00451837" w:rsidRPr="00963ED8">
        <w:rPr>
          <w:lang w:val="es-CO"/>
          <w:rPrChange w:id="4218" w:author="Massiel Nayibe Moreno Ladino" w:date="2025-01-15T13:01:00Z" w16du:dateUtc="2025-01-15T18:01:00Z">
            <w:rPr/>
          </w:rPrChange>
        </w:rPr>
        <w:t xml:space="preserve">250 del Código Sustantivo del Trabajo. </w:t>
      </w:r>
      <w:r w:rsidR="00D6752D" w:rsidRPr="00963ED8">
        <w:rPr>
          <w:lang w:val="es-CO"/>
          <w:rPrChange w:id="4219" w:author="Massiel Nayibe Moreno Ladino" w:date="2025-01-15T13:01:00Z" w16du:dateUtc="2025-01-15T18:01:00Z">
            <w:rPr/>
          </w:rPrChange>
        </w:rPr>
        <w:t>El trabajador perderá el derecho a las prestaciones por desempleo cuando finalice el contrato de trabajo por alguna de las siguientes causas</w:t>
      </w:r>
      <w:r w:rsidR="00744154" w:rsidRPr="00963ED8">
        <w:rPr>
          <w:lang w:val="es-CO"/>
          <w:rPrChange w:id="4220" w:author="Massiel Nayibe Moreno Ladino" w:date="2025-01-15T13:01:00Z" w16du:dateUtc="2025-01-15T18:01:00Z">
            <w:rPr/>
          </w:rPrChange>
        </w:rPr>
        <w:t xml:space="preserve">: </w:t>
      </w:r>
    </w:p>
    <w:p w14:paraId="42E0AE90" w14:textId="77777777" w:rsidR="00441859" w:rsidRPr="00963ED8" w:rsidRDefault="00DE7F5C">
      <w:pPr>
        <w:pStyle w:val="Prrafodelista"/>
        <w:numPr>
          <w:ilvl w:val="0"/>
          <w:numId w:val="65"/>
        </w:numPr>
        <w:spacing w:before="240" w:line="360" w:lineRule="auto"/>
        <w:jc w:val="both"/>
        <w:rPr>
          <w:lang w:val="es-CO"/>
          <w:rPrChange w:id="4221" w:author="Massiel Nayibe Moreno Ladino" w:date="2025-01-15T13:01:00Z" w16du:dateUtc="2025-01-15T18:01:00Z">
            <w:rPr/>
          </w:rPrChange>
        </w:rPr>
      </w:pPr>
      <w:r w:rsidRPr="00963ED8">
        <w:rPr>
          <w:lang w:val="es-CO"/>
          <w:rPrChange w:id="4222" w:author="Massiel Nayibe Moreno Ladino" w:date="2025-01-15T13:01:00Z" w16du:dateUtc="2025-01-15T18:01:00Z">
            <w:rPr/>
          </w:rPrChange>
        </w:rPr>
        <w:t xml:space="preserve">Cualquier acto delictivo cometido contra </w:t>
      </w:r>
      <w:r w:rsidR="00763F74" w:rsidRPr="00963ED8">
        <w:rPr>
          <w:lang w:val="es-CO"/>
          <w:rPrChange w:id="4223" w:author="Massiel Nayibe Moreno Ladino" w:date="2025-01-15T13:01:00Z" w16du:dateUtc="2025-01-15T18:01:00Z">
            <w:rPr/>
          </w:rPrChange>
        </w:rPr>
        <w:t xml:space="preserve">Socios Colombia o </w:t>
      </w:r>
      <w:r w:rsidRPr="00963ED8">
        <w:rPr>
          <w:lang w:val="es-CO"/>
          <w:rPrChange w:id="4224" w:author="Massiel Nayibe Moreno Ladino" w:date="2025-01-15T13:01:00Z" w16du:dateUtc="2025-01-15T18:01:00Z">
            <w:rPr/>
          </w:rPrChange>
        </w:rPr>
        <w:t>parientes dentro del segundo grado de consanguinidad y primero de afinidad, o el personal directivo de la empresa;</w:t>
      </w:r>
    </w:p>
    <w:p w14:paraId="4095AE58" w14:textId="77777777" w:rsidR="00441859" w:rsidRPr="00963ED8" w:rsidRDefault="00DE7F5C">
      <w:pPr>
        <w:pStyle w:val="Prrafodelista"/>
        <w:numPr>
          <w:ilvl w:val="0"/>
          <w:numId w:val="65"/>
        </w:numPr>
        <w:spacing w:before="240" w:line="360" w:lineRule="auto"/>
        <w:jc w:val="both"/>
        <w:rPr>
          <w:lang w:val="es-CO"/>
          <w:rPrChange w:id="4225" w:author="Massiel Nayibe Moreno Ladino" w:date="2025-01-15T13:01:00Z" w16du:dateUtc="2025-01-15T18:01:00Z">
            <w:rPr/>
          </w:rPrChange>
        </w:rPr>
      </w:pPr>
      <w:r w:rsidRPr="00963ED8">
        <w:rPr>
          <w:lang w:val="es-CO"/>
          <w:rPrChange w:id="4226" w:author="Massiel Nayibe Moreno Ladino" w:date="2025-01-15T13:01:00Z" w16du:dateUtc="2025-01-15T18:01:00Z">
            <w:rPr/>
          </w:rPrChange>
        </w:rPr>
        <w:t>Cualquier daño material grave causado intencionadamente a edificios, obras, maquinaria y materias primas, instrumentos y otros objetos relacionados con el trabajo</w:t>
      </w:r>
      <w:r w:rsidR="00983CD1" w:rsidRPr="00963ED8">
        <w:rPr>
          <w:lang w:val="es-CO"/>
          <w:rPrChange w:id="4227" w:author="Massiel Nayibe Moreno Ladino" w:date="2025-01-15T13:01:00Z" w16du:dateUtc="2025-01-15T18:01:00Z">
            <w:rPr/>
          </w:rPrChange>
        </w:rPr>
        <w:t>, o</w:t>
      </w:r>
    </w:p>
    <w:p w14:paraId="494E2C40" w14:textId="77777777" w:rsidR="00441859" w:rsidRPr="00963ED8" w:rsidRDefault="00DE7F5C">
      <w:pPr>
        <w:pStyle w:val="Prrafodelista"/>
        <w:numPr>
          <w:ilvl w:val="0"/>
          <w:numId w:val="65"/>
        </w:numPr>
        <w:spacing w:before="240" w:line="360" w:lineRule="auto"/>
        <w:jc w:val="both"/>
        <w:rPr>
          <w:lang w:val="es-CO"/>
          <w:rPrChange w:id="4228" w:author="Massiel Nayibe Moreno Ladino" w:date="2025-01-15T13:01:00Z" w16du:dateUtc="2025-01-15T18:01:00Z">
            <w:rPr/>
          </w:rPrChange>
        </w:rPr>
      </w:pPr>
      <w:r w:rsidRPr="00963ED8">
        <w:rPr>
          <w:lang w:val="es-CO"/>
          <w:rPrChange w:id="4229" w:author="Massiel Nayibe Moreno Ladino" w:date="2025-01-15T13:01:00Z" w16du:dateUtc="2025-01-15T18:01:00Z">
            <w:rPr/>
          </w:rPrChange>
        </w:rPr>
        <w:t xml:space="preserve">Si </w:t>
      </w:r>
      <w:r w:rsidR="00D6752D" w:rsidRPr="00963ED8">
        <w:rPr>
          <w:lang w:val="es-CO"/>
          <w:rPrChange w:id="4230" w:author="Massiel Nayibe Moreno Ladino" w:date="2025-01-15T13:01:00Z" w16du:dateUtc="2025-01-15T18:01:00Z">
            <w:rPr/>
          </w:rPrChange>
        </w:rPr>
        <w:t>el trabajador revela secretos técnicos o comerciales o divulga asuntos confidenciales, con grave perjuicio para la empresa.</w:t>
      </w:r>
    </w:p>
    <w:p w14:paraId="57047BA0" w14:textId="77777777" w:rsidR="00441859" w:rsidRPr="00963ED8" w:rsidRDefault="00DE7F5C">
      <w:pPr>
        <w:pStyle w:val="Ttulo3"/>
        <w:rPr>
          <w:lang w:val="es-CO"/>
          <w:rPrChange w:id="4231" w:author="Massiel Nayibe Moreno Ladino" w:date="2025-01-15T13:01:00Z" w16du:dateUtc="2025-01-15T18:01:00Z">
            <w:rPr/>
          </w:rPrChange>
        </w:rPr>
      </w:pPr>
      <w:bookmarkStart w:id="4232" w:name="_Toc185435407"/>
      <w:r w:rsidRPr="00963ED8">
        <w:rPr>
          <w:lang w:val="es-CO"/>
          <w:rPrChange w:id="4233" w:author="Massiel Nayibe Moreno Ladino" w:date="2025-01-15T13:01:00Z" w16du:dateUtc="2025-01-15T18:01:00Z">
            <w:rPr/>
          </w:rPrChange>
        </w:rPr>
        <w:lastRenderedPageBreak/>
        <w:t>10.</w:t>
      </w:r>
      <w:r w:rsidR="00793437" w:rsidRPr="00963ED8">
        <w:rPr>
          <w:lang w:val="es-CO"/>
          <w:rPrChange w:id="4234" w:author="Massiel Nayibe Moreno Ladino" w:date="2025-01-15T13:01:00Z" w16du:dateUtc="2025-01-15T18:01:00Z">
            <w:rPr/>
          </w:rPrChange>
        </w:rPr>
        <w:t>6</w:t>
      </w:r>
      <w:r w:rsidRPr="00963ED8">
        <w:rPr>
          <w:lang w:val="es-CO"/>
          <w:rPrChange w:id="4235" w:author="Massiel Nayibe Moreno Ladino" w:date="2025-01-15T13:01:00Z" w16du:dateUtc="2025-01-15T18:01:00Z">
            <w:rPr/>
          </w:rPrChange>
        </w:rPr>
        <w:t xml:space="preserve">.3 </w:t>
      </w:r>
      <w:r w:rsidR="000F19F0" w:rsidRPr="00963ED8">
        <w:rPr>
          <w:lang w:val="es-CO"/>
          <w:rPrChange w:id="4236" w:author="Massiel Nayibe Moreno Ladino" w:date="2025-01-15T13:01:00Z" w16du:dateUtc="2025-01-15T18:01:00Z">
            <w:rPr/>
          </w:rPrChange>
        </w:rPr>
        <w:t>Intereses de Cesantías</w:t>
      </w:r>
      <w:bookmarkEnd w:id="4232"/>
    </w:p>
    <w:p w14:paraId="620783F0" w14:textId="77777777" w:rsidR="00441859" w:rsidRPr="00963ED8" w:rsidRDefault="00DE7F5C">
      <w:pPr>
        <w:spacing w:before="120" w:line="360" w:lineRule="auto"/>
        <w:jc w:val="both"/>
        <w:rPr>
          <w:lang w:val="es-CO"/>
          <w:rPrChange w:id="4237" w:author="Massiel Nayibe Moreno Ladino" w:date="2025-01-15T13:01:00Z" w16du:dateUtc="2025-01-15T18:01:00Z">
            <w:rPr/>
          </w:rPrChange>
        </w:rPr>
      </w:pPr>
      <w:r w:rsidRPr="00963ED8">
        <w:rPr>
          <w:lang w:val="es-CO"/>
          <w:rPrChange w:id="4238" w:author="Massiel Nayibe Moreno Ladino" w:date="2025-01-15T13:01:00Z" w16du:dateUtc="2025-01-15T18:01:00Z">
            <w:rPr/>
          </w:rPrChange>
        </w:rPr>
        <w:t xml:space="preserve">Además </w:t>
      </w:r>
      <w:r w:rsidR="005A17F9" w:rsidRPr="00963ED8">
        <w:rPr>
          <w:lang w:val="es-CO"/>
          <w:rPrChange w:id="4239" w:author="Massiel Nayibe Moreno Ladino" w:date="2025-01-15T13:01:00Z" w16du:dateUtc="2025-01-15T18:01:00Z">
            <w:rPr/>
          </w:rPrChange>
        </w:rPr>
        <w:t>del auxilio de cesantía o "</w:t>
      </w:r>
      <w:r w:rsidR="002A4080" w:rsidRPr="00963ED8">
        <w:rPr>
          <w:lang w:val="es-CO"/>
          <w:rPrChange w:id="4240" w:author="Massiel Nayibe Moreno Ladino" w:date="2025-01-15T13:01:00Z" w16du:dateUtc="2025-01-15T18:01:00Z">
            <w:rPr/>
          </w:rPrChange>
        </w:rPr>
        <w:t>cesantías</w:t>
      </w:r>
      <w:r w:rsidR="005A17F9" w:rsidRPr="00963ED8">
        <w:rPr>
          <w:lang w:val="es-CO"/>
          <w:rPrChange w:id="4241" w:author="Massiel Nayibe Moreno Ladino" w:date="2025-01-15T13:01:00Z" w16du:dateUtc="2025-01-15T18:01:00Z">
            <w:rPr/>
          </w:rPrChange>
        </w:rPr>
        <w:t>"</w:t>
      </w:r>
      <w:r w:rsidR="00687DEA" w:rsidRPr="00963ED8">
        <w:rPr>
          <w:lang w:val="es-CO"/>
          <w:rPrChange w:id="4242" w:author="Massiel Nayibe Moreno Ladino" w:date="2025-01-15T13:01:00Z" w16du:dateUtc="2025-01-15T18:01:00Z">
            <w:rPr/>
          </w:rPrChange>
        </w:rPr>
        <w:t xml:space="preserve">, en Colombia, según la Ley 50 de 1990, </w:t>
      </w:r>
      <w:r w:rsidR="005A17F9" w:rsidRPr="00963ED8">
        <w:rPr>
          <w:lang w:val="es-CO"/>
          <w:rPrChange w:id="4243" w:author="Massiel Nayibe Moreno Ladino" w:date="2025-01-15T13:01:00Z" w16du:dateUtc="2025-01-15T18:01:00Z">
            <w:rPr/>
          </w:rPrChange>
        </w:rPr>
        <w:t xml:space="preserve">los trabajadores que devengan salario ordinario también tienen derecho a </w:t>
      </w:r>
      <w:r w:rsidR="00843B70" w:rsidRPr="00963ED8">
        <w:rPr>
          <w:lang w:val="es-CO"/>
          <w:rPrChange w:id="4244" w:author="Massiel Nayibe Moreno Ladino" w:date="2025-01-15T13:01:00Z" w16du:dateUtc="2025-01-15T18:01:00Z">
            <w:rPr/>
          </w:rPrChange>
        </w:rPr>
        <w:t>"</w:t>
      </w:r>
      <w:r w:rsidR="001B57BE" w:rsidRPr="00963ED8">
        <w:rPr>
          <w:lang w:val="es-CO"/>
          <w:rPrChange w:id="4245" w:author="Massiel Nayibe Moreno Ladino" w:date="2025-01-15T13:01:00Z" w16du:dateUtc="2025-01-15T18:01:00Z">
            <w:rPr/>
          </w:rPrChange>
        </w:rPr>
        <w:t xml:space="preserve">Intereses </w:t>
      </w:r>
      <w:r w:rsidR="00843B70" w:rsidRPr="00963ED8">
        <w:rPr>
          <w:lang w:val="es-CO"/>
          <w:rPrChange w:id="4246" w:author="Massiel Nayibe Moreno Ladino" w:date="2025-01-15T13:01:00Z" w16du:dateUtc="2025-01-15T18:01:00Z">
            <w:rPr/>
          </w:rPrChange>
        </w:rPr>
        <w:t xml:space="preserve">sobre el auxilio de </w:t>
      </w:r>
      <w:r w:rsidR="001B57BE" w:rsidRPr="00963ED8">
        <w:rPr>
          <w:lang w:val="es-CO"/>
          <w:rPrChange w:id="4247" w:author="Massiel Nayibe Moreno Ladino" w:date="2025-01-15T13:01:00Z" w16du:dateUtc="2025-01-15T18:01:00Z">
            <w:rPr/>
          </w:rPrChange>
        </w:rPr>
        <w:t>cesantía</w:t>
      </w:r>
      <w:r w:rsidR="008A3900" w:rsidRPr="00963ED8">
        <w:rPr>
          <w:lang w:val="es-CO"/>
          <w:rPrChange w:id="4248" w:author="Massiel Nayibe Moreno Ladino" w:date="2025-01-15T13:01:00Z" w16du:dateUtc="2025-01-15T18:01:00Z">
            <w:rPr/>
          </w:rPrChange>
        </w:rPr>
        <w:t>"</w:t>
      </w:r>
      <w:r w:rsidR="00843B70" w:rsidRPr="00963ED8">
        <w:rPr>
          <w:lang w:val="es-CO"/>
          <w:rPrChange w:id="4249" w:author="Massiel Nayibe Moreno Ladino" w:date="2025-01-15T13:01:00Z" w16du:dateUtc="2025-01-15T18:01:00Z">
            <w:rPr/>
          </w:rPrChange>
        </w:rPr>
        <w:t xml:space="preserve">. </w:t>
      </w:r>
    </w:p>
    <w:p w14:paraId="555D6DB8" w14:textId="77777777" w:rsidR="00441859" w:rsidRPr="00963ED8" w:rsidRDefault="00DE7F5C">
      <w:pPr>
        <w:spacing w:before="240" w:line="360" w:lineRule="auto"/>
        <w:jc w:val="both"/>
        <w:rPr>
          <w:lang w:val="es-CO"/>
          <w:rPrChange w:id="4250" w:author="Massiel Nayibe Moreno Ladino" w:date="2025-01-15T13:01:00Z" w16du:dateUtc="2025-01-15T18:01:00Z">
            <w:rPr/>
          </w:rPrChange>
        </w:rPr>
      </w:pPr>
      <w:r w:rsidRPr="00963ED8">
        <w:rPr>
          <w:lang w:val="es-CO"/>
          <w:rPrChange w:id="4251" w:author="Massiel Nayibe Moreno Ladino" w:date="2025-01-15T13:01:00Z" w16du:dateUtc="2025-01-15T18:01:00Z">
            <w:rPr/>
          </w:rPrChange>
        </w:rPr>
        <w:t xml:space="preserve">Junto con el pago de las </w:t>
      </w:r>
      <w:r w:rsidR="00461799" w:rsidRPr="00963ED8">
        <w:rPr>
          <w:lang w:val="es-CO"/>
          <w:rPrChange w:id="4252" w:author="Massiel Nayibe Moreno Ladino" w:date="2025-01-15T13:01:00Z" w16du:dateUtc="2025-01-15T18:01:00Z">
            <w:rPr/>
          </w:rPrChange>
        </w:rPr>
        <w:t>cesantías</w:t>
      </w:r>
      <w:r w:rsidRPr="00963ED8">
        <w:rPr>
          <w:lang w:val="es-CO"/>
          <w:rPrChange w:id="4253" w:author="Massiel Nayibe Moreno Ladino" w:date="2025-01-15T13:01:00Z" w16du:dateUtc="2025-01-15T18:01:00Z">
            <w:rPr/>
          </w:rPrChange>
        </w:rPr>
        <w:t xml:space="preserve">, el empleado tiene derecho a recibir un interés anual del doce (12%) por ciento sobre las </w:t>
      </w:r>
      <w:r w:rsidR="00A73C12" w:rsidRPr="00963ED8">
        <w:rPr>
          <w:lang w:val="es-CO"/>
          <w:rPrChange w:id="4254" w:author="Massiel Nayibe Moreno Ladino" w:date="2025-01-15T13:01:00Z" w16du:dateUtc="2025-01-15T18:01:00Z">
            <w:rPr/>
          </w:rPrChange>
        </w:rPr>
        <w:t>cesantías</w:t>
      </w:r>
      <w:r w:rsidRPr="00963ED8">
        <w:rPr>
          <w:lang w:val="es-CO"/>
          <w:rPrChange w:id="4255" w:author="Massiel Nayibe Moreno Ladino" w:date="2025-01-15T13:01:00Z" w16du:dateUtc="2025-01-15T18:01:00Z">
            <w:rPr/>
          </w:rPrChange>
        </w:rPr>
        <w:t xml:space="preserve">. Este monto se deposita en la cuenta bancaria personal del empleado. Debe pagarse </w:t>
      </w:r>
      <w:r w:rsidR="00814D91" w:rsidRPr="00963ED8">
        <w:rPr>
          <w:lang w:val="es-CO"/>
          <w:rPrChange w:id="4256" w:author="Massiel Nayibe Moreno Ladino" w:date="2025-01-15T13:01:00Z" w16du:dateUtc="2025-01-15T18:01:00Z">
            <w:rPr/>
          </w:rPrChange>
        </w:rPr>
        <w:t xml:space="preserve">a más tardar el 31 de </w:t>
      </w:r>
      <w:r w:rsidRPr="00963ED8">
        <w:rPr>
          <w:lang w:val="es-CO"/>
          <w:rPrChange w:id="4257" w:author="Massiel Nayibe Moreno Ladino" w:date="2025-01-15T13:01:00Z" w16du:dateUtc="2025-01-15T18:01:00Z">
            <w:rPr/>
          </w:rPrChange>
        </w:rPr>
        <w:t>enero</w:t>
      </w:r>
      <w:r w:rsidR="00814D91" w:rsidRPr="00963ED8">
        <w:rPr>
          <w:vertAlign w:val="superscript"/>
          <w:lang w:val="es-CO"/>
          <w:rPrChange w:id="4258" w:author="Massiel Nayibe Moreno Ladino" w:date="2025-01-15T13:01:00Z" w16du:dateUtc="2025-01-15T18:01:00Z">
            <w:rPr>
              <w:vertAlign w:val="superscript"/>
            </w:rPr>
          </w:rPrChange>
        </w:rPr>
        <w:t>st</w:t>
      </w:r>
      <w:r w:rsidRPr="00963ED8">
        <w:rPr>
          <w:lang w:val="es-CO"/>
          <w:rPrChange w:id="4259" w:author="Massiel Nayibe Moreno Ladino" w:date="2025-01-15T13:01:00Z" w16du:dateUtc="2025-01-15T18:01:00Z">
            <w:rPr/>
          </w:rPrChange>
        </w:rPr>
        <w:t xml:space="preserve"> de cada año utilizando la tasa de cesantías devengada durante el año inmediatamente anterior (Artículo 1, Ley 52 de 1975)</w:t>
      </w:r>
      <w:r w:rsidR="00814D91" w:rsidRPr="00963ED8">
        <w:rPr>
          <w:lang w:val="es-CO"/>
          <w:rPrChange w:id="4260" w:author="Massiel Nayibe Moreno Ladino" w:date="2025-01-15T13:01:00Z" w16du:dateUtc="2025-01-15T18:01:00Z">
            <w:rPr/>
          </w:rPrChange>
        </w:rPr>
        <w:t xml:space="preserve">. </w:t>
      </w:r>
      <w:r w:rsidR="00AB68DD" w:rsidRPr="00963ED8">
        <w:rPr>
          <w:lang w:val="es-CO"/>
          <w:rPrChange w:id="4261" w:author="Massiel Nayibe Moreno Ladino" w:date="2025-01-15T13:01:00Z" w16du:dateUtc="2025-01-15T18:01:00Z">
            <w:rPr/>
          </w:rPrChange>
        </w:rPr>
        <w:t xml:space="preserve">Para calcular el tiempo </w:t>
      </w:r>
      <w:r w:rsidR="00037ED9" w:rsidRPr="00963ED8">
        <w:rPr>
          <w:lang w:val="es-CO"/>
          <w:rPrChange w:id="4262" w:author="Massiel Nayibe Moreno Ladino" w:date="2025-01-15T13:01:00Z" w16du:dateUtc="2025-01-15T18:01:00Z">
            <w:rPr/>
          </w:rPrChange>
        </w:rPr>
        <w:t>proporcional</w:t>
      </w:r>
      <w:r w:rsidR="00AB68DD" w:rsidRPr="00963ED8">
        <w:rPr>
          <w:lang w:val="es-CO"/>
          <w:rPrChange w:id="4263" w:author="Massiel Nayibe Moreno Ladino" w:date="2025-01-15T13:01:00Z" w16du:dateUtc="2025-01-15T18:01:00Z">
            <w:rPr/>
          </w:rPrChange>
        </w:rPr>
        <w:t xml:space="preserve">, </w:t>
      </w:r>
      <w:r w:rsidR="00037ED9" w:rsidRPr="00963ED8">
        <w:rPr>
          <w:lang w:val="es-CO"/>
          <w:rPrChange w:id="4264" w:author="Massiel Nayibe Moreno Ladino" w:date="2025-01-15T13:01:00Z" w16du:dateUtc="2025-01-15T18:01:00Z">
            <w:rPr/>
          </w:rPrChange>
        </w:rPr>
        <w:t xml:space="preserve">el empleador toma las </w:t>
      </w:r>
      <w:r w:rsidR="00BE54FB" w:rsidRPr="00963ED8">
        <w:rPr>
          <w:lang w:val="es-CO"/>
          <w:rPrChange w:id="4265" w:author="Massiel Nayibe Moreno Ladino" w:date="2025-01-15T13:01:00Z" w16du:dateUtc="2025-01-15T18:01:00Z">
            <w:rPr/>
          </w:rPrChange>
        </w:rPr>
        <w:t xml:space="preserve">cesantías </w:t>
      </w:r>
      <w:r w:rsidR="00037ED9" w:rsidRPr="00963ED8">
        <w:rPr>
          <w:lang w:val="es-CO"/>
          <w:rPrChange w:id="4266" w:author="Massiel Nayibe Moreno Ladino" w:date="2025-01-15T13:01:00Z" w16du:dateUtc="2025-01-15T18:01:00Z">
            <w:rPr/>
          </w:rPrChange>
        </w:rPr>
        <w:t xml:space="preserve">devengadas en el año anterior, las multiplica por los </w:t>
      </w:r>
      <w:r w:rsidR="00BE54FB" w:rsidRPr="00963ED8">
        <w:rPr>
          <w:lang w:val="es-CO"/>
          <w:rPrChange w:id="4267" w:author="Massiel Nayibe Moreno Ladino" w:date="2025-01-15T13:01:00Z" w16du:dateUtc="2025-01-15T18:01:00Z">
            <w:rPr/>
          </w:rPrChange>
        </w:rPr>
        <w:t xml:space="preserve">días trabajados </w:t>
      </w:r>
      <w:r w:rsidR="005A59E1" w:rsidRPr="00963ED8">
        <w:rPr>
          <w:lang w:val="es-CO"/>
          <w:rPrChange w:id="4268" w:author="Massiel Nayibe Moreno Ladino" w:date="2025-01-15T13:01:00Z" w16du:dateUtc="2025-01-15T18:01:00Z">
            <w:rPr/>
          </w:rPrChange>
        </w:rPr>
        <w:t xml:space="preserve">(suponiendo </w:t>
      </w:r>
      <w:r w:rsidR="00960805" w:rsidRPr="00963ED8">
        <w:rPr>
          <w:lang w:val="es-CO"/>
          <w:rPrChange w:id="4269" w:author="Massiel Nayibe Moreno Ladino" w:date="2025-01-15T13:01:00Z" w16du:dateUtc="2025-01-15T18:01:00Z">
            <w:rPr/>
          </w:rPrChange>
        </w:rPr>
        <w:t xml:space="preserve">un promedio de 30 días por mes </w:t>
      </w:r>
      <w:r w:rsidR="00546CFF" w:rsidRPr="00963ED8">
        <w:rPr>
          <w:lang w:val="es-CO"/>
          <w:rPrChange w:id="4270" w:author="Massiel Nayibe Moreno Ladino" w:date="2025-01-15T13:01:00Z" w16du:dateUtc="2025-01-15T18:01:00Z">
            <w:rPr/>
          </w:rPrChange>
        </w:rPr>
        <w:t>si se trabaja el mes completo</w:t>
      </w:r>
      <w:r w:rsidR="00960805" w:rsidRPr="00963ED8">
        <w:rPr>
          <w:lang w:val="es-CO"/>
          <w:rPrChange w:id="4271" w:author="Massiel Nayibe Moreno Ladino" w:date="2025-01-15T13:01:00Z" w16du:dateUtc="2025-01-15T18:01:00Z">
            <w:rPr/>
          </w:rPrChange>
        </w:rPr>
        <w:t xml:space="preserve">) </w:t>
      </w:r>
      <w:r w:rsidR="00037ED9" w:rsidRPr="00963ED8">
        <w:rPr>
          <w:lang w:val="es-CO"/>
          <w:rPrChange w:id="4272" w:author="Massiel Nayibe Moreno Ladino" w:date="2025-01-15T13:01:00Z" w16du:dateUtc="2025-01-15T18:01:00Z">
            <w:rPr/>
          </w:rPrChange>
        </w:rPr>
        <w:t xml:space="preserve">por 12% y luego </w:t>
      </w:r>
      <w:r w:rsidR="00BE54FB" w:rsidRPr="00963ED8">
        <w:rPr>
          <w:lang w:val="es-CO"/>
          <w:rPrChange w:id="4273" w:author="Massiel Nayibe Moreno Ladino" w:date="2025-01-15T13:01:00Z" w16du:dateUtc="2025-01-15T18:01:00Z">
            <w:rPr/>
          </w:rPrChange>
        </w:rPr>
        <w:t xml:space="preserve">las divide por 360 </w:t>
      </w:r>
      <w:r w:rsidR="00037ED9" w:rsidRPr="00963ED8">
        <w:rPr>
          <w:lang w:val="es-CO"/>
          <w:rPrChange w:id="4274" w:author="Massiel Nayibe Moreno Ladino" w:date="2025-01-15T13:01:00Z" w16du:dateUtc="2025-01-15T18:01:00Z">
            <w:rPr/>
          </w:rPrChange>
        </w:rPr>
        <w:t>días.</w:t>
      </w:r>
    </w:p>
    <w:p w14:paraId="7C471C62" w14:textId="77777777" w:rsidR="00441859" w:rsidRPr="00963ED8" w:rsidRDefault="00DE7F5C">
      <w:pPr>
        <w:spacing w:before="240" w:line="360" w:lineRule="auto"/>
        <w:jc w:val="both"/>
        <w:rPr>
          <w:lang w:val="es-CO"/>
          <w:rPrChange w:id="4275" w:author="Massiel Nayibe Moreno Ladino" w:date="2025-01-15T13:01:00Z" w16du:dateUtc="2025-01-15T18:01:00Z">
            <w:rPr/>
          </w:rPrChange>
        </w:rPr>
      </w:pPr>
      <w:r w:rsidRPr="00963ED8">
        <w:rPr>
          <w:lang w:val="es-CO"/>
          <w:rPrChange w:id="4276" w:author="Massiel Nayibe Moreno Ladino" w:date="2025-01-15T13:01:00Z" w16du:dateUtc="2025-01-15T18:01:00Z">
            <w:rPr/>
          </w:rPrChange>
        </w:rPr>
        <w:t xml:space="preserve">Esta prestación se devenga en el momento del cese de la relación laboral de forma proporcional al tiempo trabajado durante el </w:t>
      </w:r>
      <w:r w:rsidR="00977510" w:rsidRPr="00963ED8">
        <w:rPr>
          <w:lang w:val="es-CO"/>
          <w:rPrChange w:id="4277" w:author="Massiel Nayibe Moreno Ladino" w:date="2025-01-15T13:01:00Z" w16du:dateUtc="2025-01-15T18:01:00Z">
            <w:rPr/>
          </w:rPrChange>
        </w:rPr>
        <w:t xml:space="preserve">año natural </w:t>
      </w:r>
      <w:r w:rsidRPr="00963ED8">
        <w:rPr>
          <w:lang w:val="es-CO"/>
          <w:rPrChange w:id="4278" w:author="Massiel Nayibe Moreno Ladino" w:date="2025-01-15T13:01:00Z" w16du:dateUtc="2025-01-15T18:01:00Z">
            <w:rPr/>
          </w:rPrChange>
        </w:rPr>
        <w:t>en el que se produce el cese, salvo que se produzca una pérdida de derecho a las ayudas por cese de actividad (cesantías).</w:t>
      </w:r>
    </w:p>
    <w:p w14:paraId="4F18D50F" w14:textId="77777777" w:rsidR="00441859" w:rsidRPr="00963ED8" w:rsidRDefault="00DE7F5C">
      <w:pPr>
        <w:pStyle w:val="Ttulo3"/>
        <w:rPr>
          <w:lang w:val="es-CO"/>
          <w:rPrChange w:id="4279" w:author="Massiel Nayibe Moreno Ladino" w:date="2025-01-15T13:01:00Z" w16du:dateUtc="2025-01-15T18:01:00Z">
            <w:rPr/>
          </w:rPrChange>
        </w:rPr>
      </w:pPr>
      <w:bookmarkStart w:id="4280" w:name="_Toc184806880"/>
      <w:bookmarkStart w:id="4281" w:name="_Toc185435408"/>
      <w:r w:rsidRPr="00963ED8">
        <w:rPr>
          <w:lang w:val="es-CO"/>
          <w:rPrChange w:id="4282" w:author="Massiel Nayibe Moreno Ladino" w:date="2025-01-15T13:01:00Z" w16du:dateUtc="2025-01-15T18:01:00Z">
            <w:rPr/>
          </w:rPrChange>
        </w:rPr>
        <w:t>10.</w:t>
      </w:r>
      <w:r w:rsidR="00CF47D0" w:rsidRPr="00963ED8">
        <w:rPr>
          <w:lang w:val="es-CO"/>
          <w:rPrChange w:id="4283" w:author="Massiel Nayibe Moreno Ladino" w:date="2025-01-15T13:01:00Z" w16du:dateUtc="2025-01-15T18:01:00Z">
            <w:rPr/>
          </w:rPrChange>
        </w:rPr>
        <w:t>6</w:t>
      </w:r>
      <w:r w:rsidRPr="00963ED8">
        <w:rPr>
          <w:lang w:val="es-CO"/>
          <w:rPrChange w:id="4284" w:author="Massiel Nayibe Moreno Ladino" w:date="2025-01-15T13:01:00Z" w16du:dateUtc="2025-01-15T18:01:00Z">
            <w:rPr/>
          </w:rPrChange>
        </w:rPr>
        <w:t>.</w:t>
      </w:r>
      <w:r w:rsidR="00CC6E9D" w:rsidRPr="00963ED8">
        <w:rPr>
          <w:lang w:val="es-CO"/>
          <w:rPrChange w:id="4285" w:author="Massiel Nayibe Moreno Ladino" w:date="2025-01-15T13:01:00Z" w16du:dateUtc="2025-01-15T18:01:00Z">
            <w:rPr/>
          </w:rPrChange>
        </w:rPr>
        <w:t xml:space="preserve">4 </w:t>
      </w:r>
      <w:r w:rsidRPr="00963ED8">
        <w:rPr>
          <w:lang w:val="es-CO"/>
          <w:rPrChange w:id="4286" w:author="Massiel Nayibe Moreno Ladino" w:date="2025-01-15T13:01:00Z" w16du:dateUtc="2025-01-15T18:01:00Z">
            <w:rPr/>
          </w:rPrChange>
        </w:rPr>
        <w:t xml:space="preserve">Seguros de vida </w:t>
      </w:r>
      <w:bookmarkEnd w:id="4280"/>
      <w:bookmarkEnd w:id="4281"/>
    </w:p>
    <w:p w14:paraId="06B28B3A" w14:textId="77777777" w:rsidR="00441859" w:rsidRPr="00963ED8" w:rsidRDefault="00DE7F5C">
      <w:pPr>
        <w:spacing w:after="120" w:line="360" w:lineRule="auto"/>
        <w:jc w:val="both"/>
        <w:rPr>
          <w:rFonts w:cs="Times New Roman"/>
          <w:lang w:val="es-CO"/>
          <w:rPrChange w:id="4287" w:author="Massiel Nayibe Moreno Ladino" w:date="2025-01-15T13:01:00Z" w16du:dateUtc="2025-01-15T18:01:00Z">
            <w:rPr>
              <w:rFonts w:cs="Times New Roman"/>
            </w:rPr>
          </w:rPrChange>
        </w:rPr>
      </w:pPr>
      <w:r w:rsidRPr="00963ED8">
        <w:rPr>
          <w:rFonts w:cs="Times New Roman"/>
          <w:lang w:val="es-CO"/>
          <w:rPrChange w:id="4288" w:author="Massiel Nayibe Moreno Ladino" w:date="2025-01-15T13:01:00Z" w16du:dateUtc="2025-01-15T18:01:00Z">
            <w:rPr>
              <w:rFonts w:cs="Times New Roman"/>
            </w:rPr>
          </w:rPrChange>
        </w:rPr>
        <w:t xml:space="preserve">El seguro de vida privado es proporcionado a todo el personal de Compañeros </w:t>
      </w:r>
      <w:r w:rsidR="00CC6E9D" w:rsidRPr="00963ED8">
        <w:rPr>
          <w:rFonts w:cs="Times New Roman"/>
          <w:lang w:val="es-CO"/>
          <w:rPrChange w:id="4289" w:author="Massiel Nayibe Moreno Ladino" w:date="2025-01-15T13:01:00Z" w16du:dateUtc="2025-01-15T18:01:00Z">
            <w:rPr>
              <w:rFonts w:cs="Times New Roman"/>
            </w:rPr>
          </w:rPrChange>
        </w:rPr>
        <w:t xml:space="preserve">Colombia </w:t>
      </w:r>
      <w:r w:rsidRPr="00963ED8">
        <w:rPr>
          <w:rFonts w:cs="Times New Roman"/>
          <w:lang w:val="es-CO"/>
          <w:rPrChange w:id="4290" w:author="Massiel Nayibe Moreno Ladino" w:date="2025-01-15T13:01:00Z" w16du:dateUtc="2025-01-15T18:01:00Z">
            <w:rPr>
              <w:rFonts w:cs="Times New Roman"/>
            </w:rPr>
          </w:rPrChange>
        </w:rPr>
        <w:t xml:space="preserve">y pagado en un 100% por Compañeros </w:t>
      </w:r>
      <w:r w:rsidR="00CC6E9D" w:rsidRPr="00963ED8">
        <w:rPr>
          <w:rFonts w:cs="Times New Roman"/>
          <w:lang w:val="es-CO"/>
          <w:rPrChange w:id="4291" w:author="Massiel Nayibe Moreno Ladino" w:date="2025-01-15T13:01:00Z" w16du:dateUtc="2025-01-15T18:01:00Z">
            <w:rPr>
              <w:rFonts w:cs="Times New Roman"/>
            </w:rPr>
          </w:rPrChange>
        </w:rPr>
        <w:t>Colombia</w:t>
      </w:r>
      <w:r w:rsidRPr="00963ED8">
        <w:rPr>
          <w:rFonts w:cs="Times New Roman"/>
          <w:lang w:val="es-CO"/>
          <w:rPrChange w:id="4292" w:author="Massiel Nayibe Moreno Ladino" w:date="2025-01-15T13:01:00Z" w16du:dateUtc="2025-01-15T18:01:00Z">
            <w:rPr>
              <w:rFonts w:cs="Times New Roman"/>
            </w:rPr>
          </w:rPrChange>
        </w:rPr>
        <w:t xml:space="preserve">. La cobertura será en </w:t>
      </w:r>
      <w:r w:rsidR="00CC6E9D" w:rsidRPr="00963ED8">
        <w:rPr>
          <w:rFonts w:cs="Times New Roman"/>
          <w:lang w:val="es-CO"/>
          <w:rPrChange w:id="4293" w:author="Massiel Nayibe Moreno Ladino" w:date="2025-01-15T13:01:00Z" w16du:dateUtc="2025-01-15T18:01:00Z">
            <w:rPr>
              <w:rFonts w:cs="Times New Roman"/>
            </w:rPr>
          </w:rPrChange>
        </w:rPr>
        <w:t>COP100</w:t>
      </w:r>
      <w:r w:rsidR="003E412B" w:rsidRPr="00963ED8">
        <w:rPr>
          <w:rFonts w:cs="Times New Roman"/>
          <w:lang w:val="es-CO"/>
          <w:rPrChange w:id="4294" w:author="Massiel Nayibe Moreno Ladino" w:date="2025-01-15T13:01:00Z" w16du:dateUtc="2025-01-15T18:01:00Z">
            <w:rPr>
              <w:rFonts w:cs="Times New Roman"/>
            </w:rPr>
          </w:rPrChange>
        </w:rPr>
        <w:t xml:space="preserve">.000.000 </w:t>
      </w:r>
      <w:r w:rsidRPr="00963ED8">
        <w:rPr>
          <w:rFonts w:cs="Times New Roman"/>
          <w:lang w:val="es-CO"/>
          <w:rPrChange w:id="4295" w:author="Massiel Nayibe Moreno Ladino" w:date="2025-01-15T13:01:00Z" w16du:dateUtc="2025-01-15T18:01:00Z">
            <w:rPr>
              <w:rFonts w:cs="Times New Roman"/>
            </w:rPr>
          </w:rPrChange>
        </w:rPr>
        <w:t>locales, equivalente a $25.000 - $30.000 USD. Esta cobertura típicamente ofrece un beneficio por muerte, proporcionando apoyo financiero a los beneficiarios en el desafortunado caso de la muerte del empleado</w:t>
      </w:r>
      <w:r w:rsidR="00022D48" w:rsidRPr="00963ED8">
        <w:rPr>
          <w:rFonts w:cs="Times New Roman"/>
          <w:lang w:val="es-CO"/>
          <w:rPrChange w:id="4296" w:author="Massiel Nayibe Moreno Ladino" w:date="2025-01-15T13:01:00Z" w16du:dateUtc="2025-01-15T18:01:00Z">
            <w:rPr>
              <w:rFonts w:cs="Times New Roman"/>
            </w:rPr>
          </w:rPrChange>
        </w:rPr>
        <w:t xml:space="preserve">, </w:t>
      </w:r>
      <w:r w:rsidR="00E6244E" w:rsidRPr="00963ED8">
        <w:rPr>
          <w:rFonts w:cs="Times New Roman"/>
          <w:lang w:val="es-CO"/>
          <w:rPrChange w:id="4297" w:author="Massiel Nayibe Moreno Ladino" w:date="2025-01-15T13:01:00Z" w16du:dateUtc="2025-01-15T18:01:00Z">
            <w:rPr>
              <w:rFonts w:cs="Times New Roman"/>
            </w:rPr>
          </w:rPrChange>
        </w:rPr>
        <w:t xml:space="preserve">un </w:t>
      </w:r>
      <w:r w:rsidR="00210EFE" w:rsidRPr="00963ED8">
        <w:rPr>
          <w:rFonts w:cs="Times New Roman"/>
          <w:lang w:val="es-CO"/>
          <w:rPrChange w:id="4298" w:author="Massiel Nayibe Moreno Ladino" w:date="2025-01-15T13:01:00Z" w16du:dateUtc="2025-01-15T18:01:00Z">
            <w:rPr>
              <w:rFonts w:cs="Times New Roman"/>
            </w:rPr>
          </w:rPrChange>
        </w:rPr>
        <w:t xml:space="preserve">apoyo financiero al empleado </w:t>
      </w:r>
      <w:r w:rsidR="00D43776" w:rsidRPr="00963ED8">
        <w:rPr>
          <w:rFonts w:cs="Times New Roman"/>
          <w:lang w:val="es-CO"/>
          <w:rPrChange w:id="4299" w:author="Massiel Nayibe Moreno Ladino" w:date="2025-01-15T13:01:00Z" w16du:dateUtc="2025-01-15T18:01:00Z">
            <w:rPr>
              <w:rFonts w:cs="Times New Roman"/>
            </w:rPr>
          </w:rPrChange>
        </w:rPr>
        <w:t xml:space="preserve">por incapacidad, pérdida o invalidez. </w:t>
      </w:r>
    </w:p>
    <w:p w14:paraId="0A93DD55" w14:textId="77777777" w:rsidR="00441859" w:rsidRPr="00963ED8" w:rsidRDefault="00DE7F5C">
      <w:pPr>
        <w:pStyle w:val="Ttulo3"/>
        <w:rPr>
          <w:lang w:val="es-CO"/>
          <w:rPrChange w:id="4300" w:author="Massiel Nayibe Moreno Ladino" w:date="2025-01-15T13:01:00Z" w16du:dateUtc="2025-01-15T18:01:00Z">
            <w:rPr/>
          </w:rPrChange>
        </w:rPr>
      </w:pPr>
      <w:bookmarkStart w:id="4301" w:name="_Toc184806882"/>
      <w:bookmarkStart w:id="4302" w:name="_Toc185435409"/>
      <w:r w:rsidRPr="00963ED8">
        <w:rPr>
          <w:lang w:val="es-CO"/>
          <w:rPrChange w:id="4303" w:author="Massiel Nayibe Moreno Ladino" w:date="2025-01-15T13:01:00Z" w16du:dateUtc="2025-01-15T18:01:00Z">
            <w:rPr/>
          </w:rPrChange>
        </w:rPr>
        <w:t xml:space="preserve">10.6.5 Indemnización de los trabajadores </w:t>
      </w:r>
      <w:bookmarkEnd w:id="4301"/>
      <w:bookmarkEnd w:id="4302"/>
    </w:p>
    <w:p w14:paraId="659EAE43" w14:textId="77777777" w:rsidR="00441859" w:rsidRPr="00963ED8" w:rsidRDefault="00DE7F5C">
      <w:pPr>
        <w:spacing w:after="120" w:line="360" w:lineRule="auto"/>
        <w:jc w:val="both"/>
        <w:rPr>
          <w:rFonts w:cs="Times New Roman"/>
          <w:lang w:val="es-CO"/>
          <w:rPrChange w:id="4304" w:author="Massiel Nayibe Moreno Ladino" w:date="2025-01-15T13:01:00Z" w16du:dateUtc="2025-01-15T18:01:00Z">
            <w:rPr>
              <w:rFonts w:cs="Times New Roman"/>
            </w:rPr>
          </w:rPrChange>
        </w:rPr>
      </w:pPr>
      <w:r w:rsidRPr="00963ED8">
        <w:rPr>
          <w:rFonts w:cs="Times New Roman"/>
          <w:lang w:val="es-CO"/>
          <w:rPrChange w:id="4305" w:author="Massiel Nayibe Moreno Ladino" w:date="2025-01-15T13:01:00Z" w16du:dateUtc="2025-01-15T18:01:00Z">
            <w:rPr>
              <w:rFonts w:cs="Times New Roman"/>
            </w:rPr>
          </w:rPrChange>
        </w:rPr>
        <w:t xml:space="preserve">Salud Las lesiones, enfermedades o discapacidades relacionadas con el trabajo están cubiertas a través de un programa de seguro de indemnización laboral para todos los empleados. La totalidad del coste del programa de seguros corre a cargo de Partners. La información sobre la política de Compensación Laboral se encuentra en </w:t>
      </w:r>
      <w:r>
        <w:fldChar w:fldCharType="begin"/>
      </w:r>
      <w:r w:rsidRPr="00963ED8">
        <w:rPr>
          <w:lang w:val="es-CO"/>
          <w:rPrChange w:id="4306" w:author="Massiel Nayibe Moreno Ladino" w:date="2025-01-15T13:01:00Z" w16du:dateUtc="2025-01-15T18:01:00Z">
            <w:rPr/>
          </w:rPrChange>
        </w:rPr>
        <w:instrText>HYPERLINK "https://partnersnet107.sharepoint.com/:f:/s/FA/EtnOcghqY5ZBgxhvwfCRpuABMW5Qk5jJt4diAgFkOexzcg?e=C4W02z"</w:instrText>
      </w:r>
      <w:r>
        <w:fldChar w:fldCharType="separate"/>
      </w:r>
      <w:r w:rsidRPr="00963ED8">
        <w:rPr>
          <w:rStyle w:val="Hipervnculo"/>
          <w:rFonts w:cs="Times New Roman"/>
          <w:lang w:val="es-CO"/>
          <w:rPrChange w:id="4307" w:author="Massiel Nayibe Moreno Ladino" w:date="2025-01-15T13:01:00Z" w16du:dateUtc="2025-01-15T18:01:00Z">
            <w:rPr>
              <w:rStyle w:val="Hipervnculo"/>
              <w:rFonts w:cs="Times New Roman"/>
            </w:rPr>
          </w:rPrChange>
        </w:rPr>
        <w:t>SharePoint</w:t>
      </w:r>
      <w:r>
        <w:fldChar w:fldCharType="end"/>
      </w:r>
      <w:r w:rsidRPr="00963ED8">
        <w:rPr>
          <w:rFonts w:cs="Times New Roman"/>
          <w:lang w:val="es-CO"/>
          <w:rPrChange w:id="4308" w:author="Massiel Nayibe Moreno Ladino" w:date="2025-01-15T13:01:00Z" w16du:dateUtc="2025-01-15T18:01:00Z">
            <w:rPr>
              <w:rFonts w:cs="Times New Roman"/>
            </w:rPr>
          </w:rPrChange>
        </w:rPr>
        <w:t>. Tenga en cuenta que existen períodos de espera antes de que entren en vigor las prestaciones de sustitución salarial.</w:t>
      </w:r>
    </w:p>
    <w:p w14:paraId="74F8945D" w14:textId="03ACE693" w:rsidR="00441859" w:rsidRPr="00963ED8" w:rsidRDefault="00DE7F5C">
      <w:pPr>
        <w:pStyle w:val="Ttulo3"/>
        <w:rPr>
          <w:lang w:val="es-CO"/>
          <w:rPrChange w:id="4309" w:author="Massiel Nayibe Moreno Ladino" w:date="2025-01-15T13:01:00Z" w16du:dateUtc="2025-01-15T18:01:00Z">
            <w:rPr/>
          </w:rPrChange>
        </w:rPr>
      </w:pPr>
      <w:bookmarkStart w:id="4310" w:name="_Toc185435411"/>
      <w:r w:rsidRPr="00963ED8">
        <w:rPr>
          <w:lang w:val="es-CO"/>
          <w:rPrChange w:id="4311" w:author="Massiel Nayibe Moreno Ladino" w:date="2025-01-15T13:01:00Z" w16du:dateUtc="2025-01-15T18:01:00Z">
            <w:rPr/>
          </w:rPrChange>
        </w:rPr>
        <w:lastRenderedPageBreak/>
        <w:t>10.6.</w:t>
      </w:r>
      <w:r w:rsidR="00313E05" w:rsidRPr="00963ED8">
        <w:rPr>
          <w:lang w:val="es-CO"/>
          <w:rPrChange w:id="4312" w:author="Massiel Nayibe Moreno Ladino" w:date="2025-01-15T13:01:00Z" w16du:dateUtc="2025-01-15T18:01:00Z">
            <w:rPr/>
          </w:rPrChange>
        </w:rPr>
        <w:t>6</w:t>
      </w:r>
      <w:r w:rsidRPr="00963ED8">
        <w:rPr>
          <w:lang w:val="es-CO"/>
          <w:rPrChange w:id="4313" w:author="Massiel Nayibe Moreno Ladino" w:date="2025-01-15T13:01:00Z" w16du:dateUtc="2025-01-15T18:01:00Z">
            <w:rPr/>
          </w:rPrChange>
        </w:rPr>
        <w:t xml:space="preserve"> Estipendio de TI y Comunicaciones </w:t>
      </w:r>
      <w:bookmarkEnd w:id="4310"/>
    </w:p>
    <w:p w14:paraId="7F60BC60" w14:textId="77777777" w:rsidR="00441859" w:rsidRPr="00963ED8" w:rsidRDefault="00DE7F5C">
      <w:pPr>
        <w:spacing w:after="120" w:line="360" w:lineRule="auto"/>
        <w:jc w:val="both"/>
        <w:rPr>
          <w:lang w:val="es-CO"/>
          <w:rPrChange w:id="4314" w:author="Massiel Nayibe Moreno Ladino" w:date="2025-01-15T13:01:00Z" w16du:dateUtc="2025-01-15T18:01:00Z">
            <w:rPr/>
          </w:rPrChange>
        </w:rPr>
      </w:pPr>
      <w:r w:rsidRPr="00963ED8">
        <w:rPr>
          <w:lang w:val="es-CO"/>
          <w:rPrChange w:id="4315" w:author="Massiel Nayibe Moreno Ladino" w:date="2025-01-15T13:01:00Z" w16du:dateUtc="2025-01-15T18:01:00Z">
            <w:rPr/>
          </w:rPrChange>
        </w:rPr>
        <w:t xml:space="preserve">Los empleados recibirán un reembolso de TI y comunicaciones para ayudarles a sufragar los gastos de tecnología y comunicación, y los datos necesarios para sus funciones. Este reembolso está destinado a ayudar con los gastos relacionados con servicios de Internet, planes de telefonía móvil y otros equipos o programas informáticos esenciales. Se anima a los empleados a utilizar este reembolso para asegurarse de que disponen de herramientas fiables y eficientes para una comunicación y productividad eficaces. Todos los empleados tienen derecho a recibir un pago reembolsable de hasta </w:t>
      </w:r>
      <w:r w:rsidR="00314556" w:rsidRPr="00963ED8">
        <w:rPr>
          <w:lang w:val="es-CO"/>
          <w:rPrChange w:id="4316" w:author="Massiel Nayibe Moreno Ladino" w:date="2025-01-15T13:01:00Z" w16du:dateUtc="2025-01-15T18:01:00Z">
            <w:rPr/>
          </w:rPrChange>
        </w:rPr>
        <w:t xml:space="preserve">COP 75.000 </w:t>
      </w:r>
      <w:r w:rsidRPr="00963ED8">
        <w:rPr>
          <w:lang w:val="es-CO"/>
          <w:rPrChange w:id="4317" w:author="Massiel Nayibe Moreno Ladino" w:date="2025-01-15T13:01:00Z" w16du:dateUtc="2025-01-15T18:01:00Z">
            <w:rPr/>
          </w:rPrChange>
        </w:rPr>
        <w:t>por cada período de pago.</w:t>
      </w:r>
    </w:p>
    <w:p w14:paraId="13F45492" w14:textId="33DBBF7B" w:rsidR="00313E05" w:rsidRPr="00963ED8" w:rsidRDefault="00313E05" w:rsidP="00313E05">
      <w:pPr>
        <w:pStyle w:val="Ttulo3"/>
        <w:rPr>
          <w:lang w:val="es-CO"/>
          <w:rPrChange w:id="4318" w:author="Massiel Nayibe Moreno Ladino" w:date="2025-01-15T13:01:00Z" w16du:dateUtc="2025-01-15T18:01:00Z">
            <w:rPr/>
          </w:rPrChange>
        </w:rPr>
      </w:pPr>
      <w:bookmarkStart w:id="4319" w:name="_Toc185435410"/>
      <w:r w:rsidRPr="00963ED8">
        <w:rPr>
          <w:lang w:val="es-CO"/>
          <w:rPrChange w:id="4320" w:author="Massiel Nayibe Moreno Ladino" w:date="2025-01-15T13:01:00Z" w16du:dateUtc="2025-01-15T18:01:00Z">
            <w:rPr/>
          </w:rPrChange>
        </w:rPr>
        <w:t>10.6.7 Programa de Asistencia al Empleado (PAE)</w:t>
      </w:r>
      <w:bookmarkEnd w:id="4319"/>
      <w:r w:rsidRPr="00963ED8">
        <w:rPr>
          <w:lang w:val="es-CO"/>
          <w:rPrChange w:id="4321" w:author="Massiel Nayibe Moreno Ladino" w:date="2025-01-15T13:01:00Z" w16du:dateUtc="2025-01-15T18:01:00Z">
            <w:rPr/>
          </w:rPrChange>
        </w:rPr>
        <w:t xml:space="preserve"> </w:t>
      </w:r>
    </w:p>
    <w:p w14:paraId="1F5D13A6" w14:textId="77777777" w:rsidR="00313E05" w:rsidRPr="00963ED8" w:rsidRDefault="00313E05" w:rsidP="00313E05">
      <w:pPr>
        <w:spacing w:after="120" w:line="360" w:lineRule="auto"/>
        <w:jc w:val="both"/>
        <w:rPr>
          <w:rFonts w:cs="Times New Roman"/>
          <w:lang w:val="es-CO"/>
          <w:rPrChange w:id="4322" w:author="Massiel Nayibe Moreno Ladino" w:date="2025-01-15T13:01:00Z" w16du:dateUtc="2025-01-15T18:01:00Z">
            <w:rPr>
              <w:rFonts w:cs="Times New Roman"/>
            </w:rPr>
          </w:rPrChange>
        </w:rPr>
      </w:pPr>
      <w:r w:rsidRPr="00963ED8">
        <w:rPr>
          <w:lang w:val="es-CO"/>
          <w:rPrChange w:id="4323" w:author="Massiel Nayibe Moreno Ladino" w:date="2025-01-15T13:01:00Z" w16du:dateUtc="2025-01-15T18:01:00Z">
            <w:rPr/>
          </w:rPrChange>
        </w:rPr>
        <w:t xml:space="preserve">El EAP de Partners proporciona a los empleados y a los miembros de su familia y hogar acceso a apoyo personal en todo tipo de temas, desde la gestión del estrés y la nutrición hasta la gestión de asuntos legales o financieros. Este beneficio es pagado al 100% por Partners. El servicio ofrece consejeros cualificados para ayudar a los empleados a hacer frente a los problemas personales que puedan tener. Puede obtenerse más información en </w:t>
      </w:r>
      <w:r>
        <w:fldChar w:fldCharType="begin"/>
      </w:r>
      <w:r w:rsidRPr="00963ED8">
        <w:rPr>
          <w:lang w:val="es-CO"/>
          <w:rPrChange w:id="4324" w:author="Massiel Nayibe Moreno Ladino" w:date="2025-01-15T13:01:00Z" w16du:dateUtc="2025-01-15T18:01:00Z">
            <w:rPr/>
          </w:rPrChange>
        </w:rPr>
        <w:instrText>HYPERLINK "https://partnersnet107.sharepoint.com/:f:/s/FA/ElR3AMRVtgNMmbX0zDvGkgwBd3BovJU5E9O8ykNyhZ6rZw?e=l0mOX8"</w:instrText>
      </w:r>
      <w:r>
        <w:fldChar w:fldCharType="separate"/>
      </w:r>
      <w:r w:rsidRPr="00963ED8">
        <w:rPr>
          <w:rStyle w:val="Hipervnculo"/>
          <w:lang w:val="es-CO"/>
          <w:rPrChange w:id="4325" w:author="Massiel Nayibe Moreno Ladino" w:date="2025-01-15T13:01:00Z" w16du:dateUtc="2025-01-15T18:01:00Z">
            <w:rPr>
              <w:rStyle w:val="Hipervnculo"/>
            </w:rPr>
          </w:rPrChange>
        </w:rPr>
        <w:t>SharePoint</w:t>
      </w:r>
      <w:r>
        <w:fldChar w:fldCharType="end"/>
      </w:r>
      <w:r w:rsidRPr="00963ED8">
        <w:rPr>
          <w:rFonts w:cs="Times New Roman"/>
          <w:lang w:val="es-CO"/>
          <w:rPrChange w:id="4326" w:author="Massiel Nayibe Moreno Ladino" w:date="2025-01-15T13:01:00Z" w16du:dateUtc="2025-01-15T18:01:00Z">
            <w:rPr>
              <w:rFonts w:cs="Times New Roman"/>
            </w:rPr>
          </w:rPrChange>
        </w:rPr>
        <w:t>.</w:t>
      </w:r>
    </w:p>
    <w:p w14:paraId="3D27B42C" w14:textId="77777777" w:rsidR="00441859" w:rsidRPr="00963ED8" w:rsidRDefault="00DE7F5C">
      <w:pPr>
        <w:pStyle w:val="Ttulo3"/>
        <w:rPr>
          <w:lang w:val="es-CO"/>
          <w:rPrChange w:id="4327" w:author="Massiel Nayibe Moreno Ladino" w:date="2025-01-15T13:01:00Z" w16du:dateUtc="2025-01-15T18:01:00Z">
            <w:rPr/>
          </w:rPrChange>
        </w:rPr>
      </w:pPr>
      <w:bookmarkStart w:id="4328" w:name="_Toc184806883"/>
      <w:bookmarkStart w:id="4329" w:name="_Toc185435412"/>
      <w:r w:rsidRPr="00963ED8">
        <w:rPr>
          <w:lang w:val="es-CO"/>
          <w:rPrChange w:id="4330" w:author="Massiel Nayibe Moreno Ladino" w:date="2025-01-15T13:01:00Z" w16du:dateUtc="2025-01-15T18:01:00Z">
            <w:rPr/>
          </w:rPrChange>
        </w:rPr>
        <w:t>10.</w:t>
      </w:r>
      <w:r w:rsidR="00973307" w:rsidRPr="00963ED8">
        <w:rPr>
          <w:lang w:val="es-CO"/>
          <w:rPrChange w:id="4331" w:author="Massiel Nayibe Moreno Ladino" w:date="2025-01-15T13:01:00Z" w16du:dateUtc="2025-01-15T18:01:00Z">
            <w:rPr/>
          </w:rPrChange>
        </w:rPr>
        <w:t>6</w:t>
      </w:r>
      <w:r w:rsidRPr="00963ED8">
        <w:rPr>
          <w:lang w:val="es-CO"/>
          <w:rPrChange w:id="4332" w:author="Massiel Nayibe Moreno Ladino" w:date="2025-01-15T13:01:00Z" w16du:dateUtc="2025-01-15T18:01:00Z">
            <w:rPr/>
          </w:rPrChange>
        </w:rPr>
        <w:t>.</w:t>
      </w:r>
      <w:r w:rsidR="007265FE" w:rsidRPr="00963ED8">
        <w:rPr>
          <w:lang w:val="es-CO"/>
          <w:rPrChange w:id="4333" w:author="Massiel Nayibe Moreno Ladino" w:date="2025-01-15T13:01:00Z" w16du:dateUtc="2025-01-15T18:01:00Z">
            <w:rPr/>
          </w:rPrChange>
        </w:rPr>
        <w:t xml:space="preserve">8 </w:t>
      </w:r>
      <w:r w:rsidRPr="00963ED8">
        <w:rPr>
          <w:lang w:val="es-CO"/>
          <w:rPrChange w:id="4334" w:author="Massiel Nayibe Moreno Ladino" w:date="2025-01-15T13:01:00Z" w16du:dateUtc="2025-01-15T18:01:00Z">
            <w:rPr/>
          </w:rPrChange>
        </w:rPr>
        <w:t xml:space="preserve">Política de desarrollo profesional </w:t>
      </w:r>
      <w:bookmarkEnd w:id="4328"/>
      <w:bookmarkEnd w:id="4329"/>
    </w:p>
    <w:p w14:paraId="3737DB38" w14:textId="77777777" w:rsidR="00441859" w:rsidRDefault="00760165">
      <w:pPr>
        <w:spacing w:after="120" w:line="360" w:lineRule="auto"/>
        <w:jc w:val="both"/>
        <w:rPr>
          <w:rFonts w:cs="Times New Roman"/>
        </w:rPr>
      </w:pPr>
      <w:r w:rsidRPr="00963ED8">
        <w:rPr>
          <w:lang w:val="es-CO"/>
          <w:rPrChange w:id="4335" w:author="Massiel Nayibe Moreno Ladino" w:date="2025-01-15T13:01:00Z" w16du:dateUtc="2025-01-15T18:01:00Z">
            <w:rPr/>
          </w:rPrChange>
        </w:rPr>
        <w:t xml:space="preserve">Partners apoya el desarrollo profesional de sus empleados proporcionando un </w:t>
      </w:r>
      <w:r>
        <w:fldChar w:fldCharType="begin"/>
      </w:r>
      <w:r w:rsidRPr="00963ED8">
        <w:rPr>
          <w:lang w:val="es-CO"/>
          <w:rPrChange w:id="4336" w:author="Massiel Nayibe Moreno Ladino" w:date="2025-01-15T13:01:00Z" w16du:dateUtc="2025-01-15T18:01:00Z">
            <w:rPr/>
          </w:rPrChange>
        </w:rPr>
        <w:instrText>HYPERLINK "https://lingos.netdimensions.com/ekp/servlet/ekp/login"</w:instrText>
      </w:r>
      <w:r>
        <w:fldChar w:fldCharType="separate"/>
      </w:r>
      <w:r w:rsidRPr="00963ED8">
        <w:rPr>
          <w:rStyle w:val="Hipervnculo"/>
          <w:lang w:val="es-CO"/>
          <w:rPrChange w:id="4337" w:author="Massiel Nayibe Moreno Ladino" w:date="2025-01-15T13:01:00Z" w16du:dateUtc="2025-01-15T18:01:00Z">
            <w:rPr>
              <w:rStyle w:val="Hipervnculo"/>
            </w:rPr>
          </w:rPrChange>
        </w:rPr>
        <w:t>sistema de gestión del aprendizaje (LMS)</w:t>
      </w:r>
      <w:r>
        <w:fldChar w:fldCharType="end"/>
      </w:r>
      <w:r w:rsidRPr="00963ED8">
        <w:rPr>
          <w:lang w:val="es-CO"/>
          <w:rPrChange w:id="4338" w:author="Massiel Nayibe Moreno Ladino" w:date="2025-01-15T13:01:00Z" w16du:dateUtc="2025-01-15T18:01:00Z">
            <w:rPr/>
          </w:rPrChange>
        </w:rPr>
        <w:t xml:space="preserve"> y un fondo de desarrollo profesional. Partners dispone de un </w:t>
      </w:r>
      <w:r>
        <w:fldChar w:fldCharType="begin"/>
      </w:r>
      <w:r w:rsidRPr="00963ED8">
        <w:rPr>
          <w:lang w:val="es-CO"/>
          <w:rPrChange w:id="4339" w:author="Massiel Nayibe Moreno Ladino" w:date="2025-01-15T13:01:00Z" w16du:dateUtc="2025-01-15T18:01:00Z">
            <w:rPr/>
          </w:rPrChange>
        </w:rPr>
        <w:instrText>HYPERLINK "https://lingos.netdimensions.com/ekp/servlet/ekp/login"</w:instrText>
      </w:r>
      <w:r>
        <w:fldChar w:fldCharType="separate"/>
      </w:r>
      <w:r w:rsidRPr="00963ED8">
        <w:rPr>
          <w:rStyle w:val="Hipervnculo"/>
          <w:lang w:val="es-CO"/>
          <w:rPrChange w:id="4340" w:author="Massiel Nayibe Moreno Ladino" w:date="2025-01-15T13:01:00Z" w16du:dateUtc="2025-01-15T18:01:00Z">
            <w:rPr>
              <w:rStyle w:val="Hipervnculo"/>
            </w:rPr>
          </w:rPrChange>
        </w:rPr>
        <w:t>LMS a través de Humentum</w:t>
      </w:r>
      <w:r>
        <w:fldChar w:fldCharType="end"/>
      </w:r>
      <w:r w:rsidRPr="00963ED8">
        <w:rPr>
          <w:lang w:val="es-CO"/>
          <w:rPrChange w:id="4341" w:author="Massiel Nayibe Moreno Ladino" w:date="2025-01-15T13:01:00Z" w16du:dateUtc="2025-01-15T18:01:00Z">
            <w:rPr/>
          </w:rPrChange>
        </w:rPr>
        <w:t xml:space="preserve"> que ofrece acceso a un catálogo de eLearning con más de 800 cursos en varios idiomas sobre temas que van desde la gestión, el liderazgo, las habilidades lingüísticas, el trabajo a distancia y mucho más. Se anima al personal a utilizar el </w:t>
      </w:r>
      <w:r>
        <w:fldChar w:fldCharType="begin"/>
      </w:r>
      <w:r w:rsidRPr="00963ED8">
        <w:rPr>
          <w:lang w:val="es-CO"/>
          <w:rPrChange w:id="4342" w:author="Massiel Nayibe Moreno Ladino" w:date="2025-01-15T13:01:00Z" w16du:dateUtc="2025-01-15T18:01:00Z">
            <w:rPr/>
          </w:rPrChange>
        </w:rPr>
        <w:instrText>HYPERLINK "https://lingos.netdimensions.com/ekp/servlet/ekp/login"</w:instrText>
      </w:r>
      <w:r>
        <w:fldChar w:fldCharType="separate"/>
      </w:r>
      <w:r w:rsidRPr="00963ED8">
        <w:rPr>
          <w:rStyle w:val="Hipervnculo"/>
          <w:lang w:val="es-CO"/>
          <w:rPrChange w:id="4343" w:author="Massiel Nayibe Moreno Ladino" w:date="2025-01-15T13:01:00Z" w16du:dateUtc="2025-01-15T18:01:00Z">
            <w:rPr>
              <w:rStyle w:val="Hipervnculo"/>
            </w:rPr>
          </w:rPrChange>
        </w:rPr>
        <w:t>LMS</w:t>
      </w:r>
      <w:r>
        <w:fldChar w:fldCharType="end"/>
      </w:r>
      <w:r w:rsidRPr="00963ED8">
        <w:rPr>
          <w:lang w:val="es-CO"/>
          <w:rPrChange w:id="4344" w:author="Massiel Nayibe Moreno Ladino" w:date="2025-01-15T13:01:00Z" w16du:dateUtc="2025-01-15T18:01:00Z">
            <w:rPr/>
          </w:rPrChange>
        </w:rPr>
        <w:t xml:space="preserve"> para inscribirse en cursos relacionados con su desarrollo profesional y obtener certificaciones. Además del LMS, el personal que reúna los requisitos puede solicitar un reembolso del fondo de Desarrollo Profesional de hasta 750 USD por año civil para formación, conferencias, cursos y otras formas de capacitación que requieran el pago de una cuota. La financiación depende del presupuesto y de la disponibilidad de recursos. El desarrollo profesional se considerará de forma individual, en consulta con el supervisor del empleado y RRHH. Existe una marcada preferencia por la formación práctica a corto plazo relacionada con las responsabilidades actuales o futuras. Una vez que el empleado haya identificado un programa de Desarrollo Profesional, deberá cumplimentar el </w:t>
      </w:r>
      <w:r>
        <w:fldChar w:fldCharType="begin"/>
      </w:r>
      <w:r w:rsidRPr="00963ED8">
        <w:rPr>
          <w:lang w:val="es-CO"/>
          <w:rPrChange w:id="4345" w:author="Massiel Nayibe Moreno Ladino" w:date="2025-01-15T13:01:00Z" w16du:dateUtc="2025-01-15T18:01:00Z">
            <w:rPr/>
          </w:rPrChange>
        </w:rPr>
        <w:instrText>HYPERLINK "https://app.pandadoc.com/a/" \l "/templates/784423tMsTKbPUEsazKCHS"</w:instrText>
      </w:r>
      <w:r>
        <w:fldChar w:fldCharType="separate"/>
      </w:r>
      <w:r w:rsidRPr="00963ED8">
        <w:rPr>
          <w:rStyle w:val="Hipervnculo"/>
          <w:rFonts w:cs="Times New Roman"/>
          <w:lang w:val="es-CO"/>
          <w:rPrChange w:id="4346" w:author="Massiel Nayibe Moreno Ladino" w:date="2025-01-15T13:01:00Z" w16du:dateUtc="2025-01-15T18:01:00Z">
            <w:rPr>
              <w:rStyle w:val="Hipervnculo"/>
              <w:rFonts w:cs="Times New Roman"/>
            </w:rPr>
          </w:rPrChange>
        </w:rPr>
        <w:t xml:space="preserve">Formulario de </w:t>
      </w:r>
      <w:r w:rsidRPr="00963ED8">
        <w:rPr>
          <w:rStyle w:val="Hipervnculo"/>
          <w:rFonts w:cs="Times New Roman"/>
          <w:lang w:val="es-CO"/>
          <w:rPrChange w:id="4347" w:author="Massiel Nayibe Moreno Ladino" w:date="2025-01-15T13:01:00Z" w16du:dateUtc="2025-01-15T18:01:00Z">
            <w:rPr>
              <w:rStyle w:val="Hipervnculo"/>
              <w:rFonts w:cs="Times New Roman"/>
            </w:rPr>
          </w:rPrChange>
        </w:rPr>
        <w:lastRenderedPageBreak/>
        <w:t>Solicitud de Desarrollo Profesional</w:t>
      </w:r>
      <w:r>
        <w:fldChar w:fldCharType="end"/>
      </w:r>
      <w:r w:rsidRPr="00963ED8">
        <w:rPr>
          <w:rFonts w:cs="Times New Roman"/>
          <w:lang w:val="es-CO"/>
          <w:rPrChange w:id="4348" w:author="Massiel Nayibe Moreno Ladino" w:date="2025-01-15T13:01:00Z" w16du:dateUtc="2025-01-15T18:01:00Z">
            <w:rPr>
              <w:rFonts w:cs="Times New Roman"/>
            </w:rPr>
          </w:rPrChange>
        </w:rPr>
        <w:t xml:space="preserve"> en PandaDoc para solicitar su aprobación. </w:t>
      </w:r>
      <w:r w:rsidRPr="00C81ED5">
        <w:rPr>
          <w:rFonts w:cs="Times New Roman"/>
        </w:rPr>
        <w:t xml:space="preserve">Para más detalles, véase </w:t>
      </w:r>
      <w:hyperlink r:id="rId22" w:anchor="_Annex_N:_Professional" w:history="1">
        <w:r w:rsidRPr="00AE63C2">
          <w:rPr>
            <w:rStyle w:val="Hipervnculo"/>
            <w:rFonts w:cs="Times New Roman"/>
          </w:rPr>
          <w:t xml:space="preserve">el Anexo </w:t>
        </w:r>
        <w:r>
          <w:rPr>
            <w:rStyle w:val="Hipervnculo"/>
            <w:rFonts w:cs="Times New Roman"/>
          </w:rPr>
          <w:t>N</w:t>
        </w:r>
        <w:r w:rsidRPr="00AE63C2">
          <w:rPr>
            <w:rStyle w:val="Hipervnculo"/>
            <w:rFonts w:cs="Times New Roman"/>
          </w:rPr>
          <w:t>.</w:t>
        </w:r>
      </w:hyperlink>
    </w:p>
    <w:p w14:paraId="74E1C803" w14:textId="77777777" w:rsidR="00441859" w:rsidRDefault="00DE7F5C">
      <w:pPr>
        <w:pStyle w:val="Ttulo2"/>
        <w:numPr>
          <w:ilvl w:val="1"/>
          <w:numId w:val="82"/>
        </w:numPr>
      </w:pPr>
      <w:bookmarkStart w:id="4349" w:name="_Toc185435413"/>
      <w:r w:rsidRPr="004D6C31">
        <w:t>Permiso retribuido</w:t>
      </w:r>
      <w:bookmarkEnd w:id="4349"/>
    </w:p>
    <w:p w14:paraId="14C2FEAC" w14:textId="77777777" w:rsidR="00441859" w:rsidRPr="00963ED8" w:rsidRDefault="00DE7F5C">
      <w:pPr>
        <w:spacing w:line="360" w:lineRule="auto"/>
        <w:jc w:val="both"/>
        <w:rPr>
          <w:lang w:val="es-CO"/>
          <w:rPrChange w:id="4350" w:author="Massiel Nayibe Moreno Ladino" w:date="2025-01-15T13:01:00Z" w16du:dateUtc="2025-01-15T18:01:00Z">
            <w:rPr/>
          </w:rPrChange>
        </w:rPr>
      </w:pPr>
      <w:r w:rsidRPr="00963ED8">
        <w:rPr>
          <w:lang w:val="es-CO"/>
          <w:rPrChange w:id="4351" w:author="Massiel Nayibe Moreno Ladino" w:date="2025-01-15T13:01:00Z" w16du:dateUtc="2025-01-15T18:01:00Z">
            <w:rPr/>
          </w:rPrChange>
        </w:rPr>
        <w:t xml:space="preserve">Todos los empleados </w:t>
      </w:r>
      <w:r w:rsidR="00980F11" w:rsidRPr="00963ED8">
        <w:rPr>
          <w:lang w:val="es-CO"/>
          <w:rPrChange w:id="4352" w:author="Massiel Nayibe Moreno Ladino" w:date="2025-01-15T13:01:00Z" w16du:dateUtc="2025-01-15T18:01:00Z">
            <w:rPr/>
          </w:rPrChange>
        </w:rPr>
        <w:t>tendrán derecho a los siguientes permisos retribuidos, además de todas las vacaciones mencionadas anteriormente.</w:t>
      </w:r>
    </w:p>
    <w:p w14:paraId="17B0CF66" w14:textId="77777777" w:rsidR="00441859" w:rsidRPr="00963ED8" w:rsidRDefault="00DE7F5C">
      <w:pPr>
        <w:spacing w:after="120" w:line="360" w:lineRule="auto"/>
        <w:jc w:val="both"/>
        <w:rPr>
          <w:rFonts w:cs="Times New Roman"/>
          <w:b/>
          <w:bCs/>
          <w:lang w:val="es-CO"/>
          <w:rPrChange w:id="4353" w:author="Massiel Nayibe Moreno Ladino" w:date="2025-01-15T13:01:00Z" w16du:dateUtc="2025-01-15T18:01:00Z">
            <w:rPr>
              <w:rFonts w:cs="Times New Roman"/>
              <w:b/>
              <w:bCs/>
            </w:rPr>
          </w:rPrChange>
        </w:rPr>
      </w:pPr>
      <w:r w:rsidRPr="00963ED8">
        <w:rPr>
          <w:rFonts w:cs="Times New Roman"/>
          <w:b/>
          <w:bCs/>
          <w:lang w:val="es-CO"/>
          <w:rPrChange w:id="4354" w:author="Massiel Nayibe Moreno Ladino" w:date="2025-01-15T13:01:00Z" w16du:dateUtc="2025-01-15T18:01:00Z">
            <w:rPr>
              <w:rFonts w:cs="Times New Roman"/>
              <w:b/>
              <w:bCs/>
            </w:rPr>
          </w:rPrChange>
        </w:rPr>
        <w:t>Protocolo de baja programada</w:t>
      </w:r>
    </w:p>
    <w:p w14:paraId="75113765" w14:textId="77777777" w:rsidR="00441859" w:rsidRPr="00963ED8" w:rsidRDefault="00DE7F5C">
      <w:pPr>
        <w:spacing w:after="120" w:line="360" w:lineRule="auto"/>
        <w:jc w:val="both"/>
        <w:rPr>
          <w:rFonts w:cs="Times New Roman"/>
          <w:lang w:val="es-CO"/>
          <w:rPrChange w:id="4355" w:author="Massiel Nayibe Moreno Ladino" w:date="2025-01-15T13:01:00Z" w16du:dateUtc="2025-01-15T18:01:00Z">
            <w:rPr>
              <w:rFonts w:cs="Times New Roman"/>
            </w:rPr>
          </w:rPrChange>
        </w:rPr>
      </w:pPr>
      <w:r w:rsidRPr="00963ED8">
        <w:rPr>
          <w:rFonts w:cs="Times New Roman"/>
          <w:lang w:val="es-CO"/>
          <w:rPrChange w:id="4356" w:author="Massiel Nayibe Moreno Ladino" w:date="2025-01-15T13:01:00Z" w16du:dateUtc="2025-01-15T18:01:00Z">
            <w:rPr>
              <w:rFonts w:cs="Times New Roman"/>
            </w:rPr>
          </w:rPrChange>
        </w:rPr>
        <w:t xml:space="preserve">Presente las solicitudes de permisos a través de Replicon en Solicitudes de Tiempo Libre &gt; Solicitar Tiempo Libre con la mayor antelación posible. </w:t>
      </w:r>
      <w:r w:rsidRPr="00963ED8">
        <w:rPr>
          <w:rFonts w:cs="Times New Roman"/>
          <w:b/>
          <w:bCs/>
          <w:lang w:val="es-CO"/>
          <w:rPrChange w:id="4357" w:author="Massiel Nayibe Moreno Ladino" w:date="2025-01-15T13:01:00Z" w16du:dateUtc="2025-01-15T18:01:00Z">
            <w:rPr>
              <w:rFonts w:cs="Times New Roman"/>
              <w:b/>
              <w:bCs/>
            </w:rPr>
          </w:rPrChange>
        </w:rPr>
        <w:t xml:space="preserve">Para todos los permisos planificados, los empleados deben recibir la aprobación en el sistema antes de tomar el permiso retribuido. </w:t>
      </w:r>
      <w:r w:rsidRPr="00963ED8">
        <w:rPr>
          <w:rFonts w:cs="Times New Roman"/>
          <w:lang w:val="es-CO"/>
          <w:rPrChange w:id="4358" w:author="Massiel Nayibe Moreno Ladino" w:date="2025-01-15T13:01:00Z" w16du:dateUtc="2025-01-15T18:01:00Z">
            <w:rPr>
              <w:rFonts w:cs="Times New Roman"/>
            </w:rPr>
          </w:rPrChange>
        </w:rPr>
        <w:t>La aprobación por correo electrónico no es suficiente y el permiso debe solicitarse y aprobarse en Replicon antes de la fecha de inicio del permiso.</w:t>
      </w:r>
    </w:p>
    <w:p w14:paraId="30871880" w14:textId="77777777" w:rsidR="00441859" w:rsidRPr="00963ED8" w:rsidRDefault="00DE7F5C">
      <w:pPr>
        <w:pStyle w:val="Ttulo3"/>
        <w:rPr>
          <w:lang w:val="es-CO"/>
          <w:rPrChange w:id="4359" w:author="Massiel Nayibe Moreno Ladino" w:date="2025-01-15T13:01:00Z" w16du:dateUtc="2025-01-15T18:01:00Z">
            <w:rPr/>
          </w:rPrChange>
        </w:rPr>
      </w:pPr>
      <w:bookmarkStart w:id="4360" w:name="_Toc185435414"/>
      <w:r w:rsidRPr="00963ED8">
        <w:rPr>
          <w:rStyle w:val="Ttulo3Car"/>
          <w:b/>
          <w:bCs/>
          <w:lang w:val="es-CO"/>
          <w:rPrChange w:id="4361" w:author="Massiel Nayibe Moreno Ladino" w:date="2025-01-15T13:01:00Z" w16du:dateUtc="2025-01-15T18:01:00Z">
            <w:rPr>
              <w:rStyle w:val="Ttulo3Car"/>
              <w:b/>
              <w:bCs/>
            </w:rPr>
          </w:rPrChange>
        </w:rPr>
        <w:t>10.</w:t>
      </w:r>
      <w:r w:rsidR="00824D4B" w:rsidRPr="00963ED8">
        <w:rPr>
          <w:rStyle w:val="Ttulo3Car"/>
          <w:b/>
          <w:bCs/>
          <w:lang w:val="es-CO"/>
          <w:rPrChange w:id="4362" w:author="Massiel Nayibe Moreno Ladino" w:date="2025-01-15T13:01:00Z" w16du:dateUtc="2025-01-15T18:01:00Z">
            <w:rPr>
              <w:rStyle w:val="Ttulo3Car"/>
              <w:b/>
              <w:bCs/>
            </w:rPr>
          </w:rPrChange>
        </w:rPr>
        <w:t>7</w:t>
      </w:r>
      <w:r w:rsidRPr="00963ED8">
        <w:rPr>
          <w:rStyle w:val="Ttulo3Car"/>
          <w:b/>
          <w:bCs/>
          <w:lang w:val="es-CO"/>
          <w:rPrChange w:id="4363" w:author="Massiel Nayibe Moreno Ladino" w:date="2025-01-15T13:01:00Z" w16du:dateUtc="2025-01-15T18:01:00Z">
            <w:rPr>
              <w:rStyle w:val="Ttulo3Car"/>
              <w:b/>
              <w:bCs/>
            </w:rPr>
          </w:rPrChange>
        </w:rPr>
        <w:t xml:space="preserve">.1 </w:t>
      </w:r>
      <w:r w:rsidR="002226FA" w:rsidRPr="00963ED8">
        <w:rPr>
          <w:rStyle w:val="Ttulo3Car"/>
          <w:b/>
          <w:bCs/>
          <w:lang w:val="es-CO"/>
          <w:rPrChange w:id="4364" w:author="Massiel Nayibe Moreno Ladino" w:date="2025-01-15T13:01:00Z" w16du:dateUtc="2025-01-15T18:01:00Z">
            <w:rPr>
              <w:rStyle w:val="Ttulo3Car"/>
              <w:b/>
              <w:bCs/>
            </w:rPr>
          </w:rPrChange>
        </w:rPr>
        <w:t>Vacaciones</w:t>
      </w:r>
      <w:r w:rsidRPr="00963ED8">
        <w:rPr>
          <w:rStyle w:val="Ttulo3Car"/>
          <w:b/>
          <w:bCs/>
          <w:lang w:val="es-CO"/>
          <w:rPrChange w:id="4365" w:author="Massiel Nayibe Moreno Ladino" w:date="2025-01-15T13:01:00Z" w16du:dateUtc="2025-01-15T18:01:00Z">
            <w:rPr>
              <w:rStyle w:val="Ttulo3Car"/>
              <w:b/>
              <w:bCs/>
            </w:rPr>
          </w:rPrChange>
        </w:rPr>
        <w:t xml:space="preserve"> anuales</w:t>
      </w:r>
      <w:bookmarkEnd w:id="4360"/>
    </w:p>
    <w:p w14:paraId="49C3B540" w14:textId="77777777" w:rsidR="00441859" w:rsidRPr="00963ED8" w:rsidRDefault="00DE7F5C">
      <w:pPr>
        <w:spacing w:line="360" w:lineRule="auto"/>
        <w:jc w:val="both"/>
        <w:rPr>
          <w:lang w:val="es-CO"/>
          <w:rPrChange w:id="4366" w:author="Massiel Nayibe Moreno Ladino" w:date="2025-01-15T13:01:00Z" w16du:dateUtc="2025-01-15T18:01:00Z">
            <w:rPr/>
          </w:rPrChange>
        </w:rPr>
      </w:pPr>
      <w:r w:rsidRPr="00963ED8">
        <w:rPr>
          <w:lang w:val="es-CO"/>
          <w:rPrChange w:id="4367" w:author="Massiel Nayibe Moreno Ladino" w:date="2025-01-15T13:01:00Z" w16du:dateUtc="2025-01-15T18:01:00Z">
            <w:rPr/>
          </w:rPrChange>
        </w:rPr>
        <w:t xml:space="preserve">Los trabajadores a tiempo completo acumulan las vacaciones desde el inicio de su relación laboral con arreglo a los porcentajes que se indican a continuación: </w:t>
      </w:r>
    </w:p>
    <w:p w14:paraId="740D2E6A" w14:textId="77777777" w:rsidR="00441859" w:rsidRPr="00963ED8" w:rsidRDefault="00DE7F5C">
      <w:pPr>
        <w:pStyle w:val="Prrafodelista"/>
        <w:numPr>
          <w:ilvl w:val="0"/>
          <w:numId w:val="165"/>
        </w:numPr>
        <w:spacing w:line="360" w:lineRule="auto"/>
        <w:jc w:val="both"/>
        <w:rPr>
          <w:lang w:val="es-CO"/>
          <w:rPrChange w:id="4368" w:author="Massiel Nayibe Moreno Ladino" w:date="2025-01-15T13:01:00Z" w16du:dateUtc="2025-01-15T18:01:00Z">
            <w:rPr/>
          </w:rPrChange>
        </w:rPr>
      </w:pPr>
      <w:r w:rsidRPr="00963ED8">
        <w:rPr>
          <w:b/>
          <w:bCs/>
          <w:u w:val="single"/>
          <w:lang w:val="es-CO"/>
          <w:rPrChange w:id="4369" w:author="Massiel Nayibe Moreno Ladino" w:date="2025-01-15T13:01:00Z" w16du:dateUtc="2025-01-15T18:01:00Z">
            <w:rPr>
              <w:b/>
              <w:bCs/>
              <w:u w:val="single"/>
            </w:rPr>
          </w:rPrChange>
        </w:rPr>
        <w:t xml:space="preserve">Empleados con 0 a 3 años de servicio: </w:t>
      </w:r>
      <w:r w:rsidRPr="00963ED8">
        <w:rPr>
          <w:lang w:val="es-CO"/>
          <w:rPrChange w:id="4370" w:author="Massiel Nayibe Moreno Ladino" w:date="2025-01-15T13:01:00Z" w16du:dateUtc="2025-01-15T18:01:00Z">
            <w:rPr/>
          </w:rPrChange>
        </w:rPr>
        <w:t>15 días laborables al año (acumulados a razón de 1,25 horas al mes).</w:t>
      </w:r>
    </w:p>
    <w:p w14:paraId="38BA945D" w14:textId="77777777" w:rsidR="00441859" w:rsidRPr="00963ED8" w:rsidRDefault="00DE7F5C">
      <w:pPr>
        <w:pStyle w:val="Prrafodelista"/>
        <w:numPr>
          <w:ilvl w:val="1"/>
          <w:numId w:val="165"/>
        </w:numPr>
        <w:spacing w:line="360" w:lineRule="auto"/>
        <w:jc w:val="both"/>
        <w:rPr>
          <w:lang w:val="es-CO"/>
          <w:rPrChange w:id="4371" w:author="Massiel Nayibe Moreno Ladino" w:date="2025-01-15T13:01:00Z" w16du:dateUtc="2025-01-15T18:01:00Z">
            <w:rPr/>
          </w:rPrChange>
        </w:rPr>
      </w:pPr>
      <w:r w:rsidRPr="00963ED8">
        <w:rPr>
          <w:lang w:val="es-CO"/>
          <w:rPrChange w:id="4372" w:author="Massiel Nayibe Moreno Ladino" w:date="2025-01-15T13:01:00Z" w16du:dateUtc="2025-01-15T18:01:00Z">
            <w:rPr/>
          </w:rPrChange>
        </w:rPr>
        <w:t>Para un empleado con menos de un año de servicio, el número de días de vacaciones anuales = el número de meses de servicio x 1,25. Como norma general, las vacaciones deben tener lugar dentro del año siguiente tras haber completado un año de trabajo (subsección 1, Artículo 187, Código Sustantivo del Trabajo). Sin embargo, Partners permitirá a los empleados tomar vacaciones anuales en el primer año de servicio con la aprobación por escrito del DP.</w:t>
      </w:r>
    </w:p>
    <w:p w14:paraId="68DA975D" w14:textId="77777777" w:rsidR="00441859" w:rsidRPr="00963ED8" w:rsidRDefault="00DE7F5C">
      <w:pPr>
        <w:pStyle w:val="Prrafodelista"/>
        <w:numPr>
          <w:ilvl w:val="0"/>
          <w:numId w:val="165"/>
        </w:numPr>
        <w:spacing w:line="360" w:lineRule="auto"/>
        <w:jc w:val="both"/>
        <w:rPr>
          <w:lang w:val="es-CO"/>
          <w:rPrChange w:id="4373" w:author="Massiel Nayibe Moreno Ladino" w:date="2025-01-15T13:01:00Z" w16du:dateUtc="2025-01-15T18:01:00Z">
            <w:rPr/>
          </w:rPrChange>
        </w:rPr>
      </w:pPr>
      <w:r w:rsidRPr="00963ED8">
        <w:rPr>
          <w:b/>
          <w:bCs/>
          <w:u w:val="single"/>
          <w:lang w:val="es-CO"/>
          <w:rPrChange w:id="4374" w:author="Massiel Nayibe Moreno Ladino" w:date="2025-01-15T13:01:00Z" w16du:dateUtc="2025-01-15T18:01:00Z">
            <w:rPr>
              <w:b/>
              <w:bCs/>
              <w:u w:val="single"/>
            </w:rPr>
          </w:rPrChange>
        </w:rPr>
        <w:t xml:space="preserve">Empleados con 3 a 10 años de servicio: </w:t>
      </w:r>
      <w:r w:rsidRPr="00963ED8">
        <w:rPr>
          <w:lang w:val="es-CO"/>
          <w:rPrChange w:id="4375" w:author="Massiel Nayibe Moreno Ladino" w:date="2025-01-15T13:01:00Z" w16du:dateUtc="2025-01-15T18:01:00Z">
            <w:rPr/>
          </w:rPrChange>
        </w:rPr>
        <w:t>20 días laborables al año (acumulados a razón de 1,67 horas al mes).</w:t>
      </w:r>
    </w:p>
    <w:p w14:paraId="24EDB3FD" w14:textId="77777777" w:rsidR="00441859" w:rsidRPr="00963ED8" w:rsidRDefault="00DE7F5C">
      <w:pPr>
        <w:pStyle w:val="Prrafodelista"/>
        <w:numPr>
          <w:ilvl w:val="0"/>
          <w:numId w:val="165"/>
        </w:numPr>
        <w:spacing w:line="360" w:lineRule="auto"/>
        <w:jc w:val="both"/>
        <w:rPr>
          <w:lang w:val="es-CO"/>
          <w:rPrChange w:id="4376" w:author="Massiel Nayibe Moreno Ladino" w:date="2025-01-15T13:01:00Z" w16du:dateUtc="2025-01-15T18:01:00Z">
            <w:rPr/>
          </w:rPrChange>
        </w:rPr>
      </w:pPr>
      <w:r w:rsidRPr="00963ED8">
        <w:rPr>
          <w:b/>
          <w:bCs/>
          <w:u w:val="single"/>
          <w:lang w:val="es-CO"/>
          <w:rPrChange w:id="4377" w:author="Massiel Nayibe Moreno Ladino" w:date="2025-01-15T13:01:00Z" w16du:dateUtc="2025-01-15T18:01:00Z">
            <w:rPr>
              <w:b/>
              <w:bCs/>
              <w:u w:val="single"/>
            </w:rPr>
          </w:rPrChange>
        </w:rPr>
        <w:t xml:space="preserve">Empleados con 10 o más años de servicio: </w:t>
      </w:r>
      <w:r w:rsidRPr="00963ED8">
        <w:rPr>
          <w:lang w:val="es-CO"/>
          <w:rPrChange w:id="4378" w:author="Massiel Nayibe Moreno Ladino" w:date="2025-01-15T13:01:00Z" w16du:dateUtc="2025-01-15T18:01:00Z">
            <w:rPr/>
          </w:rPrChange>
        </w:rPr>
        <w:t>25 días laborables al año (acumulados a razón de 2,08 horas al mes)Una vez disfrutado el permiso de vacaciones, el empleado debe cobrar la retribución que devengaba en el momento de su disfrute.</w:t>
      </w:r>
    </w:p>
    <w:p w14:paraId="52B14046" w14:textId="77777777" w:rsidR="0060407F" w:rsidRPr="00963ED8" w:rsidRDefault="0060407F" w:rsidP="005429D4">
      <w:pPr>
        <w:pStyle w:val="Prrafodelista"/>
        <w:spacing w:line="360" w:lineRule="auto"/>
        <w:jc w:val="both"/>
        <w:rPr>
          <w:lang w:val="es-CO"/>
          <w:rPrChange w:id="4379" w:author="Massiel Nayibe Moreno Ladino" w:date="2025-01-15T13:01:00Z" w16du:dateUtc="2025-01-15T18:01:00Z">
            <w:rPr/>
          </w:rPrChange>
        </w:rPr>
      </w:pPr>
    </w:p>
    <w:p w14:paraId="4E1EA549" w14:textId="77777777" w:rsidR="00441859" w:rsidRPr="00963ED8" w:rsidRDefault="00DE7F5C">
      <w:pPr>
        <w:spacing w:after="120" w:line="360" w:lineRule="auto"/>
        <w:jc w:val="both"/>
        <w:rPr>
          <w:rFonts w:cs="Times New Roman"/>
          <w:lang w:val="es-CO"/>
          <w:rPrChange w:id="4380" w:author="Massiel Nayibe Moreno Ladino" w:date="2025-01-15T13:01:00Z" w16du:dateUtc="2025-01-15T18:01:00Z">
            <w:rPr>
              <w:rFonts w:cs="Times New Roman"/>
            </w:rPr>
          </w:rPrChange>
        </w:rPr>
      </w:pPr>
      <w:r w:rsidRPr="00963ED8">
        <w:rPr>
          <w:rFonts w:cs="Times New Roman"/>
          <w:lang w:val="es-CO"/>
          <w:rPrChange w:id="4381" w:author="Massiel Nayibe Moreno Ladino" w:date="2025-01-15T13:01:00Z" w16du:dateUtc="2025-01-15T18:01:00Z">
            <w:rPr>
              <w:rFonts w:cs="Times New Roman"/>
            </w:rPr>
          </w:rPrChange>
        </w:rPr>
        <w:lastRenderedPageBreak/>
        <w:t>Las vacaciones anuales acumuladas y no disfrutadas se abonarán en el momento del cese de la relación laboral.</w:t>
      </w:r>
    </w:p>
    <w:p w14:paraId="08B7BA17" w14:textId="77777777" w:rsidR="00441859" w:rsidRPr="00963ED8" w:rsidRDefault="00DE7F5C">
      <w:pPr>
        <w:pStyle w:val="Ttulo4"/>
        <w:rPr>
          <w:lang w:val="es-CO"/>
          <w:rPrChange w:id="4382" w:author="Massiel Nayibe Moreno Ladino" w:date="2025-01-15T13:01:00Z" w16du:dateUtc="2025-01-15T18:01:00Z">
            <w:rPr/>
          </w:rPrChange>
        </w:rPr>
      </w:pPr>
      <w:r w:rsidRPr="00963ED8">
        <w:rPr>
          <w:lang w:val="es-CO"/>
          <w:rPrChange w:id="4383" w:author="Massiel Nayibe Moreno Ladino" w:date="2025-01-15T13:01:00Z" w16du:dateUtc="2025-01-15T18:01:00Z">
            <w:rPr/>
          </w:rPrChange>
        </w:rPr>
        <w:t>10.7.1.1 Utilización de las vacaciones anuales</w:t>
      </w:r>
    </w:p>
    <w:p w14:paraId="0B6AAC4C" w14:textId="77777777" w:rsidR="00441859" w:rsidRPr="00963ED8" w:rsidRDefault="00DE7F5C">
      <w:pPr>
        <w:spacing w:after="120" w:line="360" w:lineRule="auto"/>
        <w:jc w:val="both"/>
        <w:rPr>
          <w:rFonts w:cs="Times New Roman"/>
          <w:lang w:val="es-CO"/>
          <w:rPrChange w:id="4384" w:author="Massiel Nayibe Moreno Ladino" w:date="2025-01-15T13:01:00Z" w16du:dateUtc="2025-01-15T18:01:00Z">
            <w:rPr>
              <w:rFonts w:cs="Times New Roman"/>
            </w:rPr>
          </w:rPrChange>
        </w:rPr>
      </w:pPr>
      <w:r w:rsidRPr="00963ED8">
        <w:rPr>
          <w:rFonts w:cs="Times New Roman"/>
          <w:lang w:val="es-CO"/>
          <w:rPrChange w:id="4385" w:author="Massiel Nayibe Moreno Ladino" w:date="2025-01-15T13:01:00Z" w16du:dateUtc="2025-01-15T18:01:00Z">
            <w:rPr>
              <w:rFonts w:cs="Times New Roman"/>
            </w:rPr>
          </w:rPrChange>
        </w:rPr>
        <w:t>Los empleados tienen derecho a disfrutar de sus vacaciones (vacaciones anuales) con sueldo desde el momento en que se acumulan. Los empleados pueden utilizar las vacaciones anuales en incrementos de tres horas. Cualquier permiso necesario por menos de tres horas debe hacerse en coordinación con el supervisor del empleado y las horas compensadas en consecuencia.</w:t>
      </w:r>
    </w:p>
    <w:p w14:paraId="16608BF8" w14:textId="77777777" w:rsidR="00441859" w:rsidRPr="00963ED8" w:rsidRDefault="00DE7F5C">
      <w:pPr>
        <w:spacing w:after="120" w:line="360" w:lineRule="auto"/>
        <w:jc w:val="both"/>
        <w:rPr>
          <w:rFonts w:cs="Times New Roman"/>
          <w:lang w:val="es-CO"/>
          <w:rPrChange w:id="4386" w:author="Massiel Nayibe Moreno Ladino" w:date="2025-01-15T13:01:00Z" w16du:dateUtc="2025-01-15T18:01:00Z">
            <w:rPr>
              <w:rFonts w:cs="Times New Roman"/>
            </w:rPr>
          </w:rPrChange>
        </w:rPr>
      </w:pPr>
      <w:r w:rsidRPr="00963ED8">
        <w:rPr>
          <w:rFonts w:cs="Times New Roman"/>
          <w:lang w:val="es-CO"/>
          <w:rPrChange w:id="4387" w:author="Massiel Nayibe Moreno Ladino" w:date="2025-01-15T13:01:00Z" w16du:dateUtc="2025-01-15T18:01:00Z">
            <w:rPr>
              <w:rFonts w:cs="Times New Roman"/>
            </w:rPr>
          </w:rPrChange>
        </w:rPr>
        <w:t xml:space="preserve">Las vacaciones (permiso anual) deben coordinarse con los asociados que trabajan para garantizar una cobertura adecuada en la oficina. Todos los permisos por vacaciones deben solicitarse en Replicon y ser aprobados por el supervisor del empleado en el sistema antes de que se tome el permiso. Las solicitudes deben realizarse al menos una (1) semana antes de la fecha de inicio de las vacaciones anuales. </w:t>
      </w:r>
    </w:p>
    <w:p w14:paraId="10E670F4" w14:textId="77777777" w:rsidR="00441859" w:rsidRPr="00963ED8" w:rsidRDefault="00DE7F5C">
      <w:pPr>
        <w:spacing w:after="120" w:line="360" w:lineRule="auto"/>
        <w:jc w:val="both"/>
        <w:rPr>
          <w:sz w:val="23"/>
          <w:szCs w:val="23"/>
          <w:lang w:val="es-CO"/>
          <w:rPrChange w:id="4388" w:author="Massiel Nayibe Moreno Ladino" w:date="2025-01-15T13:01:00Z" w16du:dateUtc="2025-01-15T18:01:00Z">
            <w:rPr>
              <w:sz w:val="23"/>
              <w:szCs w:val="23"/>
            </w:rPr>
          </w:rPrChange>
        </w:rPr>
      </w:pPr>
      <w:r w:rsidRPr="00963ED8">
        <w:rPr>
          <w:sz w:val="23"/>
          <w:szCs w:val="23"/>
          <w:lang w:val="es-CO"/>
          <w:rPrChange w:id="4389" w:author="Massiel Nayibe Moreno Ladino" w:date="2025-01-15T13:01:00Z" w16du:dateUtc="2025-01-15T18:01:00Z">
            <w:rPr>
              <w:sz w:val="23"/>
              <w:szCs w:val="23"/>
            </w:rPr>
          </w:rPrChange>
        </w:rPr>
        <w:t>Los trabajadores deben disfrutar de al menos 6 días de vacaciones al año, que no son acumulables (artículo 190 del Código Sustantivo del Trabajo). Las vacaciones deben ser proporcionadas, y el empleador no puede compensar este beneficio de otra manera, excepto en caso de despido. Cada empleado debe enviar su plan de vacaciones anuales al DP. Partners Colombia planificará las vacaciones anuales que se tomarán durante el año al inicio del mismo.</w:t>
      </w:r>
    </w:p>
    <w:p w14:paraId="7387FB88" w14:textId="77777777" w:rsidR="00441859" w:rsidRPr="00963ED8" w:rsidRDefault="00DE7F5C">
      <w:pPr>
        <w:spacing w:after="120" w:line="360" w:lineRule="auto"/>
        <w:jc w:val="both"/>
        <w:rPr>
          <w:rFonts w:cs="Times New Roman"/>
          <w:lang w:val="es-CO"/>
          <w:rPrChange w:id="4390" w:author="Massiel Nayibe Moreno Ladino" w:date="2025-01-15T13:01:00Z" w16du:dateUtc="2025-01-15T18:01:00Z">
            <w:rPr>
              <w:rFonts w:cs="Times New Roman"/>
            </w:rPr>
          </w:rPrChange>
        </w:rPr>
      </w:pPr>
      <w:r w:rsidRPr="00963ED8">
        <w:rPr>
          <w:sz w:val="23"/>
          <w:szCs w:val="23"/>
          <w:lang w:val="es-CO"/>
          <w:rPrChange w:id="4391" w:author="Massiel Nayibe Moreno Ladino" w:date="2025-01-15T13:01:00Z" w16du:dateUtc="2025-01-15T18:01:00Z">
            <w:rPr>
              <w:sz w:val="23"/>
              <w:szCs w:val="23"/>
            </w:rPr>
          </w:rPrChange>
        </w:rPr>
        <w:t>Partners Colombia dispone de 12 meses, una vez cumplido un año de trabajo, para determinar la fecha en la que se producirá el descanso por vacaciones del trabajador. Transcurridos los 12 meses, el empleado podrá determinar unilateralmente dichas fechas (Artículo 187 Código Sustantivo del Trabajo). Partners Colombia podrá anticipar libremente el período durante el cual se producirán las vacaciones, incluso antes de que el empleado haya cumplido un año completo de trabajo, a solicitud del empleado o según lo determinen las necesidades de las operaciones de Partners Colombia o la evolución de las mismas.</w:t>
      </w:r>
    </w:p>
    <w:p w14:paraId="42C987C4" w14:textId="77777777" w:rsidR="00441859" w:rsidRPr="00963ED8" w:rsidRDefault="00DE7F5C">
      <w:pPr>
        <w:spacing w:line="360" w:lineRule="auto"/>
        <w:jc w:val="both"/>
        <w:rPr>
          <w:lang w:val="es-CO"/>
          <w:rPrChange w:id="4392" w:author="Massiel Nayibe Moreno Ladino" w:date="2025-01-15T13:01:00Z" w16du:dateUtc="2025-01-15T18:01:00Z">
            <w:rPr/>
          </w:rPrChange>
        </w:rPr>
      </w:pPr>
      <w:r w:rsidRPr="00963ED8">
        <w:rPr>
          <w:lang w:val="es-CO"/>
          <w:rPrChange w:id="4393" w:author="Massiel Nayibe Moreno Ladino" w:date="2025-01-15T13:01:00Z" w16du:dateUtc="2025-01-15T18:01:00Z">
            <w:rPr/>
          </w:rPrChange>
        </w:rPr>
        <w:t xml:space="preserve">Partners Colombia podrá, razonablemente con base en la necesidad del servicio, interrumpir las vacaciones del empleado, pero una vez cesen las causas que motivaron la interrupción, el empleado deberá continuar con su licencia de vacaciones (Artículo188, Código Sustantivo del Trabajo). El trabajador podrá interrumpir sus vacaciones en caso de enfermedad o embarazo. Sin embargo, en </w:t>
      </w:r>
      <w:r w:rsidRPr="00963ED8">
        <w:rPr>
          <w:lang w:val="es-CO"/>
          <w:rPrChange w:id="4394" w:author="Massiel Nayibe Moreno Ladino" w:date="2025-01-15T13:01:00Z" w16du:dateUtc="2025-01-15T18:01:00Z">
            <w:rPr/>
          </w:rPrChange>
        </w:rPr>
        <w:lastRenderedPageBreak/>
        <w:t>ese caso, el empleado debe presentar al empleador una prueba de su estado de salud expedida por la EPS.</w:t>
      </w:r>
    </w:p>
    <w:p w14:paraId="486A51AE" w14:textId="77777777" w:rsidR="00441859" w:rsidRPr="00963ED8" w:rsidRDefault="00DE7F5C">
      <w:pPr>
        <w:spacing w:before="120" w:line="360" w:lineRule="auto"/>
        <w:jc w:val="both"/>
        <w:rPr>
          <w:lang w:val="es-CO"/>
          <w:rPrChange w:id="4395" w:author="Massiel Nayibe Moreno Ladino" w:date="2025-01-15T13:01:00Z" w16du:dateUtc="2025-01-15T18:01:00Z">
            <w:rPr/>
          </w:rPrChange>
        </w:rPr>
      </w:pPr>
      <w:r w:rsidRPr="00963ED8">
        <w:rPr>
          <w:lang w:val="es-CO"/>
          <w:rPrChange w:id="4396" w:author="Massiel Nayibe Moreno Ladino" w:date="2025-01-15T13:01:00Z" w16du:dateUtc="2025-01-15T18:01:00Z">
            <w:rPr/>
          </w:rPrChange>
        </w:rPr>
        <w:t xml:space="preserve">Los días festivos no laborables y las interrupciones del trabajo por enfermedad o maternidad que beneficien al trabajador no se deducirán de los 15 días laborables de vacaciones anuales. Las vacaciones anuales deben coordinarse con los asociados que trabajan para garantizar una cobertura adecuada en la oficina. Todas las vacaciones deben solicitarse en </w:t>
      </w:r>
      <w:r>
        <w:fldChar w:fldCharType="begin"/>
      </w:r>
      <w:r w:rsidRPr="00963ED8">
        <w:rPr>
          <w:lang w:val="es-CO"/>
          <w:rPrChange w:id="4397" w:author="Massiel Nayibe Moreno Ladino" w:date="2025-01-15T13:01:00Z" w16du:dateUtc="2025-01-15T18:01:00Z">
            <w:rPr/>
          </w:rPrChange>
        </w:rPr>
        <w:instrText>HYPERLINK "https://login.replicon.com/"</w:instrText>
      </w:r>
      <w:r>
        <w:fldChar w:fldCharType="separate"/>
      </w:r>
      <w:r w:rsidRPr="00963ED8">
        <w:rPr>
          <w:rStyle w:val="Hipervnculo"/>
          <w:lang w:val="es-CO"/>
          <w:rPrChange w:id="4398" w:author="Massiel Nayibe Moreno Ladino" w:date="2025-01-15T13:01:00Z" w16du:dateUtc="2025-01-15T18:01:00Z">
            <w:rPr>
              <w:rStyle w:val="Hipervnculo"/>
            </w:rPr>
          </w:rPrChange>
        </w:rPr>
        <w:t>Replicon</w:t>
      </w:r>
      <w:r>
        <w:fldChar w:fldCharType="end"/>
      </w:r>
      <w:r w:rsidRPr="00963ED8">
        <w:rPr>
          <w:lang w:val="es-CO"/>
          <w:rPrChange w:id="4399" w:author="Massiel Nayibe Moreno Ladino" w:date="2025-01-15T13:01:00Z" w16du:dateUtc="2025-01-15T18:01:00Z">
            <w:rPr/>
          </w:rPrChange>
        </w:rPr>
        <w:t xml:space="preserve"> y ser aprobadas por el supervisor del empleado e informar tanto </w:t>
      </w:r>
      <w:r w:rsidR="00CC5F77" w:rsidRPr="00963ED8">
        <w:rPr>
          <w:lang w:val="es-CO"/>
          <w:rPrChange w:id="4400" w:author="Massiel Nayibe Moreno Ladino" w:date="2025-01-15T13:01:00Z" w16du:dateUtc="2025-01-15T18:01:00Z">
            <w:rPr/>
          </w:rPrChange>
        </w:rPr>
        <w:t xml:space="preserve">al DP </w:t>
      </w:r>
      <w:r w:rsidRPr="00963ED8">
        <w:rPr>
          <w:lang w:val="es-CO"/>
          <w:rPrChange w:id="4401" w:author="Massiel Nayibe Moreno Ladino" w:date="2025-01-15T13:01:00Z" w16du:dateUtc="2025-01-15T18:01:00Z">
            <w:rPr/>
          </w:rPrChange>
        </w:rPr>
        <w:t>como a la sede central de Partners. Todas las solicitudes de vacaciones anuales deben ser rastreadas y registradas correctamente en las hojas de horas del empleado.</w:t>
      </w:r>
    </w:p>
    <w:p w14:paraId="31CC5422" w14:textId="77777777" w:rsidR="00441859" w:rsidRPr="00963ED8" w:rsidRDefault="00DE7F5C">
      <w:pPr>
        <w:spacing w:before="120" w:line="360" w:lineRule="auto"/>
        <w:jc w:val="both"/>
        <w:rPr>
          <w:lang w:val="es-CO"/>
          <w:rPrChange w:id="4402" w:author="Massiel Nayibe Moreno Ladino" w:date="2025-01-15T13:01:00Z" w16du:dateUtc="2025-01-15T18:01:00Z">
            <w:rPr/>
          </w:rPrChange>
        </w:rPr>
      </w:pPr>
      <w:r w:rsidRPr="00963ED8">
        <w:rPr>
          <w:lang w:val="es-CO"/>
          <w:rPrChange w:id="4403" w:author="Massiel Nayibe Moreno Ladino" w:date="2025-01-15T13:01:00Z" w16du:dateUtc="2025-01-15T18:01:00Z">
            <w:rPr/>
          </w:rPrChange>
        </w:rPr>
        <w:t>Se alienta y se espera que los empleados tomen sus vacaciones anuales. Partners Colombia tratará de acomodarse a los planes de vacaciones de los empleados y podrá hacerlo en la mayor medida posible si el empleado y el supervisor acuerdan los planes de vacaciones con suficiente antelación. Para solicitudes de vacaciones por más de 6 días, deben ser solicitadas con al menos 2 semanas de anticipación, cada solicitud será analizada individualmente por el empleado y el supervisor.</w:t>
      </w:r>
    </w:p>
    <w:p w14:paraId="06C4609D" w14:textId="77777777" w:rsidR="00441859" w:rsidRPr="00963ED8" w:rsidRDefault="00DE7F5C">
      <w:pPr>
        <w:spacing w:before="120" w:line="360" w:lineRule="auto"/>
        <w:jc w:val="both"/>
        <w:rPr>
          <w:lang w:val="es-CO"/>
          <w:rPrChange w:id="4404" w:author="Massiel Nayibe Moreno Ladino" w:date="2025-01-15T13:01:00Z" w16du:dateUtc="2025-01-15T18:01:00Z">
            <w:rPr/>
          </w:rPrChange>
        </w:rPr>
      </w:pPr>
      <w:r w:rsidRPr="00963ED8">
        <w:rPr>
          <w:lang w:val="es-CO"/>
          <w:rPrChange w:id="4405" w:author="Massiel Nayibe Moreno Ladino" w:date="2025-01-15T13:01:00Z" w16du:dateUtc="2025-01-15T18:01:00Z">
            <w:rPr/>
          </w:rPrChange>
        </w:rPr>
        <w:t xml:space="preserve">Un empleado que, al final de sus vacaciones anuales, no se presente en su puesto de trabajo sin autorización </w:t>
      </w:r>
      <w:r w:rsidR="00CC5F77" w:rsidRPr="00963ED8">
        <w:rPr>
          <w:lang w:val="es-CO"/>
          <w:rPrChange w:id="4406" w:author="Massiel Nayibe Moreno Ladino" w:date="2025-01-15T13:01:00Z" w16du:dateUtc="2025-01-15T18:01:00Z">
            <w:rPr/>
          </w:rPrChange>
        </w:rPr>
        <w:t xml:space="preserve">del DP </w:t>
      </w:r>
      <w:r w:rsidRPr="00963ED8">
        <w:rPr>
          <w:lang w:val="es-CO"/>
          <w:rPrChange w:id="4407" w:author="Massiel Nayibe Moreno Ladino" w:date="2025-01-15T13:01:00Z" w16du:dateUtc="2025-01-15T18:01:00Z">
            <w:rPr/>
          </w:rPrChange>
        </w:rPr>
        <w:t>podría considerarse rescindido del contrato.</w:t>
      </w:r>
    </w:p>
    <w:p w14:paraId="36BB2CB8" w14:textId="77777777" w:rsidR="00441859" w:rsidRPr="00963ED8" w:rsidRDefault="00DE7F5C">
      <w:pPr>
        <w:pStyle w:val="Ttulo4"/>
        <w:rPr>
          <w:lang w:val="es-CO"/>
          <w:rPrChange w:id="4408" w:author="Massiel Nayibe Moreno Ladino" w:date="2025-01-15T13:01:00Z" w16du:dateUtc="2025-01-15T18:01:00Z">
            <w:rPr/>
          </w:rPrChange>
        </w:rPr>
      </w:pPr>
      <w:r w:rsidRPr="00963ED8">
        <w:rPr>
          <w:lang w:val="es-CO"/>
          <w:rPrChange w:id="4409" w:author="Massiel Nayibe Moreno Ladino" w:date="2025-01-15T13:01:00Z" w16du:dateUtc="2025-01-15T18:01:00Z">
            <w:rPr/>
          </w:rPrChange>
        </w:rPr>
        <w:t>10.7.1.</w:t>
      </w:r>
      <w:r w:rsidR="00C3290B" w:rsidRPr="00963ED8">
        <w:rPr>
          <w:lang w:val="es-CO"/>
          <w:rPrChange w:id="4410" w:author="Massiel Nayibe Moreno Ladino" w:date="2025-01-15T13:01:00Z" w16du:dateUtc="2025-01-15T18:01:00Z">
            <w:rPr/>
          </w:rPrChange>
        </w:rPr>
        <w:t xml:space="preserve">2 </w:t>
      </w:r>
      <w:r w:rsidRPr="00963ED8">
        <w:rPr>
          <w:lang w:val="es-CO"/>
          <w:rPrChange w:id="4411" w:author="Massiel Nayibe Moreno Ladino" w:date="2025-01-15T13:01:00Z" w16du:dateUtc="2025-01-15T18:01:00Z">
            <w:rPr/>
          </w:rPrChange>
        </w:rPr>
        <w:t>Anticipo de vacaciones</w:t>
      </w:r>
    </w:p>
    <w:p w14:paraId="45AF65D6" w14:textId="77777777" w:rsidR="00441859" w:rsidRPr="00963ED8" w:rsidRDefault="00DE7F5C">
      <w:pPr>
        <w:spacing w:line="360" w:lineRule="auto"/>
        <w:jc w:val="both"/>
        <w:rPr>
          <w:lang w:val="es-CO"/>
          <w:rPrChange w:id="4412" w:author="Massiel Nayibe Moreno Ladino" w:date="2025-01-15T13:01:00Z" w16du:dateUtc="2025-01-15T18:01:00Z">
            <w:rPr/>
          </w:rPrChange>
        </w:rPr>
      </w:pPr>
      <w:r w:rsidRPr="00963ED8">
        <w:rPr>
          <w:lang w:val="es-CO"/>
          <w:rPrChange w:id="4413" w:author="Massiel Nayibe Moreno Ladino" w:date="2025-01-15T13:01:00Z" w16du:dateUtc="2025-01-15T18:01:00Z">
            <w:rPr/>
          </w:rPrChange>
        </w:rPr>
        <w:t>Los permisos retribuidos se limitan al número de horas acumuladas. No se permiten los permisos anticipados. Partners no puede pagar a un empleado por tiempo no trabajado. Con la aprobación del supervisor, los empleados pueden optar por un permiso sin sueldo si han agotado todos los permisos retribuidos.</w:t>
      </w:r>
    </w:p>
    <w:p w14:paraId="74E29828" w14:textId="77777777" w:rsidR="00441859" w:rsidRPr="00963ED8" w:rsidRDefault="00DE7F5C">
      <w:pPr>
        <w:pStyle w:val="Ttulo4"/>
        <w:jc w:val="both"/>
        <w:rPr>
          <w:lang w:val="es-CO"/>
          <w:rPrChange w:id="4414" w:author="Massiel Nayibe Moreno Ladino" w:date="2025-01-15T13:01:00Z" w16du:dateUtc="2025-01-15T18:01:00Z">
            <w:rPr/>
          </w:rPrChange>
        </w:rPr>
      </w:pPr>
      <w:bookmarkStart w:id="4415" w:name="_Toc184806888"/>
      <w:r w:rsidRPr="00963ED8">
        <w:rPr>
          <w:lang w:val="es-CO"/>
          <w:rPrChange w:id="4416" w:author="Massiel Nayibe Moreno Ladino" w:date="2025-01-15T13:01:00Z" w16du:dateUtc="2025-01-15T18:01:00Z">
            <w:rPr/>
          </w:rPrChange>
        </w:rPr>
        <w:t>10.7.1.3 Traspaso de vacaciones</w:t>
      </w:r>
      <w:bookmarkEnd w:id="4415"/>
    </w:p>
    <w:p w14:paraId="33F4396F" w14:textId="77777777" w:rsidR="00441859" w:rsidRPr="00963ED8" w:rsidRDefault="00DE7F5C">
      <w:pPr>
        <w:spacing w:line="360" w:lineRule="auto"/>
        <w:jc w:val="both"/>
        <w:rPr>
          <w:lang w:val="es-CO"/>
          <w:rPrChange w:id="4417" w:author="Massiel Nayibe Moreno Ladino" w:date="2025-01-15T13:01:00Z" w16du:dateUtc="2025-01-15T18:01:00Z">
            <w:rPr/>
          </w:rPrChange>
        </w:rPr>
      </w:pPr>
      <w:r w:rsidRPr="00963ED8">
        <w:rPr>
          <w:lang w:val="es-CO"/>
          <w:rPrChange w:id="4418" w:author="Massiel Nayibe Moreno Ladino" w:date="2025-01-15T13:01:00Z" w16du:dateUtc="2025-01-15T18:01:00Z">
            <w:rPr/>
          </w:rPrChange>
        </w:rPr>
        <w:t>El saldo de los 15 días anuales, por año, podrá acumularse hasta por 2 años, y hasta por 4 años para empleados que hagan parte de la administración, especializados en labores técnicas, o empleados extranjeros cuyas familias residan fuera de Colombia. Estos límites no podrán ser aumentados, ni siquiera con autorización del Ministerio del Trabajo. (Artículo 190, Código Sustantivo del Trabajo)</w:t>
      </w:r>
      <w:r w:rsidR="00E67998" w:rsidRPr="00963ED8">
        <w:rPr>
          <w:lang w:val="es-CO"/>
          <w:rPrChange w:id="4419" w:author="Massiel Nayibe Moreno Ladino" w:date="2025-01-15T13:01:00Z" w16du:dateUtc="2025-01-15T18:01:00Z">
            <w:rPr/>
          </w:rPrChange>
        </w:rPr>
        <w:t xml:space="preserve">. </w:t>
      </w:r>
      <w:r w:rsidR="00293B1D" w:rsidRPr="00963ED8">
        <w:rPr>
          <w:lang w:val="es-CO"/>
          <w:rPrChange w:id="4420" w:author="Massiel Nayibe Moreno Ladino" w:date="2025-01-15T13:01:00Z" w16du:dateUtc="2025-01-15T18:01:00Z">
            <w:rPr/>
          </w:rPrChange>
        </w:rPr>
        <w:t xml:space="preserve">Transcurrido </w:t>
      </w:r>
      <w:r w:rsidR="00E67998" w:rsidRPr="00963ED8">
        <w:rPr>
          <w:lang w:val="es-CO"/>
          <w:rPrChange w:id="4421" w:author="Massiel Nayibe Moreno Ladino" w:date="2025-01-15T13:01:00Z" w16du:dateUtc="2025-01-15T18:01:00Z">
            <w:rPr/>
          </w:rPrChange>
        </w:rPr>
        <w:t xml:space="preserve">el período de acumulación </w:t>
      </w:r>
      <w:r w:rsidR="00C856FB" w:rsidRPr="00963ED8">
        <w:rPr>
          <w:lang w:val="es-CO"/>
          <w:rPrChange w:id="4422" w:author="Massiel Nayibe Moreno Ladino" w:date="2025-01-15T13:01:00Z" w16du:dateUtc="2025-01-15T18:01:00Z">
            <w:rPr/>
          </w:rPrChange>
        </w:rPr>
        <w:t xml:space="preserve">de vacaciones </w:t>
      </w:r>
      <w:r w:rsidR="00E67998" w:rsidRPr="00963ED8">
        <w:rPr>
          <w:lang w:val="es-CO"/>
          <w:rPrChange w:id="4423" w:author="Massiel Nayibe Moreno Ladino" w:date="2025-01-15T13:01:00Z" w16du:dateUtc="2025-01-15T18:01:00Z">
            <w:rPr/>
          </w:rPrChange>
        </w:rPr>
        <w:t>exigido</w:t>
      </w:r>
      <w:r w:rsidR="00C856FB" w:rsidRPr="00963ED8">
        <w:rPr>
          <w:lang w:val="es-CO"/>
          <w:rPrChange w:id="4424" w:author="Massiel Nayibe Moreno Ladino" w:date="2025-01-15T13:01:00Z" w16du:dateUtc="2025-01-15T18:01:00Z">
            <w:rPr/>
          </w:rPrChange>
        </w:rPr>
        <w:t xml:space="preserve">, si el trabajador aún no las ha disfrutado, </w:t>
      </w:r>
      <w:r w:rsidR="00E67998" w:rsidRPr="00963ED8">
        <w:rPr>
          <w:lang w:val="es-CO"/>
          <w:rPrChange w:id="4425" w:author="Massiel Nayibe Moreno Ladino" w:date="2025-01-15T13:01:00Z" w16du:dateUtc="2025-01-15T18:01:00Z">
            <w:rPr/>
          </w:rPrChange>
        </w:rPr>
        <w:t>se considerarán perdidas</w:t>
      </w:r>
      <w:r w:rsidR="00B321BA" w:rsidRPr="00963ED8">
        <w:rPr>
          <w:lang w:val="es-CO"/>
          <w:rPrChange w:id="4426" w:author="Massiel Nayibe Moreno Ladino" w:date="2025-01-15T13:01:00Z" w16du:dateUtc="2025-01-15T18:01:00Z">
            <w:rPr/>
          </w:rPrChange>
        </w:rPr>
        <w:t>.</w:t>
      </w:r>
      <w:r w:rsidR="009D686E" w:rsidRPr="00963ED8">
        <w:rPr>
          <w:lang w:val="es-CO"/>
          <w:rPrChange w:id="4427" w:author="Massiel Nayibe Moreno Ladino" w:date="2025-01-15T13:01:00Z" w16du:dateUtc="2025-01-15T18:01:00Z">
            <w:rPr/>
          </w:rPrChange>
        </w:rPr>
        <w:t xml:space="preserve"> En todo caso las vacaciones no </w:t>
      </w:r>
      <w:r w:rsidR="009D686E" w:rsidRPr="00963ED8">
        <w:rPr>
          <w:lang w:val="es-CO"/>
          <w:rPrChange w:id="4428" w:author="Massiel Nayibe Moreno Ladino" w:date="2025-01-15T13:01:00Z" w16du:dateUtc="2025-01-15T18:01:00Z">
            <w:rPr/>
          </w:rPrChange>
        </w:rPr>
        <w:lastRenderedPageBreak/>
        <w:t>disfrutadas por el trabajador en el plazo de 4 años prescribirán según el artículo 488 Código Sustantivo del Trabajo).</w:t>
      </w:r>
    </w:p>
    <w:p w14:paraId="39327C5A" w14:textId="77777777" w:rsidR="00DD0019" w:rsidRPr="00963ED8" w:rsidRDefault="00DD0019" w:rsidP="007A1D4C">
      <w:pPr>
        <w:spacing w:line="360" w:lineRule="auto"/>
        <w:jc w:val="both"/>
        <w:rPr>
          <w:lang w:val="es-CO"/>
          <w:rPrChange w:id="4429" w:author="Massiel Nayibe Moreno Ladino" w:date="2025-01-15T13:01:00Z" w16du:dateUtc="2025-01-15T18:01:00Z">
            <w:rPr/>
          </w:rPrChange>
        </w:rPr>
      </w:pPr>
    </w:p>
    <w:p w14:paraId="3B4C1763" w14:textId="77777777" w:rsidR="00441859" w:rsidRPr="00963ED8" w:rsidRDefault="00DE7F5C">
      <w:pPr>
        <w:spacing w:line="360" w:lineRule="auto"/>
        <w:jc w:val="both"/>
        <w:rPr>
          <w:lang w:val="es-CO"/>
          <w:rPrChange w:id="4430" w:author="Massiel Nayibe Moreno Ladino" w:date="2025-01-15T13:01:00Z" w16du:dateUtc="2025-01-15T18:01:00Z">
            <w:rPr/>
          </w:rPrChange>
        </w:rPr>
      </w:pPr>
      <w:r w:rsidRPr="00963ED8">
        <w:rPr>
          <w:lang w:val="es-CO"/>
          <w:rPrChange w:id="4431" w:author="Massiel Nayibe Moreno Ladino" w:date="2025-01-15T13:01:00Z" w16du:dateUtc="2025-01-15T18:01:00Z">
            <w:rPr/>
          </w:rPrChange>
        </w:rPr>
        <w:t xml:space="preserve">Los empleados no pueden acumular períodos de vacaciones año tras año con el propósito de recibir después un período de vacaciones más largo. La legislación laboral establece que todos los empleados deben recibir el periodo de vacaciones completo e ininterrumpido, lo que significa que el empresario no puede pedir a un empleado que lo suspenda, salvo que se trate de empleados muy cualificados e imprescindibles, en cuyo caso los periodos de vacaciones pueden dividirse en dos. Además, será nulo todo acuerdo de renuncia al derecho a vacaciones anuales retribuidas o de renuncia a las mismas. </w:t>
      </w:r>
    </w:p>
    <w:p w14:paraId="0A6818A7" w14:textId="77777777" w:rsidR="00FE3C47" w:rsidRPr="00963ED8" w:rsidRDefault="00FE3C47" w:rsidP="007A1D4C">
      <w:pPr>
        <w:spacing w:line="360" w:lineRule="auto"/>
        <w:jc w:val="both"/>
        <w:rPr>
          <w:lang w:val="es-CO"/>
          <w:rPrChange w:id="4432" w:author="Massiel Nayibe Moreno Ladino" w:date="2025-01-15T13:01:00Z" w16du:dateUtc="2025-01-15T18:01:00Z">
            <w:rPr/>
          </w:rPrChange>
        </w:rPr>
      </w:pPr>
    </w:p>
    <w:p w14:paraId="712A166A" w14:textId="77777777" w:rsidR="00441859" w:rsidRPr="00963ED8" w:rsidRDefault="00DE7F5C">
      <w:pPr>
        <w:spacing w:line="360" w:lineRule="auto"/>
        <w:jc w:val="both"/>
        <w:rPr>
          <w:lang w:val="es-CO"/>
          <w:rPrChange w:id="4433" w:author="Massiel Nayibe Moreno Ladino" w:date="2025-01-15T13:01:00Z" w16du:dateUtc="2025-01-15T18:01:00Z">
            <w:rPr/>
          </w:rPrChange>
        </w:rPr>
      </w:pPr>
      <w:r w:rsidRPr="00963ED8">
        <w:rPr>
          <w:lang w:val="es-CO"/>
          <w:rPrChange w:id="4434" w:author="Massiel Nayibe Moreno Ladino" w:date="2025-01-15T13:01:00Z" w16du:dateUtc="2025-01-15T18:01:00Z">
            <w:rPr/>
          </w:rPrChange>
        </w:rPr>
        <w:t xml:space="preserve">Cada empleado debe enviar su plan de vacaciones anuales al </w:t>
      </w:r>
      <w:r w:rsidR="00CC5F77" w:rsidRPr="00963ED8">
        <w:rPr>
          <w:lang w:val="es-CO"/>
          <w:rPrChange w:id="4435" w:author="Massiel Nayibe Moreno Ladino" w:date="2025-01-15T13:01:00Z" w16du:dateUtc="2025-01-15T18:01:00Z">
            <w:rPr/>
          </w:rPrChange>
        </w:rPr>
        <w:t xml:space="preserve">DP </w:t>
      </w:r>
      <w:r w:rsidR="008F310F" w:rsidRPr="00963ED8">
        <w:rPr>
          <w:lang w:val="es-CO"/>
          <w:rPrChange w:id="4436" w:author="Massiel Nayibe Moreno Ladino" w:date="2025-01-15T13:01:00Z" w16du:dateUtc="2025-01-15T18:01:00Z">
            <w:rPr/>
          </w:rPrChange>
        </w:rPr>
        <w:t>y a RRHH</w:t>
      </w:r>
      <w:r w:rsidR="00BD683D" w:rsidRPr="00963ED8">
        <w:rPr>
          <w:lang w:val="es-CO"/>
          <w:rPrChange w:id="4437" w:author="Massiel Nayibe Moreno Ladino" w:date="2025-01-15T13:01:00Z" w16du:dateUtc="2025-01-15T18:01:00Z">
            <w:rPr/>
          </w:rPrChange>
        </w:rPr>
        <w:t xml:space="preserve">. </w:t>
      </w:r>
      <w:r w:rsidR="001465A9" w:rsidRPr="00963ED8">
        <w:rPr>
          <w:lang w:val="es-CO"/>
          <w:rPrChange w:id="4438" w:author="Massiel Nayibe Moreno Ladino" w:date="2025-01-15T13:01:00Z" w16du:dateUtc="2025-01-15T18:01:00Z">
            <w:rPr/>
          </w:rPrChange>
        </w:rPr>
        <w:t xml:space="preserve">Partners Colombia planificará las vacaciones anuales que tendrán lugar durante el año al comienzo del mismo. </w:t>
      </w:r>
    </w:p>
    <w:p w14:paraId="76AADE76" w14:textId="77777777" w:rsidR="00441859" w:rsidRPr="00963ED8" w:rsidRDefault="00DE7F5C">
      <w:pPr>
        <w:pStyle w:val="Ttulo4"/>
        <w:jc w:val="both"/>
        <w:rPr>
          <w:lang w:val="es-CO"/>
          <w:rPrChange w:id="4439" w:author="Massiel Nayibe Moreno Ladino" w:date="2025-01-15T13:01:00Z" w16du:dateUtc="2025-01-15T18:01:00Z">
            <w:rPr/>
          </w:rPrChange>
        </w:rPr>
      </w:pPr>
      <w:r w:rsidRPr="00963ED8">
        <w:rPr>
          <w:lang w:val="es-CO"/>
          <w:rPrChange w:id="4440" w:author="Massiel Nayibe Moreno Ladino" w:date="2025-01-15T13:01:00Z" w16du:dateUtc="2025-01-15T18:01:00Z">
            <w:rPr/>
          </w:rPrChange>
        </w:rPr>
        <w:t>10.</w:t>
      </w:r>
      <w:r w:rsidR="00824D4B" w:rsidRPr="00963ED8">
        <w:rPr>
          <w:lang w:val="es-CO"/>
          <w:rPrChange w:id="4441" w:author="Massiel Nayibe Moreno Ladino" w:date="2025-01-15T13:01:00Z" w16du:dateUtc="2025-01-15T18:01:00Z">
            <w:rPr/>
          </w:rPrChange>
        </w:rPr>
        <w:t>7</w:t>
      </w:r>
      <w:r w:rsidRPr="00963ED8">
        <w:rPr>
          <w:lang w:val="es-CO"/>
          <w:rPrChange w:id="4442" w:author="Massiel Nayibe Moreno Ladino" w:date="2025-01-15T13:01:00Z" w16du:dateUtc="2025-01-15T18:01:00Z">
            <w:rPr/>
          </w:rPrChange>
        </w:rPr>
        <w:t>.1.</w:t>
      </w:r>
      <w:r w:rsidR="005051D4" w:rsidRPr="00963ED8">
        <w:rPr>
          <w:lang w:val="es-CO"/>
          <w:rPrChange w:id="4443" w:author="Massiel Nayibe Moreno Ladino" w:date="2025-01-15T13:01:00Z" w16du:dateUtc="2025-01-15T18:01:00Z">
            <w:rPr/>
          </w:rPrChange>
        </w:rPr>
        <w:t xml:space="preserve">4 </w:t>
      </w:r>
      <w:r w:rsidRPr="00963ED8">
        <w:rPr>
          <w:lang w:val="es-CO"/>
          <w:rPrChange w:id="4444" w:author="Massiel Nayibe Moreno Ladino" w:date="2025-01-15T13:01:00Z" w16du:dateUtc="2025-01-15T18:01:00Z">
            <w:rPr/>
          </w:rPrChange>
        </w:rPr>
        <w:t xml:space="preserve">Pago de las vacaciones anuales </w:t>
      </w:r>
      <w:r w:rsidR="006109BC" w:rsidRPr="00963ED8">
        <w:rPr>
          <w:lang w:val="es-CO"/>
          <w:rPrChange w:id="4445" w:author="Massiel Nayibe Moreno Ladino" w:date="2025-01-15T13:01:00Z" w16du:dateUtc="2025-01-15T18:01:00Z">
            <w:rPr/>
          </w:rPrChange>
        </w:rPr>
        <w:t xml:space="preserve">en caso de </w:t>
      </w:r>
      <w:r w:rsidRPr="00963ED8">
        <w:rPr>
          <w:lang w:val="es-CO"/>
          <w:rPrChange w:id="4446" w:author="Massiel Nayibe Moreno Ladino" w:date="2025-01-15T13:01:00Z" w16du:dateUtc="2025-01-15T18:01:00Z">
            <w:rPr/>
          </w:rPrChange>
        </w:rPr>
        <w:t xml:space="preserve">cese </w:t>
      </w:r>
    </w:p>
    <w:p w14:paraId="14253BBF" w14:textId="77777777" w:rsidR="00441859" w:rsidRPr="00963ED8" w:rsidRDefault="00DE7F5C">
      <w:pPr>
        <w:spacing w:line="360" w:lineRule="auto"/>
        <w:jc w:val="both"/>
        <w:rPr>
          <w:lang w:val="es-CO"/>
          <w:rPrChange w:id="4447" w:author="Massiel Nayibe Moreno Ladino" w:date="2025-01-15T13:01:00Z" w16du:dateUtc="2025-01-15T18:01:00Z">
            <w:rPr/>
          </w:rPrChange>
        </w:rPr>
      </w:pPr>
      <w:r w:rsidRPr="00963ED8">
        <w:rPr>
          <w:lang w:val="es-CO"/>
          <w:rPrChange w:id="4448" w:author="Massiel Nayibe Moreno Ladino" w:date="2025-01-15T13:01:00Z" w16du:dateUtc="2025-01-15T18:01:00Z">
            <w:rPr/>
          </w:rPrChange>
        </w:rPr>
        <w:t xml:space="preserve">En caso de suspensión, </w:t>
      </w:r>
      <w:r w:rsidR="002A64F5" w:rsidRPr="00963ED8">
        <w:rPr>
          <w:lang w:val="es-CO"/>
          <w:rPrChange w:id="4449" w:author="Massiel Nayibe Moreno Ladino" w:date="2025-01-15T13:01:00Z" w16du:dateUtc="2025-01-15T18:01:00Z">
            <w:rPr/>
          </w:rPrChange>
        </w:rPr>
        <w:t xml:space="preserve">despido </w:t>
      </w:r>
      <w:r w:rsidRPr="00963ED8">
        <w:rPr>
          <w:lang w:val="es-CO"/>
          <w:rPrChange w:id="4450" w:author="Massiel Nayibe Moreno Ladino" w:date="2025-01-15T13:01:00Z" w16du:dateUtc="2025-01-15T18:01:00Z">
            <w:rPr/>
          </w:rPrChange>
        </w:rPr>
        <w:t xml:space="preserve">o dimisión del trabajador por cualquier motivo antes de que expire su año de servicio, y sea cual sea la duración del empleo, el trabajador tiene derecho al pago de </w:t>
      </w:r>
      <w:r w:rsidR="00125A8D" w:rsidRPr="00963ED8">
        <w:rPr>
          <w:lang w:val="es-CO"/>
          <w:rPrChange w:id="4451" w:author="Massiel Nayibe Moreno Ladino" w:date="2025-01-15T13:01:00Z" w16du:dateUtc="2025-01-15T18:01:00Z">
            <w:rPr/>
          </w:rPrChange>
        </w:rPr>
        <w:t xml:space="preserve">su </w:t>
      </w:r>
      <w:r w:rsidRPr="00963ED8">
        <w:rPr>
          <w:lang w:val="es-CO"/>
          <w:rPrChange w:id="4452" w:author="Massiel Nayibe Moreno Ladino" w:date="2025-01-15T13:01:00Z" w16du:dateUtc="2025-01-15T18:01:00Z">
            <w:rPr/>
          </w:rPrChange>
        </w:rPr>
        <w:t xml:space="preserve">parte de vacaciones anuales </w:t>
      </w:r>
      <w:r w:rsidR="00053D22" w:rsidRPr="00963ED8">
        <w:rPr>
          <w:lang w:val="es-CO"/>
          <w:rPrChange w:id="4453" w:author="Massiel Nayibe Moreno Ladino" w:date="2025-01-15T13:01:00Z" w16du:dateUtc="2025-01-15T18:01:00Z">
            <w:rPr/>
          </w:rPrChange>
        </w:rPr>
        <w:t>en función de las acumulaciones indicadas en Replicon</w:t>
      </w:r>
      <w:r w:rsidR="00F95B31" w:rsidRPr="00963ED8">
        <w:rPr>
          <w:lang w:val="es-CO"/>
          <w:rPrChange w:id="4454" w:author="Massiel Nayibe Moreno Ladino" w:date="2025-01-15T13:01:00Z" w16du:dateUtc="2025-01-15T18:01:00Z">
            <w:rPr/>
          </w:rPrChange>
        </w:rPr>
        <w:t>.</w:t>
      </w:r>
      <w:r w:rsidR="00125A8D" w:rsidRPr="00963ED8">
        <w:rPr>
          <w:lang w:val="es-CO"/>
          <w:rPrChange w:id="4455" w:author="Massiel Nayibe Moreno Ladino" w:date="2025-01-15T13:01:00Z" w16du:dateUtc="2025-01-15T18:01:00Z">
            <w:rPr/>
          </w:rPrChange>
        </w:rPr>
        <w:t xml:space="preserve"> El trabajador tiene derecho al número de días de vacaciones anuales ordinarias acumulados hasta la fecha de cese. </w:t>
      </w:r>
      <w:r w:rsidR="00691CF4" w:rsidRPr="00963ED8">
        <w:rPr>
          <w:lang w:val="es-CO"/>
          <w:rPrChange w:id="4456" w:author="Massiel Nayibe Moreno Ladino" w:date="2025-01-15T13:01:00Z" w16du:dateUtc="2025-01-15T18:01:00Z">
            <w:rPr/>
          </w:rPrChange>
        </w:rPr>
        <w:t xml:space="preserve">El pago se basa en el salario devengado </w:t>
      </w:r>
      <w:r w:rsidR="00FD7DB3" w:rsidRPr="00963ED8">
        <w:rPr>
          <w:lang w:val="es-CO"/>
          <w:rPrChange w:id="4457" w:author="Massiel Nayibe Moreno Ladino" w:date="2025-01-15T13:01:00Z" w16du:dateUtc="2025-01-15T18:01:00Z">
            <w:rPr/>
          </w:rPrChange>
        </w:rPr>
        <w:t>en el momento del cese</w:t>
      </w:r>
      <w:r w:rsidR="00C44009" w:rsidRPr="00963ED8">
        <w:rPr>
          <w:lang w:val="es-CO"/>
          <w:rPrChange w:id="4458" w:author="Massiel Nayibe Moreno Ladino" w:date="2025-01-15T13:01:00Z" w16du:dateUtc="2025-01-15T18:01:00Z">
            <w:rPr/>
          </w:rPrChange>
        </w:rPr>
        <w:t>, excluidas las horas extraordinarias y el pago de los días de descanso obligatorio</w:t>
      </w:r>
      <w:r w:rsidR="00125A8D" w:rsidRPr="00963ED8">
        <w:rPr>
          <w:lang w:val="es-CO"/>
          <w:rPrChange w:id="4459" w:author="Massiel Nayibe Moreno Ladino" w:date="2025-01-15T13:01:00Z" w16du:dateUtc="2025-01-15T18:01:00Z">
            <w:rPr/>
          </w:rPrChange>
        </w:rPr>
        <w:t xml:space="preserve">. </w:t>
      </w:r>
      <w:r w:rsidR="00040B30" w:rsidRPr="00963ED8">
        <w:rPr>
          <w:lang w:val="es-CO"/>
          <w:rPrChange w:id="4460" w:author="Massiel Nayibe Moreno Ladino" w:date="2025-01-15T13:01:00Z" w16du:dateUtc="2025-01-15T18:01:00Z">
            <w:rPr/>
          </w:rPrChange>
        </w:rPr>
        <w:t>Si el trabajo del empleado es variable o a destajo, Partners Colombia deberá tomar el promedio diario devengado en el último año para calcular la tarifa diaria a pagar.</w:t>
      </w:r>
    </w:p>
    <w:p w14:paraId="77E5145D" w14:textId="77777777" w:rsidR="008040C4" w:rsidRPr="00963ED8" w:rsidRDefault="008040C4" w:rsidP="002D32DF">
      <w:pPr>
        <w:spacing w:line="360" w:lineRule="auto"/>
        <w:jc w:val="both"/>
        <w:rPr>
          <w:lang w:val="es-CO"/>
          <w:rPrChange w:id="4461" w:author="Massiel Nayibe Moreno Ladino" w:date="2025-01-15T13:01:00Z" w16du:dateUtc="2025-01-15T18:01:00Z">
            <w:rPr/>
          </w:rPrChange>
        </w:rPr>
      </w:pPr>
    </w:p>
    <w:p w14:paraId="7371D0FF" w14:textId="77777777" w:rsidR="00441859" w:rsidRPr="00963ED8" w:rsidRDefault="00DE7F5C">
      <w:pPr>
        <w:spacing w:line="360" w:lineRule="auto"/>
        <w:jc w:val="both"/>
        <w:rPr>
          <w:rFonts w:cs="Times New Roman"/>
          <w:lang w:val="es-CO"/>
          <w:rPrChange w:id="4462" w:author="Massiel Nayibe Moreno Ladino" w:date="2025-01-15T13:01:00Z" w16du:dateUtc="2025-01-15T18:01:00Z">
            <w:rPr>
              <w:rFonts w:cs="Times New Roman"/>
            </w:rPr>
          </w:rPrChange>
        </w:rPr>
      </w:pPr>
      <w:r w:rsidRPr="00963ED8">
        <w:rPr>
          <w:lang w:val="es-CO"/>
          <w:rPrChange w:id="4463" w:author="Massiel Nayibe Moreno Ladino" w:date="2025-01-15T13:01:00Z" w16du:dateUtc="2025-01-15T18:01:00Z">
            <w:rPr/>
          </w:rPrChange>
        </w:rPr>
        <w:t xml:space="preserve">El pago de las vacaciones debe coincidir con los </w:t>
      </w:r>
      <w:r w:rsidR="00C051B0" w:rsidRPr="00963ED8">
        <w:rPr>
          <w:lang w:val="es-CO"/>
          <w:rPrChange w:id="4464" w:author="Massiel Nayibe Moreno Ladino" w:date="2025-01-15T13:01:00Z" w16du:dateUtc="2025-01-15T18:01:00Z">
            <w:rPr/>
          </w:rPrChange>
        </w:rPr>
        <w:t xml:space="preserve">días acumulados en Replicon. </w:t>
      </w:r>
      <w:bookmarkStart w:id="4465" w:name="_Hlk185085924"/>
      <w:r w:rsidR="00DD1EFB" w:rsidRPr="00963ED8">
        <w:rPr>
          <w:rFonts w:cs="Times New Roman"/>
          <w:lang w:val="es-CO"/>
          <w:rPrChange w:id="4466" w:author="Massiel Nayibe Moreno Ladino" w:date="2025-01-15T13:01:00Z" w16du:dateUtc="2025-01-15T18:01:00Z">
            <w:rPr>
              <w:rFonts w:cs="Times New Roman"/>
            </w:rPr>
          </w:rPrChange>
        </w:rPr>
        <w:t>Las vacaciones se prorratean entre el primer y el último mes de servicio a efectos de la liquidación</w:t>
      </w:r>
      <w:r w:rsidR="002A135F" w:rsidRPr="00963ED8">
        <w:rPr>
          <w:lang w:val="es-CO"/>
          <w:rPrChange w:id="4467" w:author="Massiel Nayibe Moreno Ladino" w:date="2025-01-15T13:01:00Z" w16du:dateUtc="2025-01-15T18:01:00Z">
            <w:rPr/>
          </w:rPrChange>
        </w:rPr>
        <w:t>.</w:t>
      </w:r>
      <w:bookmarkEnd w:id="4465"/>
      <w:r w:rsidR="002A135F" w:rsidRPr="00963ED8">
        <w:rPr>
          <w:lang w:val="es-CO"/>
          <w:rPrChange w:id="4468" w:author="Massiel Nayibe Moreno Ladino" w:date="2025-01-15T13:01:00Z" w16du:dateUtc="2025-01-15T18:01:00Z">
            <w:rPr/>
          </w:rPrChange>
        </w:rPr>
        <w:t xml:space="preserve"> </w:t>
      </w:r>
    </w:p>
    <w:p w14:paraId="706BB2D5" w14:textId="77777777" w:rsidR="00441859" w:rsidRPr="00963ED8" w:rsidRDefault="00DE7F5C">
      <w:pPr>
        <w:pStyle w:val="Ttulo3"/>
        <w:rPr>
          <w:rStyle w:val="Ttulo3Car"/>
          <w:lang w:val="es-CO"/>
          <w:rPrChange w:id="4469" w:author="Massiel Nayibe Moreno Ladino" w:date="2025-01-15T13:01:00Z" w16du:dateUtc="2025-01-15T18:01:00Z">
            <w:rPr>
              <w:rStyle w:val="Ttulo3Car"/>
              <w:b/>
              <w:bCs/>
            </w:rPr>
          </w:rPrChange>
        </w:rPr>
      </w:pPr>
      <w:bookmarkStart w:id="4470" w:name="_10.7.2_Sick_Leave"/>
      <w:bookmarkStart w:id="4471" w:name="_Toc185435415"/>
      <w:bookmarkEnd w:id="4470"/>
      <w:r w:rsidRPr="00963ED8">
        <w:rPr>
          <w:rStyle w:val="Ttulo3Car"/>
          <w:b/>
          <w:bCs/>
          <w:lang w:val="es-CO"/>
          <w:rPrChange w:id="4472" w:author="Massiel Nayibe Moreno Ladino" w:date="2025-01-15T13:01:00Z" w16du:dateUtc="2025-01-15T18:01:00Z">
            <w:rPr>
              <w:rStyle w:val="Ttulo3Car"/>
              <w:b/>
              <w:bCs/>
            </w:rPr>
          </w:rPrChange>
        </w:rPr>
        <w:t>10.7.2 Baja por enfermedad</w:t>
      </w:r>
      <w:bookmarkEnd w:id="4471"/>
    </w:p>
    <w:p w14:paraId="6EB87A4E" w14:textId="77777777" w:rsidR="00441859" w:rsidRPr="00963ED8" w:rsidRDefault="00DE7F5C">
      <w:pPr>
        <w:spacing w:after="120" w:line="360" w:lineRule="auto"/>
        <w:jc w:val="both"/>
        <w:rPr>
          <w:rFonts w:cs="Times New Roman"/>
          <w:lang w:val="es-CO"/>
          <w:rPrChange w:id="4473" w:author="Massiel Nayibe Moreno Ladino" w:date="2025-01-15T13:01:00Z" w16du:dateUtc="2025-01-15T18:01:00Z">
            <w:rPr>
              <w:rFonts w:cs="Times New Roman"/>
            </w:rPr>
          </w:rPrChange>
        </w:rPr>
      </w:pPr>
      <w:r w:rsidRPr="00963ED8">
        <w:rPr>
          <w:rFonts w:cs="Times New Roman"/>
          <w:lang w:val="es-CO"/>
          <w:rPrChange w:id="4474" w:author="Massiel Nayibe Moreno Ladino" w:date="2025-01-15T13:01:00Z" w16du:dateUtc="2025-01-15T18:01:00Z">
            <w:rPr>
              <w:rFonts w:cs="Times New Roman"/>
            </w:rPr>
          </w:rPrChange>
        </w:rPr>
        <w:t xml:space="preserve">Todos los empleados tienen derecho a un total de 12 días laborables de baja por enfermedad al año sin reducción de salario, pagados por Partners </w:t>
      </w:r>
      <w:r w:rsidR="006129C2" w:rsidRPr="00963ED8">
        <w:rPr>
          <w:rFonts w:cs="Times New Roman"/>
          <w:lang w:val="es-CO"/>
          <w:rPrChange w:id="4475" w:author="Massiel Nayibe Moreno Ladino" w:date="2025-01-15T13:01:00Z" w16du:dateUtc="2025-01-15T18:01:00Z">
            <w:rPr>
              <w:rFonts w:cs="Times New Roman"/>
            </w:rPr>
          </w:rPrChange>
        </w:rPr>
        <w:t>Colombia</w:t>
      </w:r>
      <w:r w:rsidRPr="00963ED8">
        <w:rPr>
          <w:rFonts w:cs="Times New Roman"/>
          <w:lang w:val="es-CO"/>
          <w:rPrChange w:id="4476" w:author="Massiel Nayibe Moreno Ladino" w:date="2025-01-15T13:01:00Z" w16du:dateUtc="2025-01-15T18:01:00Z">
            <w:rPr>
              <w:rFonts w:cs="Times New Roman"/>
            </w:rPr>
          </w:rPrChange>
        </w:rPr>
        <w:t xml:space="preserve">. Esta se acumula a razón de 1 día por </w:t>
      </w:r>
      <w:r w:rsidRPr="00963ED8">
        <w:rPr>
          <w:rFonts w:cs="Times New Roman"/>
          <w:lang w:val="es-CO"/>
          <w:rPrChange w:id="4477" w:author="Massiel Nayibe Moreno Ladino" w:date="2025-01-15T13:01:00Z" w16du:dateUtc="2025-01-15T18:01:00Z">
            <w:rPr>
              <w:rFonts w:cs="Times New Roman"/>
            </w:rPr>
          </w:rPrChange>
        </w:rPr>
        <w:lastRenderedPageBreak/>
        <w:t xml:space="preserve">mes. Si el empleado no tiene un año de servicio, la licencia por enfermedad se calculará en proporción al tiempo de servicio ya prestado. </w:t>
      </w:r>
    </w:p>
    <w:p w14:paraId="3638F5F4" w14:textId="77777777" w:rsidR="00441859" w:rsidRPr="00963ED8" w:rsidRDefault="00DE7F5C">
      <w:pPr>
        <w:spacing w:after="120" w:line="360" w:lineRule="auto"/>
        <w:jc w:val="both"/>
        <w:rPr>
          <w:rFonts w:cs="Times New Roman"/>
          <w:lang w:val="es-CO"/>
          <w:rPrChange w:id="4478" w:author="Massiel Nayibe Moreno Ladino" w:date="2025-01-15T13:01:00Z" w16du:dateUtc="2025-01-15T18:01:00Z">
            <w:rPr>
              <w:rFonts w:cs="Times New Roman"/>
            </w:rPr>
          </w:rPrChange>
        </w:rPr>
      </w:pPr>
      <w:r w:rsidRPr="00963ED8">
        <w:rPr>
          <w:rFonts w:cs="Times New Roman"/>
          <w:lang w:val="es-CO"/>
          <w:rPrChange w:id="4479" w:author="Massiel Nayibe Moreno Ladino" w:date="2025-01-15T13:01:00Z" w16du:dateUtc="2025-01-15T18:01:00Z">
            <w:rPr>
              <w:rFonts w:cs="Times New Roman"/>
            </w:rPr>
          </w:rPrChange>
        </w:rPr>
        <w:t xml:space="preserve">La baja por enfermedad no es acumulable ni se abona en caso de cese o dimisión del trabajador por cualquier motivo antes de que expire su año de servicio. </w:t>
      </w:r>
    </w:p>
    <w:p w14:paraId="42404F9B" w14:textId="77777777" w:rsidR="00441859" w:rsidRPr="00963ED8" w:rsidRDefault="00DE7F5C">
      <w:pPr>
        <w:spacing w:line="360" w:lineRule="auto"/>
        <w:jc w:val="both"/>
        <w:rPr>
          <w:lang w:val="es-CO"/>
          <w:rPrChange w:id="4480" w:author="Massiel Nayibe Moreno Ladino" w:date="2025-01-15T13:01:00Z" w16du:dateUtc="2025-01-15T18:01:00Z">
            <w:rPr/>
          </w:rPrChange>
        </w:rPr>
      </w:pPr>
      <w:r w:rsidRPr="00963ED8">
        <w:rPr>
          <w:lang w:val="es-CO"/>
          <w:rPrChange w:id="4481" w:author="Massiel Nayibe Moreno Ladino" w:date="2025-01-15T13:01:00Z" w16du:dateUtc="2025-01-15T18:01:00Z">
            <w:rPr/>
          </w:rPrChange>
        </w:rPr>
        <w:t xml:space="preserve">Además de la licencia por enfermedad prevista anteriormente por Partners Colombia, </w:t>
      </w:r>
      <w:r w:rsidR="001A2B8A" w:rsidRPr="00963ED8">
        <w:rPr>
          <w:lang w:val="es-CO"/>
          <w:rPrChange w:id="4482" w:author="Massiel Nayibe Moreno Ladino" w:date="2025-01-15T13:01:00Z" w16du:dateUtc="2025-01-15T18:01:00Z">
            <w:rPr/>
          </w:rPrChange>
        </w:rPr>
        <w:t xml:space="preserve">si un empleado </w:t>
      </w:r>
      <w:r w:rsidR="00E22E50" w:rsidRPr="00963ED8">
        <w:rPr>
          <w:lang w:val="es-CO"/>
          <w:rPrChange w:id="4483" w:author="Massiel Nayibe Moreno Ladino" w:date="2025-01-15T13:01:00Z" w16du:dateUtc="2025-01-15T18:01:00Z">
            <w:rPr/>
          </w:rPrChange>
        </w:rPr>
        <w:t xml:space="preserve">ha agotado su licencia por enfermedad y </w:t>
      </w:r>
      <w:r w:rsidR="001A2B8A" w:rsidRPr="00963ED8">
        <w:rPr>
          <w:lang w:val="es-CO"/>
          <w:rPrChange w:id="4484" w:author="Massiel Nayibe Moreno Ladino" w:date="2025-01-15T13:01:00Z" w16du:dateUtc="2025-01-15T18:01:00Z">
            <w:rPr/>
          </w:rPrChange>
        </w:rPr>
        <w:t xml:space="preserve">no puede trabajar debido a una enfermedad o un accidente, se debe obtener una autorización médica de una entidad de Seguridad Social colombiana para que el empleado reciba el pago de </w:t>
      </w:r>
      <w:r w:rsidR="00AF27A3" w:rsidRPr="00963ED8">
        <w:rPr>
          <w:lang w:val="es-CO"/>
          <w:rPrChange w:id="4485" w:author="Massiel Nayibe Moreno Ladino" w:date="2025-01-15T13:01:00Z" w16du:dateUtc="2025-01-15T18:01:00Z">
            <w:rPr/>
          </w:rPrChange>
        </w:rPr>
        <w:t xml:space="preserve">los </w:t>
      </w:r>
      <w:r w:rsidR="001A2B8A" w:rsidRPr="00963ED8">
        <w:rPr>
          <w:lang w:val="es-CO"/>
          <w:rPrChange w:id="4486" w:author="Massiel Nayibe Moreno Ladino" w:date="2025-01-15T13:01:00Z" w16du:dateUtc="2025-01-15T18:01:00Z">
            <w:rPr/>
          </w:rPrChange>
        </w:rPr>
        <w:t xml:space="preserve">días </w:t>
      </w:r>
      <w:r w:rsidR="00E22E50" w:rsidRPr="00963ED8">
        <w:rPr>
          <w:lang w:val="es-CO"/>
          <w:rPrChange w:id="4487" w:author="Massiel Nayibe Moreno Ladino" w:date="2025-01-15T13:01:00Z" w16du:dateUtc="2025-01-15T18:01:00Z">
            <w:rPr/>
          </w:rPrChange>
        </w:rPr>
        <w:t xml:space="preserve">adicionales </w:t>
      </w:r>
      <w:r w:rsidR="001A2B8A" w:rsidRPr="00963ED8">
        <w:rPr>
          <w:lang w:val="es-CO"/>
          <w:rPrChange w:id="4488" w:author="Massiel Nayibe Moreno Ladino" w:date="2025-01-15T13:01:00Z" w16du:dateUtc="2025-01-15T18:01:00Z">
            <w:rPr/>
          </w:rPrChange>
        </w:rPr>
        <w:t xml:space="preserve">por enfermedad. </w:t>
      </w:r>
      <w:r w:rsidR="00E22E50" w:rsidRPr="00963ED8">
        <w:rPr>
          <w:lang w:val="es-CO"/>
          <w:rPrChange w:id="4489" w:author="Massiel Nayibe Moreno Ladino" w:date="2025-01-15T13:01:00Z" w16du:dateUtc="2025-01-15T18:01:00Z">
            <w:rPr/>
          </w:rPrChange>
        </w:rPr>
        <w:t xml:space="preserve">La </w:t>
      </w:r>
      <w:r w:rsidR="001A2B8A" w:rsidRPr="00963ED8">
        <w:rPr>
          <w:lang w:val="es-CO"/>
          <w:rPrChange w:id="4490" w:author="Massiel Nayibe Moreno Ladino" w:date="2025-01-15T13:01:00Z" w16du:dateUtc="2025-01-15T18:01:00Z">
            <w:rPr/>
          </w:rPrChange>
        </w:rPr>
        <w:t xml:space="preserve">licencia por enfermedad </w:t>
      </w:r>
      <w:r w:rsidR="00E22E50" w:rsidRPr="00963ED8">
        <w:rPr>
          <w:lang w:val="es-CO"/>
          <w:rPrChange w:id="4491" w:author="Massiel Nayibe Moreno Ladino" w:date="2025-01-15T13:01:00Z" w16du:dateUtc="2025-01-15T18:01:00Z">
            <w:rPr/>
          </w:rPrChange>
        </w:rPr>
        <w:t xml:space="preserve">del régimen de Seguridad Social colombiano </w:t>
      </w:r>
      <w:r w:rsidR="001A2B8A" w:rsidRPr="00963ED8">
        <w:rPr>
          <w:lang w:val="es-CO"/>
          <w:rPrChange w:id="4492" w:author="Massiel Nayibe Moreno Ladino" w:date="2025-01-15T13:01:00Z" w16du:dateUtc="2025-01-15T18:01:00Z">
            <w:rPr/>
          </w:rPrChange>
        </w:rPr>
        <w:t>se paga durante la ausencia del empleado por tiempo indefinido. Los dos primeros días de licencia por enfermedad son asumidos por el empleador y pagados al 100% de su salario. A partir del tercer día, el pago lo asume la Entidad Promotora de Salud (EPS</w:t>
      </w:r>
      <w:r w:rsidR="007E33FC" w:rsidRPr="00963ED8">
        <w:rPr>
          <w:lang w:val="es-CO"/>
          <w:rPrChange w:id="4493" w:author="Massiel Nayibe Moreno Ladino" w:date="2025-01-15T13:01:00Z" w16du:dateUtc="2025-01-15T18:01:00Z">
            <w:rPr/>
          </w:rPrChange>
        </w:rPr>
        <w:t xml:space="preserve">) </w:t>
      </w:r>
      <w:r w:rsidR="001A2B8A" w:rsidRPr="00963ED8">
        <w:rPr>
          <w:lang w:val="es-CO"/>
          <w:rPrChange w:id="4494" w:author="Massiel Nayibe Moreno Ladino" w:date="2025-01-15T13:01:00Z" w16du:dateUtc="2025-01-15T18:01:00Z">
            <w:rPr/>
          </w:rPrChange>
        </w:rPr>
        <w:t>del empleado. El empleado devengará las dos terceras partes de su salario a partir del tercer día de licencia por enfermedad (si es por licencia de maternidad y/o paternidad, se paga al 100%). Si un empleado se lesiona en el trabajo, tiene derecho al 100% del salario mientras dure su ausencia</w:t>
      </w:r>
      <w:r w:rsidR="006C197D" w:rsidRPr="00963ED8">
        <w:rPr>
          <w:lang w:val="es-CO"/>
          <w:rPrChange w:id="4495" w:author="Massiel Nayibe Moreno Ladino" w:date="2025-01-15T13:01:00Z" w16du:dateUtc="2025-01-15T18:01:00Z">
            <w:rPr/>
          </w:rPrChange>
        </w:rPr>
        <w:t xml:space="preserve">, el pago lo asume la </w:t>
      </w:r>
      <w:r w:rsidR="00AC3E6B" w:rsidRPr="00963ED8">
        <w:rPr>
          <w:lang w:val="es-CO"/>
          <w:rPrChange w:id="4496" w:author="Massiel Nayibe Moreno Ladino" w:date="2025-01-15T13:01:00Z" w16du:dateUtc="2025-01-15T18:01:00Z">
            <w:rPr/>
          </w:rPrChange>
        </w:rPr>
        <w:t>Asesuradora de Riesgos Laborales (ARL)al 100%.</w:t>
      </w:r>
    </w:p>
    <w:p w14:paraId="383ACF77" w14:textId="77777777" w:rsidR="00441859" w:rsidRPr="00963ED8" w:rsidRDefault="00DE7F5C">
      <w:pPr>
        <w:pStyle w:val="Ttulo4"/>
        <w:jc w:val="both"/>
        <w:rPr>
          <w:rStyle w:val="Ttulo3Car"/>
          <w:rFonts w:cs="Times New Roman"/>
          <w:b/>
          <w:bCs/>
          <w:sz w:val="24"/>
          <w:lang w:val="es-CO"/>
          <w:rPrChange w:id="4497" w:author="Massiel Nayibe Moreno Ladino" w:date="2025-01-15T13:01:00Z" w16du:dateUtc="2025-01-15T18:01:00Z">
            <w:rPr>
              <w:rStyle w:val="Ttulo3Car"/>
              <w:rFonts w:cs="Times New Roman"/>
              <w:b/>
              <w:bCs/>
              <w:i w:val="0"/>
              <w:iCs w:val="0"/>
              <w:sz w:val="24"/>
            </w:rPr>
          </w:rPrChange>
        </w:rPr>
      </w:pPr>
      <w:bookmarkStart w:id="4498" w:name="_Toc184806892"/>
      <w:bookmarkStart w:id="4499" w:name="_Toc185435416"/>
      <w:r w:rsidRPr="00963ED8">
        <w:rPr>
          <w:rStyle w:val="Ttulo3Car"/>
          <w:rFonts w:cs="Times New Roman"/>
          <w:b/>
          <w:bCs/>
          <w:sz w:val="24"/>
          <w:lang w:val="es-CO"/>
          <w:rPrChange w:id="4500" w:author="Massiel Nayibe Moreno Ladino" w:date="2025-01-15T13:01:00Z" w16du:dateUtc="2025-01-15T18:01:00Z">
            <w:rPr>
              <w:rStyle w:val="Ttulo3Car"/>
              <w:rFonts w:cs="Times New Roman"/>
              <w:b/>
              <w:bCs/>
              <w:sz w:val="24"/>
            </w:rPr>
          </w:rPrChange>
        </w:rPr>
        <w:t>10.7.2.1 Utilización de la baja por enfermedad</w:t>
      </w:r>
      <w:bookmarkEnd w:id="4498"/>
      <w:bookmarkEnd w:id="4499"/>
    </w:p>
    <w:p w14:paraId="4335E01F" w14:textId="77777777" w:rsidR="00441859" w:rsidRPr="00963ED8" w:rsidRDefault="00DE7F5C">
      <w:pPr>
        <w:spacing w:after="120" w:line="360" w:lineRule="auto"/>
        <w:jc w:val="both"/>
        <w:rPr>
          <w:rFonts w:cs="Times New Roman"/>
          <w:lang w:val="es-CO"/>
          <w:rPrChange w:id="4501" w:author="Massiel Nayibe Moreno Ladino" w:date="2025-01-15T13:01:00Z" w16du:dateUtc="2025-01-15T18:01:00Z">
            <w:rPr>
              <w:rFonts w:cs="Times New Roman"/>
            </w:rPr>
          </w:rPrChange>
        </w:rPr>
      </w:pPr>
      <w:r w:rsidRPr="00963ED8">
        <w:rPr>
          <w:rFonts w:cs="Times New Roman"/>
          <w:lang w:val="es-CO"/>
          <w:rPrChange w:id="4502" w:author="Massiel Nayibe Moreno Ladino" w:date="2025-01-15T13:01:00Z" w16du:dateUtc="2025-01-15T18:01:00Z">
            <w:rPr>
              <w:rFonts w:cs="Times New Roman"/>
            </w:rPr>
          </w:rPrChange>
        </w:rPr>
        <w:t xml:space="preserve">Todos los empleados reciben </w:t>
      </w:r>
      <w:r w:rsidR="005C089C" w:rsidRPr="00963ED8">
        <w:rPr>
          <w:rFonts w:cs="Times New Roman"/>
          <w:lang w:val="es-CO"/>
          <w:rPrChange w:id="4503" w:author="Massiel Nayibe Moreno Ladino" w:date="2025-01-15T13:01:00Z" w16du:dateUtc="2025-01-15T18:01:00Z">
            <w:rPr>
              <w:rFonts w:cs="Times New Roman"/>
            </w:rPr>
          </w:rPrChange>
        </w:rPr>
        <w:t xml:space="preserve">de Partners Colombia </w:t>
      </w:r>
      <w:r w:rsidRPr="00963ED8">
        <w:rPr>
          <w:rFonts w:cs="Times New Roman"/>
          <w:lang w:val="es-CO"/>
          <w:rPrChange w:id="4504" w:author="Massiel Nayibe Moreno Ladino" w:date="2025-01-15T13:01:00Z" w16du:dateUtc="2025-01-15T18:01:00Z">
            <w:rPr>
              <w:rFonts w:cs="Times New Roman"/>
            </w:rPr>
          </w:rPrChange>
        </w:rPr>
        <w:t>una baja por enfermedad retribuida para utilizar en determinadas circunstancias. Los empleados pueden usar la licencia por enfermedad en incrementos de tres horas. Cualquier licencia necesaria por menos de tres horas debe hacerse en coordinación con el supervisor del empleado y las horas deben ser compensadas en consecuencia.</w:t>
      </w:r>
    </w:p>
    <w:p w14:paraId="04E3E194" w14:textId="77777777" w:rsidR="00441859" w:rsidRPr="00963ED8" w:rsidRDefault="00DE7F5C">
      <w:pPr>
        <w:spacing w:after="120" w:line="360" w:lineRule="auto"/>
        <w:jc w:val="both"/>
        <w:rPr>
          <w:rFonts w:cs="Times New Roman"/>
          <w:lang w:val="es-CO"/>
          <w:rPrChange w:id="4505" w:author="Massiel Nayibe Moreno Ladino" w:date="2025-01-15T13:01:00Z" w16du:dateUtc="2025-01-15T18:01:00Z">
            <w:rPr>
              <w:rFonts w:cs="Times New Roman"/>
            </w:rPr>
          </w:rPrChange>
        </w:rPr>
      </w:pPr>
      <w:r w:rsidRPr="00963ED8">
        <w:rPr>
          <w:rFonts w:cs="Times New Roman"/>
          <w:lang w:val="es-CO"/>
          <w:rPrChange w:id="4506" w:author="Massiel Nayibe Moreno Ladino" w:date="2025-01-15T13:01:00Z" w16du:dateUtc="2025-01-15T18:01:00Z">
            <w:rPr>
              <w:rFonts w:cs="Times New Roman"/>
            </w:rPr>
          </w:rPrChange>
        </w:rPr>
        <w:t xml:space="preserve">Las bajas por enfermedad que superen los tres (3) días en una semana laboral ordinaria sólo se concederán previa presentación de un certificado médico expedido por el médico que atienda al trabajador. </w:t>
      </w:r>
    </w:p>
    <w:p w14:paraId="355195DA" w14:textId="77777777" w:rsidR="00441859" w:rsidRPr="00963ED8" w:rsidRDefault="00DE7F5C">
      <w:pPr>
        <w:spacing w:after="120" w:line="360" w:lineRule="auto"/>
        <w:jc w:val="both"/>
        <w:rPr>
          <w:rFonts w:cs="Times New Roman"/>
          <w:lang w:val="es-CO"/>
          <w:rPrChange w:id="4507" w:author="Massiel Nayibe Moreno Ladino" w:date="2025-01-15T13:01:00Z" w16du:dateUtc="2025-01-15T18:01:00Z">
            <w:rPr>
              <w:rFonts w:cs="Times New Roman"/>
            </w:rPr>
          </w:rPrChange>
        </w:rPr>
      </w:pPr>
      <w:r w:rsidRPr="00963ED8">
        <w:rPr>
          <w:rFonts w:cs="Times New Roman"/>
          <w:lang w:val="es-CO"/>
          <w:rPrChange w:id="4508" w:author="Massiel Nayibe Moreno Ladino" w:date="2025-01-15T13:01:00Z" w16du:dateUtc="2025-01-15T18:01:00Z">
            <w:rPr>
              <w:rFonts w:cs="Times New Roman"/>
            </w:rPr>
          </w:rPrChange>
        </w:rPr>
        <w:t>Todas las solicitudes de baja por enfermedad deben seguirse y registrarse correctamente en las hojas de asistencia del empleado.</w:t>
      </w:r>
    </w:p>
    <w:p w14:paraId="15EE90AF" w14:textId="77777777" w:rsidR="00441859" w:rsidRPr="00963ED8" w:rsidRDefault="00DE7F5C">
      <w:pPr>
        <w:pStyle w:val="Ttulo4"/>
        <w:jc w:val="both"/>
        <w:rPr>
          <w:rStyle w:val="Ttulo3Car"/>
          <w:rFonts w:cs="Times New Roman"/>
          <w:b/>
          <w:bCs/>
          <w:sz w:val="24"/>
          <w:lang w:val="es-CO"/>
          <w:rPrChange w:id="4509" w:author="Massiel Nayibe Moreno Ladino" w:date="2025-01-15T13:01:00Z" w16du:dateUtc="2025-01-15T18:01:00Z">
            <w:rPr>
              <w:rStyle w:val="Ttulo3Car"/>
              <w:rFonts w:cs="Times New Roman"/>
              <w:b/>
              <w:bCs/>
              <w:i w:val="0"/>
              <w:iCs w:val="0"/>
              <w:sz w:val="24"/>
            </w:rPr>
          </w:rPrChange>
        </w:rPr>
      </w:pPr>
      <w:bookmarkStart w:id="4510" w:name="_Toc184806893"/>
      <w:bookmarkStart w:id="4511" w:name="_Toc185435417"/>
      <w:r w:rsidRPr="00963ED8">
        <w:rPr>
          <w:rStyle w:val="Ttulo3Car"/>
          <w:rFonts w:cs="Times New Roman"/>
          <w:b/>
          <w:bCs/>
          <w:sz w:val="24"/>
          <w:lang w:val="es-CO"/>
          <w:rPrChange w:id="4512" w:author="Massiel Nayibe Moreno Ladino" w:date="2025-01-15T13:01:00Z" w16du:dateUtc="2025-01-15T18:01:00Z">
            <w:rPr>
              <w:rStyle w:val="Ttulo3Car"/>
              <w:rFonts w:cs="Times New Roman"/>
              <w:b/>
              <w:bCs/>
              <w:sz w:val="24"/>
            </w:rPr>
          </w:rPrChange>
        </w:rPr>
        <w:lastRenderedPageBreak/>
        <w:t xml:space="preserve">10.7.2.2 </w:t>
      </w:r>
      <w:bookmarkStart w:id="4513" w:name="_Toc184806894"/>
      <w:bookmarkEnd w:id="4510"/>
      <w:r w:rsidRPr="00963ED8">
        <w:rPr>
          <w:rStyle w:val="Ttulo3Car"/>
          <w:rFonts w:cs="Times New Roman"/>
          <w:b/>
          <w:bCs/>
          <w:sz w:val="24"/>
          <w:lang w:val="es-CO"/>
          <w:rPrChange w:id="4514" w:author="Massiel Nayibe Moreno Ladino" w:date="2025-01-15T13:01:00Z" w16du:dateUtc="2025-01-15T18:01:00Z">
            <w:rPr>
              <w:rStyle w:val="Ttulo3Car"/>
              <w:rFonts w:cs="Times New Roman"/>
              <w:b/>
              <w:bCs/>
              <w:sz w:val="24"/>
            </w:rPr>
          </w:rPrChange>
        </w:rPr>
        <w:t xml:space="preserve"> Motivos de baja</w:t>
      </w:r>
      <w:bookmarkEnd w:id="4511"/>
      <w:bookmarkEnd w:id="4513"/>
    </w:p>
    <w:p w14:paraId="7C313DCC" w14:textId="77777777" w:rsidR="00441859" w:rsidRPr="00963ED8" w:rsidRDefault="00DE7F5C">
      <w:pPr>
        <w:spacing w:after="120" w:line="360" w:lineRule="auto"/>
        <w:jc w:val="both"/>
        <w:rPr>
          <w:rFonts w:cs="Times New Roman"/>
          <w:lang w:val="es-CO"/>
          <w:rPrChange w:id="4515" w:author="Massiel Nayibe Moreno Ladino" w:date="2025-01-15T13:01:00Z" w16du:dateUtc="2025-01-15T18:01:00Z">
            <w:rPr>
              <w:rFonts w:cs="Times New Roman"/>
            </w:rPr>
          </w:rPrChange>
        </w:rPr>
      </w:pPr>
      <w:r w:rsidRPr="00963ED8">
        <w:rPr>
          <w:rFonts w:cs="Times New Roman"/>
          <w:lang w:val="es-CO"/>
          <w:rPrChange w:id="4516" w:author="Massiel Nayibe Moreno Ladino" w:date="2025-01-15T13:01:00Z" w16du:dateUtc="2025-01-15T18:01:00Z">
            <w:rPr>
              <w:rFonts w:cs="Times New Roman"/>
            </w:rPr>
          </w:rPrChange>
        </w:rPr>
        <w:t>La licencia por enfermedad remunerada</w:t>
      </w:r>
      <w:r w:rsidR="00655ABB" w:rsidRPr="00963ED8">
        <w:rPr>
          <w:rFonts w:cs="Times New Roman"/>
          <w:lang w:val="es-CO"/>
          <w:rPrChange w:id="4517" w:author="Massiel Nayibe Moreno Ladino" w:date="2025-01-15T13:01:00Z" w16du:dateUtc="2025-01-15T18:01:00Z">
            <w:rPr>
              <w:rFonts w:cs="Times New Roman"/>
            </w:rPr>
          </w:rPrChange>
        </w:rPr>
        <w:t xml:space="preserve"> de Partners Colombia </w:t>
      </w:r>
      <w:r w:rsidRPr="00963ED8">
        <w:rPr>
          <w:rFonts w:cs="Times New Roman"/>
          <w:lang w:val="es-CO"/>
          <w:rPrChange w:id="4518" w:author="Massiel Nayibe Moreno Ladino" w:date="2025-01-15T13:01:00Z" w16du:dateUtc="2025-01-15T18:01:00Z">
            <w:rPr>
              <w:rFonts w:cs="Times New Roman"/>
            </w:rPr>
          </w:rPrChange>
        </w:rPr>
        <w:t xml:space="preserve">acumulada puede ser utilizada por un empleado por cualquiera de las siguientes razones: </w:t>
      </w:r>
    </w:p>
    <w:p w14:paraId="081CAC1B" w14:textId="77777777" w:rsidR="00441859" w:rsidRPr="00963ED8" w:rsidRDefault="00DE7F5C">
      <w:pPr>
        <w:pStyle w:val="Prrafodelista"/>
        <w:numPr>
          <w:ilvl w:val="0"/>
          <w:numId w:val="166"/>
        </w:numPr>
        <w:spacing w:after="120" w:line="360" w:lineRule="auto"/>
        <w:jc w:val="both"/>
        <w:rPr>
          <w:rFonts w:cs="Times New Roman"/>
          <w:lang w:val="es-CO"/>
          <w:rPrChange w:id="4519" w:author="Massiel Nayibe Moreno Ladino" w:date="2025-01-15T13:01:00Z" w16du:dateUtc="2025-01-15T18:01:00Z">
            <w:rPr>
              <w:rFonts w:cs="Times New Roman"/>
            </w:rPr>
          </w:rPrChange>
        </w:rPr>
      </w:pPr>
      <w:r w:rsidRPr="00963ED8">
        <w:rPr>
          <w:rFonts w:cs="Times New Roman"/>
          <w:b/>
          <w:bCs/>
          <w:lang w:val="es-CO"/>
          <w:rPrChange w:id="4520" w:author="Massiel Nayibe Moreno Ladino" w:date="2025-01-15T13:01:00Z" w16du:dateUtc="2025-01-15T18:01:00Z">
            <w:rPr>
              <w:rFonts w:cs="Times New Roman"/>
              <w:b/>
              <w:bCs/>
            </w:rPr>
          </w:rPrChange>
        </w:rPr>
        <w:t xml:space="preserve">Enfermedad o lesión personal: </w:t>
      </w:r>
      <w:r w:rsidRPr="00963ED8">
        <w:rPr>
          <w:rFonts w:cs="Times New Roman"/>
          <w:lang w:val="es-CO"/>
          <w:rPrChange w:id="4521" w:author="Massiel Nayibe Moreno Ladino" w:date="2025-01-15T13:01:00Z" w16du:dateUtc="2025-01-15T18:01:00Z">
            <w:rPr>
              <w:rFonts w:cs="Times New Roman"/>
            </w:rPr>
          </w:rPrChange>
        </w:rPr>
        <w:t>Los empleados pueden hacer uso del permiso por enfermedad y seguridad cuando necesiten atender sus propias condiciones de salud física o mental, incluyendo citas médicas, menstruación, recuperación de enfermedades o lesiones, o cuidados preventivos.</w:t>
      </w:r>
    </w:p>
    <w:p w14:paraId="4F0337FD" w14:textId="77777777" w:rsidR="00441859" w:rsidRPr="00963ED8" w:rsidRDefault="00DE7F5C">
      <w:pPr>
        <w:pStyle w:val="Prrafodelista"/>
        <w:numPr>
          <w:ilvl w:val="0"/>
          <w:numId w:val="166"/>
        </w:numPr>
        <w:spacing w:after="120" w:line="360" w:lineRule="auto"/>
        <w:jc w:val="both"/>
        <w:rPr>
          <w:rFonts w:cs="Times New Roman"/>
          <w:lang w:val="es-CO"/>
          <w:rPrChange w:id="4522" w:author="Massiel Nayibe Moreno Ladino" w:date="2025-01-15T13:01:00Z" w16du:dateUtc="2025-01-15T18:01:00Z">
            <w:rPr>
              <w:rFonts w:cs="Times New Roman"/>
            </w:rPr>
          </w:rPrChange>
        </w:rPr>
      </w:pPr>
      <w:r w:rsidRPr="00963ED8">
        <w:rPr>
          <w:rFonts w:cs="Times New Roman"/>
          <w:b/>
          <w:bCs/>
          <w:lang w:val="es-CO"/>
          <w:rPrChange w:id="4523" w:author="Massiel Nayibe Moreno Ladino" w:date="2025-01-15T13:01:00Z" w16du:dateUtc="2025-01-15T18:01:00Z">
            <w:rPr>
              <w:rFonts w:cs="Times New Roman"/>
              <w:b/>
              <w:bCs/>
            </w:rPr>
          </w:rPrChange>
        </w:rPr>
        <w:t xml:space="preserve">Enfermedad de un familiar: </w:t>
      </w:r>
      <w:r w:rsidRPr="00963ED8">
        <w:rPr>
          <w:rFonts w:cs="Times New Roman"/>
          <w:lang w:val="es-CO"/>
          <w:rPrChange w:id="4524" w:author="Massiel Nayibe Moreno Ladino" w:date="2025-01-15T13:01:00Z" w16du:dateUtc="2025-01-15T18:01:00Z">
            <w:rPr>
              <w:rFonts w:cs="Times New Roman"/>
            </w:rPr>
          </w:rPrChange>
        </w:rPr>
        <w:t>La baja por enfermedad y seguridad puede utilizarse para atender a un familiar enfermo o accidentado, cuyo estado de salud requiera cuidados.</w:t>
      </w:r>
    </w:p>
    <w:p w14:paraId="4987B6E2" w14:textId="77777777" w:rsidR="00441859" w:rsidRPr="00963ED8" w:rsidRDefault="00DE7F5C">
      <w:pPr>
        <w:pStyle w:val="Prrafodelista"/>
        <w:numPr>
          <w:ilvl w:val="0"/>
          <w:numId w:val="166"/>
        </w:numPr>
        <w:spacing w:after="120" w:line="360" w:lineRule="auto"/>
        <w:jc w:val="both"/>
        <w:rPr>
          <w:rFonts w:cs="Times New Roman"/>
          <w:lang w:val="es-CO"/>
          <w:rPrChange w:id="4525" w:author="Massiel Nayibe Moreno Ladino" w:date="2025-01-15T13:01:00Z" w16du:dateUtc="2025-01-15T18:01:00Z">
            <w:rPr>
              <w:rFonts w:cs="Times New Roman"/>
            </w:rPr>
          </w:rPrChange>
        </w:rPr>
      </w:pPr>
      <w:r w:rsidRPr="00963ED8">
        <w:rPr>
          <w:rFonts w:cs="Times New Roman"/>
          <w:b/>
          <w:bCs/>
          <w:lang w:val="es-CO"/>
          <w:rPrChange w:id="4526" w:author="Massiel Nayibe Moreno Ladino" w:date="2025-01-15T13:01:00Z" w16du:dateUtc="2025-01-15T18:01:00Z">
            <w:rPr>
              <w:rFonts w:cs="Times New Roman"/>
              <w:b/>
              <w:bCs/>
            </w:rPr>
          </w:rPrChange>
        </w:rPr>
        <w:t xml:space="preserve">Consultas médicas: </w:t>
      </w:r>
      <w:r w:rsidRPr="00963ED8">
        <w:rPr>
          <w:rFonts w:cs="Times New Roman"/>
          <w:lang w:val="es-CO"/>
          <w:rPrChange w:id="4527" w:author="Massiel Nayibe Moreno Ladino" w:date="2025-01-15T13:01:00Z" w16du:dateUtc="2025-01-15T18:01:00Z">
            <w:rPr>
              <w:rFonts w:cs="Times New Roman"/>
            </w:rPr>
          </w:rPrChange>
        </w:rPr>
        <w:t>Los permisos por enfermedad y seguridad pueden utilizarse para citas médicas, dentales u ópticas del empleado o de sus familiares.</w:t>
      </w:r>
    </w:p>
    <w:p w14:paraId="767FCB00" w14:textId="77777777" w:rsidR="00441859" w:rsidRPr="00963ED8" w:rsidRDefault="00DE7F5C">
      <w:pPr>
        <w:pStyle w:val="Prrafodelista"/>
        <w:numPr>
          <w:ilvl w:val="0"/>
          <w:numId w:val="166"/>
        </w:numPr>
        <w:spacing w:after="120" w:line="360" w:lineRule="auto"/>
        <w:jc w:val="both"/>
        <w:rPr>
          <w:rFonts w:cs="Times New Roman"/>
          <w:lang w:val="es-CO"/>
          <w:rPrChange w:id="4528" w:author="Massiel Nayibe Moreno Ladino" w:date="2025-01-15T13:01:00Z" w16du:dateUtc="2025-01-15T18:01:00Z">
            <w:rPr>
              <w:rFonts w:cs="Times New Roman"/>
            </w:rPr>
          </w:rPrChange>
        </w:rPr>
      </w:pPr>
      <w:r w:rsidRPr="00963ED8">
        <w:rPr>
          <w:rFonts w:cs="Times New Roman"/>
          <w:b/>
          <w:bCs/>
          <w:lang w:val="es-CO"/>
          <w:rPrChange w:id="4529" w:author="Massiel Nayibe Moreno Ladino" w:date="2025-01-15T13:01:00Z" w16du:dateUtc="2025-01-15T18:01:00Z">
            <w:rPr>
              <w:rFonts w:cs="Times New Roman"/>
              <w:b/>
              <w:bCs/>
            </w:rPr>
          </w:rPrChange>
        </w:rPr>
        <w:t>Violencia doméstica o abuso sexual:</w:t>
      </w:r>
      <w:r w:rsidRPr="00963ED8">
        <w:rPr>
          <w:rFonts w:cs="Times New Roman"/>
          <w:lang w:val="es-CO"/>
          <w:rPrChange w:id="4530" w:author="Massiel Nayibe Moreno Ladino" w:date="2025-01-15T13:01:00Z" w16du:dateUtc="2025-01-15T18:01:00Z">
            <w:rPr>
              <w:rFonts w:cs="Times New Roman"/>
            </w:rPr>
          </w:rPrChange>
        </w:rPr>
        <w:t xml:space="preserve"> Los empleados pueden utilizar la baja por enfermedad y la baja segura para buscar atención médica, asistencia legal o asesoramiento relacionado con la violencia doméstica, el abuso sexual o el acoso para sí mismos o para un familiar del empleado.</w:t>
      </w:r>
    </w:p>
    <w:p w14:paraId="1F9BA31B" w14:textId="77777777" w:rsidR="00441859" w:rsidRPr="00963ED8" w:rsidRDefault="00DE7F5C">
      <w:pPr>
        <w:pStyle w:val="Prrafodelista"/>
        <w:numPr>
          <w:ilvl w:val="0"/>
          <w:numId w:val="166"/>
        </w:numPr>
        <w:spacing w:after="120" w:line="360" w:lineRule="auto"/>
        <w:jc w:val="both"/>
        <w:rPr>
          <w:rFonts w:cs="Times New Roman"/>
          <w:lang w:val="es-CO"/>
          <w:rPrChange w:id="4531" w:author="Massiel Nayibe Moreno Ladino" w:date="2025-01-15T13:01:00Z" w16du:dateUtc="2025-01-15T18:01:00Z">
            <w:rPr>
              <w:rFonts w:cs="Times New Roman"/>
            </w:rPr>
          </w:rPrChange>
        </w:rPr>
      </w:pPr>
      <w:r w:rsidRPr="00963ED8">
        <w:rPr>
          <w:rFonts w:cs="Times New Roman"/>
          <w:b/>
          <w:bCs/>
          <w:lang w:val="es-CO"/>
          <w:rPrChange w:id="4532" w:author="Massiel Nayibe Moreno Ladino" w:date="2025-01-15T13:01:00Z" w16du:dateUtc="2025-01-15T18:01:00Z">
            <w:rPr>
              <w:rFonts w:cs="Times New Roman"/>
              <w:b/>
              <w:bCs/>
            </w:rPr>
          </w:rPrChange>
        </w:rPr>
        <w:t xml:space="preserve">Salud mental o física: </w:t>
      </w:r>
      <w:r w:rsidRPr="00963ED8">
        <w:rPr>
          <w:rFonts w:cs="Times New Roman"/>
          <w:lang w:val="es-CO"/>
          <w:rPrChange w:id="4533" w:author="Massiel Nayibe Moreno Ladino" w:date="2025-01-15T13:01:00Z" w16du:dateUtc="2025-01-15T18:01:00Z">
            <w:rPr>
              <w:rFonts w:cs="Times New Roman"/>
            </w:rPr>
          </w:rPrChange>
        </w:rPr>
        <w:t>El empleado puede utilizar el permiso para días de salud mental, asesoramiento y otras razones relacionadas con la salud.</w:t>
      </w:r>
    </w:p>
    <w:p w14:paraId="30CD1010" w14:textId="77777777" w:rsidR="00441859" w:rsidRPr="00963ED8" w:rsidRDefault="00DE7F5C">
      <w:pPr>
        <w:pStyle w:val="Prrafodelista"/>
        <w:numPr>
          <w:ilvl w:val="0"/>
          <w:numId w:val="166"/>
        </w:numPr>
        <w:spacing w:after="120" w:line="360" w:lineRule="auto"/>
        <w:jc w:val="both"/>
        <w:rPr>
          <w:rFonts w:cs="Times New Roman"/>
          <w:lang w:val="es-CO"/>
          <w:rPrChange w:id="4534" w:author="Massiel Nayibe Moreno Ladino" w:date="2025-01-15T13:01:00Z" w16du:dateUtc="2025-01-15T18:01:00Z">
            <w:rPr>
              <w:rFonts w:cs="Times New Roman"/>
            </w:rPr>
          </w:rPrChange>
        </w:rPr>
      </w:pPr>
      <w:r w:rsidRPr="00963ED8">
        <w:rPr>
          <w:rFonts w:cs="Times New Roman"/>
          <w:b/>
          <w:bCs/>
          <w:lang w:val="es-CO"/>
          <w:rPrChange w:id="4535" w:author="Massiel Nayibe Moreno Ladino" w:date="2025-01-15T13:01:00Z" w16du:dateUtc="2025-01-15T18:01:00Z">
            <w:rPr>
              <w:rFonts w:cs="Times New Roman"/>
              <w:b/>
              <w:bCs/>
            </w:rPr>
          </w:rPrChange>
        </w:rPr>
        <w:t>Duelo</w:t>
      </w:r>
      <w:r w:rsidRPr="00963ED8">
        <w:rPr>
          <w:rFonts w:cs="Times New Roman"/>
          <w:lang w:val="es-CO"/>
          <w:rPrChange w:id="4536" w:author="Massiel Nayibe Moreno Ladino" w:date="2025-01-15T13:01:00Z" w16du:dateUtc="2025-01-15T18:01:00Z">
            <w:rPr>
              <w:rFonts w:cs="Times New Roman"/>
            </w:rPr>
          </w:rPrChange>
        </w:rPr>
        <w:t>: El empleado puede utilizar el permiso por día de salud mental por duelo por la pérdida de amigos/familiares.</w:t>
      </w:r>
    </w:p>
    <w:p w14:paraId="45EDF3B4" w14:textId="77777777" w:rsidR="00441859" w:rsidRPr="00963ED8" w:rsidRDefault="00DE7F5C">
      <w:pPr>
        <w:pStyle w:val="Prrafodelista"/>
        <w:numPr>
          <w:ilvl w:val="0"/>
          <w:numId w:val="166"/>
        </w:numPr>
        <w:spacing w:after="120" w:line="360" w:lineRule="auto"/>
        <w:jc w:val="both"/>
        <w:rPr>
          <w:rFonts w:cs="Times New Roman"/>
          <w:lang w:val="es-CO"/>
          <w:rPrChange w:id="4537" w:author="Massiel Nayibe Moreno Ladino" w:date="2025-01-15T13:01:00Z" w16du:dateUtc="2025-01-15T18:01:00Z">
            <w:rPr>
              <w:rFonts w:cs="Times New Roman"/>
            </w:rPr>
          </w:rPrChange>
        </w:rPr>
      </w:pPr>
      <w:r w:rsidRPr="00963ED8">
        <w:rPr>
          <w:rFonts w:cs="Times New Roman"/>
          <w:b/>
          <w:bCs/>
          <w:lang w:val="es-CO"/>
          <w:rPrChange w:id="4538" w:author="Massiel Nayibe Moreno Ladino" w:date="2025-01-15T13:01:00Z" w16du:dateUtc="2025-01-15T18:01:00Z">
            <w:rPr>
              <w:rFonts w:cs="Times New Roman"/>
              <w:b/>
              <w:bCs/>
            </w:rPr>
          </w:rPrChange>
        </w:rPr>
        <w:t xml:space="preserve">Vacunación de los hijos: </w:t>
      </w:r>
      <w:r w:rsidRPr="00963ED8">
        <w:rPr>
          <w:rFonts w:cs="Times New Roman"/>
          <w:lang w:val="es-CO"/>
          <w:rPrChange w:id="4539" w:author="Massiel Nayibe Moreno Ladino" w:date="2025-01-15T13:01:00Z" w16du:dateUtc="2025-01-15T18:01:00Z">
            <w:rPr>
              <w:rFonts w:cs="Times New Roman"/>
            </w:rPr>
          </w:rPrChange>
        </w:rPr>
        <w:t>Los empleados pueden utilizar la baja por enfermedad y seguridad para llevar a sus hijos a vacunarse.</w:t>
      </w:r>
    </w:p>
    <w:p w14:paraId="54AB1B94" w14:textId="77777777" w:rsidR="00441859" w:rsidRPr="00963ED8" w:rsidRDefault="00DE7F5C">
      <w:pPr>
        <w:pStyle w:val="Prrafodelista"/>
        <w:numPr>
          <w:ilvl w:val="0"/>
          <w:numId w:val="166"/>
        </w:numPr>
        <w:spacing w:after="120" w:line="360" w:lineRule="auto"/>
        <w:jc w:val="both"/>
        <w:rPr>
          <w:rFonts w:cs="Times New Roman"/>
          <w:lang w:val="es-CO"/>
          <w:rPrChange w:id="4540" w:author="Massiel Nayibe Moreno Ladino" w:date="2025-01-15T13:01:00Z" w16du:dateUtc="2025-01-15T18:01:00Z">
            <w:rPr>
              <w:rFonts w:cs="Times New Roman"/>
            </w:rPr>
          </w:rPrChange>
        </w:rPr>
      </w:pPr>
      <w:r w:rsidRPr="00963ED8">
        <w:rPr>
          <w:rFonts w:cs="Times New Roman"/>
          <w:b/>
          <w:bCs/>
          <w:lang w:val="es-CO"/>
          <w:rPrChange w:id="4541" w:author="Massiel Nayibe Moreno Ladino" w:date="2025-01-15T13:01:00Z" w16du:dateUtc="2025-01-15T18:01:00Z">
            <w:rPr>
              <w:rFonts w:cs="Times New Roman"/>
              <w:b/>
              <w:bCs/>
            </w:rPr>
          </w:rPrChange>
        </w:rPr>
        <w:t>Embarazo y recuperación posparto:</w:t>
      </w:r>
      <w:r w:rsidRPr="00963ED8">
        <w:rPr>
          <w:rFonts w:cs="Times New Roman"/>
          <w:lang w:val="es-CO"/>
          <w:rPrChange w:id="4542" w:author="Massiel Nayibe Moreno Ladino" w:date="2025-01-15T13:01:00Z" w16du:dateUtc="2025-01-15T18:01:00Z">
            <w:rPr>
              <w:rFonts w:cs="Times New Roman"/>
            </w:rPr>
          </w:rPrChange>
        </w:rPr>
        <w:t xml:space="preserve"> Los permisos por enfermedad y seguridad pueden utilizarse para las citas médicas relacionadas con el embarazo y la recuperación tras el parto.</w:t>
      </w:r>
    </w:p>
    <w:p w14:paraId="434DD8C7" w14:textId="77777777" w:rsidR="00441859" w:rsidRPr="00963ED8" w:rsidRDefault="00DE7F5C">
      <w:pPr>
        <w:spacing w:after="120" w:line="360" w:lineRule="auto"/>
        <w:jc w:val="both"/>
        <w:rPr>
          <w:rFonts w:cs="Times New Roman"/>
          <w:lang w:val="es-CO"/>
          <w:rPrChange w:id="4543" w:author="Massiel Nayibe Moreno Ladino" w:date="2025-01-15T13:01:00Z" w16du:dateUtc="2025-01-15T18:01:00Z">
            <w:rPr>
              <w:rFonts w:cs="Times New Roman"/>
            </w:rPr>
          </w:rPrChange>
        </w:rPr>
      </w:pPr>
      <w:r w:rsidRPr="00963ED8">
        <w:rPr>
          <w:rFonts w:cs="Times New Roman"/>
          <w:lang w:val="es-CO"/>
          <w:rPrChange w:id="4544" w:author="Massiel Nayibe Moreno Ladino" w:date="2025-01-15T13:01:00Z" w16du:dateUtc="2025-01-15T18:01:00Z">
            <w:rPr>
              <w:rFonts w:cs="Times New Roman"/>
            </w:rPr>
          </w:rPrChange>
        </w:rPr>
        <w:t xml:space="preserve">Los miembros de la familia cubiertos son el cónyuge, la pareja de hecho, los hijos (incluidos los acogidos), los nietos, los padres y abuelos, los hermanos y los cónyuges de hermanos. También se incluyen los hijos que convivan con el empleado y sobre los que éste asuma y ejerza de forma permanente la patria potestad, y las personas con las que el empleado comparta o haya compartido </w:t>
      </w:r>
      <w:r w:rsidRPr="00963ED8">
        <w:rPr>
          <w:rFonts w:cs="Times New Roman"/>
          <w:lang w:val="es-CO"/>
          <w:rPrChange w:id="4545" w:author="Massiel Nayibe Moreno Ladino" w:date="2025-01-15T13:01:00Z" w16du:dateUtc="2025-01-15T18:01:00Z">
            <w:rPr>
              <w:rFonts w:cs="Times New Roman"/>
            </w:rPr>
          </w:rPrChange>
        </w:rPr>
        <w:lastRenderedPageBreak/>
        <w:t xml:space="preserve">durante al menos los 12 meses anteriores una residencia común, y con las que el empleado mantenga una relación de compromiso. </w:t>
      </w:r>
    </w:p>
    <w:p w14:paraId="1C82263C" w14:textId="77777777" w:rsidR="00441859" w:rsidRPr="00963ED8" w:rsidRDefault="00DE7F5C">
      <w:pPr>
        <w:pStyle w:val="Ttulo4"/>
        <w:jc w:val="both"/>
        <w:rPr>
          <w:rStyle w:val="Ttulo3Car"/>
          <w:lang w:val="es-CO"/>
          <w:rPrChange w:id="4546" w:author="Massiel Nayibe Moreno Ladino" w:date="2025-01-15T13:01:00Z" w16du:dateUtc="2025-01-15T18:01:00Z">
            <w:rPr>
              <w:rStyle w:val="Ttulo3Car"/>
              <w:b/>
              <w:bCs/>
              <w:i w:val="0"/>
              <w:iCs w:val="0"/>
            </w:rPr>
          </w:rPrChange>
        </w:rPr>
      </w:pPr>
      <w:bookmarkStart w:id="4547" w:name="_Toc184806895"/>
      <w:bookmarkStart w:id="4548" w:name="_Toc185435418"/>
      <w:r w:rsidRPr="00963ED8">
        <w:rPr>
          <w:rStyle w:val="Ttulo3Car"/>
          <w:rFonts w:cs="Times New Roman"/>
          <w:b/>
          <w:bCs/>
          <w:sz w:val="24"/>
          <w:lang w:val="es-CO"/>
          <w:rPrChange w:id="4549" w:author="Massiel Nayibe Moreno Ladino" w:date="2025-01-15T13:01:00Z" w16du:dateUtc="2025-01-15T18:01:00Z">
            <w:rPr>
              <w:rStyle w:val="Ttulo3Car"/>
              <w:rFonts w:cs="Times New Roman"/>
              <w:b/>
              <w:bCs/>
              <w:sz w:val="24"/>
            </w:rPr>
          </w:rPrChange>
        </w:rPr>
        <w:t>10.7.2.3 Traslado de bajas por enfermedad</w:t>
      </w:r>
      <w:bookmarkEnd w:id="4547"/>
      <w:bookmarkEnd w:id="4548"/>
    </w:p>
    <w:p w14:paraId="48017A67" w14:textId="77777777" w:rsidR="00441859" w:rsidRPr="00963ED8" w:rsidRDefault="00DE7F5C">
      <w:pPr>
        <w:spacing w:after="120" w:line="360" w:lineRule="auto"/>
        <w:jc w:val="both"/>
        <w:rPr>
          <w:rFonts w:cs="Times New Roman"/>
          <w:lang w:val="es-CO"/>
          <w:rPrChange w:id="4550" w:author="Massiel Nayibe Moreno Ladino" w:date="2025-01-15T13:01:00Z" w16du:dateUtc="2025-01-15T18:01:00Z">
            <w:rPr>
              <w:rFonts w:cs="Times New Roman"/>
            </w:rPr>
          </w:rPrChange>
        </w:rPr>
      </w:pPr>
      <w:r w:rsidRPr="00963ED8">
        <w:rPr>
          <w:rFonts w:cs="Times New Roman"/>
          <w:lang w:val="es-CO"/>
          <w:rPrChange w:id="4551" w:author="Massiel Nayibe Moreno Ladino" w:date="2025-01-15T13:01:00Z" w16du:dateUtc="2025-01-15T18:01:00Z">
            <w:rPr>
              <w:rFonts w:cs="Times New Roman"/>
            </w:rPr>
          </w:rPrChange>
        </w:rPr>
        <w:t>El 1 de enero de cada año se pone a cero el saldo acumulado de baja por enfermedad. El valor máximo de arrastre es de hasta 12 días (96 horas). Los días que superen los 12 días serán fortificados.</w:t>
      </w:r>
    </w:p>
    <w:p w14:paraId="7BC19A81" w14:textId="77777777" w:rsidR="00441859" w:rsidRPr="00963ED8" w:rsidRDefault="00DE7F5C">
      <w:pPr>
        <w:pStyle w:val="Ttulo3"/>
        <w:rPr>
          <w:rStyle w:val="Ttulo3Car"/>
          <w:b/>
          <w:bCs/>
          <w:lang w:val="es-CO"/>
          <w:rPrChange w:id="4552" w:author="Massiel Nayibe Moreno Ladino" w:date="2025-01-15T13:01:00Z" w16du:dateUtc="2025-01-15T18:01:00Z">
            <w:rPr>
              <w:rStyle w:val="Ttulo3Car"/>
              <w:b/>
              <w:bCs/>
            </w:rPr>
          </w:rPrChange>
        </w:rPr>
      </w:pPr>
      <w:bookmarkStart w:id="4553" w:name="_Toc184806896"/>
      <w:bookmarkStart w:id="4554" w:name="_Toc185435419"/>
      <w:r w:rsidRPr="00963ED8">
        <w:rPr>
          <w:rStyle w:val="Ttulo3Car"/>
          <w:b/>
          <w:bCs/>
          <w:lang w:val="es-CO"/>
          <w:rPrChange w:id="4555" w:author="Massiel Nayibe Moreno Ladino" w:date="2025-01-15T13:01:00Z" w16du:dateUtc="2025-01-15T18:01:00Z">
            <w:rPr>
              <w:rStyle w:val="Ttulo3Car"/>
              <w:b/>
              <w:bCs/>
            </w:rPr>
          </w:rPrChange>
        </w:rPr>
        <w:t>10.7.3 Alojamiento para embarazadas</w:t>
      </w:r>
      <w:bookmarkEnd w:id="4553"/>
      <w:bookmarkEnd w:id="4554"/>
    </w:p>
    <w:p w14:paraId="4D5145F1" w14:textId="77777777" w:rsidR="00441859" w:rsidRPr="00963ED8" w:rsidRDefault="00DE7F5C">
      <w:pPr>
        <w:spacing w:line="360" w:lineRule="auto"/>
        <w:jc w:val="both"/>
        <w:rPr>
          <w:lang w:val="es-CO"/>
          <w:rPrChange w:id="4556" w:author="Massiel Nayibe Moreno Ladino" w:date="2025-01-15T13:01:00Z" w16du:dateUtc="2025-01-15T18:01:00Z">
            <w:rPr/>
          </w:rPrChange>
        </w:rPr>
      </w:pPr>
      <w:r w:rsidRPr="00963ED8">
        <w:rPr>
          <w:lang w:val="es-CO"/>
          <w:rPrChange w:id="4557" w:author="Massiel Nayibe Moreno Ladino" w:date="2025-01-15T13:01:00Z" w16du:dateUtc="2025-01-15T18:01:00Z">
            <w:rPr/>
          </w:rPrChange>
        </w:rPr>
        <w:t>Partners proporcionará adaptaciones razonables en el lugar de trabajo a las empleadas cuya capacidad para desempeñar sus funciones laborales se vea limitada por el embarazo, el parto, la lactancia o una afección médica relacionada. La empleada con una discapacidad relacionada con el embarazo es responsable de notificar a Partners de la necesidad de acomodación y de trabajar con la gerencia con respecto a la necesidad de acomodación. Partners hará todos los ajustes razonables que sean aconsejables según lo determinado por un proveedor de atención médica.</w:t>
      </w:r>
    </w:p>
    <w:p w14:paraId="0093CA6D" w14:textId="77777777" w:rsidR="00CF497C" w:rsidRPr="00963ED8" w:rsidRDefault="00CF497C" w:rsidP="00B151A3">
      <w:pPr>
        <w:spacing w:line="360" w:lineRule="auto"/>
        <w:jc w:val="both"/>
        <w:rPr>
          <w:lang w:val="es-CO"/>
          <w:rPrChange w:id="4558" w:author="Massiel Nayibe Moreno Ladino" w:date="2025-01-15T13:01:00Z" w16du:dateUtc="2025-01-15T18:01:00Z">
            <w:rPr/>
          </w:rPrChange>
        </w:rPr>
      </w:pPr>
    </w:p>
    <w:p w14:paraId="41F50ACA" w14:textId="77777777" w:rsidR="00441859" w:rsidRPr="00963ED8" w:rsidRDefault="00DE7F5C">
      <w:pPr>
        <w:spacing w:line="360" w:lineRule="auto"/>
        <w:jc w:val="both"/>
        <w:rPr>
          <w:lang w:val="es-CO"/>
          <w:rPrChange w:id="4559" w:author="Massiel Nayibe Moreno Ladino" w:date="2025-01-15T13:01:00Z" w16du:dateUtc="2025-01-15T18:01:00Z">
            <w:rPr/>
          </w:rPrChange>
        </w:rPr>
      </w:pPr>
      <w:r w:rsidRPr="00963ED8">
        <w:rPr>
          <w:lang w:val="es-CO"/>
          <w:rPrChange w:id="4560" w:author="Massiel Nayibe Moreno Ladino" w:date="2025-01-15T13:01:00Z" w16du:dateUtc="2025-01-15T18:01:00Z">
            <w:rPr/>
          </w:rPrChange>
        </w:rPr>
        <w:t>Las empleadas embarazadas que deseen solicitar una adaptación deben presentar un certificado médico. El certificado debe incluir (1) la fecha en que la adaptación es o será médicamente aconsejable; (2) una explicación del estado de salud y de la necesidad de una adaptación razonable; y (3) la duración probable de la adaptación. Las adaptaciones pueden variar en función de la conveniencia médica y pueden incluir la modificación de las funciones laborales del empleado, el cambio de su horario de trabajo, el traslado a un puesto menos agotador o menos peligroso, o la concesión de un permiso. Un traslado puede ser considerado siempre y cuando el traslado no requiera que Partners cree empleo adicional que Partners no crearía de otra manera, agregue una carga indebida a otros empleados, despida a cualquier empleado, traslade a cualquier empleado con más antigüedad que la empleada embarazada que solicita el traslado, o ascienda a cualquier empleado que no esté calificado para realizar el trabajo.</w:t>
      </w:r>
    </w:p>
    <w:p w14:paraId="70ABB1DC" w14:textId="77777777" w:rsidR="00441859" w:rsidRPr="00963ED8" w:rsidRDefault="00DE7F5C">
      <w:pPr>
        <w:pStyle w:val="Ttulo4"/>
        <w:jc w:val="both"/>
        <w:rPr>
          <w:rStyle w:val="Ttulo3Car"/>
          <w:rFonts w:cs="Times New Roman"/>
          <w:b/>
          <w:bCs/>
          <w:sz w:val="24"/>
          <w:lang w:val="es-CO"/>
          <w:rPrChange w:id="4561" w:author="Massiel Nayibe Moreno Ladino" w:date="2025-01-15T13:01:00Z" w16du:dateUtc="2025-01-15T18:01:00Z">
            <w:rPr>
              <w:rStyle w:val="Ttulo3Car"/>
              <w:rFonts w:cs="Times New Roman"/>
              <w:b/>
              <w:bCs/>
              <w:i w:val="0"/>
              <w:iCs w:val="0"/>
              <w:sz w:val="24"/>
            </w:rPr>
          </w:rPrChange>
        </w:rPr>
      </w:pPr>
      <w:bookmarkStart w:id="4562" w:name="_Toc185435420"/>
      <w:r w:rsidRPr="00963ED8">
        <w:rPr>
          <w:rStyle w:val="Ttulo3Car"/>
          <w:rFonts w:cs="Times New Roman"/>
          <w:b/>
          <w:bCs/>
          <w:sz w:val="24"/>
          <w:lang w:val="es-CO"/>
          <w:rPrChange w:id="4563" w:author="Massiel Nayibe Moreno Ladino" w:date="2025-01-15T13:01:00Z" w16du:dateUtc="2025-01-15T18:01:00Z">
            <w:rPr>
              <w:rStyle w:val="Ttulo3Car"/>
              <w:rFonts w:cs="Times New Roman"/>
              <w:b/>
              <w:bCs/>
              <w:sz w:val="24"/>
            </w:rPr>
          </w:rPrChange>
        </w:rPr>
        <w:t xml:space="preserve">10.7.3.1 </w:t>
      </w:r>
      <w:r w:rsidR="00BA5B5B" w:rsidRPr="00963ED8">
        <w:rPr>
          <w:rStyle w:val="Ttulo3Car"/>
          <w:rFonts w:cs="Times New Roman"/>
          <w:sz w:val="24"/>
          <w:lang w:val="es-CO"/>
          <w:rPrChange w:id="4564" w:author="Massiel Nayibe Moreno Ladino" w:date="2025-01-15T13:01:00Z" w16du:dateUtc="2025-01-15T18:01:00Z">
            <w:rPr>
              <w:rStyle w:val="Ttulo3Car"/>
              <w:rFonts w:cs="Times New Roman"/>
              <w:sz w:val="24"/>
            </w:rPr>
          </w:rPrChange>
        </w:rPr>
        <w:t xml:space="preserve">Adaptaciones para la </w:t>
      </w:r>
      <w:r w:rsidR="00CE2C10" w:rsidRPr="00963ED8">
        <w:rPr>
          <w:rStyle w:val="Ttulo3Car"/>
          <w:rFonts w:cs="Times New Roman"/>
          <w:b/>
          <w:bCs/>
          <w:sz w:val="24"/>
          <w:lang w:val="es-CO"/>
          <w:rPrChange w:id="4565" w:author="Massiel Nayibe Moreno Ladino" w:date="2025-01-15T13:01:00Z" w16du:dateUtc="2025-01-15T18:01:00Z">
            <w:rPr>
              <w:rStyle w:val="Ttulo3Car"/>
              <w:rFonts w:cs="Times New Roman"/>
              <w:b/>
              <w:bCs/>
              <w:sz w:val="24"/>
            </w:rPr>
          </w:rPrChange>
        </w:rPr>
        <w:t>lactancia materna</w:t>
      </w:r>
      <w:bookmarkEnd w:id="4562"/>
    </w:p>
    <w:p w14:paraId="05D333E5" w14:textId="77777777" w:rsidR="00441859" w:rsidRPr="00963ED8" w:rsidRDefault="00DE7F5C">
      <w:pPr>
        <w:spacing w:line="360" w:lineRule="auto"/>
        <w:jc w:val="both"/>
        <w:rPr>
          <w:spacing w:val="-2"/>
          <w:lang w:val="es-CO"/>
          <w:rPrChange w:id="4566" w:author="Massiel Nayibe Moreno Ladino" w:date="2025-01-15T13:01:00Z" w16du:dateUtc="2025-01-15T18:01:00Z">
            <w:rPr>
              <w:spacing w:val="-2"/>
            </w:rPr>
          </w:rPrChange>
        </w:rPr>
      </w:pPr>
      <w:r w:rsidRPr="00963ED8">
        <w:rPr>
          <w:spacing w:val="-2"/>
          <w:lang w:val="es-CO"/>
          <w:rPrChange w:id="4567" w:author="Massiel Nayibe Moreno Ladino" w:date="2025-01-15T13:01:00Z" w16du:dateUtc="2025-01-15T18:01:00Z">
            <w:rPr>
              <w:spacing w:val="-2"/>
            </w:rPr>
          </w:rPrChange>
        </w:rPr>
        <w:t xml:space="preserve">La Ley 2306 de 2023 establece que las trabajadoras tienen derecho a dos descansos de 30 minutos cada uno para amamantar a su hijo durante los primeros seis meses de vida. Después de este período, </w:t>
      </w:r>
      <w:r w:rsidRPr="00963ED8">
        <w:rPr>
          <w:spacing w:val="-2"/>
          <w:lang w:val="es-CO"/>
          <w:rPrChange w:id="4568" w:author="Massiel Nayibe Moreno Ladino" w:date="2025-01-15T13:01:00Z" w16du:dateUtc="2025-01-15T18:01:00Z">
            <w:rPr>
              <w:spacing w:val="-2"/>
            </w:rPr>
          </w:rPrChange>
        </w:rPr>
        <w:lastRenderedPageBreak/>
        <w:t xml:space="preserve">se puede tomar un descanso de 30 minutos hasta que el niño cumpla dos años, siempre y cuando se mantenga la lactancia materna. </w:t>
      </w:r>
    </w:p>
    <w:p w14:paraId="074C7802" w14:textId="77777777" w:rsidR="00CF497C" w:rsidRPr="00963ED8" w:rsidRDefault="00CF497C" w:rsidP="003C6663">
      <w:pPr>
        <w:spacing w:line="360" w:lineRule="auto"/>
        <w:jc w:val="both"/>
        <w:rPr>
          <w:spacing w:val="-2"/>
          <w:lang w:val="es-CO"/>
          <w:rPrChange w:id="4569" w:author="Massiel Nayibe Moreno Ladino" w:date="2025-01-15T13:01:00Z" w16du:dateUtc="2025-01-15T18:01:00Z">
            <w:rPr>
              <w:spacing w:val="-2"/>
            </w:rPr>
          </w:rPrChange>
        </w:rPr>
      </w:pPr>
    </w:p>
    <w:p w14:paraId="127A8C1F" w14:textId="77777777" w:rsidR="00441859" w:rsidRPr="00963ED8" w:rsidRDefault="00DE7F5C">
      <w:pPr>
        <w:spacing w:line="360" w:lineRule="auto"/>
        <w:jc w:val="both"/>
        <w:rPr>
          <w:spacing w:val="-2"/>
          <w:lang w:val="es-CO"/>
          <w:rPrChange w:id="4570" w:author="Massiel Nayibe Moreno Ladino" w:date="2025-01-15T13:01:00Z" w16du:dateUtc="2025-01-15T18:01:00Z">
            <w:rPr>
              <w:spacing w:val="-2"/>
            </w:rPr>
          </w:rPrChange>
        </w:rPr>
      </w:pPr>
      <w:r w:rsidRPr="00963ED8">
        <w:rPr>
          <w:spacing w:val="-2"/>
          <w:lang w:val="es-CO"/>
          <w:rPrChange w:id="4571" w:author="Massiel Nayibe Moreno Ladino" w:date="2025-01-15T13:01:00Z" w16du:dateUtc="2025-01-15T18:01:00Z">
            <w:rPr>
              <w:spacing w:val="-2"/>
            </w:rPr>
          </w:rPrChange>
        </w:rPr>
        <w:t>Partners Colombia se esfuerza por crear un espacio donde las madres lactantes puedan alimentar a su hijo o extraer leche materna mientras trabajan. El espacio de lactancia en cada ubicación de Partners Colombia puede variar dependiendo de la logística; sin embargo, Partners Colombia proporcionará el tiempo pertinente y un espacio exclusivo, privado, seguro, limpio y cómodo para que las mujeres puedan alimentar a su hijo o extraer y almacenar leche durante las horas de trabajo</w:t>
      </w:r>
      <w:r w:rsidR="00CF497C" w:rsidRPr="00963ED8">
        <w:rPr>
          <w:spacing w:val="-2"/>
          <w:lang w:val="es-CO"/>
          <w:rPrChange w:id="4572" w:author="Massiel Nayibe Moreno Ladino" w:date="2025-01-15T13:01:00Z" w16du:dateUtc="2025-01-15T18:01:00Z">
            <w:rPr>
              <w:spacing w:val="-2"/>
            </w:rPr>
          </w:rPrChange>
        </w:rPr>
        <w:t xml:space="preserve">. </w:t>
      </w:r>
    </w:p>
    <w:p w14:paraId="6F0995E5" w14:textId="77777777" w:rsidR="00CF497C" w:rsidRPr="00963ED8" w:rsidRDefault="00CF497C" w:rsidP="003C6663">
      <w:pPr>
        <w:spacing w:line="360" w:lineRule="auto"/>
        <w:jc w:val="both"/>
        <w:rPr>
          <w:spacing w:val="-2"/>
          <w:lang w:val="es-CO"/>
          <w:rPrChange w:id="4573" w:author="Massiel Nayibe Moreno Ladino" w:date="2025-01-15T13:01:00Z" w16du:dateUtc="2025-01-15T18:01:00Z">
            <w:rPr>
              <w:spacing w:val="-2"/>
            </w:rPr>
          </w:rPrChange>
        </w:rPr>
      </w:pPr>
    </w:p>
    <w:p w14:paraId="025E3005" w14:textId="77777777" w:rsidR="00441859" w:rsidRPr="00963ED8" w:rsidRDefault="00DE7F5C">
      <w:pPr>
        <w:spacing w:line="360" w:lineRule="auto"/>
        <w:jc w:val="both"/>
        <w:rPr>
          <w:spacing w:val="-2"/>
          <w:lang w:val="es-CO"/>
          <w:rPrChange w:id="4574" w:author="Massiel Nayibe Moreno Ladino" w:date="2025-01-15T13:01:00Z" w16du:dateUtc="2025-01-15T18:01:00Z">
            <w:rPr>
              <w:spacing w:val="-2"/>
            </w:rPr>
          </w:rPrChange>
        </w:rPr>
      </w:pPr>
      <w:r w:rsidRPr="00963ED8">
        <w:rPr>
          <w:spacing w:val="-2"/>
          <w:lang w:val="es-CO"/>
          <w:rPrChange w:id="4575" w:author="Massiel Nayibe Moreno Ladino" w:date="2025-01-15T13:01:00Z" w16du:dateUtc="2025-01-15T18:01:00Z">
            <w:rPr>
              <w:spacing w:val="-2"/>
            </w:rPr>
          </w:rPrChange>
        </w:rPr>
        <w:t xml:space="preserve">Puede ser necesario que el supervisor y el miembro del equipo mantengan una conversación para aclarar cómo gestionar el tiempo necesario para la extracción de leche dentro de las responsabilidades programadas. En caso de que algún miembro del equipo tenga alguna duda sobre el espacio de lactancia, póngase en contacto con la unidad de RRHH </w:t>
      </w:r>
      <w:r w:rsidR="00CF497C" w:rsidRPr="00963ED8">
        <w:rPr>
          <w:spacing w:val="-2"/>
          <w:lang w:val="es-CO"/>
          <w:rPrChange w:id="4576" w:author="Massiel Nayibe Moreno Ladino" w:date="2025-01-15T13:01:00Z" w16du:dateUtc="2025-01-15T18:01:00Z">
            <w:rPr>
              <w:spacing w:val="-2"/>
            </w:rPr>
          </w:rPrChange>
        </w:rPr>
        <w:t xml:space="preserve">de la FO </w:t>
      </w:r>
      <w:r w:rsidRPr="00963ED8">
        <w:rPr>
          <w:spacing w:val="-2"/>
          <w:lang w:val="es-CO"/>
          <w:rPrChange w:id="4577" w:author="Massiel Nayibe Moreno Ladino" w:date="2025-01-15T13:01:00Z" w16du:dateUtc="2025-01-15T18:01:00Z">
            <w:rPr>
              <w:spacing w:val="-2"/>
            </w:rPr>
          </w:rPrChange>
        </w:rPr>
        <w:t>para tratar cualquier solicitud de apoyo.</w:t>
      </w:r>
    </w:p>
    <w:p w14:paraId="7264F07A" w14:textId="77777777" w:rsidR="00441859" w:rsidRPr="001413C4" w:rsidRDefault="00DE7F5C">
      <w:pPr>
        <w:pStyle w:val="Ttulo3"/>
        <w:rPr>
          <w:lang w:val="es-CR"/>
          <w:rPrChange w:id="4578" w:author="Danielle Martin" w:date="2024-12-19T01:05:00Z">
            <w:rPr/>
          </w:rPrChange>
        </w:rPr>
      </w:pPr>
      <w:bookmarkStart w:id="4579" w:name="_Toc185435421"/>
      <w:r w:rsidRPr="001413C4">
        <w:rPr>
          <w:rStyle w:val="Ttulo3Car"/>
          <w:b/>
          <w:bCs/>
          <w:lang w:val="es-CR"/>
          <w:rPrChange w:id="4580" w:author="Danielle Martin" w:date="2024-12-19T01:05:00Z">
            <w:rPr>
              <w:rStyle w:val="Ttulo3Car"/>
              <w:b/>
              <w:bCs/>
            </w:rPr>
          </w:rPrChange>
        </w:rPr>
        <w:t>10.</w:t>
      </w:r>
      <w:r w:rsidR="00824D4B" w:rsidRPr="001413C4">
        <w:rPr>
          <w:rStyle w:val="Ttulo3Car"/>
          <w:b/>
          <w:bCs/>
          <w:lang w:val="es-CR"/>
          <w:rPrChange w:id="4581" w:author="Danielle Martin" w:date="2024-12-19T01:05:00Z">
            <w:rPr>
              <w:rStyle w:val="Ttulo3Car"/>
              <w:b/>
              <w:bCs/>
            </w:rPr>
          </w:rPrChange>
        </w:rPr>
        <w:t>7</w:t>
      </w:r>
      <w:r w:rsidRPr="001413C4">
        <w:rPr>
          <w:rStyle w:val="Ttulo3Car"/>
          <w:b/>
          <w:bCs/>
          <w:lang w:val="es-CR"/>
          <w:rPrChange w:id="4582" w:author="Danielle Martin" w:date="2024-12-19T01:05:00Z">
            <w:rPr>
              <w:rStyle w:val="Ttulo3Car"/>
              <w:b/>
              <w:bCs/>
            </w:rPr>
          </w:rPrChange>
        </w:rPr>
        <w:t>.</w:t>
      </w:r>
      <w:r w:rsidR="00BD2922" w:rsidRPr="001413C4">
        <w:rPr>
          <w:rStyle w:val="Ttulo3Car"/>
          <w:b/>
          <w:bCs/>
          <w:lang w:val="es-CR"/>
          <w:rPrChange w:id="4583" w:author="Danielle Martin" w:date="2024-12-19T01:05:00Z">
            <w:rPr>
              <w:rStyle w:val="Ttulo3Car"/>
              <w:b/>
              <w:bCs/>
            </w:rPr>
          </w:rPrChange>
        </w:rPr>
        <w:t xml:space="preserve">4 </w:t>
      </w:r>
      <w:r w:rsidRPr="001413C4">
        <w:rPr>
          <w:rStyle w:val="Ttulo3Car"/>
          <w:b/>
          <w:bCs/>
          <w:lang w:val="es-CR"/>
          <w:rPrChange w:id="4584" w:author="Danielle Martin" w:date="2024-12-19T01:05:00Z">
            <w:rPr>
              <w:rStyle w:val="Ttulo3Car"/>
              <w:b/>
              <w:bCs/>
            </w:rPr>
          </w:rPrChange>
        </w:rPr>
        <w:t>Baja por maternidad</w:t>
      </w:r>
      <w:bookmarkEnd w:id="4579"/>
    </w:p>
    <w:p w14:paraId="256A6F29" w14:textId="77777777" w:rsidR="00441859" w:rsidRPr="001413C4" w:rsidRDefault="00DE7F5C">
      <w:pPr>
        <w:spacing w:after="240" w:line="360" w:lineRule="auto"/>
        <w:jc w:val="both"/>
        <w:rPr>
          <w:lang w:val="es-CR"/>
          <w:rPrChange w:id="4585" w:author="Danielle Martin" w:date="2024-12-19T01:05:00Z">
            <w:rPr/>
          </w:rPrChange>
        </w:rPr>
      </w:pPr>
      <w:bookmarkStart w:id="4586" w:name="_Toc26542559"/>
      <w:r w:rsidRPr="001413C4">
        <w:rPr>
          <w:lang w:val="es-CR"/>
          <w:rPrChange w:id="4587" w:author="Danielle Martin" w:date="2024-12-19T01:05:00Z">
            <w:rPr/>
          </w:rPrChange>
        </w:rPr>
        <w:t>Toda mujer embarazada tendrá derecho, previa presentación de un certificado médico</w:t>
      </w:r>
      <w:r w:rsidR="004922BA" w:rsidRPr="001413C4">
        <w:rPr>
          <w:lang w:val="es-CR"/>
          <w:rPrChange w:id="4588" w:author="Danielle Martin" w:date="2024-12-19T01:05:00Z">
            <w:rPr/>
          </w:rPrChange>
        </w:rPr>
        <w:t>, a un permiso de maternidad durante el cual percibirá una retribución como si continuara trabajando</w:t>
      </w:r>
      <w:r w:rsidR="00C26A67" w:rsidRPr="001413C4">
        <w:rPr>
          <w:lang w:val="es-CR"/>
          <w:rPrChange w:id="4589" w:author="Danielle Martin" w:date="2024-12-19T01:05:00Z">
            <w:rPr/>
          </w:rPrChange>
        </w:rPr>
        <w:t>. De conformidad con el artículo 235 del Código Sustantivo de Trabajo el certificado deberá indicar lo siguiente:</w:t>
      </w:r>
    </w:p>
    <w:p w14:paraId="7F374597" w14:textId="77777777" w:rsidR="00441859" w:rsidRPr="00963ED8" w:rsidRDefault="00DE7F5C">
      <w:pPr>
        <w:spacing w:line="360" w:lineRule="auto"/>
        <w:ind w:firstLine="720"/>
        <w:jc w:val="both"/>
        <w:rPr>
          <w:lang w:val="es-CO"/>
          <w:rPrChange w:id="4590" w:author="Massiel Nayibe Moreno Ladino" w:date="2025-01-15T13:01:00Z" w16du:dateUtc="2025-01-15T18:01:00Z">
            <w:rPr/>
          </w:rPrChange>
        </w:rPr>
      </w:pPr>
      <w:r w:rsidRPr="00963ED8">
        <w:rPr>
          <w:lang w:val="es-CO"/>
          <w:rPrChange w:id="4591" w:author="Massiel Nayibe Moreno Ladino" w:date="2025-01-15T13:01:00Z" w16du:dateUtc="2025-01-15T18:01:00Z">
            <w:rPr/>
          </w:rPrChange>
        </w:rPr>
        <w:t>a) El estado de gestación de la trabajadora;</w:t>
      </w:r>
    </w:p>
    <w:p w14:paraId="0675BFEC" w14:textId="77777777" w:rsidR="00441859" w:rsidRPr="00963ED8" w:rsidRDefault="00DE7F5C">
      <w:pPr>
        <w:spacing w:line="360" w:lineRule="auto"/>
        <w:ind w:firstLine="720"/>
        <w:jc w:val="both"/>
        <w:rPr>
          <w:lang w:val="es-CO"/>
          <w:rPrChange w:id="4592" w:author="Massiel Nayibe Moreno Ladino" w:date="2025-01-15T13:01:00Z" w16du:dateUtc="2025-01-15T18:01:00Z">
            <w:rPr/>
          </w:rPrChange>
        </w:rPr>
      </w:pPr>
      <w:r w:rsidRPr="00963ED8">
        <w:rPr>
          <w:lang w:val="es-CO"/>
          <w:rPrChange w:id="4593" w:author="Massiel Nayibe Moreno Ladino" w:date="2025-01-15T13:01:00Z" w16du:dateUtc="2025-01-15T18:01:00Z">
            <w:rPr/>
          </w:rPrChange>
        </w:rPr>
        <w:t>b) La indicación del día probable de entrega, y</w:t>
      </w:r>
    </w:p>
    <w:p w14:paraId="6E508331" w14:textId="77777777" w:rsidR="00441859" w:rsidRPr="00963ED8" w:rsidRDefault="00DE7F5C">
      <w:pPr>
        <w:spacing w:line="360" w:lineRule="auto"/>
        <w:ind w:left="720"/>
        <w:jc w:val="both"/>
        <w:rPr>
          <w:lang w:val="es-CO"/>
          <w:rPrChange w:id="4594" w:author="Massiel Nayibe Moreno Ladino" w:date="2025-01-15T13:01:00Z" w16du:dateUtc="2025-01-15T18:01:00Z">
            <w:rPr/>
          </w:rPrChange>
        </w:rPr>
      </w:pPr>
      <w:r w:rsidRPr="00963ED8">
        <w:rPr>
          <w:lang w:val="es-CO"/>
          <w:rPrChange w:id="4595" w:author="Massiel Nayibe Moreno Ladino" w:date="2025-01-15T13:01:00Z" w16du:dateUtc="2025-01-15T18:01:00Z">
            <w:rPr/>
          </w:rPrChange>
        </w:rPr>
        <w:t xml:space="preserve">c) La indicación del día a partir del cual debe comenzar el permiso, teniendo en cuenta que debe iniciarse al menos </w:t>
      </w:r>
      <w:r w:rsidR="00B8610F" w:rsidRPr="00963ED8">
        <w:rPr>
          <w:lang w:val="es-CO"/>
          <w:rPrChange w:id="4596" w:author="Massiel Nayibe Moreno Ladino" w:date="2025-01-15T13:01:00Z" w16du:dateUtc="2025-01-15T18:01:00Z">
            <w:rPr/>
          </w:rPrChange>
        </w:rPr>
        <w:t xml:space="preserve">una </w:t>
      </w:r>
      <w:r w:rsidRPr="00963ED8">
        <w:rPr>
          <w:lang w:val="es-CO"/>
          <w:rPrChange w:id="4597" w:author="Massiel Nayibe Moreno Ladino" w:date="2025-01-15T13:01:00Z" w16du:dateUtc="2025-01-15T18:01:00Z">
            <w:rPr/>
          </w:rPrChange>
        </w:rPr>
        <w:t xml:space="preserve">semana antes de </w:t>
      </w:r>
      <w:r w:rsidR="00112A7A" w:rsidRPr="00963ED8">
        <w:rPr>
          <w:lang w:val="es-CO"/>
          <w:rPrChange w:id="4598" w:author="Massiel Nayibe Moreno Ladino" w:date="2025-01-15T13:01:00Z" w16du:dateUtc="2025-01-15T18:01:00Z">
            <w:rPr/>
          </w:rPrChange>
        </w:rPr>
        <w:t xml:space="preserve">la fecha prevista de </w:t>
      </w:r>
      <w:r w:rsidRPr="00963ED8">
        <w:rPr>
          <w:lang w:val="es-CO"/>
          <w:rPrChange w:id="4599" w:author="Massiel Nayibe Moreno Ladino" w:date="2025-01-15T13:01:00Z" w16du:dateUtc="2025-01-15T18:01:00Z">
            <w:rPr/>
          </w:rPrChange>
        </w:rPr>
        <w:t>entrega</w:t>
      </w:r>
      <w:r w:rsidR="00164ECF" w:rsidRPr="00963ED8">
        <w:rPr>
          <w:lang w:val="es-CO"/>
          <w:rPrChange w:id="4600" w:author="Massiel Nayibe Moreno Ladino" w:date="2025-01-15T13:01:00Z" w16du:dateUtc="2025-01-15T18:01:00Z">
            <w:rPr/>
          </w:rPrChange>
        </w:rPr>
        <w:t>.</w:t>
      </w:r>
    </w:p>
    <w:p w14:paraId="21C5F36D" w14:textId="77777777" w:rsidR="00441859" w:rsidRPr="00963ED8" w:rsidRDefault="00DE7F5C">
      <w:pPr>
        <w:spacing w:before="240" w:line="360" w:lineRule="auto"/>
        <w:jc w:val="both"/>
        <w:rPr>
          <w:lang w:val="es-CO"/>
          <w:rPrChange w:id="4601" w:author="Massiel Nayibe Moreno Ladino" w:date="2025-01-15T13:01:00Z" w16du:dateUtc="2025-01-15T18:01:00Z">
            <w:rPr/>
          </w:rPrChange>
        </w:rPr>
      </w:pPr>
      <w:r w:rsidRPr="00963ED8">
        <w:rPr>
          <w:lang w:val="es-CO"/>
          <w:rPrChange w:id="4602" w:author="Massiel Nayibe Moreno Ladino" w:date="2025-01-15T13:01:00Z" w16du:dateUtc="2025-01-15T18:01:00Z">
            <w:rPr/>
          </w:rPrChange>
        </w:rPr>
        <w:t xml:space="preserve">Más allá de la madre biológica, el permiso retribuido por </w:t>
      </w:r>
      <w:r w:rsidR="002301BA" w:rsidRPr="00963ED8">
        <w:rPr>
          <w:lang w:val="es-CO"/>
          <w:rPrChange w:id="4603" w:author="Massiel Nayibe Moreno Ladino" w:date="2025-01-15T13:01:00Z" w16du:dateUtc="2025-01-15T18:01:00Z">
            <w:rPr/>
          </w:rPrChange>
        </w:rPr>
        <w:t xml:space="preserve">maternidad se extiende en los mismos términos </w:t>
      </w:r>
      <w:r w:rsidRPr="00963ED8">
        <w:rPr>
          <w:lang w:val="es-CO"/>
          <w:rPrChange w:id="4604" w:author="Massiel Nayibe Moreno Ladino" w:date="2025-01-15T13:01:00Z" w16du:dateUtc="2025-01-15T18:01:00Z">
            <w:rPr/>
          </w:rPrChange>
        </w:rPr>
        <w:t xml:space="preserve">a </w:t>
      </w:r>
      <w:r w:rsidR="00D1185B" w:rsidRPr="00963ED8">
        <w:rPr>
          <w:lang w:val="es-CO"/>
          <w:rPrChange w:id="4605" w:author="Massiel Nayibe Moreno Ladino" w:date="2025-01-15T13:01:00Z" w16du:dateUtc="2025-01-15T18:01:00Z">
            <w:rPr/>
          </w:rPrChange>
        </w:rPr>
        <w:t>las madres</w:t>
      </w:r>
      <w:r w:rsidR="002301BA" w:rsidRPr="00963ED8">
        <w:rPr>
          <w:lang w:val="es-CO"/>
          <w:rPrChange w:id="4606" w:author="Massiel Nayibe Moreno Ladino" w:date="2025-01-15T13:01:00Z" w16du:dateUtc="2025-01-15T18:01:00Z">
            <w:rPr/>
          </w:rPrChange>
        </w:rPr>
        <w:t xml:space="preserve"> adoptivas, o al padre que se queda a cargo del recién nacido sin el apoyo de la madre </w:t>
      </w:r>
      <w:r w:rsidR="00C117D7" w:rsidRPr="00963ED8">
        <w:rPr>
          <w:lang w:val="es-CO"/>
          <w:rPrChange w:id="4607" w:author="Massiel Nayibe Moreno Ladino" w:date="2025-01-15T13:01:00Z" w16du:dateUtc="2025-01-15T18:01:00Z">
            <w:rPr/>
          </w:rPrChange>
        </w:rPr>
        <w:t>(</w:t>
      </w:r>
      <w:r w:rsidR="002301BA" w:rsidRPr="00963ED8">
        <w:rPr>
          <w:lang w:val="es-CO"/>
          <w:rPrChange w:id="4608" w:author="Massiel Nayibe Moreno Ladino" w:date="2025-01-15T13:01:00Z" w16du:dateUtc="2025-01-15T18:01:00Z">
            <w:rPr/>
          </w:rPrChange>
        </w:rPr>
        <w:t>ya sea por enfermedad o fallecimiento</w:t>
      </w:r>
      <w:r w:rsidR="00C117D7" w:rsidRPr="00963ED8">
        <w:rPr>
          <w:lang w:val="es-CO"/>
          <w:rPrChange w:id="4609" w:author="Massiel Nayibe Moreno Ladino" w:date="2025-01-15T13:01:00Z" w16du:dateUtc="2025-01-15T18:01:00Z">
            <w:rPr/>
          </w:rPrChange>
        </w:rPr>
        <w:t>)</w:t>
      </w:r>
      <w:r w:rsidR="005B3DAF" w:rsidRPr="00963ED8">
        <w:rPr>
          <w:lang w:val="es-CO"/>
          <w:rPrChange w:id="4610" w:author="Massiel Nayibe Moreno Ladino" w:date="2025-01-15T13:01:00Z" w16du:dateUtc="2025-01-15T18:01:00Z">
            <w:rPr/>
          </w:rPrChange>
        </w:rPr>
        <w:t xml:space="preserve">, </w:t>
      </w:r>
      <w:r w:rsidR="002301BA" w:rsidRPr="00963ED8">
        <w:rPr>
          <w:lang w:val="es-CO"/>
          <w:rPrChange w:id="4611" w:author="Massiel Nayibe Moreno Ladino" w:date="2025-01-15T13:01:00Z" w16du:dateUtc="2025-01-15T18:01:00Z">
            <w:rPr/>
          </w:rPrChange>
        </w:rPr>
        <w:t xml:space="preserve">asimilando la fecha del parto a la del parto oficial del hijo que ha sido adoptado, o de la persona que asume la custodia justo después del nacimiento. En este sentido, el permiso maternal se hace extensivo al padre en caso de </w:t>
      </w:r>
      <w:r w:rsidR="002301BA" w:rsidRPr="00963ED8">
        <w:rPr>
          <w:lang w:val="es-CO"/>
          <w:rPrChange w:id="4612" w:author="Massiel Nayibe Moreno Ladino" w:date="2025-01-15T13:01:00Z" w16du:dateUtc="2025-01-15T18:01:00Z">
            <w:rPr/>
          </w:rPrChange>
        </w:rPr>
        <w:lastRenderedPageBreak/>
        <w:t xml:space="preserve">fallecimiento o enfermedad de la madre, el empresario del padre del niño le concederá un permiso de duración equivalente al tiempo que reste para la finalización del periodo de permiso postparto concedido a la madre </w:t>
      </w:r>
      <w:r w:rsidR="00AE3A89" w:rsidRPr="00963ED8">
        <w:rPr>
          <w:lang w:val="es-CO"/>
          <w:rPrChange w:id="4613" w:author="Massiel Nayibe Moreno Ladino" w:date="2025-01-15T13:01:00Z" w16du:dateUtc="2025-01-15T18:01:00Z">
            <w:rPr/>
          </w:rPrChange>
        </w:rPr>
        <w:t>(artículo 236 del Código Sustantivo de Trabajo)</w:t>
      </w:r>
      <w:r w:rsidR="002301BA" w:rsidRPr="00963ED8">
        <w:rPr>
          <w:lang w:val="es-CO"/>
          <w:rPrChange w:id="4614" w:author="Massiel Nayibe Moreno Ladino" w:date="2025-01-15T13:01:00Z" w16du:dateUtc="2025-01-15T18:01:00Z">
            <w:rPr/>
          </w:rPrChange>
        </w:rPr>
        <w:t>.</w:t>
      </w:r>
    </w:p>
    <w:p w14:paraId="4218638E" w14:textId="77777777" w:rsidR="00441859" w:rsidRPr="00963ED8" w:rsidRDefault="00DE7F5C">
      <w:pPr>
        <w:spacing w:before="240" w:line="360" w:lineRule="auto"/>
        <w:jc w:val="both"/>
        <w:rPr>
          <w:lang w:val="es-CO"/>
          <w:rPrChange w:id="4615" w:author="Massiel Nayibe Moreno Ladino" w:date="2025-01-15T13:01:00Z" w16du:dateUtc="2025-01-15T18:01:00Z">
            <w:rPr/>
          </w:rPrChange>
        </w:rPr>
      </w:pPr>
      <w:r w:rsidRPr="00963ED8">
        <w:rPr>
          <w:lang w:val="es-CO"/>
          <w:rPrChange w:id="4616" w:author="Massiel Nayibe Moreno Ladino" w:date="2025-01-15T13:01:00Z" w16du:dateUtc="2025-01-15T18:01:00Z">
            <w:rPr/>
          </w:rPrChange>
        </w:rPr>
        <w:t xml:space="preserve">La duración de la licencia de maternidad está fijada en 18 semanas. </w:t>
      </w:r>
      <w:r w:rsidR="00167FE7" w:rsidRPr="00963ED8">
        <w:rPr>
          <w:lang w:val="es-CO"/>
          <w:rPrChange w:id="4617" w:author="Massiel Nayibe Moreno Ladino" w:date="2025-01-15T13:01:00Z" w16du:dateUtc="2025-01-15T18:01:00Z">
            <w:rPr/>
          </w:rPrChange>
        </w:rPr>
        <w:t xml:space="preserve">La licencia de maternidad es una licencia remunerada que la ley confiere a la mujer que tiene un hijo, y que es reconocida y remunerada por la </w:t>
      </w:r>
      <w:r w:rsidR="007E33FC" w:rsidRPr="00963ED8">
        <w:rPr>
          <w:lang w:val="es-CO"/>
          <w:rPrChange w:id="4618" w:author="Massiel Nayibe Moreno Ladino" w:date="2025-01-15T13:01:00Z" w16du:dateUtc="2025-01-15T18:01:00Z">
            <w:rPr/>
          </w:rPrChange>
        </w:rPr>
        <w:t xml:space="preserve">EPS </w:t>
      </w:r>
      <w:r w:rsidR="00167FE7" w:rsidRPr="00963ED8">
        <w:rPr>
          <w:lang w:val="es-CO"/>
          <w:rPrChange w:id="4619" w:author="Massiel Nayibe Moreno Ladino" w:date="2025-01-15T13:01:00Z" w16du:dateUtc="2025-01-15T18:01:00Z">
            <w:rPr/>
          </w:rPrChange>
        </w:rPr>
        <w:t>a la cual se encuentra afiliada la madre, o en su defecto por el empleador.</w:t>
      </w:r>
      <w:bookmarkEnd w:id="4586"/>
      <w:r w:rsidR="004E20FB" w:rsidRPr="00963ED8">
        <w:rPr>
          <w:lang w:val="es-CO"/>
          <w:rPrChange w:id="4620" w:author="Massiel Nayibe Moreno Ladino" w:date="2025-01-15T13:01:00Z" w16du:dateUtc="2025-01-15T18:01:00Z">
            <w:rPr/>
          </w:rPrChange>
        </w:rPr>
        <w:t xml:space="preserve"> La licencia de maternidad para madres de hijos prematuros, tendrá en cuenta la diferencia entre la fecha gestacional y el parto a término, la cual se sumará a las dieciocho (18) semanas establecidas en esta ley. En el caso de madres con parto múltiple, la licencia se extenderá en </w:t>
      </w:r>
      <w:r w:rsidR="0097324C" w:rsidRPr="00963ED8">
        <w:rPr>
          <w:lang w:val="es-CO"/>
          <w:rPrChange w:id="4621" w:author="Massiel Nayibe Moreno Ladino" w:date="2025-01-15T13:01:00Z" w16du:dateUtc="2025-01-15T18:01:00Z">
            <w:rPr/>
          </w:rPrChange>
        </w:rPr>
        <w:t xml:space="preserve">(2) </w:t>
      </w:r>
      <w:r w:rsidR="004E20FB" w:rsidRPr="00963ED8">
        <w:rPr>
          <w:lang w:val="es-CO"/>
          <w:rPrChange w:id="4622" w:author="Massiel Nayibe Moreno Ladino" w:date="2025-01-15T13:01:00Z" w16du:dateUtc="2025-01-15T18:01:00Z">
            <w:rPr/>
          </w:rPrChange>
        </w:rPr>
        <w:t xml:space="preserve">dos semanas más </w:t>
      </w:r>
      <w:r w:rsidR="0097324C" w:rsidRPr="00963ED8">
        <w:rPr>
          <w:lang w:val="es-CO"/>
          <w:rPrChange w:id="4623" w:author="Massiel Nayibe Moreno Ladino" w:date="2025-01-15T13:01:00Z" w16du:dateUtc="2025-01-15T18:01:00Z">
            <w:rPr/>
          </w:rPrChange>
        </w:rPr>
        <w:t>(Artículo 236 del Código Sustantivo de Trabajo).</w:t>
      </w:r>
    </w:p>
    <w:p w14:paraId="3CB018F3" w14:textId="77777777" w:rsidR="00441859" w:rsidRPr="00963ED8" w:rsidRDefault="00744070">
      <w:pPr>
        <w:spacing w:before="240" w:line="360" w:lineRule="auto"/>
        <w:jc w:val="both"/>
        <w:rPr>
          <w:lang w:val="es-CO"/>
          <w:rPrChange w:id="4624" w:author="Massiel Nayibe Moreno Ladino" w:date="2025-01-15T13:01:00Z" w16du:dateUtc="2025-01-15T18:01:00Z">
            <w:rPr/>
          </w:rPrChange>
        </w:rPr>
      </w:pPr>
      <w:r w:rsidRPr="00963ED8">
        <w:rPr>
          <w:lang w:val="es-CO"/>
          <w:rPrChange w:id="4625" w:author="Massiel Nayibe Moreno Ladino" w:date="2025-01-15T13:01:00Z" w16du:dateUtc="2025-01-15T18:01:00Z">
            <w:rPr/>
          </w:rPrChange>
        </w:rPr>
        <w:t xml:space="preserve">La trabajadora que en el transcurso del embarazo </w:t>
      </w:r>
      <w:r w:rsidR="00574DF5" w:rsidRPr="00963ED8">
        <w:rPr>
          <w:lang w:val="es-CO"/>
          <w:rPrChange w:id="4626" w:author="Massiel Nayibe Moreno Ladino" w:date="2025-01-15T13:01:00Z" w16du:dateUtc="2025-01-15T18:01:00Z">
            <w:rPr/>
          </w:rPrChange>
        </w:rPr>
        <w:t xml:space="preserve">sufra </w:t>
      </w:r>
      <w:r w:rsidRPr="00963ED8">
        <w:rPr>
          <w:lang w:val="es-CO"/>
          <w:rPrChange w:id="4627" w:author="Massiel Nayibe Moreno Ladino" w:date="2025-01-15T13:01:00Z" w16du:dateUtc="2025-01-15T18:01:00Z">
            <w:rPr/>
          </w:rPrChange>
        </w:rPr>
        <w:t xml:space="preserve">un aborto o un parto prematuro </w:t>
      </w:r>
      <w:r w:rsidR="000D0233" w:rsidRPr="00963ED8">
        <w:rPr>
          <w:lang w:val="es-CO"/>
          <w:rPrChange w:id="4628" w:author="Massiel Nayibe Moreno Ladino" w:date="2025-01-15T13:01:00Z" w16du:dateUtc="2025-01-15T18:01:00Z">
            <w:rPr/>
          </w:rPrChange>
        </w:rPr>
        <w:t>no viable</w:t>
      </w:r>
      <w:r w:rsidR="00DE7F5C" w:rsidRPr="00963ED8">
        <w:rPr>
          <w:lang w:val="es-CO"/>
          <w:rPrChange w:id="4629" w:author="Massiel Nayibe Moreno Ladino" w:date="2025-01-15T13:01:00Z" w16du:dateUtc="2025-01-15T18:01:00Z">
            <w:rPr/>
          </w:rPrChange>
        </w:rPr>
        <w:t xml:space="preserve">, tiene derecho a un permiso de </w:t>
      </w:r>
      <w:r w:rsidR="009368A0" w:rsidRPr="00963ED8">
        <w:rPr>
          <w:lang w:val="es-CO"/>
          <w:rPrChange w:id="4630" w:author="Massiel Nayibe Moreno Ladino" w:date="2025-01-15T13:01:00Z" w16du:dateUtc="2025-01-15T18:01:00Z">
            <w:rPr/>
          </w:rPrChange>
        </w:rPr>
        <w:t xml:space="preserve">(2) </w:t>
      </w:r>
      <w:r w:rsidR="00DE7F5C" w:rsidRPr="00963ED8">
        <w:rPr>
          <w:lang w:val="es-CO"/>
          <w:rPrChange w:id="4631" w:author="Massiel Nayibe Moreno Ladino" w:date="2025-01-15T13:01:00Z" w16du:dateUtc="2025-01-15T18:01:00Z">
            <w:rPr/>
          </w:rPrChange>
        </w:rPr>
        <w:t xml:space="preserve">dos o </w:t>
      </w:r>
      <w:r w:rsidR="00351572" w:rsidRPr="00963ED8">
        <w:rPr>
          <w:lang w:val="es-CO"/>
          <w:rPrChange w:id="4632" w:author="Massiel Nayibe Moreno Ladino" w:date="2025-01-15T13:01:00Z" w16du:dateUtc="2025-01-15T18:01:00Z">
            <w:rPr/>
          </w:rPrChange>
        </w:rPr>
        <w:t xml:space="preserve">(4) </w:t>
      </w:r>
      <w:r w:rsidR="00DE7F5C" w:rsidRPr="00963ED8">
        <w:rPr>
          <w:lang w:val="es-CO"/>
          <w:rPrChange w:id="4633" w:author="Massiel Nayibe Moreno Ladino" w:date="2025-01-15T13:01:00Z" w16du:dateUtc="2025-01-15T18:01:00Z">
            <w:rPr/>
          </w:rPrChange>
        </w:rPr>
        <w:t xml:space="preserve">cuatro semanas, retribuido con el salario que devengaba en el momento de iniciarse el descanso </w:t>
      </w:r>
      <w:r w:rsidR="0061387F" w:rsidRPr="00963ED8">
        <w:rPr>
          <w:lang w:val="es-CO"/>
          <w:rPrChange w:id="4634" w:author="Massiel Nayibe Moreno Ladino" w:date="2025-01-15T13:01:00Z" w16du:dateUtc="2025-01-15T18:01:00Z">
            <w:rPr/>
          </w:rPrChange>
        </w:rPr>
        <w:t>(artículo 237 del Código Sustantivo de Trabajo)</w:t>
      </w:r>
      <w:r w:rsidR="00DE7F5C" w:rsidRPr="00963ED8">
        <w:rPr>
          <w:lang w:val="es-CO"/>
          <w:rPrChange w:id="4635" w:author="Massiel Nayibe Moreno Ladino" w:date="2025-01-15T13:01:00Z" w16du:dateUtc="2025-01-15T18:01:00Z">
            <w:rPr/>
          </w:rPrChange>
        </w:rPr>
        <w:t xml:space="preserve">. Si el parto es viable, </w:t>
      </w:r>
      <w:r w:rsidR="007245E7" w:rsidRPr="00963ED8">
        <w:rPr>
          <w:lang w:val="es-CO"/>
          <w:rPrChange w:id="4636" w:author="Massiel Nayibe Moreno Ladino" w:date="2025-01-15T13:01:00Z" w16du:dateUtc="2025-01-15T18:01:00Z">
            <w:rPr/>
          </w:rPrChange>
        </w:rPr>
        <w:t>se aplica el permiso ordinario de maternidad antes mencionado</w:t>
      </w:r>
      <w:r w:rsidR="00DE7F5C" w:rsidRPr="00963ED8">
        <w:rPr>
          <w:lang w:val="es-CO"/>
          <w:rPrChange w:id="4637" w:author="Massiel Nayibe Moreno Ladino" w:date="2025-01-15T13:01:00Z" w16du:dateUtc="2025-01-15T18:01:00Z">
            <w:rPr/>
          </w:rPrChange>
        </w:rPr>
        <w:t xml:space="preserve">. </w:t>
      </w:r>
      <w:r w:rsidR="007245E7" w:rsidRPr="00963ED8">
        <w:rPr>
          <w:lang w:val="es-CO"/>
          <w:rPrChange w:id="4638" w:author="Massiel Nayibe Moreno Ladino" w:date="2025-01-15T13:01:00Z" w16du:dateUtc="2025-01-15T18:01:00Z">
            <w:rPr/>
          </w:rPrChange>
        </w:rPr>
        <w:t xml:space="preserve">Para tener derecho a esta licencia la </w:t>
      </w:r>
      <w:r w:rsidR="00DE7F5C" w:rsidRPr="00963ED8">
        <w:rPr>
          <w:lang w:val="es-CO"/>
          <w:rPrChange w:id="4639" w:author="Massiel Nayibe Moreno Ladino" w:date="2025-01-15T13:01:00Z" w16du:dateUtc="2025-01-15T18:01:00Z">
            <w:rPr/>
          </w:rPrChange>
        </w:rPr>
        <w:t xml:space="preserve">trabajadora debe presentar a </w:t>
      </w:r>
      <w:r w:rsidR="007245E7" w:rsidRPr="00963ED8">
        <w:rPr>
          <w:lang w:val="es-CO"/>
          <w:rPrChange w:id="4640" w:author="Massiel Nayibe Moreno Ladino" w:date="2025-01-15T13:01:00Z" w16du:dateUtc="2025-01-15T18:01:00Z">
            <w:rPr/>
          </w:rPrChange>
        </w:rPr>
        <w:t xml:space="preserve">Partners Colombia </w:t>
      </w:r>
      <w:r w:rsidR="00DE7F5C" w:rsidRPr="00963ED8">
        <w:rPr>
          <w:lang w:val="es-CO"/>
          <w:rPrChange w:id="4641" w:author="Massiel Nayibe Moreno Ladino" w:date="2025-01-15T13:01:00Z" w16du:dateUtc="2025-01-15T18:01:00Z">
            <w:rPr/>
          </w:rPrChange>
        </w:rPr>
        <w:t xml:space="preserve">un certificado médico </w:t>
      </w:r>
      <w:r w:rsidR="007245E7" w:rsidRPr="00963ED8">
        <w:rPr>
          <w:lang w:val="es-CO"/>
          <w:rPrChange w:id="4642" w:author="Massiel Nayibe Moreno Ladino" w:date="2025-01-15T13:01:00Z" w16du:dateUtc="2025-01-15T18:01:00Z">
            <w:rPr/>
          </w:rPrChange>
        </w:rPr>
        <w:t xml:space="preserve">que indique </w:t>
      </w:r>
      <w:r w:rsidR="00DE7F5C" w:rsidRPr="00963ED8">
        <w:rPr>
          <w:lang w:val="es-CO"/>
          <w:rPrChange w:id="4643" w:author="Massiel Nayibe Moreno Ladino" w:date="2025-01-15T13:01:00Z" w16du:dateUtc="2025-01-15T18:01:00Z">
            <w:rPr/>
          </w:rPrChange>
        </w:rPr>
        <w:t>lo siguiente:</w:t>
      </w:r>
    </w:p>
    <w:p w14:paraId="4AB9FE5D" w14:textId="77777777" w:rsidR="00441859" w:rsidRPr="00963ED8" w:rsidRDefault="00DE7F5C">
      <w:pPr>
        <w:spacing w:before="240" w:line="360" w:lineRule="auto"/>
        <w:ind w:left="720"/>
        <w:jc w:val="both"/>
        <w:rPr>
          <w:lang w:val="es-CO"/>
          <w:rPrChange w:id="4644" w:author="Massiel Nayibe Moreno Ladino" w:date="2025-01-15T13:01:00Z" w16du:dateUtc="2025-01-15T18:01:00Z">
            <w:rPr/>
          </w:rPrChange>
        </w:rPr>
      </w:pPr>
      <w:r w:rsidRPr="00963ED8">
        <w:rPr>
          <w:lang w:val="es-CO"/>
          <w:rPrChange w:id="4645" w:author="Massiel Nayibe Moreno Ladino" w:date="2025-01-15T13:01:00Z" w16du:dateUtc="2025-01-15T18:01:00Z">
            <w:rPr/>
          </w:rPrChange>
        </w:rPr>
        <w:t xml:space="preserve">a) </w:t>
      </w:r>
      <w:r w:rsidR="001773F8" w:rsidRPr="00963ED8">
        <w:rPr>
          <w:lang w:val="es-CO"/>
          <w:rPrChange w:id="4646" w:author="Massiel Nayibe Moreno Ladino" w:date="2025-01-15T13:01:00Z" w16du:dateUtc="2025-01-15T18:01:00Z">
            <w:rPr/>
          </w:rPrChange>
        </w:rPr>
        <w:t xml:space="preserve">La afirmación de que la trabajadora ha sufrido un aborto o </w:t>
      </w:r>
      <w:r w:rsidRPr="00963ED8">
        <w:rPr>
          <w:lang w:val="es-CO"/>
          <w:rPrChange w:id="4647" w:author="Massiel Nayibe Moreno Ladino" w:date="2025-01-15T13:01:00Z" w16du:dateUtc="2025-01-15T18:01:00Z">
            <w:rPr/>
          </w:rPrChange>
        </w:rPr>
        <w:t xml:space="preserve">parto </w:t>
      </w:r>
      <w:r w:rsidR="001773F8" w:rsidRPr="00963ED8">
        <w:rPr>
          <w:lang w:val="es-CO"/>
          <w:rPrChange w:id="4648" w:author="Massiel Nayibe Moreno Ladino" w:date="2025-01-15T13:01:00Z" w16du:dateUtc="2025-01-15T18:01:00Z">
            <w:rPr/>
          </w:rPrChange>
        </w:rPr>
        <w:t xml:space="preserve">prematuro </w:t>
      </w:r>
      <w:r w:rsidRPr="00963ED8">
        <w:rPr>
          <w:lang w:val="es-CO"/>
          <w:rPrChange w:id="4649" w:author="Massiel Nayibe Moreno Ladino" w:date="2025-01-15T13:01:00Z" w16du:dateUtc="2025-01-15T18:01:00Z">
            <w:rPr/>
          </w:rPrChange>
        </w:rPr>
        <w:t>no viable</w:t>
      </w:r>
      <w:r w:rsidR="001773F8" w:rsidRPr="00963ED8">
        <w:rPr>
          <w:lang w:val="es-CO"/>
          <w:rPrChange w:id="4650" w:author="Massiel Nayibe Moreno Ladino" w:date="2025-01-15T13:01:00Z" w16du:dateUtc="2025-01-15T18:01:00Z">
            <w:rPr/>
          </w:rPrChange>
        </w:rPr>
        <w:t>, indicando el día en que se produjo, y</w:t>
      </w:r>
    </w:p>
    <w:p w14:paraId="5C6018B0" w14:textId="77777777" w:rsidR="00441859" w:rsidRPr="00963ED8" w:rsidRDefault="00DE7F5C">
      <w:pPr>
        <w:spacing w:before="240" w:line="360" w:lineRule="auto"/>
        <w:ind w:left="720"/>
        <w:jc w:val="both"/>
        <w:rPr>
          <w:lang w:val="es-CO"/>
          <w:rPrChange w:id="4651" w:author="Massiel Nayibe Moreno Ladino" w:date="2025-01-15T13:01:00Z" w16du:dateUtc="2025-01-15T18:01:00Z">
            <w:rPr/>
          </w:rPrChange>
        </w:rPr>
      </w:pPr>
      <w:r w:rsidRPr="00963ED8">
        <w:rPr>
          <w:lang w:val="es-CO"/>
          <w:rPrChange w:id="4652" w:author="Massiel Nayibe Moreno Ladino" w:date="2025-01-15T13:01:00Z" w16du:dateUtc="2025-01-15T18:01:00Z">
            <w:rPr/>
          </w:rPrChange>
        </w:rPr>
        <w:t>b) La indicación del tiempo de descanso que necesita el trabajador.</w:t>
      </w:r>
    </w:p>
    <w:p w14:paraId="6DA00F25" w14:textId="77777777" w:rsidR="00441859" w:rsidRPr="00963ED8" w:rsidRDefault="00DE7F5C">
      <w:pPr>
        <w:spacing w:before="240" w:line="360" w:lineRule="auto"/>
        <w:jc w:val="both"/>
        <w:rPr>
          <w:lang w:val="es-CO"/>
          <w:rPrChange w:id="4653" w:author="Massiel Nayibe Moreno Ladino" w:date="2025-01-15T13:01:00Z" w16du:dateUtc="2025-01-15T18:01:00Z">
            <w:rPr/>
          </w:rPrChange>
        </w:rPr>
      </w:pPr>
      <w:r w:rsidRPr="00963ED8">
        <w:rPr>
          <w:lang w:val="es-CO"/>
          <w:rPrChange w:id="4654" w:author="Massiel Nayibe Moreno Ladino" w:date="2025-01-15T13:01:00Z" w16du:dateUtc="2025-01-15T18:01:00Z">
            <w:rPr/>
          </w:rPrChange>
        </w:rPr>
        <w:t xml:space="preserve">El pago de la </w:t>
      </w:r>
      <w:r w:rsidR="00642CE3" w:rsidRPr="00963ED8">
        <w:rPr>
          <w:lang w:val="es-CO"/>
          <w:rPrChange w:id="4655" w:author="Massiel Nayibe Moreno Ladino" w:date="2025-01-15T13:01:00Z" w16du:dateUtc="2025-01-15T18:01:00Z">
            <w:rPr/>
          </w:rPrChange>
        </w:rPr>
        <w:t xml:space="preserve">baja por maternidad se </w:t>
      </w:r>
      <w:r w:rsidRPr="00963ED8">
        <w:rPr>
          <w:lang w:val="es-CO"/>
          <w:rPrChange w:id="4656" w:author="Massiel Nayibe Moreno Ladino" w:date="2025-01-15T13:01:00Z" w16du:dateUtc="2025-01-15T18:01:00Z">
            <w:rPr/>
          </w:rPrChange>
        </w:rPr>
        <w:t xml:space="preserve">calcula en función del salario percibido en el momento en que se toma la baja. </w:t>
      </w:r>
      <w:r w:rsidR="007662EE" w:rsidRPr="00963ED8">
        <w:rPr>
          <w:lang w:val="es-CO"/>
          <w:rPrChange w:id="4657" w:author="Massiel Nayibe Moreno Ladino" w:date="2025-01-15T13:01:00Z" w16du:dateUtc="2025-01-15T18:01:00Z">
            <w:rPr/>
          </w:rPrChange>
        </w:rPr>
        <w:t xml:space="preserve">En el caso de una </w:t>
      </w:r>
      <w:r w:rsidRPr="00963ED8">
        <w:rPr>
          <w:lang w:val="es-CO"/>
          <w:rPrChange w:id="4658" w:author="Massiel Nayibe Moreno Ladino" w:date="2025-01-15T13:01:00Z" w16du:dateUtc="2025-01-15T18:01:00Z">
            <w:rPr/>
          </w:rPrChange>
        </w:rPr>
        <w:t xml:space="preserve">empleada asalariada, el ingreso devengado durante la licencia de maternidad no puede exceder la tarifa mensual normal indicada en la carta de oferta de la empleada. </w:t>
      </w:r>
      <w:r w:rsidR="00971A29" w:rsidRPr="00963ED8">
        <w:rPr>
          <w:lang w:val="es-CO"/>
          <w:rPrChange w:id="4659" w:author="Massiel Nayibe Moreno Ladino" w:date="2025-01-15T13:01:00Z" w16du:dateUtc="2025-01-15T18:01:00Z">
            <w:rPr/>
          </w:rPrChange>
        </w:rPr>
        <w:t xml:space="preserve">Si el trabajo de la empleada es variable o a destajo, Partners Colombia tendría que tomar el promedio diario devengado en el último año </w:t>
      </w:r>
      <w:r w:rsidR="00F259C6" w:rsidRPr="00963ED8">
        <w:rPr>
          <w:lang w:val="es-CO"/>
          <w:rPrChange w:id="4660" w:author="Massiel Nayibe Moreno Ladino" w:date="2025-01-15T13:01:00Z" w16du:dateUtc="2025-01-15T18:01:00Z">
            <w:rPr/>
          </w:rPrChange>
        </w:rPr>
        <w:t xml:space="preserve">para calcular el salario diario a pagar a la empleada durante la licencia de maternidad </w:t>
      </w:r>
      <w:r w:rsidR="00971A29" w:rsidRPr="00963ED8">
        <w:rPr>
          <w:lang w:val="es-CO"/>
          <w:rPrChange w:id="4661" w:author="Massiel Nayibe Moreno Ladino" w:date="2025-01-15T13:01:00Z" w16du:dateUtc="2025-01-15T18:01:00Z">
            <w:rPr/>
          </w:rPrChange>
        </w:rPr>
        <w:t>(</w:t>
      </w:r>
      <w:r w:rsidR="00A952A8" w:rsidRPr="00963ED8">
        <w:rPr>
          <w:lang w:val="es-CO"/>
          <w:rPrChange w:id="4662" w:author="Massiel Nayibe Moreno Ladino" w:date="2025-01-15T13:01:00Z" w16du:dateUtc="2025-01-15T18:01:00Z">
            <w:rPr/>
          </w:rPrChange>
        </w:rPr>
        <w:t>Artículo 236 numerales 1 y 2 del Código Sustantivo de Trabajo).</w:t>
      </w:r>
    </w:p>
    <w:p w14:paraId="3071FE45" w14:textId="77777777" w:rsidR="00441859" w:rsidRPr="00963ED8" w:rsidRDefault="00DE7F5C">
      <w:pPr>
        <w:pStyle w:val="Ttulo3"/>
        <w:rPr>
          <w:lang w:val="es-CO"/>
          <w:rPrChange w:id="4663" w:author="Massiel Nayibe Moreno Ladino" w:date="2025-01-15T13:01:00Z" w16du:dateUtc="2025-01-15T18:01:00Z">
            <w:rPr/>
          </w:rPrChange>
        </w:rPr>
      </w:pPr>
      <w:bookmarkStart w:id="4664" w:name="_Toc185435422"/>
      <w:r w:rsidRPr="00963ED8">
        <w:rPr>
          <w:rStyle w:val="Ttulo3Car"/>
          <w:b/>
          <w:lang w:val="es-CO"/>
          <w:rPrChange w:id="4665" w:author="Massiel Nayibe Moreno Ladino" w:date="2025-01-15T13:01:00Z" w16du:dateUtc="2025-01-15T18:01:00Z">
            <w:rPr>
              <w:rStyle w:val="Ttulo3Car"/>
              <w:b/>
            </w:rPr>
          </w:rPrChange>
        </w:rPr>
        <w:lastRenderedPageBreak/>
        <w:t>10.</w:t>
      </w:r>
      <w:r w:rsidR="00B8610F" w:rsidRPr="00963ED8">
        <w:rPr>
          <w:rStyle w:val="Ttulo3Car"/>
          <w:b/>
          <w:lang w:val="es-CO"/>
          <w:rPrChange w:id="4666" w:author="Massiel Nayibe Moreno Ladino" w:date="2025-01-15T13:01:00Z" w16du:dateUtc="2025-01-15T18:01:00Z">
            <w:rPr>
              <w:rStyle w:val="Ttulo3Car"/>
              <w:b/>
            </w:rPr>
          </w:rPrChange>
        </w:rPr>
        <w:t>7</w:t>
      </w:r>
      <w:r w:rsidRPr="00963ED8">
        <w:rPr>
          <w:rStyle w:val="Ttulo3Car"/>
          <w:b/>
          <w:lang w:val="es-CO"/>
          <w:rPrChange w:id="4667" w:author="Massiel Nayibe Moreno Ladino" w:date="2025-01-15T13:01:00Z" w16du:dateUtc="2025-01-15T18:01:00Z">
            <w:rPr>
              <w:rStyle w:val="Ttulo3Car"/>
              <w:b/>
            </w:rPr>
          </w:rPrChange>
        </w:rPr>
        <w:t>.</w:t>
      </w:r>
      <w:r w:rsidR="002F7BF4" w:rsidRPr="00963ED8">
        <w:rPr>
          <w:rStyle w:val="Ttulo3Car"/>
          <w:b/>
          <w:lang w:val="es-CO"/>
          <w:rPrChange w:id="4668" w:author="Massiel Nayibe Moreno Ladino" w:date="2025-01-15T13:01:00Z" w16du:dateUtc="2025-01-15T18:01:00Z">
            <w:rPr>
              <w:rStyle w:val="Ttulo3Car"/>
              <w:b/>
            </w:rPr>
          </w:rPrChange>
        </w:rPr>
        <w:t xml:space="preserve">5 </w:t>
      </w:r>
      <w:r w:rsidRPr="00963ED8">
        <w:rPr>
          <w:rStyle w:val="Ttulo3Car"/>
          <w:b/>
          <w:lang w:val="es-CO"/>
          <w:rPrChange w:id="4669" w:author="Massiel Nayibe Moreno Ladino" w:date="2025-01-15T13:01:00Z" w16du:dateUtc="2025-01-15T18:01:00Z">
            <w:rPr>
              <w:rStyle w:val="Ttulo3Car"/>
              <w:b/>
            </w:rPr>
          </w:rPrChange>
        </w:rPr>
        <w:t>Permiso de paternidad</w:t>
      </w:r>
      <w:bookmarkEnd w:id="4664"/>
    </w:p>
    <w:p w14:paraId="20347269" w14:textId="77777777" w:rsidR="00441859" w:rsidRPr="00963ED8" w:rsidRDefault="00DE7F5C">
      <w:pPr>
        <w:spacing w:after="120" w:line="360" w:lineRule="auto"/>
        <w:jc w:val="both"/>
        <w:rPr>
          <w:rFonts w:cs="Times New Roman"/>
          <w:lang w:val="es-CO"/>
          <w:rPrChange w:id="4670" w:author="Massiel Nayibe Moreno Ladino" w:date="2025-01-15T13:01:00Z" w16du:dateUtc="2025-01-15T18:01:00Z">
            <w:rPr>
              <w:rFonts w:cs="Times New Roman"/>
            </w:rPr>
          </w:rPrChange>
        </w:rPr>
      </w:pPr>
      <w:r w:rsidRPr="00963ED8">
        <w:rPr>
          <w:lang w:val="es-CO"/>
          <w:rPrChange w:id="4671" w:author="Massiel Nayibe Moreno Ladino" w:date="2025-01-15T13:01:00Z" w16du:dateUtc="2025-01-15T18:01:00Z">
            <w:rPr/>
          </w:rPrChange>
        </w:rPr>
        <w:t>En caso de parto o adopción, un empleado afectado a tiempo completo que tenga previsto reincorporarse a Compañeros dispondrá de cuatro semanas (20 días laborables) de permiso de paternidad retribuido. Se dejará a discreción del empleado el momento exacto en que comenzará el período de permiso, con la salvedad de que se pretende que el permiso comience poco antes o inmediatamente después del nacimiento o la adopción y que el permiso se tome en un único bloque de tiempo. Además de lo anterior, los empleados afectados también podrán disfrutar de las vacaciones anuales y por enfermedad acumuladas, así como de permisos sin sueldo una vez agotadas las vacaciones acumuladas, pero en ningún caso el periodo total de ausencia podrá exceder de 16 semanas</w:t>
      </w:r>
      <w:r w:rsidR="00DE6C38" w:rsidRPr="00963ED8">
        <w:rPr>
          <w:lang w:val="es-CO"/>
          <w:rPrChange w:id="4672" w:author="Massiel Nayibe Moreno Ladino" w:date="2025-01-15T13:01:00Z" w16du:dateUtc="2025-01-15T18:01:00Z">
            <w:rPr/>
          </w:rPrChange>
        </w:rPr>
        <w:t xml:space="preserve">. </w:t>
      </w:r>
    </w:p>
    <w:p w14:paraId="1715FBB7" w14:textId="77777777" w:rsidR="00441859" w:rsidRPr="00963ED8" w:rsidRDefault="00DE7F5C">
      <w:pPr>
        <w:spacing w:after="120" w:line="360" w:lineRule="auto"/>
        <w:jc w:val="both"/>
        <w:rPr>
          <w:rFonts w:cs="Times New Roman"/>
          <w:lang w:val="es-CO"/>
          <w:rPrChange w:id="4673" w:author="Massiel Nayibe Moreno Ladino" w:date="2025-01-15T13:01:00Z" w16du:dateUtc="2025-01-15T18:01:00Z">
            <w:rPr>
              <w:rFonts w:cs="Times New Roman"/>
            </w:rPr>
          </w:rPrChange>
        </w:rPr>
      </w:pPr>
      <w:r w:rsidRPr="00963ED8">
        <w:rPr>
          <w:rFonts w:cs="Times New Roman"/>
          <w:lang w:val="es-CO"/>
          <w:rPrChange w:id="4674" w:author="Massiel Nayibe Moreno Ladino" w:date="2025-01-15T13:01:00Z" w16du:dateUtc="2025-01-15T18:01:00Z">
            <w:rPr>
              <w:rFonts w:cs="Times New Roman"/>
            </w:rPr>
          </w:rPrChange>
        </w:rPr>
        <w:t>Las horas de vacaciones anuales y de baja por enfermedad seguirán acumulándose, y se mantendrán las prestaciones normales mientras el empleado esté de permiso de paternidad retribuido. Los permisos no retribuidos se tratarán como excedencias no retribuidas.</w:t>
      </w:r>
    </w:p>
    <w:p w14:paraId="41665F97" w14:textId="77777777" w:rsidR="00441859" w:rsidRPr="00963ED8" w:rsidRDefault="00DE7F5C">
      <w:pPr>
        <w:spacing w:after="120" w:line="360" w:lineRule="auto"/>
        <w:jc w:val="both"/>
        <w:rPr>
          <w:rFonts w:cs="Times New Roman"/>
          <w:lang w:val="es-CO"/>
          <w:rPrChange w:id="4675" w:author="Massiel Nayibe Moreno Ladino" w:date="2025-01-15T13:01:00Z" w16du:dateUtc="2025-01-15T18:01:00Z">
            <w:rPr>
              <w:rFonts w:cs="Times New Roman"/>
            </w:rPr>
          </w:rPrChange>
        </w:rPr>
      </w:pPr>
      <w:r w:rsidRPr="00963ED8">
        <w:rPr>
          <w:rFonts w:cs="Times New Roman"/>
          <w:lang w:val="es-CO"/>
          <w:rPrChange w:id="4676" w:author="Massiel Nayibe Moreno Ladino" w:date="2025-01-15T13:01:00Z" w16du:dateUtc="2025-01-15T18:01:00Z">
            <w:rPr>
              <w:rFonts w:cs="Times New Roman"/>
            </w:rPr>
          </w:rPrChange>
        </w:rPr>
        <w:t>El permiso de paternidad/adopción debe registrarse correctamente en las hojas de horas de Replicon</w:t>
      </w:r>
      <w:r w:rsidR="00020C8C" w:rsidRPr="00963ED8">
        <w:rPr>
          <w:rFonts w:cs="Times New Roman"/>
          <w:lang w:val="es-CO"/>
          <w:rPrChange w:id="4677" w:author="Massiel Nayibe Moreno Ladino" w:date="2025-01-15T13:01:00Z" w16du:dateUtc="2025-01-15T18:01:00Z">
            <w:rPr>
              <w:rFonts w:cs="Times New Roman"/>
            </w:rPr>
          </w:rPrChange>
        </w:rPr>
        <w:t xml:space="preserve">. </w:t>
      </w:r>
    </w:p>
    <w:p w14:paraId="0F6E01F8" w14:textId="77777777" w:rsidR="00441859" w:rsidRPr="00963ED8" w:rsidRDefault="00DE7F5C">
      <w:pPr>
        <w:spacing w:after="120" w:line="360" w:lineRule="auto"/>
        <w:jc w:val="both"/>
        <w:rPr>
          <w:rFonts w:cs="Times New Roman"/>
          <w:lang w:val="es-CO"/>
          <w:rPrChange w:id="4678" w:author="Massiel Nayibe Moreno Ladino" w:date="2025-01-15T13:01:00Z" w16du:dateUtc="2025-01-15T18:01:00Z">
            <w:rPr>
              <w:rFonts w:cs="Times New Roman"/>
            </w:rPr>
          </w:rPrChange>
        </w:rPr>
      </w:pPr>
      <w:r w:rsidRPr="00963ED8">
        <w:rPr>
          <w:lang w:val="es-CO"/>
          <w:rPrChange w:id="4679" w:author="Massiel Nayibe Moreno Ladino" w:date="2025-01-15T13:01:00Z" w16du:dateUtc="2025-01-15T18:01:00Z">
            <w:rPr/>
          </w:rPrChange>
        </w:rPr>
        <w:t xml:space="preserve">El pago del permiso de paternidad se calcula en función del salario percibido en el momento en que se toma el permiso. En el caso de un trabajador por cuenta ajena, los ingresos percibidos durante </w:t>
      </w:r>
      <w:r w:rsidR="008007F4" w:rsidRPr="00963ED8">
        <w:rPr>
          <w:lang w:val="es-CO"/>
          <w:rPrChange w:id="4680" w:author="Massiel Nayibe Moreno Ladino" w:date="2025-01-15T13:01:00Z" w16du:dateUtc="2025-01-15T18:01:00Z">
            <w:rPr/>
          </w:rPrChange>
        </w:rPr>
        <w:t xml:space="preserve">el mes en que se disfruta del </w:t>
      </w:r>
      <w:r w:rsidRPr="00963ED8">
        <w:rPr>
          <w:lang w:val="es-CO"/>
          <w:rPrChange w:id="4681" w:author="Massiel Nayibe Moreno Ladino" w:date="2025-01-15T13:01:00Z" w16du:dateUtc="2025-01-15T18:01:00Z">
            <w:rPr/>
          </w:rPrChange>
        </w:rPr>
        <w:t>permiso de paternidad no pueden superar la tarifa mensual normal indicada en la carta de oferta del trabajador.</w:t>
      </w:r>
    </w:p>
    <w:p w14:paraId="0A4E3FF8" w14:textId="77777777" w:rsidR="00441859" w:rsidRPr="00963ED8" w:rsidRDefault="00DE7F5C">
      <w:pPr>
        <w:pStyle w:val="Ttulo4"/>
        <w:jc w:val="both"/>
        <w:rPr>
          <w:rStyle w:val="Ttulo3Car"/>
          <w:rFonts w:cs="Times New Roman"/>
          <w:sz w:val="24"/>
          <w:lang w:val="es-CO"/>
          <w:rPrChange w:id="4682" w:author="Massiel Nayibe Moreno Ladino" w:date="2025-01-15T13:01:00Z" w16du:dateUtc="2025-01-15T18:01:00Z">
            <w:rPr>
              <w:rStyle w:val="Ttulo3Car"/>
              <w:rFonts w:cs="Times New Roman"/>
              <w:b/>
              <w:bCs/>
              <w:i w:val="0"/>
              <w:iCs w:val="0"/>
              <w:sz w:val="24"/>
            </w:rPr>
          </w:rPrChange>
        </w:rPr>
      </w:pPr>
      <w:bookmarkStart w:id="4683" w:name="_Toc185435423"/>
      <w:bookmarkStart w:id="4684" w:name="_Toc29251292"/>
      <w:r w:rsidRPr="00963ED8">
        <w:rPr>
          <w:rStyle w:val="Ttulo3Car"/>
          <w:rFonts w:cs="Times New Roman"/>
          <w:b/>
          <w:bCs/>
          <w:sz w:val="24"/>
          <w:lang w:val="es-CO"/>
          <w:rPrChange w:id="4685" w:author="Massiel Nayibe Moreno Ladino" w:date="2025-01-15T13:01:00Z" w16du:dateUtc="2025-01-15T18:01:00Z">
            <w:rPr>
              <w:rStyle w:val="Ttulo3Car"/>
              <w:rFonts w:cs="Times New Roman"/>
              <w:b/>
              <w:bCs/>
              <w:sz w:val="24"/>
            </w:rPr>
          </w:rPrChange>
        </w:rPr>
        <w:t>10.7.5</w:t>
      </w:r>
      <w:r w:rsidR="00472614" w:rsidRPr="00963ED8">
        <w:rPr>
          <w:rStyle w:val="Ttulo3Car"/>
          <w:rFonts w:cs="Times New Roman"/>
          <w:b/>
          <w:bCs/>
          <w:sz w:val="24"/>
          <w:lang w:val="es-CO"/>
          <w:rPrChange w:id="4686" w:author="Massiel Nayibe Moreno Ladino" w:date="2025-01-15T13:01:00Z" w16du:dateUtc="2025-01-15T18:01:00Z">
            <w:rPr>
              <w:rStyle w:val="Ttulo3Car"/>
              <w:rFonts w:cs="Times New Roman"/>
              <w:b/>
              <w:bCs/>
              <w:sz w:val="24"/>
            </w:rPr>
          </w:rPrChange>
        </w:rPr>
        <w:t xml:space="preserve">.1 </w:t>
      </w:r>
      <w:r w:rsidR="00205390" w:rsidRPr="00963ED8">
        <w:rPr>
          <w:rStyle w:val="Ttulo3Car"/>
          <w:rFonts w:cs="Times New Roman"/>
          <w:sz w:val="24"/>
          <w:lang w:val="es-CO"/>
          <w:rPrChange w:id="4687" w:author="Massiel Nayibe Moreno Ladino" w:date="2025-01-15T13:01:00Z" w16du:dateUtc="2025-01-15T18:01:00Z">
            <w:rPr>
              <w:rStyle w:val="Ttulo3Car"/>
              <w:rFonts w:cs="Times New Roman"/>
              <w:sz w:val="24"/>
            </w:rPr>
          </w:rPrChange>
        </w:rPr>
        <w:t>Permiso de maternidad/paternidad compartido</w:t>
      </w:r>
      <w:bookmarkEnd w:id="4683"/>
    </w:p>
    <w:p w14:paraId="76F8BB65" w14:textId="77777777" w:rsidR="00441859" w:rsidRPr="00963ED8" w:rsidRDefault="00DE7F5C">
      <w:pPr>
        <w:spacing w:line="360" w:lineRule="auto"/>
        <w:rPr>
          <w:b/>
          <w:bCs/>
          <w:i/>
          <w:iCs/>
          <w:lang w:val="es-CO"/>
          <w:rPrChange w:id="4688" w:author="Massiel Nayibe Moreno Ladino" w:date="2025-01-15T13:01:00Z" w16du:dateUtc="2025-01-15T18:01:00Z">
            <w:rPr>
              <w:b/>
              <w:bCs/>
              <w:i/>
              <w:iCs/>
            </w:rPr>
          </w:rPrChange>
        </w:rPr>
      </w:pPr>
      <w:r w:rsidRPr="00963ED8">
        <w:rPr>
          <w:lang w:val="es-CO"/>
          <w:rPrChange w:id="4689" w:author="Massiel Nayibe Moreno Ladino" w:date="2025-01-15T13:01:00Z" w16du:dateUtc="2025-01-15T18:01:00Z">
            <w:rPr/>
          </w:rPrChange>
        </w:rPr>
        <w:t>De acuerdo con la Ley 2114 de 2021, existe la figura de la licencia compartida que permite a la madre del recién nacido compartir el tiempo de su licencia de maternidad con el padre de su hijo. Esto permitirá que la madre se reincorpore al trabajo antes de la fecha establecida. Sin embargo, se debe tener en cuenta que la mujer puede ceder un máximo de 6 (seis) de las 18 semanas de licencia a su pareja debido a que las primeras 12 semanas son intransferibles.</w:t>
      </w:r>
    </w:p>
    <w:p w14:paraId="0D8F2ED0" w14:textId="77777777" w:rsidR="00CC5664" w:rsidRPr="00963ED8" w:rsidRDefault="00CC5664" w:rsidP="00ED513F">
      <w:pPr>
        <w:spacing w:line="360" w:lineRule="auto"/>
        <w:rPr>
          <w:lang w:val="es-CO"/>
          <w:rPrChange w:id="4690" w:author="Massiel Nayibe Moreno Ladino" w:date="2025-01-15T13:01:00Z" w16du:dateUtc="2025-01-15T18:01:00Z">
            <w:rPr/>
          </w:rPrChange>
        </w:rPr>
      </w:pPr>
    </w:p>
    <w:p w14:paraId="3F3A1BA3" w14:textId="77777777" w:rsidR="00441859" w:rsidRPr="00963ED8" w:rsidRDefault="00DE7F5C">
      <w:pPr>
        <w:spacing w:line="360" w:lineRule="auto"/>
        <w:rPr>
          <w:b/>
          <w:bCs/>
          <w:i/>
          <w:iCs/>
          <w:lang w:val="es-CO"/>
          <w:rPrChange w:id="4691" w:author="Massiel Nayibe Moreno Ladino" w:date="2025-01-15T13:01:00Z" w16du:dateUtc="2025-01-15T18:01:00Z">
            <w:rPr>
              <w:b/>
              <w:bCs/>
              <w:i/>
              <w:iCs/>
            </w:rPr>
          </w:rPrChange>
        </w:rPr>
      </w:pPr>
      <w:r w:rsidRPr="00963ED8">
        <w:rPr>
          <w:lang w:val="es-CO"/>
          <w:rPrChange w:id="4692" w:author="Massiel Nayibe Moreno Ladino" w:date="2025-01-15T13:01:00Z" w16du:dateUtc="2025-01-15T18:01:00Z">
            <w:rPr/>
          </w:rPrChange>
        </w:rPr>
        <w:t>Para ello, tanto el padre como la madre del niño deben hacer lo siguiente:</w:t>
      </w:r>
    </w:p>
    <w:p w14:paraId="3342FF20" w14:textId="77777777" w:rsidR="00441859" w:rsidRPr="00963ED8" w:rsidRDefault="00DE7F5C">
      <w:pPr>
        <w:pStyle w:val="Prrafodelista"/>
        <w:numPr>
          <w:ilvl w:val="0"/>
          <w:numId w:val="169"/>
        </w:numPr>
        <w:spacing w:line="360" w:lineRule="auto"/>
        <w:rPr>
          <w:b/>
          <w:bCs/>
          <w:i/>
          <w:iCs/>
          <w:lang w:val="es-CO"/>
          <w:rPrChange w:id="4693" w:author="Massiel Nayibe Moreno Ladino" w:date="2025-01-15T13:01:00Z" w16du:dateUtc="2025-01-15T18:01:00Z">
            <w:rPr>
              <w:b/>
              <w:bCs/>
              <w:i/>
              <w:iCs/>
            </w:rPr>
          </w:rPrChange>
        </w:rPr>
      </w:pPr>
      <w:r w:rsidRPr="00963ED8">
        <w:rPr>
          <w:lang w:val="es-CO"/>
          <w:rPrChange w:id="4694" w:author="Massiel Nayibe Moreno Ladino" w:date="2025-01-15T13:01:00Z" w16du:dateUtc="2025-01-15T18:01:00Z">
            <w:rPr/>
          </w:rPrChange>
        </w:rPr>
        <w:t>Presentar a la EPS el certificado de nacimiento dentro de los 30 (treinta) días siguientes al nacimiento del niño.</w:t>
      </w:r>
    </w:p>
    <w:p w14:paraId="2C425055" w14:textId="77777777" w:rsidR="00441859" w:rsidRPr="00963ED8" w:rsidRDefault="00DE7F5C">
      <w:pPr>
        <w:pStyle w:val="Prrafodelista"/>
        <w:numPr>
          <w:ilvl w:val="0"/>
          <w:numId w:val="169"/>
        </w:numPr>
        <w:spacing w:line="360" w:lineRule="auto"/>
        <w:rPr>
          <w:b/>
          <w:bCs/>
          <w:i/>
          <w:iCs/>
          <w:lang w:val="es-CO"/>
          <w:rPrChange w:id="4695" w:author="Massiel Nayibe Moreno Ladino" w:date="2025-01-15T13:01:00Z" w16du:dateUtc="2025-01-15T18:01:00Z">
            <w:rPr>
              <w:b/>
              <w:bCs/>
              <w:i/>
              <w:iCs/>
            </w:rPr>
          </w:rPrChange>
        </w:rPr>
      </w:pPr>
      <w:r w:rsidRPr="00963ED8">
        <w:rPr>
          <w:lang w:val="es-CO"/>
          <w:rPrChange w:id="4696" w:author="Massiel Nayibe Moreno Ladino" w:date="2025-01-15T13:01:00Z" w16du:dateUtc="2025-01-15T18:01:00Z">
            <w:rPr/>
          </w:rPrChange>
        </w:rPr>
        <w:lastRenderedPageBreak/>
        <w:t xml:space="preserve">Acordar en documento escrito y de común acuerdo la forma en que se distribuirán las semanas. Este documento debe ser autorizado por el </w:t>
      </w:r>
      <w:r w:rsidR="00A36C94" w:rsidRPr="00963ED8">
        <w:rPr>
          <w:lang w:val="es-CO"/>
          <w:rPrChange w:id="4697" w:author="Massiel Nayibe Moreno Ladino" w:date="2025-01-15T13:01:00Z" w16du:dateUtc="2025-01-15T18:01:00Z">
            <w:rPr/>
          </w:rPrChange>
        </w:rPr>
        <w:t xml:space="preserve">médico </w:t>
      </w:r>
      <w:r w:rsidRPr="00963ED8">
        <w:rPr>
          <w:lang w:val="es-CO"/>
          <w:rPrChange w:id="4698" w:author="Massiel Nayibe Moreno Ladino" w:date="2025-01-15T13:01:00Z" w16du:dateUtc="2025-01-15T18:01:00Z">
            <w:rPr/>
          </w:rPrChange>
        </w:rPr>
        <w:t>tratante y debe ser presentado al empleador dentro de los 30 (treinta) días siguientes al nacimiento del hijo.</w:t>
      </w:r>
    </w:p>
    <w:p w14:paraId="0710A154" w14:textId="77777777" w:rsidR="00441859" w:rsidRPr="00963ED8" w:rsidRDefault="00DE7F5C">
      <w:pPr>
        <w:pStyle w:val="Prrafodelista"/>
        <w:numPr>
          <w:ilvl w:val="0"/>
          <w:numId w:val="169"/>
        </w:numPr>
        <w:spacing w:line="360" w:lineRule="auto"/>
        <w:rPr>
          <w:b/>
          <w:bCs/>
          <w:i/>
          <w:iCs/>
          <w:lang w:val="es-CO"/>
          <w:rPrChange w:id="4699" w:author="Massiel Nayibe Moreno Ladino" w:date="2025-01-15T13:01:00Z" w16du:dateUtc="2025-01-15T18:01:00Z">
            <w:rPr>
              <w:b/>
              <w:bCs/>
              <w:i/>
              <w:iCs/>
            </w:rPr>
          </w:rPrChange>
        </w:rPr>
      </w:pPr>
      <w:r w:rsidRPr="00963ED8">
        <w:rPr>
          <w:lang w:val="es-CO"/>
          <w:rPrChange w:id="4700" w:author="Massiel Nayibe Moreno Ladino" w:date="2025-01-15T13:01:00Z" w16du:dateUtc="2025-01-15T18:01:00Z">
            <w:rPr/>
          </w:rPrChange>
        </w:rPr>
        <w:t>Presentar al empresario un certificado médico que indique: a) el estado de ingravidez de la mujer o la prueba del nacimiento del hijo, b) la indicación de la fecha probable del parto o la fecha de nacimiento del hijo, y c) la indicación del día a partir del cual comenzaría el permiso.</w:t>
      </w:r>
    </w:p>
    <w:p w14:paraId="49B3D907" w14:textId="77777777" w:rsidR="00497FC1" w:rsidRPr="00963ED8" w:rsidRDefault="00497FC1" w:rsidP="000F1956">
      <w:pPr>
        <w:spacing w:line="360" w:lineRule="auto"/>
        <w:rPr>
          <w:lang w:val="es-CO"/>
          <w:rPrChange w:id="4701" w:author="Massiel Nayibe Moreno Ladino" w:date="2025-01-15T13:01:00Z" w16du:dateUtc="2025-01-15T18:01:00Z">
            <w:rPr/>
          </w:rPrChange>
        </w:rPr>
      </w:pPr>
    </w:p>
    <w:p w14:paraId="2409BBD4" w14:textId="77777777" w:rsidR="00441859" w:rsidRPr="00963ED8" w:rsidRDefault="00DE7F5C">
      <w:pPr>
        <w:spacing w:line="360" w:lineRule="auto"/>
        <w:rPr>
          <w:lang w:val="es-CO"/>
          <w:rPrChange w:id="4702" w:author="Massiel Nayibe Moreno Ladino" w:date="2025-01-15T13:01:00Z" w16du:dateUtc="2025-01-15T18:01:00Z">
            <w:rPr/>
          </w:rPrChange>
        </w:rPr>
      </w:pPr>
      <w:r w:rsidRPr="00963ED8">
        <w:rPr>
          <w:lang w:val="es-CO"/>
          <w:rPrChange w:id="4703" w:author="Massiel Nayibe Moreno Ladino" w:date="2025-01-15T13:01:00Z" w16du:dateUtc="2025-01-15T18:01:00Z">
            <w:rPr/>
          </w:rPrChange>
        </w:rPr>
        <w:t xml:space="preserve">También hay que tener en cuenta que la base para la retribución de este permiso corresponderá al salario del beneficiario durante el periodo respectivo. </w:t>
      </w:r>
    </w:p>
    <w:p w14:paraId="24778338" w14:textId="77777777" w:rsidR="00441859" w:rsidRPr="00963ED8" w:rsidRDefault="00DE7F5C">
      <w:pPr>
        <w:pStyle w:val="Ttulo3"/>
        <w:rPr>
          <w:lang w:val="es-CO"/>
          <w:rPrChange w:id="4704" w:author="Massiel Nayibe Moreno Ladino" w:date="2025-01-15T13:01:00Z" w16du:dateUtc="2025-01-15T18:01:00Z">
            <w:rPr/>
          </w:rPrChange>
        </w:rPr>
      </w:pPr>
      <w:bookmarkStart w:id="4705" w:name="_Toc185435424"/>
      <w:r w:rsidRPr="00963ED8">
        <w:rPr>
          <w:rStyle w:val="Ttulo3Car"/>
          <w:b/>
          <w:bCs/>
          <w:lang w:val="es-CO"/>
          <w:rPrChange w:id="4706" w:author="Massiel Nayibe Moreno Ladino" w:date="2025-01-15T13:01:00Z" w16du:dateUtc="2025-01-15T18:01:00Z">
            <w:rPr>
              <w:rStyle w:val="Ttulo3Car"/>
              <w:b/>
              <w:bCs/>
            </w:rPr>
          </w:rPrChange>
        </w:rPr>
        <w:t>10.7.</w:t>
      </w:r>
      <w:r w:rsidR="000A26FC" w:rsidRPr="00963ED8">
        <w:rPr>
          <w:rStyle w:val="Ttulo3Car"/>
          <w:b/>
          <w:bCs/>
          <w:lang w:val="es-CO"/>
          <w:rPrChange w:id="4707" w:author="Massiel Nayibe Moreno Ladino" w:date="2025-01-15T13:01:00Z" w16du:dateUtc="2025-01-15T18:01:00Z">
            <w:rPr>
              <w:rStyle w:val="Ttulo3Car"/>
              <w:b/>
              <w:bCs/>
            </w:rPr>
          </w:rPrChange>
        </w:rPr>
        <w:t xml:space="preserve">6 </w:t>
      </w:r>
      <w:r w:rsidRPr="00963ED8">
        <w:rPr>
          <w:rStyle w:val="Ttulo3Car"/>
          <w:b/>
          <w:bCs/>
          <w:lang w:val="es-CO"/>
          <w:rPrChange w:id="4708" w:author="Massiel Nayibe Moreno Ladino" w:date="2025-01-15T13:01:00Z" w16du:dateUtc="2025-01-15T18:01:00Z">
            <w:rPr>
              <w:rStyle w:val="Ttulo3Car"/>
              <w:b/>
              <w:bCs/>
            </w:rPr>
          </w:rPrChange>
        </w:rPr>
        <w:t>Licencia por duelo</w:t>
      </w:r>
      <w:bookmarkEnd w:id="4684"/>
      <w:bookmarkEnd w:id="4705"/>
    </w:p>
    <w:p w14:paraId="17F1AE99" w14:textId="77777777" w:rsidR="00441859" w:rsidRPr="00963ED8" w:rsidRDefault="00DE7F5C">
      <w:pPr>
        <w:spacing w:after="120" w:line="360" w:lineRule="auto"/>
        <w:jc w:val="both"/>
        <w:rPr>
          <w:lang w:val="es-CO"/>
          <w:rPrChange w:id="4709" w:author="Massiel Nayibe Moreno Ladino" w:date="2025-01-15T13:01:00Z" w16du:dateUtc="2025-01-15T18:01:00Z">
            <w:rPr/>
          </w:rPrChange>
        </w:rPr>
      </w:pPr>
      <w:r w:rsidRPr="00963ED8">
        <w:rPr>
          <w:lang w:val="es-CO"/>
          <w:rPrChange w:id="4710" w:author="Massiel Nayibe Moreno Ladino" w:date="2025-01-15T13:01:00Z" w16du:dateUtc="2025-01-15T18:01:00Z">
            <w:rPr/>
          </w:rPrChange>
        </w:rPr>
        <w:t xml:space="preserve">Los trabajadores tienen derecho a un permiso retribuido por duelo. Se conceden </w:t>
      </w:r>
      <w:r w:rsidR="00200594" w:rsidRPr="00963ED8">
        <w:rPr>
          <w:lang w:val="es-CO"/>
          <w:rPrChange w:id="4711" w:author="Massiel Nayibe Moreno Ladino" w:date="2025-01-15T13:01:00Z" w16du:dateUtc="2025-01-15T18:01:00Z">
            <w:rPr/>
          </w:rPrChange>
        </w:rPr>
        <w:t xml:space="preserve">cinco (5) </w:t>
      </w:r>
      <w:r w:rsidRPr="00963ED8">
        <w:rPr>
          <w:lang w:val="es-CO"/>
          <w:rPrChange w:id="4712" w:author="Massiel Nayibe Moreno Ladino" w:date="2025-01-15T13:01:00Z" w16du:dateUtc="2025-01-15T18:01:00Z">
            <w:rPr/>
          </w:rPrChange>
        </w:rPr>
        <w:t xml:space="preserve">días de permiso retribuido a los empleados </w:t>
      </w:r>
      <w:r w:rsidR="00100FDB" w:rsidRPr="00963ED8">
        <w:rPr>
          <w:lang w:val="es-CO"/>
          <w:rPrChange w:id="4713" w:author="Massiel Nayibe Moreno Ladino" w:date="2025-01-15T13:01:00Z" w16du:dateUtc="2025-01-15T18:01:00Z">
            <w:rPr/>
          </w:rPrChange>
        </w:rPr>
        <w:t xml:space="preserve">en caso </w:t>
      </w:r>
      <w:r w:rsidRPr="00963ED8">
        <w:rPr>
          <w:lang w:val="es-CO"/>
          <w:rPrChange w:id="4714" w:author="Massiel Nayibe Moreno Ladino" w:date="2025-01-15T13:01:00Z" w16du:dateUtc="2025-01-15T18:01:00Z">
            <w:rPr/>
          </w:rPrChange>
        </w:rPr>
        <w:t>de fallecimiento</w:t>
      </w:r>
      <w:r w:rsidR="005F3697" w:rsidRPr="00963ED8">
        <w:rPr>
          <w:lang w:val="es-CO"/>
          <w:rPrChange w:id="4715" w:author="Massiel Nayibe Moreno Ladino" w:date="2025-01-15T13:01:00Z" w16du:dateUtc="2025-01-15T18:01:00Z">
            <w:rPr/>
          </w:rPrChange>
        </w:rPr>
        <w:t xml:space="preserve">. </w:t>
      </w:r>
      <w:r w:rsidR="0072731D" w:rsidRPr="00963ED8">
        <w:rPr>
          <w:lang w:val="es-CO"/>
          <w:rPrChange w:id="4716" w:author="Massiel Nayibe Moreno Ladino" w:date="2025-01-15T13:01:00Z" w16du:dateUtc="2025-01-15T18:01:00Z">
            <w:rPr/>
          </w:rPrChange>
        </w:rPr>
        <w:t xml:space="preserve">Los </w:t>
      </w:r>
      <w:r w:rsidR="00F37876" w:rsidRPr="00963ED8">
        <w:rPr>
          <w:lang w:val="es-CO"/>
          <w:rPrChange w:id="4717" w:author="Massiel Nayibe Moreno Ladino" w:date="2025-01-15T13:01:00Z" w16du:dateUtc="2025-01-15T18:01:00Z">
            <w:rPr/>
          </w:rPrChange>
        </w:rPr>
        <w:t xml:space="preserve">empleados </w:t>
      </w:r>
      <w:r w:rsidR="0072731D" w:rsidRPr="00963ED8">
        <w:rPr>
          <w:lang w:val="es-CO"/>
          <w:rPrChange w:id="4718" w:author="Massiel Nayibe Moreno Ladino" w:date="2025-01-15T13:01:00Z" w16du:dateUtc="2025-01-15T18:01:00Z">
            <w:rPr/>
          </w:rPrChange>
        </w:rPr>
        <w:t xml:space="preserve">deben dar </w:t>
      </w:r>
      <w:r w:rsidR="00F37876" w:rsidRPr="00963ED8">
        <w:rPr>
          <w:lang w:val="es-CO"/>
          <w:rPrChange w:id="4719" w:author="Massiel Nayibe Moreno Ladino" w:date="2025-01-15T13:01:00Z" w16du:dateUtc="2025-01-15T18:01:00Z">
            <w:rPr/>
          </w:rPrChange>
        </w:rPr>
        <w:t xml:space="preserve">aviso con </w:t>
      </w:r>
      <w:r w:rsidR="0072731D" w:rsidRPr="00963ED8">
        <w:rPr>
          <w:lang w:val="es-CO"/>
          <w:rPrChange w:id="4720" w:author="Massiel Nayibe Moreno Ladino" w:date="2025-01-15T13:01:00Z" w16du:dateUtc="2025-01-15T18:01:00Z">
            <w:rPr/>
          </w:rPrChange>
        </w:rPr>
        <w:t xml:space="preserve">2 </w:t>
      </w:r>
      <w:r w:rsidR="00F37876" w:rsidRPr="00963ED8">
        <w:rPr>
          <w:lang w:val="es-CO"/>
          <w:rPrChange w:id="4721" w:author="Massiel Nayibe Moreno Ladino" w:date="2025-01-15T13:01:00Z" w16du:dateUtc="2025-01-15T18:01:00Z">
            <w:rPr/>
          </w:rPrChange>
        </w:rPr>
        <w:t xml:space="preserve">días de anticipación </w:t>
      </w:r>
      <w:r w:rsidR="0072731D" w:rsidRPr="00963ED8">
        <w:rPr>
          <w:lang w:val="es-CO"/>
          <w:rPrChange w:id="4722" w:author="Massiel Nayibe Moreno Ladino" w:date="2025-01-15T13:01:00Z" w16du:dateUtc="2025-01-15T18:01:00Z">
            <w:rPr/>
          </w:rPrChange>
        </w:rPr>
        <w:t xml:space="preserve">para que esta licencia sea concedida. </w:t>
      </w:r>
      <w:r w:rsidR="00F37876" w:rsidRPr="00963ED8">
        <w:rPr>
          <w:lang w:val="es-CO"/>
          <w:rPrChange w:id="4723" w:author="Massiel Nayibe Moreno Ladino" w:date="2025-01-15T13:01:00Z" w16du:dateUtc="2025-01-15T18:01:00Z">
            <w:rPr/>
          </w:rPrChange>
        </w:rPr>
        <w:t xml:space="preserve">Partners Colombia </w:t>
      </w:r>
      <w:r w:rsidR="0072731D" w:rsidRPr="00963ED8">
        <w:rPr>
          <w:lang w:val="es-CO"/>
          <w:rPrChange w:id="4724" w:author="Massiel Nayibe Moreno Ladino" w:date="2025-01-15T13:01:00Z" w16du:dateUtc="2025-01-15T18:01:00Z">
            <w:rPr/>
          </w:rPrChange>
        </w:rPr>
        <w:t>puede limitar la autorización de esta licencia si la fuerza del trabajador que permanece en servicio no es suficiente (Subsección 6, Artículo 57, Código Sustantivo del Trabajo)</w:t>
      </w:r>
      <w:r w:rsidR="00DB2C0A" w:rsidRPr="00963ED8">
        <w:rPr>
          <w:lang w:val="es-CO"/>
          <w:rPrChange w:id="4725" w:author="Massiel Nayibe Moreno Ladino" w:date="2025-01-15T13:01:00Z" w16du:dateUtc="2025-01-15T18:01:00Z">
            <w:rPr/>
          </w:rPrChange>
        </w:rPr>
        <w:t>.</w:t>
      </w:r>
    </w:p>
    <w:p w14:paraId="2DC3E05A" w14:textId="77777777" w:rsidR="00441859" w:rsidRPr="00963ED8" w:rsidRDefault="00DE7F5C">
      <w:pPr>
        <w:spacing w:after="120" w:line="360" w:lineRule="auto"/>
        <w:jc w:val="both"/>
        <w:rPr>
          <w:rFonts w:cs="Times New Roman"/>
          <w:lang w:val="es-CO"/>
          <w:rPrChange w:id="4726" w:author="Massiel Nayibe Moreno Ladino" w:date="2025-01-15T13:01:00Z" w16du:dateUtc="2025-01-15T18:01:00Z">
            <w:rPr>
              <w:rFonts w:cs="Times New Roman"/>
            </w:rPr>
          </w:rPrChange>
        </w:rPr>
      </w:pPr>
      <w:r w:rsidRPr="00963ED8">
        <w:rPr>
          <w:rFonts w:cs="Times New Roman"/>
          <w:lang w:val="es-CO"/>
          <w:rPrChange w:id="4727" w:author="Massiel Nayibe Moreno Ladino" w:date="2025-01-15T13:01:00Z" w16du:dateUtc="2025-01-15T18:01:00Z">
            <w:rPr>
              <w:rFonts w:cs="Times New Roman"/>
            </w:rPr>
          </w:rPrChange>
        </w:rPr>
        <w:t xml:space="preserve">Este permiso debe solicitarse por escrito y ser aprobado por el supervisor del empleado. Es posible que los empleados deban presentar una copia de la esquela u otra prueba del fallecimiento como documentación. El permiso </w:t>
      </w:r>
      <w:r w:rsidR="00434F0E" w:rsidRPr="00963ED8">
        <w:rPr>
          <w:rFonts w:cs="Times New Roman"/>
          <w:lang w:val="es-CO"/>
          <w:rPrChange w:id="4728" w:author="Massiel Nayibe Moreno Ladino" w:date="2025-01-15T13:01:00Z" w16du:dateUtc="2025-01-15T18:01:00Z">
            <w:rPr>
              <w:rFonts w:cs="Times New Roman"/>
            </w:rPr>
          </w:rPrChange>
        </w:rPr>
        <w:t xml:space="preserve">por duelo </w:t>
      </w:r>
      <w:r w:rsidRPr="00963ED8">
        <w:rPr>
          <w:rFonts w:cs="Times New Roman"/>
          <w:lang w:val="es-CO"/>
          <w:rPrChange w:id="4729" w:author="Massiel Nayibe Moreno Ladino" w:date="2025-01-15T13:01:00Z" w16du:dateUtc="2025-01-15T18:01:00Z">
            <w:rPr>
              <w:rFonts w:cs="Times New Roman"/>
            </w:rPr>
          </w:rPrChange>
        </w:rPr>
        <w:t>no puede acumularse ni trasladarse al año siguiente y se anula el 31 de diciembre</w:t>
      </w:r>
      <w:r w:rsidRPr="00963ED8">
        <w:rPr>
          <w:rFonts w:cs="Times New Roman"/>
          <w:vertAlign w:val="superscript"/>
          <w:lang w:val="es-CO"/>
          <w:rPrChange w:id="4730" w:author="Massiel Nayibe Moreno Ladino" w:date="2025-01-15T13:01:00Z" w16du:dateUtc="2025-01-15T18:01:00Z">
            <w:rPr>
              <w:rFonts w:cs="Times New Roman"/>
              <w:vertAlign w:val="superscript"/>
            </w:rPr>
          </w:rPrChange>
        </w:rPr>
        <w:t>st</w:t>
      </w:r>
      <w:r w:rsidRPr="00963ED8">
        <w:rPr>
          <w:rFonts w:cs="Times New Roman"/>
          <w:lang w:val="es-CO"/>
          <w:rPrChange w:id="4731" w:author="Massiel Nayibe Moreno Ladino" w:date="2025-01-15T13:01:00Z" w16du:dateUtc="2025-01-15T18:01:00Z">
            <w:rPr>
              <w:rFonts w:cs="Times New Roman"/>
            </w:rPr>
          </w:rPrChange>
        </w:rPr>
        <w:t xml:space="preserve"> . </w:t>
      </w:r>
    </w:p>
    <w:p w14:paraId="4E829C16" w14:textId="77777777" w:rsidR="00441859" w:rsidRPr="00963ED8" w:rsidRDefault="00DE7F5C">
      <w:pPr>
        <w:spacing w:after="120" w:line="360" w:lineRule="auto"/>
        <w:jc w:val="both"/>
        <w:rPr>
          <w:rFonts w:cs="Times New Roman"/>
          <w:lang w:val="es-CO"/>
          <w:rPrChange w:id="4732" w:author="Massiel Nayibe Moreno Ladino" w:date="2025-01-15T13:01:00Z" w16du:dateUtc="2025-01-15T18:01:00Z">
            <w:rPr>
              <w:rFonts w:cs="Times New Roman"/>
            </w:rPr>
          </w:rPrChange>
        </w:rPr>
      </w:pPr>
      <w:r w:rsidRPr="00963ED8">
        <w:rPr>
          <w:rFonts w:cs="Times New Roman"/>
          <w:lang w:val="es-CO"/>
          <w:rPrChange w:id="4733" w:author="Massiel Nayibe Moreno Ladino" w:date="2025-01-15T13:01:00Z" w16du:dateUtc="2025-01-15T18:01:00Z">
            <w:rPr>
              <w:rFonts w:cs="Times New Roman"/>
            </w:rPr>
          </w:rPrChange>
        </w:rPr>
        <w:t xml:space="preserve">Además de los tres (3) días de licencia por duelo con goce de sueldo, el empleado puede utilizar su licencia por enfermedad </w:t>
      </w:r>
      <w:r w:rsidR="00434F0E" w:rsidRPr="00963ED8">
        <w:rPr>
          <w:rFonts w:cs="Times New Roman"/>
          <w:lang w:val="es-CO"/>
          <w:rPrChange w:id="4734" w:author="Massiel Nayibe Moreno Ladino" w:date="2025-01-15T13:01:00Z" w16du:dateUtc="2025-01-15T18:01:00Z">
            <w:rPr>
              <w:rFonts w:cs="Times New Roman"/>
            </w:rPr>
          </w:rPrChange>
        </w:rPr>
        <w:t xml:space="preserve">con goce de sueldo de Partners Colombia </w:t>
      </w:r>
      <w:r w:rsidRPr="00963ED8">
        <w:rPr>
          <w:rFonts w:cs="Times New Roman"/>
          <w:lang w:val="es-CO"/>
          <w:rPrChange w:id="4735" w:author="Massiel Nayibe Moreno Ladino" w:date="2025-01-15T13:01:00Z" w16du:dateUtc="2025-01-15T18:01:00Z">
            <w:rPr>
              <w:rFonts w:cs="Times New Roman"/>
            </w:rPr>
          </w:rPrChange>
        </w:rPr>
        <w:t xml:space="preserve">para el duelo. Consulte la sección </w:t>
      </w:r>
      <w:r>
        <w:fldChar w:fldCharType="begin"/>
      </w:r>
      <w:r w:rsidRPr="00963ED8">
        <w:rPr>
          <w:lang w:val="es-CO"/>
          <w:rPrChange w:id="4736" w:author="Massiel Nayibe Moreno Ladino" w:date="2025-01-15T13:01:00Z" w16du:dateUtc="2025-01-15T18:01:00Z">
            <w:rPr/>
          </w:rPrChange>
        </w:rPr>
        <w:instrText>HYPERLINK \l "_10.7.2_Sick_Leave"</w:instrText>
      </w:r>
      <w:r>
        <w:fldChar w:fldCharType="separate"/>
      </w:r>
      <w:r w:rsidRPr="00963ED8">
        <w:rPr>
          <w:rStyle w:val="Hipervnculo"/>
          <w:rFonts w:cs="Times New Roman"/>
          <w:lang w:val="es-CO"/>
          <w:rPrChange w:id="4737" w:author="Massiel Nayibe Moreno Ladino" w:date="2025-01-15T13:01:00Z" w16du:dateUtc="2025-01-15T18:01:00Z">
            <w:rPr>
              <w:rStyle w:val="Hipervnculo"/>
              <w:rFonts w:cs="Times New Roman"/>
            </w:rPr>
          </w:rPrChange>
        </w:rPr>
        <w:t>10.7.2 Licencia por enfermedad.</w:t>
      </w:r>
      <w:r>
        <w:fldChar w:fldCharType="end"/>
      </w:r>
    </w:p>
    <w:p w14:paraId="03AAC519" w14:textId="77777777" w:rsidR="00441859" w:rsidRPr="00963ED8" w:rsidRDefault="00DE7F5C">
      <w:pPr>
        <w:pStyle w:val="Ttulo3"/>
        <w:rPr>
          <w:rStyle w:val="Ttulo3Car"/>
          <w:b/>
          <w:bCs/>
          <w:lang w:val="es-CO"/>
          <w:rPrChange w:id="4738" w:author="Massiel Nayibe Moreno Ladino" w:date="2025-01-15T13:01:00Z" w16du:dateUtc="2025-01-15T18:01:00Z">
            <w:rPr>
              <w:rStyle w:val="Ttulo3Car"/>
              <w:b/>
              <w:bCs/>
            </w:rPr>
          </w:rPrChange>
        </w:rPr>
      </w:pPr>
      <w:bookmarkStart w:id="4739" w:name="_Toc185435425"/>
      <w:r w:rsidRPr="00963ED8">
        <w:rPr>
          <w:rStyle w:val="Ttulo3Car"/>
          <w:b/>
          <w:bCs/>
          <w:lang w:val="es-CO"/>
          <w:rPrChange w:id="4740" w:author="Massiel Nayibe Moreno Ladino" w:date="2025-01-15T13:01:00Z" w16du:dateUtc="2025-01-15T18:01:00Z">
            <w:rPr>
              <w:rStyle w:val="Ttulo3Car"/>
              <w:b/>
              <w:bCs/>
            </w:rPr>
          </w:rPrChange>
        </w:rPr>
        <w:t>10.7.7 Licencia por matrimonio</w:t>
      </w:r>
      <w:bookmarkEnd w:id="4739"/>
    </w:p>
    <w:p w14:paraId="49580009" w14:textId="77777777" w:rsidR="00441859" w:rsidRPr="00963ED8" w:rsidRDefault="00DE7F5C">
      <w:pPr>
        <w:spacing w:after="120" w:line="360" w:lineRule="auto"/>
        <w:jc w:val="both"/>
        <w:rPr>
          <w:rFonts w:cs="Times New Roman"/>
          <w:lang w:val="es-CO"/>
          <w:rPrChange w:id="4741" w:author="Massiel Nayibe Moreno Ladino" w:date="2025-01-15T13:01:00Z" w16du:dateUtc="2025-01-15T18:01:00Z">
            <w:rPr>
              <w:rFonts w:cs="Times New Roman"/>
            </w:rPr>
          </w:rPrChange>
        </w:rPr>
      </w:pPr>
      <w:r w:rsidRPr="00963ED8">
        <w:rPr>
          <w:rFonts w:cs="Times New Roman"/>
          <w:lang w:val="es-CO"/>
          <w:rPrChange w:id="4742" w:author="Massiel Nayibe Moreno Ladino" w:date="2025-01-15T13:01:00Z" w16du:dateUtc="2025-01-15T18:01:00Z">
            <w:rPr>
              <w:rFonts w:cs="Times New Roman"/>
            </w:rPr>
          </w:rPrChange>
        </w:rPr>
        <w:t xml:space="preserve">El permiso por matrimonio reconoce la importancia del matrimonio de un empleado y apoya su transición a la vida matrimonial. Esta política proporciona a los empleados tiempo libre retribuido para celebrar su matrimonio y asistir a eventos relacionados, incluida la luna de miel. Los </w:t>
      </w:r>
      <w:r w:rsidRPr="00963ED8">
        <w:rPr>
          <w:rFonts w:cs="Times New Roman"/>
          <w:lang w:val="es-CO"/>
          <w:rPrChange w:id="4743" w:author="Massiel Nayibe Moreno Ladino" w:date="2025-01-15T13:01:00Z" w16du:dateUtc="2025-01-15T18:01:00Z">
            <w:rPr>
              <w:rFonts w:cs="Times New Roman"/>
            </w:rPr>
          </w:rPrChange>
        </w:rPr>
        <w:lastRenderedPageBreak/>
        <w:t xml:space="preserve">empleados disponen de hasta cinco (5) días de permiso retribuido por matrimonio. Este permiso permite a los empleados disfrutar de tiempo libre retribuido en las siguientes circunstancias: </w:t>
      </w:r>
    </w:p>
    <w:p w14:paraId="50063CB3" w14:textId="77777777" w:rsidR="00441859" w:rsidRPr="00963ED8" w:rsidRDefault="00DE7F5C">
      <w:pPr>
        <w:pStyle w:val="Prrafodelista"/>
        <w:numPr>
          <w:ilvl w:val="0"/>
          <w:numId w:val="166"/>
        </w:numPr>
        <w:spacing w:after="120" w:line="360" w:lineRule="auto"/>
        <w:jc w:val="both"/>
        <w:rPr>
          <w:rFonts w:cs="Times New Roman"/>
          <w:lang w:val="es-CO"/>
          <w:rPrChange w:id="4744" w:author="Massiel Nayibe Moreno Ladino" w:date="2025-01-15T13:01:00Z" w16du:dateUtc="2025-01-15T18:01:00Z">
            <w:rPr>
              <w:rFonts w:cs="Times New Roman"/>
            </w:rPr>
          </w:rPrChange>
        </w:rPr>
      </w:pPr>
      <w:r w:rsidRPr="00963ED8">
        <w:rPr>
          <w:rFonts w:cs="Times New Roman"/>
          <w:lang w:val="es-CO"/>
          <w:rPrChange w:id="4745" w:author="Massiel Nayibe Moreno Ladino" w:date="2025-01-15T13:01:00Z" w16du:dateUtc="2025-01-15T18:01:00Z">
            <w:rPr>
              <w:rFonts w:cs="Times New Roman"/>
            </w:rPr>
          </w:rPrChange>
        </w:rPr>
        <w:t>Ceremonia de boda de un empleado</w:t>
      </w:r>
    </w:p>
    <w:p w14:paraId="1A537A4B" w14:textId="77777777" w:rsidR="00441859" w:rsidRDefault="00DE7F5C">
      <w:pPr>
        <w:pStyle w:val="Prrafodelista"/>
        <w:numPr>
          <w:ilvl w:val="0"/>
          <w:numId w:val="166"/>
        </w:numPr>
        <w:spacing w:after="120" w:line="360" w:lineRule="auto"/>
        <w:jc w:val="both"/>
        <w:rPr>
          <w:rFonts w:cs="Times New Roman"/>
        </w:rPr>
      </w:pPr>
      <w:r w:rsidRPr="00B04363">
        <w:rPr>
          <w:rFonts w:cs="Times New Roman"/>
        </w:rPr>
        <w:t>Registro de matrimonios</w:t>
      </w:r>
    </w:p>
    <w:p w14:paraId="0F874BDE" w14:textId="77777777" w:rsidR="00441859" w:rsidRDefault="00DE7F5C">
      <w:pPr>
        <w:pStyle w:val="Prrafodelista"/>
        <w:numPr>
          <w:ilvl w:val="0"/>
          <w:numId w:val="166"/>
        </w:numPr>
        <w:spacing w:after="120" w:line="360" w:lineRule="auto"/>
        <w:jc w:val="both"/>
        <w:rPr>
          <w:rFonts w:cs="Times New Roman"/>
        </w:rPr>
      </w:pPr>
      <w:r w:rsidRPr="00B04363">
        <w:rPr>
          <w:rFonts w:cs="Times New Roman"/>
        </w:rPr>
        <w:t>Luna de miel</w:t>
      </w:r>
    </w:p>
    <w:p w14:paraId="5476351A" w14:textId="77777777" w:rsidR="00441859" w:rsidRPr="00963ED8" w:rsidRDefault="00DE7F5C">
      <w:pPr>
        <w:pStyle w:val="Prrafodelista"/>
        <w:numPr>
          <w:ilvl w:val="0"/>
          <w:numId w:val="166"/>
        </w:numPr>
        <w:spacing w:after="120" w:line="360" w:lineRule="auto"/>
        <w:jc w:val="both"/>
        <w:rPr>
          <w:rFonts w:cs="Times New Roman"/>
          <w:lang w:val="es-CO"/>
          <w:rPrChange w:id="4746" w:author="Massiel Nayibe Moreno Ladino" w:date="2025-01-15T13:01:00Z" w16du:dateUtc="2025-01-15T18:01:00Z">
            <w:rPr>
              <w:rFonts w:cs="Times New Roman"/>
            </w:rPr>
          </w:rPrChange>
        </w:rPr>
      </w:pPr>
      <w:r w:rsidRPr="00963ED8">
        <w:rPr>
          <w:rFonts w:cs="Times New Roman"/>
          <w:lang w:val="es-CO"/>
          <w:rPrChange w:id="4747" w:author="Massiel Nayibe Moreno Ladino" w:date="2025-01-15T13:01:00Z" w16du:dateUtc="2025-01-15T18:01:00Z">
            <w:rPr>
              <w:rFonts w:cs="Times New Roman"/>
            </w:rPr>
          </w:rPrChange>
        </w:rPr>
        <w:t>Otros acontecimientos significativos relacionados con el matrimonio (por ejemplo, ceremonias religiosas, reuniones familiares).</w:t>
      </w:r>
    </w:p>
    <w:p w14:paraId="55DFFBCA" w14:textId="77777777" w:rsidR="00441859" w:rsidRPr="00963ED8" w:rsidRDefault="00DE7F5C">
      <w:pPr>
        <w:spacing w:after="120" w:line="360" w:lineRule="auto"/>
        <w:jc w:val="both"/>
        <w:rPr>
          <w:rFonts w:cs="Times New Roman"/>
          <w:lang w:val="es-CO"/>
          <w:rPrChange w:id="4748" w:author="Massiel Nayibe Moreno Ladino" w:date="2025-01-15T13:01:00Z" w16du:dateUtc="2025-01-15T18:01:00Z">
            <w:rPr>
              <w:rFonts w:cs="Times New Roman"/>
            </w:rPr>
          </w:rPrChange>
        </w:rPr>
      </w:pPr>
      <w:r w:rsidRPr="00963ED8">
        <w:rPr>
          <w:rFonts w:cs="Times New Roman"/>
          <w:lang w:val="es-CO"/>
          <w:rPrChange w:id="4749" w:author="Massiel Nayibe Moreno Ladino" w:date="2025-01-15T13:01:00Z" w16du:dateUtc="2025-01-15T18:01:00Z">
            <w:rPr>
              <w:rFonts w:cs="Times New Roman"/>
            </w:rPr>
          </w:rPrChange>
        </w:rPr>
        <w:t>Los trabajadores deberán presentar un certificado de matrimonio u otros documentos aceptables.</w:t>
      </w:r>
    </w:p>
    <w:p w14:paraId="0CCB49F4" w14:textId="77777777" w:rsidR="00441859" w:rsidRPr="00963ED8" w:rsidRDefault="00DE7F5C">
      <w:pPr>
        <w:pStyle w:val="Ttulo3"/>
        <w:rPr>
          <w:lang w:val="es-CO"/>
          <w:rPrChange w:id="4750" w:author="Massiel Nayibe Moreno Ladino" w:date="2025-01-15T13:01:00Z" w16du:dateUtc="2025-01-15T18:01:00Z">
            <w:rPr/>
          </w:rPrChange>
        </w:rPr>
      </w:pPr>
      <w:bookmarkStart w:id="4751" w:name="_Toc29251293"/>
      <w:bookmarkStart w:id="4752" w:name="_Toc185435426"/>
      <w:r w:rsidRPr="00963ED8">
        <w:rPr>
          <w:rStyle w:val="Ttulo3Car"/>
          <w:b/>
          <w:bCs/>
          <w:lang w:val="es-CO"/>
          <w:rPrChange w:id="4753" w:author="Massiel Nayibe Moreno Ladino" w:date="2025-01-15T13:01:00Z" w16du:dateUtc="2025-01-15T18:01:00Z">
            <w:rPr>
              <w:rStyle w:val="Ttulo3Car"/>
              <w:b/>
              <w:bCs/>
            </w:rPr>
          </w:rPrChange>
        </w:rPr>
        <w:t>10.7.</w:t>
      </w:r>
      <w:r w:rsidR="00474BD6" w:rsidRPr="00963ED8">
        <w:rPr>
          <w:rStyle w:val="Ttulo3Car"/>
          <w:b/>
          <w:bCs/>
          <w:lang w:val="es-CO"/>
          <w:rPrChange w:id="4754" w:author="Massiel Nayibe Moreno Ladino" w:date="2025-01-15T13:01:00Z" w16du:dateUtc="2025-01-15T18:01:00Z">
            <w:rPr>
              <w:rStyle w:val="Ttulo3Car"/>
              <w:b/>
              <w:bCs/>
            </w:rPr>
          </w:rPrChange>
        </w:rPr>
        <w:t xml:space="preserve">8 </w:t>
      </w:r>
      <w:r w:rsidRPr="00963ED8">
        <w:rPr>
          <w:rStyle w:val="Ttulo3Car"/>
          <w:b/>
          <w:bCs/>
          <w:lang w:val="es-CO"/>
          <w:rPrChange w:id="4755" w:author="Massiel Nayibe Moreno Ladino" w:date="2025-01-15T13:01:00Z" w16du:dateUtc="2025-01-15T18:01:00Z">
            <w:rPr>
              <w:rStyle w:val="Ttulo3Car"/>
              <w:b/>
              <w:bCs/>
            </w:rPr>
          </w:rPrChange>
        </w:rPr>
        <w:t xml:space="preserve">Permiso de </w:t>
      </w:r>
      <w:r w:rsidR="00372D70" w:rsidRPr="00963ED8">
        <w:rPr>
          <w:rStyle w:val="Ttulo3Car"/>
          <w:b/>
          <w:bCs/>
          <w:lang w:val="es-CO"/>
          <w:rPrChange w:id="4756" w:author="Massiel Nayibe Moreno Ladino" w:date="2025-01-15T13:01:00Z" w16du:dateUtc="2025-01-15T18:01:00Z">
            <w:rPr>
              <w:rStyle w:val="Ttulo3Car"/>
              <w:b/>
              <w:bCs/>
            </w:rPr>
          </w:rPrChange>
        </w:rPr>
        <w:t>voto</w:t>
      </w:r>
      <w:bookmarkEnd w:id="4751"/>
      <w:bookmarkEnd w:id="4752"/>
    </w:p>
    <w:p w14:paraId="6DE0D9BF" w14:textId="77777777" w:rsidR="00441859" w:rsidRPr="00963ED8" w:rsidRDefault="00DE7F5C">
      <w:pPr>
        <w:spacing w:after="120" w:line="360" w:lineRule="auto"/>
        <w:jc w:val="both"/>
        <w:rPr>
          <w:lang w:val="es-CO"/>
          <w:rPrChange w:id="4757" w:author="Massiel Nayibe Moreno Ladino" w:date="2025-01-15T13:01:00Z" w16du:dateUtc="2025-01-15T18:01:00Z">
            <w:rPr/>
          </w:rPrChange>
        </w:rPr>
      </w:pPr>
      <w:r w:rsidRPr="00963ED8">
        <w:rPr>
          <w:lang w:val="es-CO"/>
          <w:rPrChange w:id="4758" w:author="Massiel Nayibe Moreno Ladino" w:date="2025-01-15T13:01:00Z" w16du:dateUtc="2025-01-15T18:01:00Z">
            <w:rPr/>
          </w:rPrChange>
        </w:rPr>
        <w:t xml:space="preserve">El artículo 3 de la Ley 403 de 1997 establece que los ciudadanos que ejerzan su derecho al voto tendrán derecho a medio día de descanso remunerado, que se concederá dentro del mes siguiente al día de las elecciones, de común acuerdo con el empleador. </w:t>
      </w:r>
      <w:r w:rsidR="006F2BFC" w:rsidRPr="00963ED8">
        <w:rPr>
          <w:lang w:val="es-CO"/>
          <w:rPrChange w:id="4759" w:author="Massiel Nayibe Moreno Ladino" w:date="2025-01-15T13:01:00Z" w16du:dateUtc="2025-01-15T18:01:00Z">
            <w:rPr/>
          </w:rPrChange>
        </w:rPr>
        <w:t xml:space="preserve">Por lo tanto, </w:t>
      </w:r>
      <w:r w:rsidR="00D4304D" w:rsidRPr="00963ED8">
        <w:rPr>
          <w:lang w:val="es-CO"/>
          <w:rPrChange w:id="4760" w:author="Massiel Nayibe Moreno Ladino" w:date="2025-01-15T13:01:00Z" w16du:dateUtc="2025-01-15T18:01:00Z">
            <w:rPr/>
          </w:rPrChange>
        </w:rPr>
        <w:t xml:space="preserve">los empleados tienen derecho a un permiso remunerado para </w:t>
      </w:r>
      <w:r w:rsidR="00372D70" w:rsidRPr="00963ED8">
        <w:rPr>
          <w:lang w:val="es-CO"/>
          <w:rPrChange w:id="4761" w:author="Massiel Nayibe Moreno Ladino" w:date="2025-01-15T13:01:00Z" w16du:dateUtc="2025-01-15T18:01:00Z">
            <w:rPr/>
          </w:rPrChange>
        </w:rPr>
        <w:t xml:space="preserve">votar </w:t>
      </w:r>
      <w:r w:rsidR="006F2BFC" w:rsidRPr="00963ED8">
        <w:rPr>
          <w:lang w:val="es-CO"/>
          <w:rPrChange w:id="4762" w:author="Massiel Nayibe Moreno Ladino" w:date="2025-01-15T13:01:00Z" w16du:dateUtc="2025-01-15T18:01:00Z">
            <w:rPr/>
          </w:rPrChange>
        </w:rPr>
        <w:t xml:space="preserve">de </w:t>
      </w:r>
      <w:r w:rsidRPr="00963ED8">
        <w:rPr>
          <w:lang w:val="es-CO"/>
          <w:rPrChange w:id="4763" w:author="Massiel Nayibe Moreno Ladino" w:date="2025-01-15T13:01:00Z" w16du:dateUtc="2025-01-15T18:01:00Z">
            <w:rPr/>
          </w:rPrChange>
        </w:rPr>
        <w:t xml:space="preserve">medio </w:t>
      </w:r>
      <w:r w:rsidR="00372D70" w:rsidRPr="00963ED8">
        <w:rPr>
          <w:lang w:val="es-CO"/>
          <w:rPrChange w:id="4764" w:author="Massiel Nayibe Moreno Ladino" w:date="2025-01-15T13:01:00Z" w16du:dateUtc="2025-01-15T18:01:00Z">
            <w:rPr/>
          </w:rPrChange>
        </w:rPr>
        <w:t>(</w:t>
      </w:r>
      <w:r w:rsidRPr="00963ED8">
        <w:rPr>
          <w:lang w:val="es-CO"/>
          <w:rPrChange w:id="4765" w:author="Massiel Nayibe Moreno Ladino" w:date="2025-01-15T13:01:00Z" w16du:dateUtc="2025-01-15T18:01:00Z">
            <w:rPr/>
          </w:rPrChange>
        </w:rPr>
        <w:t>1/2</w:t>
      </w:r>
      <w:r w:rsidR="00372D70" w:rsidRPr="00963ED8">
        <w:rPr>
          <w:lang w:val="es-CO"/>
          <w:rPrChange w:id="4766" w:author="Massiel Nayibe Moreno Ladino" w:date="2025-01-15T13:01:00Z" w16du:dateUtc="2025-01-15T18:01:00Z">
            <w:rPr/>
          </w:rPrChange>
        </w:rPr>
        <w:t xml:space="preserve">) </w:t>
      </w:r>
      <w:r w:rsidR="00D4304D" w:rsidRPr="00963ED8">
        <w:rPr>
          <w:lang w:val="es-CO"/>
          <w:rPrChange w:id="4767" w:author="Massiel Nayibe Moreno Ladino" w:date="2025-01-15T13:01:00Z" w16du:dateUtc="2025-01-15T18:01:00Z">
            <w:rPr/>
          </w:rPrChange>
        </w:rPr>
        <w:t>día</w:t>
      </w:r>
      <w:r w:rsidR="00B00543" w:rsidRPr="00963ED8">
        <w:rPr>
          <w:lang w:val="es-CO"/>
          <w:rPrChange w:id="4768" w:author="Massiel Nayibe Moreno Ladino" w:date="2025-01-15T13:01:00Z" w16du:dateUtc="2025-01-15T18:01:00Z">
            <w:rPr/>
          </w:rPrChange>
        </w:rPr>
        <w:t xml:space="preserve">. </w:t>
      </w:r>
    </w:p>
    <w:p w14:paraId="660E78DC" w14:textId="77777777" w:rsidR="00441859" w:rsidRPr="00963ED8" w:rsidRDefault="00DE7F5C">
      <w:pPr>
        <w:spacing w:after="120" w:line="360" w:lineRule="auto"/>
        <w:jc w:val="both"/>
        <w:rPr>
          <w:lang w:val="es-CO"/>
          <w:rPrChange w:id="4769" w:author="Massiel Nayibe Moreno Ladino" w:date="2025-01-15T13:01:00Z" w16du:dateUtc="2025-01-15T18:01:00Z">
            <w:rPr/>
          </w:rPrChange>
        </w:rPr>
      </w:pPr>
      <w:r w:rsidRPr="00963ED8">
        <w:rPr>
          <w:lang w:val="es-CO"/>
          <w:rPrChange w:id="4770" w:author="Massiel Nayibe Moreno Ladino" w:date="2025-01-15T13:01:00Z" w16du:dateUtc="2025-01-15T18:01:00Z">
            <w:rPr/>
          </w:rPrChange>
        </w:rPr>
        <w:t xml:space="preserve">Adicionalmente, </w:t>
      </w:r>
      <w:r w:rsidR="00B00543" w:rsidRPr="00963ED8">
        <w:rPr>
          <w:lang w:val="es-CO"/>
          <w:rPrChange w:id="4771" w:author="Massiel Nayibe Moreno Ladino" w:date="2025-01-15T13:01:00Z" w16du:dateUtc="2025-01-15T18:01:00Z">
            <w:rPr/>
          </w:rPrChange>
        </w:rPr>
        <w:t>el artículo 105 del Decreto 2241 de 1986 (Código Electoral), establece que los jurados de votación que laboren en el sector público o privado tendrán derecho a un (</w:t>
      </w:r>
      <w:r w:rsidR="008E7D2A" w:rsidRPr="00963ED8">
        <w:rPr>
          <w:lang w:val="es-CO"/>
          <w:rPrChange w:id="4772" w:author="Massiel Nayibe Moreno Ladino" w:date="2025-01-15T13:01:00Z" w16du:dateUtc="2025-01-15T18:01:00Z">
            <w:rPr/>
          </w:rPrChange>
        </w:rPr>
        <w:t xml:space="preserve">1) día de </w:t>
      </w:r>
      <w:r w:rsidR="00B00543" w:rsidRPr="00963ED8">
        <w:rPr>
          <w:lang w:val="es-CO"/>
          <w:rPrChange w:id="4773" w:author="Massiel Nayibe Moreno Ladino" w:date="2025-01-15T13:01:00Z" w16du:dateUtc="2025-01-15T18:01:00Z">
            <w:rPr/>
          </w:rPrChange>
        </w:rPr>
        <w:t xml:space="preserve">descanso compensatorio remunerado dentro de los 45 días siguientes a las elecciones. En esa medida, quienes acrediten haber prestado sus servicios como jurados podrán solicitar el reconocimiento de este beneficio </w:t>
      </w:r>
      <w:r w:rsidR="008E7D2A" w:rsidRPr="00963ED8">
        <w:rPr>
          <w:lang w:val="es-CO"/>
          <w:rPrChange w:id="4774" w:author="Massiel Nayibe Moreno Ladino" w:date="2025-01-15T13:01:00Z" w16du:dateUtc="2025-01-15T18:01:00Z">
            <w:rPr/>
          </w:rPrChange>
        </w:rPr>
        <w:t xml:space="preserve">y se les otorgará </w:t>
      </w:r>
      <w:r w:rsidR="00D21B6C" w:rsidRPr="00963ED8">
        <w:rPr>
          <w:lang w:val="es-CO"/>
          <w:rPrChange w:id="4775" w:author="Massiel Nayibe Moreno Ladino" w:date="2025-01-15T13:01:00Z" w16du:dateUtc="2025-01-15T18:01:00Z">
            <w:rPr/>
          </w:rPrChange>
        </w:rPr>
        <w:t xml:space="preserve">(1) día adicional remunerado por haber prestado sus servicios como </w:t>
      </w:r>
      <w:r w:rsidR="003C664F" w:rsidRPr="00963ED8">
        <w:rPr>
          <w:lang w:val="es-CO"/>
          <w:rPrChange w:id="4776" w:author="Massiel Nayibe Moreno Ladino" w:date="2025-01-15T13:01:00Z" w16du:dateUtc="2025-01-15T18:01:00Z">
            <w:rPr/>
          </w:rPrChange>
        </w:rPr>
        <w:t>jurado de votación.</w:t>
      </w:r>
    </w:p>
    <w:p w14:paraId="543F6F28" w14:textId="77777777" w:rsidR="00441859" w:rsidRPr="00963ED8" w:rsidRDefault="00DE7F5C">
      <w:pPr>
        <w:pStyle w:val="Ttulo3"/>
        <w:rPr>
          <w:lang w:val="es-CO"/>
          <w:rPrChange w:id="4777" w:author="Massiel Nayibe Moreno Ladino" w:date="2025-01-15T13:01:00Z" w16du:dateUtc="2025-01-15T18:01:00Z">
            <w:rPr/>
          </w:rPrChange>
        </w:rPr>
      </w:pPr>
      <w:bookmarkStart w:id="4778" w:name="_Toc185435427"/>
      <w:bookmarkStart w:id="4779" w:name="_Toc29251295"/>
      <w:r w:rsidRPr="00963ED8">
        <w:rPr>
          <w:lang w:val="es-CO"/>
          <w:rPrChange w:id="4780" w:author="Massiel Nayibe Moreno Ladino" w:date="2025-01-15T13:01:00Z" w16du:dateUtc="2025-01-15T18:01:00Z">
            <w:rPr/>
          </w:rPrChange>
        </w:rPr>
        <w:t xml:space="preserve">10.7.9 </w:t>
      </w:r>
      <w:r w:rsidR="00F22062" w:rsidRPr="00963ED8">
        <w:rPr>
          <w:lang w:val="es-CO"/>
          <w:rPrChange w:id="4781" w:author="Massiel Nayibe Moreno Ladino" w:date="2025-01-15T13:01:00Z" w16du:dateUtc="2025-01-15T18:01:00Z">
            <w:rPr/>
          </w:rPrChange>
        </w:rPr>
        <w:t xml:space="preserve">Baja </w:t>
      </w:r>
      <w:r w:rsidRPr="00963ED8">
        <w:rPr>
          <w:lang w:val="es-CO"/>
          <w:rPrChange w:id="4782" w:author="Massiel Nayibe Moreno Ladino" w:date="2025-01-15T13:01:00Z" w16du:dateUtc="2025-01-15T18:01:00Z">
            <w:rPr/>
          </w:rPrChange>
        </w:rPr>
        <w:t xml:space="preserve">por paternidad </w:t>
      </w:r>
      <w:bookmarkEnd w:id="4778"/>
    </w:p>
    <w:p w14:paraId="20982634" w14:textId="77777777" w:rsidR="00441859" w:rsidRPr="00963ED8" w:rsidRDefault="00DE7F5C">
      <w:pPr>
        <w:spacing w:after="120" w:line="360" w:lineRule="auto"/>
        <w:jc w:val="both"/>
        <w:rPr>
          <w:lang w:val="es-CO"/>
          <w:rPrChange w:id="4783" w:author="Massiel Nayibe Moreno Ladino" w:date="2025-01-15T13:01:00Z" w16du:dateUtc="2025-01-15T18:01:00Z">
            <w:rPr/>
          </w:rPrChange>
        </w:rPr>
      </w:pPr>
      <w:r w:rsidRPr="00963ED8">
        <w:rPr>
          <w:lang w:val="es-CO"/>
          <w:rPrChange w:id="4784" w:author="Massiel Nayibe Moreno Ladino" w:date="2025-01-15T13:01:00Z" w16du:dateUtc="2025-01-15T18:01:00Z">
            <w:rPr/>
          </w:rPrChange>
        </w:rPr>
        <w:t>El permiso de pawternity reconoce la importancia de las mascotas en la vida de nuestros empleados y promueve un equilibrio saludable entre la vida laboral y personal. Los empleados disponen de hasta tres (3) días de permiso pawternity retribuido. Este permiso permite a los empleados disfrutar de tiempo libre retribuido por las siguientes circunstancias:</w:t>
      </w:r>
    </w:p>
    <w:p w14:paraId="07FE561C" w14:textId="77777777" w:rsidR="00441859" w:rsidRPr="00963ED8" w:rsidRDefault="00DE7F5C">
      <w:pPr>
        <w:pStyle w:val="Prrafodelista"/>
        <w:numPr>
          <w:ilvl w:val="0"/>
          <w:numId w:val="171"/>
        </w:numPr>
        <w:spacing w:after="120" w:line="360" w:lineRule="auto"/>
        <w:jc w:val="both"/>
        <w:rPr>
          <w:lang w:val="es-CO"/>
          <w:rPrChange w:id="4785" w:author="Massiel Nayibe Moreno Ladino" w:date="2025-01-15T13:01:00Z" w16du:dateUtc="2025-01-15T18:01:00Z">
            <w:rPr/>
          </w:rPrChange>
        </w:rPr>
      </w:pPr>
      <w:r w:rsidRPr="00963ED8">
        <w:rPr>
          <w:lang w:val="es-CO"/>
          <w:rPrChange w:id="4786" w:author="Massiel Nayibe Moreno Ladino" w:date="2025-01-15T13:01:00Z" w16du:dateUtc="2025-01-15T18:01:00Z">
            <w:rPr/>
          </w:rPrChange>
        </w:rPr>
        <w:t>Cuidar y establecer un vínculo con sus nuevos animales de compañía tras la adopción o al traer a casa una nueva mascota</w:t>
      </w:r>
      <w:r w:rsidR="008F3EFE" w:rsidRPr="00963ED8">
        <w:rPr>
          <w:lang w:val="es-CO"/>
          <w:rPrChange w:id="4787" w:author="Massiel Nayibe Moreno Ladino" w:date="2025-01-15T13:01:00Z" w16du:dateUtc="2025-01-15T18:01:00Z">
            <w:rPr/>
          </w:rPrChange>
        </w:rPr>
        <w:t>.</w:t>
      </w:r>
    </w:p>
    <w:p w14:paraId="433A3302" w14:textId="77777777" w:rsidR="00441859" w:rsidRDefault="00DE7F5C">
      <w:pPr>
        <w:pStyle w:val="Prrafodelista"/>
        <w:numPr>
          <w:ilvl w:val="0"/>
          <w:numId w:val="171"/>
        </w:numPr>
        <w:spacing w:after="120" w:line="360" w:lineRule="auto"/>
        <w:jc w:val="both"/>
      </w:pPr>
      <w:r w:rsidRPr="007448AF">
        <w:t xml:space="preserve">Llevar a una mascota enferma al veterinario </w:t>
      </w:r>
    </w:p>
    <w:p w14:paraId="2AC3AE77" w14:textId="77777777" w:rsidR="00441859" w:rsidRPr="00963ED8" w:rsidRDefault="00DE7F5C">
      <w:pPr>
        <w:spacing w:after="120" w:line="360" w:lineRule="auto"/>
        <w:jc w:val="both"/>
        <w:rPr>
          <w:lang w:val="es-CO"/>
          <w:rPrChange w:id="4788" w:author="Massiel Nayibe Moreno Ladino" w:date="2025-01-15T13:01:00Z" w16du:dateUtc="2025-01-15T18:01:00Z">
            <w:rPr/>
          </w:rPrChange>
        </w:rPr>
      </w:pPr>
      <w:r w:rsidRPr="00963ED8">
        <w:rPr>
          <w:lang w:val="es-CO"/>
          <w:rPrChange w:id="4789" w:author="Massiel Nayibe Moreno Ladino" w:date="2025-01-15T13:01:00Z" w16du:dateUtc="2025-01-15T18:01:00Z">
            <w:rPr/>
          </w:rPrChange>
        </w:rPr>
        <w:lastRenderedPageBreak/>
        <w:t>Los empleados deberán presentar un justificante de la adopción o compra de un animal de compañía, o un justificante de la cita con el veterinario. La documentación aceptable puede incluir documentos de adopción, registros de citas, registros de vacunación o recibo de compra. El permiso no puede acumularse ni transferirse al año siguiente y se anula el 31 de diciembre.</w:t>
      </w:r>
    </w:p>
    <w:p w14:paraId="3008E3CC" w14:textId="77777777" w:rsidR="00441859" w:rsidRPr="00963ED8" w:rsidRDefault="00DE7F5C">
      <w:pPr>
        <w:pStyle w:val="Ttulo3"/>
        <w:rPr>
          <w:lang w:val="es-CO"/>
          <w:rPrChange w:id="4790" w:author="Massiel Nayibe Moreno Ladino" w:date="2025-01-15T13:01:00Z" w16du:dateUtc="2025-01-15T18:01:00Z">
            <w:rPr/>
          </w:rPrChange>
        </w:rPr>
      </w:pPr>
      <w:bookmarkStart w:id="4791" w:name="_Toc185435428"/>
      <w:r w:rsidRPr="00963ED8">
        <w:rPr>
          <w:lang w:val="es-CO"/>
          <w:rPrChange w:id="4792" w:author="Massiel Nayibe Moreno Ladino" w:date="2025-01-15T13:01:00Z" w16du:dateUtc="2025-01-15T18:01:00Z">
            <w:rPr/>
          </w:rPrChange>
        </w:rPr>
        <w:t>10.7.</w:t>
      </w:r>
      <w:r w:rsidR="00A879FE" w:rsidRPr="00963ED8">
        <w:rPr>
          <w:lang w:val="es-CO"/>
          <w:rPrChange w:id="4793" w:author="Massiel Nayibe Moreno Ladino" w:date="2025-01-15T13:01:00Z" w16du:dateUtc="2025-01-15T18:01:00Z">
            <w:rPr/>
          </w:rPrChange>
        </w:rPr>
        <w:t xml:space="preserve">10 </w:t>
      </w:r>
      <w:r w:rsidR="00136790" w:rsidRPr="00963ED8">
        <w:rPr>
          <w:lang w:val="es-CO"/>
          <w:rPrChange w:id="4794" w:author="Massiel Nayibe Moreno Ladino" w:date="2025-01-15T13:01:00Z" w16du:dateUtc="2025-01-15T18:01:00Z">
            <w:rPr/>
          </w:rPrChange>
        </w:rPr>
        <w:t xml:space="preserve">Jurado y </w:t>
      </w:r>
      <w:r w:rsidRPr="00963ED8">
        <w:rPr>
          <w:lang w:val="es-CO"/>
          <w:rPrChange w:id="4795" w:author="Massiel Nayibe Moreno Ladino" w:date="2025-01-15T13:01:00Z" w16du:dateUtc="2025-01-15T18:01:00Z">
            <w:rPr/>
          </w:rPrChange>
        </w:rPr>
        <w:t>testigo</w:t>
      </w:r>
      <w:bookmarkEnd w:id="4791"/>
    </w:p>
    <w:p w14:paraId="6017D768" w14:textId="77777777" w:rsidR="00441859" w:rsidRPr="00963ED8" w:rsidRDefault="00DE7F5C">
      <w:pPr>
        <w:spacing w:after="120" w:line="360" w:lineRule="auto"/>
        <w:jc w:val="both"/>
        <w:rPr>
          <w:lang w:val="es-CO"/>
          <w:rPrChange w:id="4796" w:author="Massiel Nayibe Moreno Ladino" w:date="2025-01-15T13:01:00Z" w16du:dateUtc="2025-01-15T18:01:00Z">
            <w:rPr/>
          </w:rPrChange>
        </w:rPr>
      </w:pPr>
      <w:r w:rsidRPr="00963ED8">
        <w:rPr>
          <w:lang w:val="es-CO"/>
          <w:rPrChange w:id="4797" w:author="Massiel Nayibe Moreno Ladino" w:date="2025-01-15T13:01:00Z" w16du:dateUtc="2025-01-15T18:01:00Z">
            <w:rPr/>
          </w:rPrChange>
        </w:rPr>
        <w:t xml:space="preserve">El permiso para prestar servicio como jurado y testigo tiene por objeto apoyar las responsabilidades cívicas y las obligaciones legales de los empleados cuando son convocados para prestar servicio como jurado en un tribunal de justicia o cuando son llamados a prestar servicio como testigos en un procedimiento judicial. Los empleados percibirán su salario habitual mientras presten servicio como jurado o testigo. Los empleados pueden conservar cualquier compensación, honorarios o reembolsos proporcionados por el tribunal por servir como jurado o testigo. No existe una duración mínima o máxima de la excedencia para prestar servicio como jurado o testigo. La duración del permiso vendrá determinada por las necesidades del tribunal. Los empleados disfrutarán de un permiso retribuido durante el tiempo que dure su misión como jurado o testigo, según especifique el tribunal. </w:t>
      </w:r>
    </w:p>
    <w:p w14:paraId="0DAFA9DE" w14:textId="77777777" w:rsidR="00441859" w:rsidRPr="00963ED8" w:rsidRDefault="00DE7F5C">
      <w:pPr>
        <w:pStyle w:val="Ttulo3"/>
        <w:rPr>
          <w:lang w:val="es-CO"/>
          <w:rPrChange w:id="4798" w:author="Massiel Nayibe Moreno Ladino" w:date="2025-01-15T13:02:00Z" w16du:dateUtc="2025-01-15T18:02:00Z">
            <w:rPr/>
          </w:rPrChange>
        </w:rPr>
      </w:pPr>
      <w:bookmarkStart w:id="4799" w:name="_Toc185435429"/>
      <w:r w:rsidRPr="00963ED8">
        <w:rPr>
          <w:lang w:val="es-CO"/>
          <w:rPrChange w:id="4800" w:author="Massiel Nayibe Moreno Ladino" w:date="2025-01-15T13:02:00Z" w16du:dateUtc="2025-01-15T18:02:00Z">
            <w:rPr/>
          </w:rPrChange>
        </w:rPr>
        <w:t xml:space="preserve">10.7.11 </w:t>
      </w:r>
      <w:r w:rsidR="00DC4625" w:rsidRPr="00963ED8">
        <w:rPr>
          <w:lang w:val="es-CO"/>
          <w:rPrChange w:id="4801" w:author="Massiel Nayibe Moreno Ladino" w:date="2025-01-15T13:02:00Z" w16du:dateUtc="2025-01-15T18:02:00Z">
            <w:rPr/>
          </w:rPrChange>
        </w:rPr>
        <w:t>Permiso de voto</w:t>
      </w:r>
      <w:bookmarkEnd w:id="4799"/>
    </w:p>
    <w:p w14:paraId="27147182" w14:textId="77777777" w:rsidR="00441859" w:rsidRPr="00963ED8" w:rsidRDefault="00DC4625">
      <w:pPr>
        <w:spacing w:after="120" w:line="360" w:lineRule="auto"/>
        <w:jc w:val="both"/>
        <w:rPr>
          <w:lang w:val="es-CO"/>
          <w:rPrChange w:id="4802" w:author="Massiel Nayibe Moreno Ladino" w:date="2025-01-15T13:02:00Z" w16du:dateUtc="2025-01-15T18:02:00Z">
            <w:rPr/>
          </w:rPrChange>
        </w:rPr>
      </w:pPr>
      <w:r w:rsidRPr="00963ED8">
        <w:rPr>
          <w:lang w:val="es-CO"/>
          <w:rPrChange w:id="4803" w:author="Massiel Nayibe Moreno Ladino" w:date="2025-01-15T13:02:00Z" w16du:dateUtc="2025-01-15T18:02:00Z">
            <w:rPr/>
          </w:rPrChange>
        </w:rPr>
        <w:t xml:space="preserve">Los empleados dispondrán de dos (2) horas de permiso retribuido para votar en las elecciones. El tiempo debe registrarse como </w:t>
      </w:r>
      <w:r w:rsidR="00DE7F5C" w:rsidRPr="00963ED8">
        <w:rPr>
          <w:lang w:val="es-CO"/>
          <w:rPrChange w:id="4804" w:author="Massiel Nayibe Moreno Ladino" w:date="2025-01-15T13:02:00Z" w16du:dateUtc="2025-01-15T18:02:00Z">
            <w:rPr/>
          </w:rPrChange>
        </w:rPr>
        <w:t>horas regulares en las hojas de horas de Replicon, con un comentario que indique "permiso para votar".</w:t>
      </w:r>
    </w:p>
    <w:p w14:paraId="5653431F" w14:textId="77777777" w:rsidR="00441859" w:rsidRPr="00963ED8" w:rsidRDefault="00DE7F5C">
      <w:pPr>
        <w:pStyle w:val="Ttulo3"/>
        <w:rPr>
          <w:rStyle w:val="Ttulo3Car"/>
          <w:b/>
          <w:bCs/>
          <w:lang w:val="es-CO"/>
          <w:rPrChange w:id="4805" w:author="Massiel Nayibe Moreno Ladino" w:date="2025-01-15T13:02:00Z" w16du:dateUtc="2025-01-15T18:02:00Z">
            <w:rPr>
              <w:rStyle w:val="Ttulo3Car"/>
              <w:b/>
              <w:bCs/>
            </w:rPr>
          </w:rPrChange>
        </w:rPr>
      </w:pPr>
      <w:bookmarkStart w:id="4806" w:name="_Toc184806904"/>
      <w:bookmarkStart w:id="4807" w:name="_Toc185435430"/>
      <w:r w:rsidRPr="00963ED8">
        <w:rPr>
          <w:lang w:val="es-CO"/>
          <w:rPrChange w:id="4808" w:author="Massiel Nayibe Moreno Ladino" w:date="2025-01-15T13:02:00Z" w16du:dateUtc="2025-01-15T18:02:00Z">
            <w:rPr>
              <w:b w:val="0"/>
              <w:bCs w:val="0"/>
            </w:rPr>
          </w:rPrChange>
        </w:rPr>
        <w:t>10.7.</w:t>
      </w:r>
      <w:r w:rsidR="00A879FE" w:rsidRPr="00963ED8">
        <w:rPr>
          <w:lang w:val="es-CO"/>
          <w:rPrChange w:id="4809" w:author="Massiel Nayibe Moreno Ladino" w:date="2025-01-15T13:02:00Z" w16du:dateUtc="2025-01-15T18:02:00Z">
            <w:rPr/>
          </w:rPrChange>
        </w:rPr>
        <w:t xml:space="preserve">12 </w:t>
      </w:r>
      <w:r w:rsidRPr="00963ED8">
        <w:rPr>
          <w:lang w:val="es-CO"/>
          <w:rPrChange w:id="4810" w:author="Massiel Nayibe Moreno Ladino" w:date="2025-01-15T13:02:00Z" w16du:dateUtc="2025-01-15T18:02:00Z">
            <w:rPr/>
          </w:rPrChange>
        </w:rPr>
        <w:t>Cierre temporal de la oficina/licencia por emergencia</w:t>
      </w:r>
      <w:bookmarkEnd w:id="4806"/>
      <w:bookmarkEnd w:id="4807"/>
    </w:p>
    <w:p w14:paraId="5342CD42" w14:textId="77777777" w:rsidR="00441859" w:rsidRPr="00963ED8" w:rsidRDefault="00DE7F5C">
      <w:pPr>
        <w:spacing w:after="120" w:line="360" w:lineRule="auto"/>
        <w:jc w:val="both"/>
        <w:rPr>
          <w:rFonts w:cs="Times New Roman"/>
          <w:lang w:val="es-CO"/>
          <w:rPrChange w:id="4811" w:author="Massiel Nayibe Moreno Ladino" w:date="2025-01-15T13:02:00Z" w16du:dateUtc="2025-01-15T18:02:00Z">
            <w:rPr>
              <w:rFonts w:cs="Times New Roman"/>
            </w:rPr>
          </w:rPrChange>
        </w:rPr>
      </w:pPr>
      <w:r w:rsidRPr="00963ED8">
        <w:rPr>
          <w:rFonts w:cs="Times New Roman"/>
          <w:lang w:val="es-CO"/>
          <w:rPrChange w:id="4812" w:author="Massiel Nayibe Moreno Ladino" w:date="2025-01-15T13:02:00Z" w16du:dateUtc="2025-01-15T18:02:00Z">
            <w:rPr>
              <w:rFonts w:cs="Times New Roman"/>
            </w:rPr>
          </w:rPrChange>
        </w:rPr>
        <w:t xml:space="preserve">Se podrá conceder al empleado un permiso especial retribuido en caso de cierre temporal de la oficina, fuerza mayor u otra emergencia. Los permisos por cierre temporal de oficinas, fuerza mayor y/o emergencia serán anunciados por escrito (vía correo electrónico) por </w:t>
      </w:r>
      <w:r w:rsidR="00A879FE" w:rsidRPr="00963ED8">
        <w:rPr>
          <w:rFonts w:cs="Times New Roman"/>
          <w:lang w:val="es-CO"/>
          <w:rPrChange w:id="4813" w:author="Massiel Nayibe Moreno Ladino" w:date="2025-01-15T13:02:00Z" w16du:dateUtc="2025-01-15T18:02:00Z">
            <w:rPr>
              <w:rFonts w:cs="Times New Roman"/>
            </w:rPr>
          </w:rPrChange>
        </w:rPr>
        <w:t>el DP</w:t>
      </w:r>
      <w:r w:rsidRPr="00963ED8">
        <w:rPr>
          <w:rFonts w:cs="Times New Roman"/>
          <w:lang w:val="es-CO"/>
          <w:rPrChange w:id="4814" w:author="Massiel Nayibe Moreno Ladino" w:date="2025-01-15T13:02:00Z" w16du:dateUtc="2025-01-15T18:02:00Z">
            <w:rPr>
              <w:rFonts w:cs="Times New Roman"/>
            </w:rPr>
          </w:rPrChange>
        </w:rPr>
        <w:t xml:space="preserve">, y estarán disponibles para todos los empleados durante el periodo de tiempo indicado por el DP. Este tipo de permiso será retribuido por un periodo no superior a 30 días consecutivos. Esta licencia estará disponible en caso de disturbios políticos/civiles, desastres naturales, enfermedades infecciosas, u otra situación de emergencia que no permita a los empleados regresar de manera segura a la oficina de Compañeros </w:t>
      </w:r>
      <w:r w:rsidR="00A879FE" w:rsidRPr="00963ED8">
        <w:rPr>
          <w:rFonts w:cs="Times New Roman"/>
          <w:lang w:val="es-CO"/>
          <w:rPrChange w:id="4815" w:author="Massiel Nayibe Moreno Ladino" w:date="2025-01-15T13:02:00Z" w16du:dateUtc="2025-01-15T18:02:00Z">
            <w:rPr>
              <w:rFonts w:cs="Times New Roman"/>
            </w:rPr>
          </w:rPrChange>
        </w:rPr>
        <w:t>Colombia</w:t>
      </w:r>
      <w:r w:rsidRPr="00963ED8">
        <w:rPr>
          <w:rFonts w:cs="Times New Roman"/>
          <w:lang w:val="es-CO"/>
          <w:rPrChange w:id="4816" w:author="Massiel Nayibe Moreno Ladino" w:date="2025-01-15T13:02:00Z" w16du:dateUtc="2025-01-15T18:02:00Z">
            <w:rPr>
              <w:rFonts w:cs="Times New Roman"/>
            </w:rPr>
          </w:rPrChange>
        </w:rPr>
        <w:t xml:space="preserve">. </w:t>
      </w:r>
      <w:r w:rsidR="00A879FE" w:rsidRPr="00963ED8">
        <w:rPr>
          <w:rFonts w:cs="Times New Roman"/>
          <w:lang w:val="es-CO"/>
          <w:rPrChange w:id="4817" w:author="Massiel Nayibe Moreno Ladino" w:date="2025-01-15T13:02:00Z" w16du:dateUtc="2025-01-15T18:02:00Z">
            <w:rPr>
              <w:rFonts w:cs="Times New Roman"/>
            </w:rPr>
          </w:rPrChange>
        </w:rPr>
        <w:t xml:space="preserve">El DP </w:t>
      </w:r>
      <w:r w:rsidRPr="00963ED8">
        <w:rPr>
          <w:rFonts w:cs="Times New Roman"/>
          <w:lang w:val="es-CO"/>
          <w:rPrChange w:id="4818" w:author="Massiel Nayibe Moreno Ladino" w:date="2025-01-15T13:02:00Z" w16du:dateUtc="2025-01-15T18:02:00Z">
            <w:rPr>
              <w:rFonts w:cs="Times New Roman"/>
            </w:rPr>
          </w:rPrChange>
        </w:rPr>
        <w:t>notificará a la Sede Central de Compañeros en caso de que esta licencia sea utilizada, junto con el plazo previsto para el regreso a la oficina.</w:t>
      </w:r>
    </w:p>
    <w:p w14:paraId="44C94461" w14:textId="77777777" w:rsidR="00441859" w:rsidRPr="00963ED8" w:rsidRDefault="00DE7F5C">
      <w:pPr>
        <w:pStyle w:val="Ttulo2"/>
        <w:rPr>
          <w:lang w:val="es-CO"/>
          <w:rPrChange w:id="4819" w:author="Massiel Nayibe Moreno Ladino" w:date="2025-01-15T13:02:00Z" w16du:dateUtc="2025-01-15T18:02:00Z">
            <w:rPr/>
          </w:rPrChange>
        </w:rPr>
      </w:pPr>
      <w:bookmarkStart w:id="4820" w:name="_Toc185165816"/>
      <w:bookmarkStart w:id="4821" w:name="_Toc185341396"/>
      <w:bookmarkStart w:id="4822" w:name="_Toc185341754"/>
      <w:bookmarkStart w:id="4823" w:name="_Toc185419803"/>
      <w:bookmarkStart w:id="4824" w:name="_Toc185420169"/>
      <w:bookmarkStart w:id="4825" w:name="_Toc185420535"/>
      <w:bookmarkStart w:id="4826" w:name="_Toc185420901"/>
      <w:bookmarkStart w:id="4827" w:name="_Toc185435431"/>
      <w:commentRangeStart w:id="4828"/>
      <w:commentRangeEnd w:id="4828"/>
      <w:r>
        <w:rPr>
          <w:rStyle w:val="Refdecomentario"/>
        </w:rPr>
        <w:lastRenderedPageBreak/>
        <w:commentReference w:id="4828"/>
      </w:r>
      <w:bookmarkStart w:id="4829" w:name="_Toc185435432"/>
      <w:bookmarkEnd w:id="4779"/>
      <w:bookmarkEnd w:id="4820"/>
      <w:bookmarkEnd w:id="4821"/>
      <w:bookmarkEnd w:id="4822"/>
      <w:bookmarkEnd w:id="4823"/>
      <w:bookmarkEnd w:id="4824"/>
      <w:bookmarkEnd w:id="4825"/>
      <w:bookmarkEnd w:id="4826"/>
      <w:bookmarkEnd w:id="4827"/>
      <w:r w:rsidR="009E0CCD" w:rsidRPr="00963ED8">
        <w:rPr>
          <w:lang w:val="es-CO"/>
          <w:rPrChange w:id="4830" w:author="Massiel Nayibe Moreno Ladino" w:date="2025-01-15T13:02:00Z" w16du:dateUtc="2025-01-15T18:02:00Z">
            <w:rPr/>
          </w:rPrChange>
        </w:rPr>
        <w:t>10</w:t>
      </w:r>
      <w:r w:rsidR="007F361E" w:rsidRPr="00963ED8">
        <w:rPr>
          <w:lang w:val="es-CO"/>
          <w:rPrChange w:id="4831" w:author="Massiel Nayibe Moreno Ladino" w:date="2025-01-15T13:02:00Z" w16du:dateUtc="2025-01-15T18:02:00Z">
            <w:rPr/>
          </w:rPrChange>
        </w:rPr>
        <w:t>.</w:t>
      </w:r>
      <w:r w:rsidR="00003F8B" w:rsidRPr="00963ED8">
        <w:rPr>
          <w:lang w:val="es-CO"/>
          <w:rPrChange w:id="4832" w:author="Massiel Nayibe Moreno Ladino" w:date="2025-01-15T13:02:00Z" w16du:dateUtc="2025-01-15T18:02:00Z">
            <w:rPr/>
          </w:rPrChange>
        </w:rPr>
        <w:t xml:space="preserve">8 </w:t>
      </w:r>
      <w:r w:rsidR="007F361E" w:rsidRPr="00963ED8">
        <w:rPr>
          <w:lang w:val="es-CO"/>
          <w:rPrChange w:id="4833" w:author="Massiel Nayibe Moreno Ladino" w:date="2025-01-15T13:02:00Z" w16du:dateUtc="2025-01-15T18:02:00Z">
            <w:rPr/>
          </w:rPrChange>
        </w:rPr>
        <w:t>Devengo de prestaciones</w:t>
      </w:r>
      <w:bookmarkEnd w:id="4829"/>
    </w:p>
    <w:p w14:paraId="5800C22E" w14:textId="77777777" w:rsidR="00441859" w:rsidRPr="00963ED8" w:rsidRDefault="00DE7F5C">
      <w:pPr>
        <w:spacing w:line="360" w:lineRule="auto"/>
        <w:jc w:val="both"/>
        <w:rPr>
          <w:lang w:val="es-CO"/>
          <w:rPrChange w:id="4834" w:author="Massiel Nayibe Moreno Ladino" w:date="2025-01-15T13:02:00Z" w16du:dateUtc="2025-01-15T18:02:00Z">
            <w:rPr/>
          </w:rPrChange>
        </w:rPr>
      </w:pPr>
      <w:bookmarkStart w:id="4835" w:name="_Toc26542562"/>
      <w:r w:rsidRPr="00963ED8">
        <w:rPr>
          <w:lang w:val="es-CO"/>
          <w:rPrChange w:id="4836" w:author="Massiel Nayibe Moreno Ladino" w:date="2025-01-15T13:02:00Z" w16du:dateUtc="2025-01-15T18:02:00Z">
            <w:rPr/>
          </w:rPrChange>
        </w:rPr>
        <w:t xml:space="preserve">Algunos tipos de prestaciones </w:t>
      </w:r>
      <w:r w:rsidR="000D3FA3" w:rsidRPr="00963ED8">
        <w:rPr>
          <w:lang w:val="es-CO"/>
          <w:rPrChange w:id="4837" w:author="Massiel Nayibe Moreno Ladino" w:date="2025-01-15T13:02:00Z" w16du:dateUtc="2025-01-15T18:02:00Z">
            <w:rPr/>
          </w:rPrChange>
        </w:rPr>
        <w:t xml:space="preserve">pueden </w:t>
      </w:r>
      <w:r w:rsidRPr="00963ED8">
        <w:rPr>
          <w:lang w:val="es-CO"/>
          <w:rPrChange w:id="4838" w:author="Massiel Nayibe Moreno Ladino" w:date="2025-01-15T13:02:00Z" w16du:dateUtc="2025-01-15T18:02:00Z">
            <w:rPr/>
          </w:rPrChange>
        </w:rPr>
        <w:t xml:space="preserve">abonarse directamente cuando se devengan, como </w:t>
      </w:r>
      <w:r w:rsidR="00F85650" w:rsidRPr="00963ED8">
        <w:rPr>
          <w:lang w:val="es-CO"/>
          <w:rPrChange w:id="4839" w:author="Massiel Nayibe Moreno Ladino" w:date="2025-01-15T13:02:00Z" w16du:dateUtc="2025-01-15T18:02:00Z">
            <w:rPr/>
          </w:rPrChange>
        </w:rPr>
        <w:t xml:space="preserve">las prestaciones </w:t>
      </w:r>
      <w:r w:rsidRPr="00963ED8">
        <w:rPr>
          <w:lang w:val="es-CO"/>
          <w:rPrChange w:id="4840" w:author="Massiel Nayibe Moreno Ladino" w:date="2025-01-15T13:02:00Z" w16du:dateUtc="2025-01-15T18:02:00Z">
            <w:rPr/>
          </w:rPrChange>
        </w:rPr>
        <w:t>sanitarias</w:t>
      </w:r>
      <w:r w:rsidR="00503AA8" w:rsidRPr="00963ED8">
        <w:rPr>
          <w:lang w:val="es-CO"/>
          <w:rPrChange w:id="4841" w:author="Massiel Nayibe Moreno Ladino" w:date="2025-01-15T13:02:00Z" w16du:dateUtc="2025-01-15T18:02:00Z">
            <w:rPr/>
          </w:rPrChange>
        </w:rPr>
        <w:t xml:space="preserve">, por lo que </w:t>
      </w:r>
      <w:r w:rsidRPr="00963ED8">
        <w:rPr>
          <w:lang w:val="es-CO"/>
          <w:rPrChange w:id="4842" w:author="Massiel Nayibe Moreno Ladino" w:date="2025-01-15T13:02:00Z" w16du:dateUtc="2025-01-15T18:02:00Z">
            <w:rPr/>
          </w:rPrChange>
        </w:rPr>
        <w:t>deben registrarse como gasto directamente en el periodo en que se devengan y abonan</w:t>
      </w:r>
      <w:r w:rsidR="000D3FA3" w:rsidRPr="00963ED8">
        <w:rPr>
          <w:lang w:val="es-CO"/>
          <w:rPrChange w:id="4843" w:author="Massiel Nayibe Moreno Ladino" w:date="2025-01-15T13:02:00Z" w16du:dateUtc="2025-01-15T18:02:00Z">
            <w:rPr/>
          </w:rPrChange>
        </w:rPr>
        <w:t>.</w:t>
      </w:r>
      <w:bookmarkEnd w:id="4835"/>
      <w:r w:rsidR="000D3FA3" w:rsidRPr="00963ED8">
        <w:rPr>
          <w:lang w:val="es-CO"/>
          <w:rPrChange w:id="4844" w:author="Massiel Nayibe Moreno Ladino" w:date="2025-01-15T13:02:00Z" w16du:dateUtc="2025-01-15T18:02:00Z">
            <w:rPr/>
          </w:rPrChange>
        </w:rPr>
        <w:t xml:space="preserve"> </w:t>
      </w:r>
    </w:p>
    <w:p w14:paraId="30264A89" w14:textId="77777777" w:rsidR="00441859" w:rsidRPr="00963ED8" w:rsidRDefault="00DE7F5C">
      <w:pPr>
        <w:spacing w:after="120" w:line="360" w:lineRule="auto"/>
        <w:jc w:val="both"/>
        <w:rPr>
          <w:rFonts w:cs="Times New Roman"/>
          <w:lang w:val="es-CO"/>
          <w:rPrChange w:id="4845" w:author="Massiel Nayibe Moreno Ladino" w:date="2025-01-15T13:02:00Z" w16du:dateUtc="2025-01-15T18:02:00Z">
            <w:rPr>
              <w:rFonts w:cs="Times New Roman"/>
            </w:rPr>
          </w:rPrChange>
        </w:rPr>
      </w:pPr>
      <w:bookmarkStart w:id="4846" w:name="_Toc26542563"/>
      <w:r w:rsidRPr="00963ED8">
        <w:rPr>
          <w:rFonts w:cs="Times New Roman"/>
          <w:lang w:val="es-CO"/>
          <w:rPrChange w:id="4847" w:author="Massiel Nayibe Moreno Ladino" w:date="2025-01-15T13:02:00Z" w16du:dateUtc="2025-01-15T18:02:00Z">
            <w:rPr>
              <w:rFonts w:cs="Times New Roman"/>
            </w:rPr>
          </w:rPrChange>
        </w:rPr>
        <w:t xml:space="preserve">Otras prestaciones, como vacaciones anuales, primas, indemnizaciones por despido, etc., se devengan con el tiempo y sólo se abonarán en una fecha posterior, tal y como se define en la política antes mencionada. A fin de reflejar el compromiso futuro de pago, así como la correcta asignación del gasto a los proyectos, este tipo de prestaciones se devengarán trimestralmente en los libros. El importe devengado trimestralmente se calculará y registrará como gasto y, dado que no se desembolsarán realmente fondos hasta que se pague la prestación en el futuro, deberá establecerse un pasivo compensatorio en el balance. Cuando finalmente se abone la prestación, el pago compensará la cuenta de pasivo. </w:t>
      </w:r>
    </w:p>
    <w:p w14:paraId="48062BDB" w14:textId="77777777" w:rsidR="00441859" w:rsidRPr="00963ED8" w:rsidRDefault="00DE7F5C">
      <w:pPr>
        <w:spacing w:before="240" w:line="360" w:lineRule="auto"/>
        <w:jc w:val="both"/>
        <w:rPr>
          <w:lang w:val="es-CO"/>
          <w:rPrChange w:id="4848" w:author="Massiel Nayibe Moreno Ladino" w:date="2025-01-15T13:02:00Z" w16du:dateUtc="2025-01-15T18:02:00Z">
            <w:rPr/>
          </w:rPrChange>
        </w:rPr>
      </w:pPr>
      <w:r w:rsidRPr="00963ED8">
        <w:rPr>
          <w:rFonts w:cs="Times New Roman"/>
          <w:lang w:val="es-CO"/>
          <w:rPrChange w:id="4849" w:author="Massiel Nayibe Moreno Ladino" w:date="2025-01-15T13:02:00Z" w16du:dateUtc="2025-01-15T18:02:00Z">
            <w:rPr>
              <w:rFonts w:cs="Times New Roman"/>
            </w:rPr>
          </w:rPrChange>
        </w:rPr>
        <w:t xml:space="preserve">El director financiero de la oficina de contratación debe asegurarse de que las acumulaciones de prestaciones están bien documentadas, ya que estas acumulaciones pueden arrastrarse durante un largo periodo de tiempo. Las vacaciones acumuladas deben coincidir con los totales del sistema de control horario Replicon para cada empleado . </w:t>
      </w:r>
      <w:bookmarkStart w:id="4850" w:name="_Toc26542564"/>
      <w:bookmarkEnd w:id="4846"/>
      <w:bookmarkEnd w:id="4850"/>
    </w:p>
    <w:p w14:paraId="2FCD5257" w14:textId="77777777" w:rsidR="00441859" w:rsidRPr="00963ED8" w:rsidRDefault="00DE7F5C">
      <w:pPr>
        <w:spacing w:before="240" w:line="360" w:lineRule="auto"/>
        <w:jc w:val="both"/>
        <w:rPr>
          <w:lang w:val="es-CO"/>
          <w:rPrChange w:id="4851" w:author="Massiel Nayibe Moreno Ladino" w:date="2025-01-15T13:02:00Z" w16du:dateUtc="2025-01-15T18:02:00Z">
            <w:rPr/>
          </w:rPrChange>
        </w:rPr>
      </w:pPr>
      <w:r w:rsidRPr="00963ED8">
        <w:rPr>
          <w:lang w:val="es-CO"/>
          <w:rPrChange w:id="4852" w:author="Massiel Nayibe Moreno Ladino" w:date="2025-01-15T13:02:00Z" w16du:dateUtc="2025-01-15T18:02:00Z">
            <w:rPr/>
          </w:rPrChange>
        </w:rPr>
        <w:t>Las prestaciones previstas en este apartado no formarán parte del salario, tal y como establece el artículo 128 del Código Sustantivo del Trabajo.</w:t>
      </w:r>
    </w:p>
    <w:p w14:paraId="72DCAF04" w14:textId="77777777" w:rsidR="00441859" w:rsidRPr="00963ED8" w:rsidRDefault="00DE7F5C">
      <w:pPr>
        <w:pStyle w:val="Ttulo3"/>
        <w:rPr>
          <w:rStyle w:val="Ttulo3Car"/>
          <w:b/>
          <w:bCs/>
          <w:lang w:val="es-CO"/>
          <w:rPrChange w:id="4853" w:author="Massiel Nayibe Moreno Ladino" w:date="2025-01-15T13:02:00Z" w16du:dateUtc="2025-01-15T18:02:00Z">
            <w:rPr>
              <w:rStyle w:val="Ttulo3Car"/>
              <w:b/>
              <w:bCs/>
            </w:rPr>
          </w:rPrChange>
        </w:rPr>
      </w:pPr>
      <w:bookmarkStart w:id="4854" w:name="_Toc184806906"/>
      <w:bookmarkStart w:id="4855" w:name="_Toc185435433"/>
      <w:r w:rsidRPr="00963ED8">
        <w:rPr>
          <w:rStyle w:val="Ttulo3Car"/>
          <w:b/>
          <w:bCs/>
          <w:lang w:val="es-CO"/>
          <w:rPrChange w:id="4856" w:author="Massiel Nayibe Moreno Ladino" w:date="2025-01-15T13:02:00Z" w16du:dateUtc="2025-01-15T18:02:00Z">
            <w:rPr>
              <w:rStyle w:val="Ttulo3Car"/>
              <w:b/>
              <w:bCs/>
            </w:rPr>
          </w:rPrChange>
        </w:rPr>
        <w:t>10.8.1 Presentación de las acumulaciones trimestrales de prestaciones</w:t>
      </w:r>
      <w:bookmarkEnd w:id="4854"/>
      <w:bookmarkEnd w:id="4855"/>
    </w:p>
    <w:p w14:paraId="17331D5F" w14:textId="77777777" w:rsidR="00441859" w:rsidRPr="00963ED8" w:rsidRDefault="00DE7F5C">
      <w:pPr>
        <w:spacing w:after="120" w:line="360" w:lineRule="auto"/>
        <w:jc w:val="both"/>
        <w:rPr>
          <w:rFonts w:cs="Times New Roman"/>
          <w:lang w:val="es-CO"/>
          <w:rPrChange w:id="4857" w:author="Massiel Nayibe Moreno Ladino" w:date="2025-01-15T13:02:00Z" w16du:dateUtc="2025-01-15T18:02:00Z">
            <w:rPr>
              <w:rFonts w:cs="Times New Roman"/>
            </w:rPr>
          </w:rPrChange>
        </w:rPr>
      </w:pPr>
      <w:r w:rsidRPr="00963ED8">
        <w:rPr>
          <w:rFonts w:cs="Times New Roman"/>
          <w:lang w:val="es-CO"/>
          <w:rPrChange w:id="4858" w:author="Massiel Nayibe Moreno Ladino" w:date="2025-01-15T13:02:00Z" w16du:dateUtc="2025-01-15T18:02:00Z">
            <w:rPr>
              <w:rFonts w:cs="Times New Roman"/>
            </w:rPr>
          </w:rPrChange>
        </w:rPr>
        <w:t xml:space="preserve">Cada trimestre, el responsable de </w:t>
      </w:r>
      <w:r w:rsidR="00474C06" w:rsidRPr="00963ED8">
        <w:rPr>
          <w:rFonts w:cs="Times New Roman"/>
          <w:lang w:val="es-CO"/>
          <w:rPrChange w:id="4859" w:author="Massiel Nayibe Moreno Ladino" w:date="2025-01-15T13:02:00Z" w16du:dateUtc="2025-01-15T18:02:00Z">
            <w:rPr>
              <w:rFonts w:cs="Times New Roman"/>
            </w:rPr>
          </w:rPrChange>
        </w:rPr>
        <w:t xml:space="preserve">finanzas </w:t>
      </w:r>
      <w:r w:rsidRPr="00963ED8">
        <w:rPr>
          <w:rFonts w:cs="Times New Roman"/>
          <w:lang w:val="es-CO"/>
          <w:rPrChange w:id="4860" w:author="Massiel Nayibe Moreno Ladino" w:date="2025-01-15T13:02:00Z" w16du:dateUtc="2025-01-15T18:02:00Z">
            <w:rPr>
              <w:rFonts w:cs="Times New Roman"/>
            </w:rPr>
          </w:rPrChange>
        </w:rPr>
        <w:t xml:space="preserve">de la oficina administrativa se encarga de enviar por correo electrónico </w:t>
      </w:r>
      <w:r>
        <w:fldChar w:fldCharType="begin"/>
      </w:r>
      <w:r w:rsidRPr="00963ED8">
        <w:rPr>
          <w:lang w:val="es-CO"/>
          <w:rPrChange w:id="4861" w:author="Massiel Nayibe Moreno Ladino" w:date="2025-01-15T13:02:00Z" w16du:dateUtc="2025-01-15T18:02:00Z">
            <w:rPr/>
          </w:rPrChange>
        </w:rPr>
        <w:instrText>HYPERLINK "mailto:FOandSubReport@partners.net"</w:instrText>
      </w:r>
      <w:r>
        <w:fldChar w:fldCharType="separate"/>
      </w:r>
      <w:r w:rsidRPr="00963ED8">
        <w:rPr>
          <w:rStyle w:val="Hipervnculo"/>
          <w:rFonts w:cs="Times New Roman"/>
          <w:lang w:val="es-CO"/>
          <w:rPrChange w:id="4862" w:author="Massiel Nayibe Moreno Ladino" w:date="2025-01-15T13:02:00Z" w16du:dateUtc="2025-01-15T18:02:00Z">
            <w:rPr>
              <w:rStyle w:val="Hipervnculo"/>
              <w:rFonts w:cs="Times New Roman"/>
            </w:rPr>
          </w:rPrChange>
        </w:rPr>
        <w:t>a FOandSubReport@partners.net</w:t>
      </w:r>
      <w:r>
        <w:fldChar w:fldCharType="end"/>
      </w:r>
      <w:r w:rsidRPr="00963ED8">
        <w:rPr>
          <w:rFonts w:cs="Times New Roman"/>
          <w:lang w:val="es-CO"/>
          <w:rPrChange w:id="4863" w:author="Massiel Nayibe Moreno Ladino" w:date="2025-01-15T13:02:00Z" w16du:dateUtc="2025-01-15T18:02:00Z">
            <w:rPr>
              <w:rFonts w:cs="Times New Roman"/>
            </w:rPr>
          </w:rPrChange>
        </w:rPr>
        <w:t xml:space="preserve"> los nuevos importes devengados. A continuación se indican las fechas límite para la presentación trimestral, junto con la documentación requerida:</w:t>
      </w:r>
    </w:p>
    <w:p w14:paraId="1EFA952A" w14:textId="77777777" w:rsidR="00441859" w:rsidRPr="00963ED8" w:rsidRDefault="00DE7F5C">
      <w:pPr>
        <w:pStyle w:val="Prrafodelista"/>
        <w:numPr>
          <w:ilvl w:val="0"/>
          <w:numId w:val="173"/>
        </w:numPr>
        <w:spacing w:after="120" w:line="360" w:lineRule="auto"/>
        <w:jc w:val="both"/>
        <w:rPr>
          <w:rFonts w:cs="Times New Roman"/>
          <w:lang w:val="es-CO"/>
          <w:rPrChange w:id="4864" w:author="Massiel Nayibe Moreno Ladino" w:date="2025-01-15T13:02:00Z" w16du:dateUtc="2025-01-15T18:02:00Z">
            <w:rPr>
              <w:rFonts w:cs="Times New Roman"/>
            </w:rPr>
          </w:rPrChange>
        </w:rPr>
      </w:pPr>
      <w:r w:rsidRPr="00963ED8">
        <w:rPr>
          <w:rFonts w:cs="Times New Roman"/>
          <w:lang w:val="es-CO"/>
          <w:rPrChange w:id="4865" w:author="Massiel Nayibe Moreno Ladino" w:date="2025-01-15T13:02:00Z" w16du:dateUtc="2025-01-15T18:02:00Z">
            <w:rPr>
              <w:rFonts w:cs="Times New Roman"/>
            </w:rPr>
          </w:rPrChange>
        </w:rPr>
        <w:t xml:space="preserve">De enero a marzo Devengos </w:t>
      </w:r>
      <w:r w:rsidRPr="00963ED8">
        <w:rPr>
          <w:rFonts w:cs="Times New Roman"/>
          <w:i/>
          <w:iCs/>
          <w:lang w:val="es-CO"/>
          <w:rPrChange w:id="4866" w:author="Massiel Nayibe Moreno Ladino" w:date="2025-01-15T13:02:00Z" w16du:dateUtc="2025-01-15T18:02:00Z">
            <w:rPr>
              <w:rFonts w:cs="Times New Roman"/>
              <w:i/>
              <w:iCs/>
            </w:rPr>
          </w:rPrChange>
        </w:rPr>
        <w:t>estimados</w:t>
      </w:r>
      <w:r w:rsidRPr="00963ED8">
        <w:rPr>
          <w:rFonts w:cs="Times New Roman"/>
          <w:lang w:val="es-CO"/>
          <w:rPrChange w:id="4867" w:author="Massiel Nayibe Moreno Ladino" w:date="2025-01-15T13:02:00Z" w16du:dateUtc="2025-01-15T18:02:00Z">
            <w:rPr>
              <w:rFonts w:cs="Times New Roman"/>
            </w:rPr>
          </w:rPrChange>
        </w:rPr>
        <w:t>:</w:t>
      </w:r>
    </w:p>
    <w:p w14:paraId="0E3922F5" w14:textId="77777777" w:rsidR="00441859" w:rsidRDefault="00DE7F5C">
      <w:pPr>
        <w:pStyle w:val="Prrafodelista"/>
        <w:numPr>
          <w:ilvl w:val="1"/>
          <w:numId w:val="173"/>
        </w:numPr>
        <w:spacing w:after="120" w:line="360" w:lineRule="auto"/>
        <w:jc w:val="both"/>
        <w:rPr>
          <w:rFonts w:cs="Times New Roman"/>
        </w:rPr>
      </w:pPr>
      <w:r w:rsidRPr="00601E1A">
        <w:rPr>
          <w:rFonts w:cs="Times New Roman"/>
          <w:u w:val="single"/>
        </w:rPr>
        <w:t xml:space="preserve">Fecha límite: </w:t>
      </w:r>
      <w:r w:rsidRPr="00B04363">
        <w:rPr>
          <w:rFonts w:cs="Times New Roman"/>
        </w:rPr>
        <w:t>15 de abril</w:t>
      </w:r>
    </w:p>
    <w:p w14:paraId="40FEDB68" w14:textId="77777777" w:rsidR="00441859" w:rsidRPr="00963ED8" w:rsidRDefault="00DE7F5C">
      <w:pPr>
        <w:pStyle w:val="Prrafodelista"/>
        <w:numPr>
          <w:ilvl w:val="1"/>
          <w:numId w:val="173"/>
        </w:numPr>
        <w:spacing w:after="120" w:line="360" w:lineRule="auto"/>
        <w:jc w:val="both"/>
        <w:rPr>
          <w:rFonts w:cs="Times New Roman"/>
          <w:lang w:val="es-CO"/>
          <w:rPrChange w:id="4868" w:author="Massiel Nayibe Moreno Ladino" w:date="2025-01-15T13:02:00Z" w16du:dateUtc="2025-01-15T18:02:00Z">
            <w:rPr>
              <w:rFonts w:cs="Times New Roman"/>
            </w:rPr>
          </w:rPrChange>
        </w:rPr>
      </w:pPr>
      <w:r w:rsidRPr="00963ED8">
        <w:rPr>
          <w:rFonts w:cs="Times New Roman"/>
          <w:u w:val="single"/>
          <w:lang w:val="es-CO"/>
          <w:rPrChange w:id="4869" w:author="Massiel Nayibe Moreno Ladino" w:date="2025-01-15T13:02:00Z" w16du:dateUtc="2025-01-15T18:02:00Z">
            <w:rPr>
              <w:rFonts w:cs="Times New Roman"/>
              <w:u w:val="single"/>
            </w:rPr>
          </w:rPrChange>
        </w:rPr>
        <w:t>Documentación:</w:t>
      </w:r>
      <w:r w:rsidRPr="00963ED8">
        <w:rPr>
          <w:rFonts w:cs="Times New Roman"/>
          <w:lang w:val="es-CO"/>
          <w:rPrChange w:id="4870" w:author="Massiel Nayibe Moreno Ladino" w:date="2025-01-15T13:02:00Z" w16du:dateUtc="2025-01-15T18:02:00Z">
            <w:rPr>
              <w:rFonts w:cs="Times New Roman"/>
            </w:rPr>
          </w:rPrChange>
        </w:rPr>
        <w:t xml:space="preserve"> Correo electrónico con estimaciones, no se requiere documentación justificativa formal (pero se recomienda utilizar la plantilla de devengo de prestaciones para obtener estimaciones). </w:t>
      </w:r>
    </w:p>
    <w:p w14:paraId="0C340CC9" w14:textId="77777777" w:rsidR="00441859" w:rsidRPr="00963ED8" w:rsidRDefault="00DE7F5C">
      <w:pPr>
        <w:pStyle w:val="Prrafodelista"/>
        <w:numPr>
          <w:ilvl w:val="0"/>
          <w:numId w:val="173"/>
        </w:numPr>
        <w:spacing w:after="120" w:line="360" w:lineRule="auto"/>
        <w:jc w:val="both"/>
        <w:rPr>
          <w:rFonts w:cs="Times New Roman"/>
          <w:lang w:val="es-CO"/>
          <w:rPrChange w:id="4871" w:author="Massiel Nayibe Moreno Ladino" w:date="2025-01-15T13:02:00Z" w16du:dateUtc="2025-01-15T18:02:00Z">
            <w:rPr>
              <w:rFonts w:cs="Times New Roman"/>
            </w:rPr>
          </w:rPrChange>
        </w:rPr>
      </w:pPr>
      <w:r w:rsidRPr="00963ED8">
        <w:rPr>
          <w:rFonts w:cs="Times New Roman"/>
          <w:lang w:val="es-CO"/>
          <w:rPrChange w:id="4872" w:author="Massiel Nayibe Moreno Ladino" w:date="2025-01-15T13:02:00Z" w16du:dateUtc="2025-01-15T18:02:00Z">
            <w:rPr>
              <w:rFonts w:cs="Times New Roman"/>
            </w:rPr>
          </w:rPrChange>
        </w:rPr>
        <w:lastRenderedPageBreak/>
        <w:t xml:space="preserve">De abril a junio Devengos </w:t>
      </w:r>
      <w:r w:rsidRPr="00963ED8">
        <w:rPr>
          <w:rFonts w:cs="Times New Roman"/>
          <w:i/>
          <w:iCs/>
          <w:lang w:val="es-CO"/>
          <w:rPrChange w:id="4873" w:author="Massiel Nayibe Moreno Ladino" w:date="2025-01-15T13:02:00Z" w16du:dateUtc="2025-01-15T18:02:00Z">
            <w:rPr>
              <w:rFonts w:cs="Times New Roman"/>
              <w:i/>
              <w:iCs/>
            </w:rPr>
          </w:rPrChange>
        </w:rPr>
        <w:t>estimados</w:t>
      </w:r>
      <w:r w:rsidRPr="00963ED8">
        <w:rPr>
          <w:rFonts w:cs="Times New Roman"/>
          <w:lang w:val="es-CO"/>
          <w:rPrChange w:id="4874" w:author="Massiel Nayibe Moreno Ladino" w:date="2025-01-15T13:02:00Z" w16du:dateUtc="2025-01-15T18:02:00Z">
            <w:rPr>
              <w:rFonts w:cs="Times New Roman"/>
            </w:rPr>
          </w:rPrChange>
        </w:rPr>
        <w:t>:</w:t>
      </w:r>
    </w:p>
    <w:p w14:paraId="43DB32FE" w14:textId="77777777" w:rsidR="00441859" w:rsidRDefault="00DE7F5C">
      <w:pPr>
        <w:pStyle w:val="Prrafodelista"/>
        <w:numPr>
          <w:ilvl w:val="1"/>
          <w:numId w:val="173"/>
        </w:numPr>
        <w:spacing w:after="120" w:line="360" w:lineRule="auto"/>
        <w:jc w:val="both"/>
        <w:rPr>
          <w:rFonts w:cs="Times New Roman"/>
        </w:rPr>
      </w:pPr>
      <w:r w:rsidRPr="00601E1A">
        <w:rPr>
          <w:rFonts w:cs="Times New Roman"/>
          <w:u w:val="single"/>
        </w:rPr>
        <w:t xml:space="preserve">Fecha límite: </w:t>
      </w:r>
      <w:r w:rsidRPr="0072414A">
        <w:rPr>
          <w:rFonts w:cs="Times New Roman"/>
        </w:rPr>
        <w:t xml:space="preserve">15 de </w:t>
      </w:r>
      <w:r>
        <w:rPr>
          <w:rFonts w:cs="Times New Roman"/>
        </w:rPr>
        <w:t>julio</w:t>
      </w:r>
    </w:p>
    <w:p w14:paraId="4B40080C" w14:textId="77777777" w:rsidR="00441859" w:rsidRPr="00963ED8" w:rsidRDefault="00DE7F5C">
      <w:pPr>
        <w:pStyle w:val="Prrafodelista"/>
        <w:numPr>
          <w:ilvl w:val="1"/>
          <w:numId w:val="173"/>
        </w:numPr>
        <w:spacing w:after="120" w:line="360" w:lineRule="auto"/>
        <w:jc w:val="both"/>
        <w:rPr>
          <w:rFonts w:cs="Times New Roman"/>
          <w:lang w:val="es-CO"/>
          <w:rPrChange w:id="4875" w:author="Massiel Nayibe Moreno Ladino" w:date="2025-01-15T13:02:00Z" w16du:dateUtc="2025-01-15T18:02:00Z">
            <w:rPr>
              <w:rFonts w:cs="Times New Roman"/>
            </w:rPr>
          </w:rPrChange>
        </w:rPr>
      </w:pPr>
      <w:r w:rsidRPr="00963ED8">
        <w:rPr>
          <w:rFonts w:cs="Times New Roman"/>
          <w:u w:val="single"/>
          <w:lang w:val="es-CO"/>
          <w:rPrChange w:id="4876" w:author="Massiel Nayibe Moreno Ladino" w:date="2025-01-15T13:02:00Z" w16du:dateUtc="2025-01-15T18:02:00Z">
            <w:rPr>
              <w:rFonts w:cs="Times New Roman"/>
              <w:u w:val="single"/>
            </w:rPr>
          </w:rPrChange>
        </w:rPr>
        <w:t>Documentación:</w:t>
      </w:r>
      <w:r w:rsidRPr="00963ED8">
        <w:rPr>
          <w:rFonts w:cs="Times New Roman"/>
          <w:lang w:val="es-CO"/>
          <w:rPrChange w:id="4877" w:author="Massiel Nayibe Moreno Ladino" w:date="2025-01-15T13:02:00Z" w16du:dateUtc="2025-01-15T18:02:00Z">
            <w:rPr>
              <w:rFonts w:cs="Times New Roman"/>
            </w:rPr>
          </w:rPrChange>
        </w:rPr>
        <w:t xml:space="preserve"> Correo electrónico con estimaciones, no se requiere documentación justificativa formal (pero se recomienda utilizar la plantilla de devengo de prestaciones para obtener estimaciones). </w:t>
      </w:r>
    </w:p>
    <w:p w14:paraId="7281A307" w14:textId="77777777" w:rsidR="00441859" w:rsidRPr="00963ED8" w:rsidRDefault="00DE7F5C">
      <w:pPr>
        <w:pStyle w:val="Prrafodelista"/>
        <w:numPr>
          <w:ilvl w:val="0"/>
          <w:numId w:val="173"/>
        </w:numPr>
        <w:spacing w:after="120" w:line="360" w:lineRule="auto"/>
        <w:jc w:val="both"/>
        <w:rPr>
          <w:rFonts w:cs="Times New Roman"/>
          <w:lang w:val="es-CO"/>
          <w:rPrChange w:id="4878" w:author="Massiel Nayibe Moreno Ladino" w:date="2025-01-15T13:02:00Z" w16du:dateUtc="2025-01-15T18:02:00Z">
            <w:rPr>
              <w:rFonts w:cs="Times New Roman"/>
            </w:rPr>
          </w:rPrChange>
        </w:rPr>
      </w:pPr>
      <w:r w:rsidRPr="00963ED8">
        <w:rPr>
          <w:rFonts w:cs="Times New Roman"/>
          <w:lang w:val="es-CO"/>
          <w:rPrChange w:id="4879" w:author="Massiel Nayibe Moreno Ladino" w:date="2025-01-15T13:02:00Z" w16du:dateUtc="2025-01-15T18:02:00Z">
            <w:rPr>
              <w:rFonts w:cs="Times New Roman"/>
            </w:rPr>
          </w:rPrChange>
        </w:rPr>
        <w:t>De julio a septiembre Devengos estim</w:t>
      </w:r>
      <w:r w:rsidRPr="00963ED8">
        <w:rPr>
          <w:rFonts w:cs="Times New Roman"/>
          <w:i/>
          <w:iCs/>
          <w:lang w:val="es-CO"/>
          <w:rPrChange w:id="4880" w:author="Massiel Nayibe Moreno Ladino" w:date="2025-01-15T13:02:00Z" w16du:dateUtc="2025-01-15T18:02:00Z">
            <w:rPr>
              <w:rFonts w:cs="Times New Roman"/>
              <w:i/>
              <w:iCs/>
            </w:rPr>
          </w:rPrChange>
        </w:rPr>
        <w:t>ados</w:t>
      </w:r>
      <w:r w:rsidRPr="00963ED8">
        <w:rPr>
          <w:rFonts w:cs="Times New Roman"/>
          <w:lang w:val="es-CO"/>
          <w:rPrChange w:id="4881" w:author="Massiel Nayibe Moreno Ladino" w:date="2025-01-15T13:02:00Z" w16du:dateUtc="2025-01-15T18:02:00Z">
            <w:rPr>
              <w:rFonts w:cs="Times New Roman"/>
            </w:rPr>
          </w:rPrChange>
        </w:rPr>
        <w:t>:</w:t>
      </w:r>
    </w:p>
    <w:p w14:paraId="7258283E" w14:textId="77777777" w:rsidR="00441859" w:rsidRDefault="00DE7F5C">
      <w:pPr>
        <w:pStyle w:val="Prrafodelista"/>
        <w:numPr>
          <w:ilvl w:val="1"/>
          <w:numId w:val="173"/>
        </w:numPr>
        <w:spacing w:after="120" w:line="360" w:lineRule="auto"/>
        <w:jc w:val="both"/>
        <w:rPr>
          <w:rFonts w:cs="Times New Roman"/>
        </w:rPr>
      </w:pPr>
      <w:r w:rsidRPr="00601E1A">
        <w:rPr>
          <w:rFonts w:cs="Times New Roman"/>
          <w:u w:val="single"/>
        </w:rPr>
        <w:t xml:space="preserve">Fecha límite: </w:t>
      </w:r>
      <w:r w:rsidRPr="0072414A">
        <w:rPr>
          <w:rFonts w:cs="Times New Roman"/>
        </w:rPr>
        <w:t xml:space="preserve">15 de </w:t>
      </w:r>
      <w:r>
        <w:rPr>
          <w:rFonts w:cs="Times New Roman"/>
        </w:rPr>
        <w:t>octubre</w:t>
      </w:r>
    </w:p>
    <w:p w14:paraId="3B0CD786" w14:textId="77777777" w:rsidR="00441859" w:rsidRPr="00963ED8" w:rsidRDefault="00DE7F5C">
      <w:pPr>
        <w:pStyle w:val="Prrafodelista"/>
        <w:numPr>
          <w:ilvl w:val="1"/>
          <w:numId w:val="173"/>
        </w:numPr>
        <w:spacing w:after="120" w:line="360" w:lineRule="auto"/>
        <w:jc w:val="both"/>
        <w:rPr>
          <w:rFonts w:cs="Times New Roman"/>
          <w:lang w:val="es-CO"/>
          <w:rPrChange w:id="4882" w:author="Massiel Nayibe Moreno Ladino" w:date="2025-01-15T13:02:00Z" w16du:dateUtc="2025-01-15T18:02:00Z">
            <w:rPr>
              <w:rFonts w:cs="Times New Roman"/>
            </w:rPr>
          </w:rPrChange>
        </w:rPr>
      </w:pPr>
      <w:r w:rsidRPr="00963ED8">
        <w:rPr>
          <w:rFonts w:cs="Times New Roman"/>
          <w:u w:val="single"/>
          <w:lang w:val="es-CO"/>
          <w:rPrChange w:id="4883" w:author="Massiel Nayibe Moreno Ladino" w:date="2025-01-15T13:02:00Z" w16du:dateUtc="2025-01-15T18:02:00Z">
            <w:rPr>
              <w:rFonts w:cs="Times New Roman"/>
              <w:u w:val="single"/>
            </w:rPr>
          </w:rPrChange>
        </w:rPr>
        <w:t>Documentación:</w:t>
      </w:r>
      <w:r w:rsidRPr="00963ED8">
        <w:rPr>
          <w:rFonts w:cs="Times New Roman"/>
          <w:lang w:val="es-CO"/>
          <w:rPrChange w:id="4884" w:author="Massiel Nayibe Moreno Ladino" w:date="2025-01-15T13:02:00Z" w16du:dateUtc="2025-01-15T18:02:00Z">
            <w:rPr>
              <w:rFonts w:cs="Times New Roman"/>
            </w:rPr>
          </w:rPrChange>
        </w:rPr>
        <w:t xml:space="preserve"> Correo electrónico con estimaciones, no se requiere documentación justificativa formal (pero se recomienda utilizar la plantilla de devengo de prestaciones para obtener estimaciones). </w:t>
      </w:r>
    </w:p>
    <w:p w14:paraId="76B4F30A" w14:textId="77777777" w:rsidR="00441859" w:rsidRPr="00963ED8" w:rsidRDefault="00DE7F5C">
      <w:pPr>
        <w:pStyle w:val="Prrafodelista"/>
        <w:numPr>
          <w:ilvl w:val="0"/>
          <w:numId w:val="173"/>
        </w:numPr>
        <w:spacing w:after="120" w:line="360" w:lineRule="auto"/>
        <w:jc w:val="both"/>
        <w:rPr>
          <w:rFonts w:cs="Times New Roman"/>
          <w:lang w:val="es-CO"/>
          <w:rPrChange w:id="4885" w:author="Massiel Nayibe Moreno Ladino" w:date="2025-01-15T13:02:00Z" w16du:dateUtc="2025-01-15T18:02:00Z">
            <w:rPr>
              <w:rFonts w:cs="Times New Roman"/>
            </w:rPr>
          </w:rPrChange>
        </w:rPr>
      </w:pPr>
      <w:r w:rsidRPr="00963ED8">
        <w:rPr>
          <w:rFonts w:cs="Times New Roman"/>
          <w:lang w:val="es-CO"/>
          <w:rPrChange w:id="4886" w:author="Massiel Nayibe Moreno Ladino" w:date="2025-01-15T13:02:00Z" w16du:dateUtc="2025-01-15T18:02:00Z">
            <w:rPr>
              <w:rFonts w:cs="Times New Roman"/>
            </w:rPr>
          </w:rPrChange>
        </w:rPr>
        <w:t xml:space="preserve">De enero a diciembre Devengos </w:t>
      </w:r>
      <w:r w:rsidRPr="00963ED8">
        <w:rPr>
          <w:rFonts w:cs="Times New Roman"/>
          <w:i/>
          <w:iCs/>
          <w:lang w:val="es-CO"/>
          <w:rPrChange w:id="4887" w:author="Massiel Nayibe Moreno Ladino" w:date="2025-01-15T13:02:00Z" w16du:dateUtc="2025-01-15T18:02:00Z">
            <w:rPr>
              <w:rFonts w:cs="Times New Roman"/>
              <w:i/>
              <w:iCs/>
            </w:rPr>
          </w:rPrChange>
        </w:rPr>
        <w:t>reales</w:t>
      </w:r>
      <w:r w:rsidRPr="00963ED8">
        <w:rPr>
          <w:rFonts w:cs="Times New Roman"/>
          <w:lang w:val="es-CO"/>
          <w:rPrChange w:id="4888" w:author="Massiel Nayibe Moreno Ladino" w:date="2025-01-15T13:02:00Z" w16du:dateUtc="2025-01-15T18:02:00Z">
            <w:rPr>
              <w:rFonts w:cs="Times New Roman"/>
            </w:rPr>
          </w:rPrChange>
        </w:rPr>
        <w:t>:</w:t>
      </w:r>
    </w:p>
    <w:p w14:paraId="16DCABCA" w14:textId="77777777" w:rsidR="00441859" w:rsidRDefault="00DE7F5C">
      <w:pPr>
        <w:pStyle w:val="Prrafodelista"/>
        <w:numPr>
          <w:ilvl w:val="1"/>
          <w:numId w:val="173"/>
        </w:numPr>
        <w:spacing w:after="120" w:line="360" w:lineRule="auto"/>
        <w:jc w:val="both"/>
        <w:rPr>
          <w:rFonts w:cs="Times New Roman"/>
        </w:rPr>
      </w:pPr>
      <w:r w:rsidRPr="00601E1A">
        <w:rPr>
          <w:rFonts w:cs="Times New Roman"/>
          <w:u w:val="single"/>
        </w:rPr>
        <w:t xml:space="preserve">Fecha límite: </w:t>
      </w:r>
      <w:r w:rsidRPr="0072414A">
        <w:rPr>
          <w:rFonts w:cs="Times New Roman"/>
        </w:rPr>
        <w:t xml:space="preserve">15 de </w:t>
      </w:r>
      <w:r>
        <w:rPr>
          <w:rFonts w:cs="Times New Roman"/>
        </w:rPr>
        <w:t>enero</w:t>
      </w:r>
    </w:p>
    <w:p w14:paraId="2AB72041" w14:textId="77777777" w:rsidR="00441859" w:rsidRPr="00963ED8" w:rsidRDefault="00DE7F5C">
      <w:pPr>
        <w:spacing w:before="240" w:line="360" w:lineRule="auto"/>
        <w:jc w:val="both"/>
        <w:rPr>
          <w:lang w:val="es-CO"/>
          <w:rPrChange w:id="4889" w:author="Massiel Nayibe Moreno Ladino" w:date="2025-01-15T13:02:00Z" w16du:dateUtc="2025-01-15T18:02:00Z">
            <w:rPr/>
          </w:rPrChange>
        </w:rPr>
      </w:pPr>
      <w:r w:rsidRPr="001413C4">
        <w:rPr>
          <w:rFonts w:cs="Times New Roman"/>
          <w:u w:val="single"/>
          <w:lang w:val="es-CR"/>
          <w:rPrChange w:id="4890" w:author="Danielle Martin" w:date="2024-12-19T01:06:00Z">
            <w:rPr>
              <w:rFonts w:cs="Times New Roman"/>
              <w:u w:val="single"/>
            </w:rPr>
          </w:rPrChange>
        </w:rPr>
        <w:t>Documentación:</w:t>
      </w:r>
      <w:r w:rsidRPr="001413C4">
        <w:rPr>
          <w:rFonts w:cs="Times New Roman"/>
          <w:lang w:val="es-CR"/>
          <w:rPrChange w:id="4891" w:author="Danielle Martin" w:date="2024-12-19T01:06:00Z">
            <w:rPr>
              <w:rFonts w:cs="Times New Roman"/>
            </w:rPr>
          </w:rPrChange>
        </w:rPr>
        <w:t xml:space="preserve"> Plantilla completa de acumulación de beneficios para todo el año, basada en los números finales reales. </w:t>
      </w:r>
      <w:r w:rsidRPr="00963ED8">
        <w:rPr>
          <w:rFonts w:cs="Times New Roman"/>
          <w:lang w:val="es-CO"/>
          <w:rPrChange w:id="4892" w:author="Massiel Nayibe Moreno Ladino" w:date="2025-01-15T13:02:00Z" w16du:dateUtc="2025-01-15T18:02:00Z">
            <w:rPr>
              <w:rFonts w:cs="Times New Roman"/>
            </w:rPr>
          </w:rPrChange>
        </w:rPr>
        <w:t>Las horas de vacaciones anuales acumuladas deben coincidir con los saldos finales de vacaciones anuales de Replicon. Las plantillas de acumulación de beneficios serán proporcionadas por el Equipo de Finanzas de HO.</w:t>
      </w:r>
    </w:p>
    <w:p w14:paraId="4E5D161C" w14:textId="47F4EEA6" w:rsidR="00441859" w:rsidRPr="00963ED8" w:rsidRDefault="00DE7F5C">
      <w:pPr>
        <w:pStyle w:val="Ttulo2"/>
        <w:rPr>
          <w:lang w:val="es-CO"/>
          <w:rPrChange w:id="4893" w:author="Massiel Nayibe Moreno Ladino" w:date="2025-01-15T13:02:00Z" w16du:dateUtc="2025-01-15T18:02:00Z">
            <w:rPr/>
          </w:rPrChange>
        </w:rPr>
      </w:pPr>
      <w:bookmarkStart w:id="4894" w:name="_Toc185435434"/>
      <w:r w:rsidRPr="00963ED8">
        <w:rPr>
          <w:lang w:val="es-CO"/>
          <w:rPrChange w:id="4895" w:author="Massiel Nayibe Moreno Ladino" w:date="2025-01-15T13:02:00Z" w16du:dateUtc="2025-01-15T18:02:00Z">
            <w:rPr/>
          </w:rPrChange>
        </w:rPr>
        <w:t>10</w:t>
      </w:r>
      <w:r w:rsidR="001413C4" w:rsidRPr="00963ED8">
        <w:rPr>
          <w:lang w:val="es-CO"/>
          <w:rPrChange w:id="4896" w:author="Massiel Nayibe Moreno Ladino" w:date="2025-01-15T13:02:00Z" w16du:dateUtc="2025-01-15T18:02:00Z">
            <w:rPr/>
          </w:rPrChange>
        </w:rPr>
        <w:t>.</w:t>
      </w:r>
      <w:r w:rsidR="004F3C1F" w:rsidRPr="00963ED8">
        <w:rPr>
          <w:lang w:val="es-CO"/>
          <w:rPrChange w:id="4897" w:author="Massiel Nayibe Moreno Ladino" w:date="2025-01-15T13:02:00Z" w16du:dateUtc="2025-01-15T18:02:00Z">
            <w:rPr/>
          </w:rPrChange>
        </w:rPr>
        <w:t xml:space="preserve">9 </w:t>
      </w:r>
      <w:r w:rsidRPr="00963ED8">
        <w:rPr>
          <w:lang w:val="es-CO"/>
          <w:rPrChange w:id="4898" w:author="Massiel Nayibe Moreno Ladino" w:date="2025-01-15T13:02:00Z" w16du:dateUtc="2025-01-15T18:02:00Z">
            <w:rPr/>
          </w:rPrChange>
        </w:rPr>
        <w:t>Prestaciones sociales</w:t>
      </w:r>
      <w:bookmarkEnd w:id="4894"/>
    </w:p>
    <w:p w14:paraId="6426085C" w14:textId="77777777" w:rsidR="00441859" w:rsidRPr="00963ED8" w:rsidRDefault="00DE7F5C">
      <w:pPr>
        <w:spacing w:line="360" w:lineRule="auto"/>
        <w:jc w:val="both"/>
        <w:rPr>
          <w:lang w:val="es-CO"/>
          <w:rPrChange w:id="4899" w:author="Massiel Nayibe Moreno Ladino" w:date="2025-01-15T13:02:00Z" w16du:dateUtc="2025-01-15T18:02:00Z">
            <w:rPr/>
          </w:rPrChange>
        </w:rPr>
      </w:pPr>
      <w:r w:rsidRPr="00963ED8">
        <w:rPr>
          <w:lang w:val="es-CO"/>
          <w:rPrChange w:id="4900" w:author="Massiel Nayibe Moreno Ladino" w:date="2025-01-15T13:02:00Z" w16du:dateUtc="2025-01-15T18:02:00Z">
            <w:rPr/>
          </w:rPrChange>
        </w:rPr>
        <w:t xml:space="preserve">Los siguientes beneficios sociales serán proporcionados a todos los empleados de </w:t>
      </w:r>
      <w:r w:rsidR="00BC3E7D" w:rsidRPr="00963ED8">
        <w:rPr>
          <w:lang w:val="es-CO"/>
          <w:rPrChange w:id="4901" w:author="Massiel Nayibe Moreno Ladino" w:date="2025-01-15T13:02:00Z" w16du:dateUtc="2025-01-15T18:02:00Z">
            <w:rPr/>
          </w:rPrChange>
        </w:rPr>
        <w:t xml:space="preserve">Partners </w:t>
      </w:r>
      <w:r w:rsidR="00F3070E" w:rsidRPr="00963ED8">
        <w:rPr>
          <w:lang w:val="es-CO"/>
          <w:rPrChange w:id="4902" w:author="Massiel Nayibe Moreno Ladino" w:date="2025-01-15T13:02:00Z" w16du:dateUtc="2025-01-15T18:02:00Z">
            <w:rPr/>
          </w:rPrChange>
        </w:rPr>
        <w:t>Colombia.</w:t>
      </w:r>
    </w:p>
    <w:p w14:paraId="221BA99C" w14:textId="77777777" w:rsidR="00441859" w:rsidRPr="00963ED8" w:rsidRDefault="00DE7F5C">
      <w:pPr>
        <w:pStyle w:val="Ttulo3"/>
        <w:rPr>
          <w:lang w:val="es-CO"/>
          <w:rPrChange w:id="4903" w:author="Massiel Nayibe Moreno Ladino" w:date="2025-01-15T13:02:00Z" w16du:dateUtc="2025-01-15T18:02:00Z">
            <w:rPr/>
          </w:rPrChange>
        </w:rPr>
      </w:pPr>
      <w:bookmarkStart w:id="4904" w:name="_Toc185435435"/>
      <w:r w:rsidRPr="00963ED8">
        <w:rPr>
          <w:rStyle w:val="Ttulo3Car"/>
          <w:b/>
          <w:bCs/>
          <w:lang w:val="es-CO"/>
          <w:rPrChange w:id="4905" w:author="Massiel Nayibe Moreno Ladino" w:date="2025-01-15T13:02:00Z" w16du:dateUtc="2025-01-15T18:02:00Z">
            <w:rPr>
              <w:rStyle w:val="Ttulo3Car"/>
              <w:b/>
              <w:bCs/>
            </w:rPr>
          </w:rPrChange>
        </w:rPr>
        <w:t>10.</w:t>
      </w:r>
      <w:r w:rsidR="004F3C1F" w:rsidRPr="00963ED8">
        <w:rPr>
          <w:rStyle w:val="Ttulo3Car"/>
          <w:b/>
          <w:bCs/>
          <w:lang w:val="es-CO"/>
          <w:rPrChange w:id="4906" w:author="Massiel Nayibe Moreno Ladino" w:date="2025-01-15T13:02:00Z" w16du:dateUtc="2025-01-15T18:02:00Z">
            <w:rPr>
              <w:rStyle w:val="Ttulo3Car"/>
              <w:b/>
              <w:bCs/>
            </w:rPr>
          </w:rPrChange>
        </w:rPr>
        <w:t>9</w:t>
      </w:r>
      <w:r w:rsidRPr="00963ED8">
        <w:rPr>
          <w:rStyle w:val="Ttulo3Car"/>
          <w:b/>
          <w:bCs/>
          <w:lang w:val="es-CO"/>
          <w:rPrChange w:id="4907" w:author="Massiel Nayibe Moreno Ladino" w:date="2025-01-15T13:02:00Z" w16du:dateUtc="2025-01-15T18:02:00Z">
            <w:rPr>
              <w:rStyle w:val="Ttulo3Car"/>
              <w:b/>
              <w:bCs/>
            </w:rPr>
          </w:rPrChange>
        </w:rPr>
        <w:t xml:space="preserve">.1 Seguro de enfermedad </w:t>
      </w:r>
      <w:bookmarkEnd w:id="4904"/>
    </w:p>
    <w:p w14:paraId="1A4686A3" w14:textId="77777777" w:rsidR="00441859" w:rsidRPr="00963ED8" w:rsidRDefault="00DE7F5C">
      <w:pPr>
        <w:spacing w:line="360" w:lineRule="auto"/>
        <w:jc w:val="both"/>
        <w:rPr>
          <w:lang w:val="es-CO"/>
          <w:rPrChange w:id="4908" w:author="Massiel Nayibe Moreno Ladino" w:date="2025-01-15T13:02:00Z" w16du:dateUtc="2025-01-15T18:02:00Z">
            <w:rPr/>
          </w:rPrChange>
        </w:rPr>
      </w:pPr>
      <w:r w:rsidRPr="00963ED8">
        <w:rPr>
          <w:lang w:val="es-CO"/>
          <w:rPrChange w:id="4909" w:author="Massiel Nayibe Moreno Ladino" w:date="2025-01-15T13:02:00Z" w16du:dateUtc="2025-01-15T18:02:00Z">
            <w:rPr/>
          </w:rPrChange>
        </w:rPr>
        <w:t>Colombia ofrece un régimen de seguro de enfermedad universal en el que todos los ciudadanos, independientemente de su capacidad de pago, tienen derecho a un paquete completo de prestaciones sanitarias</w:t>
      </w:r>
      <w:r w:rsidR="00056A33" w:rsidRPr="00963ED8" w:rsidDel="00056A33">
        <w:rPr>
          <w:lang w:val="es-CO"/>
          <w:rPrChange w:id="4910" w:author="Massiel Nayibe Moreno Ladino" w:date="2025-01-15T13:02:00Z" w16du:dateUtc="2025-01-15T18:02:00Z">
            <w:rPr/>
          </w:rPrChange>
        </w:rPr>
        <w:t xml:space="preserve">. </w:t>
      </w:r>
    </w:p>
    <w:p w14:paraId="1EA7E133" w14:textId="77777777" w:rsidR="00441859" w:rsidRPr="00963ED8" w:rsidRDefault="00DE7F5C">
      <w:pPr>
        <w:pStyle w:val="Ttulo3"/>
        <w:rPr>
          <w:lang w:val="es-CO"/>
          <w:rPrChange w:id="4911" w:author="Massiel Nayibe Moreno Ladino" w:date="2025-01-15T13:02:00Z" w16du:dateUtc="2025-01-15T18:02:00Z">
            <w:rPr/>
          </w:rPrChange>
        </w:rPr>
      </w:pPr>
      <w:bookmarkStart w:id="4912" w:name="_Toc185435436"/>
      <w:r w:rsidRPr="00963ED8">
        <w:rPr>
          <w:rStyle w:val="Ttulo3Car"/>
          <w:b/>
          <w:bCs/>
          <w:lang w:val="es-CO"/>
          <w:rPrChange w:id="4913" w:author="Massiel Nayibe Moreno Ladino" w:date="2025-01-15T13:02:00Z" w16du:dateUtc="2025-01-15T18:02:00Z">
            <w:rPr>
              <w:rStyle w:val="Ttulo3Car"/>
              <w:b/>
              <w:bCs/>
            </w:rPr>
          </w:rPrChange>
        </w:rPr>
        <w:t>10.</w:t>
      </w:r>
      <w:r w:rsidR="004F3C1F" w:rsidRPr="00963ED8">
        <w:rPr>
          <w:rStyle w:val="Ttulo3Car"/>
          <w:b/>
          <w:bCs/>
          <w:lang w:val="es-CO"/>
          <w:rPrChange w:id="4914" w:author="Massiel Nayibe Moreno Ladino" w:date="2025-01-15T13:02:00Z" w16du:dateUtc="2025-01-15T18:02:00Z">
            <w:rPr>
              <w:rStyle w:val="Ttulo3Car"/>
              <w:b/>
              <w:bCs/>
            </w:rPr>
          </w:rPrChange>
        </w:rPr>
        <w:t>9</w:t>
      </w:r>
      <w:r w:rsidRPr="00963ED8">
        <w:rPr>
          <w:rStyle w:val="Ttulo3Car"/>
          <w:b/>
          <w:bCs/>
          <w:lang w:val="es-CO"/>
          <w:rPrChange w:id="4915" w:author="Massiel Nayibe Moreno Ladino" w:date="2025-01-15T13:02:00Z" w16du:dateUtc="2025-01-15T18:02:00Z">
            <w:rPr>
              <w:rStyle w:val="Ttulo3Car"/>
              <w:b/>
              <w:bCs/>
            </w:rPr>
          </w:rPrChange>
        </w:rPr>
        <w:t xml:space="preserve">.2 </w:t>
      </w:r>
      <w:r w:rsidR="001830E9" w:rsidRPr="00963ED8">
        <w:rPr>
          <w:rStyle w:val="Ttulo3Car"/>
          <w:b/>
          <w:bCs/>
          <w:lang w:val="es-CO"/>
          <w:rPrChange w:id="4916" w:author="Massiel Nayibe Moreno Ladino" w:date="2025-01-15T13:02:00Z" w16du:dateUtc="2025-01-15T18:02:00Z">
            <w:rPr>
              <w:rStyle w:val="Ttulo3Car"/>
              <w:b/>
              <w:bCs/>
            </w:rPr>
          </w:rPrChange>
        </w:rPr>
        <w:t>Régimen de pensiones</w:t>
      </w:r>
      <w:bookmarkEnd w:id="4912"/>
    </w:p>
    <w:p w14:paraId="29772E08" w14:textId="77777777" w:rsidR="00441859" w:rsidRPr="00963ED8" w:rsidRDefault="00DE7F5C">
      <w:pPr>
        <w:spacing w:line="360" w:lineRule="auto"/>
        <w:jc w:val="both"/>
        <w:rPr>
          <w:lang w:val="es-CO"/>
          <w:rPrChange w:id="4917" w:author="Massiel Nayibe Moreno Ladino" w:date="2025-01-15T13:02:00Z" w16du:dateUtc="2025-01-15T18:02:00Z">
            <w:rPr/>
          </w:rPrChange>
        </w:rPr>
      </w:pPr>
      <w:r w:rsidRPr="00963ED8">
        <w:rPr>
          <w:lang w:val="es-CO"/>
          <w:rPrChange w:id="4918" w:author="Massiel Nayibe Moreno Ladino" w:date="2025-01-15T13:02:00Z" w16du:dateUtc="2025-01-15T18:02:00Z">
            <w:rPr/>
          </w:rPrChange>
        </w:rPr>
        <w:t>Las pensiones en Colombia cubren la vejez, la invalidez por riesgo ordinario (es decir, no relacionada con accidente o enfermedad laboral) y la muerte.</w:t>
      </w:r>
      <w:r w:rsidR="004455B7" w:rsidRPr="00963ED8">
        <w:rPr>
          <w:lang w:val="es-CO"/>
          <w:rPrChange w:id="4919" w:author="Massiel Nayibe Moreno Ladino" w:date="2025-01-15T13:02:00Z" w16du:dateUtc="2025-01-15T18:02:00Z">
            <w:rPr/>
          </w:rPrChange>
        </w:rPr>
        <w:t xml:space="preserve"> La afiliación es obligatoria para todos los trabajadores dependientes e independientes (artículo 2, Ley 797 de 2003). </w:t>
      </w:r>
      <w:r w:rsidR="003354E1" w:rsidRPr="00963ED8">
        <w:rPr>
          <w:lang w:val="es-CO"/>
          <w:rPrChange w:id="4920" w:author="Massiel Nayibe Moreno Ladino" w:date="2025-01-15T13:02:00Z" w16du:dateUtc="2025-01-15T18:02:00Z">
            <w:rPr/>
          </w:rPrChange>
        </w:rPr>
        <w:t xml:space="preserve">Según la legislación colombiana, el empleador es responsable de un pago mensual como contribución al sistema </w:t>
      </w:r>
      <w:r w:rsidR="003354E1" w:rsidRPr="00963ED8">
        <w:rPr>
          <w:lang w:val="es-CO"/>
          <w:rPrChange w:id="4921" w:author="Massiel Nayibe Moreno Ladino" w:date="2025-01-15T13:02:00Z" w16du:dateUtc="2025-01-15T18:02:00Z">
            <w:rPr/>
          </w:rPrChange>
        </w:rPr>
        <w:lastRenderedPageBreak/>
        <w:t>general de pensiones del 12% del valor del salario base, y el empleado aportará el valor equivalente al 4% descontado de su salario mensual.</w:t>
      </w:r>
    </w:p>
    <w:p w14:paraId="2261A14B" w14:textId="77777777" w:rsidR="00EB3012" w:rsidRPr="00963ED8" w:rsidRDefault="00EB3012" w:rsidP="00F96B7D">
      <w:pPr>
        <w:spacing w:line="360" w:lineRule="auto"/>
        <w:jc w:val="both"/>
        <w:rPr>
          <w:lang w:val="es-CO"/>
          <w:rPrChange w:id="4922" w:author="Massiel Nayibe Moreno Ladino" w:date="2025-01-15T13:02:00Z" w16du:dateUtc="2025-01-15T18:02:00Z">
            <w:rPr/>
          </w:rPrChange>
        </w:rPr>
      </w:pPr>
    </w:p>
    <w:p w14:paraId="5C2DADD7" w14:textId="77777777" w:rsidR="00441859" w:rsidRPr="00963ED8" w:rsidRDefault="000C0373">
      <w:pPr>
        <w:pStyle w:val="Ttulo1"/>
        <w:spacing w:before="0"/>
        <w:rPr>
          <w:lang w:val="es-CO"/>
          <w:rPrChange w:id="4923" w:author="Massiel Nayibe Moreno Ladino" w:date="2025-01-15T13:02:00Z" w16du:dateUtc="2025-01-15T18:02:00Z">
            <w:rPr/>
          </w:rPrChange>
        </w:rPr>
      </w:pPr>
      <w:bookmarkStart w:id="4924" w:name="_Toc185435437"/>
      <w:r w:rsidRPr="00963ED8">
        <w:rPr>
          <w:lang w:val="es-CO"/>
          <w:rPrChange w:id="4925" w:author="Massiel Nayibe Moreno Ladino" w:date="2025-01-15T13:02:00Z" w16du:dateUtc="2025-01-15T18:02:00Z">
            <w:rPr/>
          </w:rPrChange>
        </w:rPr>
        <w:t>11</w:t>
      </w:r>
      <w:r w:rsidR="00DE7F5C" w:rsidRPr="00963ED8">
        <w:rPr>
          <w:lang w:val="es-CO"/>
          <w:rPrChange w:id="4926" w:author="Massiel Nayibe Moreno Ladino" w:date="2025-01-15T13:02:00Z" w16du:dateUtc="2025-01-15T18:02:00Z">
            <w:rPr/>
          </w:rPrChange>
        </w:rPr>
        <w:t>. Empleados</w:t>
      </w:r>
      <w:bookmarkEnd w:id="4924"/>
    </w:p>
    <w:p w14:paraId="5F72EF24" w14:textId="77777777" w:rsidR="00441859" w:rsidRPr="00963ED8" w:rsidRDefault="00DE7F5C">
      <w:pPr>
        <w:pStyle w:val="Ttulo2"/>
        <w:rPr>
          <w:lang w:val="es-CO"/>
          <w:rPrChange w:id="4927" w:author="Massiel Nayibe Moreno Ladino" w:date="2025-01-15T13:02:00Z" w16du:dateUtc="2025-01-15T18:02:00Z">
            <w:rPr/>
          </w:rPrChange>
        </w:rPr>
      </w:pPr>
      <w:bookmarkStart w:id="4928" w:name="_Toc185435438"/>
      <w:r w:rsidRPr="00963ED8">
        <w:rPr>
          <w:lang w:val="es-CO"/>
          <w:rPrChange w:id="4929" w:author="Massiel Nayibe Moreno Ladino" w:date="2025-01-15T13:02:00Z" w16du:dateUtc="2025-01-15T18:02:00Z">
            <w:rPr/>
          </w:rPrChange>
        </w:rPr>
        <w:t>11</w:t>
      </w:r>
      <w:r w:rsidR="000D3FA3" w:rsidRPr="00963ED8">
        <w:rPr>
          <w:lang w:val="es-CO"/>
          <w:rPrChange w:id="4930" w:author="Massiel Nayibe Moreno Ladino" w:date="2025-01-15T13:02:00Z" w16du:dateUtc="2025-01-15T18:02:00Z">
            <w:rPr/>
          </w:rPrChange>
        </w:rPr>
        <w:t>.</w:t>
      </w:r>
      <w:r w:rsidR="006F19A4" w:rsidRPr="00963ED8">
        <w:rPr>
          <w:lang w:val="es-CO"/>
          <w:rPrChange w:id="4931" w:author="Massiel Nayibe Moreno Ladino" w:date="2025-01-15T13:02:00Z" w16du:dateUtc="2025-01-15T18:02:00Z">
            <w:rPr/>
          </w:rPrChange>
        </w:rPr>
        <w:t xml:space="preserve">1 </w:t>
      </w:r>
      <w:r w:rsidR="00CF5845" w:rsidRPr="00963ED8">
        <w:rPr>
          <w:lang w:val="es-CO"/>
          <w:rPrChange w:id="4932" w:author="Massiel Nayibe Moreno Ladino" w:date="2025-01-15T13:02:00Z" w16du:dateUtc="2025-01-15T18:02:00Z">
            <w:rPr/>
          </w:rPrChange>
        </w:rPr>
        <w:t>Descripción de los puestos de trabajo</w:t>
      </w:r>
      <w:bookmarkEnd w:id="4928"/>
    </w:p>
    <w:p w14:paraId="574D1058" w14:textId="77777777" w:rsidR="00441859" w:rsidRPr="00963ED8" w:rsidRDefault="00DE7F5C">
      <w:pPr>
        <w:spacing w:line="360" w:lineRule="auto"/>
        <w:jc w:val="both"/>
        <w:rPr>
          <w:lang w:val="es-CO"/>
          <w:rPrChange w:id="4933" w:author="Massiel Nayibe Moreno Ladino" w:date="2025-01-15T13:02:00Z" w16du:dateUtc="2025-01-15T18:02:00Z">
            <w:rPr/>
          </w:rPrChange>
        </w:rPr>
      </w:pPr>
      <w:r w:rsidRPr="00963ED8">
        <w:rPr>
          <w:lang w:val="es-CO"/>
          <w:rPrChange w:id="4934" w:author="Massiel Nayibe Moreno Ladino" w:date="2025-01-15T13:02:00Z" w16du:dateUtc="2025-01-15T18:02:00Z">
            <w:rPr/>
          </w:rPrChange>
        </w:rPr>
        <w:t xml:space="preserve">Todos los puestos permanentes del personal de campo deben tener descripciones de trabajo establecidas, precisas y actualizadas. Las descripciones de puesto deben reflejar el trabajo real realizado y describir claramente las expectativas del trabajador empleado en ese puesto. Se debe proporcionar una copia de la </w:t>
      </w:r>
      <w:r>
        <w:fldChar w:fldCharType="begin"/>
      </w:r>
      <w:r w:rsidRPr="00963ED8">
        <w:rPr>
          <w:lang w:val="es-CO"/>
          <w:rPrChange w:id="4935" w:author="Massiel Nayibe Moreno Ladino" w:date="2025-01-15T13:02:00Z" w16du:dateUtc="2025-01-15T18:02:00Z">
            <w:rPr/>
          </w:rPrChange>
        </w:rPr>
        <w:instrText>HYPERLINK "https://partnersnet107.sharepoint.com/sites/FA/Organizational%20FA/HR/Recruitment%20Process%20Employees/2)%20Position%20Description/Job%20Description%20with%20Competencies"</w:instrText>
      </w:r>
      <w:r>
        <w:fldChar w:fldCharType="separate"/>
      </w:r>
      <w:r w:rsidRPr="00963ED8">
        <w:rPr>
          <w:rStyle w:val="Hipervnculo"/>
          <w:lang w:val="es-CO"/>
          <w:rPrChange w:id="4936" w:author="Massiel Nayibe Moreno Ladino" w:date="2025-01-15T13:02:00Z" w16du:dateUtc="2025-01-15T18:02:00Z">
            <w:rPr>
              <w:rStyle w:val="Hipervnculo"/>
            </w:rPr>
          </w:rPrChange>
        </w:rPr>
        <w:t>descripción del puesto</w:t>
      </w:r>
      <w:r>
        <w:fldChar w:fldCharType="end"/>
      </w:r>
      <w:r w:rsidRPr="00963ED8">
        <w:rPr>
          <w:lang w:val="es-CO"/>
          <w:rPrChange w:id="4937" w:author="Massiel Nayibe Moreno Ladino" w:date="2025-01-15T13:02:00Z" w16du:dateUtc="2025-01-15T18:02:00Z">
            <w:rPr/>
          </w:rPrChange>
        </w:rPr>
        <w:t xml:space="preserve"> a cada miembro del personal cuando empiece a trabajar. </w:t>
      </w:r>
    </w:p>
    <w:p w14:paraId="4278D8C2" w14:textId="77777777" w:rsidR="00441859" w:rsidRPr="00963ED8" w:rsidRDefault="002A64F5">
      <w:pPr>
        <w:spacing w:before="120" w:line="360" w:lineRule="auto"/>
        <w:jc w:val="both"/>
        <w:rPr>
          <w:lang w:val="es-CO"/>
          <w:rPrChange w:id="4938" w:author="Massiel Nayibe Moreno Ladino" w:date="2025-01-15T13:02:00Z" w16du:dateUtc="2025-01-15T18:02:00Z">
            <w:rPr/>
          </w:rPrChange>
        </w:rPr>
      </w:pPr>
      <w:r w:rsidRPr="00963ED8">
        <w:rPr>
          <w:lang w:val="es-CO"/>
          <w:rPrChange w:id="4939" w:author="Massiel Nayibe Moreno Ladino" w:date="2025-01-15T13:02:00Z" w16du:dateUtc="2025-01-15T18:02:00Z">
            <w:rPr/>
          </w:rPrChange>
        </w:rPr>
        <w:t xml:space="preserve">En ocasiones, </w:t>
      </w:r>
      <w:r w:rsidR="00DE7F5C" w:rsidRPr="00963ED8">
        <w:rPr>
          <w:lang w:val="es-CO"/>
          <w:rPrChange w:id="4940" w:author="Massiel Nayibe Moreno Ladino" w:date="2025-01-15T13:02:00Z" w16du:dateUtc="2025-01-15T18:02:00Z">
            <w:rPr/>
          </w:rPrChange>
        </w:rPr>
        <w:t>el supervisor del empleado debe dar su opinión al miembro del personal basándose en una comparación de su rendimiento laboral y las expectativas de la descripción del puesto.</w:t>
      </w:r>
      <w:r w:rsidR="000D3FA3" w:rsidRPr="00963ED8">
        <w:rPr>
          <w:lang w:val="es-CO"/>
          <w:rPrChange w:id="4941" w:author="Massiel Nayibe Moreno Ladino" w:date="2025-01-15T13:02:00Z" w16du:dateUtc="2025-01-15T18:02:00Z">
            <w:rPr/>
          </w:rPrChange>
        </w:rPr>
        <w:t xml:space="preserve"> Partners recomienda que esto se haga en correlación con las revisiones de rendimiento intermedias o anuales. </w:t>
      </w:r>
      <w:r w:rsidR="00DE7F5C" w:rsidRPr="00963ED8">
        <w:rPr>
          <w:lang w:val="es-CO"/>
          <w:rPrChange w:id="4942" w:author="Massiel Nayibe Moreno Ladino" w:date="2025-01-15T13:02:00Z" w16du:dateUtc="2025-01-15T18:02:00Z">
            <w:rPr/>
          </w:rPrChange>
        </w:rPr>
        <w:t xml:space="preserve">Las descripciones de los puestos deben utilizarse en el proceso de evaluación del rendimiento para valorar los logros y el rendimiento del empleado </w:t>
      </w:r>
      <w:r w:rsidR="00FD3BAA" w:rsidRPr="00963ED8">
        <w:rPr>
          <w:lang w:val="es-CO"/>
          <w:rPrChange w:id="4943" w:author="Massiel Nayibe Moreno Ladino" w:date="2025-01-15T13:02:00Z" w16du:dateUtc="2025-01-15T18:02:00Z">
            <w:rPr/>
          </w:rPrChange>
        </w:rPr>
        <w:t xml:space="preserve">de acuerdo con el proceso establecido por </w:t>
      </w:r>
      <w:r w:rsidR="003E230A" w:rsidRPr="00963ED8">
        <w:rPr>
          <w:lang w:val="es-CO"/>
          <w:rPrChange w:id="4944" w:author="Massiel Nayibe Moreno Ladino" w:date="2025-01-15T13:02:00Z" w16du:dateUtc="2025-01-15T18:02:00Z">
            <w:rPr/>
          </w:rPrChange>
        </w:rPr>
        <w:t>la DP</w:t>
      </w:r>
      <w:r w:rsidR="00DE7F5C" w:rsidRPr="00963ED8">
        <w:rPr>
          <w:lang w:val="es-CO"/>
          <w:rPrChange w:id="4945" w:author="Massiel Nayibe Moreno Ladino" w:date="2025-01-15T13:02:00Z" w16du:dateUtc="2025-01-15T18:02:00Z">
            <w:rPr/>
          </w:rPrChange>
        </w:rPr>
        <w:t xml:space="preserve">. </w:t>
      </w:r>
    </w:p>
    <w:p w14:paraId="31206DAF" w14:textId="77777777" w:rsidR="00441859" w:rsidRPr="00963ED8" w:rsidRDefault="00DE7F5C">
      <w:pPr>
        <w:spacing w:before="120" w:line="360" w:lineRule="auto"/>
        <w:jc w:val="both"/>
        <w:rPr>
          <w:lang w:val="es-CO"/>
          <w:rPrChange w:id="4946" w:author="Massiel Nayibe Moreno Ladino" w:date="2025-01-15T13:02:00Z" w16du:dateUtc="2025-01-15T18:02:00Z">
            <w:rPr/>
          </w:rPrChange>
        </w:rPr>
      </w:pPr>
      <w:r w:rsidRPr="00963ED8">
        <w:rPr>
          <w:lang w:val="es-CO"/>
          <w:rPrChange w:id="4947" w:author="Massiel Nayibe Moreno Ladino" w:date="2025-01-15T13:02:00Z" w16du:dateUtc="2025-01-15T18:02:00Z">
            <w:rPr/>
          </w:rPrChange>
        </w:rPr>
        <w:t xml:space="preserve">En caso de que </w:t>
      </w:r>
      <w:r w:rsidR="00BC3E7D" w:rsidRPr="00963ED8">
        <w:rPr>
          <w:lang w:val="es-CO"/>
          <w:rPrChange w:id="4948" w:author="Massiel Nayibe Moreno Ladino" w:date="2025-01-15T13:02:00Z" w16du:dateUtc="2025-01-15T18:02:00Z">
            <w:rPr/>
          </w:rPrChange>
        </w:rPr>
        <w:t xml:space="preserve">Partners </w:t>
      </w:r>
      <w:r w:rsidR="008F6566" w:rsidRPr="00963ED8">
        <w:rPr>
          <w:lang w:val="es-CO"/>
          <w:rPrChange w:id="4949" w:author="Massiel Nayibe Moreno Ladino" w:date="2025-01-15T13:02:00Z" w16du:dateUtc="2025-01-15T18:02:00Z">
            <w:rPr/>
          </w:rPrChange>
        </w:rPr>
        <w:t xml:space="preserve">Colombia decida </w:t>
      </w:r>
      <w:r w:rsidRPr="00963ED8">
        <w:rPr>
          <w:lang w:val="es-CO"/>
          <w:rPrChange w:id="4950" w:author="Massiel Nayibe Moreno Ladino" w:date="2025-01-15T13:02:00Z" w16du:dateUtc="2025-01-15T18:02:00Z">
            <w:rPr/>
          </w:rPrChange>
        </w:rPr>
        <w:t>modificar las obligaciones y responsabilidades de un puesto en particular</w:t>
      </w:r>
      <w:r w:rsidR="005936B1" w:rsidRPr="00963ED8">
        <w:rPr>
          <w:lang w:val="es-CO"/>
          <w:rPrChange w:id="4951" w:author="Massiel Nayibe Moreno Ladino" w:date="2025-01-15T13:02:00Z" w16du:dateUtc="2025-01-15T18:02:00Z">
            <w:rPr/>
          </w:rPrChange>
        </w:rPr>
        <w:t xml:space="preserve">, </w:t>
      </w:r>
      <w:r w:rsidRPr="00963ED8">
        <w:rPr>
          <w:lang w:val="es-CO"/>
          <w:rPrChange w:id="4952" w:author="Massiel Nayibe Moreno Ladino" w:date="2025-01-15T13:02:00Z" w16du:dateUtc="2025-01-15T18:02:00Z">
            <w:rPr/>
          </w:rPrChange>
        </w:rPr>
        <w:t xml:space="preserve">la descripción del puesto deberá modificarse posteriormente. La decisión de modificar la descripción del puesto debe ser tomada </w:t>
      </w:r>
      <w:r w:rsidR="00455CE4" w:rsidRPr="00963ED8">
        <w:rPr>
          <w:lang w:val="es-CO"/>
          <w:rPrChange w:id="4953" w:author="Massiel Nayibe Moreno Ladino" w:date="2025-01-15T13:02:00Z" w16du:dateUtc="2025-01-15T18:02:00Z">
            <w:rPr/>
          </w:rPrChange>
        </w:rPr>
        <w:t xml:space="preserve">por el DP </w:t>
      </w:r>
      <w:r w:rsidR="002D1EE7" w:rsidRPr="00963ED8">
        <w:rPr>
          <w:lang w:val="es-CO"/>
          <w:rPrChange w:id="4954" w:author="Massiel Nayibe Moreno Ladino" w:date="2025-01-15T13:02:00Z" w16du:dateUtc="2025-01-15T18:02:00Z">
            <w:rPr/>
          </w:rPrChange>
        </w:rPr>
        <w:t xml:space="preserve">y el supervisor </w:t>
      </w:r>
      <w:r w:rsidR="00FD3BAA" w:rsidRPr="00963ED8">
        <w:rPr>
          <w:lang w:val="es-CO"/>
          <w:rPrChange w:id="4955" w:author="Massiel Nayibe Moreno Ladino" w:date="2025-01-15T13:02:00Z" w16du:dateUtc="2025-01-15T18:02:00Z">
            <w:rPr/>
          </w:rPrChange>
        </w:rPr>
        <w:t>del</w:t>
      </w:r>
      <w:r w:rsidR="002D1EE7" w:rsidRPr="00963ED8">
        <w:rPr>
          <w:lang w:val="es-CO"/>
          <w:rPrChange w:id="4956" w:author="Massiel Nayibe Moreno Ladino" w:date="2025-01-15T13:02:00Z" w16du:dateUtc="2025-01-15T18:02:00Z">
            <w:rPr/>
          </w:rPrChange>
        </w:rPr>
        <w:t xml:space="preserve"> empleado.</w:t>
      </w:r>
      <w:r w:rsidR="000D3FA3" w:rsidRPr="00963ED8">
        <w:rPr>
          <w:lang w:val="es-CO"/>
          <w:rPrChange w:id="4957" w:author="Massiel Nayibe Moreno Ladino" w:date="2025-01-15T13:02:00Z" w16du:dateUtc="2025-01-15T18:02:00Z">
            <w:rPr/>
          </w:rPrChange>
        </w:rPr>
        <w:t xml:space="preserve"> Si la decisión resultante tiene implicaciones presupuestarias, también se requiere la aprobación de la Sede Central de Compañeros.</w:t>
      </w:r>
    </w:p>
    <w:p w14:paraId="441C98EF" w14:textId="77777777" w:rsidR="00441859" w:rsidRPr="00963ED8" w:rsidRDefault="000C0373">
      <w:pPr>
        <w:pStyle w:val="Ttulo2"/>
        <w:rPr>
          <w:lang w:val="es-CO"/>
          <w:rPrChange w:id="4958" w:author="Massiel Nayibe Moreno Ladino" w:date="2025-01-15T13:02:00Z" w16du:dateUtc="2025-01-15T18:02:00Z">
            <w:rPr/>
          </w:rPrChange>
        </w:rPr>
      </w:pPr>
      <w:bookmarkStart w:id="4959" w:name="_Toc185435439"/>
      <w:r w:rsidRPr="00963ED8">
        <w:rPr>
          <w:lang w:val="es-CO"/>
          <w:rPrChange w:id="4960" w:author="Massiel Nayibe Moreno Ladino" w:date="2025-01-15T13:02:00Z" w16du:dateUtc="2025-01-15T18:02:00Z">
            <w:rPr/>
          </w:rPrChange>
        </w:rPr>
        <w:t>11</w:t>
      </w:r>
      <w:r w:rsidR="00DE7F5C" w:rsidRPr="00963ED8">
        <w:rPr>
          <w:lang w:val="es-CO"/>
          <w:rPrChange w:id="4961" w:author="Massiel Nayibe Moreno Ladino" w:date="2025-01-15T13:02:00Z" w16du:dateUtc="2025-01-15T18:02:00Z">
            <w:rPr/>
          </w:rPrChange>
        </w:rPr>
        <w:t>.</w:t>
      </w:r>
      <w:r w:rsidR="006F19A4" w:rsidRPr="00963ED8">
        <w:rPr>
          <w:lang w:val="es-CO"/>
          <w:rPrChange w:id="4962" w:author="Massiel Nayibe Moreno Ladino" w:date="2025-01-15T13:02:00Z" w16du:dateUtc="2025-01-15T18:02:00Z">
            <w:rPr/>
          </w:rPrChange>
        </w:rPr>
        <w:t>2 Evaluaciones de resultados</w:t>
      </w:r>
      <w:bookmarkEnd w:id="4959"/>
    </w:p>
    <w:p w14:paraId="1823D1CF" w14:textId="77777777" w:rsidR="00441859" w:rsidRPr="00963ED8" w:rsidRDefault="00DE7F5C">
      <w:pPr>
        <w:spacing w:line="360" w:lineRule="auto"/>
        <w:jc w:val="both"/>
        <w:rPr>
          <w:lang w:val="es-CO"/>
          <w:rPrChange w:id="4963" w:author="Massiel Nayibe Moreno Ladino" w:date="2025-01-15T13:02:00Z" w16du:dateUtc="2025-01-15T18:02:00Z">
            <w:rPr/>
          </w:rPrChange>
        </w:rPr>
      </w:pPr>
      <w:r w:rsidRPr="00963ED8">
        <w:rPr>
          <w:lang w:val="es-CO"/>
          <w:rPrChange w:id="4964" w:author="Massiel Nayibe Moreno Ladino" w:date="2025-01-15T13:02:00Z" w16du:dateUtc="2025-01-15T18:02:00Z">
            <w:rPr/>
          </w:rPrChange>
        </w:rPr>
        <w:t xml:space="preserve">El supervisor del empleado realizará anualmente una evaluación escrita del rendimiento. </w:t>
      </w:r>
    </w:p>
    <w:p w14:paraId="3134A287" w14:textId="77777777" w:rsidR="00441859" w:rsidRPr="00963ED8" w:rsidRDefault="00DE7F5C">
      <w:pPr>
        <w:spacing w:line="360" w:lineRule="auto"/>
        <w:jc w:val="both"/>
        <w:rPr>
          <w:lang w:val="es-CO"/>
          <w:rPrChange w:id="4965" w:author="Massiel Nayibe Moreno Ladino" w:date="2025-01-15T13:02:00Z" w16du:dateUtc="2025-01-15T18:02:00Z">
            <w:rPr/>
          </w:rPrChange>
        </w:rPr>
      </w:pPr>
      <w:r w:rsidRPr="00963ED8">
        <w:rPr>
          <w:lang w:val="es-CO"/>
          <w:rPrChange w:id="4966" w:author="Massiel Nayibe Moreno Ladino" w:date="2025-01-15T13:02:00Z" w16du:dateUtc="2025-01-15T18:02:00Z">
            <w:rPr/>
          </w:rPrChange>
        </w:rPr>
        <w:t>Las evaluaciones anuales del rendimiento se llevarán a cabo utilizando criterios justos y transparentes, que se comunicarán a los empleados. Las decisiones salariales se verán influidas por estas evaluaciones de rendimiento, garantizando que la compensación esté vinculada a las contribuciones individuales.</w:t>
      </w:r>
    </w:p>
    <w:p w14:paraId="3ABFB9F6" w14:textId="77777777" w:rsidR="006D531E" w:rsidRPr="00963ED8" w:rsidRDefault="006D531E" w:rsidP="00E767D4">
      <w:pPr>
        <w:spacing w:line="360" w:lineRule="auto"/>
        <w:jc w:val="both"/>
        <w:rPr>
          <w:lang w:val="es-CO"/>
          <w:rPrChange w:id="4967" w:author="Massiel Nayibe Moreno Ladino" w:date="2025-01-15T13:02:00Z" w16du:dateUtc="2025-01-15T18:02:00Z">
            <w:rPr/>
          </w:rPrChange>
        </w:rPr>
      </w:pPr>
    </w:p>
    <w:p w14:paraId="4B4BF4F3" w14:textId="77777777" w:rsidR="00441859" w:rsidRPr="00963ED8" w:rsidRDefault="00DE7F5C">
      <w:pPr>
        <w:spacing w:line="360" w:lineRule="auto"/>
        <w:jc w:val="both"/>
        <w:rPr>
          <w:lang w:val="es-CO"/>
          <w:rPrChange w:id="4968" w:author="Massiel Nayibe Moreno Ladino" w:date="2025-01-15T13:02:00Z" w16du:dateUtc="2025-01-15T18:02:00Z">
            <w:rPr/>
          </w:rPrChange>
        </w:rPr>
      </w:pPr>
      <w:r w:rsidRPr="00963ED8">
        <w:rPr>
          <w:lang w:val="es-CO"/>
          <w:rPrChange w:id="4969" w:author="Massiel Nayibe Moreno Ladino" w:date="2025-01-15T13:02:00Z" w16du:dateUtc="2025-01-15T18:02:00Z">
            <w:rPr/>
          </w:rPrChange>
        </w:rPr>
        <w:lastRenderedPageBreak/>
        <w:t xml:space="preserve">Las evaluaciones iniciales del rendimiento se realizarán generalmente después de </w:t>
      </w:r>
      <w:r w:rsidR="00721BF0" w:rsidRPr="00963ED8">
        <w:rPr>
          <w:lang w:val="es-CO"/>
          <w:rPrChange w:id="4970" w:author="Massiel Nayibe Moreno Ladino" w:date="2025-01-15T13:02:00Z" w16du:dateUtc="2025-01-15T18:02:00Z">
            <w:rPr/>
          </w:rPrChange>
        </w:rPr>
        <w:t xml:space="preserve">tres (3) </w:t>
      </w:r>
      <w:r w:rsidRPr="00963ED8">
        <w:rPr>
          <w:lang w:val="es-CO"/>
          <w:rPrChange w:id="4971" w:author="Massiel Nayibe Moreno Ladino" w:date="2025-01-15T13:02:00Z" w16du:dateUtc="2025-01-15T18:02:00Z">
            <w:rPr/>
          </w:rPrChange>
        </w:rPr>
        <w:t xml:space="preserve">meses de empleo, al finalizar el período de prueba. Esta evaluación no se utilizará como base para aumentos salariales. La evaluación se realizará por escrito y se basará en las descripciones de puesto disponibles, los estándares de desempeño y otros factores que Partners </w:t>
      </w:r>
      <w:r w:rsidR="008F6566" w:rsidRPr="00963ED8">
        <w:rPr>
          <w:lang w:val="es-CO"/>
          <w:rPrChange w:id="4972" w:author="Massiel Nayibe Moreno Ladino" w:date="2025-01-15T13:02:00Z" w16du:dateUtc="2025-01-15T18:02:00Z">
            <w:rPr/>
          </w:rPrChange>
        </w:rPr>
        <w:t xml:space="preserve">Colombia </w:t>
      </w:r>
      <w:r w:rsidRPr="00963ED8">
        <w:rPr>
          <w:lang w:val="es-CO"/>
          <w:rPrChange w:id="4973" w:author="Massiel Nayibe Moreno Ladino" w:date="2025-01-15T13:02:00Z" w16du:dateUtc="2025-01-15T18:02:00Z">
            <w:rPr/>
          </w:rPrChange>
        </w:rPr>
        <w:t xml:space="preserve">determine como apropiados. Los empleados tendrán la oportunidad de revisar, evaluar y discutir su desempeño, así como obtener retroalimentación de Compañeros </w:t>
      </w:r>
      <w:r w:rsidR="00F3070E" w:rsidRPr="00963ED8">
        <w:rPr>
          <w:lang w:val="es-CO"/>
          <w:rPrChange w:id="4974" w:author="Massiel Nayibe Moreno Ladino" w:date="2025-01-15T13:02:00Z" w16du:dateUtc="2025-01-15T18:02:00Z">
            <w:rPr/>
          </w:rPrChange>
        </w:rPr>
        <w:t>Colombia</w:t>
      </w:r>
      <w:r w:rsidR="00744154" w:rsidRPr="00963ED8">
        <w:rPr>
          <w:lang w:val="es-CO"/>
          <w:rPrChange w:id="4975" w:author="Massiel Nayibe Moreno Ladino" w:date="2025-01-15T13:02:00Z" w16du:dateUtc="2025-01-15T18:02:00Z">
            <w:rPr/>
          </w:rPrChange>
        </w:rPr>
        <w:t xml:space="preserve">. </w:t>
      </w:r>
    </w:p>
    <w:p w14:paraId="3C00FB4C" w14:textId="77777777" w:rsidR="00441859" w:rsidRPr="00963ED8" w:rsidRDefault="008C3B27">
      <w:pPr>
        <w:spacing w:line="360" w:lineRule="auto"/>
        <w:jc w:val="both"/>
        <w:rPr>
          <w:lang w:val="es-CO"/>
          <w:rPrChange w:id="4976" w:author="Massiel Nayibe Moreno Ladino" w:date="2025-01-15T13:02:00Z" w16du:dateUtc="2025-01-15T18:02:00Z">
            <w:rPr/>
          </w:rPrChange>
        </w:rPr>
      </w:pPr>
      <w:r w:rsidRPr="00963ED8">
        <w:rPr>
          <w:lang w:val="es-CO"/>
          <w:rPrChange w:id="4977" w:author="Massiel Nayibe Moreno Ladino" w:date="2025-01-15T13:02:00Z" w16du:dateUtc="2025-01-15T18:02:00Z">
            <w:rPr/>
          </w:rPrChange>
        </w:rPr>
        <w:t xml:space="preserve">La sede de </w:t>
      </w:r>
      <w:r w:rsidR="00DE7F5C" w:rsidRPr="00963ED8">
        <w:rPr>
          <w:lang w:val="es-CO"/>
          <w:rPrChange w:id="4978" w:author="Massiel Nayibe Moreno Ladino" w:date="2025-01-15T13:02:00Z" w16du:dateUtc="2025-01-15T18:02:00Z">
            <w:rPr/>
          </w:rPrChange>
        </w:rPr>
        <w:t>los socios proporcionará las normas para las plantillas de evaluación</w:t>
      </w:r>
      <w:r w:rsidR="00EB13BE" w:rsidRPr="00963ED8">
        <w:rPr>
          <w:lang w:val="es-CO"/>
          <w:rPrChange w:id="4979" w:author="Massiel Nayibe Moreno Ladino" w:date="2025-01-15T13:02:00Z" w16du:dateUtc="2025-01-15T18:02:00Z">
            <w:rPr/>
          </w:rPrChange>
        </w:rPr>
        <w:t xml:space="preserve">, que también se encuentran en </w:t>
      </w:r>
      <w:r w:rsidR="005E5923">
        <w:fldChar w:fldCharType="begin"/>
      </w:r>
      <w:r w:rsidR="005E5923" w:rsidRPr="00963ED8">
        <w:rPr>
          <w:lang w:val="es-CO"/>
          <w:rPrChange w:id="4980" w:author="Massiel Nayibe Moreno Ladino" w:date="2025-01-15T13:02:00Z" w16du:dateUtc="2025-01-15T18:02:00Z">
            <w:rPr/>
          </w:rPrChange>
        </w:rPr>
        <w:instrText>HYPERLINK \l "_Annex_O:_Performance"</w:instrText>
      </w:r>
      <w:r w:rsidR="005E5923">
        <w:fldChar w:fldCharType="separate"/>
      </w:r>
      <w:r w:rsidR="005E5923" w:rsidRPr="00963ED8">
        <w:rPr>
          <w:rStyle w:val="Hipervnculo"/>
          <w:lang w:val="es-CO"/>
          <w:rPrChange w:id="4981" w:author="Massiel Nayibe Moreno Ladino" w:date="2025-01-15T13:02:00Z" w16du:dateUtc="2025-01-15T18:02:00Z">
            <w:rPr>
              <w:rStyle w:val="Hipervnculo"/>
            </w:rPr>
          </w:rPrChange>
        </w:rPr>
        <w:t>el anexo O</w:t>
      </w:r>
      <w:r w:rsidR="005E5923">
        <w:fldChar w:fldCharType="end"/>
      </w:r>
      <w:r w:rsidR="005E5923" w:rsidRPr="00963ED8">
        <w:rPr>
          <w:lang w:val="es-CO"/>
          <w:rPrChange w:id="4982" w:author="Massiel Nayibe Moreno Ladino" w:date="2025-01-15T13:02:00Z" w16du:dateUtc="2025-01-15T18:02:00Z">
            <w:rPr/>
          </w:rPrChange>
        </w:rPr>
        <w:t xml:space="preserve"> y </w:t>
      </w:r>
      <w:r w:rsidR="00EE228E">
        <w:fldChar w:fldCharType="begin"/>
      </w:r>
      <w:r w:rsidR="00EE228E" w:rsidRPr="00963ED8">
        <w:rPr>
          <w:lang w:val="es-CO"/>
          <w:rPrChange w:id="4983" w:author="Massiel Nayibe Moreno Ladino" w:date="2025-01-15T13:02:00Z" w16du:dateUtc="2025-01-15T18:02:00Z">
            <w:rPr/>
          </w:rPrChange>
        </w:rPr>
        <w:instrText>HYPERLINK "https://partnersnet107.sharepoint.com/:f:/s/FA/EijR8dhhJWRMndUHH8QTeNIBrO7eNk5rMoILjTaNnPJPCQ?e=22vBUC"</w:instrText>
      </w:r>
      <w:r w:rsidR="00EE228E">
        <w:fldChar w:fldCharType="separate"/>
      </w:r>
      <w:r w:rsidR="00EE228E" w:rsidRPr="00963ED8">
        <w:rPr>
          <w:rStyle w:val="Hipervnculo"/>
          <w:lang w:val="es-CO"/>
          <w:rPrChange w:id="4984" w:author="Massiel Nayibe Moreno Ladino" w:date="2025-01-15T13:02:00Z" w16du:dateUtc="2025-01-15T18:02:00Z">
            <w:rPr>
              <w:rStyle w:val="Hipervnculo"/>
            </w:rPr>
          </w:rPrChange>
        </w:rPr>
        <w:t>en las plantillas de evaluación del rendimiento</w:t>
      </w:r>
      <w:r w:rsidR="00EE228E">
        <w:fldChar w:fldCharType="end"/>
      </w:r>
      <w:r w:rsidR="005E5923" w:rsidRPr="00963ED8">
        <w:rPr>
          <w:lang w:val="es-CO"/>
          <w:rPrChange w:id="4985" w:author="Massiel Nayibe Moreno Ladino" w:date="2025-01-15T13:02:00Z" w16du:dateUtc="2025-01-15T18:02:00Z">
            <w:rPr/>
          </w:rPrChange>
        </w:rPr>
        <w:t xml:space="preserve"> en SharePoint</w:t>
      </w:r>
      <w:r w:rsidR="00744154" w:rsidRPr="00963ED8">
        <w:rPr>
          <w:lang w:val="es-CO"/>
          <w:rPrChange w:id="4986" w:author="Massiel Nayibe Moreno Ladino" w:date="2025-01-15T13:02:00Z" w16du:dateUtc="2025-01-15T18:02:00Z">
            <w:rPr/>
          </w:rPrChange>
        </w:rPr>
        <w:t xml:space="preserve">. </w:t>
      </w:r>
    </w:p>
    <w:p w14:paraId="0CB57777" w14:textId="77777777" w:rsidR="00441859" w:rsidRPr="00963ED8" w:rsidRDefault="00DE7F5C">
      <w:pPr>
        <w:pStyle w:val="Ttulo3"/>
        <w:rPr>
          <w:lang w:val="es-CO"/>
          <w:rPrChange w:id="4987" w:author="Massiel Nayibe Moreno Ladino" w:date="2025-01-15T13:02:00Z" w16du:dateUtc="2025-01-15T18:02:00Z">
            <w:rPr/>
          </w:rPrChange>
        </w:rPr>
      </w:pPr>
      <w:bookmarkStart w:id="4988" w:name="_Toc184806911"/>
      <w:bookmarkStart w:id="4989" w:name="_Toc185435440"/>
      <w:r w:rsidRPr="00963ED8">
        <w:rPr>
          <w:lang w:val="es-CO"/>
          <w:rPrChange w:id="4990" w:author="Massiel Nayibe Moreno Ladino" w:date="2025-01-15T13:02:00Z" w16du:dateUtc="2025-01-15T18:02:00Z">
            <w:rPr/>
          </w:rPrChange>
        </w:rPr>
        <w:t xml:space="preserve">11.2.1 Revisiones de 360 grados </w:t>
      </w:r>
      <w:bookmarkEnd w:id="4988"/>
      <w:bookmarkEnd w:id="4989"/>
    </w:p>
    <w:p w14:paraId="28B4D671" w14:textId="77777777" w:rsidR="00441859" w:rsidRPr="00963ED8" w:rsidRDefault="00DE7F5C">
      <w:pPr>
        <w:spacing w:after="120" w:line="360" w:lineRule="auto"/>
        <w:jc w:val="both"/>
        <w:rPr>
          <w:rFonts w:cs="Times New Roman"/>
          <w:lang w:val="es-CO"/>
          <w:rPrChange w:id="4991" w:author="Massiel Nayibe Moreno Ladino" w:date="2025-01-15T13:02:00Z" w16du:dateUtc="2025-01-15T18:02:00Z">
            <w:rPr>
              <w:rFonts w:cs="Times New Roman"/>
            </w:rPr>
          </w:rPrChange>
        </w:rPr>
      </w:pPr>
      <w:r w:rsidRPr="00963ED8">
        <w:rPr>
          <w:rFonts w:cs="Times New Roman"/>
          <w:lang w:val="es-CO"/>
          <w:rPrChange w:id="4992" w:author="Massiel Nayibe Moreno Ladino" w:date="2025-01-15T13:02:00Z" w16du:dateUtc="2025-01-15T18:02:00Z">
            <w:rPr>
              <w:rFonts w:cs="Times New Roman"/>
            </w:rPr>
          </w:rPrChange>
        </w:rPr>
        <w:t xml:space="preserve">La </w:t>
      </w:r>
      <w:r>
        <w:fldChar w:fldCharType="begin"/>
      </w:r>
      <w:r w:rsidRPr="00963ED8">
        <w:rPr>
          <w:lang w:val="es-CO"/>
          <w:rPrChange w:id="4993" w:author="Massiel Nayibe Moreno Ladino" w:date="2025-01-15T13:02:00Z" w16du:dateUtc="2025-01-15T18:02:00Z">
            <w:rPr/>
          </w:rPrChange>
        </w:rPr>
        <w:instrText>HYPERLINK "https://partnersnet107.sharepoint.com/:f:/s/FA/EvfrZNycZG5Ei9qSdoooUY8BYzZng2FCahQbOs5PvNrxqA?e=vgeYKN"</w:instrText>
      </w:r>
      <w:r>
        <w:fldChar w:fldCharType="separate"/>
      </w:r>
      <w:r w:rsidRPr="00963ED8">
        <w:rPr>
          <w:rStyle w:val="Hipervnculo"/>
          <w:rFonts w:cs="Times New Roman"/>
          <w:lang w:val="es-CO"/>
          <w:rPrChange w:id="4994" w:author="Massiel Nayibe Moreno Ladino" w:date="2025-01-15T13:02:00Z" w16du:dateUtc="2025-01-15T18:02:00Z">
            <w:rPr>
              <w:rStyle w:val="Hipervnculo"/>
              <w:rFonts w:cs="Times New Roman"/>
            </w:rPr>
          </w:rPrChange>
        </w:rPr>
        <w:t>revisión de 360 grados</w:t>
      </w:r>
      <w:r>
        <w:fldChar w:fldCharType="end"/>
      </w:r>
      <w:r w:rsidRPr="00963ED8">
        <w:rPr>
          <w:rFonts w:cs="Times New Roman"/>
          <w:lang w:val="es-CO"/>
          <w:rPrChange w:id="4995" w:author="Massiel Nayibe Moreno Ladino" w:date="2025-01-15T13:02:00Z" w16du:dateUtc="2025-01-15T18:02:00Z">
            <w:rPr>
              <w:rFonts w:cs="Times New Roman"/>
            </w:rPr>
          </w:rPrChange>
        </w:rPr>
        <w:t xml:space="preserve"> tiene como objetivo fomentar una cultura de comunicación abierta y desarrollo profesional dentro de Partners. Este mecanismo de retroalimentación está diseñado para proporcionar a los individuos una visión integral de sus fortalezas, áreas de mejora y potenciales puntos ciegos desde múltiples perspectivas, incluyendo compañeros, subordinados y supervisores. Se anima a que las evaluaciones se centren en la crítica constructiva y las observaciones sinceras. Este proceso </w:t>
      </w:r>
      <w:r w:rsidRPr="00963ED8">
        <w:rPr>
          <w:rFonts w:cs="Times New Roman"/>
          <w:u w:val="single"/>
          <w:lang w:val="es-CO"/>
          <w:rPrChange w:id="4996" w:author="Massiel Nayibe Moreno Ladino" w:date="2025-01-15T13:02:00Z" w16du:dateUtc="2025-01-15T18:02:00Z">
            <w:rPr>
              <w:rFonts w:cs="Times New Roman"/>
              <w:u w:val="single"/>
            </w:rPr>
          </w:rPrChange>
        </w:rPr>
        <w:t xml:space="preserve">no </w:t>
      </w:r>
      <w:r w:rsidRPr="00963ED8">
        <w:rPr>
          <w:rFonts w:cs="Times New Roman"/>
          <w:lang w:val="es-CO"/>
          <w:rPrChange w:id="4997" w:author="Massiel Nayibe Moreno Ladino" w:date="2025-01-15T13:02:00Z" w16du:dateUtc="2025-01-15T18:02:00Z">
            <w:rPr>
              <w:rFonts w:cs="Times New Roman"/>
            </w:rPr>
          </w:rPrChange>
        </w:rPr>
        <w:t xml:space="preserve">está </w:t>
      </w:r>
      <w:r w:rsidRPr="00963ED8">
        <w:rPr>
          <w:rFonts w:cs="Times New Roman"/>
          <w:u w:val="single"/>
          <w:lang w:val="es-CO"/>
          <w:rPrChange w:id="4998" w:author="Massiel Nayibe Moreno Ladino" w:date="2025-01-15T13:02:00Z" w16du:dateUtc="2025-01-15T18:02:00Z">
            <w:rPr>
              <w:rFonts w:cs="Times New Roman"/>
              <w:u w:val="single"/>
            </w:rPr>
          </w:rPrChange>
        </w:rPr>
        <w:t>vinculado a evaluaciones de rendimiento</w:t>
      </w:r>
      <w:r w:rsidRPr="00963ED8">
        <w:rPr>
          <w:rFonts w:cs="Times New Roman"/>
          <w:lang w:val="es-CO"/>
          <w:rPrChange w:id="4999" w:author="Massiel Nayibe Moreno Ladino" w:date="2025-01-15T13:02:00Z" w16du:dateUtc="2025-01-15T18:02:00Z">
            <w:rPr>
              <w:rFonts w:cs="Times New Roman"/>
            </w:rPr>
          </w:rPrChange>
        </w:rPr>
        <w:t xml:space="preserve">, sino que sirve como herramienta para el crecimiento personal y profesional. </w:t>
      </w:r>
    </w:p>
    <w:p w14:paraId="3C936818" w14:textId="77777777" w:rsidR="00441859" w:rsidRPr="00963ED8" w:rsidRDefault="00DE7F5C">
      <w:pPr>
        <w:spacing w:after="120" w:line="360" w:lineRule="auto"/>
        <w:jc w:val="both"/>
        <w:rPr>
          <w:rFonts w:cs="Times New Roman"/>
          <w:lang w:val="es-CO"/>
          <w:rPrChange w:id="5000" w:author="Massiel Nayibe Moreno Ladino" w:date="2025-01-15T13:02:00Z" w16du:dateUtc="2025-01-15T18:02:00Z">
            <w:rPr>
              <w:rFonts w:cs="Times New Roman"/>
            </w:rPr>
          </w:rPrChange>
        </w:rPr>
      </w:pPr>
      <w:r w:rsidRPr="00963ED8">
        <w:rPr>
          <w:rFonts w:cs="Times New Roman"/>
          <w:lang w:val="es-CO"/>
          <w:rPrChange w:id="5001" w:author="Massiel Nayibe Moreno Ladino" w:date="2025-01-15T13:02:00Z" w16du:dateUtc="2025-01-15T18:02:00Z">
            <w:rPr>
              <w:rFonts w:cs="Times New Roman"/>
            </w:rPr>
          </w:rPrChange>
        </w:rPr>
        <w:t xml:space="preserve">Se anima a los receptores de la retroalimentación a reflexionar sobre los puntos de vista recibidos, a identificar medidas de mejora y a aprovechar los recursos de apoyo necesarios. A lo largo del proceso de revisión de 360 grados, se requiere confidencialidad para garantizar que la retroalimentación se comparte de una manera segura y respetuosa. Las plantillas de evaluación de 360 grados están disponibles en </w:t>
      </w:r>
      <w:r>
        <w:fldChar w:fldCharType="begin"/>
      </w:r>
      <w:r w:rsidRPr="00963ED8">
        <w:rPr>
          <w:lang w:val="es-CO"/>
          <w:rPrChange w:id="5002" w:author="Massiel Nayibe Moreno Ladino" w:date="2025-01-15T13:02:00Z" w16du:dateUtc="2025-01-15T18:02:00Z">
            <w:rPr/>
          </w:rPrChange>
        </w:rPr>
        <w:instrText>HYPERLINK "https://partnersnet107.sharepoint.com/:f:/s/FA/EvfrZNycZG5Ei9qSdoooUY8BYzZng2FCahQbOs5PvNrxqA?e=Eh3cbb"</w:instrText>
      </w:r>
      <w:r>
        <w:fldChar w:fldCharType="separate"/>
      </w:r>
      <w:r w:rsidRPr="00963ED8">
        <w:rPr>
          <w:rStyle w:val="Hipervnculo"/>
          <w:rFonts w:cs="Times New Roman"/>
          <w:lang w:val="es-CO"/>
          <w:rPrChange w:id="5003" w:author="Massiel Nayibe Moreno Ladino" w:date="2025-01-15T13:02:00Z" w16du:dateUtc="2025-01-15T18:02:00Z">
            <w:rPr>
              <w:rStyle w:val="Hipervnculo"/>
              <w:rFonts w:cs="Times New Roman"/>
            </w:rPr>
          </w:rPrChange>
        </w:rPr>
        <w:t>SharePoint</w:t>
      </w:r>
      <w:r>
        <w:fldChar w:fldCharType="end"/>
      </w:r>
      <w:r w:rsidRPr="00963ED8">
        <w:rPr>
          <w:rFonts w:cs="Times New Roman"/>
          <w:lang w:val="es-CO"/>
          <w:rPrChange w:id="5004" w:author="Massiel Nayibe Moreno Ladino" w:date="2025-01-15T13:02:00Z" w16du:dateUtc="2025-01-15T18:02:00Z">
            <w:rPr>
              <w:rFonts w:cs="Times New Roman"/>
            </w:rPr>
          </w:rPrChange>
        </w:rPr>
        <w:t>.</w:t>
      </w:r>
    </w:p>
    <w:p w14:paraId="7E0D3FA6" w14:textId="77777777" w:rsidR="00441859" w:rsidRPr="00963ED8" w:rsidRDefault="00DE7F5C">
      <w:pPr>
        <w:pStyle w:val="Ttulo3"/>
        <w:rPr>
          <w:lang w:val="es-CO"/>
          <w:rPrChange w:id="5005" w:author="Massiel Nayibe Moreno Ladino" w:date="2025-01-15T13:02:00Z" w16du:dateUtc="2025-01-15T18:02:00Z">
            <w:rPr/>
          </w:rPrChange>
        </w:rPr>
      </w:pPr>
      <w:bookmarkStart w:id="5006" w:name="_11.2.2_90-day_performance"/>
      <w:bookmarkStart w:id="5007" w:name="_Toc184806912"/>
      <w:bookmarkStart w:id="5008" w:name="_Toc185435441"/>
      <w:bookmarkEnd w:id="5006"/>
      <w:r w:rsidRPr="00963ED8">
        <w:rPr>
          <w:lang w:val="es-CO"/>
          <w:rPrChange w:id="5009" w:author="Massiel Nayibe Moreno Ladino" w:date="2025-01-15T13:02:00Z" w16du:dateUtc="2025-01-15T18:02:00Z">
            <w:rPr/>
          </w:rPrChange>
        </w:rPr>
        <w:t>11.2.2 Revisión de resultados a los 90 días</w:t>
      </w:r>
      <w:bookmarkEnd w:id="5007"/>
      <w:bookmarkEnd w:id="5008"/>
    </w:p>
    <w:p w14:paraId="5D4FC8D3" w14:textId="77777777" w:rsidR="00441859" w:rsidRPr="00963ED8" w:rsidRDefault="00DE7F5C">
      <w:pPr>
        <w:spacing w:after="120" w:line="360" w:lineRule="auto"/>
        <w:jc w:val="both"/>
        <w:rPr>
          <w:rFonts w:cs="Times New Roman"/>
          <w:lang w:val="es-CO"/>
          <w:rPrChange w:id="5010" w:author="Massiel Nayibe Moreno Ladino" w:date="2025-01-15T13:02:00Z" w16du:dateUtc="2025-01-15T18:02:00Z">
            <w:rPr>
              <w:rFonts w:cs="Times New Roman"/>
            </w:rPr>
          </w:rPrChange>
        </w:rPr>
      </w:pPr>
      <w:r w:rsidRPr="00963ED8">
        <w:rPr>
          <w:rFonts w:cs="Times New Roman"/>
          <w:lang w:val="es-CO"/>
          <w:rPrChange w:id="5011" w:author="Massiel Nayibe Moreno Ladino" w:date="2025-01-15T13:02:00Z" w16du:dateUtc="2025-01-15T18:02:00Z">
            <w:rPr>
              <w:rFonts w:cs="Times New Roman"/>
            </w:rPr>
          </w:rPrChange>
        </w:rPr>
        <w:t xml:space="preserve">La revisión del rendimiento de los socios a los 90 días tiene por objeto garantizar un proceso de incorporación fluido y sentar las bases para el éxito a largo plazo. Durante los primeros 90 días de una nueva contratación o de un empleado que ha pasado a ocupar un nuevo puesto (ya sea por traslado a otro puesto o por ascenso), el supervisor del empleado se encarga de proporcionarle un feedback exhaustivo. La revisión evaluará su comprensión de las responsabilidades laborales, servirá de oportunidad para abordar cualquier reto inicial e identificar cualquier necesidad de </w:t>
      </w:r>
      <w:r w:rsidRPr="00963ED8">
        <w:rPr>
          <w:rFonts w:cs="Times New Roman"/>
          <w:lang w:val="es-CO"/>
          <w:rPrChange w:id="5012" w:author="Massiel Nayibe Moreno Ladino" w:date="2025-01-15T13:02:00Z" w16du:dateUtc="2025-01-15T18:02:00Z">
            <w:rPr>
              <w:rFonts w:cs="Times New Roman"/>
            </w:rPr>
          </w:rPrChange>
        </w:rPr>
        <w:lastRenderedPageBreak/>
        <w:t xml:space="preserve">formación adicional. Además, permite un diálogo abierto entre el empleado y su supervisor. Todos los supervisores deben cumplimentar la plantilla para la </w:t>
      </w:r>
      <w:r>
        <w:fldChar w:fldCharType="begin"/>
      </w:r>
      <w:r w:rsidRPr="00963ED8">
        <w:rPr>
          <w:lang w:val="es-CO"/>
          <w:rPrChange w:id="5013" w:author="Massiel Nayibe Moreno Ladino" w:date="2025-01-15T13:02:00Z" w16du:dateUtc="2025-01-15T18:02:00Z">
            <w:rPr/>
          </w:rPrChange>
        </w:rPr>
        <w:instrText>HYPERLINK "https://partnersnet107.sharepoint.com/:f:/s/FA/Ej3-fi_nbRtCpEc8t6ceRdcBExIdYa-9Kvm3z-rhS0Sreg?e=rYvbs5"</w:instrText>
      </w:r>
      <w:r>
        <w:fldChar w:fldCharType="separate"/>
      </w:r>
      <w:r w:rsidRPr="00963ED8">
        <w:rPr>
          <w:rStyle w:val="Hipervnculo"/>
          <w:rFonts w:cs="Times New Roman"/>
          <w:lang w:val="es-CO"/>
          <w:rPrChange w:id="5014" w:author="Massiel Nayibe Moreno Ladino" w:date="2025-01-15T13:02:00Z" w16du:dateUtc="2025-01-15T18:02:00Z">
            <w:rPr>
              <w:rStyle w:val="Hipervnculo"/>
              <w:rFonts w:cs="Times New Roman"/>
            </w:rPr>
          </w:rPrChange>
        </w:rPr>
        <w:t>revisión del rendimiento a los 90 días</w:t>
      </w:r>
      <w:r>
        <w:fldChar w:fldCharType="end"/>
      </w:r>
      <w:r w:rsidRPr="00963ED8">
        <w:rPr>
          <w:rFonts w:cs="Times New Roman"/>
          <w:lang w:val="es-CO"/>
          <w:rPrChange w:id="5015" w:author="Massiel Nayibe Moreno Ladino" w:date="2025-01-15T13:02:00Z" w16du:dateUtc="2025-01-15T18:02:00Z">
            <w:rPr>
              <w:rFonts w:cs="Times New Roman"/>
            </w:rPr>
          </w:rPrChange>
        </w:rPr>
        <w:t>.</w:t>
      </w:r>
    </w:p>
    <w:p w14:paraId="58D83ADD" w14:textId="77777777" w:rsidR="00441859" w:rsidRPr="00963ED8" w:rsidRDefault="00DE7F5C">
      <w:pPr>
        <w:pStyle w:val="Ttulo2"/>
        <w:rPr>
          <w:lang w:val="es-CO"/>
          <w:rPrChange w:id="5016" w:author="Massiel Nayibe Moreno Ladino" w:date="2025-01-15T13:02:00Z" w16du:dateUtc="2025-01-15T18:02:00Z">
            <w:rPr/>
          </w:rPrChange>
        </w:rPr>
      </w:pPr>
      <w:bookmarkStart w:id="5017" w:name="_Toc185435442"/>
      <w:r w:rsidRPr="00963ED8">
        <w:rPr>
          <w:lang w:val="es-CO"/>
          <w:rPrChange w:id="5018" w:author="Massiel Nayibe Moreno Ladino" w:date="2025-01-15T13:02:00Z" w16du:dateUtc="2025-01-15T18:02:00Z">
            <w:rPr/>
          </w:rPrChange>
        </w:rPr>
        <w:t>11.3 Ajustes salariales por méritos</w:t>
      </w:r>
      <w:bookmarkEnd w:id="5017"/>
    </w:p>
    <w:p w14:paraId="7A5725EB" w14:textId="77777777" w:rsidR="00441859" w:rsidRPr="00963ED8" w:rsidRDefault="00DE7F5C">
      <w:pPr>
        <w:spacing w:line="360" w:lineRule="auto"/>
        <w:jc w:val="both"/>
        <w:rPr>
          <w:lang w:val="es-CO"/>
          <w:rPrChange w:id="5019" w:author="Massiel Nayibe Moreno Ladino" w:date="2025-01-15T13:02:00Z" w16du:dateUtc="2025-01-15T18:02:00Z">
            <w:rPr/>
          </w:rPrChange>
        </w:rPr>
      </w:pPr>
      <w:r w:rsidRPr="00963ED8">
        <w:rPr>
          <w:lang w:val="es-CO"/>
          <w:rPrChange w:id="5020" w:author="Massiel Nayibe Moreno Ladino" w:date="2025-01-15T13:02:00Z" w16du:dateUtc="2025-01-15T18:02:00Z">
            <w:rPr/>
          </w:rPrChange>
        </w:rPr>
        <w:t xml:space="preserve">Los salarios de todos los empleados se revisan anualmente. Los ajustes salariales basados en los méritos pueden reflejar </w:t>
      </w:r>
    </w:p>
    <w:p w14:paraId="7C56AF50" w14:textId="77777777" w:rsidR="00441859" w:rsidRPr="00963ED8" w:rsidRDefault="00DE7F5C">
      <w:pPr>
        <w:spacing w:line="360" w:lineRule="auto"/>
        <w:jc w:val="both"/>
        <w:rPr>
          <w:lang w:val="es-CO"/>
          <w:rPrChange w:id="5021" w:author="Massiel Nayibe Moreno Ladino" w:date="2025-01-15T13:02:00Z" w16du:dateUtc="2025-01-15T18:02:00Z">
            <w:rPr/>
          </w:rPrChange>
        </w:rPr>
      </w:pPr>
      <w:r w:rsidRPr="00963ED8">
        <w:rPr>
          <w:lang w:val="es-CO"/>
          <w:rPrChange w:id="5022" w:author="Massiel Nayibe Moreno Ladino" w:date="2025-01-15T13:02:00Z" w16du:dateUtc="2025-01-15T18:02:00Z">
            <w:rPr/>
          </w:rPrChange>
        </w:rPr>
        <w:t>cambios generales aplicables a muchos puestos y también pueden reflejar cambios por méritos basados en el rendimiento de un individuo. Los aumentos salariales suelen oscilar entre el 0% y el 3%;</w:t>
      </w:r>
    </w:p>
    <w:p w14:paraId="24909583" w14:textId="77777777" w:rsidR="00441859" w:rsidRPr="00963ED8" w:rsidRDefault="00DE7F5C">
      <w:pPr>
        <w:spacing w:line="360" w:lineRule="auto"/>
        <w:jc w:val="both"/>
        <w:rPr>
          <w:lang w:val="es-CO"/>
          <w:rPrChange w:id="5023" w:author="Massiel Nayibe Moreno Ladino" w:date="2025-01-15T13:02:00Z" w16du:dateUtc="2025-01-15T18:02:00Z">
            <w:rPr/>
          </w:rPrChange>
        </w:rPr>
      </w:pPr>
      <w:r w:rsidRPr="00963ED8">
        <w:rPr>
          <w:lang w:val="es-CO"/>
          <w:rPrChange w:id="5024" w:author="Massiel Nayibe Moreno Ladino" w:date="2025-01-15T13:02:00Z" w16du:dateUtc="2025-01-15T18:02:00Z">
            <w:rPr/>
          </w:rPrChange>
        </w:rPr>
        <w:t>No obstante, el Presidente y Director General puede autorizar aumentos de tarifas fuera de este intervalo.</w:t>
      </w:r>
    </w:p>
    <w:p w14:paraId="32046982" w14:textId="77777777" w:rsidR="00303036" w:rsidRPr="00963ED8" w:rsidRDefault="00303036" w:rsidP="005429D4">
      <w:pPr>
        <w:spacing w:line="360" w:lineRule="auto"/>
        <w:jc w:val="both"/>
        <w:rPr>
          <w:lang w:val="es-CO"/>
          <w:rPrChange w:id="5025" w:author="Massiel Nayibe Moreno Ladino" w:date="2025-01-15T13:02:00Z" w16du:dateUtc="2025-01-15T18:02:00Z">
            <w:rPr/>
          </w:rPrChange>
        </w:rPr>
      </w:pPr>
    </w:p>
    <w:p w14:paraId="59C48965" w14:textId="77777777" w:rsidR="00441859" w:rsidRPr="00963ED8" w:rsidRDefault="00DE7F5C">
      <w:pPr>
        <w:spacing w:line="360" w:lineRule="auto"/>
        <w:jc w:val="both"/>
        <w:rPr>
          <w:lang w:val="es-CO"/>
          <w:rPrChange w:id="5026" w:author="Massiel Nayibe Moreno Ladino" w:date="2025-01-15T13:02:00Z" w16du:dateUtc="2025-01-15T18:02:00Z">
            <w:rPr/>
          </w:rPrChange>
        </w:rPr>
      </w:pPr>
      <w:r w:rsidRPr="00963ED8">
        <w:rPr>
          <w:lang w:val="es-CO"/>
          <w:rPrChange w:id="5027" w:author="Massiel Nayibe Moreno Ladino" w:date="2025-01-15T13:02:00Z" w16du:dateUtc="2025-01-15T18:02:00Z">
            <w:rPr/>
          </w:rPrChange>
        </w:rPr>
        <w:t xml:space="preserve">El porcentaje de aumento se basará en la puntuación de la evaluación anual del rendimiento y será proporcional al tiempo trabajado en el año y/o desde la fecha del último aumento o ascenso recibido. </w:t>
      </w:r>
    </w:p>
    <w:p w14:paraId="63D7DA7B" w14:textId="77777777" w:rsidR="00441859" w:rsidRPr="00963ED8" w:rsidRDefault="00DE7F5C">
      <w:pPr>
        <w:spacing w:line="360" w:lineRule="auto"/>
        <w:jc w:val="both"/>
        <w:rPr>
          <w:lang w:val="es-CO"/>
          <w:rPrChange w:id="5028" w:author="Massiel Nayibe Moreno Ladino" w:date="2025-01-15T13:02:00Z" w16du:dateUtc="2025-01-15T18:02:00Z">
            <w:rPr/>
          </w:rPrChange>
        </w:rPr>
      </w:pPr>
      <w:r w:rsidRPr="00963ED8">
        <w:rPr>
          <w:lang w:val="es-CO"/>
          <w:rPrChange w:id="5029" w:author="Massiel Nayibe Moreno Ladino" w:date="2025-01-15T13:02:00Z" w16du:dateUtc="2025-01-15T18:02:00Z">
            <w:rPr/>
          </w:rPrChange>
        </w:rPr>
        <w:t>durante el año. En todos los casos, los aumentos dependen de la salud financiera general de la organización, reflejan las recomendaciones de los supervisores de los empleados y se basan en la aprobación del Presidente y Director General de Partners.</w:t>
      </w:r>
    </w:p>
    <w:p w14:paraId="2589E487" w14:textId="77777777" w:rsidR="00303036" w:rsidRPr="00963ED8" w:rsidRDefault="00303036" w:rsidP="005429D4">
      <w:pPr>
        <w:spacing w:line="360" w:lineRule="auto"/>
        <w:jc w:val="both"/>
        <w:rPr>
          <w:lang w:val="es-CO"/>
          <w:rPrChange w:id="5030" w:author="Massiel Nayibe Moreno Ladino" w:date="2025-01-15T13:02:00Z" w16du:dateUtc="2025-01-15T18:02:00Z">
            <w:rPr/>
          </w:rPrChange>
        </w:rPr>
      </w:pPr>
    </w:p>
    <w:p w14:paraId="6AE58503" w14:textId="77777777" w:rsidR="00441859" w:rsidRPr="00963ED8" w:rsidRDefault="00DE7F5C">
      <w:pPr>
        <w:spacing w:line="360" w:lineRule="auto"/>
        <w:jc w:val="both"/>
        <w:rPr>
          <w:lang w:val="es-CO"/>
          <w:rPrChange w:id="5031" w:author="Massiel Nayibe Moreno Ladino" w:date="2025-01-15T13:02:00Z" w16du:dateUtc="2025-01-15T18:02:00Z">
            <w:rPr/>
          </w:rPrChange>
        </w:rPr>
      </w:pPr>
      <w:r w:rsidRPr="00963ED8">
        <w:rPr>
          <w:lang w:val="es-CO"/>
          <w:rPrChange w:id="5032" w:author="Massiel Nayibe Moreno Ladino" w:date="2025-01-15T13:02:00Z" w16du:dateUtc="2025-01-15T18:02:00Z">
            <w:rPr/>
          </w:rPrChange>
        </w:rPr>
        <w:t>*Esta política está siendo revisada y se actualizará próximamente.</w:t>
      </w:r>
    </w:p>
    <w:p w14:paraId="022CA640" w14:textId="77777777" w:rsidR="00441859" w:rsidRPr="00963ED8" w:rsidRDefault="00DE7F5C">
      <w:pPr>
        <w:pStyle w:val="Ttulo2"/>
        <w:rPr>
          <w:lang w:val="es-CO"/>
          <w:rPrChange w:id="5033" w:author="Massiel Nayibe Moreno Ladino" w:date="2025-01-15T13:02:00Z" w16du:dateUtc="2025-01-15T18:02:00Z">
            <w:rPr/>
          </w:rPrChange>
        </w:rPr>
      </w:pPr>
      <w:bookmarkStart w:id="5034" w:name="_Toc185435443"/>
      <w:r w:rsidRPr="00963ED8">
        <w:rPr>
          <w:lang w:val="es-CO"/>
          <w:rPrChange w:id="5035" w:author="Massiel Nayibe Moreno Ladino" w:date="2025-01-15T13:02:00Z" w16du:dateUtc="2025-01-15T18:02:00Z">
            <w:rPr/>
          </w:rPrChange>
        </w:rPr>
        <w:t xml:space="preserve">11. </w:t>
      </w:r>
      <w:r w:rsidR="005E193C" w:rsidRPr="00963ED8">
        <w:rPr>
          <w:lang w:val="es-CO"/>
          <w:rPrChange w:id="5036" w:author="Massiel Nayibe Moreno Ladino" w:date="2025-01-15T13:02:00Z" w16du:dateUtc="2025-01-15T18:02:00Z">
            <w:rPr/>
          </w:rPrChange>
        </w:rPr>
        <w:t xml:space="preserve">4 </w:t>
      </w:r>
      <w:r w:rsidR="00303036" w:rsidRPr="00963ED8">
        <w:rPr>
          <w:lang w:val="es-CO"/>
          <w:rPrChange w:id="5037" w:author="Massiel Nayibe Moreno Ladino" w:date="2025-01-15T13:02:00Z" w16du:dateUtc="2025-01-15T18:02:00Z">
            <w:rPr/>
          </w:rPrChange>
        </w:rPr>
        <w:t xml:space="preserve">Pagos únicos por ajustes de </w:t>
      </w:r>
      <w:r w:rsidR="00266D6F" w:rsidRPr="00963ED8">
        <w:rPr>
          <w:lang w:val="es-CO"/>
          <w:rPrChange w:id="5038" w:author="Massiel Nayibe Moreno Ladino" w:date="2025-01-15T13:02:00Z" w16du:dateUtc="2025-01-15T18:02:00Z">
            <w:rPr/>
          </w:rPrChange>
        </w:rPr>
        <w:t xml:space="preserve">la inflación de impacto </w:t>
      </w:r>
      <w:bookmarkEnd w:id="5034"/>
    </w:p>
    <w:p w14:paraId="05F296EE" w14:textId="77777777" w:rsidR="00441859" w:rsidRPr="00963ED8" w:rsidRDefault="00DE7F5C">
      <w:pPr>
        <w:spacing w:line="360" w:lineRule="auto"/>
        <w:jc w:val="both"/>
        <w:rPr>
          <w:lang w:val="es-CO"/>
          <w:rPrChange w:id="5039" w:author="Massiel Nayibe Moreno Ladino" w:date="2025-01-15T13:02:00Z" w16du:dateUtc="2025-01-15T18:02:00Z">
            <w:rPr/>
          </w:rPrChange>
        </w:rPr>
      </w:pPr>
      <w:r w:rsidRPr="00963ED8">
        <w:rPr>
          <w:lang w:val="es-CO"/>
          <w:rPrChange w:id="5040" w:author="Massiel Nayibe Moreno Ladino" w:date="2025-01-15T13:02:00Z" w16du:dateUtc="2025-01-15T18:02:00Z">
            <w:rPr/>
          </w:rPrChange>
        </w:rPr>
        <w:t>Partners reconoce el impacto que la inflación puede tener en el personal. Por lo tanto, si la inflación en el país supera el 10%, Partners HR llevará a cabo un análisis de las tendencias de la inflación para determinar si se realizará un pago único de ajuste por inflación al personal. RRHH, en colaboración con las partes interesadas pertinentes, evaluará los factores del coste de la vida y los indicadores económicos y utilizará esta evaluación para determinar si es apropiado un pago único y su cuantía. Si se considera necesario un ajuste por inflación, y el Presidente y Director General lo aprueban, el pago se aplicará a todo el personal del país y será proporcional al tiempo trabajado dentro del año de análisis. Los pagos del ajuste por inflación son un pago único</w:t>
      </w:r>
      <w:commentRangeStart w:id="5041"/>
      <w:r w:rsidRPr="00963ED8">
        <w:rPr>
          <w:lang w:val="es-CO"/>
          <w:rPrChange w:id="5042" w:author="Massiel Nayibe Moreno Ladino" w:date="2025-01-15T13:02:00Z" w16du:dateUtc="2025-01-15T18:02:00Z">
            <w:rPr/>
          </w:rPrChange>
        </w:rPr>
        <w:t xml:space="preserve"> , y no aumentan </w:t>
      </w:r>
      <w:r w:rsidRPr="00963ED8">
        <w:rPr>
          <w:lang w:val="es-CO"/>
          <w:rPrChange w:id="5043" w:author="Massiel Nayibe Moreno Ladino" w:date="2025-01-15T13:02:00Z" w16du:dateUtc="2025-01-15T18:02:00Z">
            <w:rPr/>
          </w:rPrChange>
        </w:rPr>
        <w:lastRenderedPageBreak/>
        <w:t>el salario base de un empleado</w:t>
      </w:r>
      <w:commentRangeEnd w:id="5041"/>
      <w:r w:rsidR="008D1F0F">
        <w:rPr>
          <w:rStyle w:val="Refdecomentario"/>
        </w:rPr>
        <w:commentReference w:id="5041"/>
      </w:r>
      <w:r w:rsidRPr="00963ED8">
        <w:rPr>
          <w:lang w:val="es-CO"/>
          <w:rPrChange w:id="5044" w:author="Massiel Nayibe Moreno Ladino" w:date="2025-01-15T13:02:00Z" w16du:dateUtc="2025-01-15T18:02:00Z">
            <w:rPr/>
          </w:rPrChange>
        </w:rPr>
        <w:t xml:space="preserve"> . En todos los casos, los ajustes por inflación dependen de la salud financiera general de la organización.</w:t>
      </w:r>
    </w:p>
    <w:p w14:paraId="5A3BF288" w14:textId="77777777" w:rsidR="00441859" w:rsidRPr="00963ED8" w:rsidRDefault="00DE7F5C">
      <w:pPr>
        <w:pStyle w:val="Ttulo2"/>
        <w:rPr>
          <w:lang w:val="es-CO"/>
          <w:rPrChange w:id="5045" w:author="Massiel Nayibe Moreno Ladino" w:date="2025-01-15T13:02:00Z" w16du:dateUtc="2025-01-15T18:02:00Z">
            <w:rPr/>
          </w:rPrChange>
        </w:rPr>
      </w:pPr>
      <w:bookmarkStart w:id="5046" w:name="_Toc185435444"/>
      <w:r w:rsidRPr="00963ED8">
        <w:rPr>
          <w:lang w:val="es-CO"/>
          <w:rPrChange w:id="5047" w:author="Massiel Nayibe Moreno Ladino" w:date="2025-01-15T13:02:00Z" w16du:dateUtc="2025-01-15T18:02:00Z">
            <w:rPr/>
          </w:rPrChange>
        </w:rPr>
        <w:t>11.</w:t>
      </w:r>
      <w:r w:rsidR="00504DC5" w:rsidRPr="00963ED8">
        <w:rPr>
          <w:lang w:val="es-CO"/>
          <w:rPrChange w:id="5048" w:author="Massiel Nayibe Moreno Ladino" w:date="2025-01-15T13:02:00Z" w16du:dateUtc="2025-01-15T18:02:00Z">
            <w:rPr/>
          </w:rPrChange>
        </w:rPr>
        <w:t xml:space="preserve">5 </w:t>
      </w:r>
      <w:r w:rsidRPr="00963ED8">
        <w:rPr>
          <w:lang w:val="es-CO"/>
          <w:rPrChange w:id="5049" w:author="Massiel Nayibe Moreno Ladino" w:date="2025-01-15T13:02:00Z" w16du:dateUtc="2025-01-15T18:02:00Z">
            <w:rPr/>
          </w:rPrChange>
        </w:rPr>
        <w:t>Anticipos de salario</w:t>
      </w:r>
      <w:bookmarkEnd w:id="5046"/>
    </w:p>
    <w:p w14:paraId="48D41EA7" w14:textId="77777777" w:rsidR="00441859" w:rsidRPr="00963ED8" w:rsidRDefault="00DE7F5C">
      <w:pPr>
        <w:spacing w:line="360" w:lineRule="auto"/>
        <w:jc w:val="both"/>
        <w:rPr>
          <w:lang w:val="es-CO"/>
          <w:rPrChange w:id="5050" w:author="Massiel Nayibe Moreno Ladino" w:date="2025-01-15T13:02:00Z" w16du:dateUtc="2025-01-15T18:02:00Z">
            <w:rPr/>
          </w:rPrChange>
        </w:rPr>
      </w:pPr>
      <w:r w:rsidRPr="00963ED8">
        <w:rPr>
          <w:lang w:val="es-CO"/>
          <w:rPrChange w:id="5051" w:author="Massiel Nayibe Moreno Ladino" w:date="2025-01-15T13:02:00Z" w16du:dateUtc="2025-01-15T18:02:00Z">
            <w:rPr/>
          </w:rPrChange>
        </w:rPr>
        <w:t>En ningún caso se conceden anticipos salariales.</w:t>
      </w:r>
    </w:p>
    <w:p w14:paraId="0CA8BEF1" w14:textId="77777777" w:rsidR="00441859" w:rsidRPr="00963ED8" w:rsidRDefault="00DE7F5C">
      <w:pPr>
        <w:pStyle w:val="Ttulo2"/>
        <w:rPr>
          <w:lang w:val="es-CO"/>
          <w:rPrChange w:id="5052" w:author="Massiel Nayibe Moreno Ladino" w:date="2025-01-15T13:02:00Z" w16du:dateUtc="2025-01-15T18:02:00Z">
            <w:rPr/>
          </w:rPrChange>
        </w:rPr>
      </w:pPr>
      <w:bookmarkStart w:id="5053" w:name="_Toc185435445"/>
      <w:r w:rsidRPr="00963ED8">
        <w:rPr>
          <w:lang w:val="es-CO"/>
          <w:rPrChange w:id="5054" w:author="Massiel Nayibe Moreno Ladino" w:date="2025-01-15T13:02:00Z" w16du:dateUtc="2025-01-15T18:02:00Z">
            <w:rPr/>
          </w:rPrChange>
        </w:rPr>
        <w:t>11.</w:t>
      </w:r>
      <w:r w:rsidR="00504DC5" w:rsidRPr="00963ED8">
        <w:rPr>
          <w:lang w:val="es-CO"/>
          <w:rPrChange w:id="5055" w:author="Massiel Nayibe Moreno Ladino" w:date="2025-01-15T13:02:00Z" w16du:dateUtc="2025-01-15T18:02:00Z">
            <w:rPr/>
          </w:rPrChange>
        </w:rPr>
        <w:t xml:space="preserve">6 </w:t>
      </w:r>
      <w:r w:rsidRPr="00963ED8">
        <w:rPr>
          <w:lang w:val="es-CO"/>
          <w:rPrChange w:id="5056" w:author="Massiel Nayibe Moreno Ladino" w:date="2025-01-15T13:02:00Z" w16du:dateUtc="2025-01-15T18:02:00Z">
            <w:rPr/>
          </w:rPrChange>
        </w:rPr>
        <w:t xml:space="preserve">Código de vestimenta </w:t>
      </w:r>
      <w:r w:rsidR="008F656E" w:rsidRPr="00963ED8">
        <w:rPr>
          <w:lang w:val="es-CO"/>
          <w:rPrChange w:id="5057" w:author="Massiel Nayibe Moreno Ladino" w:date="2025-01-15T13:02:00Z" w16du:dateUtc="2025-01-15T18:02:00Z">
            <w:rPr/>
          </w:rPrChange>
        </w:rPr>
        <w:t xml:space="preserve">sugerido </w:t>
      </w:r>
      <w:r w:rsidRPr="00963ED8">
        <w:rPr>
          <w:lang w:val="es-CO"/>
          <w:rPrChange w:id="5058" w:author="Massiel Nayibe Moreno Ladino" w:date="2025-01-15T13:02:00Z" w16du:dateUtc="2025-01-15T18:02:00Z">
            <w:rPr/>
          </w:rPrChange>
        </w:rPr>
        <w:t>para el personal</w:t>
      </w:r>
      <w:bookmarkEnd w:id="5053"/>
    </w:p>
    <w:p w14:paraId="40B1E7F6" w14:textId="77777777" w:rsidR="00441859" w:rsidRPr="00963ED8" w:rsidRDefault="00DE7F5C">
      <w:pPr>
        <w:spacing w:line="360" w:lineRule="auto"/>
        <w:jc w:val="both"/>
        <w:rPr>
          <w:lang w:val="es-CO"/>
          <w:rPrChange w:id="5059" w:author="Massiel Nayibe Moreno Ladino" w:date="2025-01-15T13:02:00Z" w16du:dateUtc="2025-01-15T18:02:00Z">
            <w:rPr/>
          </w:rPrChange>
        </w:rPr>
      </w:pPr>
      <w:r w:rsidRPr="00963ED8">
        <w:rPr>
          <w:lang w:val="es-CO"/>
          <w:rPrChange w:id="5060" w:author="Massiel Nayibe Moreno Ladino" w:date="2025-01-15T13:02:00Z" w16du:dateUtc="2025-01-15T18:02:00Z">
            <w:rPr/>
          </w:rPrChange>
        </w:rPr>
        <w:t xml:space="preserve">La imagen de </w:t>
      </w:r>
      <w:r w:rsidR="004073AE" w:rsidRPr="00963ED8">
        <w:rPr>
          <w:lang w:val="es-CO"/>
          <w:rPrChange w:id="5061" w:author="Massiel Nayibe Moreno Ladino" w:date="2025-01-15T13:02:00Z" w16du:dateUtc="2025-01-15T18:02:00Z">
            <w:rPr/>
          </w:rPrChange>
        </w:rPr>
        <w:t xml:space="preserve">Partners </w:t>
      </w:r>
      <w:r w:rsidR="008F6566" w:rsidRPr="00963ED8">
        <w:rPr>
          <w:lang w:val="es-CO"/>
          <w:rPrChange w:id="5062" w:author="Massiel Nayibe Moreno Ladino" w:date="2025-01-15T13:02:00Z" w16du:dateUtc="2025-01-15T18:02:00Z">
            <w:rPr/>
          </w:rPrChange>
        </w:rPr>
        <w:t xml:space="preserve">Colombia </w:t>
      </w:r>
      <w:r w:rsidRPr="00963ED8">
        <w:rPr>
          <w:lang w:val="es-CO"/>
          <w:rPrChange w:id="5063" w:author="Massiel Nayibe Moreno Ladino" w:date="2025-01-15T13:02:00Z" w16du:dateUtc="2025-01-15T18:02:00Z">
            <w:rPr/>
          </w:rPrChange>
        </w:rPr>
        <w:t xml:space="preserve">se refleja en la presentación de cada uno de sus empleados. </w:t>
      </w:r>
      <w:r w:rsidR="004073AE" w:rsidRPr="00963ED8">
        <w:rPr>
          <w:lang w:val="es-CO"/>
          <w:rPrChange w:id="5064" w:author="Massiel Nayibe Moreno Ladino" w:date="2025-01-15T13:02:00Z" w16du:dateUtc="2025-01-15T18:02:00Z">
            <w:rPr/>
          </w:rPrChange>
        </w:rPr>
        <w:t xml:space="preserve">El código de vestimenta </w:t>
      </w:r>
      <w:r w:rsidR="006E462B" w:rsidRPr="00963ED8">
        <w:rPr>
          <w:lang w:val="es-CO"/>
          <w:rPrChange w:id="5065" w:author="Massiel Nayibe Moreno Ladino" w:date="2025-01-15T13:02:00Z" w16du:dateUtc="2025-01-15T18:02:00Z">
            <w:rPr/>
          </w:rPrChange>
        </w:rPr>
        <w:t xml:space="preserve">de </w:t>
      </w:r>
      <w:r w:rsidRPr="00963ED8">
        <w:rPr>
          <w:lang w:val="es-CO"/>
          <w:rPrChange w:id="5066" w:author="Massiel Nayibe Moreno Ladino" w:date="2025-01-15T13:02:00Z" w16du:dateUtc="2025-01-15T18:02:00Z">
            <w:rPr/>
          </w:rPrChange>
        </w:rPr>
        <w:t xml:space="preserve">Partners </w:t>
      </w:r>
      <w:r w:rsidR="004073AE" w:rsidRPr="00963ED8">
        <w:rPr>
          <w:lang w:val="es-CO"/>
          <w:rPrChange w:id="5067" w:author="Massiel Nayibe Moreno Ladino" w:date="2025-01-15T13:02:00Z" w16du:dateUtc="2025-01-15T18:02:00Z">
            <w:rPr/>
          </w:rPrChange>
        </w:rPr>
        <w:t xml:space="preserve">Colombia es </w:t>
      </w:r>
      <w:r w:rsidRPr="00963ED8">
        <w:rPr>
          <w:lang w:val="es-CO"/>
          <w:rPrChange w:id="5068" w:author="Massiel Nayibe Moreno Ladino" w:date="2025-01-15T13:02:00Z" w16du:dateUtc="2025-01-15T18:02:00Z">
            <w:rPr/>
          </w:rPrChange>
        </w:rPr>
        <w:t xml:space="preserve">ropa </w:t>
      </w:r>
      <w:r w:rsidR="004073AE" w:rsidRPr="00963ED8">
        <w:rPr>
          <w:lang w:val="es-CO"/>
          <w:rPrChange w:id="5069" w:author="Massiel Nayibe Moreno Ladino" w:date="2025-01-15T13:02:00Z" w16du:dateUtc="2025-01-15T18:02:00Z">
            <w:rPr/>
          </w:rPrChange>
        </w:rPr>
        <w:t xml:space="preserve">profesional de negocios de lunes a jueves. El viernes es informal y se puede usar ropa casual. En caso de que los </w:t>
      </w:r>
      <w:r w:rsidR="007964F4" w:rsidRPr="00963ED8">
        <w:rPr>
          <w:lang w:val="es-CO"/>
          <w:rPrChange w:id="5070" w:author="Massiel Nayibe Moreno Ladino" w:date="2025-01-15T13:02:00Z" w16du:dateUtc="2025-01-15T18:02:00Z">
            <w:rPr/>
          </w:rPrChange>
        </w:rPr>
        <w:t xml:space="preserve">empleados </w:t>
      </w:r>
      <w:r w:rsidR="004073AE" w:rsidRPr="00963ED8">
        <w:rPr>
          <w:lang w:val="es-CO"/>
          <w:rPrChange w:id="5071" w:author="Massiel Nayibe Moreno Ladino" w:date="2025-01-15T13:02:00Z" w16du:dateUtc="2025-01-15T18:02:00Z">
            <w:rPr/>
          </w:rPrChange>
        </w:rPr>
        <w:t xml:space="preserve">tengan una visita de campo, se recomienda tener en cuenta el lugar y vestirse de acuerdo a la misma. </w:t>
      </w:r>
      <w:r w:rsidRPr="00963ED8">
        <w:rPr>
          <w:lang w:val="es-CO"/>
          <w:rPrChange w:id="5072" w:author="Massiel Nayibe Moreno Ladino" w:date="2025-01-15T13:02:00Z" w16du:dateUtc="2025-01-15T18:02:00Z">
            <w:rPr/>
          </w:rPrChange>
        </w:rPr>
        <w:t>Todas las visitas a la Embajada de los Estados Unidos requieren vestimenta formal</w:t>
      </w:r>
      <w:r w:rsidR="0075763A" w:rsidRPr="00963ED8">
        <w:rPr>
          <w:lang w:val="es-CO"/>
          <w:rPrChange w:id="5073" w:author="Massiel Nayibe Moreno Ladino" w:date="2025-01-15T13:02:00Z" w16du:dateUtc="2025-01-15T18:02:00Z">
            <w:rPr/>
          </w:rPrChange>
        </w:rPr>
        <w:t xml:space="preserve">. </w:t>
      </w:r>
    </w:p>
    <w:p w14:paraId="3BBE6AA1" w14:textId="77777777" w:rsidR="0075763A" w:rsidRPr="00963ED8" w:rsidRDefault="0075763A" w:rsidP="00784E98">
      <w:pPr>
        <w:spacing w:line="360" w:lineRule="auto"/>
        <w:jc w:val="both"/>
        <w:rPr>
          <w:lang w:val="es-CO"/>
          <w:rPrChange w:id="5074" w:author="Massiel Nayibe Moreno Ladino" w:date="2025-01-15T13:02:00Z" w16du:dateUtc="2025-01-15T18:02:00Z">
            <w:rPr/>
          </w:rPrChange>
        </w:rPr>
      </w:pPr>
    </w:p>
    <w:p w14:paraId="041C9BFE" w14:textId="77777777" w:rsidR="00441859" w:rsidRPr="00963ED8" w:rsidRDefault="00DE7F5C">
      <w:pPr>
        <w:spacing w:line="360" w:lineRule="auto"/>
        <w:jc w:val="both"/>
        <w:rPr>
          <w:lang w:val="es-CO"/>
          <w:rPrChange w:id="5075" w:author="Massiel Nayibe Moreno Ladino" w:date="2025-01-15T13:02:00Z" w16du:dateUtc="2025-01-15T18:02:00Z">
            <w:rPr/>
          </w:rPrChange>
        </w:rPr>
      </w:pPr>
      <w:r w:rsidRPr="00963ED8">
        <w:rPr>
          <w:lang w:val="es-CO"/>
          <w:rPrChange w:id="5076" w:author="Massiel Nayibe Moreno Ladino" w:date="2025-01-15T13:02:00Z" w16du:dateUtc="2025-01-15T18:02:00Z">
            <w:rPr/>
          </w:rPrChange>
        </w:rPr>
        <w:t>Cada empleado debe vestirse y arreglarse adecuadamente para el trabajo, presentando un aspecto limpio y pulcro. La vestimenta debe promover una actitud profesional y una imagen acorde con el trabajo del empleado y el entorno laboral en general. Todo empleado que no esté seguro de cuál es la vestimenta o el aseo adecuados debe consultar con su supervisor. Al establecer las normas de vestimenta y aseo, los supervisores tendrán en cuenta las excepciones por motivos religiosos o similares que se soliciten</w:t>
      </w:r>
      <w:r w:rsidR="0075763A" w:rsidRPr="00963ED8">
        <w:rPr>
          <w:lang w:val="es-CO"/>
          <w:rPrChange w:id="5077" w:author="Massiel Nayibe Moreno Ladino" w:date="2025-01-15T13:02:00Z" w16du:dateUtc="2025-01-15T18:02:00Z">
            <w:rPr/>
          </w:rPrChange>
        </w:rPr>
        <w:t xml:space="preserve">. </w:t>
      </w:r>
    </w:p>
    <w:p w14:paraId="20EDF3AC" w14:textId="77777777" w:rsidR="0075763A" w:rsidRPr="00963ED8" w:rsidRDefault="0075763A" w:rsidP="00784E98">
      <w:pPr>
        <w:spacing w:line="360" w:lineRule="auto"/>
        <w:jc w:val="both"/>
        <w:rPr>
          <w:lang w:val="es-CO"/>
          <w:rPrChange w:id="5078" w:author="Massiel Nayibe Moreno Ladino" w:date="2025-01-15T13:02:00Z" w16du:dateUtc="2025-01-15T18:02:00Z">
            <w:rPr/>
          </w:rPrChange>
        </w:rPr>
      </w:pPr>
    </w:p>
    <w:p w14:paraId="589907A9" w14:textId="77777777" w:rsidR="00441859" w:rsidRPr="00963ED8" w:rsidRDefault="00DE7F5C">
      <w:pPr>
        <w:spacing w:line="360" w:lineRule="auto"/>
        <w:jc w:val="both"/>
        <w:rPr>
          <w:lang w:val="es-CO"/>
          <w:rPrChange w:id="5079" w:author="Massiel Nayibe Moreno Ladino" w:date="2025-01-15T13:02:00Z" w16du:dateUtc="2025-01-15T18:02:00Z">
            <w:rPr/>
          </w:rPrChange>
        </w:rPr>
      </w:pPr>
      <w:r w:rsidRPr="00963ED8">
        <w:rPr>
          <w:lang w:val="es-CO"/>
          <w:rPrChange w:id="5080" w:author="Massiel Nayibe Moreno Ladino" w:date="2025-01-15T13:02:00Z" w16du:dateUtc="2025-01-15T18:02:00Z">
            <w:rPr/>
          </w:rPrChange>
        </w:rPr>
        <w:t>Si la vestimenta o el aseo de un empleado no se ajustan a las normas establecidas, se discutirá con él y podrá ser enviado a casa por el resto del día (sin sueldo) o cambiarse de ropa y volver al trabajo. Si las discusiones no dan el resultado deseado, el supervisor podrá iniciar una acción disciplinaria.</w:t>
      </w:r>
    </w:p>
    <w:p w14:paraId="01C7B491" w14:textId="77777777" w:rsidR="00441859" w:rsidRPr="00963ED8" w:rsidRDefault="00DE7F5C">
      <w:pPr>
        <w:pStyle w:val="Ttulo3"/>
        <w:rPr>
          <w:lang w:val="es-CO"/>
          <w:rPrChange w:id="5081" w:author="Massiel Nayibe Moreno Ladino" w:date="2025-01-15T13:02:00Z" w16du:dateUtc="2025-01-15T18:02:00Z">
            <w:rPr/>
          </w:rPrChange>
        </w:rPr>
      </w:pPr>
      <w:bookmarkStart w:id="5082" w:name="_Toc184806918"/>
      <w:bookmarkStart w:id="5083" w:name="_Toc185435446"/>
      <w:r w:rsidRPr="00963ED8">
        <w:rPr>
          <w:lang w:val="es-CO"/>
          <w:rPrChange w:id="5084" w:author="Massiel Nayibe Moreno Ladino" w:date="2025-01-15T13:02:00Z" w16du:dateUtc="2025-01-15T18:02:00Z">
            <w:rPr/>
          </w:rPrChange>
        </w:rPr>
        <w:t xml:space="preserve">11.6.1 Apariencia y atuendo </w:t>
      </w:r>
      <w:bookmarkEnd w:id="5082"/>
      <w:bookmarkEnd w:id="5083"/>
    </w:p>
    <w:p w14:paraId="6566CDCE" w14:textId="77777777" w:rsidR="00441859" w:rsidRPr="00963ED8" w:rsidRDefault="00DE7F5C">
      <w:pPr>
        <w:spacing w:line="360" w:lineRule="auto"/>
        <w:jc w:val="both"/>
        <w:rPr>
          <w:lang w:val="es-CO"/>
          <w:rPrChange w:id="5085" w:author="Massiel Nayibe Moreno Ladino" w:date="2025-01-15T13:02:00Z" w16du:dateUtc="2025-01-15T18:02:00Z">
            <w:rPr/>
          </w:rPrChange>
        </w:rPr>
      </w:pPr>
      <w:r w:rsidRPr="00963ED8">
        <w:rPr>
          <w:lang w:val="es-CO"/>
          <w:rPrChange w:id="5086" w:author="Massiel Nayibe Moreno Ladino" w:date="2025-01-15T13:02:00Z" w16du:dateUtc="2025-01-15T18:02:00Z">
            <w:rPr/>
          </w:rPrChange>
        </w:rPr>
        <w:t xml:space="preserve">Partners </w:t>
      </w:r>
      <w:r w:rsidR="006E462B" w:rsidRPr="00963ED8">
        <w:rPr>
          <w:lang w:val="es-CO"/>
          <w:rPrChange w:id="5087" w:author="Massiel Nayibe Moreno Ladino" w:date="2025-01-15T13:02:00Z" w16du:dateUtc="2025-01-15T18:02:00Z">
            <w:rPr/>
          </w:rPrChange>
        </w:rPr>
        <w:t xml:space="preserve">Colombia </w:t>
      </w:r>
      <w:r w:rsidRPr="00963ED8">
        <w:rPr>
          <w:lang w:val="es-CO"/>
          <w:rPrChange w:id="5088" w:author="Massiel Nayibe Moreno Ladino" w:date="2025-01-15T13:02:00Z" w16du:dateUtc="2025-01-15T18:02:00Z">
            <w:rPr/>
          </w:rPrChange>
        </w:rPr>
        <w:t xml:space="preserve">se esfuerza por mantener un ambiente de trabajo que funcione bien y esté libre de distracciones y molestias innecesarias. Se espera que los miembros del personal de Compañeros presenten una imagen profesional y de negocios a los clientes, visitantes, consumidores y al público en general. Cada empleado debe vestirse y arreglarse apropiadamente para su trabajo, presentando una apariencia limpia y ordenada y ser consciente de los olores naturales o artificiales </w:t>
      </w:r>
      <w:r w:rsidRPr="00963ED8">
        <w:rPr>
          <w:lang w:val="es-CO"/>
          <w:rPrChange w:id="5089" w:author="Massiel Nayibe Moreno Ladino" w:date="2025-01-15T13:02:00Z" w16du:dateUtc="2025-01-15T18:02:00Z">
            <w:rPr/>
          </w:rPrChange>
        </w:rPr>
        <w:lastRenderedPageBreak/>
        <w:t>que puedan distraer o irritar a otros. Todo empleado que no esté seguro de cuál es la vestimenta o el aseo adecuados debe consultar con su supervisor. Al establecer las normas de vestimenta y aseo, los supervisores tendrán en cuenta las excepciones por motivos religiosos o similares que se soliciten.</w:t>
      </w:r>
    </w:p>
    <w:p w14:paraId="16F22303" w14:textId="77777777" w:rsidR="00D37280" w:rsidRPr="00963ED8" w:rsidRDefault="00D37280" w:rsidP="00784E98">
      <w:pPr>
        <w:spacing w:line="360" w:lineRule="auto"/>
        <w:jc w:val="both"/>
        <w:rPr>
          <w:lang w:val="es-CO"/>
          <w:rPrChange w:id="5090" w:author="Massiel Nayibe Moreno Ladino" w:date="2025-01-15T13:02:00Z" w16du:dateUtc="2025-01-15T18:02:00Z">
            <w:rPr/>
          </w:rPrChange>
        </w:rPr>
      </w:pPr>
    </w:p>
    <w:p w14:paraId="33F23B58" w14:textId="77777777" w:rsidR="00441859" w:rsidRPr="00963ED8" w:rsidRDefault="00DE7F5C">
      <w:pPr>
        <w:spacing w:line="360" w:lineRule="auto"/>
        <w:jc w:val="both"/>
        <w:rPr>
          <w:lang w:val="es-CO"/>
          <w:rPrChange w:id="5091" w:author="Massiel Nayibe Moreno Ladino" w:date="2025-01-15T13:02:00Z" w16du:dateUtc="2025-01-15T18:02:00Z">
            <w:rPr/>
          </w:rPrChange>
        </w:rPr>
      </w:pPr>
      <w:r w:rsidRPr="00963ED8">
        <w:rPr>
          <w:lang w:val="es-CO"/>
          <w:rPrChange w:id="5092" w:author="Massiel Nayibe Moreno Ladino" w:date="2025-01-15T13:02:00Z" w16du:dateUtc="2025-01-15T18:02:00Z">
            <w:rPr/>
          </w:rPrChange>
        </w:rPr>
        <w:t>A continuación se ofrecen algunas directrices para una apariencia profesional:</w:t>
      </w:r>
    </w:p>
    <w:p w14:paraId="6EDB71D6" w14:textId="77777777" w:rsidR="00441859" w:rsidRPr="00963ED8" w:rsidRDefault="00DE7F5C">
      <w:pPr>
        <w:numPr>
          <w:ilvl w:val="0"/>
          <w:numId w:val="172"/>
        </w:numPr>
        <w:spacing w:line="360" w:lineRule="auto"/>
        <w:jc w:val="both"/>
        <w:rPr>
          <w:lang w:val="es-CO"/>
          <w:rPrChange w:id="5093" w:author="Massiel Nayibe Moreno Ladino" w:date="2025-01-15T13:02:00Z" w16du:dateUtc="2025-01-15T18:02:00Z">
            <w:rPr/>
          </w:rPrChange>
        </w:rPr>
      </w:pPr>
      <w:r w:rsidRPr="00963ED8">
        <w:rPr>
          <w:lang w:val="es-CO"/>
          <w:rPrChange w:id="5094" w:author="Massiel Nayibe Moreno Ladino" w:date="2025-01-15T13:02:00Z" w16du:dateUtc="2025-01-15T18:02:00Z">
            <w:rPr/>
          </w:rPrChange>
        </w:rPr>
        <w:t>Todos los empleados deben practicar las normas de sentido común de pulcritud, buen gusto y comodidad.</w:t>
      </w:r>
    </w:p>
    <w:p w14:paraId="73AB1AE5" w14:textId="77777777" w:rsidR="00441859" w:rsidRPr="00963ED8" w:rsidRDefault="00DE7F5C">
      <w:pPr>
        <w:numPr>
          <w:ilvl w:val="0"/>
          <w:numId w:val="172"/>
        </w:numPr>
        <w:spacing w:line="360" w:lineRule="auto"/>
        <w:jc w:val="both"/>
        <w:rPr>
          <w:lang w:val="es-CO"/>
          <w:rPrChange w:id="5095" w:author="Massiel Nayibe Moreno Ladino" w:date="2025-01-15T13:02:00Z" w16du:dateUtc="2025-01-15T18:02:00Z">
            <w:rPr/>
          </w:rPrChange>
        </w:rPr>
      </w:pPr>
      <w:r w:rsidRPr="00963ED8">
        <w:rPr>
          <w:lang w:val="es-CO"/>
          <w:rPrChange w:id="5096" w:author="Massiel Nayibe Moreno Ladino" w:date="2025-01-15T13:02:00Z" w16du:dateUtc="2025-01-15T18:02:00Z">
            <w:rPr/>
          </w:rPrChange>
        </w:rPr>
        <w:t xml:space="preserve">Los siguientes artículos se consideran inapropiados y, por lo general, </w:t>
      </w:r>
      <w:r w:rsidRPr="00963ED8">
        <w:rPr>
          <w:b/>
          <w:lang w:val="es-CO"/>
          <w:rPrChange w:id="5097" w:author="Massiel Nayibe Moreno Ladino" w:date="2025-01-15T13:02:00Z" w16du:dateUtc="2025-01-15T18:02:00Z">
            <w:rPr>
              <w:b/>
            </w:rPr>
          </w:rPrChange>
        </w:rPr>
        <w:t>no están permitidos en ningún momento</w:t>
      </w:r>
      <w:r w:rsidRPr="00963ED8">
        <w:rPr>
          <w:lang w:val="es-CO"/>
          <w:rPrChange w:id="5098" w:author="Massiel Nayibe Moreno Ladino" w:date="2025-01-15T13:02:00Z" w16du:dateUtc="2025-01-15T18:02:00Z">
            <w:rPr/>
          </w:rPrChange>
        </w:rPr>
        <w:t>:</w:t>
      </w:r>
    </w:p>
    <w:p w14:paraId="0633C2A6" w14:textId="77777777" w:rsidR="00441859" w:rsidRPr="00963ED8" w:rsidRDefault="00DE7F5C">
      <w:pPr>
        <w:numPr>
          <w:ilvl w:val="1"/>
          <w:numId w:val="172"/>
        </w:numPr>
        <w:spacing w:line="360" w:lineRule="auto"/>
        <w:jc w:val="both"/>
        <w:rPr>
          <w:lang w:val="es-CO"/>
          <w:rPrChange w:id="5099" w:author="Massiel Nayibe Moreno Ladino" w:date="2025-01-15T13:02:00Z" w16du:dateUtc="2025-01-15T18:02:00Z">
            <w:rPr/>
          </w:rPrChange>
        </w:rPr>
      </w:pPr>
      <w:r w:rsidRPr="00963ED8">
        <w:rPr>
          <w:lang w:val="es-CO"/>
          <w:rPrChange w:id="5100" w:author="Massiel Nayibe Moreno Ladino" w:date="2025-01-15T13:02:00Z" w16du:dateUtc="2025-01-15T18:02:00Z">
            <w:rPr/>
          </w:rPrChange>
        </w:rPr>
        <w:t>Crop tops o prendas que muestren la cintura, tirantes finos</w:t>
      </w:r>
    </w:p>
    <w:p w14:paraId="0ABF0CBC" w14:textId="77777777" w:rsidR="00441859" w:rsidRDefault="00DE7F5C">
      <w:pPr>
        <w:numPr>
          <w:ilvl w:val="1"/>
          <w:numId w:val="172"/>
        </w:numPr>
        <w:spacing w:line="360" w:lineRule="auto"/>
        <w:jc w:val="both"/>
      </w:pPr>
      <w:r w:rsidRPr="00784E98">
        <w:t>Pantalones cortos</w:t>
      </w:r>
    </w:p>
    <w:p w14:paraId="5E584523" w14:textId="77777777" w:rsidR="00441859" w:rsidRDefault="00DE7F5C">
      <w:pPr>
        <w:numPr>
          <w:ilvl w:val="1"/>
          <w:numId w:val="172"/>
        </w:numPr>
        <w:spacing w:line="360" w:lineRule="auto"/>
        <w:jc w:val="both"/>
      </w:pPr>
      <w:r w:rsidRPr="00784E98">
        <w:t>Ropa deportiva</w:t>
      </w:r>
    </w:p>
    <w:p w14:paraId="7B613C6F" w14:textId="77777777" w:rsidR="00441859" w:rsidRDefault="00DE7F5C">
      <w:pPr>
        <w:numPr>
          <w:ilvl w:val="1"/>
          <w:numId w:val="172"/>
        </w:numPr>
        <w:spacing w:line="360" w:lineRule="auto"/>
        <w:jc w:val="both"/>
      </w:pPr>
      <w:r w:rsidRPr="00784E98">
        <w:t xml:space="preserve">Ropa de playa </w:t>
      </w:r>
    </w:p>
    <w:p w14:paraId="5C585DAB" w14:textId="77777777" w:rsidR="00441859" w:rsidRDefault="00DE7F5C">
      <w:pPr>
        <w:numPr>
          <w:ilvl w:val="1"/>
          <w:numId w:val="172"/>
        </w:numPr>
        <w:spacing w:line="360" w:lineRule="auto"/>
        <w:jc w:val="both"/>
      </w:pPr>
      <w:r w:rsidRPr="00784E98">
        <w:t>Pantalones de chándal</w:t>
      </w:r>
    </w:p>
    <w:p w14:paraId="450E3FF7" w14:textId="77777777" w:rsidR="00441859" w:rsidRDefault="00DE7F5C">
      <w:pPr>
        <w:numPr>
          <w:ilvl w:val="1"/>
          <w:numId w:val="172"/>
        </w:numPr>
        <w:spacing w:line="360" w:lineRule="auto"/>
        <w:jc w:val="both"/>
      </w:pPr>
      <w:r w:rsidRPr="00784E98">
        <w:t>Chanclas</w:t>
      </w:r>
    </w:p>
    <w:p w14:paraId="4EB8AE36" w14:textId="77777777" w:rsidR="00441859" w:rsidRDefault="00DE7F5C">
      <w:pPr>
        <w:numPr>
          <w:ilvl w:val="1"/>
          <w:numId w:val="172"/>
        </w:numPr>
        <w:spacing w:line="360" w:lineRule="auto"/>
        <w:jc w:val="both"/>
      </w:pPr>
      <w:r w:rsidRPr="00784E98">
        <w:t>Zapatillas</w:t>
      </w:r>
    </w:p>
    <w:p w14:paraId="1E003266" w14:textId="77777777" w:rsidR="00441859" w:rsidRPr="00963ED8" w:rsidRDefault="00DE7F5C">
      <w:pPr>
        <w:numPr>
          <w:ilvl w:val="1"/>
          <w:numId w:val="172"/>
        </w:numPr>
        <w:spacing w:line="360" w:lineRule="auto"/>
        <w:jc w:val="both"/>
        <w:rPr>
          <w:lang w:val="es-CO"/>
          <w:rPrChange w:id="5101" w:author="Massiel Nayibe Moreno Ladino" w:date="2025-01-15T13:02:00Z" w16du:dateUtc="2025-01-15T18:02:00Z">
            <w:rPr/>
          </w:rPrChange>
        </w:rPr>
      </w:pPr>
      <w:r w:rsidRPr="00963ED8">
        <w:rPr>
          <w:lang w:val="es-CO"/>
          <w:rPrChange w:id="5102" w:author="Massiel Nayibe Moreno Ladino" w:date="2025-01-15T13:02:00Z" w16du:dateUtc="2025-01-15T18:02:00Z">
            <w:rPr/>
          </w:rPrChange>
        </w:rPr>
        <w:t xml:space="preserve">Ropa rasgada, deshilachada o desaliñada, </w:t>
      </w:r>
    </w:p>
    <w:p w14:paraId="089A324C" w14:textId="77777777" w:rsidR="00441859" w:rsidRDefault="00DE7F5C">
      <w:pPr>
        <w:numPr>
          <w:ilvl w:val="1"/>
          <w:numId w:val="172"/>
        </w:numPr>
        <w:spacing w:line="360" w:lineRule="auto"/>
        <w:jc w:val="both"/>
      </w:pPr>
      <w:r w:rsidRPr="00784E98">
        <w:t>Prendas innecesariamente ajustadas o reveladoras</w:t>
      </w:r>
    </w:p>
    <w:p w14:paraId="1E884CC7" w14:textId="77777777" w:rsidR="00441859" w:rsidRPr="00963ED8" w:rsidRDefault="00DE7F5C">
      <w:pPr>
        <w:numPr>
          <w:ilvl w:val="0"/>
          <w:numId w:val="172"/>
        </w:numPr>
        <w:spacing w:line="360" w:lineRule="auto"/>
        <w:jc w:val="both"/>
        <w:rPr>
          <w:lang w:val="es-CO"/>
          <w:rPrChange w:id="5103" w:author="Massiel Nayibe Moreno Ladino" w:date="2025-01-15T13:02:00Z" w16du:dateUtc="2025-01-15T18:02:00Z">
            <w:rPr/>
          </w:rPrChange>
        </w:rPr>
      </w:pPr>
      <w:r w:rsidRPr="00963ED8">
        <w:rPr>
          <w:b/>
          <w:bCs/>
          <w:lang w:val="es-CO"/>
          <w:rPrChange w:id="5104" w:author="Massiel Nayibe Moreno Ladino" w:date="2025-01-15T13:02:00Z" w16du:dateUtc="2025-01-15T18:02:00Z">
            <w:rPr>
              <w:b/>
              <w:bCs/>
            </w:rPr>
          </w:rPrChange>
        </w:rPr>
        <w:t>Aspecto personal</w:t>
      </w:r>
      <w:r w:rsidRPr="00963ED8">
        <w:rPr>
          <w:lang w:val="es-CO"/>
          <w:rPrChange w:id="5105" w:author="Massiel Nayibe Moreno Ladino" w:date="2025-01-15T13:02:00Z" w16du:dateUtc="2025-01-15T18:02:00Z">
            <w:rPr/>
          </w:rPrChange>
        </w:rPr>
        <w:t xml:space="preserve">: Debe incluir una buena higiene personal, con el pelo y el vello facial limpios y bien arreglados. Si usa perfumes o colonia, por favor manténgalo ligero. Partners recuerda a los empleados que están protegidos por </w:t>
      </w:r>
      <w:r>
        <w:fldChar w:fldCharType="begin"/>
      </w:r>
      <w:r w:rsidRPr="00963ED8">
        <w:rPr>
          <w:lang w:val="es-CO"/>
          <w:rPrChange w:id="5106" w:author="Massiel Nayibe Moreno Ladino" w:date="2025-01-15T13:02:00Z" w16du:dateUtc="2025-01-15T18:02:00Z">
            <w:rPr/>
          </w:rPrChange>
        </w:rPr>
        <w:instrText>HYPERLINK \l "_Nondiscrimination/Anti-Harassment_P"</w:instrText>
      </w:r>
      <w:r>
        <w:fldChar w:fldCharType="separate"/>
      </w:r>
      <w:r w:rsidRPr="00963ED8">
        <w:rPr>
          <w:rStyle w:val="Hipervnculo"/>
          <w:lang w:val="es-CO"/>
          <w:rPrChange w:id="5107" w:author="Massiel Nayibe Moreno Ladino" w:date="2025-01-15T13:02:00Z" w16du:dateUtc="2025-01-15T18:02:00Z">
            <w:rPr>
              <w:rStyle w:val="Hipervnculo"/>
            </w:rPr>
          </w:rPrChange>
        </w:rPr>
        <w:t>la Ley CROWN</w:t>
      </w:r>
      <w:r>
        <w:fldChar w:fldCharType="end"/>
      </w:r>
      <w:r w:rsidRPr="00963ED8">
        <w:rPr>
          <w:lang w:val="es-CO"/>
          <w:rPrChange w:id="5108" w:author="Massiel Nayibe Moreno Ladino" w:date="2025-01-15T13:02:00Z" w16du:dateUtc="2025-01-15T18:02:00Z">
            <w:rPr/>
          </w:rPrChange>
        </w:rPr>
        <w:t>, que prohíbe la discriminación por motivos de raza. Los empleados pueden llevar el pelo en su estado natural o de una manera que refleje su identidad cultural o racial.</w:t>
      </w:r>
    </w:p>
    <w:p w14:paraId="6DF6267D" w14:textId="77777777" w:rsidR="00441859" w:rsidRPr="00963ED8" w:rsidRDefault="00DE7F5C">
      <w:pPr>
        <w:numPr>
          <w:ilvl w:val="0"/>
          <w:numId w:val="172"/>
        </w:numPr>
        <w:spacing w:line="360" w:lineRule="auto"/>
        <w:jc w:val="both"/>
        <w:rPr>
          <w:lang w:val="es-CO"/>
          <w:rPrChange w:id="5109" w:author="Massiel Nayibe Moreno Ladino" w:date="2025-01-15T13:02:00Z" w16du:dateUtc="2025-01-15T18:02:00Z">
            <w:rPr/>
          </w:rPrChange>
        </w:rPr>
      </w:pPr>
      <w:r w:rsidRPr="00963ED8">
        <w:rPr>
          <w:b/>
          <w:bCs/>
          <w:lang w:val="es-CO"/>
          <w:rPrChange w:id="5110" w:author="Massiel Nayibe Moreno Ladino" w:date="2025-01-15T13:02:00Z" w16du:dateUtc="2025-01-15T18:02:00Z">
            <w:rPr>
              <w:b/>
              <w:bCs/>
            </w:rPr>
          </w:rPrChange>
        </w:rPr>
        <w:t>Pantalones vaqueros:</w:t>
      </w:r>
      <w:r w:rsidRPr="00963ED8">
        <w:rPr>
          <w:lang w:val="es-CO"/>
          <w:rPrChange w:id="5111" w:author="Massiel Nayibe Moreno Ladino" w:date="2025-01-15T13:02:00Z" w16du:dateUtc="2025-01-15T18:02:00Z">
            <w:rPr/>
          </w:rPrChange>
        </w:rPr>
        <w:t xml:space="preserve"> Los vaqueros están permitidos todos los días (excepto en las reuniones externas), pero deben estar en buen estado. </w:t>
      </w:r>
    </w:p>
    <w:p w14:paraId="172F6C18" w14:textId="77777777" w:rsidR="00441859" w:rsidRPr="00963ED8" w:rsidRDefault="00DE7F5C">
      <w:pPr>
        <w:numPr>
          <w:ilvl w:val="0"/>
          <w:numId w:val="172"/>
        </w:numPr>
        <w:spacing w:line="360" w:lineRule="auto"/>
        <w:jc w:val="both"/>
        <w:rPr>
          <w:lang w:val="es-CO"/>
          <w:rPrChange w:id="5112" w:author="Massiel Nayibe Moreno Ladino" w:date="2025-01-15T13:02:00Z" w16du:dateUtc="2025-01-15T18:02:00Z">
            <w:rPr/>
          </w:rPrChange>
        </w:rPr>
      </w:pPr>
      <w:r w:rsidRPr="00963ED8">
        <w:rPr>
          <w:b/>
          <w:lang w:val="es-CO"/>
          <w:rPrChange w:id="5113" w:author="Massiel Nayibe Moreno Ladino" w:date="2025-01-15T13:02:00Z" w16du:dateUtc="2025-01-15T18:02:00Z">
            <w:rPr>
              <w:b/>
            </w:rPr>
          </w:rPrChange>
        </w:rPr>
        <w:t>Zapatos/calzado:</w:t>
      </w:r>
      <w:r w:rsidRPr="00963ED8">
        <w:rPr>
          <w:lang w:val="es-CO"/>
          <w:rPrChange w:id="5114" w:author="Massiel Nayibe Moreno Ladino" w:date="2025-01-15T13:02:00Z" w16du:dateUtc="2025-01-15T18:02:00Z">
            <w:rPr/>
          </w:rPrChange>
        </w:rPr>
        <w:t xml:space="preserve"> Por favor, no camine con los pies descalzos o en calcetines por la oficina, esto no demuestra un sentido común de pulcritud. Tenga en cuenta que las </w:t>
      </w:r>
      <w:r w:rsidRPr="00963ED8">
        <w:rPr>
          <w:lang w:val="es-CO"/>
          <w:rPrChange w:id="5115" w:author="Massiel Nayibe Moreno Ladino" w:date="2025-01-15T13:02:00Z" w16du:dateUtc="2025-01-15T18:02:00Z">
            <w:rPr/>
          </w:rPrChange>
        </w:rPr>
        <w:lastRenderedPageBreak/>
        <w:t>zapatillas de tenis, converse o similares, están permitidas todos los días (excepto para las reuniones externas).</w:t>
      </w:r>
    </w:p>
    <w:p w14:paraId="115290BD" w14:textId="77777777" w:rsidR="00441859" w:rsidRPr="00963ED8" w:rsidRDefault="00DE7F5C">
      <w:pPr>
        <w:numPr>
          <w:ilvl w:val="0"/>
          <w:numId w:val="172"/>
        </w:numPr>
        <w:spacing w:line="360" w:lineRule="auto"/>
        <w:jc w:val="both"/>
        <w:rPr>
          <w:lang w:val="es-CO"/>
          <w:rPrChange w:id="5116" w:author="Massiel Nayibe Moreno Ladino" w:date="2025-01-15T13:02:00Z" w16du:dateUtc="2025-01-15T18:02:00Z">
            <w:rPr/>
          </w:rPrChange>
        </w:rPr>
      </w:pPr>
      <w:r w:rsidRPr="00963ED8">
        <w:rPr>
          <w:b/>
          <w:lang w:val="es-CO"/>
          <w:rPrChange w:id="5117" w:author="Massiel Nayibe Moreno Ladino" w:date="2025-01-15T13:02:00Z" w16du:dateUtc="2025-01-15T18:02:00Z">
            <w:rPr>
              <w:b/>
            </w:rPr>
          </w:rPrChange>
        </w:rPr>
        <w:t>Traje de negocios:</w:t>
      </w:r>
      <w:r w:rsidRPr="00963ED8">
        <w:rPr>
          <w:lang w:val="es-CO"/>
          <w:rPrChange w:id="5118" w:author="Massiel Nayibe Moreno Ladino" w:date="2025-01-15T13:02:00Z" w16du:dateUtc="2025-01-15T18:02:00Z">
            <w:rPr/>
          </w:rPrChange>
        </w:rPr>
        <w:t xml:space="preserve"> Esto incluye las siguientes camisas de vestir, corbatas, chaquetas de sport o americanas a medida llevadas con pantalones de vestir, trajes de pantalón a medida o trajes de vestir, conjuntos coordinados y zapatos de vestir.</w:t>
      </w:r>
    </w:p>
    <w:p w14:paraId="27876918" w14:textId="77777777" w:rsidR="00441859" w:rsidRPr="00963ED8" w:rsidRDefault="00DE7F5C">
      <w:pPr>
        <w:spacing w:line="360" w:lineRule="auto"/>
        <w:jc w:val="both"/>
        <w:rPr>
          <w:lang w:val="es-CO"/>
          <w:rPrChange w:id="5119" w:author="Massiel Nayibe Moreno Ladino" w:date="2025-01-15T13:02:00Z" w16du:dateUtc="2025-01-15T18:02:00Z">
            <w:rPr/>
          </w:rPrChange>
        </w:rPr>
      </w:pPr>
      <w:r w:rsidRPr="00963ED8">
        <w:rPr>
          <w:lang w:val="es-CO"/>
          <w:rPrChange w:id="5120" w:author="Massiel Nayibe Moreno Ladino" w:date="2025-01-15T13:02:00Z" w16du:dateUtc="2025-01-15T18:02:00Z">
            <w:rPr/>
          </w:rPrChange>
        </w:rPr>
        <w:t xml:space="preserve">Todos los días se considerarán días de vestimenta informal, a menos que haya una reunión externa, en cuyo caso deberá vestir ropa informal de negocios. En todos los casos, el atuendo deberá seguir cumpliendo las normas antes mencionadas. </w:t>
      </w:r>
    </w:p>
    <w:p w14:paraId="42DD02BC" w14:textId="77777777" w:rsidR="00784E98" w:rsidRPr="00963ED8" w:rsidRDefault="00784E98" w:rsidP="00784E98">
      <w:pPr>
        <w:spacing w:line="360" w:lineRule="auto"/>
        <w:jc w:val="both"/>
        <w:rPr>
          <w:lang w:val="es-CO"/>
          <w:rPrChange w:id="5121" w:author="Massiel Nayibe Moreno Ladino" w:date="2025-01-15T13:02:00Z" w16du:dateUtc="2025-01-15T18:02:00Z">
            <w:rPr/>
          </w:rPrChange>
        </w:rPr>
      </w:pPr>
    </w:p>
    <w:p w14:paraId="10D78DAC" w14:textId="77777777" w:rsidR="00441859" w:rsidRPr="00963ED8" w:rsidRDefault="00DE7F5C">
      <w:pPr>
        <w:spacing w:line="360" w:lineRule="auto"/>
        <w:jc w:val="both"/>
        <w:rPr>
          <w:lang w:val="es-CO"/>
          <w:rPrChange w:id="5122" w:author="Massiel Nayibe Moreno Ladino" w:date="2025-01-15T13:02:00Z" w16du:dateUtc="2025-01-15T18:02:00Z">
            <w:rPr/>
          </w:rPrChange>
        </w:rPr>
      </w:pPr>
      <w:r w:rsidRPr="00963ED8">
        <w:rPr>
          <w:b/>
          <w:bCs/>
          <w:i/>
          <w:iCs/>
          <w:lang w:val="es-CO"/>
          <w:rPrChange w:id="5123" w:author="Massiel Nayibe Moreno Ladino" w:date="2025-01-15T13:02:00Z" w16du:dateUtc="2025-01-15T18:02:00Z">
            <w:rPr>
              <w:b/>
              <w:bCs/>
              <w:i/>
              <w:iCs/>
            </w:rPr>
          </w:rPrChange>
        </w:rPr>
        <w:t>Adaptación razonable de las creencias religiosas</w:t>
      </w:r>
    </w:p>
    <w:p w14:paraId="3862ABB1" w14:textId="77777777" w:rsidR="00441859" w:rsidRPr="00963ED8" w:rsidRDefault="00DE7F5C">
      <w:pPr>
        <w:spacing w:line="360" w:lineRule="auto"/>
        <w:jc w:val="both"/>
        <w:rPr>
          <w:lang w:val="es-CO"/>
          <w:rPrChange w:id="5124" w:author="Massiel Nayibe Moreno Ladino" w:date="2025-01-15T13:02:00Z" w16du:dateUtc="2025-01-15T18:02:00Z">
            <w:rPr/>
          </w:rPrChange>
        </w:rPr>
      </w:pPr>
      <w:r w:rsidRPr="00963ED8">
        <w:rPr>
          <w:lang w:val="es-CO"/>
          <w:rPrChange w:id="5125" w:author="Massiel Nayibe Moreno Ladino" w:date="2025-01-15T13:02:00Z" w16du:dateUtc="2025-01-15T18:02:00Z">
            <w:rPr/>
          </w:rPrChange>
        </w:rPr>
        <w:t>Partners reconoce la importancia de las creencias religiosas individuales de sus empleados. Partners se adaptará razonablemente a las creencias religiosas de los miembros del personal en lo que respecta a la vestimenta en el lugar de trabajo, a menos que la adaptación suponga una dificultad excesiva. La adaptación de las creencias religiosas en términos de vestimenta puede ser difícil a la luz de las cuestiones de seguridad para los miembros del personal. Las personas que soliciten una adaptación de la vestimenta en el lugar de trabajo por motivos religiosos deben dirigirse al departamento de RR.HH.</w:t>
      </w:r>
    </w:p>
    <w:p w14:paraId="7D348C30" w14:textId="77777777" w:rsidR="00784E98" w:rsidRPr="00963ED8" w:rsidRDefault="00784E98" w:rsidP="00784E98">
      <w:pPr>
        <w:spacing w:line="360" w:lineRule="auto"/>
        <w:jc w:val="both"/>
        <w:rPr>
          <w:lang w:val="es-CO"/>
          <w:rPrChange w:id="5126" w:author="Massiel Nayibe Moreno Ladino" w:date="2025-01-15T13:02:00Z" w16du:dateUtc="2025-01-15T18:02:00Z">
            <w:rPr/>
          </w:rPrChange>
        </w:rPr>
      </w:pPr>
    </w:p>
    <w:p w14:paraId="3C618596" w14:textId="77777777" w:rsidR="00441859" w:rsidRPr="00963ED8" w:rsidRDefault="00DE7F5C">
      <w:pPr>
        <w:spacing w:line="360" w:lineRule="auto"/>
        <w:jc w:val="both"/>
        <w:rPr>
          <w:lang w:val="es-CO"/>
          <w:rPrChange w:id="5127" w:author="Massiel Nayibe Moreno Ladino" w:date="2025-01-15T13:02:00Z" w16du:dateUtc="2025-01-15T18:02:00Z">
            <w:rPr/>
          </w:rPrChange>
        </w:rPr>
      </w:pPr>
      <w:r w:rsidRPr="00963ED8">
        <w:rPr>
          <w:b/>
          <w:bCs/>
          <w:i/>
          <w:iCs/>
          <w:lang w:val="es-CO"/>
          <w:rPrChange w:id="5128" w:author="Massiel Nayibe Moreno Ladino" w:date="2025-01-15T13:02:00Z" w16du:dateUtc="2025-01-15T18:02:00Z">
            <w:rPr>
              <w:b/>
              <w:bCs/>
              <w:i/>
              <w:iCs/>
            </w:rPr>
          </w:rPrChange>
        </w:rPr>
        <w:t xml:space="preserve"> Abordar los problemas de atuendo e higiene en el lugar de trabajo</w:t>
      </w:r>
    </w:p>
    <w:p w14:paraId="044E8EA2" w14:textId="77777777" w:rsidR="00441859" w:rsidRPr="00963ED8" w:rsidRDefault="00DE7F5C">
      <w:pPr>
        <w:spacing w:line="360" w:lineRule="auto"/>
        <w:jc w:val="both"/>
        <w:rPr>
          <w:lang w:val="es-CO"/>
          <w:rPrChange w:id="5129" w:author="Massiel Nayibe Moreno Ladino" w:date="2025-01-15T13:02:00Z" w16du:dateUtc="2025-01-15T18:02:00Z">
            <w:rPr/>
          </w:rPrChange>
        </w:rPr>
      </w:pPr>
      <w:r w:rsidRPr="00963ED8">
        <w:rPr>
          <w:lang w:val="es-CO"/>
          <w:rPrChange w:id="5130" w:author="Massiel Nayibe Moreno Ladino" w:date="2025-01-15T13:02:00Z" w16du:dateUtc="2025-01-15T18:02:00Z">
            <w:rPr/>
          </w:rPrChange>
        </w:rPr>
        <w:t xml:space="preserve">Las infracciones de esta política pueden ir desde prendas de vestir inapropiadas hasta perfumes y olores corporales ofensivos. Si la vestimenta o el aseo de un empleado no cumplen las normas establecidas, el supervisor discutirá con el empleado, y éste podrá ser enviado a casa por el resto del día (sin paga para los empleados por hora) o a cambiarse de ropa y volver al trabajo. El supervisor podrá iniciar acciones disciplinarias si las discusiones no dan el resultado deseado. </w:t>
      </w:r>
    </w:p>
    <w:p w14:paraId="4759098E" w14:textId="77777777" w:rsidR="00784E98" w:rsidRPr="00963ED8" w:rsidRDefault="00784E98" w:rsidP="00784E98">
      <w:pPr>
        <w:spacing w:line="360" w:lineRule="auto"/>
        <w:jc w:val="both"/>
        <w:rPr>
          <w:lang w:val="es-CO"/>
          <w:rPrChange w:id="5131" w:author="Massiel Nayibe Moreno Ladino" w:date="2025-01-15T13:02:00Z" w16du:dateUtc="2025-01-15T18:02:00Z">
            <w:rPr/>
          </w:rPrChange>
        </w:rPr>
      </w:pPr>
    </w:p>
    <w:p w14:paraId="54C286BC" w14:textId="77777777" w:rsidR="00441859" w:rsidRPr="00963ED8" w:rsidRDefault="00DE7F5C">
      <w:pPr>
        <w:spacing w:line="360" w:lineRule="auto"/>
        <w:jc w:val="both"/>
        <w:rPr>
          <w:lang w:val="es-CO"/>
          <w:rPrChange w:id="5132" w:author="Massiel Nayibe Moreno Ladino" w:date="2025-01-15T13:02:00Z" w16du:dateUtc="2025-01-15T18:02:00Z">
            <w:rPr/>
          </w:rPrChange>
        </w:rPr>
      </w:pPr>
      <w:r w:rsidRPr="00963ED8">
        <w:rPr>
          <w:b/>
          <w:bCs/>
          <w:lang w:val="es-CO"/>
          <w:rPrChange w:id="5133" w:author="Massiel Nayibe Moreno Ladino" w:date="2025-01-15T13:02:00Z" w16du:dateUtc="2025-01-15T18:02:00Z">
            <w:rPr>
              <w:b/>
              <w:bCs/>
            </w:rPr>
          </w:rPrChange>
        </w:rPr>
        <w:t>Si tiene alguna duda sobre esta política de aspecto y atuendo, consulte con su supervisor o con RR.HH.</w:t>
      </w:r>
    </w:p>
    <w:p w14:paraId="45B7C8BE" w14:textId="77777777" w:rsidR="00441859" w:rsidRPr="00963ED8" w:rsidRDefault="00DE7F5C">
      <w:pPr>
        <w:pStyle w:val="Ttulo2"/>
        <w:rPr>
          <w:lang w:val="es-CO"/>
          <w:rPrChange w:id="5134" w:author="Massiel Nayibe Moreno Ladino" w:date="2025-01-15T13:02:00Z" w16du:dateUtc="2025-01-15T18:02:00Z">
            <w:rPr/>
          </w:rPrChange>
        </w:rPr>
      </w:pPr>
      <w:bookmarkStart w:id="5135" w:name="_Toc185435447"/>
      <w:r w:rsidRPr="00963ED8">
        <w:rPr>
          <w:lang w:val="es-CO"/>
          <w:rPrChange w:id="5136" w:author="Massiel Nayibe Moreno Ladino" w:date="2025-01-15T13:02:00Z" w16du:dateUtc="2025-01-15T18:02:00Z">
            <w:rPr/>
          </w:rPrChange>
        </w:rPr>
        <w:lastRenderedPageBreak/>
        <w:t>11.</w:t>
      </w:r>
      <w:r w:rsidR="00784E98" w:rsidRPr="00963ED8">
        <w:rPr>
          <w:lang w:val="es-CO"/>
          <w:rPrChange w:id="5137" w:author="Massiel Nayibe Moreno Ladino" w:date="2025-01-15T13:02:00Z" w16du:dateUtc="2025-01-15T18:02:00Z">
            <w:rPr/>
          </w:rPrChange>
        </w:rPr>
        <w:t xml:space="preserve">7 </w:t>
      </w:r>
      <w:r w:rsidRPr="00963ED8">
        <w:rPr>
          <w:lang w:val="es-CO"/>
          <w:rPrChange w:id="5138" w:author="Massiel Nayibe Moreno Ladino" w:date="2025-01-15T13:02:00Z" w16du:dateUtc="2025-01-15T18:02:00Z">
            <w:rPr/>
          </w:rPrChange>
        </w:rPr>
        <w:t>Comunicar los retrasos</w:t>
      </w:r>
      <w:bookmarkEnd w:id="5135"/>
    </w:p>
    <w:p w14:paraId="369CF0D3" w14:textId="77777777" w:rsidR="00441859" w:rsidRPr="00963ED8" w:rsidRDefault="00DE7F5C">
      <w:pPr>
        <w:spacing w:line="360" w:lineRule="auto"/>
        <w:jc w:val="both"/>
        <w:rPr>
          <w:lang w:val="es-CO"/>
          <w:rPrChange w:id="5139" w:author="Massiel Nayibe Moreno Ladino" w:date="2025-01-15T13:02:00Z" w16du:dateUtc="2025-01-15T18:02:00Z">
            <w:rPr/>
          </w:rPrChange>
        </w:rPr>
      </w:pPr>
      <w:r w:rsidRPr="00963ED8">
        <w:rPr>
          <w:rFonts w:cs="Times New Roman"/>
          <w:lang w:val="es-CO"/>
          <w:rPrChange w:id="5140" w:author="Massiel Nayibe Moreno Ladino" w:date="2025-01-15T13:02:00Z" w16du:dateUtc="2025-01-15T18:02:00Z">
            <w:rPr>
              <w:rFonts w:cs="Times New Roman"/>
            </w:rPr>
          </w:rPrChange>
        </w:rPr>
        <w:t xml:space="preserve">Si un empleado se retrasa al llegar al trabajo, debe notificarlo a su supervisor con la mayor antelación posible. </w:t>
      </w:r>
      <w:r w:rsidRPr="00963ED8">
        <w:rPr>
          <w:rFonts w:cs="Times New Roman"/>
          <w:lang w:val="es-CO"/>
          <w:rPrChange w:id="5141" w:author="Massiel Nayibe Moreno Ladino" w:date="2025-01-15T13:02:00Z" w16du:dateUtc="2025-01-15T18:02:00Z">
            <w:rPr>
              <w:rFonts w:cs="Times New Roman"/>
              <w:lang w:val="en"/>
            </w:rPr>
          </w:rPrChange>
        </w:rPr>
        <w:t xml:space="preserve">Si los retrasos se hacen demasiado frecuentes o se producen sin notificación, el supervisor deberá dirigir un memorando al DP documentando dichos incidentes. Si los retrasos acumulados en el trabajo son consecutivos o injustificados Partners </w:t>
      </w:r>
      <w:r w:rsidR="0095206E" w:rsidRPr="00963ED8">
        <w:rPr>
          <w:rFonts w:cs="Times New Roman"/>
          <w:lang w:val="es-CO"/>
          <w:rPrChange w:id="5142" w:author="Massiel Nayibe Moreno Ladino" w:date="2025-01-15T13:02:00Z" w16du:dateUtc="2025-01-15T18:02:00Z">
            <w:rPr>
              <w:rFonts w:cs="Times New Roman"/>
              <w:lang w:val="en"/>
            </w:rPr>
          </w:rPrChange>
        </w:rPr>
        <w:t xml:space="preserve">Colombia </w:t>
      </w:r>
      <w:r w:rsidRPr="00963ED8">
        <w:rPr>
          <w:rFonts w:cs="Times New Roman"/>
          <w:lang w:val="es-CO"/>
          <w:rPrChange w:id="5143" w:author="Massiel Nayibe Moreno Ladino" w:date="2025-01-15T13:02:00Z" w16du:dateUtc="2025-01-15T18:02:00Z">
            <w:rPr>
              <w:rFonts w:cs="Times New Roman"/>
              <w:lang w:val="en"/>
            </w:rPr>
          </w:rPrChange>
        </w:rPr>
        <w:t>se reserva el derecho de tomar medidas disciplinarias, hasta el despido</w:t>
      </w:r>
      <w:r w:rsidR="005E2C37" w:rsidRPr="00963ED8">
        <w:rPr>
          <w:lang w:val="es-CO"/>
          <w:rPrChange w:id="5144" w:author="Massiel Nayibe Moreno Ladino" w:date="2025-01-15T13:02:00Z" w16du:dateUtc="2025-01-15T18:02:00Z">
            <w:rPr/>
          </w:rPrChange>
        </w:rPr>
        <w:t xml:space="preserve">. </w:t>
      </w:r>
    </w:p>
    <w:p w14:paraId="3DCF934A" w14:textId="77777777" w:rsidR="00441859" w:rsidRPr="00963ED8" w:rsidRDefault="00DE7F5C">
      <w:pPr>
        <w:pStyle w:val="Ttulo2"/>
        <w:rPr>
          <w:lang w:val="es-CO"/>
          <w:rPrChange w:id="5145" w:author="Massiel Nayibe Moreno Ladino" w:date="2025-01-15T13:02:00Z" w16du:dateUtc="2025-01-15T18:02:00Z">
            <w:rPr/>
          </w:rPrChange>
        </w:rPr>
      </w:pPr>
      <w:bookmarkStart w:id="5146" w:name="_Toc185435448"/>
      <w:r w:rsidRPr="00963ED8">
        <w:rPr>
          <w:lang w:val="es-CO"/>
          <w:rPrChange w:id="5147" w:author="Massiel Nayibe Moreno Ladino" w:date="2025-01-15T13:02:00Z" w16du:dateUtc="2025-01-15T18:02:00Z">
            <w:rPr/>
          </w:rPrChange>
        </w:rPr>
        <w:t xml:space="preserve">11.8 </w:t>
      </w:r>
      <w:bookmarkStart w:id="5148" w:name="_Toc184806921"/>
      <w:bookmarkStart w:id="5149" w:name="_Toc185435449"/>
      <w:bookmarkEnd w:id="5146"/>
      <w:r w:rsidR="00544A39" w:rsidRPr="00963ED8">
        <w:rPr>
          <w:lang w:val="es-CO"/>
          <w:rPrChange w:id="5150" w:author="Massiel Nayibe Moreno Ladino" w:date="2025-01-15T13:02:00Z" w16du:dateUtc="2025-01-15T18:02:00Z">
            <w:rPr/>
          </w:rPrChange>
        </w:rPr>
        <w:t xml:space="preserve"> Comunicación de ausencias</w:t>
      </w:r>
      <w:bookmarkEnd w:id="5148"/>
      <w:bookmarkEnd w:id="5149"/>
    </w:p>
    <w:p w14:paraId="5F52400B" w14:textId="77777777" w:rsidR="00441859" w:rsidRPr="00963ED8" w:rsidRDefault="00DE7F5C">
      <w:pPr>
        <w:spacing w:after="120" w:line="360" w:lineRule="auto"/>
        <w:jc w:val="both"/>
        <w:rPr>
          <w:rFonts w:cs="Times New Roman"/>
          <w:lang w:val="es-CO"/>
          <w:rPrChange w:id="5151" w:author="Massiel Nayibe Moreno Ladino" w:date="2025-01-15T13:02:00Z" w16du:dateUtc="2025-01-15T18:02:00Z">
            <w:rPr>
              <w:rFonts w:cs="Times New Roman"/>
            </w:rPr>
          </w:rPrChange>
        </w:rPr>
      </w:pPr>
      <w:r w:rsidRPr="00963ED8">
        <w:rPr>
          <w:rFonts w:cs="Times New Roman"/>
          <w:lang w:val="es-CO"/>
          <w:rPrChange w:id="5152" w:author="Massiel Nayibe Moreno Ladino" w:date="2025-01-15T13:02:00Z" w16du:dateUtc="2025-01-15T18:02:00Z">
            <w:rPr>
              <w:rFonts w:cs="Times New Roman"/>
            </w:rPr>
          </w:rPrChange>
        </w:rPr>
        <w:t>Los miembros del personal deben solicitar la aprobación de sus supervisores en relación con el uso de permisos u otras ausencias con la mayor antelación posible, siguiendo los protocolos que se indican a continuación. No basta con avisar a su supervisor de que estará "fuera de la oficina".</w:t>
      </w:r>
    </w:p>
    <w:p w14:paraId="716FCEBE" w14:textId="77777777" w:rsidR="00441859" w:rsidRDefault="00DE7F5C">
      <w:pPr>
        <w:spacing w:after="120" w:line="360" w:lineRule="auto"/>
        <w:jc w:val="both"/>
        <w:rPr>
          <w:rFonts w:cs="Times New Roman"/>
        </w:rPr>
      </w:pPr>
      <w:r w:rsidRPr="00963ED8">
        <w:rPr>
          <w:rFonts w:cs="Times New Roman"/>
          <w:lang w:val="es-CO"/>
          <w:rPrChange w:id="5153" w:author="Massiel Nayibe Moreno Ladino" w:date="2025-01-15T13:02:00Z" w16du:dateUtc="2025-01-15T18:02:00Z">
            <w:rPr>
              <w:rFonts w:cs="Times New Roman"/>
            </w:rPr>
          </w:rPrChange>
        </w:rPr>
        <w:t xml:space="preserve">Si los empleados van a estar fuera de la oficina durante dos (2) días o más, deben notificarlo a todo el personal de campo de la oficina por correo electrónico al menos tres (3) días laborables antes. </w:t>
      </w:r>
      <w:r w:rsidRPr="0078237E">
        <w:rPr>
          <w:rFonts w:cs="Times New Roman"/>
        </w:rPr>
        <w:t>El correo electrónico debe contener lo siguiente</w:t>
      </w:r>
    </w:p>
    <w:p w14:paraId="695B4CAD" w14:textId="77777777" w:rsidR="00441859" w:rsidRPr="00963ED8" w:rsidRDefault="00DE7F5C">
      <w:pPr>
        <w:pStyle w:val="Prrafodelista"/>
        <w:numPr>
          <w:ilvl w:val="0"/>
          <w:numId w:val="174"/>
        </w:numPr>
        <w:spacing w:after="120" w:line="360" w:lineRule="auto"/>
        <w:jc w:val="both"/>
        <w:rPr>
          <w:rFonts w:cs="Times New Roman"/>
          <w:lang w:val="es-CO"/>
          <w:rPrChange w:id="5154" w:author="Massiel Nayibe Moreno Ladino" w:date="2025-01-15T13:02:00Z" w16du:dateUtc="2025-01-15T18:02:00Z">
            <w:rPr>
              <w:rFonts w:cs="Times New Roman"/>
            </w:rPr>
          </w:rPrChange>
        </w:rPr>
      </w:pPr>
      <w:r w:rsidRPr="00963ED8">
        <w:rPr>
          <w:rFonts w:cs="Times New Roman"/>
          <w:lang w:val="es-CO"/>
          <w:rPrChange w:id="5155" w:author="Massiel Nayibe Moreno Ladino" w:date="2025-01-15T13:02:00Z" w16du:dateUtc="2025-01-15T18:02:00Z">
            <w:rPr>
              <w:rFonts w:cs="Times New Roman"/>
            </w:rPr>
          </w:rPrChange>
        </w:rPr>
        <w:t>Fechas en las que el empleado estará de baja</w:t>
      </w:r>
    </w:p>
    <w:p w14:paraId="6E997A36" w14:textId="77777777" w:rsidR="00441859" w:rsidRPr="00963ED8" w:rsidRDefault="00DE7F5C">
      <w:pPr>
        <w:pStyle w:val="Prrafodelista"/>
        <w:numPr>
          <w:ilvl w:val="0"/>
          <w:numId w:val="174"/>
        </w:numPr>
        <w:spacing w:after="120" w:line="360" w:lineRule="auto"/>
        <w:jc w:val="both"/>
        <w:rPr>
          <w:rFonts w:cs="Times New Roman"/>
          <w:lang w:val="es-CO"/>
          <w:rPrChange w:id="5156" w:author="Massiel Nayibe Moreno Ladino" w:date="2025-01-15T13:02:00Z" w16du:dateUtc="2025-01-15T18:02:00Z">
            <w:rPr>
              <w:rFonts w:cs="Times New Roman"/>
            </w:rPr>
          </w:rPrChange>
        </w:rPr>
      </w:pPr>
      <w:r w:rsidRPr="00963ED8">
        <w:rPr>
          <w:rFonts w:cs="Times New Roman"/>
          <w:lang w:val="es-CO"/>
          <w:rPrChange w:id="5157" w:author="Massiel Nayibe Moreno Ladino" w:date="2025-01-15T13:02:00Z" w16du:dateUtc="2025-01-15T18:02:00Z">
            <w:rPr>
              <w:rFonts w:cs="Times New Roman"/>
            </w:rPr>
          </w:rPrChange>
        </w:rPr>
        <w:t>Fecha en que volverán a la oficina</w:t>
      </w:r>
    </w:p>
    <w:p w14:paraId="10F26301" w14:textId="77777777" w:rsidR="00441859" w:rsidRPr="00963ED8" w:rsidRDefault="00DE7F5C">
      <w:pPr>
        <w:pStyle w:val="Prrafodelista"/>
        <w:numPr>
          <w:ilvl w:val="0"/>
          <w:numId w:val="174"/>
        </w:numPr>
        <w:spacing w:after="120" w:line="360" w:lineRule="auto"/>
        <w:jc w:val="both"/>
        <w:rPr>
          <w:rFonts w:cs="Times New Roman"/>
          <w:lang w:val="es-CO"/>
          <w:rPrChange w:id="5158" w:author="Massiel Nayibe Moreno Ladino" w:date="2025-01-15T13:02:00Z" w16du:dateUtc="2025-01-15T18:02:00Z">
            <w:rPr>
              <w:rFonts w:cs="Times New Roman"/>
            </w:rPr>
          </w:rPrChange>
        </w:rPr>
      </w:pPr>
      <w:r w:rsidRPr="00963ED8">
        <w:rPr>
          <w:rFonts w:cs="Times New Roman"/>
          <w:lang w:val="es-CO"/>
          <w:rPrChange w:id="5159" w:author="Massiel Nayibe Moreno Ladino" w:date="2025-01-15T13:02:00Z" w16du:dateUtc="2025-01-15T18:02:00Z">
            <w:rPr>
              <w:rFonts w:cs="Times New Roman"/>
            </w:rPr>
          </w:rPrChange>
        </w:rPr>
        <w:t>Proporcionar puntos de contacto alternativos para asuntos urgentes</w:t>
      </w:r>
    </w:p>
    <w:p w14:paraId="3DCCDABB" w14:textId="77777777" w:rsidR="00441859" w:rsidRPr="00963ED8" w:rsidRDefault="00DE7F5C">
      <w:pPr>
        <w:pStyle w:val="Prrafodelista"/>
        <w:numPr>
          <w:ilvl w:val="0"/>
          <w:numId w:val="174"/>
        </w:numPr>
        <w:spacing w:after="120" w:line="360" w:lineRule="auto"/>
        <w:jc w:val="both"/>
        <w:rPr>
          <w:rFonts w:cs="Times New Roman"/>
          <w:lang w:val="es-CO"/>
          <w:rPrChange w:id="5160" w:author="Massiel Nayibe Moreno Ladino" w:date="2025-01-15T13:02:00Z" w16du:dateUtc="2025-01-15T18:02:00Z">
            <w:rPr>
              <w:rFonts w:cs="Times New Roman"/>
            </w:rPr>
          </w:rPrChange>
        </w:rPr>
      </w:pPr>
      <w:r w:rsidRPr="00963ED8">
        <w:rPr>
          <w:rFonts w:cs="Times New Roman"/>
          <w:lang w:val="es-CO"/>
          <w:rPrChange w:id="5161" w:author="Massiel Nayibe Moreno Ladino" w:date="2025-01-15T13:02:00Z" w16du:dateUtc="2025-01-15T18:02:00Z">
            <w:rPr>
              <w:rFonts w:cs="Times New Roman"/>
            </w:rPr>
          </w:rPrChange>
        </w:rPr>
        <w:t>Para los cargos directivos, responsabilidad de delegación y autoridad de firma</w:t>
      </w:r>
    </w:p>
    <w:p w14:paraId="76F008B4" w14:textId="77777777" w:rsidR="00441859" w:rsidRPr="00963ED8" w:rsidRDefault="00DE7F5C">
      <w:pPr>
        <w:spacing w:after="120" w:line="360" w:lineRule="auto"/>
        <w:jc w:val="both"/>
        <w:rPr>
          <w:lang w:val="es-CO"/>
          <w:rPrChange w:id="5162" w:author="Massiel Nayibe Moreno Ladino" w:date="2025-01-15T13:02:00Z" w16du:dateUtc="2025-01-15T18:02:00Z">
            <w:rPr/>
          </w:rPrChange>
        </w:rPr>
      </w:pPr>
      <w:r w:rsidRPr="00963ED8">
        <w:rPr>
          <w:lang w:val="es-CO"/>
          <w:rPrChange w:id="5163" w:author="Massiel Nayibe Moreno Ladino" w:date="2025-01-15T13:02:00Z" w16du:dateUtc="2025-01-15T18:02:00Z">
            <w:rPr/>
          </w:rPrChange>
        </w:rPr>
        <w:t xml:space="preserve">Además, el personal debe poner sus vacaciones como bloqueadas en su calendario. </w:t>
      </w:r>
    </w:p>
    <w:p w14:paraId="718ADA3F" w14:textId="77777777" w:rsidR="00441859" w:rsidRPr="00963ED8" w:rsidRDefault="00DE7F5C">
      <w:pPr>
        <w:spacing w:after="120" w:line="360" w:lineRule="auto"/>
        <w:jc w:val="both"/>
        <w:rPr>
          <w:rFonts w:cs="Times New Roman"/>
          <w:lang w:val="es-CO"/>
          <w:rPrChange w:id="5164" w:author="Massiel Nayibe Moreno Ladino" w:date="2025-01-15T13:02:00Z" w16du:dateUtc="2025-01-15T18:02:00Z">
            <w:rPr>
              <w:rFonts w:cs="Times New Roman"/>
            </w:rPr>
          </w:rPrChange>
        </w:rPr>
      </w:pPr>
      <w:r w:rsidRPr="00963ED8">
        <w:rPr>
          <w:lang w:val="es-CO"/>
          <w:rPrChange w:id="5165" w:author="Massiel Nayibe Moreno Ladino" w:date="2025-01-15T13:02:00Z" w16du:dateUtc="2025-01-15T18:02:00Z">
            <w:rPr/>
          </w:rPrChange>
        </w:rPr>
        <w:t>Si un empleado se ausenta por enfermedad más de tres (3) días consecutivos, deberá presentar una nota del médico o un certificado médico; de lo contrario, se podrá considerar que el empleado dimite después del tercer día consecutivo.</w:t>
      </w:r>
    </w:p>
    <w:p w14:paraId="76E3A2A3" w14:textId="77777777" w:rsidR="00441859" w:rsidRPr="00963ED8" w:rsidRDefault="00B94E77">
      <w:pPr>
        <w:spacing w:after="120" w:line="360" w:lineRule="auto"/>
        <w:jc w:val="both"/>
        <w:rPr>
          <w:rFonts w:cs="Times New Roman"/>
          <w:lang w:val="es-CO"/>
          <w:rPrChange w:id="5166" w:author="Massiel Nayibe Moreno Ladino" w:date="2025-01-15T13:02:00Z" w16du:dateUtc="2025-01-15T18:02:00Z">
            <w:rPr>
              <w:rFonts w:cs="Times New Roman"/>
            </w:rPr>
          </w:rPrChange>
        </w:rPr>
      </w:pPr>
      <w:r w:rsidRPr="00963ED8">
        <w:rPr>
          <w:rFonts w:cs="Times New Roman"/>
          <w:lang w:val="es-CO"/>
          <w:rPrChange w:id="5167" w:author="Massiel Nayibe Moreno Ladino" w:date="2025-01-15T13:02:00Z" w16du:dateUtc="2025-01-15T18:02:00Z">
            <w:rPr>
              <w:rFonts w:cs="Times New Roman"/>
            </w:rPr>
          </w:rPrChange>
        </w:rPr>
        <w:t xml:space="preserve">La DP </w:t>
      </w:r>
      <w:r w:rsidR="00DE7F5C" w:rsidRPr="00963ED8">
        <w:rPr>
          <w:rFonts w:cs="Times New Roman"/>
          <w:lang w:val="es-CO"/>
          <w:rPrChange w:id="5168" w:author="Massiel Nayibe Moreno Ladino" w:date="2025-01-15T13:02:00Z" w16du:dateUtc="2025-01-15T18:02:00Z">
            <w:rPr>
              <w:rFonts w:cs="Times New Roman"/>
            </w:rPr>
          </w:rPrChange>
        </w:rPr>
        <w:t xml:space="preserve">de Partners </w:t>
      </w:r>
      <w:r w:rsidRPr="00963ED8">
        <w:rPr>
          <w:rFonts w:cs="Times New Roman"/>
          <w:lang w:val="es-CO"/>
          <w:rPrChange w:id="5169" w:author="Massiel Nayibe Moreno Ladino" w:date="2025-01-15T13:02:00Z" w16du:dateUtc="2025-01-15T18:02:00Z">
            <w:rPr>
              <w:rFonts w:cs="Times New Roman"/>
            </w:rPr>
          </w:rPrChange>
        </w:rPr>
        <w:t xml:space="preserve">Colombia </w:t>
      </w:r>
      <w:r w:rsidR="00DE7F5C" w:rsidRPr="00963ED8">
        <w:rPr>
          <w:rFonts w:cs="Times New Roman"/>
          <w:lang w:val="es-CO"/>
          <w:rPrChange w:id="5170" w:author="Massiel Nayibe Moreno Ladino" w:date="2025-01-15T13:02:00Z" w16du:dateUtc="2025-01-15T18:02:00Z">
            <w:rPr>
              <w:rFonts w:cs="Times New Roman"/>
            </w:rPr>
          </w:rPrChange>
        </w:rPr>
        <w:t xml:space="preserve">podrá dar por terminado el contrato de trabajo de cualquier empleado que se ausente de su puesto de trabajo </w:t>
      </w:r>
      <w:r w:rsidR="008070AD" w:rsidRPr="00963ED8">
        <w:rPr>
          <w:lang w:val="es-CO"/>
          <w:rPrChange w:id="5171" w:author="Massiel Nayibe Moreno Ladino" w:date="2025-01-15T13:02:00Z" w16du:dateUtc="2025-01-15T18:02:00Z">
            <w:rPr/>
          </w:rPrChange>
        </w:rPr>
        <w:t xml:space="preserve">tres (3) días consecutivos sin autorización y sin justa causa. De acuerdo con el Artículo 64 del Código Sustantivo del Trabajo, cualquier empleado que se ausente de su trabajo por tres (3) días consecutivos sin aviso o justificación es automáticamente considerado como renunciante a su </w:t>
      </w:r>
      <w:r w:rsidR="008070AD" w:rsidRPr="00963ED8">
        <w:rPr>
          <w:rFonts w:cs="Times New Roman"/>
          <w:lang w:val="es-CO"/>
          <w:rPrChange w:id="5172" w:author="Massiel Nayibe Moreno Ladino" w:date="2025-01-15T13:02:00Z" w16du:dateUtc="2025-01-15T18:02:00Z">
            <w:rPr>
              <w:rFonts w:cs="Times New Roman"/>
            </w:rPr>
          </w:rPrChange>
        </w:rPr>
        <w:t xml:space="preserve">cargo. </w:t>
      </w:r>
    </w:p>
    <w:p w14:paraId="15E33BE2" w14:textId="77777777" w:rsidR="00441859" w:rsidRPr="00963ED8" w:rsidRDefault="00DE7F5C">
      <w:pPr>
        <w:spacing w:after="120" w:line="360" w:lineRule="auto"/>
        <w:jc w:val="both"/>
        <w:rPr>
          <w:rFonts w:cs="Times New Roman"/>
          <w:lang w:val="es-CO"/>
          <w:rPrChange w:id="5173" w:author="Massiel Nayibe Moreno Ladino" w:date="2025-01-15T13:02:00Z" w16du:dateUtc="2025-01-15T18:02:00Z">
            <w:rPr>
              <w:rFonts w:cs="Times New Roman"/>
            </w:rPr>
          </w:rPrChange>
        </w:rPr>
      </w:pPr>
      <w:r w:rsidRPr="00963ED8">
        <w:rPr>
          <w:rFonts w:cs="Times New Roman"/>
          <w:lang w:val="es-CO"/>
          <w:rPrChange w:id="5174" w:author="Massiel Nayibe Moreno Ladino" w:date="2025-01-15T13:02:00Z" w16du:dateUtc="2025-01-15T18:02:00Z">
            <w:rPr>
              <w:rFonts w:cs="Times New Roman"/>
            </w:rPr>
          </w:rPrChange>
        </w:rPr>
        <w:lastRenderedPageBreak/>
        <w:t>El empleado que desee retrasarse o ausentarse por un motivo personal o profesional válido durante el horario de trabajo, deberá solicitar y obtener previamente la autorización de su superior inmediato.</w:t>
      </w:r>
    </w:p>
    <w:p w14:paraId="497CF989" w14:textId="77777777" w:rsidR="00441859" w:rsidRDefault="00DE7F5C">
      <w:pPr>
        <w:pStyle w:val="Ttulo2"/>
        <w:numPr>
          <w:ilvl w:val="1"/>
          <w:numId w:val="175"/>
        </w:numPr>
      </w:pPr>
      <w:bookmarkStart w:id="5175" w:name="_Toc184806922"/>
      <w:bookmarkStart w:id="5176" w:name="_Toc185435450"/>
      <w:r>
        <w:t>Relaciones personales</w:t>
      </w:r>
      <w:bookmarkEnd w:id="5175"/>
      <w:bookmarkEnd w:id="5176"/>
    </w:p>
    <w:p w14:paraId="5A7DCB98" w14:textId="77777777" w:rsidR="00441859" w:rsidRPr="00963ED8" w:rsidRDefault="00DE7F5C">
      <w:pPr>
        <w:spacing w:after="120" w:line="360" w:lineRule="auto"/>
        <w:jc w:val="both"/>
        <w:rPr>
          <w:rFonts w:cs="Times New Roman"/>
          <w:lang w:val="es-CO"/>
          <w:rPrChange w:id="5177" w:author="Massiel Nayibe Moreno Ladino" w:date="2025-01-15T13:02:00Z" w16du:dateUtc="2025-01-15T18:02:00Z">
            <w:rPr>
              <w:rFonts w:cs="Times New Roman"/>
            </w:rPr>
          </w:rPrChange>
        </w:rPr>
      </w:pPr>
      <w:r w:rsidRPr="00963ED8">
        <w:rPr>
          <w:rFonts w:cs="Times New Roman"/>
          <w:lang w:val="es-CO"/>
          <w:rPrChange w:id="5178" w:author="Massiel Nayibe Moreno Ladino" w:date="2025-01-15T13:02:00Z" w16du:dateUtc="2025-01-15T18:02:00Z">
            <w:rPr>
              <w:rFonts w:cs="Times New Roman"/>
              <w:lang w:val="en"/>
            </w:rPr>
          </w:rPrChange>
        </w:rPr>
        <w:t xml:space="preserve">Un empleado que esté involucrado en una relación personal con otro empleado no puede ocupar un puesto en el mismo departamento que, trabajar directamente para, o supervisar al empleado con el que está involucrado. Partners se reserva el derecho de tomar medidas inmediatas en caso de que surja un conflicto de intereses real o potencial en relación con personas que ocupen puestos de cualquier nivel (superior o inferior) en la misma línea de autoridad que puedan afectar a decisiones empresariales o laborales. Los supervisores tienen estrictamente prohibido salir con subordinados y pueden ser disciplinados por tales acciones, hasta e incluyendo el despido. </w:t>
      </w:r>
    </w:p>
    <w:p w14:paraId="26F8635B" w14:textId="77777777" w:rsidR="00441859" w:rsidRPr="00963ED8" w:rsidRDefault="00DE7F5C">
      <w:pPr>
        <w:spacing w:after="120" w:line="360" w:lineRule="auto"/>
        <w:jc w:val="both"/>
        <w:rPr>
          <w:rFonts w:cs="Times New Roman"/>
          <w:lang w:val="es-CO"/>
          <w:rPrChange w:id="5179" w:author="Massiel Nayibe Moreno Ladino" w:date="2025-01-15T13:02:00Z" w16du:dateUtc="2025-01-15T18:02:00Z">
            <w:rPr>
              <w:rFonts w:cs="Times New Roman"/>
            </w:rPr>
          </w:rPrChange>
        </w:rPr>
      </w:pPr>
      <w:r w:rsidRPr="00963ED8">
        <w:rPr>
          <w:rFonts w:cs="Times New Roman"/>
          <w:lang w:val="es-CO"/>
          <w:rPrChange w:id="5180" w:author="Massiel Nayibe Moreno Ladino" w:date="2025-01-15T13:02:00Z" w16du:dateUtc="2025-01-15T18:02:00Z">
            <w:rPr>
              <w:rFonts w:cs="Times New Roman"/>
              <w:lang w:val="en"/>
            </w:rPr>
          </w:rPrChange>
        </w:rPr>
        <w:t xml:space="preserve">Cuando surja un conflicto o la posibilidad de que surja un conflicto debido a una relación personal entre empleados, incluso si no hay una línea de autoridad o dependencia implicada, los empleados pueden ser separados mediante reasignación o despedidos del empleo. Si dicha relación personal se establece después del empleo, es responsabilidad y obligación de los empleados implicados revelar la existencia de la relación a su supervisor o a la dirección. Los empleados preocupados por las posibles relaciones inapropiadas de otros deben comunicarlo a su supervisor. </w:t>
      </w:r>
    </w:p>
    <w:p w14:paraId="22086B6F" w14:textId="77777777" w:rsidR="00441859" w:rsidRPr="00963ED8" w:rsidRDefault="00DE7F5C" w:rsidP="49084FE1">
      <w:pPr>
        <w:spacing w:after="120" w:line="360" w:lineRule="auto"/>
        <w:jc w:val="both"/>
        <w:rPr>
          <w:rFonts w:cs="Times New Roman"/>
          <w:lang w:val="es-CO"/>
          <w:rPrChange w:id="5181" w:author="Massiel Nayibe Moreno Ladino" w:date="2025-01-15T13:02:00Z" w16du:dateUtc="2025-01-15T18:02:00Z">
            <w:rPr>
              <w:rFonts w:cs="Times New Roman"/>
            </w:rPr>
          </w:rPrChange>
        </w:rPr>
      </w:pPr>
      <w:r w:rsidRPr="00963ED8">
        <w:rPr>
          <w:rFonts w:cs="Times New Roman"/>
          <w:lang w:val="es-CO"/>
          <w:rPrChange w:id="5182" w:author="Massiel Nayibe Moreno Ladino" w:date="2025-01-15T13:02:00Z" w16du:dateUtc="2025-01-15T18:02:00Z">
            <w:rPr>
              <w:rFonts w:cs="Times New Roman"/>
            </w:rPr>
          </w:rPrChange>
        </w:rPr>
        <w:t>Cuando surja un conflicto o una posibilidad de conflicto debido a una relación, se podrá dar a las personas afectadas la oportunidad de decidir quién debe ser trasladado a otro puesto o despedido si no hay ningún puesto disponible. En última instancia, la dirección decidirá quién debe ser trasladado o, en caso necesario, despedido, basándose en un factor neutral como la antigüedad</w:t>
      </w:r>
      <w:r w:rsidR="002974D5" w:rsidRPr="00963ED8">
        <w:rPr>
          <w:rFonts w:cs="Times New Roman"/>
          <w:lang w:val="es-CO"/>
          <w:rPrChange w:id="5183" w:author="Massiel Nayibe Moreno Ladino" w:date="2025-01-15T13:02:00Z" w16du:dateUtc="2025-01-15T18:02:00Z">
            <w:rPr>
              <w:rFonts w:cs="Times New Roman"/>
            </w:rPr>
          </w:rPrChange>
        </w:rPr>
        <w:t>.</w:t>
      </w:r>
    </w:p>
    <w:p w14:paraId="380E3ED7" w14:textId="77777777" w:rsidR="00441859" w:rsidRPr="00963ED8" w:rsidRDefault="00DE7F5C">
      <w:pPr>
        <w:pStyle w:val="Ttulo2"/>
        <w:numPr>
          <w:ilvl w:val="1"/>
          <w:numId w:val="175"/>
        </w:numPr>
        <w:rPr>
          <w:lang w:val="es-CO"/>
          <w:rPrChange w:id="5184" w:author="Massiel Nayibe Moreno Ladino" w:date="2025-01-15T13:02:00Z" w16du:dateUtc="2025-01-15T18:02:00Z">
            <w:rPr/>
          </w:rPrChange>
        </w:rPr>
      </w:pPr>
      <w:bookmarkStart w:id="5185" w:name="_Toc184806923"/>
      <w:bookmarkStart w:id="5186" w:name="_Toc185435451"/>
      <w:r w:rsidRPr="00963ED8">
        <w:rPr>
          <w:lang w:val="es-CO"/>
          <w:rPrChange w:id="5187" w:author="Massiel Nayibe Moreno Ladino" w:date="2025-01-15T13:02:00Z" w16du:dateUtc="2025-01-15T18:02:00Z">
            <w:rPr/>
          </w:rPrChange>
        </w:rPr>
        <w:t xml:space="preserve"> Procedimiento de resolución de conflictos en el lugar de trabajo</w:t>
      </w:r>
      <w:bookmarkEnd w:id="5185"/>
      <w:bookmarkEnd w:id="5186"/>
    </w:p>
    <w:p w14:paraId="158D9CD1" w14:textId="77777777" w:rsidR="00441859" w:rsidRPr="00963ED8" w:rsidRDefault="00DE7F5C" w:rsidP="49084FE1">
      <w:pPr>
        <w:spacing w:line="360" w:lineRule="auto"/>
        <w:jc w:val="both"/>
        <w:rPr>
          <w:rFonts w:cs="Times New Roman"/>
          <w:lang w:val="es-CO"/>
          <w:rPrChange w:id="5188" w:author="Massiel Nayibe Moreno Ladino" w:date="2025-01-15T13:02:00Z" w16du:dateUtc="2025-01-15T18:02:00Z">
            <w:rPr>
              <w:rFonts w:cs="Times New Roman"/>
            </w:rPr>
          </w:rPrChange>
        </w:rPr>
      </w:pPr>
      <w:r w:rsidRPr="00963ED8">
        <w:rPr>
          <w:rFonts w:cs="Times New Roman"/>
          <w:lang w:val="es-CO"/>
          <w:rPrChange w:id="5189" w:author="Massiel Nayibe Moreno Ladino" w:date="2025-01-15T13:02:00Z" w16du:dateUtc="2025-01-15T18:02:00Z">
            <w:rPr>
              <w:rFonts w:cs="Times New Roman"/>
            </w:rPr>
          </w:rPrChange>
        </w:rPr>
        <w:t xml:space="preserve">Partners Colombia hace un esfuerzo de buena fe para proporcionar un ambiente de trabajo agradable y satisfactorio. Partners </w:t>
      </w:r>
      <w:r w:rsidR="00BB6ED1" w:rsidRPr="00963ED8">
        <w:rPr>
          <w:rFonts w:cs="Times New Roman"/>
          <w:lang w:val="es-CO"/>
          <w:rPrChange w:id="5190" w:author="Massiel Nayibe Moreno Ladino" w:date="2025-01-15T13:02:00Z" w16du:dateUtc="2025-01-15T18:02:00Z">
            <w:rPr>
              <w:rFonts w:cs="Times New Roman"/>
            </w:rPr>
          </w:rPrChange>
        </w:rPr>
        <w:t xml:space="preserve">Colombia </w:t>
      </w:r>
      <w:r w:rsidRPr="00963ED8">
        <w:rPr>
          <w:rFonts w:cs="Times New Roman"/>
          <w:lang w:val="es-CO"/>
          <w:rPrChange w:id="5191" w:author="Massiel Nayibe Moreno Ladino" w:date="2025-01-15T13:02:00Z" w16du:dateUtc="2025-01-15T18:02:00Z">
            <w:rPr>
              <w:rFonts w:cs="Times New Roman"/>
            </w:rPr>
          </w:rPrChange>
        </w:rPr>
        <w:t>apoya una "política de puertas abiertas" que fomenta la comunicación abierta y bidireccional, la retroalimentación y la discusión sobre cualquier asunto de importancia para un empleado y la resolución del asunto con prontitud y responsabilidad.</w:t>
      </w:r>
    </w:p>
    <w:p w14:paraId="49B3EB21" w14:textId="77777777" w:rsidR="002974D5" w:rsidRPr="00963ED8" w:rsidRDefault="002974D5" w:rsidP="002974D5">
      <w:pPr>
        <w:spacing w:line="360" w:lineRule="auto"/>
        <w:jc w:val="both"/>
        <w:rPr>
          <w:rFonts w:cs="Times New Roman"/>
          <w:lang w:val="es-CO"/>
          <w:rPrChange w:id="5192" w:author="Massiel Nayibe Moreno Ladino" w:date="2025-01-15T13:02:00Z" w16du:dateUtc="2025-01-15T18:02:00Z">
            <w:rPr>
              <w:rFonts w:cs="Times New Roman"/>
              <w:lang w:val="en"/>
            </w:rPr>
          </w:rPrChange>
        </w:rPr>
      </w:pPr>
    </w:p>
    <w:p w14:paraId="74C5C82D" w14:textId="77777777" w:rsidR="00441859" w:rsidRPr="00963ED8" w:rsidRDefault="00DE7F5C">
      <w:pPr>
        <w:spacing w:line="360" w:lineRule="auto"/>
        <w:jc w:val="both"/>
        <w:rPr>
          <w:rFonts w:cs="Times New Roman"/>
          <w:lang w:val="es-CO"/>
          <w:rPrChange w:id="5193" w:author="Massiel Nayibe Moreno Ladino" w:date="2025-01-15T13:02:00Z" w16du:dateUtc="2025-01-15T18:02:00Z">
            <w:rPr>
              <w:rFonts w:cs="Times New Roman"/>
            </w:rPr>
          </w:rPrChange>
        </w:rPr>
      </w:pPr>
      <w:r w:rsidRPr="00963ED8">
        <w:rPr>
          <w:rFonts w:cs="Times New Roman"/>
          <w:lang w:val="es-CO"/>
          <w:rPrChange w:id="5194" w:author="Massiel Nayibe Moreno Ladino" w:date="2025-01-15T13:02:00Z" w16du:dateUtc="2025-01-15T18:02:00Z">
            <w:rPr>
              <w:rFonts w:cs="Times New Roman"/>
            </w:rPr>
          </w:rPrChange>
        </w:rPr>
        <w:lastRenderedPageBreak/>
        <w:t xml:space="preserve">El primer paso es que el empleado comente cualquier preocupación o problema con su supervisor inmediato. El asunto debe plantearse al supervisor en los cinco (5) días laborables siguientes al incidente, y el empleado debe dar al supervisor un plazo razonable para que se ponga en contacto con él. Tras considerar la respuesta del supervisor, si el empleado considera que el problema no se ha resuelto satisfactoriamente, o si la naturaleza del problema ha impedido una discusión con el supervisor, el empleado puede remitir el problema al </w:t>
      </w:r>
      <w:r w:rsidR="0095206E" w:rsidRPr="00963ED8">
        <w:rPr>
          <w:rFonts w:cs="Times New Roman"/>
          <w:lang w:val="es-CO"/>
          <w:rPrChange w:id="5195" w:author="Massiel Nayibe Moreno Ladino" w:date="2025-01-15T13:02:00Z" w16du:dateUtc="2025-01-15T18:02:00Z">
            <w:rPr>
              <w:rFonts w:cs="Times New Roman"/>
            </w:rPr>
          </w:rPrChange>
        </w:rPr>
        <w:t xml:space="preserve">DP </w:t>
      </w:r>
      <w:r w:rsidRPr="00963ED8">
        <w:rPr>
          <w:rFonts w:cs="Times New Roman"/>
          <w:lang w:val="es-CO"/>
          <w:rPrChange w:id="5196" w:author="Massiel Nayibe Moreno Ladino" w:date="2025-01-15T13:02:00Z" w16du:dateUtc="2025-01-15T18:02:00Z">
            <w:rPr>
              <w:rFonts w:cs="Times New Roman"/>
            </w:rPr>
          </w:rPrChange>
        </w:rPr>
        <w:t xml:space="preserve">o a la persona que éste designe. </w:t>
      </w:r>
      <w:r w:rsidR="0095206E" w:rsidRPr="00963ED8">
        <w:rPr>
          <w:rFonts w:cs="Times New Roman"/>
          <w:lang w:val="es-CO"/>
          <w:rPrChange w:id="5197" w:author="Massiel Nayibe Moreno Ladino" w:date="2025-01-15T13:02:00Z" w16du:dateUtc="2025-01-15T18:02:00Z">
            <w:rPr>
              <w:rFonts w:cs="Times New Roman"/>
            </w:rPr>
          </w:rPrChange>
        </w:rPr>
        <w:t xml:space="preserve">El DP </w:t>
      </w:r>
      <w:r w:rsidRPr="00963ED8">
        <w:rPr>
          <w:rFonts w:cs="Times New Roman"/>
          <w:lang w:val="es-CO"/>
          <w:rPrChange w:id="5198" w:author="Massiel Nayibe Moreno Ladino" w:date="2025-01-15T13:02:00Z" w16du:dateUtc="2025-01-15T18:02:00Z">
            <w:rPr>
              <w:rFonts w:cs="Times New Roman"/>
            </w:rPr>
          </w:rPrChange>
        </w:rPr>
        <w:t xml:space="preserve">se reunirá con el empleado sin demora. Salvo en los casos que requieran una investigación más profunda, el </w:t>
      </w:r>
      <w:r w:rsidR="0095206E" w:rsidRPr="00963ED8">
        <w:rPr>
          <w:rFonts w:cs="Times New Roman"/>
          <w:lang w:val="es-CO"/>
          <w:rPrChange w:id="5199" w:author="Massiel Nayibe Moreno Ladino" w:date="2025-01-15T13:02:00Z" w16du:dateUtc="2025-01-15T18:02:00Z">
            <w:rPr>
              <w:rFonts w:cs="Times New Roman"/>
            </w:rPr>
          </w:rPrChange>
        </w:rPr>
        <w:t xml:space="preserve">DP </w:t>
      </w:r>
      <w:r w:rsidRPr="00963ED8">
        <w:rPr>
          <w:rFonts w:cs="Times New Roman"/>
          <w:lang w:val="es-CO"/>
          <w:rPrChange w:id="5200" w:author="Massiel Nayibe Moreno Ladino" w:date="2025-01-15T13:02:00Z" w16du:dateUtc="2025-01-15T18:02:00Z">
            <w:rPr>
              <w:rFonts w:cs="Times New Roman"/>
            </w:rPr>
          </w:rPrChange>
        </w:rPr>
        <w:t xml:space="preserve">responderá al empleado en un plazo de dos semanas a partir de la reunión. El </w:t>
      </w:r>
      <w:r w:rsidR="0095206E" w:rsidRPr="00963ED8">
        <w:rPr>
          <w:rFonts w:cs="Times New Roman"/>
          <w:lang w:val="es-CO"/>
          <w:rPrChange w:id="5201" w:author="Massiel Nayibe Moreno Ladino" w:date="2025-01-15T13:02:00Z" w16du:dateUtc="2025-01-15T18:02:00Z">
            <w:rPr>
              <w:rFonts w:cs="Times New Roman"/>
            </w:rPr>
          </w:rPrChange>
        </w:rPr>
        <w:t xml:space="preserve">DP </w:t>
      </w:r>
      <w:r w:rsidRPr="00963ED8">
        <w:rPr>
          <w:rFonts w:cs="Times New Roman"/>
          <w:lang w:val="es-CO"/>
          <w:rPrChange w:id="5202" w:author="Massiel Nayibe Moreno Ladino" w:date="2025-01-15T13:02:00Z" w16du:dateUtc="2025-01-15T18:02:00Z">
            <w:rPr>
              <w:rFonts w:cs="Times New Roman"/>
            </w:rPr>
          </w:rPrChange>
        </w:rPr>
        <w:t>guardará una copia de la respuesta en el expediente del personal. El empleado que considere insatisfactoria la respuesta del DP podrá remitir el asunto al personal de la sede asociada como último recurso. Sin embargo, en aras de unas relaciones laborales amistosas, Partners Colombia prefiere que los empleados mantengan los problemas internos del proyecto y supriman, bajo cualquier circunstancia, la posibilidad de expresar preocupaciones personales o profesionales al donante del proyecto.</w:t>
      </w:r>
    </w:p>
    <w:p w14:paraId="1CD29554" w14:textId="77777777" w:rsidR="002974D5" w:rsidRPr="00963ED8" w:rsidRDefault="002974D5" w:rsidP="002974D5">
      <w:pPr>
        <w:spacing w:line="360" w:lineRule="auto"/>
        <w:jc w:val="both"/>
        <w:rPr>
          <w:rFonts w:cs="Times New Roman"/>
          <w:lang w:val="es-CO"/>
          <w:rPrChange w:id="5203" w:author="Massiel Nayibe Moreno Ladino" w:date="2025-01-15T13:02:00Z" w16du:dateUtc="2025-01-15T18:02:00Z">
            <w:rPr>
              <w:rFonts w:cs="Times New Roman"/>
              <w:lang w:val="en"/>
            </w:rPr>
          </w:rPrChange>
        </w:rPr>
      </w:pPr>
    </w:p>
    <w:p w14:paraId="629D66C6" w14:textId="77777777" w:rsidR="00441859" w:rsidRPr="00963ED8" w:rsidRDefault="00DE7F5C">
      <w:pPr>
        <w:spacing w:after="120" w:line="360" w:lineRule="auto"/>
        <w:jc w:val="both"/>
        <w:rPr>
          <w:rFonts w:cs="Times New Roman"/>
          <w:lang w:val="es-CO"/>
          <w:rPrChange w:id="5204" w:author="Massiel Nayibe Moreno Ladino" w:date="2025-01-15T13:02:00Z" w16du:dateUtc="2025-01-15T18:02:00Z">
            <w:rPr>
              <w:rFonts w:cs="Times New Roman"/>
            </w:rPr>
          </w:rPrChange>
        </w:rPr>
      </w:pPr>
      <w:r w:rsidRPr="00963ED8">
        <w:rPr>
          <w:rFonts w:cs="Times New Roman"/>
          <w:lang w:val="es-CO"/>
          <w:rPrChange w:id="5205" w:author="Massiel Nayibe Moreno Ladino" w:date="2025-01-15T13:02:00Z" w16du:dateUtc="2025-01-15T18:02:00Z">
            <w:rPr>
              <w:rFonts w:cs="Times New Roman"/>
            </w:rPr>
          </w:rPrChange>
        </w:rPr>
        <w:t xml:space="preserve">El empleado debe solicitar por escrito una reunión con el Vicepresidente o la persona designada y exponer claramente el motivo de la reunión. A menos que el empleado solicite específicamente confidencialidad, se espera que su </w:t>
      </w:r>
      <w:r w:rsidR="0095206E" w:rsidRPr="00963ED8">
        <w:rPr>
          <w:rFonts w:cs="Times New Roman"/>
          <w:lang w:val="es-CO"/>
          <w:rPrChange w:id="5206" w:author="Massiel Nayibe Moreno Ladino" w:date="2025-01-15T13:02:00Z" w16du:dateUtc="2025-01-15T18:02:00Z">
            <w:rPr>
              <w:rFonts w:cs="Times New Roman"/>
            </w:rPr>
          </w:rPrChange>
        </w:rPr>
        <w:t xml:space="preserve">supervisor/PD </w:t>
      </w:r>
      <w:r w:rsidRPr="00963ED8">
        <w:rPr>
          <w:rFonts w:cs="Times New Roman"/>
          <w:lang w:val="es-CO"/>
          <w:rPrChange w:id="5207" w:author="Massiel Nayibe Moreno Ladino" w:date="2025-01-15T13:02:00Z" w16du:dateUtc="2025-01-15T18:02:00Z">
            <w:rPr>
              <w:rFonts w:cs="Times New Roman"/>
            </w:rPr>
          </w:rPrChange>
        </w:rPr>
        <w:t>asista a cualquier reunión con la dirección superior. El empleado puede optar por comunicarse verbalmente, especialmente si no dispone de acceso a un ordenador. El Vicepresidente o la persona designada describirán claramente las medidas adoptadas para abordar las preocupaciones del empleado.</w:t>
      </w:r>
    </w:p>
    <w:p w14:paraId="4B7CA0A8" w14:textId="77777777" w:rsidR="00441859" w:rsidRPr="00963ED8" w:rsidRDefault="00DE7F5C">
      <w:pPr>
        <w:pStyle w:val="Ttulo2"/>
        <w:rPr>
          <w:lang w:val="es-CO"/>
          <w:rPrChange w:id="5208" w:author="Massiel Nayibe Moreno Ladino" w:date="2025-01-15T13:02:00Z" w16du:dateUtc="2025-01-15T18:02:00Z">
            <w:rPr/>
          </w:rPrChange>
        </w:rPr>
      </w:pPr>
      <w:bookmarkStart w:id="5209" w:name="_Toc185435452"/>
      <w:r w:rsidRPr="00963ED8">
        <w:rPr>
          <w:lang w:val="es-CO"/>
          <w:rPrChange w:id="5210" w:author="Massiel Nayibe Moreno Ladino" w:date="2025-01-15T13:02:00Z" w16du:dateUtc="2025-01-15T18:02:00Z">
            <w:rPr/>
          </w:rPrChange>
        </w:rPr>
        <w:t>11.</w:t>
      </w:r>
      <w:r w:rsidR="002974D5" w:rsidRPr="00963ED8">
        <w:rPr>
          <w:lang w:val="es-CO"/>
          <w:rPrChange w:id="5211" w:author="Massiel Nayibe Moreno Ladino" w:date="2025-01-15T13:02:00Z" w16du:dateUtc="2025-01-15T18:02:00Z">
            <w:rPr/>
          </w:rPrChange>
        </w:rPr>
        <w:t xml:space="preserve">11 </w:t>
      </w:r>
      <w:r w:rsidR="003571F0" w:rsidRPr="00963ED8">
        <w:rPr>
          <w:lang w:val="es-CO"/>
          <w:rPrChange w:id="5212" w:author="Massiel Nayibe Moreno Ladino" w:date="2025-01-15T13:02:00Z" w16du:dateUtc="2025-01-15T18:02:00Z">
            <w:rPr/>
          </w:rPrChange>
        </w:rPr>
        <w:t>Resolución de litigios</w:t>
      </w:r>
      <w:bookmarkEnd w:id="5209"/>
    </w:p>
    <w:p w14:paraId="072C27FF" w14:textId="77777777" w:rsidR="00441859" w:rsidRPr="00963ED8" w:rsidRDefault="00DE7F5C">
      <w:pPr>
        <w:spacing w:line="360" w:lineRule="auto"/>
        <w:jc w:val="both"/>
        <w:rPr>
          <w:lang w:val="es-CO"/>
          <w:rPrChange w:id="5213" w:author="Massiel Nayibe Moreno Ladino" w:date="2025-01-15T13:02:00Z" w16du:dateUtc="2025-01-15T18:02:00Z">
            <w:rPr/>
          </w:rPrChange>
        </w:rPr>
      </w:pPr>
      <w:r w:rsidRPr="00963ED8">
        <w:rPr>
          <w:lang w:val="es-CO"/>
          <w:rPrChange w:id="5214" w:author="Massiel Nayibe Moreno Ladino" w:date="2025-01-15T13:02:00Z" w16du:dateUtc="2025-01-15T18:02:00Z">
            <w:rPr/>
          </w:rPrChange>
        </w:rPr>
        <w:t xml:space="preserve">Lamentablemente, los conflictos pueden ocurrir en cualquier ambiente de trabajo. En un esfuerzo por resolver el conflicto de una manera expedita, pero justa, Compañeros </w:t>
      </w:r>
      <w:r w:rsidR="008F6566" w:rsidRPr="00963ED8">
        <w:rPr>
          <w:lang w:val="es-CO"/>
          <w:rPrChange w:id="5215" w:author="Massiel Nayibe Moreno Ladino" w:date="2025-01-15T13:02:00Z" w16du:dateUtc="2025-01-15T18:02:00Z">
            <w:rPr/>
          </w:rPrChange>
        </w:rPr>
        <w:t xml:space="preserve">Colombia </w:t>
      </w:r>
      <w:r w:rsidRPr="00963ED8">
        <w:rPr>
          <w:lang w:val="es-CO"/>
          <w:rPrChange w:id="5216" w:author="Massiel Nayibe Moreno Ladino" w:date="2025-01-15T13:02:00Z" w16du:dateUtc="2025-01-15T18:02:00Z">
            <w:rPr/>
          </w:rPrChange>
        </w:rPr>
        <w:t xml:space="preserve">recomienda el siguiente proceso para la resolución de conflictos o disputas. </w:t>
      </w:r>
    </w:p>
    <w:p w14:paraId="440728BE" w14:textId="77777777" w:rsidR="00441859" w:rsidRPr="00963ED8" w:rsidRDefault="00DE7F5C">
      <w:pPr>
        <w:pStyle w:val="Prrafodelista"/>
        <w:numPr>
          <w:ilvl w:val="0"/>
          <w:numId w:val="62"/>
        </w:numPr>
        <w:spacing w:line="360" w:lineRule="auto"/>
        <w:jc w:val="both"/>
        <w:rPr>
          <w:lang w:val="es-CO"/>
          <w:rPrChange w:id="5217" w:author="Massiel Nayibe Moreno Ladino" w:date="2025-01-15T13:02:00Z" w16du:dateUtc="2025-01-15T18:02:00Z">
            <w:rPr/>
          </w:rPrChange>
        </w:rPr>
      </w:pPr>
      <w:r w:rsidRPr="00963ED8">
        <w:rPr>
          <w:lang w:val="es-CO"/>
          <w:rPrChange w:id="5218" w:author="Massiel Nayibe Moreno Ladino" w:date="2025-01-15T13:02:00Z" w16du:dateUtc="2025-01-15T18:02:00Z">
            <w:rPr/>
          </w:rPrChange>
        </w:rPr>
        <w:t xml:space="preserve">Hable directamente con la persona con la que tiene la disputa. Muchas </w:t>
      </w:r>
      <w:r w:rsidR="00930737" w:rsidRPr="00963ED8">
        <w:rPr>
          <w:lang w:val="es-CO"/>
          <w:rPrChange w:id="5219" w:author="Massiel Nayibe Moreno Ladino" w:date="2025-01-15T13:02:00Z" w16du:dateUtc="2025-01-15T18:02:00Z">
            <w:rPr/>
          </w:rPrChange>
        </w:rPr>
        <w:t xml:space="preserve">veces, </w:t>
      </w:r>
      <w:r w:rsidRPr="00963ED8">
        <w:rPr>
          <w:lang w:val="es-CO"/>
          <w:rPrChange w:id="5220" w:author="Massiel Nayibe Moreno Ladino" w:date="2025-01-15T13:02:00Z" w16du:dateUtc="2025-01-15T18:02:00Z">
            <w:rPr/>
          </w:rPrChange>
        </w:rPr>
        <w:t>los conflictos surgen por malentendidos y falta de comunicación.</w:t>
      </w:r>
    </w:p>
    <w:p w14:paraId="61B2E952" w14:textId="77777777" w:rsidR="00441859" w:rsidRPr="00963ED8" w:rsidRDefault="00DE7F5C">
      <w:pPr>
        <w:pStyle w:val="Prrafodelista"/>
        <w:numPr>
          <w:ilvl w:val="0"/>
          <w:numId w:val="62"/>
        </w:numPr>
        <w:spacing w:line="360" w:lineRule="auto"/>
        <w:jc w:val="both"/>
        <w:rPr>
          <w:lang w:val="es-CO"/>
          <w:rPrChange w:id="5221" w:author="Massiel Nayibe Moreno Ladino" w:date="2025-01-15T13:02:00Z" w16du:dateUtc="2025-01-15T18:02:00Z">
            <w:rPr/>
          </w:rPrChange>
        </w:rPr>
      </w:pPr>
      <w:r w:rsidRPr="00963ED8">
        <w:rPr>
          <w:lang w:val="es-CO"/>
          <w:rPrChange w:id="5222" w:author="Massiel Nayibe Moreno Ladino" w:date="2025-01-15T13:02:00Z" w16du:dateUtc="2025-01-15T18:02:00Z">
            <w:rPr/>
          </w:rPrChange>
        </w:rPr>
        <w:t xml:space="preserve">Si hablar con el individuo no funciona, hable con su supervisor, </w:t>
      </w:r>
      <w:r w:rsidR="00D75663" w:rsidRPr="00963ED8">
        <w:rPr>
          <w:lang w:val="es-CO"/>
          <w:rPrChange w:id="5223" w:author="Massiel Nayibe Moreno Ladino" w:date="2025-01-15T13:02:00Z" w16du:dateUtc="2025-01-15T18:02:00Z">
            <w:rPr/>
          </w:rPrChange>
        </w:rPr>
        <w:t xml:space="preserve">PD </w:t>
      </w:r>
      <w:r w:rsidRPr="00963ED8">
        <w:rPr>
          <w:lang w:val="es-CO"/>
          <w:rPrChange w:id="5224" w:author="Massiel Nayibe Moreno Ladino" w:date="2025-01-15T13:02:00Z" w16du:dateUtc="2025-01-15T18:02:00Z">
            <w:rPr/>
          </w:rPrChange>
        </w:rPr>
        <w:t xml:space="preserve">o cualquier otro miembro de la Alta Dirección. A continuación, el supervisor, el </w:t>
      </w:r>
      <w:r w:rsidR="00D75663" w:rsidRPr="00963ED8">
        <w:rPr>
          <w:lang w:val="es-CO"/>
          <w:rPrChange w:id="5225" w:author="Massiel Nayibe Moreno Ladino" w:date="2025-01-15T13:02:00Z" w16du:dateUtc="2025-01-15T18:02:00Z">
            <w:rPr/>
          </w:rPrChange>
        </w:rPr>
        <w:t xml:space="preserve">DP </w:t>
      </w:r>
      <w:r w:rsidRPr="00963ED8">
        <w:rPr>
          <w:lang w:val="es-CO"/>
          <w:rPrChange w:id="5226" w:author="Massiel Nayibe Moreno Ladino" w:date="2025-01-15T13:02:00Z" w16du:dateUtc="2025-01-15T18:02:00Z">
            <w:rPr/>
          </w:rPrChange>
        </w:rPr>
        <w:t xml:space="preserve">o un miembro de la </w:t>
      </w:r>
      <w:r w:rsidRPr="00963ED8">
        <w:rPr>
          <w:lang w:val="es-CO"/>
          <w:rPrChange w:id="5227" w:author="Massiel Nayibe Moreno Ladino" w:date="2025-01-15T13:02:00Z" w16du:dateUtc="2025-01-15T18:02:00Z">
            <w:rPr/>
          </w:rPrChange>
        </w:rPr>
        <w:lastRenderedPageBreak/>
        <w:t>Alta Dirección organizará una reunión entre los implicados en la disputa para encontrar una solución.</w:t>
      </w:r>
    </w:p>
    <w:p w14:paraId="27ADE900" w14:textId="77777777" w:rsidR="00441859" w:rsidRPr="00963ED8" w:rsidRDefault="00DE7F5C">
      <w:pPr>
        <w:pStyle w:val="Prrafodelista"/>
        <w:numPr>
          <w:ilvl w:val="0"/>
          <w:numId w:val="62"/>
        </w:numPr>
        <w:spacing w:line="360" w:lineRule="auto"/>
        <w:jc w:val="both"/>
        <w:rPr>
          <w:lang w:val="es-CO"/>
          <w:rPrChange w:id="5228" w:author="Massiel Nayibe Moreno Ladino" w:date="2025-01-15T13:02:00Z" w16du:dateUtc="2025-01-15T18:02:00Z">
            <w:rPr/>
          </w:rPrChange>
        </w:rPr>
      </w:pPr>
      <w:r w:rsidRPr="00963ED8">
        <w:rPr>
          <w:lang w:val="es-CO"/>
          <w:rPrChange w:id="5229" w:author="Massiel Nayibe Moreno Ladino" w:date="2025-01-15T13:02:00Z" w16du:dateUtc="2025-01-15T18:02:00Z">
            <w:rPr/>
          </w:rPrChange>
        </w:rPr>
        <w:t xml:space="preserve">Si las opciones anteriores no permiten resolver un conflicto laboral, las partes pueden ser remitidas a mediación por un tercero externo. La resolución del mediador </w:t>
      </w:r>
      <w:r w:rsidR="00930737" w:rsidRPr="00963ED8">
        <w:rPr>
          <w:lang w:val="es-CO"/>
          <w:rPrChange w:id="5230" w:author="Massiel Nayibe Moreno Ladino" w:date="2025-01-15T13:02:00Z" w16du:dateUtc="2025-01-15T18:02:00Z">
            <w:rPr/>
          </w:rPrChange>
        </w:rPr>
        <w:t xml:space="preserve">externo </w:t>
      </w:r>
      <w:r w:rsidRPr="00963ED8">
        <w:rPr>
          <w:lang w:val="es-CO"/>
          <w:rPrChange w:id="5231" w:author="Massiel Nayibe Moreno Ladino" w:date="2025-01-15T13:02:00Z" w16du:dateUtc="2025-01-15T18:02:00Z">
            <w:rPr/>
          </w:rPrChange>
        </w:rPr>
        <w:t>es vinculante para ambas partes del conflicto.</w:t>
      </w:r>
    </w:p>
    <w:p w14:paraId="671451CC" w14:textId="77777777" w:rsidR="00633F8E" w:rsidRPr="00963ED8" w:rsidRDefault="00633F8E" w:rsidP="00633F8E">
      <w:pPr>
        <w:spacing w:line="360" w:lineRule="auto"/>
        <w:jc w:val="both"/>
        <w:rPr>
          <w:rFonts w:eastAsia="Arial" w:cs="Times New Roman"/>
          <w:lang w:val="es-CO"/>
          <w:rPrChange w:id="5232" w:author="Massiel Nayibe Moreno Ladino" w:date="2025-01-15T13:02:00Z" w16du:dateUtc="2025-01-15T18:02:00Z">
            <w:rPr>
              <w:rFonts w:eastAsia="Arial" w:cs="Times New Roman"/>
            </w:rPr>
          </w:rPrChange>
        </w:rPr>
      </w:pPr>
    </w:p>
    <w:p w14:paraId="55D0624A" w14:textId="77777777" w:rsidR="00441859" w:rsidRPr="00963ED8" w:rsidRDefault="00DE7F5C">
      <w:pPr>
        <w:spacing w:line="360" w:lineRule="auto"/>
        <w:jc w:val="both"/>
        <w:rPr>
          <w:lang w:val="es-CO"/>
          <w:rPrChange w:id="5233" w:author="Massiel Nayibe Moreno Ladino" w:date="2025-01-15T13:02:00Z" w16du:dateUtc="2025-01-15T18:02:00Z">
            <w:rPr/>
          </w:rPrChange>
        </w:rPr>
      </w:pPr>
      <w:r w:rsidRPr="00963ED8">
        <w:rPr>
          <w:rFonts w:eastAsia="Arial" w:cs="Times New Roman"/>
          <w:lang w:val="es-CO"/>
          <w:rPrChange w:id="5234" w:author="Massiel Nayibe Moreno Ladino" w:date="2025-01-15T13:02:00Z" w16du:dateUtc="2025-01-15T18:02:00Z">
            <w:rPr>
              <w:rFonts w:eastAsia="Arial" w:cs="Times New Roman"/>
            </w:rPr>
          </w:rPrChange>
        </w:rPr>
        <w:t>Para conocer la política completa de Partners en materia de gestión de conflictos</w:t>
      </w:r>
      <w:r w:rsidRPr="00963ED8">
        <w:rPr>
          <w:rFonts w:cs="Times New Roman"/>
          <w:lang w:val="es-CO"/>
          <w:rPrChange w:id="5235" w:author="Massiel Nayibe Moreno Ladino" w:date="2025-01-15T13:02:00Z" w16du:dateUtc="2025-01-15T18:02:00Z">
            <w:rPr>
              <w:rFonts w:cs="Times New Roman"/>
            </w:rPr>
          </w:rPrChange>
        </w:rPr>
        <w:t xml:space="preserve">, consulte </w:t>
      </w:r>
      <w:r>
        <w:fldChar w:fldCharType="begin"/>
      </w:r>
      <w:r w:rsidRPr="00963ED8">
        <w:rPr>
          <w:lang w:val="es-CO"/>
          <w:rPrChange w:id="5236" w:author="Massiel Nayibe Moreno Ladino" w:date="2025-01-15T13:02:00Z" w16du:dateUtc="2025-01-15T18:02:00Z">
            <w:rPr/>
          </w:rPrChange>
        </w:rPr>
        <w:instrText>HYPERLINK \l "_Annex_P:_Managing"</w:instrText>
      </w:r>
      <w:r>
        <w:fldChar w:fldCharType="separate"/>
      </w:r>
      <w:r w:rsidRPr="00963ED8">
        <w:rPr>
          <w:rStyle w:val="Hipervnculo"/>
          <w:rFonts w:cs="Times New Roman"/>
          <w:lang w:val="es-CO"/>
          <w:rPrChange w:id="5237" w:author="Massiel Nayibe Moreno Ladino" w:date="2025-01-15T13:02:00Z" w16du:dateUtc="2025-01-15T18:02:00Z">
            <w:rPr>
              <w:rStyle w:val="Hipervnculo"/>
              <w:rFonts w:cs="Times New Roman"/>
            </w:rPr>
          </w:rPrChange>
        </w:rPr>
        <w:t>el Anexo P</w:t>
      </w:r>
      <w:r>
        <w:fldChar w:fldCharType="end"/>
      </w:r>
      <w:r w:rsidRPr="00963ED8">
        <w:rPr>
          <w:rFonts w:cs="Times New Roman"/>
          <w:lang w:val="es-CO"/>
          <w:rPrChange w:id="5238" w:author="Massiel Nayibe Moreno Ladino" w:date="2025-01-15T13:02:00Z" w16du:dateUtc="2025-01-15T18:02:00Z">
            <w:rPr>
              <w:rFonts w:cs="Times New Roman"/>
            </w:rPr>
          </w:rPrChange>
        </w:rPr>
        <w:t>.</w:t>
      </w:r>
    </w:p>
    <w:p w14:paraId="3657A10D" w14:textId="77777777" w:rsidR="00441859" w:rsidRPr="00963ED8" w:rsidRDefault="00DE7F5C">
      <w:pPr>
        <w:pStyle w:val="Ttulo2"/>
        <w:jc w:val="both"/>
        <w:rPr>
          <w:lang w:val="es-CO"/>
          <w:rPrChange w:id="5239" w:author="Massiel Nayibe Moreno Ladino" w:date="2025-01-15T13:02:00Z" w16du:dateUtc="2025-01-15T18:02:00Z">
            <w:rPr/>
          </w:rPrChange>
        </w:rPr>
      </w:pPr>
      <w:bookmarkStart w:id="5240" w:name="_Toc185435453"/>
      <w:r w:rsidRPr="00963ED8">
        <w:rPr>
          <w:lang w:val="es-CO"/>
          <w:rPrChange w:id="5241" w:author="Massiel Nayibe Moreno Ladino" w:date="2025-01-15T13:02:00Z" w16du:dateUtc="2025-01-15T18:02:00Z">
            <w:rPr/>
          </w:rPrChange>
        </w:rPr>
        <w:t>11.</w:t>
      </w:r>
      <w:r w:rsidR="00A2672B" w:rsidRPr="00963ED8">
        <w:rPr>
          <w:lang w:val="es-CO"/>
          <w:rPrChange w:id="5242" w:author="Massiel Nayibe Moreno Ladino" w:date="2025-01-15T13:02:00Z" w16du:dateUtc="2025-01-15T18:02:00Z">
            <w:rPr/>
          </w:rPrChange>
        </w:rPr>
        <w:t xml:space="preserve">12 </w:t>
      </w:r>
      <w:r w:rsidRPr="00963ED8">
        <w:rPr>
          <w:lang w:val="es-CO"/>
          <w:rPrChange w:id="5243" w:author="Massiel Nayibe Moreno Ladino" w:date="2025-01-15T13:02:00Z" w16du:dateUtc="2025-01-15T18:02:00Z">
            <w:rPr/>
          </w:rPrChange>
        </w:rPr>
        <w:t xml:space="preserve">Conflictos laborales </w:t>
      </w:r>
      <w:bookmarkEnd w:id="5240"/>
    </w:p>
    <w:p w14:paraId="5ACA4657" w14:textId="77777777" w:rsidR="00441859" w:rsidRPr="00963ED8" w:rsidRDefault="00DE7F5C">
      <w:pPr>
        <w:tabs>
          <w:tab w:val="left" w:pos="960"/>
        </w:tabs>
        <w:spacing w:after="120" w:line="360" w:lineRule="auto"/>
        <w:ind w:right="-20"/>
        <w:jc w:val="both"/>
        <w:rPr>
          <w:lang w:val="es-CO"/>
          <w:rPrChange w:id="5244" w:author="Massiel Nayibe Moreno Ladino" w:date="2025-01-15T13:02:00Z" w16du:dateUtc="2025-01-15T18:02:00Z">
            <w:rPr/>
          </w:rPrChange>
        </w:rPr>
      </w:pPr>
      <w:r w:rsidRPr="00963ED8">
        <w:rPr>
          <w:lang w:val="es-CO"/>
          <w:rPrChange w:id="5245" w:author="Massiel Nayibe Moreno Ladino" w:date="2025-01-15T13:02:00Z" w16du:dateUtc="2025-01-15T18:02:00Z">
            <w:rPr/>
          </w:rPrChange>
        </w:rPr>
        <w:t>Los conflictos laborales se regirán por el Título II, Segunda Parte, del Código Sustantivo del Trabajo. En caso de surgir un conflicto laboral, los empleados y Partners Colombia trabajarán para solucionar y subsanar inmediatamente el conflicto y llevarán a cabo conversaciones amistosas directas para tal efecto. En caso de que el conflicto laboral no pueda ser resuelto entre las dos partes, los empleados decidirán en una reunión de asamblea, en la cual se podrá solicitar la participación del Ministerio del Trabajo, si el conflicto es resuelto por un tribunal de arbitramento o si se organiza y despliega una huelga, toda la documentación pertinente y las actas de la reunión de asamblea serán enviadas al Ministerio de Trabajo.</w:t>
      </w:r>
    </w:p>
    <w:p w14:paraId="1CF9508C" w14:textId="77777777" w:rsidR="00441859" w:rsidRPr="00963ED8" w:rsidRDefault="00DE7F5C">
      <w:pPr>
        <w:tabs>
          <w:tab w:val="left" w:pos="960"/>
        </w:tabs>
        <w:spacing w:after="120" w:line="360" w:lineRule="auto"/>
        <w:ind w:right="-20"/>
        <w:jc w:val="both"/>
        <w:rPr>
          <w:lang w:val="es-CO"/>
          <w:rPrChange w:id="5246" w:author="Massiel Nayibe Moreno Ladino" w:date="2025-01-15T13:02:00Z" w16du:dateUtc="2025-01-15T18:02:00Z">
            <w:rPr/>
          </w:rPrChange>
        </w:rPr>
      </w:pPr>
      <w:r w:rsidRPr="00963ED8">
        <w:rPr>
          <w:lang w:val="es-CO"/>
          <w:rPrChange w:id="5247" w:author="Massiel Nayibe Moreno Ladino" w:date="2025-01-15T13:02:00Z" w16du:dateUtc="2025-01-15T18:02:00Z">
            <w:rPr/>
          </w:rPrChange>
        </w:rPr>
        <w:t xml:space="preserve">En caso de que el conflicto se someta a un tribunal de arbitraje, éste podrá llevar a cabo una investigación para determinar las causas del conflicto. El tribunal de arbitraje decidirá sobre todos los conflictos relacionados con salarios, condiciones de trabajo que no estén determinados por las disposiciones legales, reglamentos, convenios colectivos o acuerdos en vigor, así como los relacionados con la negociación y revisión de los términos de los convenios colectivos. </w:t>
      </w:r>
    </w:p>
    <w:p w14:paraId="2393D5A4" w14:textId="77777777" w:rsidR="00441859" w:rsidRPr="00963ED8" w:rsidRDefault="00DE7F5C">
      <w:pPr>
        <w:pStyle w:val="Ttulo2"/>
        <w:rPr>
          <w:lang w:val="es-CO"/>
          <w:rPrChange w:id="5248" w:author="Massiel Nayibe Moreno Ladino" w:date="2025-01-15T13:02:00Z" w16du:dateUtc="2025-01-15T18:02:00Z">
            <w:rPr/>
          </w:rPrChange>
        </w:rPr>
      </w:pPr>
      <w:bookmarkStart w:id="5249" w:name="_Toc185435454"/>
      <w:r w:rsidRPr="00963ED8">
        <w:rPr>
          <w:lang w:val="es-CO"/>
          <w:rPrChange w:id="5250" w:author="Massiel Nayibe Moreno Ladino" w:date="2025-01-15T13:02:00Z" w16du:dateUtc="2025-01-15T18:02:00Z">
            <w:rPr/>
          </w:rPrChange>
        </w:rPr>
        <w:t>11.</w:t>
      </w:r>
      <w:r w:rsidR="00044C16" w:rsidRPr="00963ED8">
        <w:rPr>
          <w:lang w:val="es-CO"/>
          <w:rPrChange w:id="5251" w:author="Massiel Nayibe Moreno Ladino" w:date="2025-01-15T13:02:00Z" w16du:dateUtc="2025-01-15T18:02:00Z">
            <w:rPr/>
          </w:rPrChange>
        </w:rPr>
        <w:t xml:space="preserve">13 </w:t>
      </w:r>
      <w:r w:rsidRPr="00963ED8">
        <w:rPr>
          <w:lang w:val="es-CO"/>
          <w:rPrChange w:id="5252" w:author="Massiel Nayibe Moreno Ladino" w:date="2025-01-15T13:02:00Z" w16du:dateUtc="2025-01-15T18:02:00Z">
            <w:rPr/>
          </w:rPrChange>
        </w:rPr>
        <w:t>Motivos de las medidas disciplinarias</w:t>
      </w:r>
      <w:bookmarkEnd w:id="5249"/>
    </w:p>
    <w:p w14:paraId="7977B2B1" w14:textId="77777777" w:rsidR="00441859" w:rsidRPr="00963ED8" w:rsidRDefault="00DE7F5C">
      <w:pPr>
        <w:spacing w:line="360" w:lineRule="auto"/>
        <w:jc w:val="both"/>
        <w:rPr>
          <w:lang w:val="es-CO"/>
          <w:rPrChange w:id="5253" w:author="Massiel Nayibe Moreno Ladino" w:date="2025-01-15T13:02:00Z" w16du:dateUtc="2025-01-15T18:02:00Z">
            <w:rPr/>
          </w:rPrChange>
        </w:rPr>
      </w:pPr>
      <w:r w:rsidRPr="00963ED8">
        <w:rPr>
          <w:lang w:val="es-CO"/>
          <w:rPrChange w:id="5254" w:author="Massiel Nayibe Moreno Ladino" w:date="2025-01-15T13:02:00Z" w16du:dateUtc="2025-01-15T18:02:00Z">
            <w:rPr/>
          </w:rPrChange>
        </w:rPr>
        <w:t xml:space="preserve">Al establecer reglas de conducta, Partners </w:t>
      </w:r>
      <w:r w:rsidR="008F6566" w:rsidRPr="00963ED8">
        <w:rPr>
          <w:lang w:val="es-CO"/>
          <w:rPrChange w:id="5255" w:author="Massiel Nayibe Moreno Ladino" w:date="2025-01-15T13:02:00Z" w16du:dateUtc="2025-01-15T18:02:00Z">
            <w:rPr/>
          </w:rPrChange>
        </w:rPr>
        <w:t xml:space="preserve">Colombia </w:t>
      </w:r>
      <w:r w:rsidRPr="00963ED8">
        <w:rPr>
          <w:lang w:val="es-CO"/>
          <w:rPrChange w:id="5256" w:author="Massiel Nayibe Moreno Ladino" w:date="2025-01-15T13:02:00Z" w16du:dateUtc="2025-01-15T18:02:00Z">
            <w:rPr/>
          </w:rPrChange>
        </w:rPr>
        <w:t xml:space="preserve">no tiene la intención de restringir los derechos personales de ningún individuo. Más bien, deseamos definir las pautas que protejan los derechos de todos los empleados y asegurar el máximo entendimiento y cooperación. La siguiente lista de reglas de trabajo es una ilustración del tipo de comportamiento que no será tolerado por Partners </w:t>
      </w:r>
      <w:r w:rsidR="00F3070E" w:rsidRPr="00963ED8">
        <w:rPr>
          <w:lang w:val="es-CO"/>
          <w:rPrChange w:id="5257" w:author="Massiel Nayibe Moreno Ladino" w:date="2025-01-15T13:02:00Z" w16du:dateUtc="2025-01-15T18:02:00Z">
            <w:rPr/>
          </w:rPrChange>
        </w:rPr>
        <w:t>Colombia.</w:t>
      </w:r>
      <w:r w:rsidRPr="00963ED8">
        <w:rPr>
          <w:lang w:val="es-CO"/>
          <w:rPrChange w:id="5258" w:author="Massiel Nayibe Moreno Ladino" w:date="2025-01-15T13:02:00Z" w16du:dateUtc="2025-01-15T18:02:00Z">
            <w:rPr/>
          </w:rPrChange>
        </w:rPr>
        <w:t xml:space="preserve"> Esta lista no es exhaustiva. Cualquier empleado que viole cualquiera de las reglas de </w:t>
      </w:r>
      <w:r w:rsidRPr="00963ED8">
        <w:rPr>
          <w:lang w:val="es-CO"/>
          <w:rPrChange w:id="5259" w:author="Massiel Nayibe Moreno Ladino" w:date="2025-01-15T13:02:00Z" w16du:dateUtc="2025-01-15T18:02:00Z">
            <w:rPr/>
          </w:rPrChange>
        </w:rPr>
        <w:lastRenderedPageBreak/>
        <w:t>trabajo que se enumeran a continuación puede estar sujeto a medidas disciplinarias, que pueden incluir el despido. El nivel de la acción disciplinaria tomada será determinado a discreción de la gerencia y juzgado por la severidad de la violación:</w:t>
      </w:r>
    </w:p>
    <w:p w14:paraId="000F2066" w14:textId="77777777" w:rsidR="00441859" w:rsidRPr="00963ED8" w:rsidRDefault="00DE7F5C">
      <w:pPr>
        <w:pStyle w:val="Prrafodelista"/>
        <w:numPr>
          <w:ilvl w:val="0"/>
          <w:numId w:val="14"/>
        </w:numPr>
        <w:spacing w:before="120" w:line="360" w:lineRule="auto"/>
        <w:jc w:val="both"/>
        <w:rPr>
          <w:lang w:val="es-CO"/>
          <w:rPrChange w:id="5260" w:author="Massiel Nayibe Moreno Ladino" w:date="2025-01-15T13:02:00Z" w16du:dateUtc="2025-01-15T18:02:00Z">
            <w:rPr/>
          </w:rPrChange>
        </w:rPr>
      </w:pPr>
      <w:r w:rsidRPr="00963ED8">
        <w:rPr>
          <w:lang w:val="es-CO"/>
          <w:rPrChange w:id="5261" w:author="Massiel Nayibe Moreno Ladino" w:date="2025-01-15T13:02:00Z" w16du:dateUtc="2025-01-15T18:02:00Z">
            <w:rPr/>
          </w:rPrChange>
        </w:rPr>
        <w:t xml:space="preserve">Incumplimiento de los procedimientos, </w:t>
      </w:r>
      <w:r w:rsidR="002A64F5" w:rsidRPr="00963ED8">
        <w:rPr>
          <w:lang w:val="es-CO"/>
          <w:rPrChange w:id="5262" w:author="Massiel Nayibe Moreno Ladino" w:date="2025-01-15T13:02:00Z" w16du:dateUtc="2025-01-15T18:02:00Z">
            <w:rPr/>
          </w:rPrChange>
        </w:rPr>
        <w:t xml:space="preserve">políticas </w:t>
      </w:r>
      <w:r w:rsidRPr="00963ED8">
        <w:rPr>
          <w:lang w:val="es-CO"/>
          <w:rPrChange w:id="5263" w:author="Massiel Nayibe Moreno Ladino" w:date="2025-01-15T13:02:00Z" w16du:dateUtc="2025-01-15T18:02:00Z">
            <w:rPr/>
          </w:rPrChange>
        </w:rPr>
        <w:t xml:space="preserve">o prácticas de Partners </w:t>
      </w:r>
      <w:r w:rsidR="008F6566" w:rsidRPr="00963ED8">
        <w:rPr>
          <w:lang w:val="es-CO"/>
          <w:rPrChange w:id="5264" w:author="Massiel Nayibe Moreno Ladino" w:date="2025-01-15T13:02:00Z" w16du:dateUtc="2025-01-15T18:02:00Z">
            <w:rPr/>
          </w:rPrChange>
        </w:rPr>
        <w:t>Colombia</w:t>
      </w:r>
      <w:r w:rsidRPr="00963ED8">
        <w:rPr>
          <w:lang w:val="es-CO"/>
          <w:rPrChange w:id="5265" w:author="Massiel Nayibe Moreno Ladino" w:date="2025-01-15T13:02:00Z" w16du:dateUtc="2025-01-15T18:02:00Z">
            <w:rPr/>
          </w:rPrChange>
        </w:rPr>
        <w:t>.</w:t>
      </w:r>
    </w:p>
    <w:p w14:paraId="5F5A9257" w14:textId="77777777" w:rsidR="00441859" w:rsidRPr="00963ED8" w:rsidRDefault="00DE7F5C">
      <w:pPr>
        <w:pStyle w:val="Prrafodelista"/>
        <w:numPr>
          <w:ilvl w:val="0"/>
          <w:numId w:val="14"/>
        </w:numPr>
        <w:spacing w:before="120" w:line="360" w:lineRule="auto"/>
        <w:jc w:val="both"/>
        <w:rPr>
          <w:lang w:val="es-CO"/>
          <w:rPrChange w:id="5266" w:author="Massiel Nayibe Moreno Ladino" w:date="2025-01-15T13:02:00Z" w16du:dateUtc="2025-01-15T18:02:00Z">
            <w:rPr/>
          </w:rPrChange>
        </w:rPr>
      </w:pPr>
      <w:r w:rsidRPr="00963ED8">
        <w:rPr>
          <w:lang w:val="es-CO"/>
          <w:rPrChange w:id="5267" w:author="Massiel Nayibe Moreno Ladino" w:date="2025-01-15T13:02:00Z" w16du:dateUtc="2025-01-15T18:02:00Z">
            <w:rPr/>
          </w:rPrChange>
        </w:rPr>
        <w:t xml:space="preserve">Presentación de información falsa, </w:t>
      </w:r>
      <w:r w:rsidR="002A64F5" w:rsidRPr="00963ED8">
        <w:rPr>
          <w:lang w:val="es-CO"/>
          <w:rPrChange w:id="5268" w:author="Massiel Nayibe Moreno Ladino" w:date="2025-01-15T13:02:00Z" w16du:dateUtc="2025-01-15T18:02:00Z">
            <w:rPr/>
          </w:rPrChange>
        </w:rPr>
        <w:t xml:space="preserve">engañosa </w:t>
      </w:r>
      <w:r w:rsidRPr="00963ED8">
        <w:rPr>
          <w:lang w:val="es-CO"/>
          <w:rPrChange w:id="5269" w:author="Massiel Nayibe Moreno Ladino" w:date="2025-01-15T13:02:00Z" w16du:dateUtc="2025-01-15T18:02:00Z">
            <w:rPr/>
          </w:rPrChange>
        </w:rPr>
        <w:t>o incompleta para obtener un empleo.</w:t>
      </w:r>
    </w:p>
    <w:p w14:paraId="30ACF0AB" w14:textId="77777777" w:rsidR="00441859" w:rsidRPr="00963ED8" w:rsidRDefault="00DE7F5C">
      <w:pPr>
        <w:pStyle w:val="Prrafodelista"/>
        <w:numPr>
          <w:ilvl w:val="0"/>
          <w:numId w:val="14"/>
        </w:numPr>
        <w:spacing w:before="120" w:line="360" w:lineRule="auto"/>
        <w:jc w:val="both"/>
        <w:rPr>
          <w:lang w:val="es-CO"/>
          <w:rPrChange w:id="5270" w:author="Massiel Nayibe Moreno Ladino" w:date="2025-01-15T13:02:00Z" w16du:dateUtc="2025-01-15T18:02:00Z">
            <w:rPr/>
          </w:rPrChange>
        </w:rPr>
      </w:pPr>
      <w:r w:rsidRPr="00963ED8">
        <w:rPr>
          <w:lang w:val="es-CO"/>
          <w:rPrChange w:id="5271" w:author="Massiel Nayibe Moreno Ladino" w:date="2025-01-15T13:02:00Z" w16du:dateUtc="2025-01-15T18:02:00Z">
            <w:rPr/>
          </w:rPrChange>
        </w:rPr>
        <w:t xml:space="preserve">Incumplimiento de la Política de Confidencialidad e Información Privilegiada de Partners </w:t>
      </w:r>
      <w:r w:rsidR="008F6566" w:rsidRPr="00963ED8">
        <w:rPr>
          <w:lang w:val="es-CO"/>
          <w:rPrChange w:id="5272" w:author="Massiel Nayibe Moreno Ladino" w:date="2025-01-15T13:02:00Z" w16du:dateUtc="2025-01-15T18:02:00Z">
            <w:rPr/>
          </w:rPrChange>
        </w:rPr>
        <w:t>Colombia</w:t>
      </w:r>
      <w:r w:rsidRPr="00963ED8">
        <w:rPr>
          <w:lang w:val="es-CO"/>
          <w:rPrChange w:id="5273" w:author="Massiel Nayibe Moreno Ladino" w:date="2025-01-15T13:02:00Z" w16du:dateUtc="2025-01-15T18:02:00Z">
            <w:rPr/>
          </w:rPrChange>
        </w:rPr>
        <w:t>.</w:t>
      </w:r>
    </w:p>
    <w:p w14:paraId="7599A829" w14:textId="77777777" w:rsidR="00441859" w:rsidRPr="00963ED8" w:rsidRDefault="00DE7F5C">
      <w:pPr>
        <w:pStyle w:val="Prrafodelista"/>
        <w:numPr>
          <w:ilvl w:val="0"/>
          <w:numId w:val="14"/>
        </w:numPr>
        <w:spacing w:before="120" w:line="360" w:lineRule="auto"/>
        <w:jc w:val="both"/>
        <w:rPr>
          <w:lang w:val="es-CO"/>
          <w:rPrChange w:id="5274" w:author="Massiel Nayibe Moreno Ladino" w:date="2025-01-15T13:02:00Z" w16du:dateUtc="2025-01-15T18:02:00Z">
            <w:rPr/>
          </w:rPrChange>
        </w:rPr>
      </w:pPr>
      <w:r w:rsidRPr="00963ED8">
        <w:rPr>
          <w:lang w:val="es-CO"/>
          <w:rPrChange w:id="5275" w:author="Massiel Nayibe Moreno Ladino" w:date="2025-01-15T13:02:00Z" w16du:dateUtc="2025-01-15T18:02:00Z">
            <w:rPr/>
          </w:rPrChange>
        </w:rPr>
        <w:t xml:space="preserve">Robo o sustracción o posesión indebida de bienes de </w:t>
      </w:r>
      <w:r w:rsidR="008F6566" w:rsidRPr="00963ED8">
        <w:rPr>
          <w:lang w:val="es-CO"/>
          <w:rPrChange w:id="5276" w:author="Massiel Nayibe Moreno Ladino" w:date="2025-01-15T13:02:00Z" w16du:dateUtc="2025-01-15T18:02:00Z">
            <w:rPr/>
          </w:rPrChange>
        </w:rPr>
        <w:t xml:space="preserve">Colombia </w:t>
      </w:r>
      <w:r w:rsidRPr="00963ED8">
        <w:rPr>
          <w:lang w:val="es-CO"/>
          <w:rPrChange w:id="5277" w:author="Massiel Nayibe Moreno Ladino" w:date="2025-01-15T13:02:00Z" w16du:dateUtc="2025-01-15T18:02:00Z">
            <w:rPr/>
          </w:rPrChange>
        </w:rPr>
        <w:t>de los Compañeros.</w:t>
      </w:r>
    </w:p>
    <w:p w14:paraId="22D51725" w14:textId="77777777" w:rsidR="00441859" w:rsidRPr="00963ED8" w:rsidRDefault="00DE7F5C">
      <w:pPr>
        <w:pStyle w:val="Prrafodelista"/>
        <w:numPr>
          <w:ilvl w:val="0"/>
          <w:numId w:val="14"/>
        </w:numPr>
        <w:spacing w:before="120" w:line="360" w:lineRule="auto"/>
        <w:jc w:val="both"/>
        <w:rPr>
          <w:lang w:val="es-CO"/>
          <w:rPrChange w:id="5278" w:author="Massiel Nayibe Moreno Ladino" w:date="2025-01-15T13:02:00Z" w16du:dateUtc="2025-01-15T18:02:00Z">
            <w:rPr/>
          </w:rPrChange>
        </w:rPr>
      </w:pPr>
      <w:r w:rsidRPr="00963ED8">
        <w:rPr>
          <w:lang w:val="es-CO"/>
          <w:rPrChange w:id="5279" w:author="Massiel Nayibe Moreno Ladino" w:date="2025-01-15T13:02:00Z" w16du:dateUtc="2025-01-15T18:02:00Z">
            <w:rPr/>
          </w:rPrChange>
        </w:rPr>
        <w:t>Falsificación de los registros horarios.</w:t>
      </w:r>
    </w:p>
    <w:p w14:paraId="63E5AFCB" w14:textId="77777777" w:rsidR="00441859" w:rsidRPr="00963ED8" w:rsidRDefault="00DE7F5C">
      <w:pPr>
        <w:pStyle w:val="Prrafodelista"/>
        <w:numPr>
          <w:ilvl w:val="0"/>
          <w:numId w:val="14"/>
        </w:numPr>
        <w:spacing w:before="120" w:line="360" w:lineRule="auto"/>
        <w:jc w:val="both"/>
        <w:rPr>
          <w:lang w:val="es-CO"/>
          <w:rPrChange w:id="5280" w:author="Massiel Nayibe Moreno Ladino" w:date="2025-01-15T13:02:00Z" w16du:dateUtc="2025-01-15T18:02:00Z">
            <w:rPr/>
          </w:rPrChange>
        </w:rPr>
      </w:pPr>
      <w:r w:rsidRPr="00963ED8">
        <w:rPr>
          <w:lang w:val="es-CO"/>
          <w:rPrChange w:id="5281" w:author="Massiel Nayibe Moreno Ladino" w:date="2025-01-15T13:02:00Z" w16du:dateUtc="2025-01-15T18:02:00Z">
            <w:rPr/>
          </w:rPrChange>
        </w:rPr>
        <w:t>Negligencia o conducta indebida que provoque daños en bienes propiedad del empresario o del cliente.</w:t>
      </w:r>
    </w:p>
    <w:p w14:paraId="7D95F847" w14:textId="77777777" w:rsidR="00441859" w:rsidRPr="00963ED8" w:rsidRDefault="00DE7F5C">
      <w:pPr>
        <w:pStyle w:val="Prrafodelista"/>
        <w:numPr>
          <w:ilvl w:val="0"/>
          <w:numId w:val="14"/>
        </w:numPr>
        <w:spacing w:before="120" w:line="360" w:lineRule="auto"/>
        <w:jc w:val="both"/>
        <w:rPr>
          <w:lang w:val="es-CO"/>
          <w:rPrChange w:id="5282" w:author="Massiel Nayibe Moreno Ladino" w:date="2025-01-15T13:02:00Z" w16du:dateUtc="2025-01-15T18:02:00Z">
            <w:rPr/>
          </w:rPrChange>
        </w:rPr>
      </w:pPr>
      <w:r w:rsidRPr="00963ED8">
        <w:rPr>
          <w:lang w:val="es-CO"/>
          <w:rPrChange w:id="5283" w:author="Massiel Nayibe Moreno Ladino" w:date="2025-01-15T13:02:00Z" w16du:dateUtc="2025-01-15T18:02:00Z">
            <w:rPr/>
          </w:rPrChange>
        </w:rPr>
        <w:t xml:space="preserve">El uso, la influencia, la </w:t>
      </w:r>
      <w:r w:rsidR="005871A5" w:rsidRPr="00963ED8">
        <w:rPr>
          <w:lang w:val="es-CO"/>
          <w:rPrChange w:id="5284" w:author="Massiel Nayibe Moreno Ladino" w:date="2025-01-15T13:02:00Z" w16du:dateUtc="2025-01-15T18:02:00Z">
            <w:rPr/>
          </w:rPrChange>
        </w:rPr>
        <w:t xml:space="preserve">compra </w:t>
      </w:r>
      <w:r w:rsidRPr="00963ED8">
        <w:rPr>
          <w:lang w:val="es-CO"/>
          <w:rPrChange w:id="5285" w:author="Massiel Nayibe Moreno Ladino" w:date="2025-01-15T13:02:00Z" w16du:dateUtc="2025-01-15T18:02:00Z">
            <w:rPr/>
          </w:rPrChange>
        </w:rPr>
        <w:t>o la venta de drogas ilícitas, sustancias peligrosas controladas (excluido el uso lícito de medicamentos recetados) o alcohol en las instalaciones de Partners o en un lugar de trabajo durante el horario laboral</w:t>
      </w:r>
      <w:r w:rsidR="00744154" w:rsidRPr="00963ED8">
        <w:rPr>
          <w:lang w:val="es-CO"/>
          <w:rPrChange w:id="5286" w:author="Massiel Nayibe Moreno Ladino" w:date="2025-01-15T13:02:00Z" w16du:dateUtc="2025-01-15T18:02:00Z">
            <w:rPr/>
          </w:rPrChange>
        </w:rPr>
        <w:t xml:space="preserve">. </w:t>
      </w:r>
    </w:p>
    <w:p w14:paraId="7D62AD75" w14:textId="77777777" w:rsidR="00441859" w:rsidRPr="00963ED8" w:rsidRDefault="00DE7F5C">
      <w:pPr>
        <w:pStyle w:val="Prrafodelista"/>
        <w:numPr>
          <w:ilvl w:val="0"/>
          <w:numId w:val="14"/>
        </w:numPr>
        <w:spacing w:before="120" w:line="360" w:lineRule="auto"/>
        <w:jc w:val="both"/>
        <w:rPr>
          <w:lang w:val="es-CO"/>
          <w:rPrChange w:id="5287" w:author="Massiel Nayibe Moreno Ladino" w:date="2025-01-15T13:02:00Z" w16du:dateUtc="2025-01-15T18:02:00Z">
            <w:rPr/>
          </w:rPrChange>
        </w:rPr>
      </w:pPr>
      <w:r w:rsidRPr="00963ED8">
        <w:rPr>
          <w:lang w:val="es-CO"/>
          <w:rPrChange w:id="5288" w:author="Massiel Nayibe Moreno Ladino" w:date="2025-01-15T13:02:00Z" w16du:dateUtc="2025-01-15T18:02:00Z">
            <w:rPr/>
          </w:rPrChange>
        </w:rPr>
        <w:t xml:space="preserve">Posesión de armas, </w:t>
      </w:r>
      <w:r w:rsidR="002A64F5" w:rsidRPr="00963ED8">
        <w:rPr>
          <w:lang w:val="es-CO"/>
          <w:rPrChange w:id="5289" w:author="Massiel Nayibe Moreno Ladino" w:date="2025-01-15T13:02:00Z" w16du:dateUtc="2025-01-15T18:02:00Z">
            <w:rPr/>
          </w:rPrChange>
        </w:rPr>
        <w:t xml:space="preserve">explosivos </w:t>
      </w:r>
      <w:r w:rsidRPr="00963ED8">
        <w:rPr>
          <w:lang w:val="es-CO"/>
          <w:rPrChange w:id="5290" w:author="Massiel Nayibe Moreno Ladino" w:date="2025-01-15T13:02:00Z" w16du:dateUtc="2025-01-15T18:02:00Z">
            <w:rPr/>
          </w:rPrChange>
        </w:rPr>
        <w:t>o armas de fuego en las instalaciones de la empresa.</w:t>
      </w:r>
    </w:p>
    <w:p w14:paraId="4DA55079" w14:textId="77777777" w:rsidR="00441859" w:rsidRPr="00963ED8" w:rsidRDefault="00DE7F5C">
      <w:pPr>
        <w:pStyle w:val="Prrafodelista"/>
        <w:numPr>
          <w:ilvl w:val="0"/>
          <w:numId w:val="14"/>
        </w:numPr>
        <w:spacing w:before="120" w:line="360" w:lineRule="auto"/>
        <w:jc w:val="both"/>
        <w:rPr>
          <w:lang w:val="es-CO"/>
          <w:rPrChange w:id="5291" w:author="Massiel Nayibe Moreno Ladino" w:date="2025-01-15T13:02:00Z" w16du:dateUtc="2025-01-15T18:02:00Z">
            <w:rPr/>
          </w:rPrChange>
        </w:rPr>
      </w:pPr>
      <w:r w:rsidRPr="00963ED8">
        <w:rPr>
          <w:lang w:val="es-CO"/>
          <w:rPrChange w:id="5292" w:author="Massiel Nayibe Moreno Ladino" w:date="2025-01-15T13:02:00Z" w16du:dateUtc="2025-01-15T18:02:00Z">
            <w:rPr/>
          </w:rPrChange>
        </w:rPr>
        <w:t>Cometer actos violentos o amenazas de violencia.</w:t>
      </w:r>
    </w:p>
    <w:p w14:paraId="5A0D0C3F" w14:textId="77777777" w:rsidR="00441859" w:rsidRPr="00963ED8" w:rsidRDefault="00DE7F5C">
      <w:pPr>
        <w:pStyle w:val="Prrafodelista"/>
        <w:numPr>
          <w:ilvl w:val="0"/>
          <w:numId w:val="14"/>
        </w:numPr>
        <w:spacing w:before="120" w:line="360" w:lineRule="auto"/>
        <w:jc w:val="both"/>
        <w:rPr>
          <w:lang w:val="es-CO"/>
          <w:rPrChange w:id="5293" w:author="Massiel Nayibe Moreno Ladino" w:date="2025-01-15T13:02:00Z" w16du:dateUtc="2025-01-15T18:02:00Z">
            <w:rPr/>
          </w:rPrChange>
        </w:rPr>
      </w:pPr>
      <w:r w:rsidRPr="00963ED8">
        <w:rPr>
          <w:lang w:val="es-CO"/>
          <w:rPrChange w:id="5294" w:author="Massiel Nayibe Moreno Ladino" w:date="2025-01-15T13:02:00Z" w16du:dateUtc="2025-01-15T18:02:00Z">
            <w:rPr/>
          </w:rPrChange>
        </w:rPr>
        <w:t xml:space="preserve">Cometer actos de discriminación o acoso ilegales. </w:t>
      </w:r>
    </w:p>
    <w:p w14:paraId="419BA201" w14:textId="77777777" w:rsidR="00441859" w:rsidRPr="00963ED8" w:rsidRDefault="00DE7F5C">
      <w:pPr>
        <w:pStyle w:val="Prrafodelista"/>
        <w:numPr>
          <w:ilvl w:val="0"/>
          <w:numId w:val="14"/>
        </w:numPr>
        <w:spacing w:before="120" w:line="360" w:lineRule="auto"/>
        <w:jc w:val="both"/>
        <w:rPr>
          <w:lang w:val="es-CO"/>
          <w:rPrChange w:id="5295" w:author="Massiel Nayibe Moreno Ladino" w:date="2025-01-15T13:02:00Z" w16du:dateUtc="2025-01-15T18:02:00Z">
            <w:rPr/>
          </w:rPrChange>
        </w:rPr>
      </w:pPr>
      <w:r w:rsidRPr="00963ED8">
        <w:rPr>
          <w:lang w:val="es-CO"/>
          <w:rPrChange w:id="5296" w:author="Massiel Nayibe Moreno Ladino" w:date="2025-01-15T13:02:00Z" w16du:dateUtc="2025-01-15T18:02:00Z">
            <w:rPr/>
          </w:rPrChange>
        </w:rPr>
        <w:t>Insubordinación, incluida la negativa a realizar las tareas asignadas o la realización de las mismas de forma inadecuada.</w:t>
      </w:r>
    </w:p>
    <w:p w14:paraId="0AA2E765" w14:textId="77777777" w:rsidR="00441859" w:rsidRPr="00963ED8" w:rsidRDefault="00DE7F5C">
      <w:pPr>
        <w:pStyle w:val="Prrafodelista"/>
        <w:numPr>
          <w:ilvl w:val="0"/>
          <w:numId w:val="14"/>
        </w:numPr>
        <w:spacing w:before="120" w:line="360" w:lineRule="auto"/>
        <w:jc w:val="both"/>
        <w:rPr>
          <w:lang w:val="es-CO"/>
          <w:rPrChange w:id="5297" w:author="Massiel Nayibe Moreno Ladino" w:date="2025-01-15T13:02:00Z" w16du:dateUtc="2025-01-15T18:02:00Z">
            <w:rPr/>
          </w:rPrChange>
        </w:rPr>
      </w:pPr>
      <w:r w:rsidRPr="00963ED8">
        <w:rPr>
          <w:lang w:val="es-CO"/>
          <w:rPrChange w:id="5298" w:author="Massiel Nayibe Moreno Ladino" w:date="2025-01-15T13:02:00Z" w16du:dateUtc="2025-01-15T18:02:00Z">
            <w:rPr/>
          </w:rPrChange>
        </w:rPr>
        <w:t>Violación de las normas de seguridad o sanitarias.</w:t>
      </w:r>
    </w:p>
    <w:p w14:paraId="2693B7CE" w14:textId="77777777" w:rsidR="00441859" w:rsidRPr="00963ED8" w:rsidRDefault="00DE7F5C">
      <w:pPr>
        <w:pStyle w:val="Prrafodelista"/>
        <w:numPr>
          <w:ilvl w:val="0"/>
          <w:numId w:val="14"/>
        </w:numPr>
        <w:spacing w:before="120" w:line="360" w:lineRule="auto"/>
        <w:jc w:val="both"/>
        <w:rPr>
          <w:lang w:val="es-CO"/>
          <w:rPrChange w:id="5299" w:author="Massiel Nayibe Moreno Ladino" w:date="2025-01-15T13:02:00Z" w16du:dateUtc="2025-01-15T18:02:00Z">
            <w:rPr/>
          </w:rPrChange>
        </w:rPr>
      </w:pPr>
      <w:r w:rsidRPr="00963ED8">
        <w:rPr>
          <w:lang w:val="es-CO"/>
          <w:rPrChange w:id="5300" w:author="Massiel Nayibe Moreno Ladino" w:date="2025-01-15T13:02:00Z" w16du:dateUtc="2025-01-15T18:02:00Z">
            <w:rPr/>
          </w:rPrChange>
        </w:rPr>
        <w:t>Ausencias y/o retrasos excesivos sin una excusa adecuada.</w:t>
      </w:r>
    </w:p>
    <w:p w14:paraId="0BFF1076" w14:textId="77777777" w:rsidR="00441859" w:rsidRPr="00963ED8" w:rsidRDefault="00DE7F5C">
      <w:pPr>
        <w:pStyle w:val="Prrafodelista"/>
        <w:numPr>
          <w:ilvl w:val="0"/>
          <w:numId w:val="14"/>
        </w:numPr>
        <w:spacing w:before="120" w:line="360" w:lineRule="auto"/>
        <w:jc w:val="both"/>
        <w:rPr>
          <w:lang w:val="es-CO"/>
          <w:rPrChange w:id="5301" w:author="Massiel Nayibe Moreno Ladino" w:date="2025-01-15T13:02:00Z" w16du:dateUtc="2025-01-15T18:02:00Z">
            <w:rPr/>
          </w:rPrChange>
        </w:rPr>
      </w:pPr>
      <w:r w:rsidRPr="00963ED8">
        <w:rPr>
          <w:lang w:val="es-CO"/>
          <w:rPrChange w:id="5302" w:author="Massiel Nayibe Moreno Ladino" w:date="2025-01-15T13:02:00Z" w16du:dateUtc="2025-01-15T18:02:00Z">
            <w:rPr/>
          </w:rPrChange>
        </w:rPr>
        <w:t>Incumplimiento de las normas de rendimiento.</w:t>
      </w:r>
    </w:p>
    <w:p w14:paraId="5327424D" w14:textId="77777777" w:rsidR="00441859" w:rsidRPr="00963ED8" w:rsidRDefault="00DE7F5C">
      <w:pPr>
        <w:pStyle w:val="Prrafodelista"/>
        <w:numPr>
          <w:ilvl w:val="0"/>
          <w:numId w:val="14"/>
        </w:numPr>
        <w:spacing w:before="120" w:line="360" w:lineRule="auto"/>
        <w:jc w:val="both"/>
        <w:rPr>
          <w:rFonts w:asciiTheme="majorHAnsi" w:hAnsiTheme="majorHAnsi" w:cstheme="majorHAnsi"/>
          <w:lang w:val="es-CO"/>
          <w:rPrChange w:id="5303" w:author="Massiel Nayibe Moreno Ladino" w:date="2025-01-15T13:02:00Z" w16du:dateUtc="2025-01-15T18:02:00Z">
            <w:rPr>
              <w:rFonts w:asciiTheme="majorHAnsi" w:hAnsiTheme="majorHAnsi" w:cstheme="majorHAnsi"/>
            </w:rPr>
          </w:rPrChange>
        </w:rPr>
      </w:pPr>
      <w:r w:rsidRPr="00963ED8">
        <w:rPr>
          <w:lang w:val="es-CO"/>
          <w:rPrChange w:id="5304" w:author="Massiel Nayibe Moreno Ladino" w:date="2025-01-15T13:02:00Z" w16du:dateUtc="2025-01-15T18:02:00Z">
            <w:rPr/>
          </w:rPrChange>
        </w:rPr>
        <w:t>Incapacidad para comunicarse y trabajar bien con los demás.</w:t>
      </w:r>
    </w:p>
    <w:p w14:paraId="24277019" w14:textId="77777777" w:rsidR="00441859" w:rsidRPr="00963ED8" w:rsidRDefault="00DE7F5C">
      <w:pPr>
        <w:pStyle w:val="Ttulo2"/>
        <w:rPr>
          <w:lang w:val="es-CO"/>
          <w:rPrChange w:id="5305" w:author="Massiel Nayibe Moreno Ladino" w:date="2025-01-15T13:02:00Z" w16du:dateUtc="2025-01-15T18:02:00Z">
            <w:rPr/>
          </w:rPrChange>
        </w:rPr>
      </w:pPr>
      <w:bookmarkStart w:id="5306" w:name="_Toc184806932"/>
      <w:bookmarkStart w:id="5307" w:name="_Toc185435455"/>
      <w:r w:rsidRPr="00963ED8">
        <w:rPr>
          <w:lang w:val="es-CO"/>
          <w:rPrChange w:id="5308" w:author="Massiel Nayibe Moreno Ladino" w:date="2025-01-15T13:02:00Z" w16du:dateUtc="2025-01-15T18:02:00Z">
            <w:rPr/>
          </w:rPrChange>
        </w:rPr>
        <w:t>11.</w:t>
      </w:r>
      <w:r w:rsidR="00044C16" w:rsidRPr="00963ED8">
        <w:rPr>
          <w:lang w:val="es-CO"/>
          <w:rPrChange w:id="5309" w:author="Massiel Nayibe Moreno Ladino" w:date="2025-01-15T13:02:00Z" w16du:dateUtc="2025-01-15T18:02:00Z">
            <w:rPr/>
          </w:rPrChange>
        </w:rPr>
        <w:t xml:space="preserve">14 </w:t>
      </w:r>
      <w:r w:rsidR="008D6732" w:rsidRPr="00963ED8">
        <w:rPr>
          <w:lang w:val="es-CO"/>
          <w:rPrChange w:id="5310" w:author="Massiel Nayibe Moreno Ladino" w:date="2025-01-15T13:02:00Z" w16du:dateUtc="2025-01-15T18:02:00Z">
            <w:rPr/>
          </w:rPrChange>
        </w:rPr>
        <w:t xml:space="preserve">Disciplina </w:t>
      </w:r>
      <w:r w:rsidRPr="00963ED8">
        <w:rPr>
          <w:lang w:val="es-CO"/>
          <w:rPrChange w:id="5311" w:author="Massiel Nayibe Moreno Ladino" w:date="2025-01-15T13:02:00Z" w16du:dateUtc="2025-01-15T18:02:00Z">
            <w:rPr/>
          </w:rPrChange>
        </w:rPr>
        <w:t xml:space="preserve">progresiva </w:t>
      </w:r>
      <w:bookmarkEnd w:id="5306"/>
      <w:commentRangeStart w:id="5312"/>
      <w:commentRangeEnd w:id="5312"/>
      <w:r w:rsidR="008D6732">
        <w:rPr>
          <w:rStyle w:val="Refdecomentario"/>
          <w:rFonts w:eastAsiaTheme="minorEastAsia" w:cstheme="minorBidi"/>
          <w:b w:val="0"/>
          <w:bCs w:val="0"/>
          <w:color w:val="auto"/>
        </w:rPr>
        <w:commentReference w:id="5312"/>
      </w:r>
      <w:bookmarkEnd w:id="5307"/>
    </w:p>
    <w:p w14:paraId="724CB281" w14:textId="77777777" w:rsidR="00441859" w:rsidRPr="00963ED8" w:rsidRDefault="00DE7F5C">
      <w:pPr>
        <w:spacing w:after="120" w:line="360" w:lineRule="auto"/>
        <w:jc w:val="both"/>
        <w:rPr>
          <w:rFonts w:cs="Times New Roman"/>
          <w:lang w:val="es-CO"/>
          <w:rPrChange w:id="5313" w:author="Massiel Nayibe Moreno Ladino" w:date="2025-01-15T13:02:00Z" w16du:dateUtc="2025-01-15T18:02:00Z">
            <w:rPr>
              <w:rFonts w:cs="Times New Roman"/>
            </w:rPr>
          </w:rPrChange>
        </w:rPr>
      </w:pPr>
      <w:r w:rsidRPr="00963ED8">
        <w:rPr>
          <w:rFonts w:cs="Times New Roman"/>
          <w:lang w:val="es-CO"/>
          <w:rPrChange w:id="5314" w:author="Massiel Nayibe Moreno Ladino" w:date="2025-01-15T13:02:00Z" w16du:dateUtc="2025-01-15T18:02:00Z">
            <w:rPr>
              <w:rFonts w:cs="Times New Roman"/>
            </w:rPr>
          </w:rPrChange>
        </w:rPr>
        <w:t xml:space="preserve">Partners se reserva el derecho de tratar los problemas de rendimiento o conducta de los empleados con medidas disciplinarias apropiadas, incluyendo advertencias, suspensión o despido. Las decisiones se basarán en la gravedad del problema, el desempeño anterior del empleado y las necesidades de la empresa. RRHH y el supervisor del empleado lo documentarán rellenando un </w:t>
      </w:r>
      <w:r>
        <w:fldChar w:fldCharType="begin"/>
      </w:r>
      <w:r w:rsidRPr="00963ED8">
        <w:rPr>
          <w:lang w:val="es-CO"/>
          <w:rPrChange w:id="5315" w:author="Massiel Nayibe Moreno Ladino" w:date="2025-01-15T13:02:00Z" w16du:dateUtc="2025-01-15T18:02:00Z">
            <w:rPr/>
          </w:rPrChange>
        </w:rPr>
        <w:instrText>HYPERLINK "https://partnersnet107.sharepoint.com/:f:/s/FA/EjZfGiyzQdVAkhxg8nyNDy0BoO4tuuBWfssfRe-e547Pjw?e=QR7mjW"</w:instrText>
      </w:r>
      <w:r>
        <w:fldChar w:fldCharType="separate"/>
      </w:r>
      <w:r w:rsidRPr="00963ED8">
        <w:rPr>
          <w:rStyle w:val="Hipervnculo"/>
          <w:rFonts w:cs="Times New Roman"/>
          <w:lang w:val="es-CO"/>
          <w:rPrChange w:id="5316" w:author="Massiel Nayibe Moreno Ladino" w:date="2025-01-15T13:02:00Z" w16du:dateUtc="2025-01-15T18:02:00Z">
            <w:rPr>
              <w:rStyle w:val="Hipervnculo"/>
              <w:rFonts w:cs="Times New Roman"/>
            </w:rPr>
          </w:rPrChange>
        </w:rPr>
        <w:t>informe de proceso disciplinario</w:t>
      </w:r>
      <w:r>
        <w:fldChar w:fldCharType="end"/>
      </w:r>
      <w:r w:rsidRPr="00963ED8">
        <w:rPr>
          <w:rFonts w:cs="Times New Roman"/>
          <w:lang w:val="es-CO"/>
          <w:rPrChange w:id="5317" w:author="Massiel Nayibe Moreno Ladino" w:date="2025-01-15T13:02:00Z" w16du:dateUtc="2025-01-15T18:02:00Z">
            <w:rPr>
              <w:rFonts w:cs="Times New Roman"/>
            </w:rPr>
          </w:rPrChange>
        </w:rPr>
        <w:t xml:space="preserve"> en la plantilla de </w:t>
      </w:r>
      <w:r>
        <w:fldChar w:fldCharType="begin"/>
      </w:r>
      <w:r w:rsidRPr="00963ED8">
        <w:rPr>
          <w:lang w:val="es-CO"/>
          <w:rPrChange w:id="5318" w:author="Massiel Nayibe Moreno Ladino" w:date="2025-01-15T13:02:00Z" w16du:dateUtc="2025-01-15T18:02:00Z">
            <w:rPr/>
          </w:rPrChange>
        </w:rPr>
        <w:instrText>HYPERLINK "https://partnersnet107.sharepoint.com/:f:/s/FA/EjZfGiyzQdVAkhxg8nyNDy0BoO4tuuBWfssfRe-e547Pjw?e=QR7mjW"</w:instrText>
      </w:r>
      <w:r>
        <w:fldChar w:fldCharType="separate"/>
      </w:r>
      <w:r w:rsidRPr="00963ED8">
        <w:rPr>
          <w:rStyle w:val="Hipervnculo"/>
          <w:rFonts w:cs="Times New Roman"/>
          <w:lang w:val="es-CO"/>
          <w:rPrChange w:id="5319" w:author="Massiel Nayibe Moreno Ladino" w:date="2025-01-15T13:02:00Z" w16du:dateUtc="2025-01-15T18:02:00Z">
            <w:rPr>
              <w:rStyle w:val="Hipervnculo"/>
              <w:rFonts w:cs="Times New Roman"/>
            </w:rPr>
          </w:rPrChange>
        </w:rPr>
        <w:t>SharePoint</w:t>
      </w:r>
      <w:r>
        <w:fldChar w:fldCharType="end"/>
      </w:r>
      <w:r w:rsidRPr="00963ED8">
        <w:rPr>
          <w:rFonts w:cs="Times New Roman"/>
          <w:lang w:val="es-CO"/>
          <w:rPrChange w:id="5320" w:author="Massiel Nayibe Moreno Ladino" w:date="2025-01-15T13:02:00Z" w16du:dateUtc="2025-01-15T18:02:00Z">
            <w:rPr>
              <w:rFonts w:cs="Times New Roman"/>
            </w:rPr>
          </w:rPrChange>
        </w:rPr>
        <w:t xml:space="preserve">. Este enfoque pretende resolver los </w:t>
      </w:r>
      <w:r w:rsidRPr="00963ED8">
        <w:rPr>
          <w:rFonts w:cs="Times New Roman"/>
          <w:lang w:val="es-CO"/>
          <w:rPrChange w:id="5321" w:author="Massiel Nayibe Moreno Ladino" w:date="2025-01-15T13:02:00Z" w16du:dateUtc="2025-01-15T18:02:00Z">
            <w:rPr>
              <w:rFonts w:cs="Times New Roman"/>
            </w:rPr>
          </w:rPrChange>
        </w:rPr>
        <w:lastRenderedPageBreak/>
        <w:t xml:space="preserve">problemas en una fase temprana, apoyando tanto a los empleados como a los Partners. Los empleados deben referirse </w:t>
      </w:r>
      <w:r>
        <w:fldChar w:fldCharType="begin"/>
      </w:r>
      <w:r w:rsidRPr="00963ED8">
        <w:rPr>
          <w:lang w:val="es-CO"/>
          <w:rPrChange w:id="5322" w:author="Massiel Nayibe Moreno Ladino" w:date="2025-01-15T13:02:00Z" w16du:dateUtc="2025-01-15T18:02:00Z">
            <w:rPr/>
          </w:rPrChange>
        </w:rPr>
        <w:instrText>HYPERLINK \l "_Code_of_Conduct"</w:instrText>
      </w:r>
      <w:r>
        <w:fldChar w:fldCharType="separate"/>
      </w:r>
      <w:r w:rsidRPr="00963ED8">
        <w:rPr>
          <w:rStyle w:val="Hipervnculo"/>
          <w:rFonts w:cs="Times New Roman"/>
          <w:lang w:val="es-CO"/>
          <w:rPrChange w:id="5323" w:author="Massiel Nayibe Moreno Ladino" w:date="2025-01-15T13:02:00Z" w16du:dateUtc="2025-01-15T18:02:00Z">
            <w:rPr>
              <w:rStyle w:val="Hipervnculo"/>
              <w:rFonts w:cs="Times New Roman"/>
            </w:rPr>
          </w:rPrChange>
        </w:rPr>
        <w:t>al Código de Conducta de Partners</w:t>
      </w:r>
      <w:r>
        <w:fldChar w:fldCharType="end"/>
      </w:r>
      <w:r w:rsidRPr="00963ED8">
        <w:rPr>
          <w:rFonts w:cs="Times New Roman"/>
          <w:lang w:val="es-CO"/>
          <w:rPrChange w:id="5324" w:author="Massiel Nayibe Moreno Ladino" w:date="2025-01-15T13:02:00Z" w16du:dateUtc="2025-01-15T18:02:00Z">
            <w:rPr>
              <w:rFonts w:cs="Times New Roman"/>
            </w:rPr>
          </w:rPrChange>
        </w:rPr>
        <w:t>, que enumera ejemplos de conductas inaceptables que pueden resultar en la suspensión inmediata o la terminación del empleo. Mediante el uso de la disciplina progresiva, Partners espera que la mayoría de los problemas de los empleados puedan ser corregidos en una etapa temprana, beneficiando tanto al empleado como a Partners.</w:t>
      </w:r>
    </w:p>
    <w:p w14:paraId="03690224" w14:textId="77777777" w:rsidR="00441859" w:rsidRPr="00963ED8" w:rsidRDefault="00DE7F5C">
      <w:pPr>
        <w:spacing w:after="120" w:line="360" w:lineRule="auto"/>
        <w:jc w:val="both"/>
        <w:rPr>
          <w:rFonts w:cs="Times New Roman"/>
          <w:lang w:val="es-CO"/>
          <w:rPrChange w:id="5325" w:author="Massiel Nayibe Moreno Ladino" w:date="2025-01-15T13:02:00Z" w16du:dateUtc="2025-01-15T18:02:00Z">
            <w:rPr>
              <w:rFonts w:cs="Times New Roman"/>
            </w:rPr>
          </w:rPrChange>
        </w:rPr>
      </w:pPr>
      <w:r w:rsidRPr="00963ED8">
        <w:rPr>
          <w:rFonts w:cs="Times New Roman"/>
          <w:b/>
          <w:bCs/>
          <w:lang w:val="es-CO"/>
          <w:rPrChange w:id="5326" w:author="Massiel Nayibe Moreno Ladino" w:date="2025-01-15T13:02:00Z" w16du:dateUtc="2025-01-15T18:02:00Z">
            <w:rPr>
              <w:rFonts w:cs="Times New Roman"/>
              <w:b/>
              <w:bCs/>
            </w:rPr>
          </w:rPrChange>
        </w:rPr>
        <w:t>Medidas disciplinarias:</w:t>
      </w:r>
      <w:r w:rsidRPr="00963ED8">
        <w:rPr>
          <w:rFonts w:cs="Times New Roman"/>
          <w:lang w:val="es-CO"/>
          <w:rPrChange w:id="5327" w:author="Massiel Nayibe Moreno Ladino" w:date="2025-01-15T13:02:00Z" w16du:dateUtc="2025-01-15T18:02:00Z">
            <w:rPr>
              <w:rFonts w:cs="Times New Roman"/>
            </w:rPr>
          </w:rPrChange>
        </w:rPr>
        <w:t xml:space="preserve"> Los socios pueden utilizar la disciplina progresiva, normalmente siguiendo estos pasos:</w:t>
      </w:r>
    </w:p>
    <w:p w14:paraId="6E83DB8B" w14:textId="77777777" w:rsidR="00441859" w:rsidRDefault="00DE7F5C">
      <w:pPr>
        <w:pStyle w:val="Prrafodelista"/>
        <w:numPr>
          <w:ilvl w:val="0"/>
          <w:numId w:val="180"/>
        </w:numPr>
        <w:spacing w:after="120" w:line="360" w:lineRule="auto"/>
        <w:jc w:val="both"/>
        <w:rPr>
          <w:rFonts w:cs="Times New Roman"/>
        </w:rPr>
      </w:pPr>
      <w:r w:rsidRPr="00B04363">
        <w:rPr>
          <w:rFonts w:cs="Times New Roman"/>
        </w:rPr>
        <w:t>Advertencia verbal</w:t>
      </w:r>
    </w:p>
    <w:p w14:paraId="538A53BD" w14:textId="77777777" w:rsidR="00441859" w:rsidRDefault="00DE7F5C">
      <w:pPr>
        <w:pStyle w:val="Prrafodelista"/>
        <w:numPr>
          <w:ilvl w:val="0"/>
          <w:numId w:val="180"/>
        </w:numPr>
        <w:spacing w:after="120" w:line="360" w:lineRule="auto"/>
        <w:jc w:val="both"/>
        <w:rPr>
          <w:rFonts w:cs="Times New Roman"/>
        </w:rPr>
      </w:pPr>
      <w:r w:rsidRPr="00B04363">
        <w:rPr>
          <w:rFonts w:cs="Times New Roman"/>
        </w:rPr>
        <w:t>Advertencia por escrito</w:t>
      </w:r>
    </w:p>
    <w:p w14:paraId="7CBB5764" w14:textId="77777777" w:rsidR="00441859" w:rsidRPr="00963ED8" w:rsidRDefault="00DE7F5C">
      <w:pPr>
        <w:pStyle w:val="Prrafodelista"/>
        <w:numPr>
          <w:ilvl w:val="0"/>
          <w:numId w:val="180"/>
        </w:numPr>
        <w:spacing w:after="120" w:line="360" w:lineRule="auto"/>
        <w:jc w:val="both"/>
        <w:rPr>
          <w:rFonts w:cs="Times New Roman"/>
          <w:lang w:val="es-CO"/>
          <w:rPrChange w:id="5328" w:author="Massiel Nayibe Moreno Ladino" w:date="2025-01-15T13:02:00Z" w16du:dateUtc="2025-01-15T18:02:00Z">
            <w:rPr>
              <w:rFonts w:cs="Times New Roman"/>
            </w:rPr>
          </w:rPrChange>
        </w:rPr>
      </w:pPr>
      <w:r w:rsidRPr="00963ED8">
        <w:rPr>
          <w:rFonts w:cs="Times New Roman"/>
          <w:lang w:val="es-CO"/>
          <w:rPrChange w:id="5329" w:author="Massiel Nayibe Moreno Ladino" w:date="2025-01-15T13:02:00Z" w16du:dateUtc="2025-01-15T18:02:00Z">
            <w:rPr>
              <w:rFonts w:cs="Times New Roman"/>
            </w:rPr>
          </w:rPrChange>
        </w:rPr>
        <w:t>Plan de mejora del rendimiento o suspensión (con o sin sueldo)</w:t>
      </w:r>
    </w:p>
    <w:p w14:paraId="3A14A073" w14:textId="77777777" w:rsidR="00441859" w:rsidRDefault="00DE7F5C">
      <w:pPr>
        <w:pStyle w:val="Prrafodelista"/>
        <w:numPr>
          <w:ilvl w:val="0"/>
          <w:numId w:val="180"/>
        </w:numPr>
        <w:spacing w:after="120" w:line="360" w:lineRule="auto"/>
        <w:jc w:val="both"/>
        <w:rPr>
          <w:rFonts w:cs="Times New Roman"/>
        </w:rPr>
      </w:pPr>
      <w:r w:rsidRPr="00B04363">
        <w:rPr>
          <w:rFonts w:cs="Times New Roman"/>
        </w:rPr>
        <w:t>Cese de la relación laboral</w:t>
      </w:r>
    </w:p>
    <w:p w14:paraId="445C1ED7" w14:textId="77777777" w:rsidR="00441859" w:rsidRDefault="00DE7F5C">
      <w:pPr>
        <w:spacing w:after="120" w:line="360" w:lineRule="auto"/>
        <w:jc w:val="both"/>
        <w:rPr>
          <w:rFonts w:cs="Times New Roman"/>
          <w:b/>
          <w:bCs/>
        </w:rPr>
      </w:pPr>
      <w:r w:rsidRPr="00601E1A">
        <w:rPr>
          <w:rFonts w:cs="Times New Roman"/>
          <w:b/>
          <w:bCs/>
        </w:rPr>
        <w:t>Proceso disciplinario:</w:t>
      </w:r>
    </w:p>
    <w:p w14:paraId="1D17E763" w14:textId="77777777" w:rsidR="00441859" w:rsidRPr="00963ED8" w:rsidRDefault="00DE7F5C">
      <w:pPr>
        <w:pStyle w:val="Prrafodelista"/>
        <w:numPr>
          <w:ilvl w:val="0"/>
          <w:numId w:val="181"/>
        </w:numPr>
        <w:spacing w:after="120" w:line="360" w:lineRule="auto"/>
        <w:jc w:val="both"/>
        <w:rPr>
          <w:rFonts w:cs="Times New Roman"/>
          <w:lang w:val="es-CO"/>
          <w:rPrChange w:id="5330" w:author="Massiel Nayibe Moreno Ladino" w:date="2025-01-15T13:02:00Z" w16du:dateUtc="2025-01-15T18:02:00Z">
            <w:rPr>
              <w:rFonts w:cs="Times New Roman"/>
            </w:rPr>
          </w:rPrChange>
        </w:rPr>
      </w:pPr>
      <w:r w:rsidRPr="00963ED8">
        <w:rPr>
          <w:rFonts w:cs="Times New Roman"/>
          <w:lang w:val="es-CO"/>
          <w:rPrChange w:id="5331" w:author="Massiel Nayibe Moreno Ladino" w:date="2025-01-15T13:02:00Z" w16du:dateUtc="2025-01-15T18:02:00Z">
            <w:rPr>
              <w:rFonts w:cs="Times New Roman"/>
            </w:rPr>
          </w:rPrChange>
        </w:rPr>
        <w:t xml:space="preserve">En caso de problemas menores, se emitirá una advertencia verbal o escrita, detallando los motivos y las pruebas. </w:t>
      </w:r>
    </w:p>
    <w:p w14:paraId="39148D2B" w14:textId="77777777" w:rsidR="00441859" w:rsidRDefault="00DE7F5C">
      <w:pPr>
        <w:pStyle w:val="Prrafodelista"/>
        <w:numPr>
          <w:ilvl w:val="0"/>
          <w:numId w:val="181"/>
        </w:numPr>
        <w:spacing w:after="120" w:line="360" w:lineRule="auto"/>
        <w:jc w:val="both"/>
        <w:rPr>
          <w:rFonts w:cs="Times New Roman"/>
        </w:rPr>
      </w:pPr>
      <w:r w:rsidRPr="00963ED8">
        <w:rPr>
          <w:rFonts w:cs="Times New Roman"/>
          <w:lang w:val="es-CO"/>
          <w:rPrChange w:id="5332" w:author="Massiel Nayibe Moreno Ladino" w:date="2025-01-15T13:02:00Z" w16du:dateUtc="2025-01-15T18:02:00Z">
            <w:rPr>
              <w:rFonts w:cs="Times New Roman"/>
            </w:rPr>
          </w:rPrChange>
        </w:rPr>
        <w:t xml:space="preserve">Las decisiones tendrán en cuenta la gravedad y frecuencia del problema. </w:t>
      </w:r>
      <w:r w:rsidRPr="00B04363">
        <w:rPr>
          <w:rFonts w:cs="Times New Roman"/>
        </w:rPr>
        <w:t>En función de estos factores, pueden omitirse pasos.</w:t>
      </w:r>
    </w:p>
    <w:p w14:paraId="64787A0B" w14:textId="77777777" w:rsidR="00441859" w:rsidRPr="00963ED8" w:rsidRDefault="00DE7F5C">
      <w:pPr>
        <w:pStyle w:val="Prrafodelista"/>
        <w:numPr>
          <w:ilvl w:val="0"/>
          <w:numId w:val="181"/>
        </w:numPr>
        <w:spacing w:after="120" w:line="360" w:lineRule="auto"/>
        <w:jc w:val="both"/>
        <w:rPr>
          <w:rFonts w:cs="Times New Roman"/>
          <w:lang w:val="es-CO"/>
          <w:rPrChange w:id="5333" w:author="Massiel Nayibe Moreno Ladino" w:date="2025-01-15T13:02:00Z" w16du:dateUtc="2025-01-15T18:02:00Z">
            <w:rPr>
              <w:rFonts w:cs="Times New Roman"/>
            </w:rPr>
          </w:rPrChange>
        </w:rPr>
      </w:pPr>
      <w:r w:rsidRPr="00963ED8">
        <w:rPr>
          <w:rFonts w:cs="Times New Roman"/>
          <w:lang w:val="es-CO"/>
          <w:rPrChange w:id="5334" w:author="Massiel Nayibe Moreno Ladino" w:date="2025-01-15T13:02:00Z" w16du:dateUtc="2025-01-15T18:02:00Z">
            <w:rPr>
              <w:rFonts w:cs="Times New Roman"/>
            </w:rPr>
          </w:rPrChange>
        </w:rPr>
        <w:t xml:space="preserve">Se requiere una segunda revisión por parte </w:t>
      </w:r>
      <w:r w:rsidR="00772CD2" w:rsidRPr="00963ED8">
        <w:rPr>
          <w:rFonts w:cs="Times New Roman"/>
          <w:lang w:val="es-CO"/>
          <w:rPrChange w:id="5335" w:author="Massiel Nayibe Moreno Ladino" w:date="2025-01-15T13:02:00Z" w16du:dateUtc="2025-01-15T18:02:00Z">
            <w:rPr>
              <w:rFonts w:cs="Times New Roman"/>
            </w:rPr>
          </w:rPrChange>
        </w:rPr>
        <w:t>del Programa y de la Oficina Central de RR.HH</w:t>
      </w:r>
      <w:r w:rsidRPr="00963ED8">
        <w:rPr>
          <w:rFonts w:cs="Times New Roman"/>
          <w:lang w:val="es-CO"/>
          <w:rPrChange w:id="5336" w:author="Massiel Nayibe Moreno Ladino" w:date="2025-01-15T13:02:00Z" w16du:dateUtc="2025-01-15T18:02:00Z">
            <w:rPr>
              <w:rFonts w:cs="Times New Roman"/>
            </w:rPr>
          </w:rPrChange>
        </w:rPr>
        <w:t>. antes de cualquier despido.</w:t>
      </w:r>
    </w:p>
    <w:p w14:paraId="7CEEE683" w14:textId="77777777" w:rsidR="00441859" w:rsidRPr="00963ED8" w:rsidRDefault="00DE7F5C">
      <w:pPr>
        <w:pStyle w:val="Prrafodelista"/>
        <w:numPr>
          <w:ilvl w:val="0"/>
          <w:numId w:val="181"/>
        </w:numPr>
        <w:spacing w:after="120" w:line="360" w:lineRule="auto"/>
        <w:jc w:val="both"/>
        <w:rPr>
          <w:rFonts w:cs="Times New Roman"/>
          <w:lang w:val="es-CO"/>
          <w:rPrChange w:id="5337" w:author="Massiel Nayibe Moreno Ladino" w:date="2025-01-15T13:02:00Z" w16du:dateUtc="2025-01-15T18:02:00Z">
            <w:rPr>
              <w:rFonts w:cs="Times New Roman"/>
            </w:rPr>
          </w:rPrChange>
        </w:rPr>
      </w:pPr>
      <w:r w:rsidRPr="00963ED8">
        <w:rPr>
          <w:rFonts w:cs="Times New Roman"/>
          <w:b/>
          <w:bCs/>
          <w:lang w:val="es-CO"/>
          <w:rPrChange w:id="5338" w:author="Massiel Nayibe Moreno Ladino" w:date="2025-01-15T13:02:00Z" w16du:dateUtc="2025-01-15T18:02:00Z">
            <w:rPr>
              <w:rFonts w:cs="Times New Roman"/>
              <w:b/>
              <w:bCs/>
            </w:rPr>
          </w:rPrChange>
        </w:rPr>
        <w:t xml:space="preserve">Notificación de Descargos: Se notifica </w:t>
      </w:r>
      <w:r w:rsidRPr="00963ED8">
        <w:rPr>
          <w:rFonts w:cs="Times New Roman"/>
          <w:lang w:val="es-CO"/>
          <w:rPrChange w:id="5339" w:author="Massiel Nayibe Moreno Ladino" w:date="2025-01-15T13:02:00Z" w16du:dateUtc="2025-01-15T18:02:00Z">
            <w:rPr>
              <w:rFonts w:cs="Times New Roman"/>
            </w:rPr>
          </w:rPrChange>
        </w:rPr>
        <w:t>formalmente al empleado el inicio del proceso disciplinario, la fecha, hora y lugar de la audiencia, así como los cargos.</w:t>
      </w:r>
    </w:p>
    <w:p w14:paraId="740E2CB8" w14:textId="77777777" w:rsidR="00441859" w:rsidRPr="00963ED8" w:rsidRDefault="00DE7F5C">
      <w:pPr>
        <w:pStyle w:val="Prrafodelista"/>
        <w:numPr>
          <w:ilvl w:val="0"/>
          <w:numId w:val="181"/>
        </w:numPr>
        <w:spacing w:after="120" w:line="360" w:lineRule="auto"/>
        <w:jc w:val="both"/>
        <w:rPr>
          <w:rFonts w:cs="Times New Roman"/>
          <w:lang w:val="es-CO"/>
          <w:rPrChange w:id="5340" w:author="Massiel Nayibe Moreno Ladino" w:date="2025-01-15T13:02:00Z" w16du:dateUtc="2025-01-15T18:02:00Z">
            <w:rPr>
              <w:rFonts w:cs="Times New Roman"/>
            </w:rPr>
          </w:rPrChange>
        </w:rPr>
      </w:pPr>
      <w:r w:rsidRPr="00963ED8">
        <w:rPr>
          <w:rFonts w:cs="Times New Roman"/>
          <w:b/>
          <w:bCs/>
          <w:lang w:val="es-CO"/>
          <w:rPrChange w:id="5341" w:author="Massiel Nayibe Moreno Ladino" w:date="2025-01-15T13:02:00Z" w16du:dateUtc="2025-01-15T18:02:00Z">
            <w:rPr>
              <w:rFonts w:cs="Times New Roman"/>
              <w:b/>
              <w:bCs/>
            </w:rPr>
          </w:rPrChange>
        </w:rPr>
        <w:t>Audiencia de Descargos</w:t>
      </w:r>
      <w:r w:rsidR="005A117F" w:rsidRPr="00963ED8">
        <w:rPr>
          <w:rFonts w:cs="Times New Roman"/>
          <w:lang w:val="es-CO"/>
          <w:rPrChange w:id="5342" w:author="Massiel Nayibe Moreno Ladino" w:date="2025-01-15T13:02:00Z" w16du:dateUtc="2025-01-15T18:02:00Z">
            <w:rPr>
              <w:rFonts w:cs="Times New Roman"/>
            </w:rPr>
          </w:rPrChange>
        </w:rPr>
        <w:t>: El empleado tendrá la oportunidad de presentar su defensa, pruebas y rebatir las pruebas en su contra.</w:t>
      </w:r>
    </w:p>
    <w:p w14:paraId="5ED675DE" w14:textId="77777777" w:rsidR="00441859" w:rsidRDefault="00DE7F5C">
      <w:pPr>
        <w:pStyle w:val="Prrafodelista"/>
        <w:numPr>
          <w:ilvl w:val="0"/>
          <w:numId w:val="181"/>
        </w:numPr>
        <w:spacing w:after="120" w:line="360" w:lineRule="auto"/>
        <w:jc w:val="both"/>
        <w:rPr>
          <w:rFonts w:cs="Times New Roman"/>
        </w:rPr>
      </w:pPr>
      <w:r w:rsidRPr="00963ED8">
        <w:rPr>
          <w:rFonts w:cs="Times New Roman"/>
          <w:b/>
          <w:bCs/>
          <w:lang w:val="es-CO"/>
          <w:rPrChange w:id="5343" w:author="Massiel Nayibe Moreno Ladino" w:date="2025-01-15T13:02:00Z" w16du:dateUtc="2025-01-15T18:02:00Z">
            <w:rPr>
              <w:rFonts w:cs="Times New Roman"/>
              <w:b/>
              <w:bCs/>
            </w:rPr>
          </w:rPrChange>
        </w:rPr>
        <w:t>Decisión</w:t>
      </w:r>
      <w:r w:rsidRPr="00963ED8">
        <w:rPr>
          <w:rFonts w:cs="Times New Roman"/>
          <w:lang w:val="es-CO"/>
          <w:rPrChange w:id="5344" w:author="Massiel Nayibe Moreno Ladino" w:date="2025-01-15T13:02:00Z" w16du:dateUtc="2025-01-15T18:02:00Z">
            <w:rPr>
              <w:rFonts w:cs="Times New Roman"/>
            </w:rPr>
          </w:rPrChange>
        </w:rPr>
        <w:t xml:space="preserve">: Tras la audiencia, la empresa evalúa las pruebas y decide si impone una sanción disciplinaria. </w:t>
      </w:r>
      <w:r w:rsidRPr="005A117F">
        <w:rPr>
          <w:rFonts w:cs="Times New Roman"/>
        </w:rPr>
        <w:t>Esta decisión debe comunicarse formalmente al empleado.</w:t>
      </w:r>
    </w:p>
    <w:p w14:paraId="6474BC8F" w14:textId="77777777" w:rsidR="00441859" w:rsidRPr="00963ED8" w:rsidRDefault="00DE7F5C">
      <w:pPr>
        <w:pStyle w:val="Prrafodelista"/>
        <w:numPr>
          <w:ilvl w:val="0"/>
          <w:numId w:val="181"/>
        </w:numPr>
        <w:spacing w:after="120" w:line="360" w:lineRule="auto"/>
        <w:jc w:val="both"/>
        <w:rPr>
          <w:rFonts w:cs="Times New Roman"/>
          <w:lang w:val="es-CO"/>
          <w:rPrChange w:id="5345" w:author="Massiel Nayibe Moreno Ladino" w:date="2025-01-15T13:02:00Z" w16du:dateUtc="2025-01-15T18:02:00Z">
            <w:rPr>
              <w:rFonts w:cs="Times New Roman"/>
            </w:rPr>
          </w:rPrChange>
        </w:rPr>
      </w:pPr>
      <w:r w:rsidRPr="00963ED8">
        <w:rPr>
          <w:rFonts w:cs="Times New Roman"/>
          <w:b/>
          <w:bCs/>
          <w:lang w:val="es-CO"/>
          <w:rPrChange w:id="5346" w:author="Massiel Nayibe Moreno Ladino" w:date="2025-01-15T13:02:00Z" w16du:dateUtc="2025-01-15T18:02:00Z">
            <w:rPr>
              <w:rFonts w:cs="Times New Roman"/>
              <w:b/>
              <w:bCs/>
            </w:rPr>
          </w:rPrChange>
        </w:rPr>
        <w:t>Recurso</w:t>
      </w:r>
      <w:r w:rsidRPr="00963ED8">
        <w:rPr>
          <w:rFonts w:cs="Times New Roman"/>
          <w:lang w:val="es-CO"/>
          <w:rPrChange w:id="5347" w:author="Massiel Nayibe Moreno Ladino" w:date="2025-01-15T13:02:00Z" w16du:dateUtc="2025-01-15T18:02:00Z">
            <w:rPr>
              <w:rFonts w:cs="Times New Roman"/>
            </w:rPr>
          </w:rPrChange>
        </w:rPr>
        <w:t>: El trabajador tiene derecho a recurrir la decisión si no está de acuerdo con la sanción impuesta.</w:t>
      </w:r>
    </w:p>
    <w:p w14:paraId="6D729DE7" w14:textId="77777777" w:rsidR="00441859" w:rsidRPr="00963ED8" w:rsidRDefault="00DE7F5C">
      <w:pPr>
        <w:spacing w:after="120" w:line="360" w:lineRule="auto"/>
        <w:jc w:val="both"/>
        <w:rPr>
          <w:rFonts w:cs="Times New Roman"/>
          <w:lang w:val="es-CO"/>
          <w:rPrChange w:id="5348" w:author="Massiel Nayibe Moreno Ladino" w:date="2025-01-15T13:02:00Z" w16du:dateUtc="2025-01-15T18:02:00Z">
            <w:rPr>
              <w:rFonts w:cs="Times New Roman"/>
            </w:rPr>
          </w:rPrChange>
        </w:rPr>
      </w:pPr>
      <w:r w:rsidRPr="00963ED8">
        <w:rPr>
          <w:rFonts w:cs="Times New Roman"/>
          <w:lang w:val="es-CO"/>
          <w:rPrChange w:id="5349" w:author="Massiel Nayibe Moreno Ladino" w:date="2025-01-15T13:02:00Z" w16du:dateUtc="2025-01-15T18:02:00Z">
            <w:rPr>
              <w:rFonts w:cs="Times New Roman"/>
            </w:rPr>
          </w:rPrChange>
        </w:rPr>
        <w:lastRenderedPageBreak/>
        <w:t xml:space="preserve">Este proceso está claramente definido en el </w:t>
      </w:r>
      <w:r w:rsidR="00DE7E36">
        <w:fldChar w:fldCharType="begin"/>
      </w:r>
      <w:r w:rsidR="00DE7E36" w:rsidRPr="00963ED8">
        <w:rPr>
          <w:lang w:val="es-CO"/>
          <w:rPrChange w:id="5350" w:author="Massiel Nayibe Moreno Ladino" w:date="2025-01-15T13:02:00Z" w16du:dateUtc="2025-01-15T18:02:00Z">
            <w:rPr/>
          </w:rPrChange>
        </w:rPr>
        <w:instrText>HYPERLINK "https://partnersnet107.sharepoint.com/:f:/s/FA/EqFS1fzX-WdAqdrlcFE5ffcB0iYqu4FD2xkqY4QhvMTWag?e=fYjHjP"</w:instrText>
      </w:r>
      <w:r w:rsidR="00DE7E36">
        <w:fldChar w:fldCharType="separate"/>
      </w:r>
      <w:r w:rsidR="00DE7E36" w:rsidRPr="00963ED8">
        <w:rPr>
          <w:rStyle w:val="Hipervnculo"/>
          <w:rFonts w:cs="Times New Roman"/>
          <w:lang w:val="es-CO"/>
          <w:rPrChange w:id="5351" w:author="Massiel Nayibe Moreno Ladino" w:date="2025-01-15T13:02:00Z" w16du:dateUtc="2025-01-15T18:02:00Z">
            <w:rPr>
              <w:rStyle w:val="Hipervnculo"/>
              <w:rFonts w:cs="Times New Roman"/>
            </w:rPr>
          </w:rPrChange>
        </w:rPr>
        <w:t>Reglamento Interno de Trabajo</w:t>
      </w:r>
      <w:r w:rsidR="00DE7E36">
        <w:fldChar w:fldCharType="end"/>
      </w:r>
      <w:r w:rsidR="00DE7E36" w:rsidRPr="00963ED8">
        <w:rPr>
          <w:rFonts w:cs="Times New Roman"/>
          <w:lang w:val="es-CO"/>
          <w:rPrChange w:id="5352" w:author="Massiel Nayibe Moreno Ladino" w:date="2025-01-15T13:02:00Z" w16du:dateUtc="2025-01-15T18:02:00Z">
            <w:rPr>
              <w:rFonts w:cs="Times New Roman"/>
            </w:rPr>
          </w:rPrChange>
        </w:rPr>
        <w:t xml:space="preserve"> de </w:t>
      </w:r>
      <w:r w:rsidRPr="00963ED8">
        <w:rPr>
          <w:rFonts w:cs="Times New Roman"/>
          <w:lang w:val="es-CO"/>
          <w:rPrChange w:id="5353" w:author="Massiel Nayibe Moreno Ladino" w:date="2025-01-15T13:02:00Z" w16du:dateUtc="2025-01-15T18:02:00Z">
            <w:rPr>
              <w:rFonts w:cs="Times New Roman"/>
            </w:rPr>
          </w:rPrChange>
        </w:rPr>
        <w:t>Partners Colombia, y respeta los principios de inmediatez y proporcionalidad.</w:t>
      </w:r>
    </w:p>
    <w:p w14:paraId="61208C98" w14:textId="77777777" w:rsidR="00441859" w:rsidRPr="00963ED8" w:rsidRDefault="00DE7F5C">
      <w:pPr>
        <w:spacing w:after="120" w:line="360" w:lineRule="auto"/>
        <w:jc w:val="both"/>
        <w:rPr>
          <w:rFonts w:cs="Times New Roman"/>
          <w:lang w:val="es-CO"/>
          <w:rPrChange w:id="5354" w:author="Massiel Nayibe Moreno Ladino" w:date="2025-01-15T13:02:00Z" w16du:dateUtc="2025-01-15T18:02:00Z">
            <w:rPr>
              <w:rFonts w:cs="Times New Roman"/>
            </w:rPr>
          </w:rPrChange>
        </w:rPr>
      </w:pPr>
      <w:r w:rsidRPr="00963ED8">
        <w:rPr>
          <w:rFonts w:cs="Times New Roman"/>
          <w:lang w:val="es-CO"/>
          <w:rPrChange w:id="5355" w:author="Massiel Nayibe Moreno Ladino" w:date="2025-01-15T13:02:00Z" w16du:dateUtc="2025-01-15T18:02:00Z">
            <w:rPr>
              <w:rFonts w:cs="Times New Roman"/>
            </w:rPr>
          </w:rPrChange>
        </w:rPr>
        <w:t>Si ha transcurrido más de un año desde la última acción, el proceso suele reiniciarse. En casos graves, los socios pueden decidir la suspensión o el despido sin pasos progresivos.</w:t>
      </w:r>
    </w:p>
    <w:p w14:paraId="38BE8FCA" w14:textId="77777777" w:rsidR="00441859" w:rsidRPr="00963ED8" w:rsidRDefault="00DE7F5C">
      <w:pPr>
        <w:spacing w:before="240" w:line="360" w:lineRule="auto"/>
        <w:jc w:val="both"/>
        <w:rPr>
          <w:lang w:val="es-CO"/>
          <w:rPrChange w:id="5356" w:author="Massiel Nayibe Moreno Ladino" w:date="2025-01-15T13:02:00Z" w16du:dateUtc="2025-01-15T18:02:00Z">
            <w:rPr/>
          </w:rPrChange>
        </w:rPr>
      </w:pPr>
      <w:r w:rsidRPr="00963ED8">
        <w:rPr>
          <w:lang w:val="es-CO"/>
          <w:rPrChange w:id="5357" w:author="Massiel Nayibe Moreno Ladino" w:date="2025-01-15T13:02:00Z" w16du:dateUtc="2025-01-15T18:02:00Z">
            <w:rPr/>
          </w:rPrChange>
        </w:rPr>
        <w:t>La acción disciplinaria puede incluir sanciones al empleado. Las sanciones y el proceso mediante el cual se impongan se ajustarán plena y estrictamente a la legislación colombiana. Las sanciones podrán consistir en multas que sólo se impondrán por no presentarse a trabajar o por llegar tarde y no podrán ser superiores al 20% del salario de un día. La ley no establece un límite al número de ocasiones en las que se impone una multa. Las multas pueden deducirse del salario del trabajador (artículo 113 del Código Sustantivo del Trabajo). Los empleados pueden ser sancionados con la suspensión de su contrato durante 8 días consecutivos en caso de primera infracción, y hasta 60 días en caso de reincidencia. Durante este tiempo, el salario y las prestaciones (vacaciones, cesantías, etc.) no se devengarán para el trabajador. No existen límites al número de ocasiones en que el empresario puede imponer la suspensión del contrato (artículo 112 del Código Sustantivo del Trabajo).</w:t>
      </w:r>
    </w:p>
    <w:p w14:paraId="019F19CB" w14:textId="77777777" w:rsidR="00441859" w:rsidRPr="00963ED8" w:rsidRDefault="00DE7F5C">
      <w:pPr>
        <w:spacing w:before="240" w:line="360" w:lineRule="auto"/>
        <w:jc w:val="both"/>
        <w:rPr>
          <w:lang w:val="es-CO"/>
          <w:rPrChange w:id="5358" w:author="Massiel Nayibe Moreno Ladino" w:date="2025-01-15T13:02:00Z" w16du:dateUtc="2025-01-15T18:02:00Z">
            <w:rPr/>
          </w:rPrChange>
        </w:rPr>
      </w:pPr>
      <w:r w:rsidRPr="00963ED8">
        <w:rPr>
          <w:lang w:val="es-CO"/>
          <w:rPrChange w:id="5359" w:author="Massiel Nayibe Moreno Ladino" w:date="2025-01-15T13:02:00Z" w16du:dateUtc="2025-01-15T18:02:00Z">
            <w:rPr/>
          </w:rPrChange>
        </w:rPr>
        <w:t xml:space="preserve">Se revisarán cuidadosamente todos los hechos pertinentes y se dará al empleado plena oportunidad de explicar su conducta antes de tomar cualquier decisión. El DP dará una segunda opinión sobre el comportamiento inaceptable antes de que se produzca el despido. </w:t>
      </w:r>
      <w:r w:rsidR="00A51F92" w:rsidRPr="00963ED8">
        <w:rPr>
          <w:lang w:val="es-CO"/>
          <w:rPrChange w:id="5360" w:author="Massiel Nayibe Moreno Ladino" w:date="2025-01-15T13:02:00Z" w16du:dateUtc="2025-01-15T18:02:00Z">
            <w:rPr/>
          </w:rPrChange>
        </w:rPr>
        <w:t xml:space="preserve">Consulte </w:t>
      </w:r>
      <w:r w:rsidR="007270D6" w:rsidRPr="00963ED8">
        <w:rPr>
          <w:lang w:val="es-CO"/>
          <w:rPrChange w:id="5361" w:author="Massiel Nayibe Moreno Ladino" w:date="2025-01-15T13:02:00Z" w16du:dateUtc="2025-01-15T18:02:00Z">
            <w:rPr/>
          </w:rPrChange>
        </w:rPr>
        <w:t xml:space="preserve">la política completa de </w:t>
      </w:r>
      <w:r w:rsidR="00BD21C6" w:rsidRPr="00963ED8">
        <w:rPr>
          <w:lang w:val="es-CO"/>
          <w:rPrChange w:id="5362" w:author="Massiel Nayibe Moreno Ladino" w:date="2025-01-15T13:02:00Z" w16du:dateUtc="2025-01-15T18:02:00Z">
            <w:rPr/>
          </w:rPrChange>
        </w:rPr>
        <w:t xml:space="preserve">Partners </w:t>
      </w:r>
      <w:r w:rsidR="007270D6" w:rsidRPr="00963ED8">
        <w:rPr>
          <w:lang w:val="es-CO"/>
          <w:rPrChange w:id="5363" w:author="Massiel Nayibe Moreno Ladino" w:date="2025-01-15T13:02:00Z" w16du:dateUtc="2025-01-15T18:02:00Z">
            <w:rPr/>
          </w:rPrChange>
        </w:rPr>
        <w:t xml:space="preserve">Colombia en el </w:t>
      </w:r>
      <w:r w:rsidR="007C7BBD">
        <w:fldChar w:fldCharType="begin"/>
      </w:r>
      <w:r w:rsidR="007C7BBD" w:rsidRPr="00963ED8">
        <w:rPr>
          <w:lang w:val="es-CO"/>
          <w:rPrChange w:id="5364" w:author="Massiel Nayibe Moreno Ladino" w:date="2025-01-15T13:02:00Z" w16du:dateUtc="2025-01-15T18:02:00Z">
            <w:rPr/>
          </w:rPrChange>
        </w:rPr>
        <w:instrText>HYPERLINK "https://partnersnet107.sharepoint.com/:f:/s/FA/EqFS1fzX-WdAqdrlcFE5ffcB0iYqu4FD2xkqY4QhvMTWag?e=fYjHjP"</w:instrText>
      </w:r>
      <w:r w:rsidR="007C7BBD">
        <w:fldChar w:fldCharType="separate"/>
      </w:r>
      <w:r w:rsidR="007C7BBD" w:rsidRPr="00963ED8">
        <w:rPr>
          <w:rStyle w:val="Hipervnculo"/>
          <w:rFonts w:cs="Times New Roman"/>
          <w:lang w:val="es-CO"/>
          <w:rPrChange w:id="5365" w:author="Massiel Nayibe Moreno Ladino" w:date="2025-01-15T13:02:00Z" w16du:dateUtc="2025-01-15T18:02:00Z">
            <w:rPr>
              <w:rStyle w:val="Hipervnculo"/>
              <w:rFonts w:cs="Times New Roman"/>
            </w:rPr>
          </w:rPrChange>
        </w:rPr>
        <w:t>Reglamento Interno de Trabajo</w:t>
      </w:r>
      <w:r w:rsidR="007C7BBD">
        <w:fldChar w:fldCharType="end"/>
      </w:r>
      <w:r w:rsidR="007270D6" w:rsidRPr="00963ED8">
        <w:rPr>
          <w:lang w:val="es-CO"/>
          <w:rPrChange w:id="5366" w:author="Massiel Nayibe Moreno Ladino" w:date="2025-01-15T13:02:00Z" w16du:dateUtc="2025-01-15T18:02:00Z">
            <w:rPr/>
          </w:rPrChange>
        </w:rPr>
        <w:t xml:space="preserve"> y </w:t>
      </w:r>
      <w:r w:rsidR="007270D6">
        <w:fldChar w:fldCharType="begin"/>
      </w:r>
      <w:r w:rsidR="007270D6" w:rsidRPr="00963ED8">
        <w:rPr>
          <w:lang w:val="es-CO"/>
          <w:rPrChange w:id="5367" w:author="Massiel Nayibe Moreno Ladino" w:date="2025-01-15T13:02:00Z" w16du:dateUtc="2025-01-15T18:02:00Z">
            <w:rPr/>
          </w:rPrChange>
        </w:rPr>
        <w:instrText>HYPERLINK "https://partnersnet107.sharepoint.com/:f:/s/FA/ElFT_WukhTNJos-PLkD8-VQBud3wVP0qhl5wucMlZZFVew?e=hA469J"</w:instrText>
      </w:r>
      <w:r w:rsidR="007270D6">
        <w:fldChar w:fldCharType="separate"/>
      </w:r>
      <w:r w:rsidR="007270D6" w:rsidRPr="00963ED8">
        <w:rPr>
          <w:rStyle w:val="Hipervnculo"/>
          <w:lang w:val="es-CO"/>
          <w:rPrChange w:id="5368" w:author="Massiel Nayibe Moreno Ladino" w:date="2025-01-15T13:02:00Z" w16du:dateUtc="2025-01-15T18:02:00Z">
            <w:rPr>
              <w:rStyle w:val="Hipervnculo"/>
            </w:rPr>
          </w:rPrChange>
        </w:rPr>
        <w:t>las plantillas en SharePoint</w:t>
      </w:r>
      <w:r w:rsidR="007270D6">
        <w:fldChar w:fldCharType="end"/>
      </w:r>
      <w:r w:rsidR="007270D6" w:rsidRPr="00963ED8">
        <w:rPr>
          <w:lang w:val="es-CO"/>
          <w:rPrChange w:id="5369" w:author="Massiel Nayibe Moreno Ladino" w:date="2025-01-15T13:02:00Z" w16du:dateUtc="2025-01-15T18:02:00Z">
            <w:rPr/>
          </w:rPrChange>
        </w:rPr>
        <w:t>.</w:t>
      </w:r>
    </w:p>
    <w:p w14:paraId="4FAD3951" w14:textId="77777777" w:rsidR="00441859" w:rsidRPr="00963ED8" w:rsidRDefault="00DE7F5C">
      <w:pPr>
        <w:pStyle w:val="Ttulo3"/>
        <w:rPr>
          <w:lang w:val="es-CO"/>
          <w:rPrChange w:id="5370" w:author="Massiel Nayibe Moreno Ladino" w:date="2025-01-15T13:02:00Z" w16du:dateUtc="2025-01-15T18:02:00Z">
            <w:rPr/>
          </w:rPrChange>
        </w:rPr>
      </w:pPr>
      <w:bookmarkStart w:id="5371" w:name="_Toc184806933"/>
      <w:bookmarkStart w:id="5372" w:name="_Toc185435456"/>
      <w:r w:rsidRPr="00963ED8">
        <w:rPr>
          <w:lang w:val="es-CO"/>
          <w:rPrChange w:id="5373" w:author="Massiel Nayibe Moreno Ladino" w:date="2025-01-15T13:02:00Z" w16du:dateUtc="2025-01-15T18:02:00Z">
            <w:rPr/>
          </w:rPrChange>
        </w:rPr>
        <w:t>11.14.1 Plan de mejora del rendimiento (PIP)</w:t>
      </w:r>
      <w:bookmarkEnd w:id="5371"/>
      <w:bookmarkEnd w:id="5372"/>
    </w:p>
    <w:p w14:paraId="437CB796" w14:textId="77777777" w:rsidR="00441859" w:rsidRDefault="00DE7F5C">
      <w:pPr>
        <w:spacing w:line="360" w:lineRule="auto"/>
        <w:jc w:val="both"/>
        <w:rPr>
          <w:rFonts w:cs="Times New Roman"/>
        </w:rPr>
      </w:pPr>
      <w:r w:rsidRPr="00963ED8">
        <w:rPr>
          <w:rFonts w:cs="Times New Roman"/>
          <w:lang w:val="es-CO"/>
          <w:rPrChange w:id="5374" w:author="Massiel Nayibe Moreno Ladino" w:date="2025-01-15T13:02:00Z" w16du:dateUtc="2025-01-15T18:02:00Z">
            <w:rPr>
              <w:rFonts w:cs="Times New Roman"/>
            </w:rPr>
          </w:rPrChange>
        </w:rPr>
        <w:t xml:space="preserve">Como parte de la disciplina progresiva, Partners </w:t>
      </w:r>
      <w:r w:rsidR="0095206E" w:rsidRPr="00963ED8">
        <w:rPr>
          <w:rFonts w:cs="Times New Roman"/>
          <w:lang w:val="es-CO"/>
          <w:rPrChange w:id="5375" w:author="Massiel Nayibe Moreno Ladino" w:date="2025-01-15T13:02:00Z" w16du:dateUtc="2025-01-15T18:02:00Z">
            <w:rPr>
              <w:rFonts w:cs="Times New Roman"/>
            </w:rPr>
          </w:rPrChange>
        </w:rPr>
        <w:t xml:space="preserve">Colombia </w:t>
      </w:r>
      <w:r w:rsidRPr="00963ED8">
        <w:rPr>
          <w:rFonts w:cs="Times New Roman"/>
          <w:lang w:val="es-CO"/>
          <w:rPrChange w:id="5376" w:author="Massiel Nayibe Moreno Ladino" w:date="2025-01-15T13:02:00Z" w16du:dateUtc="2025-01-15T18:02:00Z">
            <w:rPr>
              <w:rFonts w:cs="Times New Roman"/>
            </w:rPr>
          </w:rPrChange>
        </w:rPr>
        <w:t xml:space="preserve">puede emitir un </w:t>
      </w:r>
      <w:r>
        <w:fldChar w:fldCharType="begin"/>
      </w:r>
      <w:r w:rsidRPr="00963ED8">
        <w:rPr>
          <w:lang w:val="es-CO"/>
          <w:rPrChange w:id="5377" w:author="Massiel Nayibe Moreno Ladino" w:date="2025-01-15T13:02:00Z" w16du:dateUtc="2025-01-15T18:02:00Z">
            <w:rPr/>
          </w:rPrChange>
        </w:rPr>
        <w:instrText>HYPERLINK "https://partnersnet107.sharepoint.com/:f:/s/FA/Ej3mJaemTu1HjKtuYOJV8SQBIK_sqo8lm06ICscPkB7j4w?e=GOcAfT"</w:instrText>
      </w:r>
      <w:r>
        <w:fldChar w:fldCharType="separate"/>
      </w:r>
      <w:r w:rsidRPr="00963ED8">
        <w:rPr>
          <w:rStyle w:val="Hipervnculo"/>
          <w:rFonts w:cs="Times New Roman"/>
          <w:lang w:val="es-CO"/>
          <w:rPrChange w:id="5378" w:author="Massiel Nayibe Moreno Ladino" w:date="2025-01-15T13:02:00Z" w16du:dateUtc="2025-01-15T18:02:00Z">
            <w:rPr>
              <w:rStyle w:val="Hipervnculo"/>
              <w:rFonts w:cs="Times New Roman"/>
            </w:rPr>
          </w:rPrChange>
        </w:rPr>
        <w:t>Plan de Mejora del Desempeño (PIP)</w:t>
      </w:r>
      <w:r>
        <w:fldChar w:fldCharType="end"/>
      </w:r>
      <w:r w:rsidRPr="00963ED8">
        <w:rPr>
          <w:rFonts w:cs="Times New Roman"/>
          <w:lang w:val="es-CO"/>
          <w:rPrChange w:id="5379" w:author="Massiel Nayibe Moreno Ladino" w:date="2025-01-15T13:02:00Z" w16du:dateUtc="2025-01-15T18:02:00Z">
            <w:rPr>
              <w:rFonts w:cs="Times New Roman"/>
            </w:rPr>
          </w:rPrChange>
        </w:rPr>
        <w:t xml:space="preserve">. Un PIP se inicia típicamente cuando el desempeño de un empleado cae consistentemente por debajo de las expectativas establecidas a pesar de la retroalimentación o apoyo previo. El PIP es un proceso diseñado para apoyar a los empleados en la mejora de su rendimiento y el logro de objetivos específicos relacionados con el trabajo. El PIP esboza expectativas claras, identifica áreas de mejora y establece objetivos cuantificables que deben alcanzarse en un plazo determinado. Sirve de marco de colaboración entre el empleado y su supervisor, fomentando una comunicación abierta y proporcionando los recursos y el apoyo </w:t>
      </w:r>
      <w:r w:rsidRPr="00963ED8">
        <w:rPr>
          <w:rFonts w:cs="Times New Roman"/>
          <w:lang w:val="es-CO"/>
          <w:rPrChange w:id="5380" w:author="Massiel Nayibe Moreno Ladino" w:date="2025-01-15T13:02:00Z" w16du:dateUtc="2025-01-15T18:02:00Z">
            <w:rPr>
              <w:rFonts w:cs="Times New Roman"/>
            </w:rPr>
          </w:rPrChange>
        </w:rPr>
        <w:lastRenderedPageBreak/>
        <w:t xml:space="preserve">necesarios para facilitar la mejora. Los empleados que participen en un PIP recibirán información periódica y tendrán la oportunidad de debatir sus progresos. El objetivo último del PIP es ayudar a los empleados a tener éxito en sus funciones, contribuyendo tanto a su crecimiento personal como al éxito general de la organización. </w:t>
      </w:r>
      <w:r>
        <w:rPr>
          <w:rFonts w:cs="Times New Roman"/>
        </w:rPr>
        <w:t xml:space="preserve">El PIP debe emitirse utilizando la plantilla de </w:t>
      </w:r>
      <w:hyperlink r:id="rId23" w:history="1">
        <w:r w:rsidRPr="00A71FD5">
          <w:rPr>
            <w:rStyle w:val="Hipervnculo"/>
            <w:rFonts w:cs="Times New Roman"/>
          </w:rPr>
          <w:t>SharePoint</w:t>
        </w:r>
      </w:hyperlink>
      <w:r>
        <w:rPr>
          <w:rFonts w:cs="Times New Roman"/>
        </w:rPr>
        <w:t xml:space="preserve">. </w:t>
      </w:r>
    </w:p>
    <w:p w14:paraId="229BCEA9" w14:textId="77777777" w:rsidR="00441859" w:rsidRDefault="00DE7F5C">
      <w:pPr>
        <w:pStyle w:val="Ttulo2"/>
        <w:numPr>
          <w:ilvl w:val="1"/>
          <w:numId w:val="182"/>
        </w:numPr>
      </w:pPr>
      <w:bookmarkStart w:id="5381" w:name="_Toc184806934"/>
      <w:bookmarkStart w:id="5382" w:name="_Toc185435457"/>
      <w:r w:rsidRPr="003230C4">
        <w:t xml:space="preserve"> Material y recursos de oficina </w:t>
      </w:r>
      <w:bookmarkEnd w:id="5381"/>
      <w:bookmarkEnd w:id="5382"/>
    </w:p>
    <w:p w14:paraId="4E53E2B7" w14:textId="77777777" w:rsidR="00441859" w:rsidRPr="00963ED8" w:rsidRDefault="00DE7F5C">
      <w:pPr>
        <w:spacing w:after="240" w:line="360" w:lineRule="auto"/>
        <w:jc w:val="both"/>
        <w:rPr>
          <w:rFonts w:cs="Times New Roman"/>
          <w:lang w:val="es-CO"/>
          <w:rPrChange w:id="5383" w:author="Massiel Nayibe Moreno Ladino" w:date="2025-01-15T13:02:00Z" w16du:dateUtc="2025-01-15T18:02:00Z">
            <w:rPr>
              <w:rFonts w:cs="Times New Roman"/>
            </w:rPr>
          </w:rPrChange>
        </w:rPr>
      </w:pPr>
      <w:r w:rsidRPr="00963ED8">
        <w:rPr>
          <w:rFonts w:cs="Times New Roman"/>
          <w:lang w:val="es-CO"/>
          <w:rPrChange w:id="5384" w:author="Massiel Nayibe Moreno Ladino" w:date="2025-01-15T13:02:00Z" w16du:dateUtc="2025-01-15T18:02:00Z">
            <w:rPr>
              <w:rFonts w:cs="Times New Roman"/>
            </w:rPr>
          </w:rPrChange>
        </w:rPr>
        <w:t xml:space="preserve">Todo el equipo que Partners posee es proporcionado para llevar a cabo los negocios de la empresa. El equipo de la compañía incluye, pero no se limita a, computadoras (incluyendo todos los archivos, correo electrónico, SharePoint y datos de Internet), teléfonos, archivadores, escritorios, vehículos y espacio de trabajo u oficina. Partners trata todos los equipos de la empresa como de su propiedad y se reserva el derecho de buscar, acceder, revisar, copiar o modificar esta propiedad. Partners también puede revelar dicha información o propiedad a otras partes (dentro o fuera de la empresa) según corresponda. </w:t>
      </w:r>
    </w:p>
    <w:p w14:paraId="032D5E9A" w14:textId="77777777" w:rsidR="00441859" w:rsidRPr="00963ED8" w:rsidRDefault="00DE7F5C">
      <w:pPr>
        <w:spacing w:after="240" w:line="360" w:lineRule="auto"/>
        <w:jc w:val="both"/>
        <w:rPr>
          <w:rFonts w:cs="Times New Roman"/>
          <w:lang w:val="es-CO"/>
          <w:rPrChange w:id="5385" w:author="Massiel Nayibe Moreno Ladino" w:date="2025-01-15T13:02:00Z" w16du:dateUtc="2025-01-15T18:02:00Z">
            <w:rPr>
              <w:rFonts w:cs="Times New Roman"/>
            </w:rPr>
          </w:rPrChange>
        </w:rPr>
      </w:pPr>
      <w:r w:rsidRPr="00963ED8">
        <w:rPr>
          <w:rFonts w:cs="Times New Roman"/>
          <w:lang w:val="es-CO"/>
          <w:rPrChange w:id="5386" w:author="Massiel Nayibe Moreno Ladino" w:date="2025-01-15T13:02:00Z" w16du:dateUtc="2025-01-15T18:02:00Z">
            <w:rPr>
              <w:rFonts w:cs="Times New Roman"/>
            </w:rPr>
          </w:rPrChange>
        </w:rPr>
        <w:t xml:space="preserve">Partners adquiere y licencia el uso de programas informáticos para fines comerciales. A menos que lo autorice el desarrollador del software, Partners no tiene derecho a reproducir dicho software para uso informático o para el que no tenga licencia. Los empleados sólo pueden utilizar el software en redes de área local o en varias máquinas de acuerdo con el contrato de licencia del software. Partners prohíbe la duplicación ilegal de software y su documentación relacionada. Ningún empleado puede acceder, o intentar acceder, a los sistemas informáticos de otro empleado sin la debida autorización. </w:t>
      </w:r>
    </w:p>
    <w:p w14:paraId="7E92DE6F" w14:textId="77777777" w:rsidR="00441859" w:rsidRPr="00963ED8" w:rsidRDefault="00DE7F5C">
      <w:pPr>
        <w:spacing w:after="240" w:line="360" w:lineRule="auto"/>
        <w:jc w:val="both"/>
        <w:rPr>
          <w:rFonts w:cs="Times New Roman"/>
          <w:lang w:val="es-CO"/>
          <w:rPrChange w:id="5387" w:author="Massiel Nayibe Moreno Ladino" w:date="2025-01-15T13:02:00Z" w16du:dateUtc="2025-01-15T18:02:00Z">
            <w:rPr>
              <w:rFonts w:cs="Times New Roman"/>
            </w:rPr>
          </w:rPrChange>
        </w:rPr>
      </w:pPr>
      <w:r w:rsidRPr="00963ED8">
        <w:rPr>
          <w:rFonts w:cs="Times New Roman"/>
          <w:lang w:val="es-CO"/>
          <w:rPrChange w:id="5388" w:author="Massiel Nayibe Moreno Ladino" w:date="2025-01-15T13:02:00Z" w16du:dateUtc="2025-01-15T18:02:00Z">
            <w:rPr>
              <w:rFonts w:cs="Times New Roman"/>
            </w:rPr>
          </w:rPrChange>
        </w:rPr>
        <w:t xml:space="preserve">Al recibir el equipo de Partners, los empleados tendrán que firmar el </w:t>
      </w:r>
      <w:r>
        <w:fldChar w:fldCharType="begin"/>
      </w:r>
      <w:r w:rsidRPr="00963ED8">
        <w:rPr>
          <w:lang w:val="es-CO"/>
          <w:rPrChange w:id="5389" w:author="Massiel Nayibe Moreno Ladino" w:date="2025-01-15T13:02:00Z" w16du:dateUtc="2025-01-15T18:02:00Z">
            <w:rPr/>
          </w:rPrChange>
        </w:rPr>
        <w:instrText>HYPERLINK "https://partnersnet107.sharepoint.com/:f:/s/FA/EvhjGqFecWZNsxmaiqG2HLMBVFaLjJ1y3udKMxsXzvZ-Yg?e=zUee2y"</w:instrText>
      </w:r>
      <w:r>
        <w:fldChar w:fldCharType="separate"/>
      </w:r>
      <w:r w:rsidRPr="00963ED8">
        <w:rPr>
          <w:rStyle w:val="Hipervnculo"/>
          <w:rFonts w:cs="Times New Roman"/>
          <w:lang w:val="es-CO"/>
          <w:rPrChange w:id="5390" w:author="Massiel Nayibe Moreno Ladino" w:date="2025-01-15T13:02:00Z" w16du:dateUtc="2025-01-15T18:02:00Z">
            <w:rPr>
              <w:rStyle w:val="Hipervnculo"/>
              <w:rFonts w:cs="Times New Roman"/>
            </w:rPr>
          </w:rPrChange>
        </w:rPr>
        <w:t>Recibo de Equipo</w:t>
      </w:r>
      <w:r>
        <w:fldChar w:fldCharType="end"/>
      </w:r>
      <w:r w:rsidRPr="00963ED8">
        <w:rPr>
          <w:rFonts w:cs="Times New Roman"/>
          <w:lang w:val="es-CO"/>
          <w:rPrChange w:id="5391" w:author="Massiel Nayibe Moreno Ladino" w:date="2025-01-15T13:02:00Z" w16du:dateUtc="2025-01-15T18:02:00Z">
            <w:rPr>
              <w:rFonts w:cs="Times New Roman"/>
            </w:rPr>
          </w:rPrChange>
        </w:rPr>
        <w:t xml:space="preserve"> para asegurar que entienden el uso apropiado y la responsabilidad mientras usan el equipo proporcionado por Partners.</w:t>
      </w:r>
    </w:p>
    <w:p w14:paraId="636C33C6" w14:textId="77777777" w:rsidR="00441859" w:rsidRPr="00963ED8" w:rsidRDefault="00DE7F5C">
      <w:pPr>
        <w:pStyle w:val="Ttulo3"/>
        <w:rPr>
          <w:rFonts w:cs="Times New Roman"/>
          <w:b w:val="0"/>
          <w:bCs w:val="0"/>
          <w:color w:val="4F81BD" w:themeColor="accent1"/>
          <w:lang w:val="es-CO"/>
          <w:rPrChange w:id="5392" w:author="Massiel Nayibe Moreno Ladino" w:date="2025-01-15T13:02:00Z" w16du:dateUtc="2025-01-15T18:02:00Z">
            <w:rPr>
              <w:rFonts w:cs="Times New Roman"/>
              <w:b w:val="0"/>
              <w:bCs w:val="0"/>
              <w:color w:val="4F81BD" w:themeColor="accent1"/>
            </w:rPr>
          </w:rPrChange>
        </w:rPr>
      </w:pPr>
      <w:bookmarkStart w:id="5393" w:name="_Toc184806935"/>
      <w:bookmarkStart w:id="5394" w:name="_Toc185435458"/>
      <w:r w:rsidRPr="00963ED8">
        <w:rPr>
          <w:lang w:val="es-CO"/>
          <w:rPrChange w:id="5395" w:author="Massiel Nayibe Moreno Ladino" w:date="2025-01-15T13:02:00Z" w16du:dateUtc="2025-01-15T18:02:00Z">
            <w:rPr/>
          </w:rPrChange>
        </w:rPr>
        <w:t xml:space="preserve">11.15.1 </w:t>
      </w:r>
      <w:r w:rsidRPr="00963ED8">
        <w:rPr>
          <w:rFonts w:cs="Times New Roman"/>
          <w:lang w:val="es-CO"/>
          <w:rPrChange w:id="5396" w:author="Massiel Nayibe Moreno Ladino" w:date="2025-01-15T13:02:00Z" w16du:dateUtc="2025-01-15T18:02:00Z">
            <w:rPr>
              <w:rFonts w:cs="Times New Roman"/>
            </w:rPr>
          </w:rPrChange>
        </w:rPr>
        <w:t xml:space="preserve">Dispositivos de comunicación portátiles personales y proporcionados por la empresa </w:t>
      </w:r>
      <w:bookmarkEnd w:id="5393"/>
      <w:bookmarkEnd w:id="5394"/>
    </w:p>
    <w:p w14:paraId="490B0F9E" w14:textId="77777777" w:rsidR="00441859" w:rsidRPr="00963ED8" w:rsidRDefault="00DE7F5C">
      <w:pPr>
        <w:spacing w:line="360" w:lineRule="auto"/>
        <w:jc w:val="both"/>
        <w:rPr>
          <w:rFonts w:cs="Times New Roman"/>
          <w:lang w:val="es-CO"/>
          <w:rPrChange w:id="5397" w:author="Massiel Nayibe Moreno Ladino" w:date="2025-01-15T13:02:00Z" w16du:dateUtc="2025-01-15T18:02:00Z">
            <w:rPr>
              <w:rFonts w:cs="Times New Roman"/>
            </w:rPr>
          </w:rPrChange>
        </w:rPr>
      </w:pPr>
      <w:r w:rsidRPr="00963ED8">
        <w:rPr>
          <w:rFonts w:cs="Times New Roman"/>
          <w:lang w:val="es-CO"/>
          <w:rPrChange w:id="5398" w:author="Massiel Nayibe Moreno Ladino" w:date="2025-01-15T13:02:00Z" w16du:dateUtc="2025-01-15T18:02:00Z">
            <w:rPr>
              <w:rFonts w:cs="Times New Roman"/>
            </w:rPr>
          </w:rPrChange>
        </w:rPr>
        <w:t xml:space="preserve">Los socios pueden proporcionar dispositivos de comunicación portátiles (PCD), incluidos teléfonos móviles y asistentes digitales personales, que deben utilizarse principalmente con fines profesionales. Si se proporcionan, los empleados no tienen ninguna expectativa razonable de privacidad con respecto al uso de dichos dispositivos, y todo uso está sujeto a supervisión, en la </w:t>
      </w:r>
      <w:r w:rsidRPr="00963ED8">
        <w:rPr>
          <w:rFonts w:cs="Times New Roman"/>
          <w:lang w:val="es-CO"/>
          <w:rPrChange w:id="5399" w:author="Massiel Nayibe Moreno Ladino" w:date="2025-01-15T13:02:00Z" w16du:dateUtc="2025-01-15T18:02:00Z">
            <w:rPr>
              <w:rFonts w:cs="Times New Roman"/>
            </w:rPr>
          </w:rPrChange>
        </w:rPr>
        <w:lastRenderedPageBreak/>
        <w:t xml:space="preserve">medida permitida por la legislación aplicable. Algunos empleados pueden estar autorizados a utilizar su propio PCD para fines profesionales. Estos empleados deben trabajar con las </w:t>
      </w:r>
      <w:r>
        <w:fldChar w:fldCharType="begin"/>
      </w:r>
      <w:r w:rsidRPr="00963ED8">
        <w:rPr>
          <w:lang w:val="es-CO"/>
          <w:rPrChange w:id="5400" w:author="Massiel Nayibe Moreno Ladino" w:date="2025-01-15T13:02:00Z" w16du:dateUtc="2025-01-15T18:02:00Z">
            <w:rPr/>
          </w:rPrChange>
        </w:rPr>
        <w:instrText>HYPERLINK "mailto:support@fsistrategies.com"</w:instrText>
      </w:r>
      <w:r>
        <w:fldChar w:fldCharType="separate"/>
      </w:r>
      <w:r w:rsidRPr="00963ED8">
        <w:rPr>
          <w:rStyle w:val="Hipervnculo"/>
          <w:rFonts w:cs="Times New Roman"/>
          <w:lang w:val="es-CO"/>
          <w:rPrChange w:id="5401" w:author="Massiel Nayibe Moreno Ladino" w:date="2025-01-15T13:02:00Z" w16du:dateUtc="2025-01-15T18:02:00Z">
            <w:rPr>
              <w:rStyle w:val="Hipervnculo"/>
              <w:rFonts w:cs="Times New Roman"/>
            </w:rPr>
          </w:rPrChange>
        </w:rPr>
        <w:t>Estrategias de FSI</w:t>
      </w:r>
      <w:r>
        <w:fldChar w:fldCharType="end"/>
      </w:r>
      <w:r w:rsidRPr="00963ED8">
        <w:rPr>
          <w:rFonts w:cs="Times New Roman"/>
          <w:lang w:val="es-CO"/>
          <w:rPrChange w:id="5402" w:author="Massiel Nayibe Moreno Ladino" w:date="2025-01-15T13:02:00Z" w16du:dateUtc="2025-01-15T18:02:00Z">
            <w:rPr>
              <w:rFonts w:cs="Times New Roman"/>
            </w:rPr>
          </w:rPrChange>
        </w:rPr>
        <w:t xml:space="preserve"> para configurar su PCD para uso empresarial. </w:t>
      </w:r>
    </w:p>
    <w:p w14:paraId="00AD2470" w14:textId="77777777" w:rsidR="00A072AA" w:rsidRPr="00963ED8" w:rsidRDefault="00A072AA" w:rsidP="00A072AA">
      <w:pPr>
        <w:spacing w:line="360" w:lineRule="auto"/>
        <w:jc w:val="both"/>
        <w:rPr>
          <w:rFonts w:cs="Times New Roman"/>
          <w:lang w:val="es-CO"/>
          <w:rPrChange w:id="5403" w:author="Massiel Nayibe Moreno Ladino" w:date="2025-01-15T13:02:00Z" w16du:dateUtc="2025-01-15T18:02:00Z">
            <w:rPr>
              <w:rFonts w:cs="Times New Roman"/>
            </w:rPr>
          </w:rPrChange>
        </w:rPr>
      </w:pPr>
    </w:p>
    <w:p w14:paraId="4862EE53" w14:textId="77777777" w:rsidR="00441859" w:rsidRPr="00963ED8" w:rsidRDefault="00DE7F5C">
      <w:pPr>
        <w:spacing w:line="360" w:lineRule="auto"/>
        <w:jc w:val="both"/>
        <w:rPr>
          <w:rFonts w:cs="Times New Roman"/>
          <w:lang w:val="es-CO"/>
          <w:rPrChange w:id="5404" w:author="Massiel Nayibe Moreno Ladino" w:date="2025-01-15T13:02:00Z" w16du:dateUtc="2025-01-15T18:02:00Z">
            <w:rPr>
              <w:rFonts w:cs="Times New Roman"/>
            </w:rPr>
          </w:rPrChange>
        </w:rPr>
      </w:pPr>
      <w:r w:rsidRPr="00963ED8">
        <w:rPr>
          <w:rFonts w:cs="Times New Roman"/>
          <w:lang w:val="es-CO"/>
          <w:rPrChange w:id="5405" w:author="Massiel Nayibe Moreno Ladino" w:date="2025-01-15T13:02:00Z" w16du:dateUtc="2025-01-15T18:02:00Z">
            <w:rPr>
              <w:rFonts w:cs="Times New Roman"/>
            </w:rPr>
          </w:rPrChange>
        </w:rPr>
        <w:t>Las comunicaciones enviadas a través de un PCD personal también pueden estar sujetas a supervisión si se envían a través de las redes de Partners. Todas las conversaciones, mensajes de texto y correos electrónicos deben ser profesionales. Cuando se envía un mensaje de texto o se utiliza un PCD con fines de negocios, ya sea un dispositivo proporcionado por Partners o personal, los empleados deben cumplir con las directrices aplicables de Partners, incluyendo las políticas sobre acoso sexual, discriminación, conducta, confidencialidad, uso de equipos y operación de vehículos.</w:t>
      </w:r>
    </w:p>
    <w:p w14:paraId="0D742466" w14:textId="77777777" w:rsidR="00A072AA" w:rsidRPr="00963ED8" w:rsidRDefault="00A072AA" w:rsidP="00A072AA">
      <w:pPr>
        <w:spacing w:line="360" w:lineRule="auto"/>
        <w:jc w:val="both"/>
        <w:rPr>
          <w:rFonts w:cs="Times New Roman"/>
          <w:lang w:val="es-CO"/>
          <w:rPrChange w:id="5406" w:author="Massiel Nayibe Moreno Ladino" w:date="2025-01-15T13:02:00Z" w16du:dateUtc="2025-01-15T18:02:00Z">
            <w:rPr>
              <w:rFonts w:cs="Times New Roman"/>
            </w:rPr>
          </w:rPrChange>
        </w:rPr>
      </w:pPr>
    </w:p>
    <w:p w14:paraId="165DBC66" w14:textId="77777777" w:rsidR="00441859" w:rsidRPr="00963ED8" w:rsidRDefault="00DE7F5C">
      <w:pPr>
        <w:spacing w:line="360" w:lineRule="auto"/>
        <w:jc w:val="both"/>
        <w:rPr>
          <w:rFonts w:cs="Times New Roman"/>
          <w:lang w:val="es-CO"/>
          <w:rPrChange w:id="5407" w:author="Massiel Nayibe Moreno Ladino" w:date="2025-01-15T13:02:00Z" w16du:dateUtc="2025-01-15T18:02:00Z">
            <w:rPr>
              <w:rFonts w:cs="Times New Roman"/>
            </w:rPr>
          </w:rPrChange>
        </w:rPr>
      </w:pPr>
      <w:r w:rsidRPr="00963ED8">
        <w:rPr>
          <w:rFonts w:cs="Times New Roman"/>
          <w:lang w:val="es-CO"/>
          <w:rPrChange w:id="5408" w:author="Massiel Nayibe Moreno Ladino" w:date="2025-01-15T13:02:00Z" w16du:dateUtc="2025-01-15T18:02:00Z">
            <w:rPr>
              <w:rFonts w:cs="Times New Roman"/>
            </w:rPr>
          </w:rPrChange>
        </w:rPr>
        <w:t xml:space="preserve">Si los empleados que utilizan un PCD personal dimiten o son despedidos, deberán entregar el dispositivo a RRHH el último día de trabajo o antes. </w:t>
      </w:r>
    </w:p>
    <w:p w14:paraId="479BC5F4" w14:textId="77777777" w:rsidR="00A072AA" w:rsidRPr="00963ED8" w:rsidRDefault="00A072AA" w:rsidP="00A072AA">
      <w:pPr>
        <w:spacing w:line="360" w:lineRule="auto"/>
        <w:jc w:val="both"/>
        <w:rPr>
          <w:rFonts w:cs="Times New Roman"/>
          <w:lang w:val="es-CO"/>
          <w:rPrChange w:id="5409" w:author="Massiel Nayibe Moreno Ladino" w:date="2025-01-15T13:02:00Z" w16du:dateUtc="2025-01-15T18:02:00Z">
            <w:rPr>
              <w:rFonts w:cs="Times New Roman"/>
            </w:rPr>
          </w:rPrChange>
        </w:rPr>
      </w:pPr>
    </w:p>
    <w:p w14:paraId="25114B28" w14:textId="77777777" w:rsidR="00441859" w:rsidRPr="00963ED8" w:rsidRDefault="00DE7F5C">
      <w:pPr>
        <w:spacing w:line="360" w:lineRule="auto"/>
        <w:jc w:val="both"/>
        <w:rPr>
          <w:rFonts w:cs="Times New Roman"/>
          <w:lang w:val="es-CO"/>
          <w:rPrChange w:id="5410" w:author="Massiel Nayibe Moreno Ladino" w:date="2025-01-15T13:02:00Z" w16du:dateUtc="2025-01-15T18:02:00Z">
            <w:rPr>
              <w:rFonts w:cs="Times New Roman"/>
            </w:rPr>
          </w:rPrChange>
        </w:rPr>
      </w:pPr>
      <w:r w:rsidRPr="00963ED8">
        <w:rPr>
          <w:rFonts w:cs="Times New Roman"/>
          <w:lang w:val="es-CO"/>
          <w:rPrChange w:id="5411" w:author="Massiel Nayibe Moreno Ladino" w:date="2025-01-15T13:02:00Z" w16du:dateUtc="2025-01-15T18:02:00Z">
            <w:rPr>
              <w:rFonts w:cs="Times New Roman"/>
            </w:rPr>
          </w:rPrChange>
        </w:rPr>
        <w:t>Tenga en cuenta que si un empleado utiliza su PCD personal o un dispositivo de Partners, las políticas de comunicaciones electrónicas de Partners, incluyendo pero no limitado a, el uso adecuado de las comunicaciones y los sistemas informáticos, siguen en vigor, incluyendo no enviar mensajes de texto y correo electrónico mientras se conduce.</w:t>
      </w:r>
    </w:p>
    <w:p w14:paraId="237CF68E" w14:textId="77777777" w:rsidR="00441859" w:rsidRPr="00963ED8" w:rsidRDefault="00DE7F5C">
      <w:pPr>
        <w:pStyle w:val="Ttulo3"/>
        <w:rPr>
          <w:rFonts w:cs="Times New Roman"/>
          <w:b w:val="0"/>
          <w:bCs w:val="0"/>
          <w:lang w:val="es-CO"/>
          <w:rPrChange w:id="5412" w:author="Massiel Nayibe Moreno Ladino" w:date="2025-01-15T13:02:00Z" w16du:dateUtc="2025-01-15T18:02:00Z">
            <w:rPr>
              <w:rFonts w:cs="Times New Roman"/>
              <w:b w:val="0"/>
              <w:bCs w:val="0"/>
            </w:rPr>
          </w:rPrChange>
        </w:rPr>
      </w:pPr>
      <w:bookmarkStart w:id="5413" w:name="_Toc184806936"/>
      <w:bookmarkStart w:id="5414" w:name="_Toc185435459"/>
      <w:r w:rsidRPr="00963ED8">
        <w:rPr>
          <w:lang w:val="es-CO"/>
          <w:rPrChange w:id="5415" w:author="Massiel Nayibe Moreno Ladino" w:date="2025-01-15T13:02:00Z" w16du:dateUtc="2025-01-15T18:02:00Z">
            <w:rPr/>
          </w:rPrChange>
        </w:rPr>
        <w:t xml:space="preserve">11.15.2 </w:t>
      </w:r>
      <w:r w:rsidRPr="00963ED8">
        <w:rPr>
          <w:rFonts w:cs="Times New Roman"/>
          <w:lang w:val="es-CO"/>
          <w:rPrChange w:id="5416" w:author="Massiel Nayibe Moreno Ladino" w:date="2025-01-15T13:02:00Z" w16du:dateUtc="2025-01-15T18:02:00Z">
            <w:rPr>
              <w:rFonts w:cs="Times New Roman"/>
            </w:rPr>
          </w:rPrChange>
        </w:rPr>
        <w:t xml:space="preserve">Uso de Internet, comunicaciones y sistemas informáticos </w:t>
      </w:r>
      <w:bookmarkEnd w:id="5413"/>
      <w:bookmarkEnd w:id="5414"/>
    </w:p>
    <w:p w14:paraId="0C0B61D5" w14:textId="77777777" w:rsidR="00441859" w:rsidRPr="00963ED8" w:rsidRDefault="00DE7F5C">
      <w:pPr>
        <w:spacing w:line="360" w:lineRule="auto"/>
        <w:jc w:val="both"/>
        <w:rPr>
          <w:rFonts w:cs="Times New Roman"/>
          <w:lang w:val="es-CO"/>
          <w:rPrChange w:id="5417" w:author="Massiel Nayibe Moreno Ladino" w:date="2025-01-15T13:02:00Z" w16du:dateUtc="2025-01-15T18:02:00Z">
            <w:rPr>
              <w:rFonts w:cs="Times New Roman"/>
            </w:rPr>
          </w:rPrChange>
        </w:rPr>
      </w:pPr>
      <w:r w:rsidRPr="00963ED8">
        <w:rPr>
          <w:rFonts w:cs="Times New Roman"/>
          <w:lang w:val="es-CO"/>
          <w:rPrChange w:id="5418" w:author="Massiel Nayibe Moreno Ladino" w:date="2025-01-15T13:02:00Z" w16du:dateUtc="2025-01-15T18:02:00Z">
            <w:rPr>
              <w:rFonts w:cs="Times New Roman"/>
            </w:rPr>
          </w:rPrChange>
        </w:rPr>
        <w:t xml:space="preserve">Los sistemas de comunicación e informáticos de Partners están destinados principalmente a fines comerciales; sin embargo, se permite un uso personal limitado si no obstaculiza el desempeño de las tareas laborales ni viola ninguna otra política de Partners. Esto incluye los sistemas de correo de voz, correo electrónico e Internet. Los usuarios no tienen ninguna expectativa legítima de privacidad con respecto a su uso de los sistemas de Partners. Las políticas de Partners que prohíben el acoso se aplican al uso de los sistemas de comunicación e informáticos de Partners. </w:t>
      </w:r>
    </w:p>
    <w:p w14:paraId="04A581D1" w14:textId="77777777" w:rsidR="00A072AA" w:rsidRPr="00963ED8" w:rsidRDefault="00A072AA" w:rsidP="00A072AA">
      <w:pPr>
        <w:spacing w:line="360" w:lineRule="auto"/>
        <w:jc w:val="both"/>
        <w:rPr>
          <w:rFonts w:cs="Times New Roman"/>
          <w:lang w:val="es-CO"/>
          <w:rPrChange w:id="5419" w:author="Massiel Nayibe Moreno Ladino" w:date="2025-01-15T13:02:00Z" w16du:dateUtc="2025-01-15T18:02:00Z">
            <w:rPr>
              <w:rFonts w:cs="Times New Roman"/>
            </w:rPr>
          </w:rPrChange>
        </w:rPr>
      </w:pPr>
    </w:p>
    <w:p w14:paraId="2BB4DD5B" w14:textId="77777777" w:rsidR="00441859" w:rsidRPr="00963ED8" w:rsidRDefault="00DE7F5C">
      <w:pPr>
        <w:spacing w:line="360" w:lineRule="auto"/>
        <w:jc w:val="both"/>
        <w:rPr>
          <w:rFonts w:cs="Times New Roman"/>
          <w:lang w:val="es-CO"/>
          <w:rPrChange w:id="5420" w:author="Massiel Nayibe Moreno Ladino" w:date="2025-01-15T13:02:00Z" w16du:dateUtc="2025-01-15T18:02:00Z">
            <w:rPr>
              <w:rFonts w:cs="Times New Roman"/>
            </w:rPr>
          </w:rPrChange>
        </w:rPr>
      </w:pPr>
      <w:r w:rsidRPr="00963ED8">
        <w:rPr>
          <w:rFonts w:cs="Times New Roman"/>
          <w:lang w:val="es-CO"/>
          <w:rPrChange w:id="5421" w:author="Massiel Nayibe Moreno Ladino" w:date="2025-01-15T13:02:00Z" w16du:dateUtc="2025-01-15T18:02:00Z">
            <w:rPr>
              <w:rFonts w:cs="Times New Roman"/>
            </w:rPr>
          </w:rPrChange>
        </w:rPr>
        <w:t xml:space="preserve">En el curso ordinario de los negocios, cuando Partners lo considere apropiado, Partners podrá acceder a los sistemas de comunicación de los empleados, sin previo aviso. Esto incluye la revisión </w:t>
      </w:r>
      <w:r w:rsidRPr="00963ED8">
        <w:rPr>
          <w:rFonts w:cs="Times New Roman"/>
          <w:lang w:val="es-CO"/>
          <w:rPrChange w:id="5422" w:author="Massiel Nayibe Moreno Ladino" w:date="2025-01-15T13:02:00Z" w16du:dateUtc="2025-01-15T18:02:00Z">
            <w:rPr>
              <w:rFonts w:cs="Times New Roman"/>
            </w:rPr>
          </w:rPrChange>
        </w:rPr>
        <w:lastRenderedPageBreak/>
        <w:t>del correo de voz del empleado, correo electrónico, Teams y otras plataformas de mensajería, y el historial de Internet. Las razones por las cuales Partners puede obtener dicho acceso incluyen, pero no se limitan a, mantener el sistema; prevenir o investigar alegaciones de abuso o mal uso del sistema; asegurar el cumplimiento de las leyes de derechos de autor del software; cumplir con requerimientos legales y regulatorios de información; y asegurar que las operaciones de Partners continúen apropiadamente durante la ausencia del empleado.</w:t>
      </w:r>
    </w:p>
    <w:p w14:paraId="19186ECE" w14:textId="77777777" w:rsidR="00A072AA" w:rsidRPr="00963ED8" w:rsidRDefault="00A072AA" w:rsidP="00A072AA">
      <w:pPr>
        <w:spacing w:line="360" w:lineRule="auto"/>
        <w:jc w:val="both"/>
        <w:rPr>
          <w:rFonts w:cs="Times New Roman"/>
          <w:lang w:val="es-CO"/>
          <w:rPrChange w:id="5423" w:author="Massiel Nayibe Moreno Ladino" w:date="2025-01-15T13:02:00Z" w16du:dateUtc="2025-01-15T18:02:00Z">
            <w:rPr>
              <w:rFonts w:cs="Times New Roman"/>
            </w:rPr>
          </w:rPrChange>
        </w:rPr>
      </w:pPr>
    </w:p>
    <w:p w14:paraId="549CAFA5" w14:textId="77777777" w:rsidR="00441859" w:rsidRPr="00963ED8" w:rsidRDefault="00DE7F5C">
      <w:pPr>
        <w:spacing w:line="360" w:lineRule="auto"/>
        <w:jc w:val="both"/>
        <w:rPr>
          <w:rFonts w:cs="Times New Roman"/>
          <w:lang w:val="es-CO"/>
          <w:rPrChange w:id="5424" w:author="Massiel Nayibe Moreno Ladino" w:date="2025-01-15T13:02:00Z" w16du:dateUtc="2025-01-15T18:02:00Z">
            <w:rPr>
              <w:rFonts w:cs="Times New Roman"/>
            </w:rPr>
          </w:rPrChange>
        </w:rPr>
      </w:pPr>
      <w:r w:rsidRPr="00963ED8">
        <w:rPr>
          <w:rFonts w:cs="Times New Roman"/>
          <w:lang w:val="es-CO"/>
          <w:rPrChange w:id="5425" w:author="Massiel Nayibe Moreno Ladino" w:date="2025-01-15T13:02:00Z" w16du:dateUtc="2025-01-15T18:02:00Z">
            <w:rPr>
              <w:rFonts w:cs="Times New Roman"/>
            </w:rPr>
          </w:rPrChange>
        </w:rPr>
        <w:t xml:space="preserve">Consulte </w:t>
      </w:r>
      <w:r>
        <w:fldChar w:fldCharType="begin"/>
      </w:r>
      <w:r w:rsidRPr="00963ED8">
        <w:rPr>
          <w:lang w:val="es-CO"/>
          <w:rPrChange w:id="5426" w:author="Massiel Nayibe Moreno Ladino" w:date="2025-01-15T13:02:00Z" w16du:dateUtc="2025-01-15T18:02:00Z">
            <w:rPr/>
          </w:rPrChange>
        </w:rPr>
        <w:instrText>HYPERLINK "https://partnersnet107.sharepoint.com/:f:/s/FA/Em7I0TqD75FOs7M0Suv5feoBbkqlB5H5xvUhAf0-J6Ye-Q?e=yZoCRd"</w:instrText>
      </w:r>
      <w:r>
        <w:fldChar w:fldCharType="separate"/>
      </w:r>
      <w:r w:rsidRPr="00963ED8">
        <w:rPr>
          <w:rStyle w:val="Hipervnculo"/>
          <w:rFonts w:cs="Times New Roman"/>
          <w:lang w:val="es-CO"/>
          <w:rPrChange w:id="5427" w:author="Massiel Nayibe Moreno Ladino" w:date="2025-01-15T13:02:00Z" w16du:dateUtc="2025-01-15T18:02:00Z">
            <w:rPr>
              <w:rStyle w:val="Hipervnculo"/>
              <w:rFonts w:cs="Times New Roman"/>
            </w:rPr>
          </w:rPrChange>
        </w:rPr>
        <w:t>las políticas de TI</w:t>
      </w:r>
      <w:r>
        <w:fldChar w:fldCharType="end"/>
      </w:r>
      <w:r w:rsidRPr="00963ED8">
        <w:rPr>
          <w:rFonts w:cs="Times New Roman"/>
          <w:lang w:val="es-CO"/>
          <w:rPrChange w:id="5428" w:author="Massiel Nayibe Moreno Ladino" w:date="2025-01-15T13:02:00Z" w16du:dateUtc="2025-01-15T18:02:00Z">
            <w:rPr>
              <w:rFonts w:cs="Times New Roman"/>
            </w:rPr>
          </w:rPrChange>
        </w:rPr>
        <w:t xml:space="preserve"> de Partners. Los infractores de esta política podrán ser objeto de medidas disciplinarias, incluido el despido.</w:t>
      </w:r>
    </w:p>
    <w:p w14:paraId="1A0B20A4" w14:textId="77777777" w:rsidR="00441859" w:rsidRPr="00963ED8" w:rsidRDefault="00DE7F5C">
      <w:pPr>
        <w:pStyle w:val="Ttulo3"/>
        <w:rPr>
          <w:lang w:val="es-CO"/>
          <w:rPrChange w:id="5429" w:author="Massiel Nayibe Moreno Ladino" w:date="2025-01-15T13:02:00Z" w16du:dateUtc="2025-01-15T18:02:00Z">
            <w:rPr/>
          </w:rPrChange>
        </w:rPr>
      </w:pPr>
      <w:bookmarkStart w:id="5430" w:name="_Toc184806937"/>
      <w:bookmarkStart w:id="5431" w:name="_Toc185435460"/>
      <w:r w:rsidRPr="00963ED8">
        <w:rPr>
          <w:lang w:val="es-CO"/>
          <w:rPrChange w:id="5432" w:author="Massiel Nayibe Moreno Ladino" w:date="2025-01-15T13:02:00Z" w16du:dateUtc="2025-01-15T18:02:00Z">
            <w:rPr/>
          </w:rPrChange>
        </w:rPr>
        <w:t xml:space="preserve">11.15.3 </w:t>
      </w:r>
      <w:r w:rsidRPr="00963ED8">
        <w:rPr>
          <w:rFonts w:cs="Times New Roman"/>
          <w:lang w:val="es-CO"/>
          <w:rPrChange w:id="5433" w:author="Massiel Nayibe Moreno Ladino" w:date="2025-01-15T13:02:00Z" w16du:dateUtc="2025-01-15T18:02:00Z">
            <w:rPr>
              <w:rFonts w:cs="Times New Roman"/>
            </w:rPr>
          </w:rPrChange>
        </w:rPr>
        <w:t>SharePoint y tablones de anuncios</w:t>
      </w:r>
      <w:bookmarkEnd w:id="5430"/>
      <w:bookmarkEnd w:id="5431"/>
    </w:p>
    <w:p w14:paraId="37EFE2EF" w14:textId="77777777" w:rsidR="00441859" w:rsidRPr="00963ED8" w:rsidRDefault="00DE7F5C">
      <w:pPr>
        <w:spacing w:line="360" w:lineRule="auto"/>
        <w:jc w:val="both"/>
        <w:rPr>
          <w:rFonts w:cs="Times New Roman"/>
          <w:lang w:val="es-CO"/>
          <w:rPrChange w:id="5434" w:author="Massiel Nayibe Moreno Ladino" w:date="2025-01-15T13:02:00Z" w16du:dateUtc="2025-01-15T18:02:00Z">
            <w:rPr>
              <w:rFonts w:cs="Times New Roman"/>
            </w:rPr>
          </w:rPrChange>
        </w:rPr>
      </w:pPr>
      <w:r w:rsidRPr="00963ED8">
        <w:rPr>
          <w:rFonts w:cs="Times New Roman"/>
          <w:lang w:val="es-CO"/>
          <w:rPrChange w:id="5435" w:author="Massiel Nayibe Moreno Ladino" w:date="2025-01-15T13:02:00Z" w16du:dateUtc="2025-01-15T18:02:00Z">
            <w:rPr>
              <w:rFonts w:cs="Times New Roman"/>
            </w:rPr>
          </w:rPrChange>
        </w:rPr>
        <w:t>En SharePoint se publican continuamente avisos importantes, políticas, procedimientos, formularios y artículos de interés general. Los empleados deben revisar SharePoint con frecuencia. Esto ayudará a los empleados a mantenerse al día. Cualquier cambio importante en las políticas y procedimientos se comunicará al personal por correo electrónico y durante una reunión de todo el personal.</w:t>
      </w:r>
    </w:p>
    <w:p w14:paraId="08E1BCE0" w14:textId="77777777" w:rsidR="00441859" w:rsidRDefault="00A072AA">
      <w:pPr>
        <w:pStyle w:val="Ttulo2"/>
        <w:numPr>
          <w:ilvl w:val="1"/>
          <w:numId w:val="182"/>
        </w:numPr>
      </w:pPr>
      <w:bookmarkStart w:id="5436" w:name="_Toc184806938"/>
      <w:bookmarkStart w:id="5437" w:name="_Toc185435461"/>
      <w:r w:rsidRPr="00963ED8">
        <w:rPr>
          <w:lang w:val="es-CO"/>
          <w:rPrChange w:id="5438" w:author="Massiel Nayibe Moreno Ladino" w:date="2025-01-15T13:02:00Z" w16du:dateUtc="2025-01-15T18:02:00Z">
            <w:rPr/>
          </w:rPrChange>
        </w:rPr>
        <w:t xml:space="preserve"> </w:t>
      </w:r>
      <w:r>
        <w:t>Objetos personales</w:t>
      </w:r>
      <w:bookmarkEnd w:id="5436"/>
      <w:bookmarkEnd w:id="5437"/>
    </w:p>
    <w:p w14:paraId="57178CE1" w14:textId="77777777" w:rsidR="00441859" w:rsidRPr="00963ED8" w:rsidRDefault="00DE7F5C">
      <w:pPr>
        <w:spacing w:line="360" w:lineRule="auto"/>
        <w:jc w:val="both"/>
        <w:rPr>
          <w:rFonts w:cs="Times New Roman"/>
          <w:lang w:val="es-CO"/>
          <w:rPrChange w:id="5439" w:author="Massiel Nayibe Moreno Ladino" w:date="2025-01-15T13:02:00Z" w16du:dateUtc="2025-01-15T18:02:00Z">
            <w:rPr>
              <w:rFonts w:cs="Times New Roman"/>
            </w:rPr>
          </w:rPrChange>
        </w:rPr>
      </w:pPr>
      <w:r w:rsidRPr="00963ED8">
        <w:rPr>
          <w:rFonts w:cs="Times New Roman"/>
          <w:lang w:val="es-CO"/>
          <w:rPrChange w:id="5440" w:author="Massiel Nayibe Moreno Ladino" w:date="2025-01-15T13:02:00Z" w16du:dateUtc="2025-01-15T18:02:00Z">
            <w:rPr>
              <w:rFonts w:cs="Times New Roman"/>
            </w:rPr>
          </w:rPrChange>
        </w:rPr>
        <w:t>Compañeros no se hace responsable de los bienes personales de los empleados en ningún momento, ya sea en el país o en el extranjero, y no se hace responsable de la pérdida de objetos personales, ya sea por robo u otros medios. El seguro de propietarios o inquilinos generalmente cubre la propiedad personal de un individuo mientras se encuentre fuera de su hogar o lugar de alquiler, y alentamos a nuestros empleados a que cuenten con dicho seguro. Diferentes compañías proporcionan diferentes formas de cobertura, por lo que los empleados deben preguntar a su agente de seguros personal cómo responderá su póliza.</w:t>
      </w:r>
    </w:p>
    <w:p w14:paraId="3D8473B9" w14:textId="77777777" w:rsidR="00441859" w:rsidRPr="00963ED8" w:rsidRDefault="00DE7F5C">
      <w:pPr>
        <w:pStyle w:val="Ttulo1"/>
        <w:rPr>
          <w:lang w:val="es-CO"/>
          <w:rPrChange w:id="5441" w:author="Massiel Nayibe Moreno Ladino" w:date="2025-01-15T13:02:00Z" w16du:dateUtc="2025-01-15T18:02:00Z">
            <w:rPr/>
          </w:rPrChange>
        </w:rPr>
      </w:pPr>
      <w:bookmarkStart w:id="5442" w:name="_Toc185435462"/>
      <w:r w:rsidRPr="00963ED8">
        <w:rPr>
          <w:lang w:val="es-CO"/>
          <w:rPrChange w:id="5443" w:author="Massiel Nayibe Moreno Ladino" w:date="2025-01-15T13:02:00Z" w16du:dateUtc="2025-01-15T18:02:00Z">
            <w:rPr/>
          </w:rPrChange>
        </w:rPr>
        <w:lastRenderedPageBreak/>
        <w:t>12</w:t>
      </w:r>
      <w:r w:rsidR="00252EBF" w:rsidRPr="00963ED8">
        <w:rPr>
          <w:lang w:val="es-CO"/>
          <w:rPrChange w:id="5444" w:author="Massiel Nayibe Moreno Ladino" w:date="2025-01-15T13:02:00Z" w16du:dateUtc="2025-01-15T18:02:00Z">
            <w:rPr/>
          </w:rPrChange>
        </w:rPr>
        <w:t xml:space="preserve">. Evaluaciones de riesgos </w:t>
      </w:r>
      <w:r w:rsidR="00B65743" w:rsidRPr="00963ED8">
        <w:rPr>
          <w:lang w:val="es-CO"/>
          <w:rPrChange w:id="5445" w:author="Massiel Nayibe Moreno Ladino" w:date="2025-01-15T13:02:00Z" w16du:dateUtc="2025-01-15T18:02:00Z">
            <w:rPr/>
          </w:rPrChange>
        </w:rPr>
        <w:t>y supervisión de contratistas y subreceptores</w:t>
      </w:r>
      <w:bookmarkEnd w:id="5442"/>
    </w:p>
    <w:p w14:paraId="1D584DD6" w14:textId="77777777" w:rsidR="00441859" w:rsidRPr="00963ED8" w:rsidRDefault="00DE7F5C">
      <w:pPr>
        <w:pStyle w:val="Ttulo2"/>
        <w:rPr>
          <w:lang w:val="es-CO"/>
          <w:rPrChange w:id="5446" w:author="Massiel Nayibe Moreno Ladino" w:date="2025-01-15T13:02:00Z" w16du:dateUtc="2025-01-15T18:02:00Z">
            <w:rPr/>
          </w:rPrChange>
        </w:rPr>
      </w:pPr>
      <w:bookmarkStart w:id="5447" w:name="_Toc185435463"/>
      <w:r w:rsidRPr="00963ED8">
        <w:rPr>
          <w:lang w:val="es-CO"/>
          <w:rPrChange w:id="5448" w:author="Massiel Nayibe Moreno Ladino" w:date="2025-01-15T13:02:00Z" w16du:dateUtc="2025-01-15T18:02:00Z">
            <w:rPr/>
          </w:rPrChange>
        </w:rPr>
        <w:t xml:space="preserve">12.1 </w:t>
      </w:r>
      <w:r w:rsidR="00B65743" w:rsidRPr="00963ED8">
        <w:rPr>
          <w:lang w:val="es-CO"/>
          <w:rPrChange w:id="5449" w:author="Massiel Nayibe Moreno Ladino" w:date="2025-01-15T13:02:00Z" w16du:dateUtc="2025-01-15T18:02:00Z">
            <w:rPr/>
          </w:rPrChange>
        </w:rPr>
        <w:t>Directrices y proceso de evaluación de riesgos</w:t>
      </w:r>
      <w:bookmarkEnd w:id="5447"/>
    </w:p>
    <w:p w14:paraId="5FAEC51C" w14:textId="77777777" w:rsidR="00441859" w:rsidRPr="00963ED8" w:rsidRDefault="00366960">
      <w:pPr>
        <w:spacing w:line="360" w:lineRule="auto"/>
        <w:jc w:val="both"/>
        <w:rPr>
          <w:rFonts w:cs="Times New Roman"/>
          <w:lang w:val="es-CO"/>
          <w:rPrChange w:id="5450" w:author="Massiel Nayibe Moreno Ladino" w:date="2025-01-15T13:02:00Z" w16du:dateUtc="2025-01-15T18:02:00Z">
            <w:rPr>
              <w:rFonts w:cs="Times New Roman"/>
            </w:rPr>
          </w:rPrChange>
        </w:rPr>
      </w:pPr>
      <w:r w:rsidRPr="00963ED8">
        <w:rPr>
          <w:rFonts w:cs="Times New Roman"/>
          <w:lang w:val="es-CO"/>
          <w:rPrChange w:id="5451" w:author="Massiel Nayibe Moreno Ladino" w:date="2025-01-15T13:02:00Z" w16du:dateUtc="2025-01-15T18:02:00Z">
            <w:rPr>
              <w:rFonts w:cs="Times New Roman"/>
            </w:rPr>
          </w:rPrChange>
        </w:rPr>
        <w:t xml:space="preserve">La evaluación de riesgos de </w:t>
      </w:r>
      <w:r w:rsidR="00DE7F5C" w:rsidRPr="00963ED8">
        <w:rPr>
          <w:lang w:val="es-CO"/>
          <w:rPrChange w:id="5452" w:author="Massiel Nayibe Moreno Ladino" w:date="2025-01-15T13:02:00Z" w16du:dateUtc="2025-01-15T18:02:00Z">
            <w:rPr/>
          </w:rPrChange>
        </w:rPr>
        <w:t xml:space="preserve">Partners </w:t>
      </w:r>
      <w:r w:rsidR="008F6566" w:rsidRPr="00963ED8">
        <w:rPr>
          <w:lang w:val="es-CO"/>
          <w:rPrChange w:id="5453" w:author="Massiel Nayibe Moreno Ladino" w:date="2025-01-15T13:02:00Z" w16du:dateUtc="2025-01-15T18:02:00Z">
            <w:rPr/>
          </w:rPrChange>
        </w:rPr>
        <w:t xml:space="preserve">Colombia </w:t>
      </w:r>
      <w:r w:rsidRPr="00963ED8">
        <w:rPr>
          <w:rFonts w:cs="Times New Roman"/>
          <w:lang w:val="es-CO"/>
          <w:rPrChange w:id="5454" w:author="Massiel Nayibe Moreno Ladino" w:date="2025-01-15T13:02:00Z" w16du:dateUtc="2025-01-15T18:02:00Z">
            <w:rPr>
              <w:rFonts w:cs="Times New Roman"/>
            </w:rPr>
          </w:rPrChange>
        </w:rPr>
        <w:t xml:space="preserve">valida que los posibles subreceptores son empresas viables y legítimas, y confirma que tienen la capacidad financiera y los recursos organizativos necesarios para prestar los servicios requeridos. Al mismo tiempo, se asegura de que los contratistas/sub-receptores no estén involucrados en actividades éticas o legales cuestionables. Consulte </w:t>
      </w:r>
      <w:r>
        <w:fldChar w:fldCharType="begin"/>
      </w:r>
      <w:r w:rsidRPr="00963ED8">
        <w:rPr>
          <w:lang w:val="es-CO"/>
          <w:rPrChange w:id="5455" w:author="Massiel Nayibe Moreno Ladino" w:date="2025-01-15T13:02:00Z" w16du:dateUtc="2025-01-15T18:02:00Z">
            <w:rPr/>
          </w:rPrChange>
        </w:rPr>
        <w:instrText>HYPERLINK "https://partnersnet107.sharepoint.com/:f:/s/FA/EtfIPZK9WWdRh7l9DtS4pwsBjT3UCi1GtEUqHzgBEhOcrQ?e=dPkM6I"</w:instrText>
      </w:r>
      <w:r>
        <w:fldChar w:fldCharType="separate"/>
      </w:r>
      <w:r w:rsidRPr="00963ED8">
        <w:rPr>
          <w:rStyle w:val="Hipervnculo"/>
          <w:rFonts w:cs="Times New Roman"/>
          <w:lang w:val="es-CO"/>
          <w:rPrChange w:id="5456" w:author="Massiel Nayibe Moreno Ladino" w:date="2025-01-15T13:02:00Z" w16du:dateUtc="2025-01-15T18:02:00Z">
            <w:rPr>
              <w:rStyle w:val="Hipervnculo"/>
              <w:rFonts w:cs="Times New Roman"/>
            </w:rPr>
          </w:rPrChange>
        </w:rPr>
        <w:t>la carpeta de evaluación de riesgos</w:t>
      </w:r>
      <w:r>
        <w:fldChar w:fldCharType="end"/>
      </w:r>
      <w:r w:rsidRPr="00963ED8">
        <w:rPr>
          <w:rFonts w:cs="Times New Roman"/>
          <w:lang w:val="es-CO"/>
          <w:rPrChange w:id="5457" w:author="Massiel Nayibe Moreno Ladino" w:date="2025-01-15T13:02:00Z" w16du:dateUtc="2025-01-15T18:02:00Z">
            <w:rPr>
              <w:rFonts w:cs="Times New Roman"/>
            </w:rPr>
          </w:rPrChange>
        </w:rPr>
        <w:t xml:space="preserve"> para ver la política y los procedimientos completos y detallados, junto con las herramientas y plantillas adecuadas. </w:t>
      </w:r>
    </w:p>
    <w:p w14:paraId="5ECBC86B" w14:textId="77777777" w:rsidR="00366960" w:rsidRPr="00963ED8" w:rsidRDefault="00366960" w:rsidP="00366960">
      <w:pPr>
        <w:spacing w:line="360" w:lineRule="auto"/>
        <w:jc w:val="both"/>
        <w:rPr>
          <w:rFonts w:cs="Times New Roman"/>
          <w:lang w:val="es-CO"/>
          <w:rPrChange w:id="5458" w:author="Massiel Nayibe Moreno Ladino" w:date="2025-01-15T13:02:00Z" w16du:dateUtc="2025-01-15T18:02:00Z">
            <w:rPr>
              <w:rFonts w:cs="Times New Roman"/>
            </w:rPr>
          </w:rPrChange>
        </w:rPr>
      </w:pPr>
    </w:p>
    <w:p w14:paraId="4ECCB01E" w14:textId="77777777" w:rsidR="00441859" w:rsidRPr="00963ED8" w:rsidRDefault="00DE7F5C">
      <w:pPr>
        <w:spacing w:after="120" w:line="360" w:lineRule="auto"/>
        <w:jc w:val="both"/>
        <w:rPr>
          <w:rFonts w:cs="Times New Roman"/>
          <w:lang w:val="es-CO"/>
          <w:rPrChange w:id="5459" w:author="Massiel Nayibe Moreno Ladino" w:date="2025-01-15T13:03:00Z" w16du:dateUtc="2025-01-15T18:03:00Z">
            <w:rPr>
              <w:rFonts w:cs="Times New Roman"/>
            </w:rPr>
          </w:rPrChange>
        </w:rPr>
      </w:pPr>
      <w:r w:rsidRPr="00963ED8">
        <w:rPr>
          <w:rFonts w:cs="Times New Roman"/>
          <w:lang w:val="es-CO"/>
          <w:rPrChange w:id="5460" w:author="Massiel Nayibe Moreno Ladino" w:date="2025-01-15T13:03:00Z" w16du:dateUtc="2025-01-15T18:03:00Z">
            <w:rPr>
              <w:rFonts w:cs="Times New Roman"/>
            </w:rPr>
          </w:rPrChange>
        </w:rPr>
        <w:t xml:space="preserve">Cada vez que se firme un nuevo contrato/acuerdo valorado en 10.000 USD o más para un sub-receptor, Partners </w:t>
      </w:r>
      <w:r w:rsidR="0095206E" w:rsidRPr="00963ED8">
        <w:rPr>
          <w:rFonts w:cs="Times New Roman"/>
          <w:lang w:val="es-CO"/>
          <w:rPrChange w:id="5461" w:author="Massiel Nayibe Moreno Ladino" w:date="2025-01-15T13:03:00Z" w16du:dateUtc="2025-01-15T18:03:00Z">
            <w:rPr>
              <w:rFonts w:cs="Times New Roman"/>
            </w:rPr>
          </w:rPrChange>
        </w:rPr>
        <w:t xml:space="preserve">Colombia </w:t>
      </w:r>
      <w:r w:rsidRPr="00963ED8">
        <w:rPr>
          <w:rFonts w:cs="Times New Roman"/>
          <w:lang w:val="es-CO"/>
          <w:rPrChange w:id="5462" w:author="Massiel Nayibe Moreno Ladino" w:date="2025-01-15T13:03:00Z" w16du:dateUtc="2025-01-15T18:03:00Z">
            <w:rPr>
              <w:rFonts w:cs="Times New Roman"/>
            </w:rPr>
          </w:rPrChange>
        </w:rPr>
        <w:t xml:space="preserve">deberá enviar a Partners HQ una Evaluación de Riesgos completada. La plantilla de Evaluación de Riesgos se encuentra en </w:t>
      </w:r>
      <w:r>
        <w:fldChar w:fldCharType="begin"/>
      </w:r>
      <w:r w:rsidRPr="00963ED8">
        <w:rPr>
          <w:lang w:val="es-CO"/>
          <w:rPrChange w:id="5463" w:author="Massiel Nayibe Moreno Ladino" w:date="2025-01-15T13:03:00Z" w16du:dateUtc="2025-01-15T18:03:00Z">
            <w:rPr/>
          </w:rPrChange>
        </w:rPr>
        <w:instrText>HYPERLINK \l "_Annex_H_Professional"</w:instrText>
      </w:r>
      <w:r>
        <w:fldChar w:fldCharType="separate"/>
      </w:r>
      <w:r w:rsidRPr="00963ED8">
        <w:rPr>
          <w:rStyle w:val="Hipervnculo"/>
          <w:rFonts w:cs="Times New Roman"/>
          <w:lang w:val="es-CO"/>
          <w:rPrChange w:id="5464" w:author="Massiel Nayibe Moreno Ladino" w:date="2025-01-15T13:03:00Z" w16du:dateUtc="2025-01-15T18:03:00Z">
            <w:rPr>
              <w:rStyle w:val="Hipervnculo"/>
              <w:rFonts w:cs="Times New Roman"/>
            </w:rPr>
          </w:rPrChange>
        </w:rPr>
        <w:t>el Anexo Q</w:t>
      </w:r>
      <w:r>
        <w:fldChar w:fldCharType="end"/>
      </w:r>
      <w:r w:rsidRPr="00963ED8">
        <w:rPr>
          <w:rFonts w:cs="Times New Roman"/>
          <w:lang w:val="es-CO"/>
          <w:rPrChange w:id="5465" w:author="Massiel Nayibe Moreno Ladino" w:date="2025-01-15T13:03:00Z" w16du:dateUtc="2025-01-15T18:03:00Z">
            <w:rPr>
              <w:rFonts w:cs="Times New Roman"/>
            </w:rPr>
          </w:rPrChange>
        </w:rPr>
        <w:t xml:space="preserve">. </w:t>
      </w:r>
    </w:p>
    <w:p w14:paraId="1D8D4CC9" w14:textId="77777777" w:rsidR="00441859" w:rsidRPr="00963ED8" w:rsidRDefault="00DE7F5C">
      <w:pPr>
        <w:pStyle w:val="Ttulo2"/>
        <w:rPr>
          <w:lang w:val="es-CO"/>
          <w:rPrChange w:id="5466" w:author="Massiel Nayibe Moreno Ladino" w:date="2025-01-15T13:03:00Z" w16du:dateUtc="2025-01-15T18:03:00Z">
            <w:rPr/>
          </w:rPrChange>
        </w:rPr>
      </w:pPr>
      <w:bookmarkStart w:id="5467" w:name="_Toc184806941"/>
      <w:bookmarkStart w:id="5468" w:name="_Toc185435464"/>
      <w:r w:rsidRPr="00963ED8">
        <w:rPr>
          <w:lang w:val="es-CO"/>
          <w:rPrChange w:id="5469" w:author="Massiel Nayibe Moreno Ladino" w:date="2025-01-15T13:03:00Z" w16du:dateUtc="2025-01-15T18:03:00Z">
            <w:rPr/>
          </w:rPrChange>
        </w:rPr>
        <w:t>12.2 Frecuencia de la evaluación de riesgos</w:t>
      </w:r>
      <w:bookmarkEnd w:id="5467"/>
      <w:bookmarkEnd w:id="5468"/>
    </w:p>
    <w:p w14:paraId="50C78559" w14:textId="77777777" w:rsidR="00441859" w:rsidRPr="00963ED8" w:rsidRDefault="00DE7F5C">
      <w:pPr>
        <w:spacing w:line="360" w:lineRule="auto"/>
        <w:jc w:val="both"/>
        <w:rPr>
          <w:lang w:val="es-CO"/>
          <w:rPrChange w:id="5470" w:author="Massiel Nayibe Moreno Ladino" w:date="2025-01-15T13:03:00Z" w16du:dateUtc="2025-01-15T18:03:00Z">
            <w:rPr/>
          </w:rPrChange>
        </w:rPr>
      </w:pPr>
      <w:r w:rsidRPr="00963ED8">
        <w:rPr>
          <w:rFonts w:cs="Times New Roman"/>
          <w:lang w:val="es-CO"/>
          <w:rPrChange w:id="5471" w:author="Massiel Nayibe Moreno Ladino" w:date="2025-01-15T13:03:00Z" w16du:dateUtc="2025-01-15T18:03:00Z">
            <w:rPr>
              <w:rFonts w:cs="Times New Roman"/>
            </w:rPr>
          </w:rPrChange>
        </w:rPr>
        <w:t>Para las actividades de monitoreo de los sub-receptores en curso, una Evaluación de Riesgos de seguimiento debe ser completada anualmente a la renovación del contrato. Las Evaluaciones de Riesgos anuales completadas y actualizadas para todos los contratos/acuerdos de los subreceptores de más de 10.000 USD deben enviarse a la sede central de Partners.</w:t>
      </w:r>
    </w:p>
    <w:p w14:paraId="1153885E" w14:textId="77777777" w:rsidR="00441859" w:rsidRPr="00963ED8" w:rsidRDefault="00DE7F5C">
      <w:pPr>
        <w:pStyle w:val="Ttulo1"/>
        <w:rPr>
          <w:lang w:val="es-CO"/>
          <w:rPrChange w:id="5472" w:author="Massiel Nayibe Moreno Ladino" w:date="2025-01-15T13:03:00Z" w16du:dateUtc="2025-01-15T18:03:00Z">
            <w:rPr/>
          </w:rPrChange>
        </w:rPr>
      </w:pPr>
      <w:bookmarkStart w:id="5473" w:name="_13._Procurement"/>
      <w:bookmarkStart w:id="5474" w:name="_Toc185435465"/>
      <w:bookmarkEnd w:id="5473"/>
      <w:r w:rsidRPr="00963ED8">
        <w:rPr>
          <w:lang w:val="es-CO"/>
          <w:rPrChange w:id="5475" w:author="Massiel Nayibe Moreno Ladino" w:date="2025-01-15T13:03:00Z" w16du:dateUtc="2025-01-15T18:03:00Z">
            <w:rPr/>
          </w:rPrChange>
        </w:rPr>
        <w:t>13</w:t>
      </w:r>
      <w:r w:rsidR="00546CD8" w:rsidRPr="00963ED8">
        <w:rPr>
          <w:lang w:val="es-CO"/>
          <w:rPrChange w:id="5476" w:author="Massiel Nayibe Moreno Ladino" w:date="2025-01-15T13:03:00Z" w16du:dateUtc="2025-01-15T18:03:00Z">
            <w:rPr/>
          </w:rPrChange>
        </w:rPr>
        <w:t xml:space="preserve">. </w:t>
      </w:r>
      <w:r w:rsidR="00252EBF" w:rsidRPr="00963ED8">
        <w:rPr>
          <w:lang w:val="es-CO"/>
          <w:rPrChange w:id="5477" w:author="Massiel Nayibe Moreno Ladino" w:date="2025-01-15T13:03:00Z" w16du:dateUtc="2025-01-15T18:03:00Z">
            <w:rPr/>
          </w:rPrChange>
        </w:rPr>
        <w:t>Adquisiciones</w:t>
      </w:r>
      <w:bookmarkEnd w:id="5474"/>
    </w:p>
    <w:p w14:paraId="4CA33A3E" w14:textId="77777777" w:rsidR="00441859" w:rsidRPr="00963ED8" w:rsidRDefault="00DE7F5C">
      <w:pPr>
        <w:pStyle w:val="Ttulo2"/>
        <w:rPr>
          <w:lang w:val="es-CO"/>
          <w:rPrChange w:id="5478" w:author="Massiel Nayibe Moreno Ladino" w:date="2025-01-15T13:03:00Z" w16du:dateUtc="2025-01-15T18:03:00Z">
            <w:rPr/>
          </w:rPrChange>
        </w:rPr>
      </w:pPr>
      <w:bookmarkStart w:id="5479" w:name="_Toc82539596"/>
      <w:bookmarkStart w:id="5480" w:name="_Toc184806943"/>
      <w:bookmarkStart w:id="5481" w:name="_Toc185435466"/>
      <w:r w:rsidRPr="00963ED8">
        <w:rPr>
          <w:lang w:val="es-CO"/>
          <w:rPrChange w:id="5482" w:author="Massiel Nayibe Moreno Ladino" w:date="2025-01-15T13:03:00Z" w16du:dateUtc="2025-01-15T18:03:00Z">
            <w:rPr/>
          </w:rPrChange>
        </w:rPr>
        <w:t>13.1 Compras</w:t>
      </w:r>
      <w:bookmarkEnd w:id="5479"/>
      <w:bookmarkEnd w:id="5480"/>
      <w:bookmarkEnd w:id="5481"/>
    </w:p>
    <w:p w14:paraId="2CFE29ED" w14:textId="77777777" w:rsidR="00441859" w:rsidRPr="00963ED8" w:rsidRDefault="00DE7F5C">
      <w:pPr>
        <w:spacing w:line="360" w:lineRule="auto"/>
        <w:jc w:val="both"/>
        <w:rPr>
          <w:rFonts w:cs="Times New Roman"/>
          <w:lang w:val="es-CO"/>
          <w:rPrChange w:id="5483" w:author="Massiel Nayibe Moreno Ladino" w:date="2025-01-15T13:03:00Z" w16du:dateUtc="2025-01-15T18:03:00Z">
            <w:rPr>
              <w:rFonts w:cs="Times New Roman"/>
            </w:rPr>
          </w:rPrChange>
        </w:rPr>
      </w:pPr>
      <w:bookmarkStart w:id="5484" w:name="_Hlk185162619"/>
      <w:r w:rsidRPr="00963ED8">
        <w:rPr>
          <w:rFonts w:cs="Times New Roman"/>
          <w:lang w:val="es-CO"/>
          <w:rPrChange w:id="5485" w:author="Massiel Nayibe Moreno Ladino" w:date="2025-01-15T13:03:00Z" w16du:dateUtc="2025-01-15T18:03:00Z">
            <w:rPr>
              <w:rFonts w:cs="Times New Roman"/>
            </w:rPr>
          </w:rPrChange>
        </w:rPr>
        <w:t xml:space="preserve">El objetivo de esta política es garantizar el máximo nivel de integridad en la adquisición de bienes, suministros y servicios en toda la oficina. Consulte </w:t>
      </w:r>
      <w:r>
        <w:fldChar w:fldCharType="begin"/>
      </w:r>
      <w:r w:rsidRPr="00963ED8">
        <w:rPr>
          <w:lang w:val="es-CO"/>
          <w:rPrChange w:id="5486" w:author="Massiel Nayibe Moreno Ladino" w:date="2025-01-15T13:03:00Z" w16du:dateUtc="2025-01-15T18:03:00Z">
            <w:rPr/>
          </w:rPrChange>
        </w:rPr>
        <w:instrText>HYPERLINK "https://partnersnet107.sharepoint.com/:f:/s/FA/EpdtYRrgzXZYiQlnwGjnndcBBo9G1FoNGdfQ0jZAby0bSw?e=JEgyBT"</w:instrText>
      </w:r>
      <w:r>
        <w:fldChar w:fldCharType="separate"/>
      </w:r>
      <w:r w:rsidRPr="00963ED8">
        <w:rPr>
          <w:rStyle w:val="Hipervnculo"/>
          <w:rFonts w:cs="Times New Roman"/>
          <w:lang w:val="es-CO"/>
          <w:rPrChange w:id="5487" w:author="Massiel Nayibe Moreno Ladino" w:date="2025-01-15T13:03:00Z" w16du:dateUtc="2025-01-15T18:03:00Z">
            <w:rPr>
              <w:rStyle w:val="Hipervnculo"/>
              <w:rFonts w:cs="Times New Roman"/>
            </w:rPr>
          </w:rPrChange>
        </w:rPr>
        <w:t>la carpeta de adquisiciones</w:t>
      </w:r>
      <w:r>
        <w:fldChar w:fldCharType="end"/>
      </w:r>
      <w:r w:rsidRPr="00963ED8">
        <w:rPr>
          <w:rFonts w:cs="Times New Roman"/>
          <w:lang w:val="es-CO"/>
          <w:rPrChange w:id="5488" w:author="Massiel Nayibe Moreno Ladino" w:date="2025-01-15T13:03:00Z" w16du:dateUtc="2025-01-15T18:03:00Z">
            <w:rPr>
              <w:rFonts w:cs="Times New Roman"/>
            </w:rPr>
          </w:rPrChange>
        </w:rPr>
        <w:t xml:space="preserve"> para ver la política y el procedimiento detallados, junto con las herramientas y plantillas de adquisición adecuadas. La política general de adquisiciones consiste en prevenir los conflictos de intereses, facilitar la competencia abierta y libre, garantizar que se lleve a cabo un análisis de costes y que todos los contratos incluyan cláusulas que protejan contractualmente a la organización y prevean recursos legales cuando proceda.</w:t>
      </w:r>
    </w:p>
    <w:p w14:paraId="7EA8AACF" w14:textId="77777777" w:rsidR="0086057E" w:rsidRPr="00963ED8" w:rsidRDefault="0086057E" w:rsidP="0086057E">
      <w:pPr>
        <w:spacing w:line="360" w:lineRule="auto"/>
        <w:jc w:val="both"/>
        <w:rPr>
          <w:rFonts w:cs="Times New Roman"/>
          <w:lang w:val="es-CO"/>
          <w:rPrChange w:id="5489" w:author="Massiel Nayibe Moreno Ladino" w:date="2025-01-15T13:03:00Z" w16du:dateUtc="2025-01-15T18:03:00Z">
            <w:rPr>
              <w:rFonts w:cs="Times New Roman"/>
            </w:rPr>
          </w:rPrChange>
        </w:rPr>
      </w:pPr>
    </w:p>
    <w:p w14:paraId="2D9B34ED" w14:textId="77777777" w:rsidR="00441859" w:rsidRPr="00963ED8" w:rsidRDefault="00DE7F5C">
      <w:pPr>
        <w:spacing w:line="360" w:lineRule="auto"/>
        <w:jc w:val="both"/>
        <w:rPr>
          <w:rFonts w:cs="Times New Roman"/>
          <w:lang w:val="es-CO"/>
          <w:rPrChange w:id="5490" w:author="Massiel Nayibe Moreno Ladino" w:date="2025-01-15T13:03:00Z" w16du:dateUtc="2025-01-15T18:03:00Z">
            <w:rPr>
              <w:rFonts w:cs="Times New Roman"/>
            </w:rPr>
          </w:rPrChange>
        </w:rPr>
      </w:pPr>
      <w:r w:rsidRPr="00963ED8">
        <w:rPr>
          <w:rFonts w:cs="Times New Roman"/>
          <w:lang w:val="es-CO"/>
          <w:rPrChange w:id="5491" w:author="Massiel Nayibe Moreno Ladino" w:date="2025-01-15T13:03:00Z" w16du:dateUtc="2025-01-15T18:03:00Z">
            <w:rPr>
              <w:rFonts w:cs="Times New Roman"/>
            </w:rPr>
          </w:rPrChange>
        </w:rPr>
        <w:t xml:space="preserve">Todas las adquisiciones deben cumplir las Normas de Adquisición de la Sección 200.318 de la Guía Uniforme 2 CFR 200, que pueden resumirse en general como sigue (1) la compra cumple con los procedimientos documentados de Partners, (2) las compras son necesarias, (3) competencia abierta (en la medida requerida por cada método), (4) se aplica la política de conflicto de intereses y (5) documentación adecuada para las compras. Debe considerarse la posibilidad de consolidar o separar las adquisiciones para obtener una compra más económica. Cuando sea apropiado, se debe hacer un análisis de las alternativas de arrendamiento versus compra, y cualquier otro análisis apropiado para determinar el enfoque más económico. Cuando sea posible, Compañeros </w:t>
      </w:r>
      <w:r w:rsidR="0095206E" w:rsidRPr="00963ED8">
        <w:rPr>
          <w:rFonts w:cs="Times New Roman"/>
          <w:lang w:val="es-CO"/>
          <w:rPrChange w:id="5492" w:author="Massiel Nayibe Moreno Ladino" w:date="2025-01-15T13:03:00Z" w16du:dateUtc="2025-01-15T18:03:00Z">
            <w:rPr>
              <w:rFonts w:cs="Times New Roman"/>
            </w:rPr>
          </w:rPrChange>
        </w:rPr>
        <w:t xml:space="preserve">Colombia </w:t>
      </w:r>
      <w:r w:rsidRPr="00963ED8">
        <w:rPr>
          <w:rFonts w:cs="Times New Roman"/>
          <w:lang w:val="es-CO"/>
          <w:rPrChange w:id="5493" w:author="Massiel Nayibe Moreno Ladino" w:date="2025-01-15T13:03:00Z" w16du:dateUtc="2025-01-15T18:03:00Z">
            <w:rPr>
              <w:rFonts w:cs="Times New Roman"/>
            </w:rPr>
          </w:rPrChange>
        </w:rPr>
        <w:t xml:space="preserve">debe utilizar excedentes de propiedad federal en lugar de comprar nuevos equipos y propiedades para reducir los costos del proyecto. Además, en la medida de lo posible, Partners </w:t>
      </w:r>
      <w:r w:rsidR="0095206E" w:rsidRPr="00963ED8">
        <w:rPr>
          <w:rFonts w:cs="Times New Roman"/>
          <w:lang w:val="es-CO"/>
          <w:rPrChange w:id="5494" w:author="Massiel Nayibe Moreno Ladino" w:date="2025-01-15T13:03:00Z" w16du:dateUtc="2025-01-15T18:03:00Z">
            <w:rPr>
              <w:rFonts w:cs="Times New Roman"/>
            </w:rPr>
          </w:rPrChange>
        </w:rPr>
        <w:t xml:space="preserve">Colombia </w:t>
      </w:r>
      <w:r w:rsidRPr="00963ED8">
        <w:rPr>
          <w:rFonts w:cs="Times New Roman"/>
          <w:lang w:val="es-CO"/>
          <w:rPrChange w:id="5495" w:author="Massiel Nayibe Moreno Ladino" w:date="2025-01-15T13:03:00Z" w16du:dateUtc="2025-01-15T18:03:00Z">
            <w:rPr>
              <w:rFonts w:cs="Times New Roman"/>
            </w:rPr>
          </w:rPrChange>
        </w:rPr>
        <w:t xml:space="preserve">se comprometerá a realizar esfuerzos afirmativos para utilizar pequeñas empresas, empresas propiedad de minorías y empresas propiedad de mujeres. De acuerdo con </w:t>
      </w:r>
      <w:r>
        <w:fldChar w:fldCharType="begin"/>
      </w:r>
      <w:r w:rsidRPr="00963ED8">
        <w:rPr>
          <w:lang w:val="es-CO"/>
          <w:rPrChange w:id="5496" w:author="Massiel Nayibe Moreno Ladino" w:date="2025-01-15T13:03:00Z" w16du:dateUtc="2025-01-15T18:03:00Z">
            <w:rPr/>
          </w:rPrChange>
        </w:rPr>
        <w:instrText>HYPERLINK "https://www.acquisition.gov/browse/index/far"</w:instrText>
      </w:r>
      <w:r>
        <w:fldChar w:fldCharType="separate"/>
      </w:r>
      <w:r w:rsidRPr="00963ED8">
        <w:rPr>
          <w:rStyle w:val="Hipervnculo"/>
          <w:rFonts w:cs="Times New Roman"/>
          <w:lang w:val="es-CO"/>
          <w:rPrChange w:id="5497" w:author="Massiel Nayibe Moreno Ladino" w:date="2025-01-15T13:03:00Z" w16du:dateUtc="2025-01-15T18:03:00Z">
            <w:rPr>
              <w:rStyle w:val="Hipervnculo"/>
              <w:rFonts w:cs="Times New Roman"/>
            </w:rPr>
          </w:rPrChange>
        </w:rPr>
        <w:t>las Regulaciones Federales de Adquisiciones (FAR)</w:t>
      </w:r>
      <w:r>
        <w:fldChar w:fldCharType="end"/>
      </w:r>
      <w:r w:rsidRPr="00963ED8">
        <w:rPr>
          <w:rFonts w:cs="Times New Roman"/>
          <w:lang w:val="es-CO"/>
          <w:rPrChange w:id="5498" w:author="Massiel Nayibe Moreno Ladino" w:date="2025-01-15T13:03:00Z" w16du:dateUtc="2025-01-15T18:03:00Z">
            <w:rPr>
              <w:rFonts w:cs="Times New Roman"/>
            </w:rPr>
          </w:rPrChange>
        </w:rPr>
        <w:t xml:space="preserve">, </w:t>
      </w:r>
      <w:r w:rsidR="001471F8" w:rsidRPr="00963ED8">
        <w:rPr>
          <w:rFonts w:cs="Times New Roman"/>
          <w:lang w:val="es-CO"/>
          <w:rPrChange w:id="5499" w:author="Massiel Nayibe Moreno Ladino" w:date="2025-01-15T13:03:00Z" w16du:dateUtc="2025-01-15T18:03:00Z">
            <w:rPr>
              <w:rFonts w:cs="Times New Roman"/>
            </w:rPr>
          </w:rPrChange>
        </w:rPr>
        <w:t xml:space="preserve">Partners </w:t>
      </w:r>
      <w:r w:rsidRPr="00963ED8">
        <w:rPr>
          <w:rFonts w:cs="Times New Roman"/>
          <w:lang w:val="es-CO"/>
          <w:rPrChange w:id="5500" w:author="Massiel Nayibe Moreno Ladino" w:date="2025-01-15T13:03:00Z" w16du:dateUtc="2025-01-15T18:03:00Z">
            <w:rPr>
              <w:rFonts w:cs="Times New Roman"/>
            </w:rPr>
          </w:rPrChange>
        </w:rPr>
        <w:t xml:space="preserve">está obligado a promover y proveer competencia en la mayor medida posible. Por lo tanto, </w:t>
      </w:r>
      <w:r w:rsidR="001471F8" w:rsidRPr="00963ED8">
        <w:rPr>
          <w:rFonts w:cs="Times New Roman"/>
          <w:lang w:val="es-CO"/>
          <w:rPrChange w:id="5501" w:author="Massiel Nayibe Moreno Ladino" w:date="2025-01-15T13:03:00Z" w16du:dateUtc="2025-01-15T18:03:00Z">
            <w:rPr>
              <w:rFonts w:cs="Times New Roman"/>
            </w:rPr>
          </w:rPrChange>
        </w:rPr>
        <w:t>Partners</w:t>
      </w:r>
      <w:r w:rsidRPr="00963ED8">
        <w:rPr>
          <w:rFonts w:cs="Times New Roman"/>
          <w:lang w:val="es-CO"/>
          <w:rPrChange w:id="5502" w:author="Massiel Nayibe Moreno Ladino" w:date="2025-01-15T13:03:00Z" w16du:dateUtc="2025-01-15T18:03:00Z">
            <w:rPr>
              <w:rFonts w:cs="Times New Roman"/>
            </w:rPr>
          </w:rPrChange>
        </w:rPr>
        <w:t>, y sus clientes, se benefician de precios justos y razonables.</w:t>
      </w:r>
    </w:p>
    <w:bookmarkEnd w:id="5484"/>
    <w:p w14:paraId="50884F02" w14:textId="77777777" w:rsidR="0086057E" w:rsidRPr="00963ED8" w:rsidRDefault="0086057E" w:rsidP="0086057E">
      <w:pPr>
        <w:spacing w:line="360" w:lineRule="auto"/>
        <w:jc w:val="both"/>
        <w:rPr>
          <w:rFonts w:cs="Times New Roman"/>
          <w:lang w:val="es-CO"/>
          <w:rPrChange w:id="5503" w:author="Massiel Nayibe Moreno Ladino" w:date="2025-01-15T13:03:00Z" w16du:dateUtc="2025-01-15T18:03:00Z">
            <w:rPr>
              <w:rFonts w:cs="Times New Roman"/>
            </w:rPr>
          </w:rPrChange>
        </w:rPr>
      </w:pPr>
    </w:p>
    <w:p w14:paraId="364A3B0B" w14:textId="77777777" w:rsidR="00441859" w:rsidRPr="00963ED8" w:rsidRDefault="00DE7F5C">
      <w:pPr>
        <w:spacing w:line="360" w:lineRule="auto"/>
        <w:jc w:val="both"/>
        <w:rPr>
          <w:rFonts w:cs="Times New Roman"/>
          <w:lang w:val="es-CO"/>
          <w:rPrChange w:id="5504" w:author="Massiel Nayibe Moreno Ladino" w:date="2025-01-15T13:03:00Z" w16du:dateUtc="2025-01-15T18:03:00Z">
            <w:rPr>
              <w:rFonts w:cs="Times New Roman"/>
            </w:rPr>
          </w:rPrChange>
        </w:rPr>
      </w:pPr>
      <w:r w:rsidRPr="00963ED8">
        <w:rPr>
          <w:rFonts w:cs="Times New Roman"/>
          <w:lang w:val="es-CO"/>
          <w:rPrChange w:id="5505" w:author="Massiel Nayibe Moreno Ladino" w:date="2025-01-15T13:03:00Z" w16du:dateUtc="2025-01-15T18:03:00Z">
            <w:rPr>
              <w:rFonts w:cs="Times New Roman"/>
            </w:rPr>
          </w:rPrChange>
        </w:rPr>
        <w:t xml:space="preserve">Todas las adquisiciones realizadas por Partners </w:t>
      </w:r>
      <w:r w:rsidR="0095206E" w:rsidRPr="00963ED8">
        <w:rPr>
          <w:rFonts w:cs="Times New Roman"/>
          <w:lang w:val="es-CO"/>
          <w:rPrChange w:id="5506" w:author="Massiel Nayibe Moreno Ladino" w:date="2025-01-15T13:03:00Z" w16du:dateUtc="2025-01-15T18:03:00Z">
            <w:rPr>
              <w:rFonts w:cs="Times New Roman"/>
            </w:rPr>
          </w:rPrChange>
        </w:rPr>
        <w:t xml:space="preserve">Colombia </w:t>
      </w:r>
      <w:r w:rsidRPr="00963ED8">
        <w:rPr>
          <w:rFonts w:cs="Times New Roman"/>
          <w:lang w:val="es-CO"/>
          <w:rPrChange w:id="5507" w:author="Massiel Nayibe Moreno Ladino" w:date="2025-01-15T13:03:00Z" w16du:dateUtc="2025-01-15T18:03:00Z">
            <w:rPr>
              <w:rFonts w:cs="Times New Roman"/>
            </w:rPr>
          </w:rPrChange>
        </w:rPr>
        <w:t>deben:</w:t>
      </w:r>
    </w:p>
    <w:p w14:paraId="58C7F1C2" w14:textId="77777777" w:rsidR="00441859" w:rsidRPr="00963ED8" w:rsidRDefault="00DE7F5C">
      <w:pPr>
        <w:pStyle w:val="Prrafodelista"/>
        <w:numPr>
          <w:ilvl w:val="0"/>
          <w:numId w:val="74"/>
        </w:numPr>
        <w:spacing w:line="360" w:lineRule="auto"/>
        <w:jc w:val="both"/>
        <w:rPr>
          <w:rFonts w:cs="Times New Roman"/>
          <w:lang w:val="es-CO"/>
          <w:rPrChange w:id="5508" w:author="Massiel Nayibe Moreno Ladino" w:date="2025-01-15T13:03:00Z" w16du:dateUtc="2025-01-15T18:03:00Z">
            <w:rPr>
              <w:rFonts w:cs="Times New Roman"/>
            </w:rPr>
          </w:rPrChange>
        </w:rPr>
      </w:pPr>
      <w:r w:rsidRPr="00963ED8">
        <w:rPr>
          <w:rFonts w:cs="Times New Roman"/>
          <w:lang w:val="es-CO"/>
          <w:rPrChange w:id="5509" w:author="Massiel Nayibe Moreno Ladino" w:date="2025-01-15T13:03:00Z" w16du:dateUtc="2025-01-15T18:03:00Z">
            <w:rPr>
              <w:rFonts w:cs="Times New Roman"/>
            </w:rPr>
          </w:rPrChange>
        </w:rPr>
        <w:t>Ser necesarios, tener un coste razonable, estar documentados, no estar prohibidos por la ley o por la fuente de financiación aplicable y realizarse de conformidad con esta Política.</w:t>
      </w:r>
    </w:p>
    <w:p w14:paraId="09927460" w14:textId="77777777" w:rsidR="00441859" w:rsidRPr="00963ED8" w:rsidRDefault="00DE7F5C">
      <w:pPr>
        <w:pStyle w:val="Prrafodelista"/>
        <w:numPr>
          <w:ilvl w:val="0"/>
          <w:numId w:val="74"/>
        </w:numPr>
        <w:spacing w:line="360" w:lineRule="auto"/>
        <w:jc w:val="both"/>
        <w:rPr>
          <w:rFonts w:cs="Times New Roman"/>
          <w:lang w:val="es-CO"/>
          <w:rPrChange w:id="5510" w:author="Massiel Nayibe Moreno Ladino" w:date="2025-01-15T13:03:00Z" w16du:dateUtc="2025-01-15T18:03:00Z">
            <w:rPr>
              <w:rFonts w:cs="Times New Roman"/>
            </w:rPr>
          </w:rPrChange>
        </w:rPr>
      </w:pPr>
      <w:r w:rsidRPr="00963ED8">
        <w:rPr>
          <w:rFonts w:cs="Times New Roman"/>
          <w:lang w:val="es-CO"/>
          <w:rPrChange w:id="5511" w:author="Massiel Nayibe Moreno Ladino" w:date="2025-01-15T13:03:00Z" w16du:dateUtc="2025-01-15T18:03:00Z">
            <w:rPr>
              <w:rFonts w:cs="Times New Roman"/>
            </w:rPr>
          </w:rPrChange>
        </w:rPr>
        <w:t>Evite adquirir artículos innecesarios o duplicados.</w:t>
      </w:r>
    </w:p>
    <w:p w14:paraId="528732A2" w14:textId="77777777" w:rsidR="00441859" w:rsidRPr="00963ED8" w:rsidRDefault="00DE7F5C">
      <w:pPr>
        <w:pStyle w:val="Prrafodelista"/>
        <w:numPr>
          <w:ilvl w:val="0"/>
          <w:numId w:val="74"/>
        </w:numPr>
        <w:spacing w:line="360" w:lineRule="auto"/>
        <w:jc w:val="both"/>
        <w:rPr>
          <w:rFonts w:cs="Times New Roman"/>
          <w:lang w:val="es-CO"/>
          <w:rPrChange w:id="5512" w:author="Massiel Nayibe Moreno Ladino" w:date="2025-01-15T13:03:00Z" w16du:dateUtc="2025-01-15T18:03:00Z">
            <w:rPr>
              <w:rFonts w:cs="Times New Roman"/>
            </w:rPr>
          </w:rPrChange>
        </w:rPr>
      </w:pPr>
      <w:r w:rsidRPr="00963ED8">
        <w:rPr>
          <w:rFonts w:cs="Times New Roman"/>
          <w:lang w:val="es-CO"/>
          <w:rPrChange w:id="5513" w:author="Massiel Nayibe Moreno Ladino" w:date="2025-01-15T13:03:00Z" w16du:dateUtc="2025-01-15T18:03:00Z">
            <w:rPr>
              <w:rFonts w:cs="Times New Roman"/>
            </w:rPr>
          </w:rPrChange>
        </w:rPr>
        <w:t xml:space="preserve">Contratar a proveedores responsables que posean la capacidad de desempeñarse exitosamente bajo los términos y condiciones de una adquisición propuesta. Partners </w:t>
      </w:r>
      <w:r w:rsidR="0095206E" w:rsidRPr="00963ED8">
        <w:rPr>
          <w:rFonts w:cs="Times New Roman"/>
          <w:lang w:val="es-CO"/>
          <w:rPrChange w:id="5514" w:author="Massiel Nayibe Moreno Ladino" w:date="2025-01-15T13:03:00Z" w16du:dateUtc="2025-01-15T18:03:00Z">
            <w:rPr>
              <w:rFonts w:cs="Times New Roman"/>
            </w:rPr>
          </w:rPrChange>
        </w:rPr>
        <w:t xml:space="preserve">Colombia </w:t>
      </w:r>
      <w:r w:rsidRPr="00963ED8">
        <w:rPr>
          <w:rFonts w:cs="Times New Roman"/>
          <w:lang w:val="es-CO"/>
          <w:rPrChange w:id="5515" w:author="Massiel Nayibe Moreno Ladino" w:date="2025-01-15T13:03:00Z" w16du:dateUtc="2025-01-15T18:03:00Z">
            <w:rPr>
              <w:rFonts w:cs="Times New Roman"/>
            </w:rPr>
          </w:rPrChange>
        </w:rPr>
        <w:t>tendrá en cuenta la integridad del proveedor, el cumplimiento de la política, el historial de rendimiento y los recursos financieros y técnicos.</w:t>
      </w:r>
    </w:p>
    <w:p w14:paraId="27AE4DB1" w14:textId="77777777" w:rsidR="00441859" w:rsidRPr="00963ED8" w:rsidRDefault="00DE7F5C">
      <w:pPr>
        <w:pStyle w:val="Ttulo2"/>
        <w:rPr>
          <w:lang w:val="es-CO"/>
          <w:rPrChange w:id="5516" w:author="Massiel Nayibe Moreno Ladino" w:date="2025-01-15T13:03:00Z" w16du:dateUtc="2025-01-15T18:03:00Z">
            <w:rPr/>
          </w:rPrChange>
        </w:rPr>
      </w:pPr>
      <w:bookmarkStart w:id="5517" w:name="_Toc82539597"/>
      <w:bookmarkStart w:id="5518" w:name="_Toc184806944"/>
      <w:bookmarkStart w:id="5519" w:name="_Toc185435467"/>
      <w:r w:rsidRPr="00963ED8">
        <w:rPr>
          <w:lang w:val="es-CO"/>
          <w:rPrChange w:id="5520" w:author="Massiel Nayibe Moreno Ladino" w:date="2025-01-15T13:03:00Z" w16du:dateUtc="2025-01-15T18:03:00Z">
            <w:rPr/>
          </w:rPrChange>
        </w:rPr>
        <w:t>13.2 Conducta ética en la contratación pública</w:t>
      </w:r>
      <w:bookmarkEnd w:id="5517"/>
      <w:bookmarkEnd w:id="5518"/>
      <w:bookmarkEnd w:id="5519"/>
    </w:p>
    <w:p w14:paraId="64E734CC" w14:textId="77777777" w:rsidR="00441859" w:rsidRPr="00963ED8" w:rsidRDefault="00DE7F5C">
      <w:pPr>
        <w:spacing w:line="360" w:lineRule="auto"/>
        <w:jc w:val="both"/>
        <w:rPr>
          <w:rFonts w:cs="Times New Roman"/>
          <w:lang w:val="es-CO"/>
          <w:rPrChange w:id="5521" w:author="Massiel Nayibe Moreno Ladino" w:date="2025-01-15T13:03:00Z" w16du:dateUtc="2025-01-15T18:03:00Z">
            <w:rPr>
              <w:rFonts w:cs="Times New Roman"/>
            </w:rPr>
          </w:rPrChange>
        </w:rPr>
      </w:pPr>
      <w:r w:rsidRPr="00963ED8">
        <w:rPr>
          <w:rFonts w:cs="Times New Roman"/>
          <w:lang w:val="es-CO"/>
          <w:rPrChange w:id="5522" w:author="Massiel Nayibe Moreno Ladino" w:date="2025-01-15T13:03:00Z" w16du:dateUtc="2025-01-15T18:03:00Z">
            <w:rPr>
              <w:rFonts w:cs="Times New Roman"/>
            </w:rPr>
          </w:rPrChange>
        </w:rPr>
        <w:t xml:space="preserve">Se debe tener cuidado de evitar la intención y la apariencia de prácticas no éticas en las relaciones, acciones y comunicaciones. Todas las actividades de adquisición realizadas en nombre de Compañeros </w:t>
      </w:r>
      <w:r w:rsidR="0095206E" w:rsidRPr="00963ED8">
        <w:rPr>
          <w:rFonts w:cs="Times New Roman"/>
          <w:lang w:val="es-CO"/>
          <w:rPrChange w:id="5523" w:author="Massiel Nayibe Moreno Ladino" w:date="2025-01-15T13:03:00Z" w16du:dateUtc="2025-01-15T18:03:00Z">
            <w:rPr>
              <w:rFonts w:cs="Times New Roman"/>
            </w:rPr>
          </w:rPrChange>
        </w:rPr>
        <w:t xml:space="preserve">Colombia </w:t>
      </w:r>
      <w:r w:rsidRPr="00963ED8">
        <w:rPr>
          <w:rFonts w:cs="Times New Roman"/>
          <w:lang w:val="es-CO"/>
          <w:rPrChange w:id="5524" w:author="Massiel Nayibe Moreno Ladino" w:date="2025-01-15T13:03:00Z" w16du:dateUtc="2025-01-15T18:03:00Z">
            <w:rPr>
              <w:rFonts w:cs="Times New Roman"/>
            </w:rPr>
          </w:rPrChange>
        </w:rPr>
        <w:t xml:space="preserve">deben cumplir con las normas establecidas en las leyes federales, estatales </w:t>
      </w:r>
      <w:r w:rsidRPr="00963ED8">
        <w:rPr>
          <w:rFonts w:cs="Times New Roman"/>
          <w:lang w:val="es-CO"/>
          <w:rPrChange w:id="5525" w:author="Massiel Nayibe Moreno Ladino" w:date="2025-01-15T13:03:00Z" w16du:dateUtc="2025-01-15T18:03:00Z">
            <w:rPr>
              <w:rFonts w:cs="Times New Roman"/>
            </w:rPr>
          </w:rPrChange>
        </w:rPr>
        <w:lastRenderedPageBreak/>
        <w:t xml:space="preserve">y locales, y las políticas de Compañeros. Al llevar a cabo adquisiciones, incluyendo pero no limitándose a la compra de bienes y servicios, la adjudicación de contratos y subvenciones, o la administración y supervisión de contratos, Compañeros </w:t>
      </w:r>
      <w:r w:rsidR="0095206E" w:rsidRPr="00963ED8">
        <w:rPr>
          <w:rFonts w:cs="Times New Roman"/>
          <w:lang w:val="es-CO"/>
          <w:rPrChange w:id="5526" w:author="Massiel Nayibe Moreno Ladino" w:date="2025-01-15T13:03:00Z" w16du:dateUtc="2025-01-15T18:03:00Z">
            <w:rPr>
              <w:rFonts w:cs="Times New Roman"/>
            </w:rPr>
          </w:rPrChange>
        </w:rPr>
        <w:t xml:space="preserve">Colombia </w:t>
      </w:r>
      <w:r w:rsidRPr="00963ED8">
        <w:rPr>
          <w:rFonts w:cs="Times New Roman"/>
          <w:lang w:val="es-CO"/>
          <w:rPrChange w:id="5527" w:author="Massiel Nayibe Moreno Ladino" w:date="2025-01-15T13:03:00Z" w16du:dateUtc="2025-01-15T18:03:00Z">
            <w:rPr>
              <w:rFonts w:cs="Times New Roman"/>
            </w:rPr>
          </w:rPrChange>
        </w:rPr>
        <w:t>debe adherirse a lo siguiente:</w:t>
      </w:r>
    </w:p>
    <w:p w14:paraId="01770194" w14:textId="77777777" w:rsidR="0086057E" w:rsidRPr="00963ED8" w:rsidRDefault="0086057E" w:rsidP="0086057E">
      <w:pPr>
        <w:spacing w:line="360" w:lineRule="auto"/>
        <w:jc w:val="both"/>
        <w:rPr>
          <w:rFonts w:cs="Times New Roman"/>
          <w:lang w:val="es-CO"/>
          <w:rPrChange w:id="5528" w:author="Massiel Nayibe Moreno Ladino" w:date="2025-01-15T13:03:00Z" w16du:dateUtc="2025-01-15T18:03:00Z">
            <w:rPr>
              <w:rFonts w:cs="Times New Roman"/>
            </w:rPr>
          </w:rPrChange>
        </w:rPr>
      </w:pPr>
    </w:p>
    <w:p w14:paraId="14E16A7A" w14:textId="77777777" w:rsidR="00441859" w:rsidRDefault="00DE7F5C">
      <w:pPr>
        <w:pStyle w:val="Prrafodelista"/>
        <w:numPr>
          <w:ilvl w:val="0"/>
          <w:numId w:val="73"/>
        </w:numPr>
        <w:spacing w:line="360" w:lineRule="auto"/>
        <w:jc w:val="both"/>
        <w:rPr>
          <w:rFonts w:cs="Times New Roman"/>
          <w:b/>
          <w:bCs/>
        </w:rPr>
      </w:pPr>
      <w:r w:rsidRPr="00C17238">
        <w:rPr>
          <w:rFonts w:cs="Times New Roman"/>
          <w:b/>
          <w:bCs/>
        </w:rPr>
        <w:t>Controles y equilibrios</w:t>
      </w:r>
    </w:p>
    <w:p w14:paraId="26BE812B" w14:textId="77777777" w:rsidR="00441859" w:rsidRPr="00963ED8" w:rsidRDefault="00DE7F5C">
      <w:pPr>
        <w:pStyle w:val="Prrafodelista"/>
        <w:spacing w:line="360" w:lineRule="auto"/>
        <w:jc w:val="both"/>
        <w:rPr>
          <w:rFonts w:cs="Times New Roman"/>
          <w:lang w:val="es-CO"/>
          <w:rPrChange w:id="5529" w:author="Massiel Nayibe Moreno Ladino" w:date="2025-01-15T13:03:00Z" w16du:dateUtc="2025-01-15T18:03:00Z">
            <w:rPr>
              <w:rFonts w:cs="Times New Roman"/>
            </w:rPr>
          </w:rPrChange>
        </w:rPr>
      </w:pPr>
      <w:r w:rsidRPr="00963ED8">
        <w:rPr>
          <w:rFonts w:cs="Times New Roman"/>
          <w:lang w:val="es-CO"/>
          <w:rPrChange w:id="5530" w:author="Massiel Nayibe Moreno Ladino" w:date="2025-01-15T13:03:00Z" w16du:dateUtc="2025-01-15T18:03:00Z">
            <w:rPr>
              <w:rFonts w:cs="Times New Roman"/>
            </w:rPr>
          </w:rPrChange>
        </w:rPr>
        <w:t>Debe aplicarse estrictamente la separación de funciones a lo largo de todo el proceso de contratación. Como mínimo, para cualquier acción de adquisición, la persona que inicia la solicitud de adquisición y gestiona la invitación a cotizar, las ofertas o las licitaciones, debe ser diferente de la persona que aprueba la adquisición y firma el contrato. Es aconsejable que en el Comité de Evaluación haya personas ajenas al equipo.</w:t>
      </w:r>
    </w:p>
    <w:p w14:paraId="7D429581" w14:textId="77777777" w:rsidR="0086057E" w:rsidRPr="00963ED8" w:rsidRDefault="0086057E" w:rsidP="0086057E">
      <w:pPr>
        <w:pStyle w:val="Prrafodelista"/>
        <w:spacing w:line="360" w:lineRule="auto"/>
        <w:jc w:val="both"/>
        <w:rPr>
          <w:rFonts w:cs="Times New Roman"/>
          <w:lang w:val="es-CO"/>
          <w:rPrChange w:id="5531" w:author="Massiel Nayibe Moreno Ladino" w:date="2025-01-15T13:03:00Z" w16du:dateUtc="2025-01-15T18:03:00Z">
            <w:rPr>
              <w:rFonts w:cs="Times New Roman"/>
            </w:rPr>
          </w:rPrChange>
        </w:rPr>
      </w:pPr>
    </w:p>
    <w:p w14:paraId="756E26F5" w14:textId="77777777" w:rsidR="00441859" w:rsidRDefault="00DE7F5C">
      <w:pPr>
        <w:pStyle w:val="Prrafodelista"/>
        <w:numPr>
          <w:ilvl w:val="0"/>
          <w:numId w:val="73"/>
        </w:numPr>
        <w:spacing w:line="360" w:lineRule="auto"/>
        <w:jc w:val="both"/>
        <w:rPr>
          <w:rFonts w:cs="Times New Roman"/>
          <w:b/>
          <w:bCs/>
        </w:rPr>
      </w:pPr>
      <w:r w:rsidRPr="00C17238">
        <w:rPr>
          <w:rFonts w:cs="Times New Roman"/>
          <w:b/>
          <w:bCs/>
        </w:rPr>
        <w:t>Confidencialidad</w:t>
      </w:r>
    </w:p>
    <w:p w14:paraId="1DD98B21" w14:textId="11E8538E" w:rsidR="00441859" w:rsidRPr="00963ED8" w:rsidRDefault="00DE7F5C">
      <w:pPr>
        <w:pStyle w:val="Prrafodelista"/>
        <w:spacing w:line="360" w:lineRule="auto"/>
        <w:jc w:val="both"/>
        <w:rPr>
          <w:rFonts w:cs="Times New Roman"/>
          <w:lang w:val="es-CO"/>
          <w:rPrChange w:id="5532" w:author="Massiel Nayibe Moreno Ladino" w:date="2025-01-15T13:03:00Z" w16du:dateUtc="2025-01-15T18:03:00Z">
            <w:rPr>
              <w:rFonts w:cs="Times New Roman"/>
            </w:rPr>
          </w:rPrChange>
        </w:rPr>
      </w:pPr>
      <w:r w:rsidRPr="00963ED8">
        <w:rPr>
          <w:rFonts w:cs="Times New Roman"/>
          <w:lang w:val="es-CO"/>
          <w:rPrChange w:id="5533" w:author="Massiel Nayibe Moreno Ladino" w:date="2025-01-15T13:03:00Z" w16du:dateUtc="2025-01-15T18:03:00Z">
            <w:rPr>
              <w:rFonts w:cs="Times New Roman"/>
            </w:rPr>
          </w:rPrChange>
        </w:rPr>
        <w:t xml:space="preserve">El personal de Partners </w:t>
      </w:r>
      <w:r w:rsidR="0095206E" w:rsidRPr="00963ED8">
        <w:rPr>
          <w:rFonts w:cs="Times New Roman"/>
          <w:lang w:val="es-CO"/>
          <w:rPrChange w:id="5534" w:author="Massiel Nayibe Moreno Ladino" w:date="2025-01-15T13:03:00Z" w16du:dateUtc="2025-01-15T18:03:00Z">
            <w:rPr>
              <w:rFonts w:cs="Times New Roman"/>
            </w:rPr>
          </w:rPrChange>
        </w:rPr>
        <w:t xml:space="preserve">Colombia </w:t>
      </w:r>
      <w:r w:rsidRPr="00963ED8">
        <w:rPr>
          <w:rFonts w:cs="Times New Roman"/>
          <w:lang w:val="es-CO"/>
          <w:rPrChange w:id="5535" w:author="Massiel Nayibe Moreno Ladino" w:date="2025-01-15T13:03:00Z" w16du:dateUtc="2025-01-15T18:03:00Z">
            <w:rPr>
              <w:rFonts w:cs="Times New Roman"/>
            </w:rPr>
          </w:rPrChange>
        </w:rPr>
        <w:t xml:space="preserve">que participe en un proceso de adquisición no debe revelar información relacionada con cotizaciones de proveedores, ofertas/propuestas u otra </w:t>
      </w:r>
      <w:del w:id="5536" w:author="Massiel Nayibe Moreno Ladino" w:date="2025-01-20T15:42:00Z" w16du:dateUtc="2025-01-20T20:42:00Z">
        <w:r w:rsidRPr="00963ED8" w:rsidDel="00E154CD">
          <w:rPr>
            <w:rFonts w:cs="Times New Roman"/>
            <w:lang w:val="es-CO"/>
            <w:rPrChange w:id="5537" w:author="Massiel Nayibe Moreno Ladino" w:date="2025-01-15T13:03:00Z" w16du:dateUtc="2025-01-15T18:03:00Z">
              <w:rPr>
                <w:rFonts w:cs="Times New Roman"/>
              </w:rPr>
            </w:rPrChange>
          </w:rPr>
          <w:delText xml:space="preserve">información sensible a ningún compañero de trabajo sin una necesidad específica y articulable de conocerla. Está estrictamente prohibido revelar a terceros cualquier información no pública relacionada con las adquisiciones. </w:delText>
        </w:r>
      </w:del>
      <w:ins w:id="5538" w:author="Massiel Nayibe Moreno Ladino" w:date="2025-01-20T15:42:00Z" w16du:dateUtc="2025-01-20T20:42:00Z">
        <w:r w:rsidR="00E154CD">
          <w:rPr>
            <w:rFonts w:cs="Times New Roman"/>
            <w:lang w:val="es-CO"/>
          </w:rPr>
          <w:tab/>
        </w:r>
      </w:ins>
    </w:p>
    <w:p w14:paraId="69C76054" w14:textId="77777777" w:rsidR="0086057E" w:rsidRPr="00963ED8" w:rsidRDefault="0086057E" w:rsidP="0086057E">
      <w:pPr>
        <w:pStyle w:val="Prrafodelista"/>
        <w:spacing w:line="360" w:lineRule="auto"/>
        <w:jc w:val="both"/>
        <w:rPr>
          <w:rFonts w:cs="Times New Roman"/>
          <w:lang w:val="es-CO"/>
          <w:rPrChange w:id="5539" w:author="Massiel Nayibe Moreno Ladino" w:date="2025-01-15T13:03:00Z" w16du:dateUtc="2025-01-15T18:03:00Z">
            <w:rPr>
              <w:rFonts w:cs="Times New Roman"/>
            </w:rPr>
          </w:rPrChange>
        </w:rPr>
      </w:pPr>
    </w:p>
    <w:p w14:paraId="3DBB29DC" w14:textId="77777777" w:rsidR="00441859" w:rsidRDefault="00DE7F5C">
      <w:pPr>
        <w:pStyle w:val="Prrafodelista"/>
        <w:numPr>
          <w:ilvl w:val="0"/>
          <w:numId w:val="73"/>
        </w:numPr>
        <w:spacing w:line="360" w:lineRule="auto"/>
        <w:jc w:val="both"/>
        <w:rPr>
          <w:rFonts w:cs="Times New Roman"/>
          <w:b/>
          <w:bCs/>
        </w:rPr>
      </w:pPr>
      <w:r w:rsidRPr="00C17238">
        <w:rPr>
          <w:rFonts w:cs="Times New Roman"/>
          <w:b/>
          <w:bCs/>
        </w:rPr>
        <w:t>Conflictos de intereses</w:t>
      </w:r>
    </w:p>
    <w:p w14:paraId="5041B197" w14:textId="77777777" w:rsidR="00441859" w:rsidRPr="00963ED8" w:rsidRDefault="00DE7F5C">
      <w:pPr>
        <w:pStyle w:val="Prrafodelista"/>
        <w:spacing w:line="360" w:lineRule="auto"/>
        <w:jc w:val="both"/>
        <w:rPr>
          <w:rFonts w:cs="Times New Roman"/>
          <w:lang w:val="es-CO"/>
          <w:rPrChange w:id="5540" w:author="Massiel Nayibe Moreno Ladino" w:date="2025-01-15T13:03:00Z" w16du:dateUtc="2025-01-15T18:03:00Z">
            <w:rPr>
              <w:rFonts w:cs="Times New Roman"/>
            </w:rPr>
          </w:rPrChange>
        </w:rPr>
      </w:pPr>
      <w:r w:rsidRPr="00963ED8">
        <w:rPr>
          <w:rFonts w:cs="Times New Roman"/>
          <w:lang w:val="es-CO"/>
          <w:rPrChange w:id="5541" w:author="Massiel Nayibe Moreno Ladino" w:date="2025-01-15T13:03:00Z" w16du:dateUtc="2025-01-15T18:03:00Z">
            <w:rPr>
              <w:rFonts w:cs="Times New Roman"/>
            </w:rPr>
          </w:rPrChange>
        </w:rPr>
        <w:t xml:space="preserve">Partners </w:t>
      </w:r>
      <w:r w:rsidR="0095206E" w:rsidRPr="00963ED8">
        <w:rPr>
          <w:rFonts w:cs="Times New Roman"/>
          <w:lang w:val="es-CO"/>
          <w:rPrChange w:id="5542" w:author="Massiel Nayibe Moreno Ladino" w:date="2025-01-15T13:03:00Z" w16du:dateUtc="2025-01-15T18:03:00Z">
            <w:rPr>
              <w:rFonts w:cs="Times New Roman"/>
            </w:rPr>
          </w:rPrChange>
        </w:rPr>
        <w:t xml:space="preserve">Colombia </w:t>
      </w:r>
      <w:r w:rsidRPr="00963ED8">
        <w:rPr>
          <w:rFonts w:cs="Times New Roman"/>
          <w:lang w:val="es-CO"/>
          <w:rPrChange w:id="5543" w:author="Massiel Nayibe Moreno Ladino" w:date="2025-01-15T13:03:00Z" w16du:dateUtc="2025-01-15T18:03:00Z">
            <w:rPr>
              <w:rFonts w:cs="Times New Roman"/>
            </w:rPr>
          </w:rPrChange>
        </w:rPr>
        <w:t xml:space="preserve">define un conflicto de intereses en la contratación como cualquier situación en la que se pueda percibir un favoritismo injusto hacia un proveedor debido a una relación u otra conexión con un empleado, representante o afiliado. Partners Colombia adopta un enfoque riguroso, transparente y contundente para identificar y prevenir tales conflictos. Es responsabilidad individual e indelegable de cada empleado, representante y afiliado revelar potenciales conflictos de interés a su supervisor o a otro miembro apropiado de la gerencia. Siempre que sea posible, los conflictos de intereses potenciales y reales se mitigarán mediante un mecanismo adecuado y eficaz sin descalificar a ningún licitador, pero cuando la integridad del proceso exija lo contrario, Partners </w:t>
      </w:r>
      <w:r w:rsidR="0095206E" w:rsidRPr="00963ED8">
        <w:rPr>
          <w:rFonts w:cs="Times New Roman"/>
          <w:lang w:val="es-CO"/>
          <w:rPrChange w:id="5544" w:author="Massiel Nayibe Moreno Ladino" w:date="2025-01-15T13:03:00Z" w16du:dateUtc="2025-01-15T18:03:00Z">
            <w:rPr>
              <w:rFonts w:cs="Times New Roman"/>
            </w:rPr>
          </w:rPrChange>
        </w:rPr>
        <w:t xml:space="preserve">Colombia </w:t>
      </w:r>
      <w:r w:rsidRPr="00963ED8">
        <w:rPr>
          <w:rFonts w:cs="Times New Roman"/>
          <w:lang w:val="es-CO"/>
          <w:rPrChange w:id="5545" w:author="Massiel Nayibe Moreno Ladino" w:date="2025-01-15T13:03:00Z" w16du:dateUtc="2025-01-15T18:03:00Z">
            <w:rPr>
              <w:rFonts w:cs="Times New Roman"/>
            </w:rPr>
          </w:rPrChange>
        </w:rPr>
        <w:t xml:space="preserve">no dudará en descalificar a los licitadores problemáticos o en volver a licitar. </w:t>
      </w:r>
    </w:p>
    <w:p w14:paraId="1E998FCD" w14:textId="77777777" w:rsidR="0086057E" w:rsidRPr="00963ED8" w:rsidRDefault="0086057E" w:rsidP="0086057E">
      <w:pPr>
        <w:pStyle w:val="Prrafodelista"/>
        <w:spacing w:line="360" w:lineRule="auto"/>
        <w:jc w:val="both"/>
        <w:rPr>
          <w:rFonts w:cs="Times New Roman"/>
          <w:lang w:val="es-CO"/>
          <w:rPrChange w:id="5546" w:author="Massiel Nayibe Moreno Ladino" w:date="2025-01-15T13:03:00Z" w16du:dateUtc="2025-01-15T18:03:00Z">
            <w:rPr>
              <w:rFonts w:cs="Times New Roman"/>
            </w:rPr>
          </w:rPrChange>
        </w:rPr>
      </w:pPr>
    </w:p>
    <w:p w14:paraId="0346D170" w14:textId="77777777" w:rsidR="00441859" w:rsidRPr="00963ED8" w:rsidRDefault="00DE7F5C">
      <w:pPr>
        <w:pStyle w:val="Prrafodelista"/>
        <w:spacing w:line="360" w:lineRule="auto"/>
        <w:jc w:val="both"/>
        <w:rPr>
          <w:rFonts w:cs="Times New Roman"/>
          <w:lang w:val="es-CO"/>
          <w:rPrChange w:id="5547" w:author="Massiel Nayibe Moreno Ladino" w:date="2025-01-15T13:03:00Z" w16du:dateUtc="2025-01-15T18:03:00Z">
            <w:rPr>
              <w:rFonts w:cs="Times New Roman"/>
            </w:rPr>
          </w:rPrChange>
        </w:rPr>
      </w:pPr>
      <w:r w:rsidRPr="00963ED8">
        <w:rPr>
          <w:rFonts w:cs="Times New Roman"/>
          <w:lang w:val="es-CO"/>
          <w:rPrChange w:id="5548" w:author="Massiel Nayibe Moreno Ladino" w:date="2025-01-15T13:03:00Z" w16du:dateUtc="2025-01-15T18:03:00Z">
            <w:rPr>
              <w:rFonts w:cs="Times New Roman"/>
            </w:rPr>
          </w:rPrChange>
        </w:rPr>
        <w:t xml:space="preserve">Existen tres tipos de conflictos de intereses que pueden producirse en el entorno de la contratación pública. </w:t>
      </w:r>
    </w:p>
    <w:p w14:paraId="4EDD7886" w14:textId="77777777" w:rsidR="00441859" w:rsidRPr="00963ED8" w:rsidRDefault="00DE7F5C">
      <w:pPr>
        <w:pStyle w:val="Prrafodelista"/>
        <w:numPr>
          <w:ilvl w:val="0"/>
          <w:numId w:val="183"/>
        </w:numPr>
        <w:spacing w:line="360" w:lineRule="auto"/>
        <w:jc w:val="both"/>
        <w:rPr>
          <w:rFonts w:cs="Times New Roman"/>
          <w:lang w:val="es-CO"/>
          <w:rPrChange w:id="5549" w:author="Massiel Nayibe Moreno Ladino" w:date="2025-01-15T13:03:00Z" w16du:dateUtc="2025-01-15T18:03:00Z">
            <w:rPr>
              <w:rFonts w:cs="Times New Roman"/>
            </w:rPr>
          </w:rPrChange>
        </w:rPr>
      </w:pPr>
      <w:r w:rsidRPr="00963ED8">
        <w:rPr>
          <w:rFonts w:cs="Times New Roman"/>
          <w:b/>
          <w:bCs/>
          <w:i/>
          <w:iCs/>
          <w:lang w:val="es-CO"/>
          <w:rPrChange w:id="5550" w:author="Massiel Nayibe Moreno Ladino" w:date="2025-01-15T13:03:00Z" w16du:dateUtc="2025-01-15T18:03:00Z">
            <w:rPr>
              <w:rFonts w:cs="Times New Roman"/>
              <w:b/>
              <w:bCs/>
              <w:i/>
              <w:iCs/>
            </w:rPr>
          </w:rPrChange>
        </w:rPr>
        <w:t>Conflicto de intereses real</w:t>
      </w:r>
      <w:r w:rsidRPr="00963ED8">
        <w:rPr>
          <w:rFonts w:cs="Times New Roman"/>
          <w:lang w:val="es-CO"/>
          <w:rPrChange w:id="5551" w:author="Massiel Nayibe Moreno Ladino" w:date="2025-01-15T13:03:00Z" w16du:dateUtc="2025-01-15T18:03:00Z">
            <w:rPr>
              <w:rFonts w:cs="Times New Roman"/>
            </w:rPr>
          </w:rPrChange>
        </w:rPr>
        <w:t xml:space="preserve">: cuando un miembro está en posición de verse influido por sus intereses privados en el desempeño de su trabajo. </w:t>
      </w:r>
    </w:p>
    <w:p w14:paraId="2165876C" w14:textId="77777777" w:rsidR="00441859" w:rsidRPr="00963ED8" w:rsidRDefault="00DE7F5C">
      <w:pPr>
        <w:pStyle w:val="Prrafodelista"/>
        <w:numPr>
          <w:ilvl w:val="0"/>
          <w:numId w:val="183"/>
        </w:numPr>
        <w:spacing w:line="360" w:lineRule="auto"/>
        <w:jc w:val="both"/>
        <w:rPr>
          <w:rFonts w:cs="Times New Roman"/>
          <w:lang w:val="es-CO"/>
          <w:rPrChange w:id="5552" w:author="Massiel Nayibe Moreno Ladino" w:date="2025-01-15T13:03:00Z" w16du:dateUtc="2025-01-15T18:03:00Z">
            <w:rPr>
              <w:rFonts w:cs="Times New Roman"/>
            </w:rPr>
          </w:rPrChange>
        </w:rPr>
      </w:pPr>
      <w:r w:rsidRPr="00963ED8">
        <w:rPr>
          <w:rFonts w:cs="Times New Roman"/>
          <w:b/>
          <w:bCs/>
          <w:i/>
          <w:iCs/>
          <w:lang w:val="es-CO"/>
          <w:rPrChange w:id="5553" w:author="Massiel Nayibe Moreno Ladino" w:date="2025-01-15T13:03:00Z" w16du:dateUtc="2025-01-15T18:03:00Z">
            <w:rPr>
              <w:rFonts w:cs="Times New Roman"/>
              <w:b/>
              <w:bCs/>
              <w:i/>
              <w:iCs/>
            </w:rPr>
          </w:rPrChange>
        </w:rPr>
        <w:t>Conflicto de intereses percibido</w:t>
      </w:r>
      <w:r w:rsidRPr="00963ED8">
        <w:rPr>
          <w:rFonts w:cs="Times New Roman"/>
          <w:lang w:val="es-CO"/>
          <w:rPrChange w:id="5554" w:author="Massiel Nayibe Moreno Ladino" w:date="2025-01-15T13:03:00Z" w16du:dateUtc="2025-01-15T18:03:00Z">
            <w:rPr>
              <w:rFonts w:cs="Times New Roman"/>
            </w:rPr>
          </w:rPrChange>
        </w:rPr>
        <w:t xml:space="preserve">: cuando un miembro está en posición de parecer influenciado por sus intereses al realizar su trabajo. </w:t>
      </w:r>
    </w:p>
    <w:p w14:paraId="4F090370" w14:textId="77777777" w:rsidR="00441859" w:rsidRPr="00963ED8" w:rsidRDefault="00DE7F5C">
      <w:pPr>
        <w:pStyle w:val="Prrafodelista"/>
        <w:numPr>
          <w:ilvl w:val="0"/>
          <w:numId w:val="183"/>
        </w:numPr>
        <w:spacing w:line="360" w:lineRule="auto"/>
        <w:jc w:val="both"/>
        <w:rPr>
          <w:rFonts w:cs="Times New Roman"/>
          <w:lang w:val="es-CO"/>
          <w:rPrChange w:id="5555" w:author="Massiel Nayibe Moreno Ladino" w:date="2025-01-15T13:03:00Z" w16du:dateUtc="2025-01-15T18:03:00Z">
            <w:rPr>
              <w:rFonts w:cs="Times New Roman"/>
            </w:rPr>
          </w:rPrChange>
        </w:rPr>
      </w:pPr>
      <w:r w:rsidRPr="00963ED8">
        <w:rPr>
          <w:rFonts w:cs="Times New Roman"/>
          <w:b/>
          <w:bCs/>
          <w:i/>
          <w:iCs/>
          <w:lang w:val="es-CO"/>
          <w:rPrChange w:id="5556" w:author="Massiel Nayibe Moreno Ladino" w:date="2025-01-15T13:03:00Z" w16du:dateUtc="2025-01-15T18:03:00Z">
            <w:rPr>
              <w:rFonts w:cs="Times New Roman"/>
              <w:b/>
              <w:bCs/>
              <w:i/>
              <w:iCs/>
            </w:rPr>
          </w:rPrChange>
        </w:rPr>
        <w:t>Conflicto de intereses potencial</w:t>
      </w:r>
      <w:r w:rsidRPr="00963ED8">
        <w:rPr>
          <w:rFonts w:cs="Times New Roman"/>
          <w:lang w:val="es-CO"/>
          <w:rPrChange w:id="5557" w:author="Massiel Nayibe Moreno Ladino" w:date="2025-01-15T13:03:00Z" w16du:dateUtc="2025-01-15T18:03:00Z">
            <w:rPr>
              <w:rFonts w:cs="Times New Roman"/>
            </w:rPr>
          </w:rPrChange>
        </w:rPr>
        <w:t xml:space="preserve">: cuando un miembro se encuentra en una posición en la que puede verse influido en el futuro por sus intereses privados a la hora de realizar su trabajo. </w:t>
      </w:r>
    </w:p>
    <w:p w14:paraId="6F47DBF4" w14:textId="77777777" w:rsidR="0086057E" w:rsidRPr="00963ED8" w:rsidRDefault="0086057E" w:rsidP="0086057E">
      <w:pPr>
        <w:pStyle w:val="Prrafodelista"/>
        <w:spacing w:line="360" w:lineRule="auto"/>
        <w:jc w:val="both"/>
        <w:rPr>
          <w:rFonts w:cs="Times New Roman"/>
          <w:lang w:val="es-CO"/>
          <w:rPrChange w:id="5558" w:author="Massiel Nayibe Moreno Ladino" w:date="2025-01-15T13:03:00Z" w16du:dateUtc="2025-01-15T18:03:00Z">
            <w:rPr>
              <w:rFonts w:cs="Times New Roman"/>
            </w:rPr>
          </w:rPrChange>
        </w:rPr>
      </w:pPr>
    </w:p>
    <w:p w14:paraId="27D5CB49" w14:textId="77777777" w:rsidR="00441859" w:rsidRPr="00963ED8" w:rsidRDefault="00DE7F5C">
      <w:pPr>
        <w:pStyle w:val="Prrafodelista"/>
        <w:spacing w:line="360" w:lineRule="auto"/>
        <w:jc w:val="both"/>
        <w:rPr>
          <w:rFonts w:cs="Times New Roman"/>
          <w:lang w:val="es-CO"/>
          <w:rPrChange w:id="5559" w:author="Massiel Nayibe Moreno Ladino" w:date="2025-01-15T13:03:00Z" w16du:dateUtc="2025-01-15T18:03:00Z">
            <w:rPr>
              <w:rFonts w:cs="Times New Roman"/>
            </w:rPr>
          </w:rPrChange>
        </w:rPr>
      </w:pPr>
      <w:r w:rsidRPr="00963ED8">
        <w:rPr>
          <w:rFonts w:cs="Times New Roman"/>
          <w:lang w:val="es-CO"/>
          <w:rPrChange w:id="5560" w:author="Massiel Nayibe Moreno Ladino" w:date="2025-01-15T13:03:00Z" w16du:dateUtc="2025-01-15T18:03:00Z">
            <w:rPr>
              <w:rFonts w:cs="Times New Roman"/>
            </w:rPr>
          </w:rPrChange>
        </w:rPr>
        <w:t xml:space="preserve">En el contexto de la contratación, un miembro de contratación debe: </w:t>
      </w:r>
    </w:p>
    <w:p w14:paraId="4FE48310" w14:textId="77777777" w:rsidR="00441859" w:rsidRPr="00963ED8" w:rsidRDefault="00DE7F5C">
      <w:pPr>
        <w:pStyle w:val="Prrafodelista"/>
        <w:numPr>
          <w:ilvl w:val="0"/>
          <w:numId w:val="184"/>
        </w:numPr>
        <w:spacing w:line="360" w:lineRule="auto"/>
        <w:jc w:val="both"/>
        <w:rPr>
          <w:rFonts w:cs="Times New Roman"/>
          <w:lang w:val="es-CO"/>
          <w:rPrChange w:id="5561" w:author="Massiel Nayibe Moreno Ladino" w:date="2025-01-15T13:03:00Z" w16du:dateUtc="2025-01-15T18:03:00Z">
            <w:rPr>
              <w:rFonts w:cs="Times New Roman"/>
            </w:rPr>
          </w:rPrChange>
        </w:rPr>
      </w:pPr>
      <w:r w:rsidRPr="00963ED8">
        <w:rPr>
          <w:rFonts w:cs="Times New Roman"/>
          <w:lang w:val="es-CO"/>
          <w:rPrChange w:id="5562" w:author="Massiel Nayibe Moreno Ladino" w:date="2025-01-15T13:03:00Z" w16du:dateUtc="2025-01-15T18:03:00Z">
            <w:rPr>
              <w:rFonts w:cs="Times New Roman"/>
            </w:rPr>
          </w:rPrChange>
        </w:rPr>
        <w:t>Declarar un posible conflicto de intereses.</w:t>
      </w:r>
    </w:p>
    <w:p w14:paraId="0C84EAF6" w14:textId="77777777" w:rsidR="00441859" w:rsidRPr="00963ED8" w:rsidRDefault="00DE7F5C">
      <w:pPr>
        <w:pStyle w:val="Prrafodelista"/>
        <w:numPr>
          <w:ilvl w:val="0"/>
          <w:numId w:val="184"/>
        </w:numPr>
        <w:spacing w:line="360" w:lineRule="auto"/>
        <w:jc w:val="both"/>
        <w:rPr>
          <w:rFonts w:cs="Times New Roman"/>
          <w:lang w:val="es-CO"/>
          <w:rPrChange w:id="5563" w:author="Massiel Nayibe Moreno Ladino" w:date="2025-01-15T13:03:00Z" w16du:dateUtc="2025-01-15T18:03:00Z">
            <w:rPr>
              <w:rFonts w:cs="Times New Roman"/>
            </w:rPr>
          </w:rPrChange>
        </w:rPr>
      </w:pPr>
      <w:r w:rsidRPr="00963ED8">
        <w:rPr>
          <w:rFonts w:cs="Times New Roman"/>
          <w:lang w:val="es-CO"/>
          <w:rPrChange w:id="5564" w:author="Massiel Nayibe Moreno Ladino" w:date="2025-01-15T13:03:00Z" w16du:dateUtc="2025-01-15T18:03:00Z">
            <w:rPr>
              <w:rFonts w:cs="Times New Roman"/>
            </w:rPr>
          </w:rPrChange>
        </w:rPr>
        <w:t xml:space="preserve">No utilizar la información obtenida durante su ejercicio profesional en beneficio propio. </w:t>
      </w:r>
    </w:p>
    <w:p w14:paraId="6236934A" w14:textId="77777777" w:rsidR="00441859" w:rsidRPr="00963ED8" w:rsidRDefault="00DE7F5C">
      <w:pPr>
        <w:pStyle w:val="Prrafodelista"/>
        <w:numPr>
          <w:ilvl w:val="0"/>
          <w:numId w:val="184"/>
        </w:numPr>
        <w:spacing w:line="360" w:lineRule="auto"/>
        <w:jc w:val="both"/>
        <w:rPr>
          <w:rFonts w:cs="Times New Roman"/>
          <w:lang w:val="es-CO"/>
          <w:rPrChange w:id="5565" w:author="Massiel Nayibe Moreno Ladino" w:date="2025-01-15T13:03:00Z" w16du:dateUtc="2025-01-15T18:03:00Z">
            <w:rPr>
              <w:rFonts w:cs="Times New Roman"/>
            </w:rPr>
          </w:rPrChange>
        </w:rPr>
      </w:pPr>
      <w:r w:rsidRPr="00963ED8">
        <w:rPr>
          <w:rFonts w:cs="Times New Roman"/>
          <w:lang w:val="es-CO"/>
          <w:rPrChange w:id="5566" w:author="Massiel Nayibe Moreno Ladino" w:date="2025-01-15T13:03:00Z" w16du:dateUtc="2025-01-15T18:03:00Z">
            <w:rPr>
              <w:rFonts w:cs="Times New Roman"/>
            </w:rPr>
          </w:rPrChange>
        </w:rPr>
        <w:t>Revelar y disponer de los intereses financieros implicados.</w:t>
      </w:r>
    </w:p>
    <w:p w14:paraId="62BD795D" w14:textId="77777777" w:rsidR="00441859" w:rsidRPr="00963ED8" w:rsidRDefault="00DE7F5C">
      <w:pPr>
        <w:pStyle w:val="Prrafodelista"/>
        <w:numPr>
          <w:ilvl w:val="0"/>
          <w:numId w:val="184"/>
        </w:numPr>
        <w:spacing w:line="360" w:lineRule="auto"/>
        <w:jc w:val="both"/>
        <w:rPr>
          <w:rFonts w:cs="Times New Roman"/>
          <w:lang w:val="es-CO"/>
          <w:rPrChange w:id="5567" w:author="Massiel Nayibe Moreno Ladino" w:date="2025-01-15T13:03:00Z" w16du:dateUtc="2025-01-15T18:03:00Z">
            <w:rPr>
              <w:rFonts w:cs="Times New Roman"/>
            </w:rPr>
          </w:rPrChange>
        </w:rPr>
      </w:pPr>
      <w:r w:rsidRPr="00963ED8">
        <w:rPr>
          <w:rFonts w:cs="Times New Roman"/>
          <w:lang w:val="es-CO"/>
          <w:rPrChange w:id="5568" w:author="Massiel Nayibe Moreno Ladino" w:date="2025-01-15T13:03:00Z" w16du:dateUtc="2025-01-15T18:03:00Z">
            <w:rPr>
              <w:rFonts w:cs="Times New Roman"/>
            </w:rPr>
          </w:rPrChange>
        </w:rPr>
        <w:t xml:space="preserve">Retirarse de cualquier proceso de contratación en el que pueda tener un conflicto de intereses. </w:t>
      </w:r>
    </w:p>
    <w:p w14:paraId="19E5CBD0" w14:textId="77777777" w:rsidR="00441859" w:rsidRPr="00963ED8" w:rsidRDefault="00DE7F5C">
      <w:pPr>
        <w:pStyle w:val="Prrafodelista"/>
        <w:spacing w:line="360" w:lineRule="auto"/>
        <w:jc w:val="both"/>
        <w:rPr>
          <w:rFonts w:cs="Times New Roman"/>
          <w:lang w:val="es-CO"/>
          <w:rPrChange w:id="5569" w:author="Massiel Nayibe Moreno Ladino" w:date="2025-01-15T13:03:00Z" w16du:dateUtc="2025-01-15T18:03:00Z">
            <w:rPr>
              <w:rFonts w:cs="Times New Roman"/>
            </w:rPr>
          </w:rPrChange>
        </w:rPr>
      </w:pPr>
      <w:r w:rsidRPr="00963ED8">
        <w:rPr>
          <w:rFonts w:cs="Times New Roman"/>
          <w:lang w:val="es-CO"/>
          <w:rPrChange w:id="5570" w:author="Massiel Nayibe Moreno Ladino" w:date="2025-01-15T13:03:00Z" w16du:dateUtc="2025-01-15T18:03:00Z">
            <w:rPr>
              <w:rFonts w:cs="Times New Roman"/>
            </w:rPr>
          </w:rPrChange>
        </w:rPr>
        <w:t xml:space="preserve">Partners </w:t>
      </w:r>
      <w:r w:rsidR="0086057E" w:rsidRPr="00963ED8">
        <w:rPr>
          <w:rFonts w:cs="Times New Roman"/>
          <w:lang w:val="es-CO"/>
          <w:rPrChange w:id="5571" w:author="Massiel Nayibe Moreno Ladino" w:date="2025-01-15T13:03:00Z" w16du:dateUtc="2025-01-15T18:03:00Z">
            <w:rPr>
              <w:rFonts w:cs="Times New Roman"/>
            </w:rPr>
          </w:rPrChange>
        </w:rPr>
        <w:t>adopta un enfoque riguroso, transparente y contundente para identificar y prevenir dichos conflictos. Es responsabilidad individual e indelegable de cada empleado, representante y afiliado revelar los posibles conflictos de intereses a su supervisor o a otro miembro apropiado de la dirección. Siempre que sea posible, los conflictos de intereses potenciales y reales se mitigarán con un mecanismo apropiado y eficaz sin descalificar a ningún licitador, pero cuando la integridad del proceso exija lo contrario</w:t>
      </w:r>
      <w:r w:rsidRPr="00963ED8">
        <w:rPr>
          <w:rFonts w:cs="Times New Roman"/>
          <w:lang w:val="es-CO"/>
          <w:rPrChange w:id="5572" w:author="Massiel Nayibe Moreno Ladino" w:date="2025-01-15T13:03:00Z" w16du:dateUtc="2025-01-15T18:03:00Z">
            <w:rPr>
              <w:rFonts w:cs="Times New Roman"/>
            </w:rPr>
          </w:rPrChange>
        </w:rPr>
        <w:t xml:space="preserve">, los socios </w:t>
      </w:r>
      <w:r w:rsidR="0086057E" w:rsidRPr="00963ED8">
        <w:rPr>
          <w:rFonts w:cs="Times New Roman"/>
          <w:lang w:val="es-CO"/>
          <w:rPrChange w:id="5573" w:author="Massiel Nayibe Moreno Ladino" w:date="2025-01-15T13:03:00Z" w16du:dateUtc="2025-01-15T18:03:00Z">
            <w:rPr>
              <w:rFonts w:cs="Times New Roman"/>
            </w:rPr>
          </w:rPrChange>
        </w:rPr>
        <w:t>no dudarán en descalificar a los licitadores problemáticos o volver a licitar.</w:t>
      </w:r>
    </w:p>
    <w:p w14:paraId="078B9767" w14:textId="77777777" w:rsidR="0086057E" w:rsidRPr="00963ED8" w:rsidRDefault="0086057E" w:rsidP="0086057E">
      <w:pPr>
        <w:pStyle w:val="Prrafodelista"/>
        <w:spacing w:line="360" w:lineRule="auto"/>
        <w:jc w:val="both"/>
        <w:rPr>
          <w:rFonts w:cs="Times New Roman"/>
          <w:lang w:val="es-CO"/>
          <w:rPrChange w:id="5574" w:author="Massiel Nayibe Moreno Ladino" w:date="2025-01-15T13:03:00Z" w16du:dateUtc="2025-01-15T18:03:00Z">
            <w:rPr>
              <w:rFonts w:cs="Times New Roman"/>
            </w:rPr>
          </w:rPrChange>
        </w:rPr>
      </w:pPr>
    </w:p>
    <w:p w14:paraId="1FC8BB0A" w14:textId="77777777" w:rsidR="00441859" w:rsidRPr="00963ED8" w:rsidRDefault="00DE7F5C">
      <w:pPr>
        <w:pStyle w:val="Prrafodelista"/>
        <w:spacing w:line="360" w:lineRule="auto"/>
        <w:jc w:val="both"/>
        <w:rPr>
          <w:rFonts w:cs="Times New Roman"/>
          <w:lang w:val="es-CO"/>
          <w:rPrChange w:id="5575" w:author="Massiel Nayibe Moreno Ladino" w:date="2025-01-15T13:03:00Z" w16du:dateUtc="2025-01-15T18:03:00Z">
            <w:rPr>
              <w:rFonts w:cs="Times New Roman"/>
            </w:rPr>
          </w:rPrChange>
        </w:rPr>
      </w:pPr>
      <w:r w:rsidRPr="00963ED8">
        <w:rPr>
          <w:rFonts w:cs="Times New Roman"/>
          <w:lang w:val="es-CO"/>
          <w:rPrChange w:id="5576" w:author="Massiel Nayibe Moreno Ladino" w:date="2025-01-15T13:03:00Z" w16du:dateUtc="2025-01-15T18:03:00Z">
            <w:rPr>
              <w:rFonts w:cs="Times New Roman"/>
            </w:rPr>
          </w:rPrChange>
        </w:rPr>
        <w:t>Ejemplos de conflictos de intereses pueden ser, entre otros:</w:t>
      </w:r>
    </w:p>
    <w:p w14:paraId="72BC2541" w14:textId="77777777" w:rsidR="00441859" w:rsidRPr="00963ED8" w:rsidRDefault="00DE7F5C">
      <w:pPr>
        <w:pStyle w:val="Prrafodelista"/>
        <w:numPr>
          <w:ilvl w:val="1"/>
          <w:numId w:val="73"/>
        </w:numPr>
        <w:spacing w:line="360" w:lineRule="auto"/>
        <w:jc w:val="both"/>
        <w:rPr>
          <w:rFonts w:cs="Times New Roman"/>
          <w:lang w:val="es-CO"/>
          <w:rPrChange w:id="5577" w:author="Massiel Nayibe Moreno Ladino" w:date="2025-01-15T13:03:00Z" w16du:dateUtc="2025-01-15T18:03:00Z">
            <w:rPr>
              <w:rFonts w:cs="Times New Roman"/>
            </w:rPr>
          </w:rPrChange>
        </w:rPr>
      </w:pPr>
      <w:r w:rsidRPr="00963ED8">
        <w:rPr>
          <w:rFonts w:cs="Times New Roman"/>
          <w:b/>
          <w:bCs/>
          <w:i/>
          <w:iCs/>
          <w:lang w:val="es-CO"/>
          <w:rPrChange w:id="5578" w:author="Massiel Nayibe Moreno Ladino" w:date="2025-01-15T13:03:00Z" w16du:dateUtc="2025-01-15T18:03:00Z">
            <w:rPr>
              <w:rFonts w:cs="Times New Roman"/>
              <w:b/>
              <w:bCs/>
              <w:i/>
              <w:iCs/>
            </w:rPr>
          </w:rPrChange>
        </w:rPr>
        <w:lastRenderedPageBreak/>
        <w:t>Conflictos financieros</w:t>
      </w:r>
      <w:r w:rsidRPr="00963ED8">
        <w:rPr>
          <w:rFonts w:cs="Times New Roman"/>
          <w:b/>
          <w:bCs/>
          <w:lang w:val="es-CO"/>
          <w:rPrChange w:id="5579" w:author="Massiel Nayibe Moreno Ladino" w:date="2025-01-15T13:03:00Z" w16du:dateUtc="2025-01-15T18:03:00Z">
            <w:rPr>
              <w:rFonts w:cs="Times New Roman"/>
              <w:b/>
              <w:bCs/>
            </w:rPr>
          </w:rPrChange>
        </w:rPr>
        <w:t xml:space="preserve">: </w:t>
      </w:r>
      <w:r w:rsidRPr="00963ED8">
        <w:rPr>
          <w:rFonts w:cs="Times New Roman"/>
          <w:lang w:val="es-CO"/>
          <w:rPrChange w:id="5580" w:author="Massiel Nayibe Moreno Ladino" w:date="2025-01-15T13:03:00Z" w16du:dateUtc="2025-01-15T18:03:00Z">
            <w:rPr>
              <w:rFonts w:cs="Times New Roman"/>
            </w:rPr>
          </w:rPrChange>
        </w:rPr>
        <w:t xml:space="preserve">Conflicto en el que un empleado, representante o afiliado </w:t>
      </w:r>
      <w:r w:rsidR="0095206E" w:rsidRPr="00963ED8">
        <w:rPr>
          <w:rFonts w:cs="Times New Roman"/>
          <w:lang w:val="es-CO"/>
          <w:rPrChange w:id="5581" w:author="Massiel Nayibe Moreno Ladino" w:date="2025-01-15T13:03:00Z" w16du:dateUtc="2025-01-15T18:03:00Z">
            <w:rPr>
              <w:rFonts w:cs="Times New Roman"/>
            </w:rPr>
          </w:rPrChange>
        </w:rPr>
        <w:t>de</w:t>
      </w:r>
      <w:r w:rsidRPr="00963ED8">
        <w:rPr>
          <w:rFonts w:cs="Times New Roman"/>
          <w:lang w:val="es-CO"/>
          <w:rPrChange w:id="5582" w:author="Massiel Nayibe Moreno Ladino" w:date="2025-01-15T13:03:00Z" w16du:dateUtc="2025-01-15T18:03:00Z">
            <w:rPr>
              <w:rFonts w:cs="Times New Roman"/>
            </w:rPr>
          </w:rPrChange>
        </w:rPr>
        <w:t xml:space="preserve"> Partners Colombia involucrado en una contratación tiene un interés financiero en un potencial proveedor/licitante.</w:t>
      </w:r>
    </w:p>
    <w:p w14:paraId="36EE186A" w14:textId="77777777" w:rsidR="00441859" w:rsidRPr="00963ED8" w:rsidRDefault="00DE7F5C">
      <w:pPr>
        <w:pStyle w:val="Prrafodelista"/>
        <w:numPr>
          <w:ilvl w:val="1"/>
          <w:numId w:val="73"/>
        </w:numPr>
        <w:spacing w:line="360" w:lineRule="auto"/>
        <w:jc w:val="both"/>
        <w:rPr>
          <w:rFonts w:cs="Times New Roman"/>
          <w:lang w:val="es-CO"/>
          <w:rPrChange w:id="5583" w:author="Massiel Nayibe Moreno Ladino" w:date="2025-01-15T13:03:00Z" w16du:dateUtc="2025-01-15T18:03:00Z">
            <w:rPr>
              <w:rFonts w:cs="Times New Roman"/>
            </w:rPr>
          </w:rPrChange>
        </w:rPr>
      </w:pPr>
      <w:r w:rsidRPr="00963ED8">
        <w:rPr>
          <w:rFonts w:cs="Times New Roman"/>
          <w:b/>
          <w:bCs/>
          <w:i/>
          <w:iCs/>
          <w:lang w:val="es-CO"/>
          <w:rPrChange w:id="5584" w:author="Massiel Nayibe Moreno Ladino" w:date="2025-01-15T13:03:00Z" w16du:dateUtc="2025-01-15T18:03:00Z">
            <w:rPr>
              <w:rFonts w:cs="Times New Roman"/>
              <w:b/>
              <w:bCs/>
              <w:i/>
              <w:iCs/>
            </w:rPr>
          </w:rPrChange>
        </w:rPr>
        <w:t>Conflictos personales</w:t>
      </w:r>
      <w:r w:rsidRPr="00963ED8">
        <w:rPr>
          <w:rFonts w:cs="Times New Roman"/>
          <w:b/>
          <w:bCs/>
          <w:lang w:val="es-CO"/>
          <w:rPrChange w:id="5585" w:author="Massiel Nayibe Moreno Ladino" w:date="2025-01-15T13:03:00Z" w16du:dateUtc="2025-01-15T18:03:00Z">
            <w:rPr>
              <w:rFonts w:cs="Times New Roman"/>
              <w:b/>
              <w:bCs/>
            </w:rPr>
          </w:rPrChange>
        </w:rPr>
        <w:t xml:space="preserve">: </w:t>
      </w:r>
      <w:r w:rsidRPr="00963ED8">
        <w:rPr>
          <w:rFonts w:cs="Times New Roman"/>
          <w:lang w:val="es-CO"/>
          <w:rPrChange w:id="5586" w:author="Massiel Nayibe Moreno Ladino" w:date="2025-01-15T13:03:00Z" w16du:dateUtc="2025-01-15T18:03:00Z">
            <w:rPr>
              <w:rFonts w:cs="Times New Roman"/>
            </w:rPr>
          </w:rPrChange>
        </w:rPr>
        <w:t xml:space="preserve">Conflicto en el que un empleado, representante o afiliado </w:t>
      </w:r>
      <w:r w:rsidR="0095206E" w:rsidRPr="00963ED8">
        <w:rPr>
          <w:rFonts w:cs="Times New Roman"/>
          <w:lang w:val="es-CO"/>
          <w:rPrChange w:id="5587" w:author="Massiel Nayibe Moreno Ladino" w:date="2025-01-15T13:03:00Z" w16du:dateUtc="2025-01-15T18:03:00Z">
            <w:rPr>
              <w:rFonts w:cs="Times New Roman"/>
            </w:rPr>
          </w:rPrChange>
        </w:rPr>
        <w:t xml:space="preserve">de </w:t>
      </w:r>
      <w:r w:rsidRPr="00963ED8">
        <w:rPr>
          <w:rFonts w:cs="Times New Roman"/>
          <w:lang w:val="es-CO"/>
          <w:rPrChange w:id="5588" w:author="Massiel Nayibe Moreno Ladino" w:date="2025-01-15T13:03:00Z" w16du:dateUtc="2025-01-15T18:03:00Z">
            <w:rPr>
              <w:rFonts w:cs="Times New Roman"/>
            </w:rPr>
          </w:rPrChange>
        </w:rPr>
        <w:t>Partners Colombia que participa en una contratación tiene un amigo o familiar que trabaja para un proveedor potencial o tiene intereses en él. Miembro de la familia incluye cónyuge, hijos, padres, abuelos, nietos, hermanos y familiares inmediatos de los hermanos incluyendo sus cónyuges e hijos.</w:t>
      </w:r>
    </w:p>
    <w:p w14:paraId="672B6044" w14:textId="77777777" w:rsidR="00441859" w:rsidRPr="00963ED8" w:rsidRDefault="00DE7F5C">
      <w:pPr>
        <w:pStyle w:val="Prrafodelista"/>
        <w:numPr>
          <w:ilvl w:val="1"/>
          <w:numId w:val="73"/>
        </w:numPr>
        <w:spacing w:line="360" w:lineRule="auto"/>
        <w:jc w:val="both"/>
        <w:rPr>
          <w:rFonts w:cs="Times New Roman"/>
          <w:lang w:val="es-CO"/>
          <w:rPrChange w:id="5589" w:author="Massiel Nayibe Moreno Ladino" w:date="2025-01-15T13:03:00Z" w16du:dateUtc="2025-01-15T18:03:00Z">
            <w:rPr>
              <w:rFonts w:cs="Times New Roman"/>
            </w:rPr>
          </w:rPrChange>
        </w:rPr>
      </w:pPr>
      <w:r w:rsidRPr="00963ED8">
        <w:rPr>
          <w:rFonts w:cs="Times New Roman"/>
          <w:b/>
          <w:bCs/>
          <w:i/>
          <w:iCs/>
          <w:lang w:val="es-CO"/>
          <w:rPrChange w:id="5590" w:author="Massiel Nayibe Moreno Ladino" w:date="2025-01-15T13:03:00Z" w16du:dateUtc="2025-01-15T18:03:00Z">
            <w:rPr>
              <w:rFonts w:cs="Times New Roman"/>
              <w:b/>
              <w:bCs/>
              <w:i/>
              <w:iCs/>
            </w:rPr>
          </w:rPrChange>
        </w:rPr>
        <w:t>Ofertas de empleo</w:t>
      </w:r>
      <w:r w:rsidRPr="00963ED8">
        <w:rPr>
          <w:rFonts w:cs="Times New Roman"/>
          <w:b/>
          <w:bCs/>
          <w:lang w:val="es-CO"/>
          <w:rPrChange w:id="5591" w:author="Massiel Nayibe Moreno Ladino" w:date="2025-01-15T13:03:00Z" w16du:dateUtc="2025-01-15T18:03:00Z">
            <w:rPr>
              <w:rFonts w:cs="Times New Roman"/>
              <w:b/>
              <w:bCs/>
            </w:rPr>
          </w:rPrChange>
        </w:rPr>
        <w:t xml:space="preserve">: </w:t>
      </w:r>
      <w:r w:rsidRPr="00963ED8">
        <w:rPr>
          <w:rFonts w:cs="Times New Roman"/>
          <w:lang w:val="es-CO"/>
          <w:rPrChange w:id="5592" w:author="Massiel Nayibe Moreno Ladino" w:date="2025-01-15T13:03:00Z" w16du:dateUtc="2025-01-15T18:03:00Z">
            <w:rPr>
              <w:rFonts w:cs="Times New Roman"/>
            </w:rPr>
          </w:rPrChange>
        </w:rPr>
        <w:t xml:space="preserve">Conflicto en el que un empleado, representante o afiliado </w:t>
      </w:r>
      <w:r w:rsidR="0095206E" w:rsidRPr="00963ED8">
        <w:rPr>
          <w:rFonts w:cs="Times New Roman"/>
          <w:lang w:val="es-CO"/>
          <w:rPrChange w:id="5593" w:author="Massiel Nayibe Moreno Ladino" w:date="2025-01-15T13:03:00Z" w16du:dateUtc="2025-01-15T18:03:00Z">
            <w:rPr>
              <w:rFonts w:cs="Times New Roman"/>
            </w:rPr>
          </w:rPrChange>
        </w:rPr>
        <w:t xml:space="preserve">de </w:t>
      </w:r>
      <w:r w:rsidRPr="00963ED8">
        <w:rPr>
          <w:rFonts w:cs="Times New Roman"/>
          <w:lang w:val="es-CO"/>
          <w:rPrChange w:id="5594" w:author="Massiel Nayibe Moreno Ladino" w:date="2025-01-15T13:03:00Z" w16du:dateUtc="2025-01-15T18:03:00Z">
            <w:rPr>
              <w:rFonts w:cs="Times New Roman"/>
            </w:rPr>
          </w:rPrChange>
        </w:rPr>
        <w:t>Partners Colombia que participa en una contratación tiene una oferta de trabajo o fue empleado de un posible proveedor.</w:t>
      </w:r>
    </w:p>
    <w:p w14:paraId="0618EEAB" w14:textId="77777777" w:rsidR="00441859" w:rsidRPr="00963ED8" w:rsidRDefault="00DE7F5C">
      <w:pPr>
        <w:pStyle w:val="Prrafodelista"/>
        <w:numPr>
          <w:ilvl w:val="1"/>
          <w:numId w:val="73"/>
        </w:numPr>
        <w:spacing w:line="360" w:lineRule="auto"/>
        <w:jc w:val="both"/>
        <w:rPr>
          <w:rFonts w:cs="Times New Roman"/>
          <w:lang w:val="es-CO"/>
          <w:rPrChange w:id="5595" w:author="Massiel Nayibe Moreno Ladino" w:date="2025-01-15T13:03:00Z" w16du:dateUtc="2025-01-15T18:03:00Z">
            <w:rPr>
              <w:rFonts w:cs="Times New Roman"/>
            </w:rPr>
          </w:rPrChange>
        </w:rPr>
      </w:pPr>
      <w:r w:rsidRPr="00963ED8">
        <w:rPr>
          <w:rFonts w:cs="Times New Roman"/>
          <w:lang w:val="es-CO"/>
          <w:rPrChange w:id="5596" w:author="Massiel Nayibe Moreno Ladino" w:date="2025-01-15T13:03:00Z" w16du:dateUtc="2025-01-15T18:03:00Z">
            <w:rPr>
              <w:rFonts w:cs="Times New Roman"/>
            </w:rPr>
          </w:rPrChange>
        </w:rPr>
        <w:t xml:space="preserve">Cualquier otro hecho o situación en la que exista una división de lealtades por parte del empleado, representante o afiliado entre Partners </w:t>
      </w:r>
      <w:r w:rsidR="0095206E" w:rsidRPr="00963ED8">
        <w:rPr>
          <w:rFonts w:cs="Times New Roman"/>
          <w:lang w:val="es-CO"/>
          <w:rPrChange w:id="5597" w:author="Massiel Nayibe Moreno Ladino" w:date="2025-01-15T13:03:00Z" w16du:dateUtc="2025-01-15T18:03:00Z">
            <w:rPr>
              <w:rFonts w:cs="Times New Roman"/>
            </w:rPr>
          </w:rPrChange>
        </w:rPr>
        <w:t xml:space="preserve">Colombia </w:t>
      </w:r>
      <w:r w:rsidRPr="00963ED8">
        <w:rPr>
          <w:rFonts w:cs="Times New Roman"/>
          <w:lang w:val="es-CO"/>
          <w:rPrChange w:id="5598" w:author="Massiel Nayibe Moreno Ladino" w:date="2025-01-15T13:03:00Z" w16du:dateUtc="2025-01-15T18:03:00Z">
            <w:rPr>
              <w:rFonts w:cs="Times New Roman"/>
            </w:rPr>
          </w:rPrChange>
        </w:rPr>
        <w:t>y un potencial proveedor.</w:t>
      </w:r>
    </w:p>
    <w:p w14:paraId="0588C10F" w14:textId="77777777" w:rsidR="00441859" w:rsidRPr="00963ED8" w:rsidRDefault="00DE7F5C">
      <w:pPr>
        <w:spacing w:line="360" w:lineRule="auto"/>
        <w:ind w:left="720"/>
        <w:jc w:val="both"/>
        <w:rPr>
          <w:rFonts w:cs="Times New Roman"/>
          <w:lang w:val="es-CO"/>
          <w:rPrChange w:id="5599" w:author="Massiel Nayibe Moreno Ladino" w:date="2025-01-15T13:03:00Z" w16du:dateUtc="2025-01-15T18:03:00Z">
            <w:rPr>
              <w:rFonts w:cs="Times New Roman"/>
            </w:rPr>
          </w:rPrChange>
        </w:rPr>
      </w:pPr>
      <w:r w:rsidRPr="00963ED8">
        <w:rPr>
          <w:rFonts w:cs="Times New Roman"/>
          <w:lang w:val="es-CO"/>
          <w:rPrChange w:id="5600" w:author="Massiel Nayibe Moreno Ladino" w:date="2025-01-15T13:03:00Z" w16du:dateUtc="2025-01-15T18:03:00Z">
            <w:rPr>
              <w:rFonts w:cs="Times New Roman"/>
            </w:rPr>
          </w:rPrChange>
        </w:rPr>
        <w:t xml:space="preserve">Los empleados, representantes y afiliados son responsables de revelar los conflictos de intereses conocidos o sospechados. Si se identifica un conflicto de intereses real o percibido, el proveedor no queda excluido necesaria o automáticamente de competir por el contrato. Sin embargo, antes de que el licitador potencial pueda considerarse cualificado, deben adoptarse las medidas paliativas oportunas. El conflicto debe documentarse claramente por escrito y los empleados, representantes y afiliados con el conflicto real o percibido deben recusarse de cualquier proceso relacionado con la contratación, incluida la selección de fuentes, la ejecución del contrato o la aprobación/proceso de pago. Los conflictos reales o percibidos deberán comunicarse </w:t>
      </w:r>
      <w:r w:rsidR="0095206E" w:rsidRPr="00963ED8">
        <w:rPr>
          <w:rFonts w:cs="Times New Roman"/>
          <w:lang w:val="es-CO"/>
          <w:rPrChange w:id="5601" w:author="Massiel Nayibe Moreno Ladino" w:date="2025-01-15T13:03:00Z" w16du:dateUtc="2025-01-15T18:03:00Z">
            <w:rPr>
              <w:rFonts w:cs="Times New Roman"/>
            </w:rPr>
          </w:rPrChange>
        </w:rPr>
        <w:t xml:space="preserve">al DP </w:t>
      </w:r>
      <w:r w:rsidRPr="00963ED8">
        <w:rPr>
          <w:rFonts w:cs="Times New Roman"/>
          <w:lang w:val="es-CO"/>
          <w:rPrChange w:id="5602" w:author="Massiel Nayibe Moreno Ladino" w:date="2025-01-15T13:03:00Z" w16du:dateUtc="2025-01-15T18:03:00Z">
            <w:rPr>
              <w:rFonts w:cs="Times New Roman"/>
            </w:rPr>
          </w:rPrChange>
        </w:rPr>
        <w:t>o a la persona que éste designe, que tomará la decisión final sobre las medidas paliativas adecuadas, entre las que podría incluirse la exclusión del licitador potencial.</w:t>
      </w:r>
    </w:p>
    <w:p w14:paraId="5A1514B3" w14:textId="77777777" w:rsidR="0086057E" w:rsidRPr="00963ED8" w:rsidRDefault="0086057E" w:rsidP="0086057E">
      <w:pPr>
        <w:spacing w:line="360" w:lineRule="auto"/>
        <w:ind w:left="720"/>
        <w:jc w:val="both"/>
        <w:rPr>
          <w:rFonts w:cs="Times New Roman"/>
          <w:lang w:val="es-CO"/>
          <w:rPrChange w:id="5603" w:author="Massiel Nayibe Moreno Ladino" w:date="2025-01-15T13:03:00Z" w16du:dateUtc="2025-01-15T18:03:00Z">
            <w:rPr>
              <w:rFonts w:cs="Times New Roman"/>
            </w:rPr>
          </w:rPrChange>
        </w:rPr>
      </w:pPr>
    </w:p>
    <w:p w14:paraId="6A6312FF" w14:textId="77777777" w:rsidR="00441859" w:rsidRDefault="00DE7F5C">
      <w:pPr>
        <w:pStyle w:val="Prrafodelista"/>
        <w:numPr>
          <w:ilvl w:val="0"/>
          <w:numId w:val="73"/>
        </w:numPr>
        <w:spacing w:line="360" w:lineRule="auto"/>
        <w:jc w:val="both"/>
        <w:rPr>
          <w:rFonts w:cs="Times New Roman"/>
          <w:b/>
          <w:bCs/>
        </w:rPr>
      </w:pPr>
      <w:r w:rsidRPr="00C17238">
        <w:rPr>
          <w:rFonts w:cs="Times New Roman"/>
          <w:b/>
          <w:bCs/>
        </w:rPr>
        <w:t>Propinas de proveedores</w:t>
      </w:r>
    </w:p>
    <w:p w14:paraId="75DCA377" w14:textId="77777777" w:rsidR="00441859" w:rsidRPr="00963ED8" w:rsidRDefault="00DE7F5C">
      <w:pPr>
        <w:spacing w:line="360" w:lineRule="auto"/>
        <w:ind w:left="720"/>
        <w:jc w:val="both"/>
        <w:rPr>
          <w:rFonts w:cs="Times New Roman"/>
          <w:lang w:val="es-CO"/>
          <w:rPrChange w:id="5604" w:author="Massiel Nayibe Moreno Ladino" w:date="2025-01-15T13:03:00Z" w16du:dateUtc="2025-01-15T18:03:00Z">
            <w:rPr>
              <w:rFonts w:cs="Times New Roman"/>
            </w:rPr>
          </w:rPrChange>
        </w:rPr>
      </w:pPr>
      <w:r w:rsidRPr="00963ED8">
        <w:rPr>
          <w:rFonts w:cs="Times New Roman"/>
          <w:lang w:val="es-CO"/>
          <w:rPrChange w:id="5605" w:author="Massiel Nayibe Moreno Ladino" w:date="2025-01-15T13:03:00Z" w16du:dateUtc="2025-01-15T18:03:00Z">
            <w:rPr>
              <w:rFonts w:cs="Times New Roman"/>
            </w:rPr>
          </w:rPrChange>
        </w:rPr>
        <w:t xml:space="preserve">Los socios empleados, representantes y afiliados </w:t>
      </w:r>
      <w:r w:rsidR="0095206E" w:rsidRPr="00963ED8">
        <w:rPr>
          <w:rFonts w:cs="Times New Roman"/>
          <w:lang w:val="es-CO"/>
          <w:rPrChange w:id="5606" w:author="Massiel Nayibe Moreno Ladino" w:date="2025-01-15T13:03:00Z" w16du:dateUtc="2025-01-15T18:03:00Z">
            <w:rPr>
              <w:rFonts w:cs="Times New Roman"/>
            </w:rPr>
          </w:rPrChange>
        </w:rPr>
        <w:t xml:space="preserve">de Colombia </w:t>
      </w:r>
      <w:r w:rsidRPr="00963ED8">
        <w:rPr>
          <w:rFonts w:cs="Times New Roman"/>
          <w:lang w:val="es-CO"/>
          <w:rPrChange w:id="5607" w:author="Massiel Nayibe Moreno Ladino" w:date="2025-01-15T13:03:00Z" w16du:dateUtc="2025-01-15T18:03:00Z">
            <w:rPr>
              <w:rFonts w:cs="Times New Roman"/>
            </w:rPr>
          </w:rPrChange>
        </w:rPr>
        <w:t xml:space="preserve">tienen prohibido solicitar o aceptar dinero, préstamos, créditos, entretenimiento, favores, servicios o regalos de </w:t>
      </w:r>
      <w:r w:rsidRPr="00963ED8">
        <w:rPr>
          <w:rFonts w:cs="Times New Roman"/>
          <w:lang w:val="es-CO"/>
          <w:rPrChange w:id="5608" w:author="Massiel Nayibe Moreno Ladino" w:date="2025-01-15T13:03:00Z" w16du:dateUtc="2025-01-15T18:03:00Z">
            <w:rPr>
              <w:rFonts w:cs="Times New Roman"/>
            </w:rPr>
          </w:rPrChange>
        </w:rPr>
        <w:lastRenderedPageBreak/>
        <w:t xml:space="preserve">proveedores actuales o potenciales. Tales gratificaciones, aunque sean de un valor aparentemente bajo, pueden dar lugar a un conflicto de intereses o a la apariencia de un conflicto de intereses. En particular, los empleados, representantes y afiliados nunca deben aceptar gratificaciones de un proveedor actual o potencial que haya presentado o pueda presentar una oferta para un contrato de Partners </w:t>
      </w:r>
      <w:r w:rsidR="0095206E" w:rsidRPr="00963ED8">
        <w:rPr>
          <w:rFonts w:cs="Times New Roman"/>
          <w:lang w:val="es-CO"/>
          <w:rPrChange w:id="5609" w:author="Massiel Nayibe Moreno Ladino" w:date="2025-01-15T13:03:00Z" w16du:dateUtc="2025-01-15T18:03:00Z">
            <w:rPr>
              <w:rFonts w:cs="Times New Roman"/>
            </w:rPr>
          </w:rPrChange>
        </w:rPr>
        <w:t xml:space="preserve">Colombia </w:t>
      </w:r>
      <w:r w:rsidRPr="00963ED8">
        <w:rPr>
          <w:rFonts w:cs="Times New Roman"/>
          <w:lang w:val="es-CO"/>
          <w:rPrChange w:id="5610" w:author="Massiel Nayibe Moreno Ladino" w:date="2025-01-15T13:03:00Z" w16du:dateUtc="2025-01-15T18:03:00Z">
            <w:rPr>
              <w:rFonts w:cs="Times New Roman"/>
            </w:rPr>
          </w:rPrChange>
        </w:rPr>
        <w:t>para el que se esté contemplando, desarrollando o aceptando activamente una licitación.</w:t>
      </w:r>
    </w:p>
    <w:p w14:paraId="75C41BA7" w14:textId="77777777" w:rsidR="0086057E" w:rsidRPr="00963ED8" w:rsidRDefault="0086057E" w:rsidP="0086057E">
      <w:pPr>
        <w:spacing w:line="360" w:lineRule="auto"/>
        <w:ind w:left="720"/>
        <w:jc w:val="both"/>
        <w:rPr>
          <w:rFonts w:cs="Times New Roman"/>
          <w:lang w:val="es-CO"/>
          <w:rPrChange w:id="5611" w:author="Massiel Nayibe Moreno Ladino" w:date="2025-01-15T13:03:00Z" w16du:dateUtc="2025-01-15T18:03:00Z">
            <w:rPr>
              <w:rFonts w:cs="Times New Roman"/>
            </w:rPr>
          </w:rPrChange>
        </w:rPr>
      </w:pPr>
    </w:p>
    <w:p w14:paraId="2C77FC79" w14:textId="77777777" w:rsidR="00441859" w:rsidRDefault="00DE7F5C">
      <w:pPr>
        <w:pStyle w:val="Prrafodelista"/>
        <w:numPr>
          <w:ilvl w:val="0"/>
          <w:numId w:val="73"/>
        </w:numPr>
        <w:spacing w:line="360" w:lineRule="auto"/>
        <w:jc w:val="both"/>
        <w:rPr>
          <w:rFonts w:cs="Times New Roman"/>
          <w:b/>
          <w:bCs/>
        </w:rPr>
      </w:pPr>
      <w:r w:rsidRPr="00C17238">
        <w:rPr>
          <w:rFonts w:cs="Times New Roman"/>
          <w:b/>
          <w:bCs/>
        </w:rPr>
        <w:t>Competencia libre y abierta</w:t>
      </w:r>
    </w:p>
    <w:p w14:paraId="121D8BB2" w14:textId="77777777" w:rsidR="00441859" w:rsidRPr="00963ED8" w:rsidRDefault="00DE7F5C">
      <w:pPr>
        <w:pStyle w:val="Prrafodelista"/>
        <w:spacing w:line="360" w:lineRule="auto"/>
        <w:jc w:val="both"/>
        <w:rPr>
          <w:rFonts w:cs="Times New Roman"/>
          <w:b/>
          <w:bCs/>
          <w:lang w:val="es-CO"/>
          <w:rPrChange w:id="5612" w:author="Massiel Nayibe Moreno Ladino" w:date="2025-01-15T13:03:00Z" w16du:dateUtc="2025-01-15T18:03:00Z">
            <w:rPr>
              <w:rFonts w:cs="Times New Roman"/>
              <w:b/>
              <w:bCs/>
            </w:rPr>
          </w:rPrChange>
        </w:rPr>
      </w:pPr>
      <w:r w:rsidRPr="00963ED8">
        <w:rPr>
          <w:rFonts w:cs="Times New Roman"/>
          <w:lang w:val="es-CO"/>
          <w:rPrChange w:id="5613" w:author="Massiel Nayibe Moreno Ladino" w:date="2025-01-15T13:03:00Z" w16du:dateUtc="2025-01-15T18:03:00Z">
            <w:rPr>
              <w:rFonts w:cs="Times New Roman"/>
            </w:rPr>
          </w:rPrChange>
        </w:rPr>
        <w:t xml:space="preserve">En todos los procesos de contratación Partners </w:t>
      </w:r>
      <w:r w:rsidR="0095206E" w:rsidRPr="00963ED8">
        <w:rPr>
          <w:rFonts w:cs="Times New Roman"/>
          <w:lang w:val="es-CO"/>
          <w:rPrChange w:id="5614" w:author="Massiel Nayibe Moreno Ladino" w:date="2025-01-15T13:03:00Z" w16du:dateUtc="2025-01-15T18:03:00Z">
            <w:rPr>
              <w:rFonts w:cs="Times New Roman"/>
            </w:rPr>
          </w:rPrChange>
        </w:rPr>
        <w:t xml:space="preserve">Colombia </w:t>
      </w:r>
      <w:r w:rsidRPr="00963ED8">
        <w:rPr>
          <w:rFonts w:cs="Times New Roman"/>
          <w:lang w:val="es-CO"/>
          <w:rPrChange w:id="5615" w:author="Massiel Nayibe Moreno Ladino" w:date="2025-01-15T13:03:00Z" w16du:dateUtc="2025-01-15T18:03:00Z">
            <w:rPr>
              <w:rFonts w:cs="Times New Roman"/>
            </w:rPr>
          </w:rPrChange>
        </w:rPr>
        <w:t>fomenta la competencia libre y abierta en la mayor medida posible. Para garantizar que las adquisiciones sean libres y abiertas, Partners exige lo siguiente:</w:t>
      </w:r>
    </w:p>
    <w:p w14:paraId="1284E80F" w14:textId="77777777" w:rsidR="00441859" w:rsidRPr="00963ED8" w:rsidRDefault="00DE7F5C">
      <w:pPr>
        <w:pStyle w:val="Prrafodelista"/>
        <w:numPr>
          <w:ilvl w:val="0"/>
          <w:numId w:val="78"/>
        </w:numPr>
        <w:spacing w:line="360" w:lineRule="auto"/>
        <w:jc w:val="both"/>
        <w:rPr>
          <w:rFonts w:cs="Times New Roman"/>
          <w:lang w:val="es-CO"/>
          <w:rPrChange w:id="5616" w:author="Massiel Nayibe Moreno Ladino" w:date="2025-01-15T13:03:00Z" w16du:dateUtc="2025-01-15T18:03:00Z">
            <w:rPr>
              <w:rFonts w:cs="Times New Roman"/>
            </w:rPr>
          </w:rPrChange>
        </w:rPr>
      </w:pPr>
      <w:r w:rsidRPr="00963ED8">
        <w:rPr>
          <w:rFonts w:cs="Times New Roman"/>
          <w:lang w:val="es-CO"/>
          <w:rPrChange w:id="5617" w:author="Massiel Nayibe Moreno Ladino" w:date="2025-01-15T13:03:00Z" w16du:dateUtc="2025-01-15T18:03:00Z">
            <w:rPr>
              <w:rFonts w:cs="Times New Roman"/>
            </w:rPr>
          </w:rPrChange>
        </w:rPr>
        <w:t>Reducir la ventaja competitiva desleal, es decir, impedir que los proveedores que ayuden a elaborar los pliegos de condiciones puedan licitar por ese trabajo.</w:t>
      </w:r>
    </w:p>
    <w:p w14:paraId="0FC74A5D" w14:textId="77777777" w:rsidR="00441859" w:rsidRPr="00963ED8" w:rsidRDefault="00DE7F5C">
      <w:pPr>
        <w:pStyle w:val="Prrafodelista"/>
        <w:numPr>
          <w:ilvl w:val="0"/>
          <w:numId w:val="78"/>
        </w:numPr>
        <w:spacing w:line="360" w:lineRule="auto"/>
        <w:jc w:val="both"/>
        <w:rPr>
          <w:rFonts w:cs="Times New Roman"/>
          <w:lang w:val="es-CO"/>
          <w:rPrChange w:id="5618" w:author="Massiel Nayibe Moreno Ladino" w:date="2025-01-15T13:03:00Z" w16du:dateUtc="2025-01-15T18:03:00Z">
            <w:rPr>
              <w:rFonts w:cs="Times New Roman"/>
            </w:rPr>
          </w:rPrChange>
        </w:rPr>
      </w:pPr>
      <w:r w:rsidRPr="00963ED8">
        <w:rPr>
          <w:rFonts w:cs="Times New Roman"/>
          <w:lang w:val="es-CO"/>
          <w:rPrChange w:id="5619" w:author="Massiel Nayibe Moreno Ladino" w:date="2025-01-15T13:03:00Z" w16du:dateUtc="2025-01-15T18:03:00Z">
            <w:rPr>
              <w:rFonts w:cs="Times New Roman"/>
            </w:rPr>
          </w:rPrChange>
        </w:rPr>
        <w:t xml:space="preserve">Crear criterios de evaluación claros, lo que significa que las licitaciones deben aclarar los criterios que Partners </w:t>
      </w:r>
      <w:r w:rsidR="0095206E" w:rsidRPr="00963ED8">
        <w:rPr>
          <w:rFonts w:cs="Times New Roman"/>
          <w:lang w:val="es-CO"/>
          <w:rPrChange w:id="5620" w:author="Massiel Nayibe Moreno Ladino" w:date="2025-01-15T13:03:00Z" w16du:dateUtc="2025-01-15T18:03:00Z">
            <w:rPr>
              <w:rFonts w:cs="Times New Roman"/>
            </w:rPr>
          </w:rPrChange>
        </w:rPr>
        <w:t xml:space="preserve">Colombia </w:t>
      </w:r>
      <w:r w:rsidRPr="00963ED8">
        <w:rPr>
          <w:rFonts w:cs="Times New Roman"/>
          <w:lang w:val="es-CO"/>
          <w:rPrChange w:id="5621" w:author="Massiel Nayibe Moreno Ladino" w:date="2025-01-15T13:03:00Z" w16du:dateUtc="2025-01-15T18:03:00Z">
            <w:rPr>
              <w:rFonts w:cs="Times New Roman"/>
            </w:rPr>
          </w:rPrChange>
        </w:rPr>
        <w:t>utilizará para evaluar las ofertas.</w:t>
      </w:r>
    </w:p>
    <w:p w14:paraId="2DA5D578" w14:textId="77777777" w:rsidR="0086057E" w:rsidRPr="00963ED8" w:rsidRDefault="0086057E" w:rsidP="0086057E">
      <w:pPr>
        <w:spacing w:line="360" w:lineRule="auto"/>
        <w:jc w:val="both"/>
        <w:rPr>
          <w:rFonts w:cs="Times New Roman"/>
          <w:lang w:val="es-CO"/>
          <w:rPrChange w:id="5622" w:author="Massiel Nayibe Moreno Ladino" w:date="2025-01-15T13:03:00Z" w16du:dateUtc="2025-01-15T18:03:00Z">
            <w:rPr>
              <w:rFonts w:cs="Times New Roman"/>
            </w:rPr>
          </w:rPrChange>
        </w:rPr>
      </w:pPr>
    </w:p>
    <w:p w14:paraId="6B7C8D20" w14:textId="77777777" w:rsidR="00441859" w:rsidRPr="00963ED8" w:rsidRDefault="00DE7F5C">
      <w:pPr>
        <w:spacing w:line="360" w:lineRule="auto"/>
        <w:jc w:val="both"/>
        <w:rPr>
          <w:rFonts w:cs="Times New Roman"/>
          <w:lang w:val="es-CO"/>
          <w:rPrChange w:id="5623" w:author="Massiel Nayibe Moreno Ladino" w:date="2025-01-15T13:03:00Z" w16du:dateUtc="2025-01-15T18:03:00Z">
            <w:rPr>
              <w:rFonts w:cs="Times New Roman"/>
            </w:rPr>
          </w:rPrChange>
        </w:rPr>
      </w:pPr>
      <w:r w:rsidRPr="00963ED8">
        <w:rPr>
          <w:rFonts w:cs="Times New Roman"/>
          <w:lang w:val="es-CO"/>
          <w:rPrChange w:id="5624" w:author="Massiel Nayibe Moreno Ladino" w:date="2025-01-15T13:03:00Z" w16du:dateUtc="2025-01-15T18:03:00Z">
            <w:rPr>
              <w:rFonts w:cs="Times New Roman"/>
            </w:rPr>
          </w:rPrChange>
        </w:rPr>
        <w:t xml:space="preserve">Según lo permita la ley, la política o la normativa, Partners </w:t>
      </w:r>
      <w:r w:rsidR="0095206E" w:rsidRPr="00963ED8">
        <w:rPr>
          <w:rFonts w:cs="Times New Roman"/>
          <w:lang w:val="es-CO"/>
          <w:rPrChange w:id="5625" w:author="Massiel Nayibe Moreno Ladino" w:date="2025-01-15T13:03:00Z" w16du:dateUtc="2025-01-15T18:03:00Z">
            <w:rPr>
              <w:rFonts w:cs="Times New Roman"/>
            </w:rPr>
          </w:rPrChange>
        </w:rPr>
        <w:t xml:space="preserve">Colombia </w:t>
      </w:r>
      <w:r w:rsidRPr="00963ED8">
        <w:rPr>
          <w:rFonts w:cs="Times New Roman"/>
          <w:lang w:val="es-CO"/>
          <w:rPrChange w:id="5626" w:author="Massiel Nayibe Moreno Ladino" w:date="2025-01-15T13:03:00Z" w16du:dateUtc="2025-01-15T18:03:00Z">
            <w:rPr>
              <w:rFonts w:cs="Times New Roman"/>
            </w:rPr>
          </w:rPrChange>
        </w:rPr>
        <w:t>podrá emprender las acciones legales, administrativas o disciplinarias pertinentes contra un empleado, funcionario, director, voluntario, proveedor o agente del proveedor que presuntamente haya cometido, haya sido condenado o se haya declarado inocente de un delito relacionado con la contratación pública. Si dicha persona ha sido condenada, sancionada disciplinariamente o se ha declarado inocente de una infracción en materia de contratación pública, será destituida de toda responsabilidad o participación en la gestión de subvenciones, acciones de contratación pública o licitaciones.</w:t>
      </w:r>
    </w:p>
    <w:p w14:paraId="243EFF6F" w14:textId="77777777" w:rsidR="00441859" w:rsidRPr="00963ED8" w:rsidRDefault="00DE7F5C">
      <w:pPr>
        <w:pStyle w:val="Ttulo2"/>
        <w:rPr>
          <w:lang w:val="es-CO"/>
          <w:rPrChange w:id="5627" w:author="Massiel Nayibe Moreno Ladino" w:date="2025-01-15T13:03:00Z" w16du:dateUtc="2025-01-15T18:03:00Z">
            <w:rPr/>
          </w:rPrChange>
        </w:rPr>
      </w:pPr>
      <w:bookmarkStart w:id="5628" w:name="_Toc82539598"/>
      <w:bookmarkStart w:id="5629" w:name="_Toc184806945"/>
      <w:bookmarkStart w:id="5630" w:name="_Toc185435468"/>
      <w:r w:rsidRPr="00963ED8">
        <w:rPr>
          <w:lang w:val="es-CO"/>
          <w:rPrChange w:id="5631" w:author="Massiel Nayibe Moreno Ladino" w:date="2025-01-15T13:03:00Z" w16du:dateUtc="2025-01-15T18:03:00Z">
            <w:rPr/>
          </w:rPrChange>
        </w:rPr>
        <w:t>13.3 Proceso de contratación</w:t>
      </w:r>
      <w:bookmarkEnd w:id="5628"/>
      <w:bookmarkEnd w:id="5629"/>
      <w:bookmarkEnd w:id="5630"/>
    </w:p>
    <w:p w14:paraId="1FDA1413" w14:textId="77777777" w:rsidR="00441859" w:rsidRPr="00963ED8" w:rsidRDefault="00DE7F5C">
      <w:pPr>
        <w:spacing w:line="360" w:lineRule="auto"/>
        <w:jc w:val="both"/>
        <w:rPr>
          <w:rFonts w:cs="Times New Roman"/>
          <w:lang w:val="es-CO"/>
          <w:rPrChange w:id="5632" w:author="Massiel Nayibe Moreno Ladino" w:date="2025-01-15T13:03:00Z" w16du:dateUtc="2025-01-15T18:03:00Z">
            <w:rPr>
              <w:rFonts w:cs="Times New Roman"/>
            </w:rPr>
          </w:rPrChange>
        </w:rPr>
      </w:pPr>
      <w:bookmarkStart w:id="5633" w:name="_Hlk185162658"/>
      <w:r w:rsidRPr="00963ED8">
        <w:rPr>
          <w:rFonts w:cs="Times New Roman"/>
          <w:lang w:val="es-CO"/>
          <w:rPrChange w:id="5634" w:author="Massiel Nayibe Moreno Ladino" w:date="2025-01-15T13:03:00Z" w16du:dateUtc="2025-01-15T18:03:00Z">
            <w:rPr>
              <w:rFonts w:cs="Times New Roman"/>
            </w:rPr>
          </w:rPrChange>
        </w:rPr>
        <w:t xml:space="preserve">En </w:t>
      </w:r>
      <w:r w:rsidR="0095206E" w:rsidRPr="00963ED8">
        <w:rPr>
          <w:rFonts w:cs="Times New Roman"/>
          <w:lang w:val="es-CO"/>
          <w:rPrChange w:id="5635" w:author="Massiel Nayibe Moreno Ladino" w:date="2025-01-15T13:03:00Z" w16du:dateUtc="2025-01-15T18:03:00Z">
            <w:rPr>
              <w:rFonts w:cs="Times New Roman"/>
            </w:rPr>
          </w:rPrChange>
        </w:rPr>
        <w:t>Colombia</w:t>
      </w:r>
      <w:r w:rsidRPr="00963ED8">
        <w:rPr>
          <w:rFonts w:cs="Times New Roman"/>
          <w:lang w:val="es-CO"/>
          <w:rPrChange w:id="5636" w:author="Massiel Nayibe Moreno Ladino" w:date="2025-01-15T13:03:00Z" w16du:dateUtc="2025-01-15T18:03:00Z">
            <w:rPr>
              <w:rFonts w:cs="Times New Roman"/>
            </w:rPr>
          </w:rPrChange>
        </w:rPr>
        <w:t>, se debe utilizar la siguiente matriz para determinar el método de contratación requerido.</w:t>
      </w:r>
    </w:p>
    <w:tbl>
      <w:tblPr>
        <w:tblW w:w="9355" w:type="dxa"/>
        <w:tblLook w:val="04A0" w:firstRow="1" w:lastRow="0" w:firstColumn="1" w:lastColumn="0" w:noHBand="0" w:noVBand="1"/>
      </w:tblPr>
      <w:tblGrid>
        <w:gridCol w:w="1703"/>
        <w:gridCol w:w="1423"/>
        <w:gridCol w:w="1923"/>
        <w:gridCol w:w="1289"/>
        <w:gridCol w:w="1663"/>
        <w:gridCol w:w="1354"/>
      </w:tblGrid>
      <w:tr w:rsidR="0086057E" w:rsidRPr="00DB18BF" w14:paraId="244910AE" w14:textId="77777777" w:rsidTr="003F493E">
        <w:trPr>
          <w:trHeight w:val="301"/>
        </w:trPr>
        <w:tc>
          <w:tcPr>
            <w:tcW w:w="9355" w:type="dxa"/>
            <w:gridSpan w:val="6"/>
            <w:tcBorders>
              <w:top w:val="single" w:sz="4" w:space="0" w:color="auto"/>
              <w:left w:val="single" w:sz="4" w:space="0" w:color="auto"/>
              <w:bottom w:val="single" w:sz="4" w:space="0" w:color="auto"/>
              <w:right w:val="nil"/>
            </w:tcBorders>
            <w:shd w:val="clear" w:color="000000" w:fill="F4B084"/>
            <w:noWrap/>
            <w:vAlign w:val="bottom"/>
            <w:hideMark/>
          </w:tcPr>
          <w:p w14:paraId="0C40F313" w14:textId="77777777" w:rsidR="00441859" w:rsidRDefault="00DE7F5C">
            <w:pPr>
              <w:jc w:val="center"/>
              <w:rPr>
                <w:rFonts w:eastAsia="Times New Roman" w:cs="Times New Roman"/>
                <w:b/>
                <w:bCs/>
                <w:color w:val="000000"/>
              </w:rPr>
            </w:pPr>
            <w:r w:rsidRPr="00DB18BF">
              <w:rPr>
                <w:rFonts w:eastAsia="Times New Roman" w:cs="Times New Roman"/>
                <w:b/>
                <w:bCs/>
                <w:color w:val="000000"/>
              </w:rPr>
              <w:t>Oficina exterior Umbral</w:t>
            </w:r>
          </w:p>
        </w:tc>
      </w:tr>
      <w:tr w:rsidR="0086057E" w:rsidRPr="00DB18BF" w14:paraId="22F9DD17" w14:textId="77777777" w:rsidTr="003F493E">
        <w:trPr>
          <w:trHeight w:val="597"/>
        </w:trPr>
        <w:tc>
          <w:tcPr>
            <w:tcW w:w="1714" w:type="dxa"/>
            <w:tcBorders>
              <w:top w:val="nil"/>
              <w:left w:val="single" w:sz="4" w:space="0" w:color="auto"/>
              <w:bottom w:val="single" w:sz="4" w:space="0" w:color="auto"/>
              <w:right w:val="single" w:sz="4" w:space="0" w:color="auto"/>
            </w:tcBorders>
            <w:shd w:val="clear" w:color="000000" w:fill="F8CBAD"/>
            <w:vAlign w:val="bottom"/>
            <w:hideMark/>
          </w:tcPr>
          <w:p w14:paraId="32B9CF09" w14:textId="77777777" w:rsidR="00441859" w:rsidRDefault="00DE7F5C">
            <w:pPr>
              <w:rPr>
                <w:rFonts w:eastAsia="Times New Roman" w:cs="Times New Roman"/>
                <w:b/>
                <w:bCs/>
                <w:i/>
                <w:iCs/>
                <w:color w:val="000000"/>
              </w:rPr>
            </w:pPr>
            <w:r w:rsidRPr="00DB18BF">
              <w:rPr>
                <w:rFonts w:eastAsia="Times New Roman" w:cs="Times New Roman"/>
                <w:b/>
                <w:bCs/>
                <w:i/>
                <w:iCs/>
                <w:color w:val="000000"/>
              </w:rPr>
              <w:t>Tipo de adquisición</w:t>
            </w:r>
          </w:p>
        </w:tc>
        <w:tc>
          <w:tcPr>
            <w:tcW w:w="1394" w:type="dxa"/>
            <w:tcBorders>
              <w:top w:val="nil"/>
              <w:left w:val="nil"/>
              <w:bottom w:val="single" w:sz="4" w:space="0" w:color="auto"/>
              <w:right w:val="single" w:sz="4" w:space="0" w:color="auto"/>
            </w:tcBorders>
            <w:shd w:val="clear" w:color="000000" w:fill="F8CBAD"/>
            <w:vAlign w:val="bottom"/>
            <w:hideMark/>
          </w:tcPr>
          <w:p w14:paraId="1D48496A" w14:textId="77777777" w:rsidR="00441859" w:rsidRDefault="00DE7F5C">
            <w:pPr>
              <w:rPr>
                <w:rFonts w:eastAsia="Times New Roman" w:cs="Times New Roman"/>
                <w:b/>
                <w:bCs/>
                <w:i/>
                <w:iCs/>
                <w:color w:val="000000"/>
              </w:rPr>
            </w:pPr>
            <w:r w:rsidRPr="00DB18BF">
              <w:rPr>
                <w:rFonts w:eastAsia="Times New Roman" w:cs="Times New Roman"/>
                <w:b/>
                <w:bCs/>
                <w:i/>
                <w:iCs/>
                <w:color w:val="000000"/>
              </w:rPr>
              <w:t>Importe en USD</w:t>
            </w:r>
          </w:p>
        </w:tc>
        <w:tc>
          <w:tcPr>
            <w:tcW w:w="1856" w:type="dxa"/>
            <w:tcBorders>
              <w:top w:val="nil"/>
              <w:left w:val="nil"/>
              <w:bottom w:val="single" w:sz="4" w:space="0" w:color="auto"/>
              <w:right w:val="single" w:sz="4" w:space="0" w:color="auto"/>
            </w:tcBorders>
            <w:shd w:val="clear" w:color="000000" w:fill="F8CBAD"/>
            <w:vAlign w:val="bottom"/>
            <w:hideMark/>
          </w:tcPr>
          <w:p w14:paraId="7935235F" w14:textId="77777777" w:rsidR="00441859" w:rsidRDefault="00DE7F5C">
            <w:pPr>
              <w:rPr>
                <w:rFonts w:eastAsia="Times New Roman" w:cs="Times New Roman"/>
                <w:b/>
                <w:bCs/>
                <w:i/>
                <w:iCs/>
                <w:color w:val="000000"/>
              </w:rPr>
            </w:pPr>
            <w:r w:rsidRPr="00DB18BF">
              <w:rPr>
                <w:rFonts w:eastAsia="Times New Roman" w:cs="Times New Roman"/>
                <w:b/>
                <w:bCs/>
                <w:i/>
                <w:iCs/>
                <w:color w:val="000000"/>
              </w:rPr>
              <w:t>Método de adquisición</w:t>
            </w:r>
          </w:p>
        </w:tc>
        <w:tc>
          <w:tcPr>
            <w:tcW w:w="1187" w:type="dxa"/>
            <w:tcBorders>
              <w:top w:val="nil"/>
              <w:left w:val="nil"/>
              <w:bottom w:val="single" w:sz="4" w:space="0" w:color="auto"/>
              <w:right w:val="single" w:sz="4" w:space="0" w:color="auto"/>
            </w:tcBorders>
            <w:shd w:val="clear" w:color="000000" w:fill="F8CBAD"/>
            <w:vAlign w:val="bottom"/>
            <w:hideMark/>
          </w:tcPr>
          <w:p w14:paraId="069AF8BD" w14:textId="77777777" w:rsidR="00441859" w:rsidRDefault="00DE7F5C">
            <w:pPr>
              <w:rPr>
                <w:rFonts w:eastAsia="Times New Roman" w:cs="Times New Roman"/>
                <w:b/>
                <w:bCs/>
                <w:i/>
                <w:iCs/>
                <w:color w:val="000000"/>
              </w:rPr>
            </w:pPr>
            <w:r w:rsidRPr="00DB18BF">
              <w:rPr>
                <w:rFonts w:eastAsia="Times New Roman" w:cs="Times New Roman"/>
                <w:b/>
                <w:bCs/>
                <w:i/>
                <w:iCs/>
                <w:color w:val="000000"/>
              </w:rPr>
              <w:t>Contrato obligatorio</w:t>
            </w:r>
          </w:p>
        </w:tc>
        <w:tc>
          <w:tcPr>
            <w:tcW w:w="1674" w:type="dxa"/>
            <w:tcBorders>
              <w:top w:val="nil"/>
              <w:left w:val="nil"/>
              <w:bottom w:val="single" w:sz="4" w:space="0" w:color="auto"/>
              <w:right w:val="single" w:sz="4" w:space="0" w:color="auto"/>
            </w:tcBorders>
            <w:shd w:val="clear" w:color="000000" w:fill="F8CBAD"/>
            <w:vAlign w:val="bottom"/>
            <w:hideMark/>
          </w:tcPr>
          <w:p w14:paraId="02451CA4" w14:textId="77777777" w:rsidR="00441859" w:rsidRPr="00963ED8" w:rsidRDefault="00DE7F5C">
            <w:pPr>
              <w:rPr>
                <w:rFonts w:eastAsia="Times New Roman" w:cs="Times New Roman"/>
                <w:b/>
                <w:bCs/>
                <w:i/>
                <w:iCs/>
                <w:color w:val="000000"/>
                <w:lang w:val="es-CO"/>
                <w:rPrChange w:id="5637" w:author="Massiel Nayibe Moreno Ladino" w:date="2025-01-15T13:03:00Z" w16du:dateUtc="2025-01-15T18:03:00Z">
                  <w:rPr>
                    <w:rFonts w:eastAsia="Times New Roman" w:cs="Times New Roman"/>
                    <w:b/>
                    <w:bCs/>
                    <w:i/>
                    <w:iCs/>
                    <w:color w:val="000000"/>
                  </w:rPr>
                </w:rPrChange>
              </w:rPr>
            </w:pPr>
            <w:r w:rsidRPr="00963ED8">
              <w:rPr>
                <w:rFonts w:eastAsia="Times New Roman" w:cs="Times New Roman"/>
                <w:b/>
                <w:bCs/>
                <w:i/>
                <w:iCs/>
                <w:color w:val="000000"/>
                <w:lang w:val="es-CO"/>
                <w:rPrChange w:id="5638" w:author="Massiel Nayibe Moreno Ladino" w:date="2025-01-15T13:03:00Z" w16du:dateUtc="2025-01-15T18:03:00Z">
                  <w:rPr>
                    <w:rFonts w:eastAsia="Times New Roman" w:cs="Times New Roman"/>
                    <w:b/>
                    <w:bCs/>
                    <w:i/>
                    <w:iCs/>
                    <w:color w:val="000000"/>
                  </w:rPr>
                </w:rPrChange>
              </w:rPr>
              <w:t xml:space="preserve">Método de selección de fuentes </w:t>
            </w:r>
          </w:p>
        </w:tc>
        <w:tc>
          <w:tcPr>
            <w:tcW w:w="1530" w:type="dxa"/>
            <w:tcBorders>
              <w:top w:val="nil"/>
              <w:left w:val="nil"/>
              <w:bottom w:val="single" w:sz="4" w:space="0" w:color="auto"/>
              <w:right w:val="single" w:sz="4" w:space="0" w:color="auto"/>
            </w:tcBorders>
            <w:shd w:val="clear" w:color="000000" w:fill="F8CBAD"/>
            <w:vAlign w:val="bottom"/>
            <w:hideMark/>
          </w:tcPr>
          <w:p w14:paraId="306878F9" w14:textId="77777777" w:rsidR="00441859" w:rsidRDefault="00DE7F5C">
            <w:pPr>
              <w:rPr>
                <w:rFonts w:eastAsia="Times New Roman" w:cs="Times New Roman"/>
                <w:b/>
                <w:bCs/>
                <w:i/>
                <w:iCs/>
                <w:color w:val="000000"/>
              </w:rPr>
            </w:pPr>
            <w:r w:rsidRPr="00DB18BF">
              <w:rPr>
                <w:rFonts w:eastAsia="Times New Roman" w:cs="Times New Roman"/>
                <w:b/>
                <w:bCs/>
                <w:i/>
                <w:iCs/>
                <w:color w:val="000000"/>
              </w:rPr>
              <w:t>Tipo de licitación</w:t>
            </w:r>
          </w:p>
        </w:tc>
      </w:tr>
      <w:tr w:rsidR="0086057E" w:rsidRPr="00DB18BF" w14:paraId="0E0DE548" w14:textId="77777777" w:rsidTr="003F493E">
        <w:trPr>
          <w:trHeight w:val="1259"/>
        </w:trPr>
        <w:tc>
          <w:tcPr>
            <w:tcW w:w="1714" w:type="dxa"/>
            <w:tcBorders>
              <w:top w:val="nil"/>
              <w:left w:val="single" w:sz="4" w:space="0" w:color="auto"/>
              <w:bottom w:val="single" w:sz="4" w:space="0" w:color="auto"/>
              <w:right w:val="single" w:sz="4" w:space="0" w:color="auto"/>
            </w:tcBorders>
            <w:shd w:val="clear" w:color="auto" w:fill="auto"/>
            <w:noWrap/>
            <w:hideMark/>
          </w:tcPr>
          <w:p w14:paraId="32F5C78B" w14:textId="77777777" w:rsidR="00441859" w:rsidRDefault="00DE7F5C">
            <w:pPr>
              <w:rPr>
                <w:rFonts w:eastAsia="Times New Roman" w:cs="Times New Roman"/>
                <w:b/>
                <w:bCs/>
                <w:i/>
                <w:iCs/>
                <w:color w:val="000000"/>
              </w:rPr>
            </w:pPr>
            <w:r w:rsidRPr="00DB18BF">
              <w:rPr>
                <w:rFonts w:eastAsia="Times New Roman" w:cs="Times New Roman"/>
                <w:b/>
                <w:bCs/>
                <w:i/>
                <w:iCs/>
                <w:color w:val="000000"/>
              </w:rPr>
              <w:lastRenderedPageBreak/>
              <w:t>Microcompras</w:t>
            </w:r>
          </w:p>
        </w:tc>
        <w:tc>
          <w:tcPr>
            <w:tcW w:w="1394" w:type="dxa"/>
            <w:tcBorders>
              <w:top w:val="nil"/>
              <w:left w:val="nil"/>
              <w:bottom w:val="single" w:sz="4" w:space="0" w:color="auto"/>
              <w:right w:val="single" w:sz="4" w:space="0" w:color="auto"/>
            </w:tcBorders>
            <w:shd w:val="clear" w:color="auto" w:fill="auto"/>
            <w:hideMark/>
          </w:tcPr>
          <w:p w14:paraId="19F4FD3C" w14:textId="77777777" w:rsidR="00441859" w:rsidRDefault="00DE7F5C">
            <w:pPr>
              <w:rPr>
                <w:rFonts w:eastAsia="Times New Roman" w:cs="Times New Roman"/>
                <w:color w:val="000000"/>
              </w:rPr>
            </w:pPr>
            <w:r w:rsidRPr="00DB18BF">
              <w:rPr>
                <w:rFonts w:eastAsia="Times New Roman" w:cs="Times New Roman"/>
                <w:color w:val="000000"/>
              </w:rPr>
              <w:t>$0 - $2,500.00</w:t>
            </w:r>
          </w:p>
        </w:tc>
        <w:tc>
          <w:tcPr>
            <w:tcW w:w="1856" w:type="dxa"/>
            <w:tcBorders>
              <w:top w:val="nil"/>
              <w:left w:val="nil"/>
              <w:bottom w:val="single" w:sz="4" w:space="0" w:color="auto"/>
              <w:right w:val="single" w:sz="4" w:space="0" w:color="auto"/>
            </w:tcBorders>
            <w:shd w:val="clear" w:color="auto" w:fill="auto"/>
            <w:hideMark/>
          </w:tcPr>
          <w:p w14:paraId="66A3A330" w14:textId="77777777" w:rsidR="00441859" w:rsidRPr="00963ED8" w:rsidRDefault="00DE7F5C">
            <w:pPr>
              <w:rPr>
                <w:rFonts w:eastAsia="Times New Roman" w:cs="Times New Roman"/>
                <w:color w:val="000000"/>
                <w:lang w:val="es-CO"/>
                <w:rPrChange w:id="5639" w:author="Massiel Nayibe Moreno Ladino" w:date="2025-01-15T13:03:00Z" w16du:dateUtc="2025-01-15T18:03:00Z">
                  <w:rPr>
                    <w:rFonts w:eastAsia="Times New Roman" w:cs="Times New Roman"/>
                    <w:color w:val="000000"/>
                  </w:rPr>
                </w:rPrChange>
              </w:rPr>
            </w:pPr>
            <w:r w:rsidRPr="00963ED8">
              <w:rPr>
                <w:rFonts w:eastAsia="Times New Roman" w:cs="Times New Roman"/>
                <w:color w:val="000000"/>
                <w:lang w:val="es-CO"/>
                <w:rPrChange w:id="5640" w:author="Massiel Nayibe Moreno Ladino" w:date="2025-01-15T13:03:00Z" w16du:dateUtc="2025-01-15T18:03:00Z">
                  <w:rPr>
                    <w:rFonts w:eastAsia="Times New Roman" w:cs="Times New Roman"/>
                    <w:color w:val="000000"/>
                  </w:rPr>
                </w:rPrChange>
              </w:rPr>
              <w:t>No es necesaria una contratación pública formal</w:t>
            </w:r>
          </w:p>
        </w:tc>
        <w:tc>
          <w:tcPr>
            <w:tcW w:w="1187" w:type="dxa"/>
            <w:tcBorders>
              <w:top w:val="nil"/>
              <w:left w:val="nil"/>
              <w:bottom w:val="single" w:sz="4" w:space="0" w:color="auto"/>
              <w:right w:val="single" w:sz="4" w:space="0" w:color="auto"/>
            </w:tcBorders>
            <w:shd w:val="clear" w:color="auto" w:fill="auto"/>
            <w:noWrap/>
            <w:hideMark/>
          </w:tcPr>
          <w:p w14:paraId="2EB851B7" w14:textId="77777777" w:rsidR="00441859" w:rsidRDefault="00DE7F5C">
            <w:pPr>
              <w:rPr>
                <w:rFonts w:eastAsia="Times New Roman" w:cs="Times New Roman"/>
                <w:color w:val="000000"/>
              </w:rPr>
            </w:pPr>
            <w:r w:rsidRPr="00DB18BF">
              <w:rPr>
                <w:rFonts w:eastAsia="Times New Roman" w:cs="Times New Roman"/>
                <w:color w:val="000000"/>
              </w:rPr>
              <w:t>No</w:t>
            </w:r>
          </w:p>
        </w:tc>
        <w:tc>
          <w:tcPr>
            <w:tcW w:w="1674" w:type="dxa"/>
            <w:tcBorders>
              <w:top w:val="nil"/>
              <w:left w:val="nil"/>
              <w:bottom w:val="single" w:sz="4" w:space="0" w:color="auto"/>
              <w:right w:val="single" w:sz="4" w:space="0" w:color="auto"/>
            </w:tcBorders>
            <w:shd w:val="clear" w:color="auto" w:fill="auto"/>
            <w:noWrap/>
            <w:hideMark/>
          </w:tcPr>
          <w:p w14:paraId="702394D2" w14:textId="77777777" w:rsidR="00441859" w:rsidRDefault="00DE7F5C">
            <w:pPr>
              <w:rPr>
                <w:rFonts w:eastAsia="Times New Roman" w:cs="Times New Roman"/>
                <w:color w:val="000000"/>
              </w:rPr>
            </w:pPr>
            <w:r w:rsidRPr="00DB18BF">
              <w:rPr>
                <w:rFonts w:eastAsia="Times New Roman" w:cs="Times New Roman"/>
                <w:color w:val="000000"/>
              </w:rPr>
              <w:t>Precio más bajo</w:t>
            </w:r>
          </w:p>
        </w:tc>
        <w:tc>
          <w:tcPr>
            <w:tcW w:w="1530" w:type="dxa"/>
            <w:tcBorders>
              <w:top w:val="nil"/>
              <w:left w:val="nil"/>
              <w:bottom w:val="single" w:sz="4" w:space="0" w:color="auto"/>
              <w:right w:val="single" w:sz="4" w:space="0" w:color="auto"/>
            </w:tcBorders>
            <w:shd w:val="clear" w:color="auto" w:fill="auto"/>
            <w:hideMark/>
          </w:tcPr>
          <w:p w14:paraId="20113719" w14:textId="77777777" w:rsidR="00441859" w:rsidRDefault="00DE7F5C">
            <w:pPr>
              <w:rPr>
                <w:rFonts w:eastAsia="Times New Roman" w:cs="Times New Roman"/>
                <w:color w:val="000000"/>
              </w:rPr>
            </w:pPr>
            <w:r w:rsidRPr="00DB18BF">
              <w:rPr>
                <w:rFonts w:eastAsia="Times New Roman" w:cs="Times New Roman"/>
                <w:color w:val="000000"/>
              </w:rPr>
              <w:t>Ninguno</w:t>
            </w:r>
          </w:p>
        </w:tc>
      </w:tr>
      <w:tr w:rsidR="0086057E" w:rsidRPr="00A032E3" w14:paraId="6608A89F" w14:textId="77777777" w:rsidTr="003F493E">
        <w:trPr>
          <w:trHeight w:val="1495"/>
        </w:trPr>
        <w:tc>
          <w:tcPr>
            <w:tcW w:w="1714" w:type="dxa"/>
            <w:tcBorders>
              <w:top w:val="nil"/>
              <w:left w:val="single" w:sz="4" w:space="0" w:color="auto"/>
              <w:bottom w:val="single" w:sz="4" w:space="0" w:color="auto"/>
              <w:right w:val="single" w:sz="4" w:space="0" w:color="auto"/>
            </w:tcBorders>
            <w:shd w:val="clear" w:color="auto" w:fill="auto"/>
            <w:noWrap/>
            <w:hideMark/>
          </w:tcPr>
          <w:p w14:paraId="4F7B88D5" w14:textId="77777777" w:rsidR="00441859" w:rsidRDefault="00DE7F5C">
            <w:pPr>
              <w:rPr>
                <w:rFonts w:eastAsia="Times New Roman" w:cs="Times New Roman"/>
                <w:b/>
                <w:bCs/>
                <w:i/>
                <w:iCs/>
                <w:color w:val="000000"/>
              </w:rPr>
            </w:pPr>
            <w:r w:rsidRPr="00DB18BF">
              <w:rPr>
                <w:rFonts w:eastAsia="Times New Roman" w:cs="Times New Roman"/>
                <w:b/>
                <w:bCs/>
                <w:i/>
                <w:iCs/>
                <w:color w:val="000000"/>
              </w:rPr>
              <w:t>Pequeñas compras</w:t>
            </w:r>
          </w:p>
        </w:tc>
        <w:tc>
          <w:tcPr>
            <w:tcW w:w="1394" w:type="dxa"/>
            <w:tcBorders>
              <w:top w:val="nil"/>
              <w:left w:val="nil"/>
              <w:bottom w:val="single" w:sz="4" w:space="0" w:color="auto"/>
              <w:right w:val="single" w:sz="4" w:space="0" w:color="auto"/>
            </w:tcBorders>
            <w:shd w:val="clear" w:color="auto" w:fill="auto"/>
            <w:hideMark/>
          </w:tcPr>
          <w:p w14:paraId="513D298C" w14:textId="77777777" w:rsidR="00441859" w:rsidRDefault="00DE7F5C">
            <w:pPr>
              <w:rPr>
                <w:rFonts w:eastAsia="Times New Roman" w:cs="Times New Roman"/>
                <w:color w:val="000000"/>
              </w:rPr>
            </w:pPr>
            <w:r w:rsidRPr="00DB18BF">
              <w:rPr>
                <w:rFonts w:eastAsia="Times New Roman" w:cs="Times New Roman"/>
                <w:color w:val="000000"/>
              </w:rPr>
              <w:t>$2,500.01 - $9,999.99</w:t>
            </w:r>
          </w:p>
        </w:tc>
        <w:tc>
          <w:tcPr>
            <w:tcW w:w="1856" w:type="dxa"/>
            <w:tcBorders>
              <w:top w:val="nil"/>
              <w:left w:val="nil"/>
              <w:bottom w:val="single" w:sz="4" w:space="0" w:color="auto"/>
              <w:right w:val="single" w:sz="4" w:space="0" w:color="auto"/>
            </w:tcBorders>
            <w:shd w:val="clear" w:color="auto" w:fill="auto"/>
            <w:hideMark/>
          </w:tcPr>
          <w:p w14:paraId="326FB55B" w14:textId="77777777" w:rsidR="00441859" w:rsidRPr="00963ED8" w:rsidRDefault="00DE7F5C">
            <w:pPr>
              <w:rPr>
                <w:rFonts w:eastAsia="Times New Roman" w:cs="Times New Roman"/>
                <w:color w:val="000000"/>
                <w:lang w:val="es-CO"/>
                <w:rPrChange w:id="5641" w:author="Massiel Nayibe Moreno Ladino" w:date="2025-01-15T13:03:00Z" w16du:dateUtc="2025-01-15T18:03:00Z">
                  <w:rPr>
                    <w:rFonts w:eastAsia="Times New Roman" w:cs="Times New Roman"/>
                    <w:color w:val="000000"/>
                  </w:rPr>
                </w:rPrChange>
              </w:rPr>
            </w:pPr>
            <w:r w:rsidRPr="00963ED8">
              <w:rPr>
                <w:rFonts w:eastAsia="Times New Roman" w:cs="Times New Roman"/>
                <w:color w:val="000000"/>
                <w:lang w:val="es-CO"/>
                <w:rPrChange w:id="5642" w:author="Massiel Nayibe Moreno Ladino" w:date="2025-01-15T13:03:00Z" w16du:dateUtc="2025-01-15T18:03:00Z">
                  <w:rPr>
                    <w:rFonts w:eastAsia="Times New Roman" w:cs="Times New Roman"/>
                    <w:color w:val="000000"/>
                  </w:rPr>
                </w:rPrChange>
              </w:rPr>
              <w:t>Formulario de solicitud de compra, 3 presupuestos, matriz/evaluación de presupuestos y memorándum de selección de fuentes.</w:t>
            </w:r>
          </w:p>
        </w:tc>
        <w:tc>
          <w:tcPr>
            <w:tcW w:w="1187" w:type="dxa"/>
            <w:tcBorders>
              <w:top w:val="nil"/>
              <w:left w:val="nil"/>
              <w:bottom w:val="single" w:sz="4" w:space="0" w:color="auto"/>
              <w:right w:val="single" w:sz="4" w:space="0" w:color="auto"/>
            </w:tcBorders>
            <w:shd w:val="clear" w:color="auto" w:fill="auto"/>
            <w:noWrap/>
            <w:hideMark/>
          </w:tcPr>
          <w:p w14:paraId="028D2134" w14:textId="77777777" w:rsidR="00441859" w:rsidRDefault="00DE7F5C">
            <w:pPr>
              <w:rPr>
                <w:rFonts w:eastAsia="Times New Roman" w:cs="Times New Roman"/>
                <w:color w:val="000000"/>
              </w:rPr>
            </w:pPr>
            <w:r w:rsidRPr="00DB18BF">
              <w:rPr>
                <w:rFonts w:eastAsia="Times New Roman" w:cs="Times New Roman"/>
                <w:color w:val="000000"/>
              </w:rPr>
              <w:t>Sí</w:t>
            </w:r>
          </w:p>
        </w:tc>
        <w:tc>
          <w:tcPr>
            <w:tcW w:w="1674" w:type="dxa"/>
            <w:tcBorders>
              <w:top w:val="nil"/>
              <w:left w:val="nil"/>
              <w:bottom w:val="single" w:sz="4" w:space="0" w:color="auto"/>
              <w:right w:val="single" w:sz="4" w:space="0" w:color="auto"/>
            </w:tcBorders>
            <w:shd w:val="clear" w:color="auto" w:fill="auto"/>
            <w:hideMark/>
          </w:tcPr>
          <w:p w14:paraId="7B3F83C1" w14:textId="77777777" w:rsidR="00441859" w:rsidRPr="00963ED8" w:rsidRDefault="00DE7F5C">
            <w:pPr>
              <w:rPr>
                <w:rFonts w:eastAsia="Times New Roman" w:cs="Times New Roman"/>
                <w:color w:val="000000"/>
                <w:lang w:val="es-CO"/>
                <w:rPrChange w:id="5643" w:author="Massiel Nayibe Moreno Ladino" w:date="2025-01-15T13:03:00Z" w16du:dateUtc="2025-01-15T18:03:00Z">
                  <w:rPr>
                    <w:rFonts w:eastAsia="Times New Roman" w:cs="Times New Roman"/>
                    <w:color w:val="000000"/>
                  </w:rPr>
                </w:rPrChange>
              </w:rPr>
            </w:pPr>
            <w:r w:rsidRPr="00963ED8">
              <w:rPr>
                <w:rFonts w:eastAsia="Times New Roman" w:cs="Times New Roman"/>
                <w:color w:val="000000"/>
                <w:lang w:val="es-CO"/>
                <w:rPrChange w:id="5644" w:author="Massiel Nayibe Moreno Ladino" w:date="2025-01-15T13:03:00Z" w16du:dateUtc="2025-01-15T18:03:00Z">
                  <w:rPr>
                    <w:rFonts w:eastAsia="Times New Roman" w:cs="Times New Roman"/>
                    <w:color w:val="000000"/>
                  </w:rPr>
                </w:rPrChange>
              </w:rPr>
              <w:t xml:space="preserve">Simplificado (significa que el factor más importante es el precio) </w:t>
            </w:r>
            <w:r w:rsidRPr="00963ED8">
              <w:rPr>
                <w:rFonts w:eastAsia="Times New Roman" w:cs="Times New Roman"/>
                <w:i/>
                <w:iCs/>
                <w:color w:val="000000"/>
                <w:u w:val="single"/>
                <w:lang w:val="es-CO"/>
                <w:rPrChange w:id="5645" w:author="Massiel Nayibe Moreno Ladino" w:date="2025-01-15T13:03:00Z" w16du:dateUtc="2025-01-15T18:03:00Z">
                  <w:rPr>
                    <w:rFonts w:eastAsia="Times New Roman" w:cs="Times New Roman"/>
                    <w:i/>
                    <w:iCs/>
                    <w:color w:val="000000"/>
                    <w:u w:val="single"/>
                  </w:rPr>
                </w:rPrChange>
              </w:rPr>
              <w:t xml:space="preserve">o </w:t>
            </w:r>
            <w:r w:rsidRPr="00963ED8">
              <w:rPr>
                <w:rFonts w:eastAsia="Times New Roman" w:cs="Times New Roman"/>
                <w:color w:val="000000"/>
                <w:lang w:val="es-CO"/>
                <w:rPrChange w:id="5646" w:author="Massiel Nayibe Moreno Ladino" w:date="2025-01-15T13:03:00Z" w16du:dateUtc="2025-01-15T18:03:00Z">
                  <w:rPr>
                    <w:rFonts w:eastAsia="Times New Roman" w:cs="Times New Roman"/>
                    <w:color w:val="000000"/>
                  </w:rPr>
                </w:rPrChange>
              </w:rPr>
              <w:t xml:space="preserve">Precio más bajo técnicamente aceptable </w:t>
            </w:r>
            <w:r w:rsidRPr="00963ED8">
              <w:rPr>
                <w:rFonts w:eastAsia="Times New Roman" w:cs="Times New Roman"/>
                <w:i/>
                <w:iCs/>
                <w:color w:val="000000"/>
                <w:u w:val="single"/>
                <w:lang w:val="es-CO"/>
                <w:rPrChange w:id="5647" w:author="Massiel Nayibe Moreno Ladino" w:date="2025-01-15T13:03:00Z" w16du:dateUtc="2025-01-15T18:03:00Z">
                  <w:rPr>
                    <w:rFonts w:eastAsia="Times New Roman" w:cs="Times New Roman"/>
                    <w:i/>
                    <w:iCs/>
                    <w:color w:val="000000"/>
                    <w:u w:val="single"/>
                  </w:rPr>
                </w:rPrChange>
              </w:rPr>
              <w:t xml:space="preserve">o </w:t>
            </w:r>
            <w:r w:rsidRPr="00963ED8">
              <w:rPr>
                <w:rFonts w:eastAsia="Times New Roman" w:cs="Times New Roman"/>
                <w:color w:val="000000"/>
                <w:lang w:val="es-CO"/>
                <w:rPrChange w:id="5648" w:author="Massiel Nayibe Moreno Ladino" w:date="2025-01-15T13:03:00Z" w16du:dateUtc="2025-01-15T18:03:00Z">
                  <w:rPr>
                    <w:rFonts w:eastAsia="Times New Roman" w:cs="Times New Roman"/>
                    <w:color w:val="000000"/>
                  </w:rPr>
                </w:rPrChange>
              </w:rPr>
              <w:t xml:space="preserve">Trade Off (Mejor valor) </w:t>
            </w:r>
          </w:p>
        </w:tc>
        <w:tc>
          <w:tcPr>
            <w:tcW w:w="1530" w:type="dxa"/>
            <w:tcBorders>
              <w:top w:val="nil"/>
              <w:left w:val="nil"/>
              <w:bottom w:val="single" w:sz="4" w:space="0" w:color="auto"/>
              <w:right w:val="single" w:sz="4" w:space="0" w:color="auto"/>
            </w:tcBorders>
            <w:shd w:val="clear" w:color="auto" w:fill="auto"/>
            <w:hideMark/>
          </w:tcPr>
          <w:p w14:paraId="4EAE8856" w14:textId="77777777" w:rsidR="00441859" w:rsidRPr="00963ED8" w:rsidRDefault="00DE7F5C">
            <w:pPr>
              <w:rPr>
                <w:rFonts w:eastAsia="Times New Roman" w:cs="Times New Roman"/>
                <w:color w:val="000000"/>
                <w:lang w:val="es-CO"/>
                <w:rPrChange w:id="5649" w:author="Massiel Nayibe Moreno Ladino" w:date="2025-01-15T13:03:00Z" w16du:dateUtc="2025-01-15T18:03:00Z">
                  <w:rPr>
                    <w:rFonts w:eastAsia="Times New Roman" w:cs="Times New Roman"/>
                    <w:color w:val="000000"/>
                  </w:rPr>
                </w:rPrChange>
              </w:rPr>
            </w:pPr>
            <w:r w:rsidRPr="00963ED8">
              <w:rPr>
                <w:rFonts w:eastAsia="Times New Roman" w:cs="Times New Roman"/>
                <w:color w:val="000000"/>
                <w:lang w:val="es-CO"/>
                <w:rPrChange w:id="5650" w:author="Massiel Nayibe Moreno Ladino" w:date="2025-01-15T13:03:00Z" w16du:dateUtc="2025-01-15T18:03:00Z">
                  <w:rPr>
                    <w:rFonts w:eastAsia="Times New Roman" w:cs="Times New Roman"/>
                    <w:color w:val="000000"/>
                  </w:rPr>
                </w:rPrChange>
              </w:rPr>
              <w:t xml:space="preserve">Solicitud </w:t>
            </w:r>
            <w:r w:rsidRPr="00963ED8">
              <w:rPr>
                <w:rFonts w:eastAsia="Times New Roman"/>
                <w:b/>
                <w:bCs/>
                <w:color w:val="000000"/>
                <w:lang w:val="es-CO"/>
                <w:rPrChange w:id="5651" w:author="Massiel Nayibe Moreno Ladino" w:date="2025-01-15T13:03:00Z" w16du:dateUtc="2025-01-15T18:03:00Z">
                  <w:rPr>
                    <w:rFonts w:eastAsia="Times New Roman"/>
                    <w:b/>
                    <w:bCs/>
                    <w:color w:val="000000"/>
                  </w:rPr>
                </w:rPrChange>
              </w:rPr>
              <w:t xml:space="preserve">opcional </w:t>
            </w:r>
            <w:r w:rsidRPr="00963ED8">
              <w:rPr>
                <w:rFonts w:eastAsia="Times New Roman" w:cs="Times New Roman"/>
                <w:color w:val="000000"/>
                <w:lang w:val="es-CO"/>
                <w:rPrChange w:id="5652" w:author="Massiel Nayibe Moreno Ladino" w:date="2025-01-15T13:03:00Z" w16du:dateUtc="2025-01-15T18:03:00Z">
                  <w:rPr>
                    <w:rFonts w:eastAsia="Times New Roman" w:cs="Times New Roman"/>
                    <w:color w:val="000000"/>
                  </w:rPr>
                </w:rPrChange>
              </w:rPr>
              <w:t xml:space="preserve">de presupuesto (RFQ) </w:t>
            </w:r>
            <w:r w:rsidRPr="00963ED8">
              <w:rPr>
                <w:rFonts w:eastAsia="Times New Roman" w:cs="Times New Roman"/>
                <w:i/>
                <w:iCs/>
                <w:color w:val="000000"/>
                <w:u w:val="single"/>
                <w:lang w:val="es-CO"/>
                <w:rPrChange w:id="5653" w:author="Massiel Nayibe Moreno Ladino" w:date="2025-01-15T13:03:00Z" w16du:dateUtc="2025-01-15T18:03:00Z">
                  <w:rPr>
                    <w:rFonts w:eastAsia="Times New Roman" w:cs="Times New Roman"/>
                    <w:i/>
                    <w:iCs/>
                    <w:color w:val="000000"/>
                    <w:u w:val="single"/>
                  </w:rPr>
                </w:rPrChange>
              </w:rPr>
              <w:t xml:space="preserve">o </w:t>
            </w:r>
            <w:r w:rsidRPr="00963ED8">
              <w:rPr>
                <w:rFonts w:eastAsia="Times New Roman" w:cs="Times New Roman"/>
                <w:color w:val="000000"/>
                <w:lang w:val="es-CO"/>
                <w:rPrChange w:id="5654" w:author="Massiel Nayibe Moreno Ladino" w:date="2025-01-15T13:03:00Z" w16du:dateUtc="2025-01-15T18:03:00Z">
                  <w:rPr>
                    <w:rFonts w:eastAsia="Times New Roman" w:cs="Times New Roman"/>
                    <w:color w:val="000000"/>
                  </w:rPr>
                </w:rPrChange>
              </w:rPr>
              <w:t>solicitud de propuesta (RFP)</w:t>
            </w:r>
          </w:p>
        </w:tc>
      </w:tr>
      <w:tr w:rsidR="0086057E" w:rsidRPr="00A032E3" w14:paraId="0DE3C3D6" w14:textId="77777777" w:rsidTr="003F493E">
        <w:trPr>
          <w:trHeight w:val="1259"/>
        </w:trPr>
        <w:tc>
          <w:tcPr>
            <w:tcW w:w="1714" w:type="dxa"/>
            <w:tcBorders>
              <w:top w:val="nil"/>
              <w:left w:val="single" w:sz="4" w:space="0" w:color="auto"/>
              <w:bottom w:val="single" w:sz="4" w:space="0" w:color="auto"/>
              <w:right w:val="single" w:sz="4" w:space="0" w:color="auto"/>
            </w:tcBorders>
            <w:shd w:val="clear" w:color="auto" w:fill="auto"/>
            <w:noWrap/>
            <w:hideMark/>
          </w:tcPr>
          <w:p w14:paraId="18B13A83" w14:textId="77777777" w:rsidR="00441859" w:rsidRDefault="00DE7F5C">
            <w:pPr>
              <w:rPr>
                <w:rFonts w:eastAsia="Times New Roman" w:cs="Times New Roman"/>
                <w:b/>
                <w:bCs/>
                <w:i/>
                <w:iCs/>
                <w:color w:val="000000"/>
              </w:rPr>
            </w:pPr>
            <w:r w:rsidRPr="00DB18BF">
              <w:rPr>
                <w:rFonts w:eastAsia="Times New Roman" w:cs="Times New Roman"/>
                <w:b/>
                <w:bCs/>
                <w:i/>
                <w:iCs/>
                <w:color w:val="000000"/>
              </w:rPr>
              <w:t>Propuestas</w:t>
            </w:r>
          </w:p>
        </w:tc>
        <w:tc>
          <w:tcPr>
            <w:tcW w:w="1394" w:type="dxa"/>
            <w:tcBorders>
              <w:top w:val="nil"/>
              <w:left w:val="nil"/>
              <w:bottom w:val="single" w:sz="4" w:space="0" w:color="auto"/>
              <w:right w:val="single" w:sz="4" w:space="0" w:color="auto"/>
            </w:tcBorders>
            <w:shd w:val="clear" w:color="auto" w:fill="auto"/>
            <w:hideMark/>
          </w:tcPr>
          <w:p w14:paraId="621E8350" w14:textId="77777777" w:rsidR="00441859" w:rsidRDefault="00DE7F5C">
            <w:pPr>
              <w:rPr>
                <w:rFonts w:eastAsia="Times New Roman" w:cs="Times New Roman"/>
                <w:color w:val="000000"/>
              </w:rPr>
            </w:pPr>
            <w:r w:rsidRPr="00DB18BF">
              <w:rPr>
                <w:rFonts w:eastAsia="Times New Roman" w:cs="Times New Roman"/>
                <w:color w:val="000000"/>
              </w:rPr>
              <w:t>$10,000.00+</w:t>
            </w:r>
          </w:p>
        </w:tc>
        <w:tc>
          <w:tcPr>
            <w:tcW w:w="1856" w:type="dxa"/>
            <w:tcBorders>
              <w:top w:val="nil"/>
              <w:left w:val="nil"/>
              <w:bottom w:val="single" w:sz="4" w:space="0" w:color="auto"/>
              <w:right w:val="single" w:sz="4" w:space="0" w:color="auto"/>
            </w:tcBorders>
            <w:shd w:val="clear" w:color="auto" w:fill="auto"/>
            <w:hideMark/>
          </w:tcPr>
          <w:p w14:paraId="47A07817" w14:textId="77777777" w:rsidR="00441859" w:rsidRPr="00963ED8" w:rsidRDefault="00DE7F5C">
            <w:pPr>
              <w:rPr>
                <w:rFonts w:eastAsia="Times New Roman" w:cs="Times New Roman"/>
                <w:color w:val="000000"/>
                <w:lang w:val="es-CO"/>
                <w:rPrChange w:id="5655" w:author="Massiel Nayibe Moreno Ladino" w:date="2025-01-15T13:03:00Z" w16du:dateUtc="2025-01-15T18:03:00Z">
                  <w:rPr>
                    <w:rFonts w:eastAsia="Times New Roman" w:cs="Times New Roman"/>
                    <w:color w:val="000000"/>
                  </w:rPr>
                </w:rPrChange>
              </w:rPr>
            </w:pPr>
            <w:r w:rsidRPr="00963ED8">
              <w:rPr>
                <w:rFonts w:eastAsia="Times New Roman" w:cs="Times New Roman"/>
                <w:color w:val="000000"/>
                <w:lang w:val="es-CO"/>
                <w:rPrChange w:id="5656" w:author="Massiel Nayibe Moreno Ladino" w:date="2025-01-15T13:03:00Z" w16du:dateUtc="2025-01-15T18:03:00Z">
                  <w:rPr>
                    <w:rFonts w:eastAsia="Times New Roman" w:cs="Times New Roman"/>
                    <w:color w:val="000000"/>
                  </w:rPr>
                </w:rPrChange>
              </w:rPr>
              <w:t>Directrices de referencia para una contratación pública completa y abierta</w:t>
            </w:r>
          </w:p>
        </w:tc>
        <w:tc>
          <w:tcPr>
            <w:tcW w:w="1187" w:type="dxa"/>
            <w:tcBorders>
              <w:top w:val="nil"/>
              <w:left w:val="nil"/>
              <w:bottom w:val="single" w:sz="4" w:space="0" w:color="auto"/>
              <w:right w:val="single" w:sz="4" w:space="0" w:color="auto"/>
            </w:tcBorders>
            <w:shd w:val="clear" w:color="auto" w:fill="auto"/>
            <w:noWrap/>
            <w:hideMark/>
          </w:tcPr>
          <w:p w14:paraId="722BF700" w14:textId="77777777" w:rsidR="00441859" w:rsidRDefault="00DE7F5C">
            <w:pPr>
              <w:rPr>
                <w:rFonts w:eastAsia="Times New Roman" w:cs="Times New Roman"/>
                <w:color w:val="000000"/>
              </w:rPr>
            </w:pPr>
            <w:r w:rsidRPr="00DB18BF">
              <w:rPr>
                <w:rFonts w:eastAsia="Times New Roman" w:cs="Times New Roman"/>
                <w:color w:val="000000"/>
              </w:rPr>
              <w:t>Sí</w:t>
            </w:r>
          </w:p>
        </w:tc>
        <w:tc>
          <w:tcPr>
            <w:tcW w:w="1674" w:type="dxa"/>
            <w:tcBorders>
              <w:top w:val="nil"/>
              <w:left w:val="nil"/>
              <w:bottom w:val="single" w:sz="4" w:space="0" w:color="auto"/>
              <w:right w:val="single" w:sz="4" w:space="0" w:color="auto"/>
            </w:tcBorders>
            <w:shd w:val="clear" w:color="auto" w:fill="auto"/>
            <w:hideMark/>
          </w:tcPr>
          <w:p w14:paraId="1BAFA361" w14:textId="77777777" w:rsidR="00441859" w:rsidRPr="00963ED8" w:rsidRDefault="00DE7F5C">
            <w:pPr>
              <w:rPr>
                <w:rFonts w:eastAsia="Times New Roman" w:cs="Times New Roman"/>
                <w:color w:val="000000"/>
                <w:lang w:val="es-CO"/>
                <w:rPrChange w:id="5657" w:author="Massiel Nayibe Moreno Ladino" w:date="2025-01-15T13:03:00Z" w16du:dateUtc="2025-01-15T18:03:00Z">
                  <w:rPr>
                    <w:rFonts w:eastAsia="Times New Roman" w:cs="Times New Roman"/>
                    <w:color w:val="000000"/>
                  </w:rPr>
                </w:rPrChange>
              </w:rPr>
            </w:pPr>
            <w:r w:rsidRPr="00963ED8">
              <w:rPr>
                <w:rFonts w:eastAsia="Times New Roman" w:cs="Times New Roman"/>
                <w:color w:val="000000"/>
                <w:lang w:val="es-CO"/>
                <w:rPrChange w:id="5658" w:author="Massiel Nayibe Moreno Ladino" w:date="2025-01-15T13:03:00Z" w16du:dateUtc="2025-01-15T18:03:00Z">
                  <w:rPr>
                    <w:rFonts w:eastAsia="Times New Roman" w:cs="Times New Roman"/>
                    <w:color w:val="000000"/>
                  </w:rPr>
                </w:rPrChange>
              </w:rPr>
              <w:t xml:space="preserve">Precio más bajo técnicamente aceptable </w:t>
            </w:r>
            <w:r w:rsidRPr="00963ED8">
              <w:rPr>
                <w:rFonts w:eastAsia="Times New Roman" w:cs="Times New Roman"/>
                <w:i/>
                <w:iCs/>
                <w:color w:val="000000"/>
                <w:u w:val="single"/>
                <w:lang w:val="es-CO"/>
                <w:rPrChange w:id="5659" w:author="Massiel Nayibe Moreno Ladino" w:date="2025-01-15T13:03:00Z" w16du:dateUtc="2025-01-15T18:03:00Z">
                  <w:rPr>
                    <w:rFonts w:eastAsia="Times New Roman" w:cs="Times New Roman"/>
                    <w:i/>
                    <w:iCs/>
                    <w:color w:val="000000"/>
                    <w:u w:val="single"/>
                  </w:rPr>
                </w:rPrChange>
              </w:rPr>
              <w:t xml:space="preserve">o </w:t>
            </w:r>
            <w:r w:rsidRPr="00963ED8">
              <w:rPr>
                <w:rFonts w:eastAsia="Times New Roman" w:cs="Times New Roman"/>
                <w:color w:val="000000"/>
                <w:lang w:val="es-CO"/>
                <w:rPrChange w:id="5660" w:author="Massiel Nayibe Moreno Ladino" w:date="2025-01-15T13:03:00Z" w16du:dateUtc="2025-01-15T18:03:00Z">
                  <w:rPr>
                    <w:rFonts w:eastAsia="Times New Roman" w:cs="Times New Roman"/>
                    <w:color w:val="000000"/>
                  </w:rPr>
                </w:rPrChange>
              </w:rPr>
              <w:t xml:space="preserve">compensación (mejor valor) </w:t>
            </w:r>
          </w:p>
        </w:tc>
        <w:tc>
          <w:tcPr>
            <w:tcW w:w="1530" w:type="dxa"/>
            <w:tcBorders>
              <w:top w:val="nil"/>
              <w:left w:val="nil"/>
              <w:bottom w:val="single" w:sz="4" w:space="0" w:color="auto"/>
              <w:right w:val="single" w:sz="4" w:space="0" w:color="auto"/>
            </w:tcBorders>
            <w:shd w:val="clear" w:color="auto" w:fill="auto"/>
            <w:hideMark/>
          </w:tcPr>
          <w:p w14:paraId="3C1B74C3" w14:textId="77777777" w:rsidR="00441859" w:rsidRPr="00963ED8" w:rsidRDefault="00DE7F5C">
            <w:pPr>
              <w:rPr>
                <w:rFonts w:eastAsia="Times New Roman" w:cs="Times New Roman"/>
                <w:color w:val="000000"/>
                <w:lang w:val="es-CO"/>
                <w:rPrChange w:id="5661" w:author="Massiel Nayibe Moreno Ladino" w:date="2025-01-15T13:03:00Z" w16du:dateUtc="2025-01-15T18:03:00Z">
                  <w:rPr>
                    <w:rFonts w:eastAsia="Times New Roman" w:cs="Times New Roman"/>
                    <w:color w:val="000000"/>
                  </w:rPr>
                </w:rPrChange>
              </w:rPr>
            </w:pPr>
            <w:r w:rsidRPr="00963ED8">
              <w:rPr>
                <w:rFonts w:eastAsia="Times New Roman" w:cs="Times New Roman"/>
                <w:color w:val="000000"/>
                <w:lang w:val="es-CO"/>
                <w:rPrChange w:id="5662" w:author="Massiel Nayibe Moreno Ladino" w:date="2025-01-15T13:03:00Z" w16du:dateUtc="2025-01-15T18:03:00Z">
                  <w:rPr>
                    <w:rFonts w:eastAsia="Times New Roman" w:cs="Times New Roman"/>
                    <w:color w:val="000000"/>
                  </w:rPr>
                </w:rPrChange>
              </w:rPr>
              <w:t xml:space="preserve">Solicitud de presupuesto (RFQ) </w:t>
            </w:r>
            <w:r w:rsidRPr="00963ED8">
              <w:rPr>
                <w:rFonts w:eastAsia="Times New Roman" w:cs="Times New Roman"/>
                <w:i/>
                <w:iCs/>
                <w:color w:val="000000"/>
                <w:u w:val="single"/>
                <w:lang w:val="es-CO"/>
                <w:rPrChange w:id="5663" w:author="Massiel Nayibe Moreno Ladino" w:date="2025-01-15T13:03:00Z" w16du:dateUtc="2025-01-15T18:03:00Z">
                  <w:rPr>
                    <w:rFonts w:eastAsia="Times New Roman" w:cs="Times New Roman"/>
                    <w:i/>
                    <w:iCs/>
                    <w:color w:val="000000"/>
                    <w:u w:val="single"/>
                  </w:rPr>
                </w:rPrChange>
              </w:rPr>
              <w:t xml:space="preserve">o </w:t>
            </w:r>
            <w:r w:rsidRPr="00963ED8">
              <w:rPr>
                <w:rFonts w:eastAsia="Times New Roman" w:cs="Times New Roman"/>
                <w:color w:val="000000"/>
                <w:lang w:val="es-CO"/>
                <w:rPrChange w:id="5664" w:author="Massiel Nayibe Moreno Ladino" w:date="2025-01-15T13:03:00Z" w16du:dateUtc="2025-01-15T18:03:00Z">
                  <w:rPr>
                    <w:rFonts w:eastAsia="Times New Roman" w:cs="Times New Roman"/>
                    <w:color w:val="000000"/>
                  </w:rPr>
                </w:rPrChange>
              </w:rPr>
              <w:t>solicitud de propuesta (RFP)</w:t>
            </w:r>
          </w:p>
        </w:tc>
      </w:tr>
      <w:tr w:rsidR="0086057E" w:rsidRPr="00DB18BF" w14:paraId="378FCD29" w14:textId="77777777" w:rsidTr="003F493E">
        <w:trPr>
          <w:trHeight w:val="1259"/>
        </w:trPr>
        <w:tc>
          <w:tcPr>
            <w:tcW w:w="1714" w:type="dxa"/>
            <w:tcBorders>
              <w:top w:val="nil"/>
              <w:left w:val="single" w:sz="4" w:space="0" w:color="auto"/>
              <w:bottom w:val="single" w:sz="4" w:space="0" w:color="auto"/>
              <w:right w:val="single" w:sz="4" w:space="0" w:color="auto"/>
            </w:tcBorders>
            <w:shd w:val="clear" w:color="auto" w:fill="auto"/>
            <w:hideMark/>
          </w:tcPr>
          <w:p w14:paraId="045B4359" w14:textId="77777777" w:rsidR="00441859" w:rsidRDefault="00DE7F5C">
            <w:pPr>
              <w:rPr>
                <w:rFonts w:eastAsia="Times New Roman" w:cs="Times New Roman"/>
                <w:b/>
                <w:bCs/>
                <w:i/>
                <w:iCs/>
                <w:color w:val="000000"/>
              </w:rPr>
            </w:pPr>
            <w:r w:rsidRPr="00DB18BF">
              <w:rPr>
                <w:rFonts w:eastAsia="Times New Roman" w:cs="Times New Roman"/>
                <w:b/>
                <w:bCs/>
                <w:i/>
                <w:iCs/>
                <w:color w:val="000000"/>
              </w:rPr>
              <w:t>Propuestas no competitivas</w:t>
            </w:r>
          </w:p>
        </w:tc>
        <w:tc>
          <w:tcPr>
            <w:tcW w:w="1394" w:type="dxa"/>
            <w:tcBorders>
              <w:top w:val="nil"/>
              <w:left w:val="nil"/>
              <w:bottom w:val="single" w:sz="4" w:space="0" w:color="auto"/>
              <w:right w:val="single" w:sz="4" w:space="0" w:color="auto"/>
            </w:tcBorders>
            <w:shd w:val="clear" w:color="auto" w:fill="auto"/>
            <w:hideMark/>
          </w:tcPr>
          <w:p w14:paraId="3C334D07" w14:textId="77777777" w:rsidR="00441859" w:rsidRDefault="00DE7F5C">
            <w:pPr>
              <w:rPr>
                <w:rFonts w:eastAsia="Times New Roman" w:cs="Times New Roman"/>
                <w:color w:val="000000"/>
              </w:rPr>
            </w:pPr>
            <w:r w:rsidRPr="00DB18BF">
              <w:rPr>
                <w:rFonts w:eastAsia="Times New Roman" w:cs="Times New Roman"/>
                <w:color w:val="000000"/>
              </w:rPr>
              <w:t>Sin límite</w:t>
            </w:r>
          </w:p>
        </w:tc>
        <w:tc>
          <w:tcPr>
            <w:tcW w:w="1856" w:type="dxa"/>
            <w:tcBorders>
              <w:top w:val="nil"/>
              <w:left w:val="nil"/>
              <w:bottom w:val="single" w:sz="4" w:space="0" w:color="auto"/>
              <w:right w:val="single" w:sz="4" w:space="0" w:color="auto"/>
            </w:tcBorders>
            <w:shd w:val="clear" w:color="auto" w:fill="auto"/>
            <w:hideMark/>
          </w:tcPr>
          <w:p w14:paraId="171ED904" w14:textId="77777777" w:rsidR="00441859" w:rsidRPr="00963ED8" w:rsidRDefault="00DE7F5C">
            <w:pPr>
              <w:rPr>
                <w:rFonts w:eastAsia="Times New Roman" w:cs="Times New Roman"/>
                <w:color w:val="000000"/>
                <w:lang w:val="es-CO"/>
                <w:rPrChange w:id="5665" w:author="Massiel Nayibe Moreno Ladino" w:date="2025-01-15T13:03:00Z" w16du:dateUtc="2025-01-15T18:03:00Z">
                  <w:rPr>
                    <w:rFonts w:eastAsia="Times New Roman" w:cs="Times New Roman"/>
                    <w:color w:val="000000"/>
                  </w:rPr>
                </w:rPrChange>
              </w:rPr>
            </w:pPr>
            <w:r w:rsidRPr="00963ED8">
              <w:rPr>
                <w:rFonts w:eastAsia="Times New Roman" w:cs="Times New Roman"/>
                <w:color w:val="000000"/>
                <w:lang w:val="es-CO"/>
                <w:rPrChange w:id="5666" w:author="Massiel Nayibe Moreno Ladino" w:date="2025-01-15T13:03:00Z" w16du:dateUtc="2025-01-15T18:03:00Z">
                  <w:rPr>
                    <w:rFonts w:eastAsia="Times New Roman" w:cs="Times New Roman"/>
                    <w:color w:val="000000"/>
                  </w:rPr>
                </w:rPrChange>
              </w:rPr>
              <w:t>Memo justificativo sobre el motivo de la fuente única</w:t>
            </w:r>
          </w:p>
        </w:tc>
        <w:tc>
          <w:tcPr>
            <w:tcW w:w="1187" w:type="dxa"/>
            <w:tcBorders>
              <w:top w:val="nil"/>
              <w:left w:val="nil"/>
              <w:bottom w:val="single" w:sz="4" w:space="0" w:color="auto"/>
              <w:right w:val="single" w:sz="4" w:space="0" w:color="auto"/>
            </w:tcBorders>
            <w:shd w:val="clear" w:color="auto" w:fill="auto"/>
            <w:noWrap/>
            <w:hideMark/>
          </w:tcPr>
          <w:p w14:paraId="15782F45" w14:textId="77777777" w:rsidR="00441859" w:rsidRPr="00963ED8" w:rsidRDefault="00DE7F5C">
            <w:pPr>
              <w:rPr>
                <w:rFonts w:eastAsia="Times New Roman" w:cs="Times New Roman"/>
                <w:color w:val="000000"/>
                <w:lang w:val="es-CO"/>
                <w:rPrChange w:id="5667" w:author="Massiel Nayibe Moreno Ladino" w:date="2025-01-15T13:03:00Z" w16du:dateUtc="2025-01-15T18:03:00Z">
                  <w:rPr>
                    <w:rFonts w:eastAsia="Times New Roman" w:cs="Times New Roman"/>
                    <w:color w:val="000000"/>
                  </w:rPr>
                </w:rPrChange>
              </w:rPr>
            </w:pPr>
            <w:r w:rsidRPr="00963ED8">
              <w:rPr>
                <w:rFonts w:eastAsia="Times New Roman" w:cs="Times New Roman"/>
                <w:color w:val="000000"/>
                <w:lang w:val="es-CO"/>
                <w:rPrChange w:id="5668" w:author="Massiel Nayibe Moreno Ladino" w:date="2025-01-15T13:03:00Z" w16du:dateUtc="2025-01-15T18:03:00Z">
                  <w:rPr>
                    <w:rFonts w:eastAsia="Times New Roman" w:cs="Times New Roman"/>
                    <w:color w:val="000000"/>
                  </w:rPr>
                </w:rPrChange>
              </w:rPr>
              <w:t>Sólo si supera los 2.500 USD</w:t>
            </w:r>
          </w:p>
        </w:tc>
        <w:tc>
          <w:tcPr>
            <w:tcW w:w="1674" w:type="dxa"/>
            <w:tcBorders>
              <w:top w:val="nil"/>
              <w:left w:val="nil"/>
              <w:bottom w:val="single" w:sz="4" w:space="0" w:color="auto"/>
              <w:right w:val="single" w:sz="4" w:space="0" w:color="auto"/>
            </w:tcBorders>
            <w:shd w:val="clear" w:color="auto" w:fill="auto"/>
            <w:noWrap/>
            <w:hideMark/>
          </w:tcPr>
          <w:p w14:paraId="3EBA221D" w14:textId="77777777" w:rsidR="00441859" w:rsidRDefault="00DE7F5C">
            <w:pPr>
              <w:rPr>
                <w:rFonts w:eastAsia="Times New Roman" w:cs="Times New Roman"/>
                <w:color w:val="000000"/>
              </w:rPr>
            </w:pPr>
            <w:r w:rsidRPr="00DB18BF">
              <w:rPr>
                <w:rFonts w:eastAsia="Times New Roman" w:cs="Times New Roman"/>
                <w:color w:val="000000"/>
              </w:rPr>
              <w:t>Fuente única</w:t>
            </w:r>
          </w:p>
        </w:tc>
        <w:tc>
          <w:tcPr>
            <w:tcW w:w="1530" w:type="dxa"/>
            <w:tcBorders>
              <w:top w:val="nil"/>
              <w:left w:val="nil"/>
              <w:bottom w:val="single" w:sz="4" w:space="0" w:color="auto"/>
              <w:right w:val="single" w:sz="4" w:space="0" w:color="auto"/>
            </w:tcBorders>
            <w:shd w:val="clear" w:color="auto" w:fill="auto"/>
            <w:hideMark/>
          </w:tcPr>
          <w:p w14:paraId="05BB8748" w14:textId="77777777" w:rsidR="00441859" w:rsidRDefault="00DE7F5C">
            <w:pPr>
              <w:rPr>
                <w:rFonts w:eastAsia="Times New Roman" w:cs="Times New Roman"/>
                <w:color w:val="000000"/>
              </w:rPr>
            </w:pPr>
            <w:r w:rsidRPr="00DB18BF">
              <w:rPr>
                <w:rFonts w:eastAsia="Times New Roman" w:cs="Times New Roman"/>
                <w:color w:val="000000"/>
              </w:rPr>
              <w:t>Ninguno</w:t>
            </w:r>
          </w:p>
        </w:tc>
      </w:tr>
      <w:bookmarkEnd w:id="5633"/>
    </w:tbl>
    <w:p w14:paraId="22BE65E7" w14:textId="77777777" w:rsidR="0086057E" w:rsidRPr="00DB18BF" w:rsidRDefault="0086057E" w:rsidP="0086057E">
      <w:pPr>
        <w:spacing w:line="360" w:lineRule="auto"/>
        <w:jc w:val="both"/>
        <w:rPr>
          <w:rFonts w:cs="Times New Roman"/>
          <w:b/>
          <w:bCs/>
        </w:rPr>
      </w:pPr>
    </w:p>
    <w:p w14:paraId="06419958" w14:textId="77777777" w:rsidR="00441859" w:rsidRPr="00963ED8" w:rsidRDefault="00DE7F5C">
      <w:pPr>
        <w:pStyle w:val="Prrafodelista"/>
        <w:numPr>
          <w:ilvl w:val="0"/>
          <w:numId w:val="67"/>
        </w:numPr>
        <w:spacing w:line="360" w:lineRule="auto"/>
        <w:jc w:val="both"/>
        <w:rPr>
          <w:rFonts w:cs="Times New Roman"/>
          <w:b/>
          <w:bCs/>
          <w:lang w:val="es-CO"/>
          <w:rPrChange w:id="5669" w:author="Massiel Nayibe Moreno Ladino" w:date="2025-01-15T13:03:00Z" w16du:dateUtc="2025-01-15T18:03:00Z">
            <w:rPr>
              <w:rFonts w:cs="Times New Roman"/>
              <w:b/>
              <w:bCs/>
            </w:rPr>
          </w:rPrChange>
        </w:rPr>
      </w:pPr>
      <w:r w:rsidRPr="00963ED8">
        <w:rPr>
          <w:rFonts w:cs="Times New Roman"/>
          <w:b/>
          <w:bCs/>
          <w:lang w:val="es-CO"/>
          <w:rPrChange w:id="5670" w:author="Massiel Nayibe Moreno Ladino" w:date="2025-01-15T13:03:00Z" w16du:dateUtc="2025-01-15T18:03:00Z">
            <w:rPr>
              <w:rFonts w:cs="Times New Roman"/>
              <w:b/>
              <w:bCs/>
            </w:rPr>
          </w:rPrChange>
        </w:rPr>
        <w:t xml:space="preserve">Umbral de microcompra: Menos de 2.500,00 USD o su equivalente en </w:t>
      </w:r>
      <w:r w:rsidR="001A20CD" w:rsidRPr="00963ED8">
        <w:rPr>
          <w:rFonts w:cs="Times New Roman"/>
          <w:b/>
          <w:bCs/>
          <w:lang w:val="es-CO"/>
          <w:rPrChange w:id="5671" w:author="Massiel Nayibe Moreno Ladino" w:date="2025-01-15T13:03:00Z" w16du:dateUtc="2025-01-15T18:03:00Z">
            <w:rPr>
              <w:rFonts w:cs="Times New Roman"/>
              <w:b/>
              <w:bCs/>
            </w:rPr>
          </w:rPrChange>
        </w:rPr>
        <w:t xml:space="preserve">COP </w:t>
      </w:r>
    </w:p>
    <w:p w14:paraId="1DA483B0" w14:textId="77777777" w:rsidR="00441859" w:rsidRPr="00963ED8" w:rsidRDefault="00DE7F5C">
      <w:pPr>
        <w:spacing w:line="360" w:lineRule="auto"/>
        <w:ind w:left="360"/>
        <w:jc w:val="both"/>
        <w:rPr>
          <w:rFonts w:cs="Times New Roman"/>
          <w:lang w:val="es-CO"/>
          <w:rPrChange w:id="5672" w:author="Massiel Nayibe Moreno Ladino" w:date="2025-01-15T13:03:00Z" w16du:dateUtc="2025-01-15T18:03:00Z">
            <w:rPr>
              <w:rFonts w:cs="Times New Roman"/>
            </w:rPr>
          </w:rPrChange>
        </w:rPr>
      </w:pPr>
      <w:r w:rsidRPr="00963ED8">
        <w:rPr>
          <w:rFonts w:cs="Times New Roman"/>
          <w:lang w:val="es-CO"/>
          <w:rPrChange w:id="5673" w:author="Massiel Nayibe Moreno Ladino" w:date="2025-01-15T13:03:00Z" w16du:dateUtc="2025-01-15T18:03:00Z">
            <w:rPr>
              <w:rFonts w:cs="Times New Roman"/>
            </w:rPr>
          </w:rPrChange>
        </w:rPr>
        <w:t xml:space="preserve">De acuerdo con </w:t>
      </w:r>
      <w:r>
        <w:fldChar w:fldCharType="begin"/>
      </w:r>
      <w:r w:rsidRPr="00963ED8">
        <w:rPr>
          <w:lang w:val="es-CO"/>
          <w:rPrChange w:id="5674" w:author="Massiel Nayibe Moreno Ladino" w:date="2025-01-15T13:03:00Z" w16du:dateUtc="2025-01-15T18:03:00Z">
            <w:rPr/>
          </w:rPrChange>
        </w:rPr>
        <w:instrText>HYPERLINK "https://www.govinfo.gov/app/details/CFR-2014-title2-vol1/CFR-2014-title2-vol1-sec200-67"</w:instrText>
      </w:r>
      <w:r>
        <w:fldChar w:fldCharType="separate"/>
      </w:r>
      <w:r w:rsidRPr="00963ED8">
        <w:rPr>
          <w:rStyle w:val="Hipervnculo"/>
          <w:rFonts w:cs="Times New Roman"/>
          <w:lang w:val="es-CO"/>
          <w:rPrChange w:id="5675" w:author="Massiel Nayibe Moreno Ladino" w:date="2025-01-15T13:03:00Z" w16du:dateUtc="2025-01-15T18:03:00Z">
            <w:rPr>
              <w:rStyle w:val="Hipervnculo"/>
              <w:rFonts w:cs="Times New Roman"/>
            </w:rPr>
          </w:rPrChange>
        </w:rPr>
        <w:t xml:space="preserve">2 CFR </w:t>
      </w:r>
      <w:r w:rsidRPr="00963ED8">
        <w:rPr>
          <w:lang w:val="es-CO"/>
          <w:rPrChange w:id="5676" w:author="Massiel Nayibe Moreno Ladino" w:date="2025-01-15T13:03:00Z" w16du:dateUtc="2025-01-15T18:03:00Z">
            <w:rPr/>
          </w:rPrChange>
        </w:rPr>
        <w:t>200.67</w:t>
      </w:r>
      <w:r>
        <w:fldChar w:fldCharType="end"/>
      </w:r>
      <w:r w:rsidRPr="00963ED8">
        <w:rPr>
          <w:rFonts w:cs="Times New Roman"/>
          <w:lang w:val="es-CO"/>
          <w:rPrChange w:id="5677" w:author="Massiel Nayibe Moreno Ladino" w:date="2025-01-15T13:03:00Z" w16du:dateUtc="2025-01-15T18:03:00Z">
            <w:rPr>
              <w:rFonts w:cs="Times New Roman"/>
            </w:rPr>
          </w:rPrChange>
        </w:rPr>
        <w:t xml:space="preserve">, se entiende por microcompra una compra de suministros o servicios mediante procedimientos de adquisición simplificados, por un importe total que no supere el umbral de microcompra. El procedimiento de micro-compra se utiliza con el fin de agilizar la realización de pequeñas transacciones de compra de menor cuantía y minimizar la carga administrativa y los costes asociados. Para los artículos de Partners Colombia adquiridos por un valor igual o inferior a 2.500 USD </w:t>
      </w:r>
      <w:r w:rsidR="005965EE" w:rsidRPr="00963ED8">
        <w:rPr>
          <w:rFonts w:cs="Times New Roman"/>
          <w:lang w:val="es-CO"/>
          <w:rPrChange w:id="5678" w:author="Massiel Nayibe Moreno Ladino" w:date="2025-01-15T13:03:00Z" w16du:dateUtc="2025-01-15T18:03:00Z">
            <w:rPr>
              <w:rFonts w:cs="Times New Roman"/>
            </w:rPr>
          </w:rPrChange>
        </w:rPr>
        <w:t xml:space="preserve">o su </w:t>
      </w:r>
      <w:r w:rsidRPr="00963ED8">
        <w:rPr>
          <w:rFonts w:cs="Times New Roman"/>
          <w:lang w:val="es-CO"/>
          <w:rPrChange w:id="5679" w:author="Massiel Nayibe Moreno Ladino" w:date="2025-01-15T13:03:00Z" w16du:dateUtc="2025-01-15T18:03:00Z">
            <w:rPr>
              <w:rFonts w:cs="Times New Roman"/>
            </w:rPr>
          </w:rPrChange>
        </w:rPr>
        <w:t xml:space="preserve">equivalente en </w:t>
      </w:r>
      <w:r w:rsidR="001A20CD" w:rsidRPr="00963ED8">
        <w:rPr>
          <w:rFonts w:cs="Times New Roman"/>
          <w:lang w:val="es-CO"/>
          <w:rPrChange w:id="5680" w:author="Massiel Nayibe Moreno Ladino" w:date="2025-01-15T13:03:00Z" w16du:dateUtc="2025-01-15T18:03:00Z">
            <w:rPr>
              <w:rFonts w:cs="Times New Roman"/>
            </w:rPr>
          </w:rPrChange>
        </w:rPr>
        <w:t>COP</w:t>
      </w:r>
      <w:r w:rsidRPr="00963ED8">
        <w:rPr>
          <w:rFonts w:cs="Times New Roman"/>
          <w:lang w:val="es-CO"/>
          <w:rPrChange w:id="5681" w:author="Massiel Nayibe Moreno Ladino" w:date="2025-01-15T13:03:00Z" w16du:dateUtc="2025-01-15T18:03:00Z">
            <w:rPr>
              <w:rFonts w:cs="Times New Roman"/>
            </w:rPr>
          </w:rPrChange>
        </w:rPr>
        <w:t xml:space="preserve">, la organización permitirá un proceso de adquisición simplificado. Las micro-compras pueden ser adjudicadas sin solicitar cotizaciones competitivas si Partners </w:t>
      </w:r>
      <w:r w:rsidR="0095206E" w:rsidRPr="00963ED8">
        <w:rPr>
          <w:rFonts w:cs="Times New Roman"/>
          <w:lang w:val="es-CO"/>
          <w:rPrChange w:id="5682" w:author="Massiel Nayibe Moreno Ladino" w:date="2025-01-15T13:03:00Z" w16du:dateUtc="2025-01-15T18:03:00Z">
            <w:rPr>
              <w:rFonts w:cs="Times New Roman"/>
            </w:rPr>
          </w:rPrChange>
        </w:rPr>
        <w:t xml:space="preserve">Colombia </w:t>
      </w:r>
      <w:r w:rsidRPr="00963ED8">
        <w:rPr>
          <w:rFonts w:cs="Times New Roman"/>
          <w:lang w:val="es-CO"/>
          <w:rPrChange w:id="5683" w:author="Massiel Nayibe Moreno Ladino" w:date="2025-01-15T13:03:00Z" w16du:dateUtc="2025-01-15T18:03:00Z">
            <w:rPr>
              <w:rFonts w:cs="Times New Roman"/>
            </w:rPr>
          </w:rPrChange>
        </w:rPr>
        <w:t xml:space="preserve">considera que el precio es "justo y razonable" y está documentado. No se permite dividir las adquisiciones para mantenerse dentro </w:t>
      </w:r>
      <w:r w:rsidRPr="00963ED8">
        <w:rPr>
          <w:rFonts w:cs="Times New Roman"/>
          <w:lang w:val="es-CO"/>
          <w:rPrChange w:id="5684" w:author="Massiel Nayibe Moreno Ladino" w:date="2025-01-15T13:03:00Z" w16du:dateUtc="2025-01-15T18:03:00Z">
            <w:rPr>
              <w:rFonts w:cs="Times New Roman"/>
            </w:rPr>
          </w:rPrChange>
        </w:rPr>
        <w:lastRenderedPageBreak/>
        <w:t xml:space="preserve">del umbral de micro-compra para evitar los requisitos de competencia. Las micro-compras deben ser distribuidas equitativamente entre los proveedores calificados en la medida de lo posible. Las microcompras deben seguir el proceso normal de revisión en el departamento financiero de la oficina fuera de la Sede (es decir, el contable de la oficina fuera de la Sede o el funcionario designado por la oficina fuera de la Sede las prepara y el director financiero de la oficina fuera de la Sede las revisa y aprueba). Para todas las microcompras debe haber una prueba clara de la diligencia debida llevada a cabo sobre el contratista para garantizar que no está suspendido o inhabilitado para hacer negocios con el Gobierno de EE.UU. o en una </w:t>
      </w:r>
      <w:r w:rsidRPr="00963ED8">
        <w:rPr>
          <w:lang w:val="es-CO"/>
          <w:rPrChange w:id="5685" w:author="Massiel Nayibe Moreno Ladino" w:date="2025-01-15T13:03:00Z" w16du:dateUtc="2025-01-15T18:03:00Z">
            <w:rPr/>
          </w:rPrChange>
        </w:rPr>
        <w:t>lista de</w:t>
      </w:r>
      <w:r w:rsidRPr="00963ED8">
        <w:rPr>
          <w:rFonts w:cs="Times New Roman"/>
          <w:lang w:val="es-CO"/>
          <w:rPrChange w:id="5686" w:author="Massiel Nayibe Moreno Ladino" w:date="2025-01-15T13:03:00Z" w16du:dateUtc="2025-01-15T18:03:00Z">
            <w:rPr>
              <w:rFonts w:cs="Times New Roman"/>
            </w:rPr>
          </w:rPrChange>
        </w:rPr>
        <w:t xml:space="preserve"> personas bloqueadas</w:t>
      </w:r>
      <w:r w:rsidRPr="00963ED8">
        <w:rPr>
          <w:lang w:val="es-CO"/>
          <w:rPrChange w:id="5687" w:author="Massiel Nayibe Moreno Ladino" w:date="2025-01-15T13:03:00Z" w16du:dateUtc="2025-01-15T18:03:00Z">
            <w:rPr/>
          </w:rPrChange>
        </w:rPr>
        <w:t>. (</w:t>
      </w:r>
      <w:r>
        <w:fldChar w:fldCharType="begin"/>
      </w:r>
      <w:r w:rsidRPr="00963ED8">
        <w:rPr>
          <w:lang w:val="es-CO"/>
          <w:rPrChange w:id="5688" w:author="Massiel Nayibe Moreno Ladino" w:date="2025-01-15T13:03:00Z" w16du:dateUtc="2025-01-15T18:03:00Z">
            <w:rPr/>
          </w:rPrChange>
        </w:rPr>
        <w:instrText>HYPERLINK \l "_3.2_Visual_Comnce"</w:instrText>
      </w:r>
      <w:r>
        <w:fldChar w:fldCharType="separate"/>
      </w:r>
      <w:r w:rsidRPr="00963ED8">
        <w:rPr>
          <w:rStyle w:val="Hipervnculo"/>
          <w:rFonts w:cs="Times New Roman"/>
          <w:lang w:val="es-CO"/>
          <w:rPrChange w:id="5689" w:author="Massiel Nayibe Moreno Ladino" w:date="2025-01-15T13:03:00Z" w16du:dateUtc="2025-01-15T18:03:00Z">
            <w:rPr>
              <w:rStyle w:val="Hipervnculo"/>
              <w:rFonts w:cs="Times New Roman"/>
            </w:rPr>
          </w:rPrChange>
        </w:rPr>
        <w:t>Referencia 3.2</w:t>
      </w:r>
      <w:r>
        <w:fldChar w:fldCharType="end"/>
      </w:r>
      <w:r w:rsidRPr="00963ED8">
        <w:rPr>
          <w:rStyle w:val="Hipervnculo"/>
          <w:rFonts w:cs="Times New Roman"/>
          <w:lang w:val="es-CO"/>
          <w:rPrChange w:id="5690" w:author="Massiel Nayibe Moreno Ladino" w:date="2025-01-15T13:03:00Z" w16du:dateUtc="2025-01-15T18:03:00Z">
            <w:rPr>
              <w:rStyle w:val="Hipervnculo"/>
              <w:rFonts w:cs="Times New Roman"/>
            </w:rPr>
          </w:rPrChange>
        </w:rPr>
        <w:t xml:space="preserve"> Comprobación </w:t>
      </w:r>
      <w:r>
        <w:fldChar w:fldCharType="begin"/>
      </w:r>
      <w:r w:rsidRPr="00963ED8">
        <w:rPr>
          <w:lang w:val="es-CO"/>
          <w:rPrChange w:id="5691" w:author="Massiel Nayibe Moreno Ladino" w:date="2025-01-15T13:03:00Z" w16du:dateUtc="2025-01-15T18:03:00Z">
            <w:rPr/>
          </w:rPrChange>
        </w:rPr>
        <w:instrText>HYPERLINK \l "_3.2_Visual_Comnce"</w:instrText>
      </w:r>
      <w:r>
        <w:fldChar w:fldCharType="separate"/>
      </w:r>
      <w:r w:rsidRPr="00963ED8">
        <w:rPr>
          <w:rStyle w:val="Hipervnculo"/>
          <w:rFonts w:cs="Times New Roman"/>
          <w:lang w:val="es-CO"/>
          <w:rPrChange w:id="5692" w:author="Massiel Nayibe Moreno Ladino" w:date="2025-01-15T13:03:00Z" w16du:dateUtc="2025-01-15T18:03:00Z">
            <w:rPr>
              <w:rStyle w:val="Hipervnculo"/>
              <w:rFonts w:cs="Times New Roman"/>
            </w:rPr>
          </w:rPrChange>
        </w:rPr>
        <w:t>visual de conformidad</w:t>
      </w:r>
      <w:r>
        <w:fldChar w:fldCharType="end"/>
      </w:r>
      <w:r w:rsidRPr="00963ED8">
        <w:rPr>
          <w:rFonts w:cs="Times New Roman"/>
          <w:lang w:val="es-CO"/>
          <w:rPrChange w:id="5693" w:author="Massiel Nayibe Moreno Ladino" w:date="2025-01-15T13:03:00Z" w16du:dateUtc="2025-01-15T18:03:00Z">
            <w:rPr>
              <w:rFonts w:cs="Times New Roman"/>
            </w:rPr>
          </w:rPrChange>
        </w:rPr>
        <w:t>). Las microcompras no requieren un contrato o acuerdo formal.</w:t>
      </w:r>
    </w:p>
    <w:p w14:paraId="4071E217" w14:textId="77777777" w:rsidR="0086057E" w:rsidRPr="00963ED8" w:rsidRDefault="0086057E" w:rsidP="0086057E">
      <w:pPr>
        <w:spacing w:line="360" w:lineRule="auto"/>
        <w:jc w:val="both"/>
        <w:rPr>
          <w:rFonts w:cs="Times New Roman"/>
          <w:lang w:val="es-CO"/>
          <w:rPrChange w:id="5694" w:author="Massiel Nayibe Moreno Ladino" w:date="2025-01-15T13:03:00Z" w16du:dateUtc="2025-01-15T18:03:00Z">
            <w:rPr>
              <w:rFonts w:cs="Times New Roman"/>
            </w:rPr>
          </w:rPrChange>
        </w:rPr>
      </w:pPr>
    </w:p>
    <w:p w14:paraId="4B5CABB0" w14:textId="77777777" w:rsidR="00441859" w:rsidRPr="00963ED8" w:rsidRDefault="00DE7F5C">
      <w:pPr>
        <w:pStyle w:val="Prrafodelista"/>
        <w:numPr>
          <w:ilvl w:val="0"/>
          <w:numId w:val="67"/>
        </w:numPr>
        <w:spacing w:line="360" w:lineRule="auto"/>
        <w:jc w:val="both"/>
        <w:rPr>
          <w:rFonts w:cs="Times New Roman"/>
          <w:b/>
          <w:bCs/>
          <w:lang w:val="es-CO"/>
          <w:rPrChange w:id="5695" w:author="Massiel Nayibe Moreno Ladino" w:date="2025-01-15T13:03:00Z" w16du:dateUtc="2025-01-15T18:03:00Z">
            <w:rPr>
              <w:rFonts w:cs="Times New Roman"/>
              <w:b/>
              <w:bCs/>
            </w:rPr>
          </w:rPrChange>
        </w:rPr>
      </w:pPr>
      <w:r w:rsidRPr="00963ED8">
        <w:rPr>
          <w:rFonts w:cs="Times New Roman"/>
          <w:b/>
          <w:bCs/>
          <w:lang w:val="es-CO"/>
          <w:rPrChange w:id="5696" w:author="Massiel Nayibe Moreno Ladino" w:date="2025-01-15T13:03:00Z" w16du:dateUtc="2025-01-15T18:03:00Z">
            <w:rPr>
              <w:rFonts w:cs="Times New Roman"/>
              <w:b/>
              <w:bCs/>
            </w:rPr>
          </w:rPrChange>
        </w:rPr>
        <w:t xml:space="preserve">Umbral de compras pequeñas: de 2.500,01 $ a 9.999,99 $ USD o equivalente </w:t>
      </w:r>
      <w:r w:rsidR="001A20CD" w:rsidRPr="00963ED8">
        <w:rPr>
          <w:rFonts w:cs="Times New Roman"/>
          <w:b/>
          <w:bCs/>
          <w:lang w:val="es-CO"/>
          <w:rPrChange w:id="5697" w:author="Massiel Nayibe Moreno Ladino" w:date="2025-01-15T13:03:00Z" w16du:dateUtc="2025-01-15T18:03:00Z">
            <w:rPr>
              <w:rFonts w:cs="Times New Roman"/>
              <w:b/>
              <w:bCs/>
            </w:rPr>
          </w:rPrChange>
        </w:rPr>
        <w:t>en COP</w:t>
      </w:r>
    </w:p>
    <w:p w14:paraId="3D3353FB" w14:textId="77777777" w:rsidR="00441859" w:rsidRPr="00963ED8" w:rsidRDefault="00DE7F5C">
      <w:pPr>
        <w:spacing w:line="360" w:lineRule="auto"/>
        <w:ind w:left="360"/>
        <w:jc w:val="both"/>
        <w:rPr>
          <w:rFonts w:cs="Times New Roman"/>
          <w:lang w:val="es-CO"/>
          <w:rPrChange w:id="5698" w:author="Massiel Nayibe Moreno Ladino" w:date="2025-01-15T13:03:00Z" w16du:dateUtc="2025-01-15T18:03:00Z">
            <w:rPr>
              <w:rFonts w:cs="Times New Roman"/>
            </w:rPr>
          </w:rPrChange>
        </w:rPr>
      </w:pPr>
      <w:r w:rsidRPr="00963ED8">
        <w:rPr>
          <w:rFonts w:cs="Times New Roman"/>
          <w:lang w:val="es-CO"/>
          <w:rPrChange w:id="5699" w:author="Massiel Nayibe Moreno Ladino" w:date="2025-01-15T13:03:00Z" w16du:dateUtc="2025-01-15T18:03:00Z">
            <w:rPr>
              <w:rFonts w:cs="Times New Roman"/>
            </w:rPr>
          </w:rPrChange>
        </w:rPr>
        <w:t xml:space="preserve">Las pequeñas compras son aquellas cuyo valor es superior al umbral de microcompra pero inferior al umbral de propuestas de concurso de los socios. Las adquisiciones mediante procedimientos de pequeñas compras son aquellos métodos de adquisición relativamente sencillos e informales para garantizar servicios, suministros u otros bienes. Para una adquisición de pequeña cuantía, se requiere un formulario de solicitud de compra (PRF), un mínimo de tres (3) presupuestos de precio/tarifa, una </w:t>
      </w:r>
      <w:r>
        <w:fldChar w:fldCharType="begin"/>
      </w:r>
      <w:r w:rsidRPr="00963ED8">
        <w:rPr>
          <w:lang w:val="es-CO"/>
          <w:rPrChange w:id="5700" w:author="Massiel Nayibe Moreno Ladino" w:date="2025-01-15T13:03:00Z" w16du:dateUtc="2025-01-15T18:03:00Z">
            <w:rPr/>
          </w:rPrChange>
        </w:rPr>
        <w:instrText>HYPERLINK "https://partnersnet107.sharepoint.com/:f:/s/FA/EpdtYRrgzXZYiQlnwGjnndcBBo9G1FoNGdfQ0jZAby0bSw?e=GbSRBc"</w:instrText>
      </w:r>
      <w:r>
        <w:fldChar w:fldCharType="separate"/>
      </w:r>
      <w:r w:rsidRPr="00963ED8">
        <w:rPr>
          <w:rStyle w:val="Hipervnculo"/>
          <w:rFonts w:cs="Times New Roman"/>
          <w:lang w:val="es-CO"/>
          <w:rPrChange w:id="5701" w:author="Massiel Nayibe Moreno Ladino" w:date="2025-01-15T13:03:00Z" w16du:dateUtc="2025-01-15T18:03:00Z">
            <w:rPr>
              <w:rStyle w:val="Hipervnculo"/>
              <w:rFonts w:cs="Times New Roman"/>
            </w:rPr>
          </w:rPrChange>
        </w:rPr>
        <w:t>comparación de la matriz de evaluación</w:t>
      </w:r>
      <w:r>
        <w:fldChar w:fldCharType="end"/>
      </w:r>
      <w:r w:rsidRPr="00963ED8">
        <w:rPr>
          <w:rFonts w:cs="Times New Roman"/>
          <w:lang w:val="es-CO"/>
          <w:rPrChange w:id="5702" w:author="Massiel Nayibe Moreno Ladino" w:date="2025-01-15T13:03:00Z" w16du:dateUtc="2025-01-15T18:03:00Z">
            <w:rPr>
              <w:rFonts w:cs="Times New Roman"/>
            </w:rPr>
          </w:rPrChange>
        </w:rPr>
        <w:t xml:space="preserve"> y </w:t>
      </w:r>
      <w:r>
        <w:fldChar w:fldCharType="begin"/>
      </w:r>
      <w:r w:rsidRPr="00963ED8">
        <w:rPr>
          <w:lang w:val="es-CO"/>
          <w:rPrChange w:id="5703" w:author="Massiel Nayibe Moreno Ladino" w:date="2025-01-15T13:03:00Z" w16du:dateUtc="2025-01-15T18:03:00Z">
            <w:rPr/>
          </w:rPrChange>
        </w:rPr>
        <w:instrText>HYPERLINK "https://partnersnet107.sharepoint.com/:f:/s/FA/EpOQuqd3u9RMva9YmCYkKnYBBvEmIAxEVHIS090faY8ceA?e=3JpQnz"</w:instrText>
      </w:r>
      <w:r>
        <w:fldChar w:fldCharType="separate"/>
      </w:r>
      <w:r w:rsidRPr="00963ED8">
        <w:rPr>
          <w:rStyle w:val="Hipervnculo"/>
          <w:rFonts w:cs="Times New Roman"/>
          <w:lang w:val="es-CO"/>
          <w:rPrChange w:id="5704" w:author="Massiel Nayibe Moreno Ladino" w:date="2025-01-15T13:03:00Z" w16du:dateUtc="2025-01-15T18:03:00Z">
            <w:rPr>
              <w:rStyle w:val="Hipervnculo"/>
              <w:rFonts w:cs="Times New Roman"/>
            </w:rPr>
          </w:rPrChange>
        </w:rPr>
        <w:t>un memorando de selección de fuentes</w:t>
      </w:r>
      <w:r>
        <w:fldChar w:fldCharType="end"/>
      </w:r>
      <w:r w:rsidRPr="00963ED8">
        <w:rPr>
          <w:rFonts w:cs="Times New Roman"/>
          <w:lang w:val="es-CO"/>
          <w:rPrChange w:id="5705" w:author="Massiel Nayibe Moreno Ladino" w:date="2025-01-15T13:03:00Z" w16du:dateUtc="2025-01-15T18:03:00Z">
            <w:rPr>
              <w:rFonts w:cs="Times New Roman"/>
            </w:rPr>
          </w:rPrChange>
        </w:rPr>
        <w:t xml:space="preserve"> que incluya una descripción general de los proveedores examinados, explique los motivos de la selección del proveedor y enumere el precio final. Si el Equipo de Adquisiciones intenta obtener tres cotizaciones, pero se reciben menos de tres cotizaciones, el Equipo de Adquisiciones debe documentar los esfuerzos realizados para obtener tres cotizaciones y la razón por la cual no se recibieron otras.</w:t>
      </w:r>
    </w:p>
    <w:p w14:paraId="6C63251F" w14:textId="77777777" w:rsidR="0086057E" w:rsidRPr="00963ED8" w:rsidRDefault="0086057E" w:rsidP="0086057E">
      <w:pPr>
        <w:spacing w:line="360" w:lineRule="auto"/>
        <w:ind w:left="360"/>
        <w:jc w:val="both"/>
        <w:rPr>
          <w:rFonts w:cs="Times New Roman"/>
          <w:lang w:val="es-CO"/>
          <w:rPrChange w:id="5706" w:author="Massiel Nayibe Moreno Ladino" w:date="2025-01-15T13:03:00Z" w16du:dateUtc="2025-01-15T18:03:00Z">
            <w:rPr>
              <w:rFonts w:cs="Times New Roman"/>
            </w:rPr>
          </w:rPrChange>
        </w:rPr>
      </w:pPr>
    </w:p>
    <w:p w14:paraId="7529A43D" w14:textId="77777777" w:rsidR="00441859" w:rsidRPr="00963ED8" w:rsidRDefault="00DE7F5C">
      <w:pPr>
        <w:spacing w:line="360" w:lineRule="auto"/>
        <w:ind w:left="360"/>
        <w:jc w:val="both"/>
        <w:rPr>
          <w:rFonts w:cs="Times New Roman"/>
          <w:lang w:val="es-CO"/>
          <w:rPrChange w:id="5707" w:author="Massiel Nayibe Moreno Ladino" w:date="2025-01-15T13:03:00Z" w16du:dateUtc="2025-01-15T18:03:00Z">
            <w:rPr>
              <w:rFonts w:cs="Times New Roman"/>
            </w:rPr>
          </w:rPrChange>
        </w:rPr>
      </w:pPr>
      <w:r w:rsidRPr="00963ED8">
        <w:rPr>
          <w:rFonts w:cs="Times New Roman"/>
          <w:lang w:val="es-CO"/>
          <w:rPrChange w:id="5708" w:author="Massiel Nayibe Moreno Ladino" w:date="2025-01-15T13:03:00Z" w16du:dateUtc="2025-01-15T18:03:00Z">
            <w:rPr>
              <w:rFonts w:cs="Times New Roman"/>
            </w:rPr>
          </w:rPrChange>
        </w:rPr>
        <w:t xml:space="preserve">La documentación debe estar por escrito por parte de los proveedores y puede incluir cotizaciones por escrito, cotizaciones por correo electrónico, capturas de pantalla de sitios web, copias de listas de precios publicadas, precios anunciados en revistas o periódicos establecidos, etc. Partners </w:t>
      </w:r>
      <w:r w:rsidR="0095206E" w:rsidRPr="00963ED8">
        <w:rPr>
          <w:rFonts w:cs="Times New Roman"/>
          <w:lang w:val="es-CO"/>
          <w:rPrChange w:id="5709" w:author="Massiel Nayibe Moreno Ladino" w:date="2025-01-15T13:03:00Z" w16du:dateUtc="2025-01-15T18:03:00Z">
            <w:rPr>
              <w:rFonts w:cs="Times New Roman"/>
            </w:rPr>
          </w:rPrChange>
        </w:rPr>
        <w:t xml:space="preserve">Colombia </w:t>
      </w:r>
      <w:r w:rsidRPr="00963ED8">
        <w:rPr>
          <w:rFonts w:cs="Times New Roman"/>
          <w:lang w:val="es-CO"/>
          <w:rPrChange w:id="5710" w:author="Massiel Nayibe Moreno Ladino" w:date="2025-01-15T13:03:00Z" w16du:dateUtc="2025-01-15T18:03:00Z">
            <w:rPr>
              <w:rFonts w:cs="Times New Roman"/>
            </w:rPr>
          </w:rPrChange>
        </w:rPr>
        <w:t xml:space="preserve">debe seleccionar al proveedor que ofrezca el producto o servicio por el precio más bajo y cumpla las especificaciones requeridas (en contraposición a las </w:t>
      </w:r>
      <w:r w:rsidRPr="00963ED8">
        <w:rPr>
          <w:rFonts w:cs="Times New Roman"/>
          <w:lang w:val="es-CO"/>
          <w:rPrChange w:id="5711" w:author="Massiel Nayibe Moreno Ladino" w:date="2025-01-15T13:03:00Z" w16du:dateUtc="2025-01-15T18:03:00Z">
            <w:rPr>
              <w:rFonts w:cs="Times New Roman"/>
            </w:rPr>
          </w:rPrChange>
        </w:rPr>
        <w:lastRenderedPageBreak/>
        <w:t>especificaciones deseadas). No se permite dividir las adquisiciones para mantenerse dentro del umbral de compras pequeñas y así evitar mayores requisitos de competencia. Las compras pequeñas deben seguir el proceso normal de revisión en el departamento financiero de la oficina fuera de la Sede (es decir, el contable de la oficina fuera de la Sede o el funcionario designado por la oficina fuera de la Sede las prepara y el director financiero de la oficina fuera de la Sede las revisa y aprueba). Para todas las compras de pequeña cuantía, debe haber una prueba clara de la diligencia debida aplicada al contratista para garantizar que no está suspendido o inhabilitado para hacer negocios con el Gobierno de EE.UU. o en una lista de personas bloqueadas. (</w:t>
      </w:r>
      <w:r>
        <w:fldChar w:fldCharType="begin"/>
      </w:r>
      <w:r w:rsidRPr="00963ED8">
        <w:rPr>
          <w:lang w:val="es-CO"/>
          <w:rPrChange w:id="5712" w:author="Massiel Nayibe Moreno Ladino" w:date="2025-01-15T13:03:00Z" w16du:dateUtc="2025-01-15T18:03:00Z">
            <w:rPr/>
          </w:rPrChange>
        </w:rPr>
        <w:instrText>HYPERLINK \l "_3.2_Visual_Compliance"</w:instrText>
      </w:r>
      <w:r>
        <w:fldChar w:fldCharType="separate"/>
      </w:r>
      <w:r w:rsidRPr="00963ED8">
        <w:rPr>
          <w:rStyle w:val="Hipervnculo"/>
          <w:rFonts w:cs="Times New Roman"/>
          <w:lang w:val="es-CO"/>
          <w:rPrChange w:id="5713" w:author="Massiel Nayibe Moreno Ladino" w:date="2025-01-15T13:03:00Z" w16du:dateUtc="2025-01-15T18:03:00Z">
            <w:rPr>
              <w:rStyle w:val="Hipervnculo"/>
              <w:rFonts w:cs="Times New Roman"/>
            </w:rPr>
          </w:rPrChange>
        </w:rPr>
        <w:t>Referencia 3.2</w:t>
      </w:r>
      <w:r>
        <w:fldChar w:fldCharType="end"/>
      </w:r>
      <w:r w:rsidRPr="00963ED8">
        <w:rPr>
          <w:rStyle w:val="Hipervnculo"/>
          <w:rFonts w:cs="Times New Roman"/>
          <w:lang w:val="es-CO"/>
          <w:rPrChange w:id="5714" w:author="Massiel Nayibe Moreno Ladino" w:date="2025-01-15T13:03:00Z" w16du:dateUtc="2025-01-15T18:03:00Z">
            <w:rPr>
              <w:rStyle w:val="Hipervnculo"/>
              <w:rFonts w:cs="Times New Roman"/>
            </w:rPr>
          </w:rPrChange>
        </w:rPr>
        <w:t xml:space="preserve"> Comprobación </w:t>
      </w:r>
      <w:r>
        <w:fldChar w:fldCharType="begin"/>
      </w:r>
      <w:r w:rsidRPr="00963ED8">
        <w:rPr>
          <w:lang w:val="es-CO"/>
          <w:rPrChange w:id="5715" w:author="Massiel Nayibe Moreno Ladino" w:date="2025-01-15T13:03:00Z" w16du:dateUtc="2025-01-15T18:03:00Z">
            <w:rPr/>
          </w:rPrChange>
        </w:rPr>
        <w:instrText>HYPERLINK \l "_3.2_Visual_Compliance"</w:instrText>
      </w:r>
      <w:r>
        <w:fldChar w:fldCharType="separate"/>
      </w:r>
      <w:r w:rsidRPr="00963ED8">
        <w:rPr>
          <w:rStyle w:val="Hipervnculo"/>
          <w:rFonts w:cs="Times New Roman"/>
          <w:lang w:val="es-CO"/>
          <w:rPrChange w:id="5716" w:author="Massiel Nayibe Moreno Ladino" w:date="2025-01-15T13:03:00Z" w16du:dateUtc="2025-01-15T18:03:00Z">
            <w:rPr>
              <w:rStyle w:val="Hipervnculo"/>
              <w:rFonts w:cs="Times New Roman"/>
            </w:rPr>
          </w:rPrChange>
        </w:rPr>
        <w:t>visual de conformidad</w:t>
      </w:r>
      <w:r>
        <w:fldChar w:fldCharType="end"/>
      </w:r>
      <w:r w:rsidRPr="00963ED8">
        <w:rPr>
          <w:rFonts w:cs="Times New Roman"/>
          <w:lang w:val="es-CO"/>
          <w:rPrChange w:id="5717" w:author="Massiel Nayibe Moreno Ladino" w:date="2025-01-15T13:03:00Z" w16du:dateUtc="2025-01-15T18:03:00Z">
            <w:rPr>
              <w:rFonts w:cs="Times New Roman"/>
            </w:rPr>
          </w:rPrChange>
        </w:rPr>
        <w:t>). Las compras pequeñas requieren un contrato o acuerdo formal con el proveedor.</w:t>
      </w:r>
    </w:p>
    <w:p w14:paraId="7185BA92" w14:textId="77777777" w:rsidR="0086057E" w:rsidRPr="00963ED8" w:rsidRDefault="0086057E" w:rsidP="0086057E">
      <w:pPr>
        <w:spacing w:line="360" w:lineRule="auto"/>
        <w:jc w:val="both"/>
        <w:rPr>
          <w:rFonts w:cs="Times New Roman"/>
          <w:lang w:val="es-CO"/>
          <w:rPrChange w:id="5718" w:author="Massiel Nayibe Moreno Ladino" w:date="2025-01-15T13:03:00Z" w16du:dateUtc="2025-01-15T18:03:00Z">
            <w:rPr>
              <w:rFonts w:cs="Times New Roman"/>
            </w:rPr>
          </w:rPrChange>
        </w:rPr>
      </w:pPr>
    </w:p>
    <w:p w14:paraId="598EB31E" w14:textId="77777777" w:rsidR="00441859" w:rsidRPr="00963ED8" w:rsidRDefault="00DE7F5C">
      <w:pPr>
        <w:pStyle w:val="Prrafodelista"/>
        <w:numPr>
          <w:ilvl w:val="0"/>
          <w:numId w:val="67"/>
        </w:numPr>
        <w:spacing w:line="360" w:lineRule="auto"/>
        <w:jc w:val="both"/>
        <w:rPr>
          <w:rFonts w:cs="Times New Roman"/>
          <w:b/>
          <w:bCs/>
          <w:lang w:val="es-CO"/>
          <w:rPrChange w:id="5719" w:author="Massiel Nayibe Moreno Ladino" w:date="2025-01-15T13:03:00Z" w16du:dateUtc="2025-01-15T18:03:00Z">
            <w:rPr>
              <w:rFonts w:cs="Times New Roman"/>
              <w:b/>
              <w:bCs/>
            </w:rPr>
          </w:rPrChange>
        </w:rPr>
      </w:pPr>
      <w:r w:rsidRPr="00963ED8">
        <w:rPr>
          <w:rFonts w:cs="Times New Roman"/>
          <w:b/>
          <w:bCs/>
          <w:lang w:val="es-CO"/>
          <w:rPrChange w:id="5720" w:author="Massiel Nayibe Moreno Ladino" w:date="2025-01-15T13:03:00Z" w16du:dateUtc="2025-01-15T18:03:00Z">
            <w:rPr>
              <w:rFonts w:cs="Times New Roman"/>
              <w:b/>
              <w:bCs/>
            </w:rPr>
          </w:rPrChange>
        </w:rPr>
        <w:t xml:space="preserve">Umbral de las propuestas para el concurso: 10.000,00 USD+ o su equivalente en </w:t>
      </w:r>
      <w:r w:rsidR="001A20CD" w:rsidRPr="00963ED8">
        <w:rPr>
          <w:rFonts w:cs="Times New Roman"/>
          <w:b/>
          <w:bCs/>
          <w:lang w:val="es-CO"/>
          <w:rPrChange w:id="5721" w:author="Massiel Nayibe Moreno Ladino" w:date="2025-01-15T13:03:00Z" w16du:dateUtc="2025-01-15T18:03:00Z">
            <w:rPr>
              <w:rFonts w:cs="Times New Roman"/>
              <w:b/>
              <w:bCs/>
            </w:rPr>
          </w:rPrChange>
        </w:rPr>
        <w:t>COP</w:t>
      </w:r>
    </w:p>
    <w:p w14:paraId="527A6295" w14:textId="77777777" w:rsidR="00441859" w:rsidRDefault="00DE7F5C">
      <w:pPr>
        <w:spacing w:line="360" w:lineRule="auto"/>
        <w:ind w:left="360"/>
        <w:jc w:val="both"/>
        <w:rPr>
          <w:rFonts w:cs="Times New Roman"/>
        </w:rPr>
      </w:pPr>
      <w:r w:rsidRPr="00963ED8">
        <w:rPr>
          <w:rFonts w:cs="Times New Roman"/>
          <w:lang w:val="es-CO"/>
          <w:rPrChange w:id="5722" w:author="Massiel Nayibe Moreno Ladino" w:date="2025-01-15T12:59:00Z" w16du:dateUtc="2025-01-15T17:59:00Z">
            <w:rPr>
              <w:rFonts w:cs="Times New Roman"/>
            </w:rPr>
          </w:rPrChange>
        </w:rPr>
        <w:t xml:space="preserve">Todas las propuestas competitivas deben llevarse a cabo de manera que se garantice una competencia plena y abierta, de acuerdo con las normas de </w:t>
      </w:r>
      <w:r>
        <w:fldChar w:fldCharType="begin"/>
      </w:r>
      <w:r w:rsidRPr="00963ED8">
        <w:rPr>
          <w:lang w:val="es-CO"/>
          <w:rPrChange w:id="5723" w:author="Massiel Nayibe Moreno Ladino" w:date="2025-01-15T12:59:00Z" w16du:dateUtc="2025-01-15T17:59:00Z">
            <w:rPr/>
          </w:rPrChange>
        </w:rPr>
        <w:instrText>HYPERLINK "https://www.ecfr.gov/current/title-2/subtitle-A/chapter-II/part-200/subpart-D/subject-group-ECFR45ddd4419ad436d/section-200.319"</w:instrText>
      </w:r>
      <w:r>
        <w:fldChar w:fldCharType="separate"/>
      </w:r>
      <w:r w:rsidRPr="00963ED8">
        <w:rPr>
          <w:rStyle w:val="Hipervnculo"/>
          <w:rFonts w:cs="Times New Roman"/>
          <w:lang w:val="es-CO"/>
          <w:rPrChange w:id="5724" w:author="Massiel Nayibe Moreno Ladino" w:date="2025-01-15T12:59:00Z" w16du:dateUtc="2025-01-15T17:59:00Z">
            <w:rPr>
              <w:rStyle w:val="Hipervnculo"/>
              <w:rFonts w:cs="Times New Roman"/>
            </w:rPr>
          </w:rPrChange>
        </w:rPr>
        <w:t>2 CFR 200.</w:t>
      </w:r>
      <w:r>
        <w:fldChar w:fldCharType="end"/>
      </w:r>
      <w:r w:rsidRPr="00963ED8">
        <w:rPr>
          <w:rStyle w:val="Hipervnculo"/>
          <w:rFonts w:cs="Times New Roman"/>
          <w:lang w:val="es-CO"/>
          <w:rPrChange w:id="5725" w:author="Massiel Nayibe Moreno Ladino" w:date="2025-01-15T12:59:00Z" w16du:dateUtc="2025-01-15T17:59:00Z">
            <w:rPr>
              <w:rStyle w:val="Hipervnculo"/>
              <w:rFonts w:cs="Times New Roman"/>
            </w:rPr>
          </w:rPrChange>
        </w:rPr>
        <w:t>319c</w:t>
      </w:r>
      <w:r w:rsidRPr="00963ED8">
        <w:rPr>
          <w:rFonts w:cs="Times New Roman"/>
          <w:lang w:val="es-CO"/>
          <w:rPrChange w:id="5726" w:author="Massiel Nayibe Moreno Ladino" w:date="2025-01-15T12:59:00Z" w16du:dateUtc="2025-01-15T17:59:00Z">
            <w:rPr>
              <w:rFonts w:cs="Times New Roman"/>
            </w:rPr>
          </w:rPrChange>
        </w:rPr>
        <w:t xml:space="preserve">. Este método se lleva a cabo con más de una fuente que presenta una oferta, y se adjudica un contrato de precio fijo o de reembolso de costes. Consulte </w:t>
      </w:r>
      <w:r>
        <w:fldChar w:fldCharType="begin"/>
      </w:r>
      <w:r w:rsidRPr="00963ED8">
        <w:rPr>
          <w:lang w:val="es-CO"/>
          <w:rPrChange w:id="5727" w:author="Massiel Nayibe Moreno Ladino" w:date="2025-01-15T12:59:00Z" w16du:dateUtc="2025-01-15T17:59:00Z">
            <w:rPr/>
          </w:rPrChange>
        </w:rPr>
        <w:instrText>HYPERLINK "https://partnersnet107.sharepoint.com/:f:/s/FA/EpdtYRrgzXZYiQlnwGjnndcBBo9G1FoNGdfQ0jZAby0bSw?e=7ISp85"</w:instrText>
      </w:r>
      <w:r>
        <w:fldChar w:fldCharType="separate"/>
      </w:r>
      <w:r w:rsidRPr="00963ED8">
        <w:rPr>
          <w:rStyle w:val="Hipervnculo"/>
          <w:rFonts w:cs="Times New Roman"/>
          <w:lang w:val="es-CO"/>
          <w:rPrChange w:id="5728" w:author="Massiel Nayibe Moreno Ladino" w:date="2025-01-15T12:59:00Z" w16du:dateUtc="2025-01-15T17:59:00Z">
            <w:rPr>
              <w:rStyle w:val="Hipervnculo"/>
              <w:rFonts w:cs="Times New Roman"/>
            </w:rPr>
          </w:rPrChange>
        </w:rPr>
        <w:t>la política de contratación completa</w:t>
      </w:r>
      <w:r>
        <w:fldChar w:fldCharType="end"/>
      </w:r>
      <w:r w:rsidRPr="00963ED8">
        <w:rPr>
          <w:rFonts w:cs="Times New Roman"/>
          <w:lang w:val="es-CO"/>
          <w:rPrChange w:id="5729" w:author="Massiel Nayibe Moreno Ladino" w:date="2025-01-15T12:59:00Z" w16du:dateUtc="2025-01-15T17:59:00Z">
            <w:rPr>
              <w:rFonts w:cs="Times New Roman"/>
            </w:rPr>
          </w:rPrChange>
        </w:rPr>
        <w:t xml:space="preserve"> para obtener más detalles sobre los requisitos de las propuestas competitivas. </w:t>
      </w:r>
      <w:r>
        <w:rPr>
          <w:rFonts w:cs="Times New Roman"/>
        </w:rPr>
        <w:t>A continuación se ofrece un resumen:</w:t>
      </w:r>
    </w:p>
    <w:p w14:paraId="73ED2475" w14:textId="77777777" w:rsidR="0086057E" w:rsidRDefault="0086057E" w:rsidP="0086057E">
      <w:pPr>
        <w:spacing w:line="360" w:lineRule="auto"/>
        <w:ind w:firstLine="360"/>
        <w:jc w:val="both"/>
        <w:rPr>
          <w:rFonts w:cs="Times New Roman"/>
        </w:rPr>
      </w:pPr>
    </w:p>
    <w:p w14:paraId="3C24E26B" w14:textId="77777777" w:rsidR="00441859" w:rsidRDefault="00DE7F5C">
      <w:pPr>
        <w:spacing w:line="360" w:lineRule="auto"/>
        <w:ind w:firstLine="360"/>
        <w:jc w:val="both"/>
        <w:rPr>
          <w:rFonts w:cs="Times New Roman"/>
          <w:b/>
          <w:bCs/>
          <w:u w:val="single"/>
        </w:rPr>
      </w:pPr>
      <w:r w:rsidRPr="00FB565D">
        <w:rPr>
          <w:rFonts w:cs="Times New Roman"/>
          <w:b/>
          <w:bCs/>
          <w:u w:val="single"/>
        </w:rPr>
        <w:t>Convocatoria:</w:t>
      </w:r>
    </w:p>
    <w:p w14:paraId="6E0EF91C" w14:textId="77777777" w:rsidR="00441859" w:rsidRPr="00963ED8" w:rsidRDefault="00DE7F5C">
      <w:pPr>
        <w:pStyle w:val="Prrafodelista"/>
        <w:numPr>
          <w:ilvl w:val="0"/>
          <w:numId w:val="185"/>
        </w:numPr>
        <w:spacing w:after="200" w:line="360" w:lineRule="auto"/>
        <w:jc w:val="both"/>
        <w:rPr>
          <w:rFonts w:cs="Times New Roman"/>
          <w:lang w:val="es-CO"/>
          <w:rPrChange w:id="5730" w:author="Massiel Nayibe Moreno Ladino" w:date="2025-01-15T12:59:00Z" w16du:dateUtc="2025-01-15T17:59:00Z">
            <w:rPr>
              <w:rFonts w:cs="Times New Roman"/>
            </w:rPr>
          </w:rPrChange>
        </w:rPr>
      </w:pPr>
      <w:r w:rsidRPr="00963ED8">
        <w:rPr>
          <w:rFonts w:cs="Times New Roman"/>
          <w:lang w:val="es-CO"/>
          <w:rPrChange w:id="5731" w:author="Massiel Nayibe Moreno Ladino" w:date="2025-01-15T12:59:00Z" w16du:dateUtc="2025-01-15T17:59:00Z">
            <w:rPr>
              <w:rFonts w:cs="Times New Roman"/>
            </w:rPr>
          </w:rPrChange>
        </w:rPr>
        <w:t>Cumplimentar un formulario de solicitud de compra</w:t>
      </w:r>
    </w:p>
    <w:p w14:paraId="4F77A9FF" w14:textId="77777777" w:rsidR="00441859" w:rsidRPr="00963ED8" w:rsidRDefault="00DE7F5C">
      <w:pPr>
        <w:pStyle w:val="Prrafodelista"/>
        <w:numPr>
          <w:ilvl w:val="0"/>
          <w:numId w:val="185"/>
        </w:numPr>
        <w:spacing w:after="200" w:line="360" w:lineRule="auto"/>
        <w:jc w:val="both"/>
        <w:rPr>
          <w:rFonts w:cs="Times New Roman"/>
          <w:lang w:val="es-CO"/>
          <w:rPrChange w:id="5732" w:author="Massiel Nayibe Moreno Ladino" w:date="2025-01-15T12:59:00Z" w16du:dateUtc="2025-01-15T17:59:00Z">
            <w:rPr>
              <w:rFonts w:cs="Times New Roman"/>
            </w:rPr>
          </w:rPrChange>
        </w:rPr>
      </w:pPr>
      <w:r w:rsidRPr="00963ED8">
        <w:rPr>
          <w:rFonts w:cs="Times New Roman"/>
          <w:lang w:val="es-CO"/>
          <w:rPrChange w:id="5733" w:author="Massiel Nayibe Moreno Ladino" w:date="2025-01-15T12:59:00Z" w16du:dateUtc="2025-01-15T17:59:00Z">
            <w:rPr>
              <w:rFonts w:cs="Times New Roman"/>
            </w:rPr>
          </w:rPrChange>
        </w:rPr>
        <w:t xml:space="preserve">Estudio de mercado - Revise la solicitud aprobada y determine si se ha realizado, o es necesario realizar, un estudio de mercado suficiente para determinar cómo se competirá en la licitación. El estudio de mercado sólo es necesario para adquisiciones FO por valor de 50.000 USD o más. El estudio de mercado es necesario para todas las adquisiciones de HO por encima del umbral de adquisición simplificado. </w:t>
      </w:r>
    </w:p>
    <w:p w14:paraId="3CC17B2C" w14:textId="77777777" w:rsidR="00441859" w:rsidRPr="00963ED8" w:rsidRDefault="00DE7F5C">
      <w:pPr>
        <w:pStyle w:val="Prrafodelista"/>
        <w:numPr>
          <w:ilvl w:val="0"/>
          <w:numId w:val="185"/>
        </w:numPr>
        <w:spacing w:after="200" w:line="360" w:lineRule="auto"/>
        <w:jc w:val="both"/>
        <w:rPr>
          <w:rFonts w:cs="Times New Roman"/>
          <w:lang w:val="es-CO"/>
          <w:rPrChange w:id="5734" w:author="Massiel Nayibe Moreno Ladino" w:date="2025-01-15T12:59:00Z" w16du:dateUtc="2025-01-15T17:59:00Z">
            <w:rPr>
              <w:rFonts w:cs="Times New Roman"/>
            </w:rPr>
          </w:rPrChange>
        </w:rPr>
      </w:pPr>
      <w:r w:rsidRPr="00963ED8">
        <w:rPr>
          <w:rFonts w:cs="Times New Roman"/>
          <w:lang w:val="es-CO"/>
          <w:rPrChange w:id="5735" w:author="Massiel Nayibe Moreno Ladino" w:date="2025-01-15T12:59:00Z" w16du:dateUtc="2025-01-15T17:59:00Z">
            <w:rPr>
              <w:rFonts w:cs="Times New Roman"/>
            </w:rPr>
          </w:rPrChange>
        </w:rPr>
        <w:t>Determine cómo se distribuirá la solicitud. Efectivamente, sólo hay tres opciones:</w:t>
      </w:r>
    </w:p>
    <w:p w14:paraId="659F1129" w14:textId="77777777" w:rsidR="00441859" w:rsidRDefault="00DE7F5C">
      <w:pPr>
        <w:pStyle w:val="Prrafodelista"/>
        <w:numPr>
          <w:ilvl w:val="1"/>
          <w:numId w:val="185"/>
        </w:numPr>
        <w:spacing w:after="200" w:line="360" w:lineRule="auto"/>
        <w:jc w:val="both"/>
        <w:rPr>
          <w:rFonts w:cs="Times New Roman"/>
        </w:rPr>
      </w:pPr>
      <w:r w:rsidRPr="00FB565D">
        <w:rPr>
          <w:rFonts w:cs="Times New Roman"/>
        </w:rPr>
        <w:t>Publicidad</w:t>
      </w:r>
      <w:r w:rsidRPr="00FB565D">
        <w:rPr>
          <w:rFonts w:cs="Times New Roman"/>
          <w:b/>
          <w:bCs/>
          <w:i/>
          <w:iCs/>
        </w:rPr>
        <w:t xml:space="preserve"> pública </w:t>
      </w:r>
    </w:p>
    <w:p w14:paraId="22624B5B" w14:textId="77777777" w:rsidR="00441859" w:rsidRPr="00963ED8" w:rsidRDefault="00DE7F5C">
      <w:pPr>
        <w:pStyle w:val="Prrafodelista"/>
        <w:numPr>
          <w:ilvl w:val="1"/>
          <w:numId w:val="185"/>
        </w:numPr>
        <w:spacing w:after="200" w:line="360" w:lineRule="auto"/>
        <w:jc w:val="both"/>
        <w:rPr>
          <w:rFonts w:cs="Times New Roman"/>
          <w:lang w:val="es-CO"/>
          <w:rPrChange w:id="5736" w:author="Massiel Nayibe Moreno Ladino" w:date="2025-01-15T12:59:00Z" w16du:dateUtc="2025-01-15T17:59:00Z">
            <w:rPr>
              <w:rFonts w:cs="Times New Roman"/>
            </w:rPr>
          </w:rPrChange>
        </w:rPr>
      </w:pPr>
      <w:r w:rsidRPr="00963ED8">
        <w:rPr>
          <w:rFonts w:cs="Times New Roman"/>
          <w:b/>
          <w:bCs/>
          <w:i/>
          <w:iCs/>
          <w:lang w:val="es-CO"/>
          <w:rPrChange w:id="5737" w:author="Massiel Nayibe Moreno Ladino" w:date="2025-01-15T12:59:00Z" w16du:dateUtc="2025-01-15T17:59:00Z">
            <w:rPr>
              <w:rFonts w:cs="Times New Roman"/>
              <w:b/>
              <w:bCs/>
              <w:i/>
              <w:iCs/>
            </w:rPr>
          </w:rPrChange>
        </w:rPr>
        <w:t>Lista de distribución de proveedores (mínimo 6)</w:t>
      </w:r>
    </w:p>
    <w:p w14:paraId="2FF1A665" w14:textId="77777777" w:rsidR="00441859" w:rsidRDefault="00DE7F5C">
      <w:pPr>
        <w:pStyle w:val="Prrafodelista"/>
        <w:numPr>
          <w:ilvl w:val="1"/>
          <w:numId w:val="185"/>
        </w:numPr>
        <w:spacing w:after="200" w:line="360" w:lineRule="auto"/>
        <w:jc w:val="both"/>
        <w:rPr>
          <w:rFonts w:cs="Times New Roman"/>
          <w:b/>
          <w:bCs/>
          <w:i/>
          <w:iCs/>
        </w:rPr>
      </w:pPr>
      <w:r w:rsidRPr="00FB565D">
        <w:rPr>
          <w:rFonts w:cs="Times New Roman"/>
          <w:b/>
          <w:bCs/>
          <w:i/>
          <w:iCs/>
        </w:rPr>
        <w:lastRenderedPageBreak/>
        <w:t>Fuente única</w:t>
      </w:r>
    </w:p>
    <w:p w14:paraId="64893D57" w14:textId="77777777" w:rsidR="00441859" w:rsidRPr="00963ED8" w:rsidRDefault="00DE7F5C">
      <w:pPr>
        <w:pStyle w:val="Prrafodelista"/>
        <w:numPr>
          <w:ilvl w:val="0"/>
          <w:numId w:val="185"/>
        </w:numPr>
        <w:spacing w:after="200" w:line="360" w:lineRule="auto"/>
        <w:jc w:val="both"/>
        <w:rPr>
          <w:rFonts w:cs="Times New Roman"/>
          <w:lang w:val="es-CO"/>
          <w:rPrChange w:id="5738" w:author="Massiel Nayibe Moreno Ladino" w:date="2025-01-15T12:59:00Z" w16du:dateUtc="2025-01-15T17:59:00Z">
            <w:rPr>
              <w:rFonts w:cs="Times New Roman"/>
            </w:rPr>
          </w:rPrChange>
        </w:rPr>
      </w:pPr>
      <w:r w:rsidRPr="00963ED8">
        <w:rPr>
          <w:rFonts w:cs="Times New Roman"/>
          <w:lang w:val="es-CO"/>
          <w:rPrChange w:id="5739" w:author="Massiel Nayibe Moreno Ladino" w:date="2025-01-15T12:59:00Z" w16du:dateUtc="2025-01-15T17:59:00Z">
            <w:rPr>
              <w:rFonts w:cs="Times New Roman"/>
            </w:rPr>
          </w:rPrChange>
        </w:rPr>
        <w:t>Determine el tipo de convocatoria (</w:t>
      </w:r>
      <w:r>
        <w:fldChar w:fldCharType="begin"/>
      </w:r>
      <w:r w:rsidRPr="00963ED8">
        <w:rPr>
          <w:lang w:val="es-CO"/>
          <w:rPrChange w:id="5740" w:author="Massiel Nayibe Moreno Ladino" w:date="2025-01-15T12:59:00Z" w16du:dateUtc="2025-01-15T17:59:00Z">
            <w:rPr/>
          </w:rPrChange>
        </w:rPr>
        <w:instrText>HYPERLINK "https://partnersnet107.sharepoint.com/:f:/s/FA/Eg05ZGswNDhKsgRmGKQTdvwBq52H9YmWGeDjNdOF7J88fg?e=aFtOS0"</w:instrText>
      </w:r>
      <w:r>
        <w:fldChar w:fldCharType="separate"/>
      </w:r>
      <w:r w:rsidRPr="00963ED8">
        <w:rPr>
          <w:rStyle w:val="Hipervnculo"/>
          <w:rFonts w:cs="Times New Roman"/>
          <w:lang w:val="es-CO"/>
          <w:rPrChange w:id="5741" w:author="Massiel Nayibe Moreno Ladino" w:date="2025-01-15T12:59:00Z" w16du:dateUtc="2025-01-15T17:59:00Z">
            <w:rPr>
              <w:rStyle w:val="Hipervnculo"/>
              <w:rFonts w:cs="Times New Roman"/>
            </w:rPr>
          </w:rPrChange>
        </w:rPr>
        <w:t>solicitud de oferta</w:t>
      </w:r>
      <w:r>
        <w:fldChar w:fldCharType="end"/>
      </w:r>
      <w:r w:rsidRPr="00963ED8">
        <w:rPr>
          <w:rFonts w:cs="Times New Roman"/>
          <w:lang w:val="es-CO"/>
          <w:rPrChange w:id="5742" w:author="Massiel Nayibe Moreno Ladino" w:date="2025-01-15T12:59:00Z" w16du:dateUtc="2025-01-15T17:59:00Z">
            <w:rPr>
              <w:rFonts w:cs="Times New Roman"/>
            </w:rPr>
          </w:rPrChange>
        </w:rPr>
        <w:t xml:space="preserve"> o </w:t>
      </w:r>
      <w:r>
        <w:fldChar w:fldCharType="begin"/>
      </w:r>
      <w:r w:rsidRPr="00963ED8">
        <w:rPr>
          <w:lang w:val="es-CO"/>
          <w:rPrChange w:id="5743" w:author="Massiel Nayibe Moreno Ladino" w:date="2025-01-15T12:59:00Z" w16du:dateUtc="2025-01-15T17:59:00Z">
            <w:rPr/>
          </w:rPrChange>
        </w:rPr>
        <w:instrText>HYPERLINK "https://partnersnet107.sharepoint.com/:f:/s/FA/EraJgo7EzWxOjxe1K0kZX3ABahtaYWlhJ7Hnu691Nt7AEA?e=adZW2B"</w:instrText>
      </w:r>
      <w:r>
        <w:fldChar w:fldCharType="separate"/>
      </w:r>
      <w:r w:rsidRPr="00963ED8">
        <w:rPr>
          <w:rStyle w:val="Hipervnculo"/>
          <w:rFonts w:cs="Times New Roman"/>
          <w:lang w:val="es-CO"/>
          <w:rPrChange w:id="5744" w:author="Massiel Nayibe Moreno Ladino" w:date="2025-01-15T12:59:00Z" w16du:dateUtc="2025-01-15T17:59:00Z">
            <w:rPr>
              <w:rStyle w:val="Hipervnculo"/>
              <w:rFonts w:cs="Times New Roman"/>
            </w:rPr>
          </w:rPrChange>
        </w:rPr>
        <w:t>solicitud de propuesta</w:t>
      </w:r>
      <w:r>
        <w:fldChar w:fldCharType="end"/>
      </w:r>
      <w:r w:rsidRPr="00963ED8">
        <w:rPr>
          <w:rFonts w:cs="Times New Roman"/>
          <w:lang w:val="es-CO"/>
          <w:rPrChange w:id="5745" w:author="Massiel Nayibe Moreno Ladino" w:date="2025-01-15T12:59:00Z" w16du:dateUtc="2025-01-15T17:59:00Z">
            <w:rPr>
              <w:rFonts w:cs="Times New Roman"/>
            </w:rPr>
          </w:rPrChange>
        </w:rPr>
        <w:t>) más adecuado para la contratación.</w:t>
      </w:r>
    </w:p>
    <w:p w14:paraId="00032BD8" w14:textId="77777777" w:rsidR="00441859" w:rsidRPr="00963ED8" w:rsidRDefault="00DE7F5C">
      <w:pPr>
        <w:pStyle w:val="Prrafodelista"/>
        <w:numPr>
          <w:ilvl w:val="0"/>
          <w:numId w:val="185"/>
        </w:numPr>
        <w:spacing w:line="360" w:lineRule="auto"/>
        <w:jc w:val="both"/>
        <w:rPr>
          <w:rFonts w:cs="Times New Roman"/>
          <w:lang w:val="es-CO"/>
          <w:rPrChange w:id="5746" w:author="Massiel Nayibe Moreno Ladino" w:date="2025-01-15T12:59:00Z" w16du:dateUtc="2025-01-15T17:59:00Z">
            <w:rPr>
              <w:rFonts w:cs="Times New Roman"/>
            </w:rPr>
          </w:rPrChange>
        </w:rPr>
      </w:pPr>
      <w:r w:rsidRPr="00963ED8">
        <w:rPr>
          <w:rFonts w:cs="Times New Roman"/>
          <w:lang w:val="es-CO"/>
          <w:rPrChange w:id="5747" w:author="Massiel Nayibe Moreno Ladino" w:date="2025-01-15T12:59:00Z" w16du:dateUtc="2025-01-15T17:59:00Z">
            <w:rPr>
              <w:rFonts w:cs="Times New Roman"/>
            </w:rPr>
          </w:rPrChange>
        </w:rPr>
        <w:t>Determine el tipo de adjudicación más adecuado para la contratación. La mejor forma de hacerlo es definiendo los objetivos y la forma en que los equipos técnicos prevén gestionar la entrega del proveedor tras la adjudicación.</w:t>
      </w:r>
    </w:p>
    <w:p w14:paraId="14B5ACE7" w14:textId="77777777" w:rsidR="00441859" w:rsidRDefault="00DE7F5C">
      <w:pPr>
        <w:pStyle w:val="Prrafodelista"/>
        <w:numPr>
          <w:ilvl w:val="0"/>
          <w:numId w:val="185"/>
        </w:numPr>
        <w:spacing w:after="200" w:line="360" w:lineRule="auto"/>
        <w:jc w:val="both"/>
        <w:rPr>
          <w:rFonts w:cs="Times New Roman"/>
        </w:rPr>
      </w:pPr>
      <w:r w:rsidRPr="00963ED8">
        <w:rPr>
          <w:rFonts w:cs="Times New Roman"/>
          <w:lang w:val="es-CO"/>
          <w:rPrChange w:id="5748" w:author="Massiel Nayibe Moreno Ladino" w:date="2025-01-15T12:59:00Z" w16du:dateUtc="2025-01-15T17:59:00Z">
            <w:rPr>
              <w:rFonts w:cs="Times New Roman"/>
            </w:rPr>
          </w:rPrChange>
        </w:rPr>
        <w:t xml:space="preserve">Emitir una solicitud formal por escrito: </w:t>
      </w:r>
      <w:r>
        <w:fldChar w:fldCharType="begin"/>
      </w:r>
      <w:r w:rsidRPr="00963ED8">
        <w:rPr>
          <w:lang w:val="es-CO"/>
          <w:rPrChange w:id="5749" w:author="Massiel Nayibe Moreno Ladino" w:date="2025-01-15T12:59:00Z" w16du:dateUtc="2025-01-15T17:59:00Z">
            <w:rPr/>
          </w:rPrChange>
        </w:rPr>
        <w:instrText>HYPERLINK "https://partnersnet107.sharepoint.com/:f:/s/FA/Eg05ZGswNDhKsgRmGKQTdvwBq52H9YmWGeDjNdOF7J88fg?e=aFtOS0"</w:instrText>
      </w:r>
      <w:r>
        <w:fldChar w:fldCharType="separate"/>
      </w:r>
      <w:r w:rsidRPr="00963ED8">
        <w:rPr>
          <w:rStyle w:val="Hipervnculo"/>
          <w:rFonts w:cs="Times New Roman"/>
          <w:lang w:val="es-CO"/>
          <w:rPrChange w:id="5750" w:author="Massiel Nayibe Moreno Ladino" w:date="2025-01-15T12:59:00Z" w16du:dateUtc="2025-01-15T17:59:00Z">
            <w:rPr>
              <w:rStyle w:val="Hipervnculo"/>
              <w:rFonts w:cs="Times New Roman"/>
            </w:rPr>
          </w:rPrChange>
        </w:rPr>
        <w:t>solicitud de presupuesto (RFQ)</w:t>
      </w:r>
      <w:r>
        <w:fldChar w:fldCharType="end"/>
      </w:r>
      <w:r w:rsidRPr="00963ED8">
        <w:rPr>
          <w:rFonts w:cs="Times New Roman"/>
          <w:lang w:val="es-CO"/>
          <w:rPrChange w:id="5751" w:author="Massiel Nayibe Moreno Ladino" w:date="2025-01-15T12:59:00Z" w16du:dateUtc="2025-01-15T17:59:00Z">
            <w:rPr>
              <w:rFonts w:cs="Times New Roman"/>
            </w:rPr>
          </w:rPrChange>
        </w:rPr>
        <w:t xml:space="preserve">, </w:t>
      </w:r>
      <w:r>
        <w:fldChar w:fldCharType="begin"/>
      </w:r>
      <w:r w:rsidRPr="00963ED8">
        <w:rPr>
          <w:lang w:val="es-CO"/>
          <w:rPrChange w:id="5752" w:author="Massiel Nayibe Moreno Ladino" w:date="2025-01-15T12:59:00Z" w16du:dateUtc="2025-01-15T17:59:00Z">
            <w:rPr/>
          </w:rPrChange>
        </w:rPr>
        <w:instrText>HYPERLINK "https://partnersnet107.sharepoint.com/:f:/s/FA/EraJgo7EzWxOjxe1K0kZX3ABahtaYWlhJ7Hnu691Nt7AEA?e=adZW2B"</w:instrText>
      </w:r>
      <w:r>
        <w:fldChar w:fldCharType="separate"/>
      </w:r>
      <w:r w:rsidRPr="00963ED8">
        <w:rPr>
          <w:rStyle w:val="Hipervnculo"/>
          <w:rFonts w:cs="Times New Roman"/>
          <w:lang w:val="es-CO"/>
          <w:rPrChange w:id="5753" w:author="Massiel Nayibe Moreno Ladino" w:date="2025-01-15T12:59:00Z" w16du:dateUtc="2025-01-15T17:59:00Z">
            <w:rPr>
              <w:rStyle w:val="Hipervnculo"/>
              <w:rFonts w:cs="Times New Roman"/>
            </w:rPr>
          </w:rPrChange>
        </w:rPr>
        <w:t>solicitud de propuesta (RFP)</w:t>
      </w:r>
      <w:r>
        <w:fldChar w:fldCharType="end"/>
      </w:r>
      <w:r w:rsidRPr="00963ED8">
        <w:rPr>
          <w:rFonts w:cs="Times New Roman"/>
          <w:lang w:val="es-CO"/>
          <w:rPrChange w:id="5754" w:author="Massiel Nayibe Moreno Ladino" w:date="2025-01-15T12:59:00Z" w16du:dateUtc="2025-01-15T17:59:00Z">
            <w:rPr>
              <w:rFonts w:cs="Times New Roman"/>
            </w:rPr>
          </w:rPrChange>
        </w:rPr>
        <w:t xml:space="preserve">. </w:t>
      </w:r>
      <w:r w:rsidRPr="00FB565D">
        <w:rPr>
          <w:rFonts w:cs="Times New Roman"/>
        </w:rPr>
        <w:t xml:space="preserve">Esto incluye lo siguiente (según proceda): </w:t>
      </w:r>
    </w:p>
    <w:p w14:paraId="18B6CC93" w14:textId="77777777" w:rsidR="00441859" w:rsidRPr="00963ED8" w:rsidRDefault="00DE7F5C">
      <w:pPr>
        <w:pStyle w:val="Prrafodelista"/>
        <w:numPr>
          <w:ilvl w:val="0"/>
          <w:numId w:val="185"/>
        </w:numPr>
        <w:spacing w:line="360" w:lineRule="auto"/>
        <w:jc w:val="both"/>
        <w:rPr>
          <w:rFonts w:cs="Times New Roman"/>
          <w:lang w:val="es-CO"/>
          <w:rPrChange w:id="5755" w:author="Massiel Nayibe Moreno Ladino" w:date="2025-01-15T12:59:00Z" w16du:dateUtc="2025-01-15T17:59:00Z">
            <w:rPr>
              <w:rFonts w:cs="Times New Roman"/>
            </w:rPr>
          </w:rPrChange>
        </w:rPr>
      </w:pPr>
      <w:r w:rsidRPr="00963ED8">
        <w:rPr>
          <w:rFonts w:cs="Times New Roman"/>
          <w:lang w:val="es-CO"/>
          <w:rPrChange w:id="5756" w:author="Massiel Nayibe Moreno Ladino" w:date="2025-01-15T12:59:00Z" w16du:dateUtc="2025-01-15T17:59:00Z">
            <w:rPr>
              <w:rFonts w:cs="Times New Roman"/>
            </w:rPr>
          </w:rPrChange>
        </w:rPr>
        <w:t xml:space="preserve">Las solicitudes de propuestas o presupuestos deben publicarse e identificar todos los factores de evaluación y su importancia relativa. </w:t>
      </w:r>
    </w:p>
    <w:p w14:paraId="37D2DC9C" w14:textId="77777777" w:rsidR="00441859" w:rsidRDefault="00DE7F5C">
      <w:pPr>
        <w:pStyle w:val="Prrafodelista"/>
        <w:numPr>
          <w:ilvl w:val="1"/>
          <w:numId w:val="185"/>
        </w:numPr>
        <w:spacing w:line="360" w:lineRule="auto"/>
        <w:jc w:val="both"/>
        <w:rPr>
          <w:rFonts w:cs="Times New Roman"/>
        </w:rPr>
      </w:pPr>
      <w:r w:rsidRPr="00963ED8">
        <w:rPr>
          <w:rFonts w:cs="Times New Roman"/>
          <w:lang w:val="es-CO"/>
          <w:rPrChange w:id="5757" w:author="Massiel Nayibe Moreno Ladino" w:date="2025-01-15T12:59:00Z" w16du:dateUtc="2025-01-15T17:59:00Z">
            <w:rPr>
              <w:rFonts w:cs="Times New Roman"/>
            </w:rPr>
          </w:rPrChange>
        </w:rPr>
        <w:t xml:space="preserve">Toda respuesta a una solicitud de propuestas publicada deberá tenerse en cuenta en la mayor medida posible. </w:t>
      </w:r>
      <w:r w:rsidRPr="00FB565D">
        <w:rPr>
          <w:rFonts w:cs="Times New Roman"/>
        </w:rPr>
        <w:t>El plazo de publicación es el siguiente:</w:t>
      </w:r>
    </w:p>
    <w:tbl>
      <w:tblPr>
        <w:tblW w:w="7176" w:type="dxa"/>
        <w:jc w:val="center"/>
        <w:tblLook w:val="04A0" w:firstRow="1" w:lastRow="0" w:firstColumn="1" w:lastColumn="0" w:noHBand="0" w:noVBand="1"/>
      </w:tblPr>
      <w:tblGrid>
        <w:gridCol w:w="3080"/>
        <w:gridCol w:w="4096"/>
      </w:tblGrid>
      <w:tr w:rsidR="0086057E" w:rsidRPr="00FB565D" w14:paraId="743E5671" w14:textId="77777777" w:rsidTr="003F493E">
        <w:trPr>
          <w:trHeight w:val="299"/>
          <w:jc w:val="center"/>
        </w:trPr>
        <w:tc>
          <w:tcPr>
            <w:tcW w:w="717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F662D85" w14:textId="77777777" w:rsidR="00441859" w:rsidRDefault="00DE7F5C">
            <w:pPr>
              <w:jc w:val="center"/>
              <w:rPr>
                <w:rFonts w:eastAsia="Times New Roman" w:cs="Times New Roman"/>
                <w:b/>
                <w:bCs/>
                <w:color w:val="000000"/>
              </w:rPr>
            </w:pPr>
            <w:r w:rsidRPr="00FB565D">
              <w:rPr>
                <w:rFonts w:eastAsia="Times New Roman" w:cs="Times New Roman"/>
                <w:b/>
                <w:bCs/>
                <w:color w:val="000000"/>
              </w:rPr>
              <w:t>Oficina exterior</w:t>
            </w:r>
          </w:p>
        </w:tc>
      </w:tr>
      <w:tr w:rsidR="0086057E" w:rsidRPr="00FB565D" w14:paraId="496975C1" w14:textId="77777777" w:rsidTr="003F493E">
        <w:trPr>
          <w:trHeight w:val="299"/>
          <w:jc w:val="center"/>
        </w:trPr>
        <w:tc>
          <w:tcPr>
            <w:tcW w:w="3080" w:type="dxa"/>
            <w:tcBorders>
              <w:top w:val="nil"/>
              <w:left w:val="single" w:sz="4" w:space="0" w:color="auto"/>
              <w:bottom w:val="single" w:sz="4" w:space="0" w:color="auto"/>
              <w:right w:val="single" w:sz="4" w:space="0" w:color="auto"/>
            </w:tcBorders>
            <w:shd w:val="clear" w:color="auto" w:fill="auto"/>
            <w:noWrap/>
            <w:vAlign w:val="bottom"/>
            <w:hideMark/>
          </w:tcPr>
          <w:p w14:paraId="7DED0534" w14:textId="77777777" w:rsidR="00441859" w:rsidRDefault="00DE7F5C">
            <w:pPr>
              <w:rPr>
                <w:rFonts w:eastAsia="Times New Roman" w:cs="Times New Roman"/>
                <w:b/>
                <w:bCs/>
                <w:color w:val="000000"/>
              </w:rPr>
            </w:pPr>
            <w:r w:rsidRPr="00FB565D">
              <w:rPr>
                <w:rFonts w:eastAsia="Times New Roman" w:cs="Times New Roman"/>
                <w:b/>
                <w:bCs/>
                <w:color w:val="000000"/>
              </w:rPr>
              <w:t>Valor estimado del contrato</w:t>
            </w:r>
          </w:p>
        </w:tc>
        <w:tc>
          <w:tcPr>
            <w:tcW w:w="4096" w:type="dxa"/>
            <w:tcBorders>
              <w:top w:val="nil"/>
              <w:left w:val="nil"/>
              <w:bottom w:val="single" w:sz="4" w:space="0" w:color="auto"/>
              <w:right w:val="single" w:sz="4" w:space="0" w:color="auto"/>
            </w:tcBorders>
            <w:shd w:val="clear" w:color="auto" w:fill="auto"/>
            <w:noWrap/>
            <w:vAlign w:val="bottom"/>
            <w:hideMark/>
          </w:tcPr>
          <w:p w14:paraId="08ED9D72" w14:textId="77777777" w:rsidR="00441859" w:rsidRDefault="00DE7F5C">
            <w:pPr>
              <w:rPr>
                <w:rFonts w:eastAsia="Times New Roman" w:cs="Times New Roman"/>
                <w:b/>
                <w:bCs/>
                <w:color w:val="000000"/>
              </w:rPr>
            </w:pPr>
            <w:r w:rsidRPr="00FB565D">
              <w:rPr>
                <w:rFonts w:eastAsia="Times New Roman" w:cs="Times New Roman"/>
                <w:b/>
                <w:bCs/>
                <w:color w:val="000000"/>
              </w:rPr>
              <w:t>Período contable requerido</w:t>
            </w:r>
          </w:p>
        </w:tc>
      </w:tr>
      <w:tr w:rsidR="0086057E" w:rsidRPr="00FB565D" w14:paraId="52A48DFD" w14:textId="77777777" w:rsidTr="003F493E">
        <w:trPr>
          <w:trHeight w:val="299"/>
          <w:jc w:val="center"/>
        </w:trPr>
        <w:tc>
          <w:tcPr>
            <w:tcW w:w="3080" w:type="dxa"/>
            <w:tcBorders>
              <w:top w:val="nil"/>
              <w:left w:val="single" w:sz="4" w:space="0" w:color="auto"/>
              <w:bottom w:val="single" w:sz="4" w:space="0" w:color="auto"/>
              <w:right w:val="single" w:sz="4" w:space="0" w:color="auto"/>
            </w:tcBorders>
            <w:shd w:val="clear" w:color="auto" w:fill="auto"/>
            <w:noWrap/>
            <w:vAlign w:val="bottom"/>
            <w:hideMark/>
          </w:tcPr>
          <w:p w14:paraId="1EBDD424" w14:textId="77777777" w:rsidR="00441859" w:rsidRDefault="00DE7F5C">
            <w:pPr>
              <w:rPr>
                <w:rFonts w:eastAsia="Times New Roman" w:cs="Times New Roman"/>
                <w:color w:val="000000"/>
              </w:rPr>
            </w:pPr>
            <w:r>
              <w:rPr>
                <w:rFonts w:eastAsia="Times New Roman" w:cs="Times New Roman"/>
                <w:color w:val="000000"/>
              </w:rPr>
              <w:t>$10</w:t>
            </w:r>
            <w:r w:rsidRPr="00FB565D">
              <w:rPr>
                <w:rFonts w:eastAsia="Times New Roman" w:cs="Times New Roman"/>
                <w:color w:val="000000"/>
              </w:rPr>
              <w:t>,000.00 - $50,000.00</w:t>
            </w:r>
          </w:p>
        </w:tc>
        <w:tc>
          <w:tcPr>
            <w:tcW w:w="4096" w:type="dxa"/>
            <w:tcBorders>
              <w:top w:val="nil"/>
              <w:left w:val="nil"/>
              <w:bottom w:val="single" w:sz="4" w:space="0" w:color="auto"/>
              <w:right w:val="single" w:sz="4" w:space="0" w:color="auto"/>
            </w:tcBorders>
            <w:shd w:val="clear" w:color="auto" w:fill="auto"/>
            <w:noWrap/>
            <w:vAlign w:val="bottom"/>
            <w:hideMark/>
          </w:tcPr>
          <w:p w14:paraId="7380259E" w14:textId="77777777" w:rsidR="00441859" w:rsidRDefault="00DE7F5C">
            <w:pPr>
              <w:rPr>
                <w:rFonts w:eastAsia="Times New Roman" w:cs="Times New Roman"/>
                <w:color w:val="000000"/>
              </w:rPr>
            </w:pPr>
            <w:r w:rsidRPr="00FB565D">
              <w:rPr>
                <w:rFonts w:eastAsia="Times New Roman" w:cs="Times New Roman"/>
                <w:color w:val="000000"/>
              </w:rPr>
              <w:t>Mínimo cinco (5) días laborables</w:t>
            </w:r>
          </w:p>
        </w:tc>
      </w:tr>
      <w:tr w:rsidR="0086057E" w:rsidRPr="00FB565D" w14:paraId="7F6C0A1E" w14:textId="77777777" w:rsidTr="003F493E">
        <w:trPr>
          <w:trHeight w:val="299"/>
          <w:jc w:val="center"/>
        </w:trPr>
        <w:tc>
          <w:tcPr>
            <w:tcW w:w="3080" w:type="dxa"/>
            <w:tcBorders>
              <w:top w:val="nil"/>
              <w:left w:val="single" w:sz="4" w:space="0" w:color="auto"/>
              <w:bottom w:val="single" w:sz="4" w:space="0" w:color="auto"/>
              <w:right w:val="single" w:sz="4" w:space="0" w:color="auto"/>
            </w:tcBorders>
            <w:shd w:val="clear" w:color="auto" w:fill="auto"/>
            <w:noWrap/>
            <w:vAlign w:val="bottom"/>
            <w:hideMark/>
          </w:tcPr>
          <w:p w14:paraId="1630159D" w14:textId="77777777" w:rsidR="00441859" w:rsidRDefault="00DE7F5C">
            <w:pPr>
              <w:rPr>
                <w:rFonts w:eastAsia="Times New Roman" w:cs="Times New Roman"/>
                <w:color w:val="000000"/>
              </w:rPr>
            </w:pPr>
            <w:r w:rsidRPr="00FB565D">
              <w:rPr>
                <w:rFonts w:eastAsia="Times New Roman" w:cs="Times New Roman"/>
                <w:color w:val="000000"/>
              </w:rPr>
              <w:t>$50,0000+</w:t>
            </w:r>
          </w:p>
        </w:tc>
        <w:tc>
          <w:tcPr>
            <w:tcW w:w="4096" w:type="dxa"/>
            <w:tcBorders>
              <w:top w:val="nil"/>
              <w:left w:val="nil"/>
              <w:bottom w:val="single" w:sz="4" w:space="0" w:color="auto"/>
              <w:right w:val="single" w:sz="4" w:space="0" w:color="auto"/>
            </w:tcBorders>
            <w:shd w:val="clear" w:color="auto" w:fill="auto"/>
            <w:noWrap/>
            <w:vAlign w:val="bottom"/>
            <w:hideMark/>
          </w:tcPr>
          <w:p w14:paraId="4DB9DB36" w14:textId="77777777" w:rsidR="00441859" w:rsidRDefault="00DE7F5C">
            <w:pPr>
              <w:rPr>
                <w:rFonts w:eastAsia="Times New Roman" w:cs="Times New Roman"/>
                <w:color w:val="000000"/>
              </w:rPr>
            </w:pPr>
            <w:r w:rsidRPr="00FB565D">
              <w:rPr>
                <w:rFonts w:eastAsia="Times New Roman" w:cs="Times New Roman"/>
                <w:color w:val="000000"/>
              </w:rPr>
              <w:t>Mínimo quince (15) días laborables</w:t>
            </w:r>
          </w:p>
        </w:tc>
      </w:tr>
    </w:tbl>
    <w:p w14:paraId="6ECD17E2" w14:textId="77777777" w:rsidR="0086057E" w:rsidRPr="00F06699" w:rsidRDefault="0086057E" w:rsidP="0086057E">
      <w:pPr>
        <w:spacing w:line="360" w:lineRule="auto"/>
        <w:jc w:val="both"/>
        <w:rPr>
          <w:rFonts w:cs="Times New Roman"/>
        </w:rPr>
      </w:pPr>
    </w:p>
    <w:p w14:paraId="6E1B82C7" w14:textId="77777777" w:rsidR="00441859" w:rsidRDefault="00DE7F5C">
      <w:pPr>
        <w:spacing w:line="360" w:lineRule="auto"/>
        <w:ind w:firstLine="360"/>
        <w:jc w:val="both"/>
        <w:rPr>
          <w:rFonts w:cs="Times New Roman"/>
          <w:b/>
          <w:bCs/>
          <w:u w:val="single"/>
        </w:rPr>
      </w:pPr>
      <w:r w:rsidRPr="00FB565D">
        <w:rPr>
          <w:rFonts w:cs="Times New Roman"/>
          <w:b/>
          <w:bCs/>
          <w:u w:val="single"/>
        </w:rPr>
        <w:t>Recepción de ofertas:</w:t>
      </w:r>
    </w:p>
    <w:p w14:paraId="3074F62B" w14:textId="77777777" w:rsidR="00441859" w:rsidRPr="00963ED8" w:rsidRDefault="00DE7F5C">
      <w:pPr>
        <w:pStyle w:val="Prrafodelista"/>
        <w:numPr>
          <w:ilvl w:val="0"/>
          <w:numId w:val="185"/>
        </w:numPr>
        <w:spacing w:line="360" w:lineRule="auto"/>
        <w:jc w:val="both"/>
        <w:rPr>
          <w:rFonts w:cs="Times New Roman"/>
          <w:lang w:val="es-CO"/>
          <w:rPrChange w:id="5758" w:author="Massiel Nayibe Moreno Ladino" w:date="2025-01-15T12:59:00Z" w16du:dateUtc="2025-01-15T17:59:00Z">
            <w:rPr>
              <w:rFonts w:cs="Times New Roman"/>
            </w:rPr>
          </w:rPrChange>
        </w:rPr>
      </w:pPr>
      <w:r w:rsidRPr="00963ED8">
        <w:rPr>
          <w:rFonts w:cs="Times New Roman"/>
          <w:lang w:val="es-CO"/>
          <w:rPrChange w:id="5759" w:author="Massiel Nayibe Moreno Ladino" w:date="2025-01-15T12:59:00Z" w16du:dateUtc="2025-01-15T17:59:00Z">
            <w:rPr>
              <w:rFonts w:cs="Times New Roman"/>
            </w:rPr>
          </w:rPrChange>
        </w:rPr>
        <w:t xml:space="preserve">Ofrecer un periodo de preguntas y respuestas. Todas las preguntas planteadas a </w:t>
      </w:r>
      <w:r w:rsidR="001471F8" w:rsidRPr="00963ED8">
        <w:rPr>
          <w:rFonts w:cs="Times New Roman"/>
          <w:lang w:val="es-CO"/>
          <w:rPrChange w:id="5760" w:author="Massiel Nayibe Moreno Ladino" w:date="2025-01-15T12:59:00Z" w16du:dateUtc="2025-01-15T17:59:00Z">
            <w:rPr>
              <w:rFonts w:cs="Times New Roman"/>
            </w:rPr>
          </w:rPrChange>
        </w:rPr>
        <w:t xml:space="preserve">los socios </w:t>
      </w:r>
      <w:r w:rsidRPr="00963ED8">
        <w:rPr>
          <w:rFonts w:cs="Times New Roman"/>
          <w:lang w:val="es-CO"/>
          <w:rPrChange w:id="5761" w:author="Massiel Nayibe Moreno Ladino" w:date="2025-01-15T12:59:00Z" w16du:dateUtc="2025-01-15T17:59:00Z">
            <w:rPr>
              <w:rFonts w:cs="Times New Roman"/>
            </w:rPr>
          </w:rPrChange>
        </w:rPr>
        <w:t xml:space="preserve">y las respuestas deben distribuirse a </w:t>
      </w:r>
      <w:r w:rsidRPr="00963ED8">
        <w:rPr>
          <w:rFonts w:cs="Times New Roman"/>
          <w:b/>
          <w:bCs/>
          <w:u w:val="single"/>
          <w:lang w:val="es-CO"/>
          <w:rPrChange w:id="5762" w:author="Massiel Nayibe Moreno Ladino" w:date="2025-01-15T12:59:00Z" w16du:dateUtc="2025-01-15T17:59:00Z">
            <w:rPr>
              <w:rFonts w:cs="Times New Roman"/>
              <w:b/>
              <w:bCs/>
              <w:u w:val="single"/>
            </w:rPr>
          </w:rPrChange>
        </w:rPr>
        <w:t xml:space="preserve">todos los </w:t>
      </w:r>
      <w:r w:rsidRPr="00963ED8">
        <w:rPr>
          <w:rFonts w:cs="Times New Roman"/>
          <w:lang w:val="es-CO"/>
          <w:rPrChange w:id="5763" w:author="Massiel Nayibe Moreno Ladino" w:date="2025-01-15T12:59:00Z" w16du:dateUtc="2025-01-15T17:59:00Z">
            <w:rPr>
              <w:rFonts w:cs="Times New Roman"/>
            </w:rPr>
          </w:rPrChange>
        </w:rPr>
        <w:t xml:space="preserve">licitadores. </w:t>
      </w:r>
    </w:p>
    <w:p w14:paraId="12149C6D" w14:textId="77777777" w:rsidR="00441859" w:rsidRPr="00963ED8" w:rsidRDefault="00DE7F5C">
      <w:pPr>
        <w:pStyle w:val="Prrafodelista"/>
        <w:numPr>
          <w:ilvl w:val="0"/>
          <w:numId w:val="185"/>
        </w:numPr>
        <w:spacing w:line="360" w:lineRule="auto"/>
        <w:jc w:val="both"/>
        <w:rPr>
          <w:rFonts w:cs="Times New Roman"/>
          <w:lang w:val="es-CO"/>
          <w:rPrChange w:id="5764" w:author="Massiel Nayibe Moreno Ladino" w:date="2025-01-15T12:59:00Z" w16du:dateUtc="2025-01-15T17:59:00Z">
            <w:rPr>
              <w:rFonts w:cs="Times New Roman"/>
            </w:rPr>
          </w:rPrChange>
        </w:rPr>
      </w:pPr>
      <w:r w:rsidRPr="00963ED8">
        <w:rPr>
          <w:rFonts w:cs="Times New Roman"/>
          <w:lang w:val="es-CO"/>
          <w:rPrChange w:id="5765" w:author="Massiel Nayibe Moreno Ladino" w:date="2025-01-15T12:59:00Z" w16du:dateUtc="2025-01-15T17:59:00Z">
            <w:rPr>
              <w:rFonts w:cs="Times New Roman"/>
            </w:rPr>
          </w:rPrChange>
        </w:rPr>
        <w:t>Las propuestas deberán solicitarse a un mínimo de tres (3) proveedores cualificados; no se aceptarán solicitudes verbales ni propuestas/presupuestos.</w:t>
      </w:r>
    </w:p>
    <w:p w14:paraId="3BC1BC0B" w14:textId="77777777" w:rsidR="00441859" w:rsidRPr="00963ED8" w:rsidRDefault="00DE7F5C">
      <w:pPr>
        <w:pStyle w:val="Prrafodelista"/>
        <w:numPr>
          <w:ilvl w:val="1"/>
          <w:numId w:val="185"/>
        </w:numPr>
        <w:spacing w:after="200" w:line="360" w:lineRule="auto"/>
        <w:jc w:val="both"/>
        <w:rPr>
          <w:rFonts w:cs="Times New Roman"/>
          <w:lang w:val="es-CO"/>
          <w:rPrChange w:id="5766" w:author="Massiel Nayibe Moreno Ladino" w:date="2025-01-15T12:59:00Z" w16du:dateUtc="2025-01-15T17:59:00Z">
            <w:rPr>
              <w:rFonts w:cs="Times New Roman"/>
            </w:rPr>
          </w:rPrChange>
        </w:rPr>
      </w:pPr>
      <w:r w:rsidRPr="00963ED8">
        <w:rPr>
          <w:rFonts w:cs="Times New Roman"/>
          <w:lang w:val="es-CO"/>
          <w:rPrChange w:id="5767" w:author="Massiel Nayibe Moreno Ladino" w:date="2025-01-15T12:59:00Z" w16du:dateUtc="2025-01-15T17:59:00Z">
            <w:rPr>
              <w:rFonts w:cs="Times New Roman"/>
            </w:rPr>
          </w:rPrChange>
        </w:rPr>
        <w:t>En ausencia de tres presupuestos o propuestas presentados, entonces una justificación claramente documentada en la nota de selección de fuentes que demuestre que se hicieron esfuerzos para obtener tres presupuestos o propuestas.</w:t>
      </w:r>
    </w:p>
    <w:p w14:paraId="1257BF8D" w14:textId="77777777" w:rsidR="00441859" w:rsidRPr="00963ED8" w:rsidRDefault="00DE7F5C">
      <w:pPr>
        <w:ind w:firstLine="360"/>
        <w:jc w:val="both"/>
        <w:rPr>
          <w:rFonts w:cs="Times New Roman"/>
          <w:b/>
          <w:bCs/>
          <w:u w:val="single"/>
          <w:lang w:val="es-CO"/>
          <w:rPrChange w:id="5768" w:author="Massiel Nayibe Moreno Ladino" w:date="2025-01-15T12:59:00Z" w16du:dateUtc="2025-01-15T17:59:00Z">
            <w:rPr>
              <w:rFonts w:cs="Times New Roman"/>
              <w:b/>
              <w:bCs/>
              <w:u w:val="single"/>
            </w:rPr>
          </w:rPrChange>
        </w:rPr>
      </w:pPr>
      <w:r w:rsidRPr="00963ED8">
        <w:rPr>
          <w:rFonts w:cs="Times New Roman"/>
          <w:b/>
          <w:bCs/>
          <w:u w:val="single"/>
          <w:lang w:val="es-CO"/>
          <w:rPrChange w:id="5769" w:author="Massiel Nayibe Moreno Ladino" w:date="2025-01-15T12:59:00Z" w16du:dateUtc="2025-01-15T17:59:00Z">
            <w:rPr>
              <w:rFonts w:cs="Times New Roman"/>
              <w:b/>
              <w:bCs/>
              <w:u w:val="single"/>
            </w:rPr>
          </w:rPrChange>
        </w:rPr>
        <w:t>Revisión y selección de propuestas:</w:t>
      </w:r>
    </w:p>
    <w:p w14:paraId="4B5C37A0" w14:textId="77777777" w:rsidR="00441859" w:rsidRPr="00963ED8" w:rsidRDefault="00DE7F5C">
      <w:pPr>
        <w:pStyle w:val="Prrafodelista"/>
        <w:numPr>
          <w:ilvl w:val="0"/>
          <w:numId w:val="185"/>
        </w:numPr>
        <w:spacing w:before="120" w:line="360" w:lineRule="auto"/>
        <w:jc w:val="both"/>
        <w:rPr>
          <w:rFonts w:cs="Times New Roman"/>
          <w:lang w:val="es-CO"/>
          <w:rPrChange w:id="5770" w:author="Massiel Nayibe Moreno Ladino" w:date="2025-01-15T12:59:00Z" w16du:dateUtc="2025-01-15T17:59:00Z">
            <w:rPr>
              <w:rFonts w:cs="Times New Roman"/>
            </w:rPr>
          </w:rPrChange>
        </w:rPr>
      </w:pPr>
      <w:r w:rsidRPr="00963ED8">
        <w:rPr>
          <w:rFonts w:cs="Times New Roman"/>
          <w:lang w:val="es-CO"/>
          <w:rPrChange w:id="5771" w:author="Massiel Nayibe Moreno Ladino" w:date="2025-01-15T12:59:00Z" w16du:dateUtc="2025-01-15T17:59:00Z">
            <w:rPr>
              <w:rFonts w:cs="Times New Roman"/>
            </w:rPr>
          </w:rPrChange>
        </w:rPr>
        <w:t xml:space="preserve">Para todas las adquisiciones, incluidas las modificaciones de contrato, que superen el Umbral de Adquisición Simplificado (actualmente 250.000 USD), </w:t>
      </w:r>
      <w:r w:rsidR="001471F8" w:rsidRPr="00963ED8">
        <w:rPr>
          <w:rFonts w:cs="Times New Roman"/>
          <w:lang w:val="es-CO"/>
          <w:rPrChange w:id="5772" w:author="Massiel Nayibe Moreno Ladino" w:date="2025-01-15T12:59:00Z" w16du:dateUtc="2025-01-15T17:59:00Z">
            <w:rPr>
              <w:rFonts w:cs="Times New Roman"/>
            </w:rPr>
          </w:rPrChange>
        </w:rPr>
        <w:t xml:space="preserve">los Socios </w:t>
      </w:r>
      <w:r w:rsidRPr="00963ED8">
        <w:rPr>
          <w:rFonts w:cs="Times New Roman"/>
          <w:lang w:val="es-CO"/>
          <w:rPrChange w:id="5773" w:author="Massiel Nayibe Moreno Ladino" w:date="2025-01-15T12:59:00Z" w16du:dateUtc="2025-01-15T17:59:00Z">
            <w:rPr>
              <w:rFonts w:cs="Times New Roman"/>
            </w:rPr>
          </w:rPrChange>
        </w:rPr>
        <w:t xml:space="preserve">deben realizar un análisis de costes o precios y documentar las negociaciones presupuestarias en un </w:t>
      </w:r>
      <w:r>
        <w:fldChar w:fldCharType="begin"/>
      </w:r>
      <w:r w:rsidRPr="00963ED8">
        <w:rPr>
          <w:lang w:val="es-CO"/>
          <w:rPrChange w:id="5774" w:author="Massiel Nayibe Moreno Ladino" w:date="2025-01-15T12:59:00Z" w16du:dateUtc="2025-01-15T17:59:00Z">
            <w:rPr/>
          </w:rPrChange>
        </w:rPr>
        <w:instrText>HYPERLINK "https://partnersnet107.sharepoint.com/:f:/s/FA/EmOOdaQxyG5Og6_wuimqp8YBpzjjtxgI29plJQc8X_2dsA?e=05AwZZ"</w:instrText>
      </w:r>
      <w:r>
        <w:fldChar w:fldCharType="separate"/>
      </w:r>
      <w:r w:rsidRPr="00963ED8">
        <w:rPr>
          <w:rStyle w:val="Hipervnculo"/>
          <w:rFonts w:cs="Times New Roman"/>
          <w:lang w:val="es-CO"/>
          <w:rPrChange w:id="5775" w:author="Massiel Nayibe Moreno Ladino" w:date="2025-01-15T12:59:00Z" w16du:dateUtc="2025-01-15T17:59:00Z">
            <w:rPr>
              <w:rStyle w:val="Hipervnculo"/>
              <w:rFonts w:cs="Times New Roman"/>
            </w:rPr>
          </w:rPrChange>
        </w:rPr>
        <w:t>Memorando de Negociación</w:t>
      </w:r>
      <w:r>
        <w:fldChar w:fldCharType="end"/>
      </w:r>
      <w:r w:rsidRPr="00963ED8">
        <w:rPr>
          <w:rFonts w:cs="Times New Roman"/>
          <w:lang w:val="es-CO"/>
          <w:rPrChange w:id="5776" w:author="Massiel Nayibe Moreno Ladino" w:date="2025-01-15T12:59:00Z" w16du:dateUtc="2025-01-15T17:59:00Z">
            <w:rPr>
              <w:rFonts w:cs="Times New Roman"/>
            </w:rPr>
          </w:rPrChange>
        </w:rPr>
        <w:t xml:space="preserve">. </w:t>
      </w:r>
    </w:p>
    <w:p w14:paraId="2BCEBFD4" w14:textId="77777777" w:rsidR="00441859" w:rsidRPr="00963ED8" w:rsidRDefault="00DE7F5C">
      <w:pPr>
        <w:pStyle w:val="Prrafodelista"/>
        <w:numPr>
          <w:ilvl w:val="0"/>
          <w:numId w:val="185"/>
        </w:numPr>
        <w:spacing w:line="360" w:lineRule="auto"/>
        <w:jc w:val="both"/>
        <w:rPr>
          <w:rFonts w:cs="Times New Roman"/>
          <w:lang w:val="es-CO"/>
          <w:rPrChange w:id="5777" w:author="Massiel Nayibe Moreno Ladino" w:date="2025-01-15T12:59:00Z" w16du:dateUtc="2025-01-15T17:59:00Z">
            <w:rPr>
              <w:rFonts w:cs="Times New Roman"/>
            </w:rPr>
          </w:rPrChange>
        </w:rPr>
      </w:pPr>
      <w:r w:rsidRPr="00963ED8">
        <w:rPr>
          <w:rFonts w:cs="Times New Roman"/>
          <w:lang w:val="es-CO"/>
          <w:rPrChange w:id="5778" w:author="Massiel Nayibe Moreno Ladino" w:date="2025-01-15T12:59:00Z" w16du:dateUtc="2025-01-15T17:59:00Z">
            <w:rPr>
              <w:rFonts w:cs="Times New Roman"/>
            </w:rPr>
          </w:rPrChange>
        </w:rPr>
        <w:lastRenderedPageBreak/>
        <w:t xml:space="preserve">Determine si se necesita un comité de evaluación completo o sólo revisores técnicos. </w:t>
      </w:r>
    </w:p>
    <w:p w14:paraId="35A20587" w14:textId="77777777" w:rsidR="00441859" w:rsidRPr="00963ED8" w:rsidRDefault="00DE7F5C">
      <w:pPr>
        <w:pStyle w:val="Prrafodelista"/>
        <w:numPr>
          <w:ilvl w:val="0"/>
          <w:numId w:val="185"/>
        </w:numPr>
        <w:spacing w:after="200" w:line="360" w:lineRule="auto"/>
        <w:jc w:val="both"/>
        <w:rPr>
          <w:rFonts w:cs="Times New Roman"/>
          <w:lang w:val="es-CO"/>
          <w:rPrChange w:id="5779" w:author="Massiel Nayibe Moreno Ladino" w:date="2025-01-15T12:59:00Z" w16du:dateUtc="2025-01-15T17:59:00Z">
            <w:rPr>
              <w:rFonts w:cs="Times New Roman"/>
            </w:rPr>
          </w:rPrChange>
        </w:rPr>
      </w:pPr>
      <w:r w:rsidRPr="00963ED8">
        <w:rPr>
          <w:rFonts w:cs="Times New Roman"/>
          <w:lang w:val="es-CO"/>
          <w:rPrChange w:id="5780" w:author="Massiel Nayibe Moreno Ladino" w:date="2025-01-15T12:59:00Z" w16du:dateUtc="2025-01-15T17:59:00Z">
            <w:rPr>
              <w:rFonts w:cs="Times New Roman"/>
            </w:rPr>
          </w:rPrChange>
        </w:rPr>
        <w:t xml:space="preserve">Una vez finalizada la apertura de las ofertas, el Comité de Licitaciones se reunirá y examinará las ofertas presentadas. </w:t>
      </w:r>
    </w:p>
    <w:p w14:paraId="23BAD9E5" w14:textId="77777777" w:rsidR="00441859" w:rsidRPr="00963ED8" w:rsidRDefault="00DE7F5C">
      <w:pPr>
        <w:pStyle w:val="Prrafodelista"/>
        <w:numPr>
          <w:ilvl w:val="0"/>
          <w:numId w:val="185"/>
        </w:numPr>
        <w:spacing w:line="360" w:lineRule="auto"/>
        <w:jc w:val="both"/>
        <w:rPr>
          <w:rFonts w:cs="Times New Roman"/>
          <w:b/>
          <w:bCs/>
          <w:u w:val="single"/>
          <w:lang w:val="es-CO"/>
          <w:rPrChange w:id="5781" w:author="Massiel Nayibe Moreno Ladino" w:date="2025-01-15T12:59:00Z" w16du:dateUtc="2025-01-15T17:59:00Z">
            <w:rPr>
              <w:rFonts w:cs="Times New Roman"/>
              <w:b/>
              <w:bCs/>
              <w:u w:val="single"/>
            </w:rPr>
          </w:rPrChange>
        </w:rPr>
      </w:pPr>
      <w:r w:rsidRPr="00963ED8">
        <w:rPr>
          <w:rFonts w:cs="Times New Roman"/>
          <w:lang w:val="es-CO"/>
          <w:rPrChange w:id="5782" w:author="Massiel Nayibe Moreno Ladino" w:date="2025-01-15T12:59:00Z" w16du:dateUtc="2025-01-15T17:59:00Z">
            <w:rPr>
              <w:rFonts w:cs="Times New Roman"/>
            </w:rPr>
          </w:rPrChange>
        </w:rPr>
        <w:tab/>
        <w:t xml:space="preserve">Debe existir una </w:t>
      </w:r>
      <w:r>
        <w:fldChar w:fldCharType="begin"/>
      </w:r>
      <w:r w:rsidRPr="00963ED8">
        <w:rPr>
          <w:lang w:val="es-CO"/>
          <w:rPrChange w:id="5783" w:author="Massiel Nayibe Moreno Ladino" w:date="2025-01-15T12:59:00Z" w16du:dateUtc="2025-01-15T17:59:00Z">
            <w:rPr/>
          </w:rPrChange>
        </w:rPr>
        <w:instrText>HYPERLINK "https://partnersnet107.sharepoint.com/:f:/s/FA/EhIM75iljBFKivBAPXHAzy0BzGKa95YQEOfbbS9g-YKe_A?e=Xt1BXa"</w:instrText>
      </w:r>
      <w:r>
        <w:fldChar w:fldCharType="separate"/>
      </w:r>
      <w:r w:rsidRPr="00963ED8">
        <w:rPr>
          <w:rStyle w:val="Hipervnculo"/>
          <w:rFonts w:cs="Times New Roman"/>
          <w:lang w:val="es-CO"/>
          <w:rPrChange w:id="5784" w:author="Massiel Nayibe Moreno Ladino" w:date="2025-01-15T12:59:00Z" w16du:dateUtc="2025-01-15T17:59:00Z">
            <w:rPr>
              <w:rStyle w:val="Hipervnculo"/>
              <w:rFonts w:cs="Times New Roman"/>
            </w:rPr>
          </w:rPrChange>
        </w:rPr>
        <w:t>matriz</w:t>
      </w:r>
      <w:r>
        <w:fldChar w:fldCharType="end"/>
      </w:r>
      <w:r w:rsidRPr="00963ED8">
        <w:rPr>
          <w:rFonts w:cs="Times New Roman"/>
          <w:lang w:val="es-CO"/>
          <w:rPrChange w:id="5785" w:author="Massiel Nayibe Moreno Ladino" w:date="2025-01-15T12:59:00Z" w16du:dateUtc="2025-01-15T17:59:00Z">
            <w:rPr>
              <w:rFonts w:cs="Times New Roman"/>
            </w:rPr>
          </w:rPrChange>
        </w:rPr>
        <w:t xml:space="preserve"> o método </w:t>
      </w:r>
      <w:r>
        <w:fldChar w:fldCharType="begin"/>
      </w:r>
      <w:r w:rsidRPr="00963ED8">
        <w:rPr>
          <w:lang w:val="es-CO"/>
          <w:rPrChange w:id="5786" w:author="Massiel Nayibe Moreno Ladino" w:date="2025-01-15T12:59:00Z" w16du:dateUtc="2025-01-15T17:59:00Z">
            <w:rPr/>
          </w:rPrChange>
        </w:rPr>
        <w:instrText>HYPERLINK "https://partnersnet107.sharepoint.com/:f:/s/FA/EhIM75iljBFKivBAPXHAzy0BzGKa95YQEOfbbS9g-YKe_A?e=Xt1BXa"</w:instrText>
      </w:r>
      <w:r>
        <w:fldChar w:fldCharType="separate"/>
      </w:r>
      <w:r w:rsidRPr="00963ED8">
        <w:rPr>
          <w:rStyle w:val="Hipervnculo"/>
          <w:rFonts w:cs="Times New Roman"/>
          <w:lang w:val="es-CO"/>
          <w:rPrChange w:id="5787" w:author="Massiel Nayibe Moreno Ladino" w:date="2025-01-15T12:59:00Z" w16du:dateUtc="2025-01-15T17:59:00Z">
            <w:rPr>
              <w:rStyle w:val="Hipervnculo"/>
              <w:rFonts w:cs="Times New Roman"/>
            </w:rPr>
          </w:rPrChange>
        </w:rPr>
        <w:t>escrito</w:t>
      </w:r>
      <w:r>
        <w:fldChar w:fldCharType="end"/>
      </w:r>
      <w:r w:rsidRPr="00963ED8">
        <w:rPr>
          <w:rFonts w:cs="Times New Roman"/>
          <w:lang w:val="es-CO"/>
          <w:rPrChange w:id="5788" w:author="Massiel Nayibe Moreno Ladino" w:date="2025-01-15T12:59:00Z" w16du:dateUtc="2025-01-15T17:59:00Z">
            <w:rPr>
              <w:rFonts w:cs="Times New Roman"/>
            </w:rPr>
          </w:rPrChange>
        </w:rPr>
        <w:t xml:space="preserve"> para realizar las evaluaciones técnicas de acuerdo con el método de selección de fuentes de las propuestas recibidas y para seleccionar a los adjudicatarios. </w:t>
      </w:r>
      <w:r w:rsidRPr="00963ED8">
        <w:rPr>
          <w:rFonts w:cs="Times New Roman"/>
          <w:b/>
          <w:bCs/>
          <w:u w:val="single"/>
          <w:lang w:val="es-CO"/>
          <w:rPrChange w:id="5789" w:author="Massiel Nayibe Moreno Ladino" w:date="2025-01-15T12:59:00Z" w16du:dateUtc="2025-01-15T17:59:00Z">
            <w:rPr>
              <w:rFonts w:cs="Times New Roman"/>
              <w:b/>
              <w:bCs/>
              <w:u w:val="single"/>
            </w:rPr>
          </w:rPrChange>
        </w:rPr>
        <w:t>No deben tenerse en cuenta factores de evaluación adicionales introducidos durante la evaluación. Todos los criterios de evaluación deben indicarse claramente en la RFP/RFQ.</w:t>
      </w:r>
    </w:p>
    <w:p w14:paraId="5245F577" w14:textId="77777777" w:rsidR="00441859" w:rsidRPr="00963ED8" w:rsidRDefault="00DE7F5C">
      <w:pPr>
        <w:pStyle w:val="Prrafodelista"/>
        <w:numPr>
          <w:ilvl w:val="0"/>
          <w:numId w:val="185"/>
        </w:numPr>
        <w:spacing w:before="120" w:line="360" w:lineRule="auto"/>
        <w:jc w:val="both"/>
        <w:rPr>
          <w:rFonts w:cs="Times New Roman"/>
          <w:b/>
          <w:bCs/>
          <w:lang w:val="es-CO"/>
          <w:rPrChange w:id="5790" w:author="Massiel Nayibe Moreno Ladino" w:date="2025-01-15T12:59:00Z" w16du:dateUtc="2025-01-15T17:59:00Z">
            <w:rPr>
              <w:rFonts w:cs="Times New Roman"/>
              <w:b/>
              <w:bCs/>
            </w:rPr>
          </w:rPrChange>
        </w:rPr>
      </w:pPr>
      <w:r>
        <w:fldChar w:fldCharType="begin"/>
      </w:r>
      <w:r w:rsidRPr="00963ED8">
        <w:rPr>
          <w:lang w:val="es-CO"/>
          <w:rPrChange w:id="5791" w:author="Massiel Nayibe Moreno Ladino" w:date="2025-01-15T12:59:00Z" w16du:dateUtc="2025-01-15T17:59:00Z">
            <w:rPr/>
          </w:rPrChange>
        </w:rPr>
        <w:instrText>HYPERLINK "https://partnersnet107.sharepoint.com/:f:/s/FA/EhIM75iljBFKivBAPXHAzy0BzGKa95YQEOfbbS9g-YKe_A?e=Xt1BXa"</w:instrText>
      </w:r>
      <w:r>
        <w:fldChar w:fldCharType="separate"/>
      </w:r>
      <w:r w:rsidRPr="00963ED8">
        <w:rPr>
          <w:rStyle w:val="Hipervnculo"/>
          <w:rFonts w:cs="Times New Roman"/>
          <w:lang w:val="es-CO"/>
          <w:rPrChange w:id="5792" w:author="Massiel Nayibe Moreno Ladino" w:date="2025-01-15T12:59:00Z" w16du:dateUtc="2025-01-15T17:59:00Z">
            <w:rPr>
              <w:rStyle w:val="Hipervnculo"/>
              <w:rFonts w:cs="Times New Roman"/>
            </w:rPr>
          </w:rPrChange>
        </w:rPr>
        <w:t>La matriz de evaluación</w:t>
      </w:r>
      <w:r>
        <w:fldChar w:fldCharType="end"/>
      </w:r>
      <w:r w:rsidRPr="00963ED8">
        <w:rPr>
          <w:rFonts w:cs="Times New Roman"/>
          <w:lang w:val="es-CO"/>
          <w:rPrChange w:id="5793" w:author="Massiel Nayibe Moreno Ladino" w:date="2025-01-15T12:59:00Z" w16du:dateUtc="2025-01-15T17:59:00Z">
            <w:rPr>
              <w:rFonts w:cs="Times New Roman"/>
            </w:rPr>
          </w:rPrChange>
        </w:rPr>
        <w:t xml:space="preserve"> final debe ser preparada y firmada por todos los miembros del comité y aprobada por el </w:t>
      </w:r>
      <w:r w:rsidRPr="00963ED8">
        <w:rPr>
          <w:rFonts w:cs="Times New Roman"/>
          <w:color w:val="000000" w:themeColor="text1"/>
          <w:lang w:val="es-CO"/>
          <w:rPrChange w:id="5794" w:author="Massiel Nayibe Moreno Ladino" w:date="2025-01-15T12:59:00Z" w16du:dateUtc="2025-01-15T17:59:00Z">
            <w:rPr>
              <w:rFonts w:cs="Times New Roman"/>
              <w:color w:val="000000" w:themeColor="text1"/>
            </w:rPr>
          </w:rPrChange>
        </w:rPr>
        <w:t>VP/HO Director/COP/PD.</w:t>
      </w:r>
    </w:p>
    <w:p w14:paraId="60E6B6D0" w14:textId="77777777" w:rsidR="00441859" w:rsidRPr="00963ED8" w:rsidRDefault="00DE7F5C">
      <w:pPr>
        <w:pStyle w:val="Prrafodelista"/>
        <w:numPr>
          <w:ilvl w:val="0"/>
          <w:numId w:val="185"/>
        </w:numPr>
        <w:spacing w:after="200" w:line="360" w:lineRule="auto"/>
        <w:jc w:val="both"/>
        <w:rPr>
          <w:rFonts w:cs="Times New Roman"/>
          <w:lang w:val="es-CO"/>
          <w:rPrChange w:id="5795" w:author="Massiel Nayibe Moreno Ladino" w:date="2025-01-15T12:59:00Z" w16du:dateUtc="2025-01-15T17:59:00Z">
            <w:rPr>
              <w:rFonts w:cs="Times New Roman"/>
            </w:rPr>
          </w:rPrChange>
        </w:rPr>
      </w:pPr>
      <w:r w:rsidRPr="00963ED8">
        <w:rPr>
          <w:rFonts w:cs="Times New Roman"/>
          <w:lang w:val="es-CO"/>
          <w:rPrChange w:id="5796" w:author="Massiel Nayibe Moreno Ladino" w:date="2025-01-15T12:59:00Z" w16du:dateUtc="2025-01-15T17:59:00Z">
            <w:rPr>
              <w:rFonts w:cs="Times New Roman"/>
            </w:rPr>
          </w:rPrChange>
        </w:rPr>
        <w:t xml:space="preserve">Prepare un </w:t>
      </w:r>
      <w:r>
        <w:fldChar w:fldCharType="begin"/>
      </w:r>
      <w:r w:rsidRPr="00963ED8">
        <w:rPr>
          <w:lang w:val="es-CO"/>
          <w:rPrChange w:id="5797" w:author="Massiel Nayibe Moreno Ladino" w:date="2025-01-15T12:59:00Z" w16du:dateUtc="2025-01-15T17:59:00Z">
            <w:rPr/>
          </w:rPrChange>
        </w:rPr>
        <w:instrText>HYPERLINK "https://partnersnet107.sharepoint.com/:f:/s/FA/EpOQuqd3u9RMva9YmCYkKnYBBvEmIAxEVHIS090faY8ceA?e=519nze"</w:instrText>
      </w:r>
      <w:r>
        <w:fldChar w:fldCharType="separate"/>
      </w:r>
      <w:r w:rsidRPr="00963ED8">
        <w:rPr>
          <w:rStyle w:val="Hipervnculo"/>
          <w:rFonts w:cs="Times New Roman"/>
          <w:lang w:val="es-CO"/>
          <w:rPrChange w:id="5798" w:author="Massiel Nayibe Moreno Ladino" w:date="2025-01-15T12:59:00Z" w16du:dateUtc="2025-01-15T17:59:00Z">
            <w:rPr>
              <w:rStyle w:val="Hipervnculo"/>
              <w:rFonts w:cs="Times New Roman"/>
            </w:rPr>
          </w:rPrChange>
        </w:rPr>
        <w:t>memorando de selección de fuentes</w:t>
      </w:r>
      <w:r>
        <w:fldChar w:fldCharType="end"/>
      </w:r>
      <w:r w:rsidRPr="00963ED8">
        <w:rPr>
          <w:rFonts w:cs="Times New Roman"/>
          <w:lang w:val="es-CO"/>
          <w:rPrChange w:id="5799" w:author="Massiel Nayibe Moreno Ladino" w:date="2025-01-15T12:59:00Z" w16du:dateUtc="2025-01-15T17:59:00Z">
            <w:rPr>
              <w:rFonts w:cs="Times New Roman"/>
            </w:rPr>
          </w:rPrChange>
        </w:rPr>
        <w:t xml:space="preserve"> que incluya una descripción general de los proveedores examinados, exponga los motivos de la selección del proveedor y enumere el precio final. Si se obtuvieron menos de tres presupuestos, en esta nota también deben incluirse las razones. </w:t>
      </w:r>
    </w:p>
    <w:p w14:paraId="0E002893" w14:textId="77777777" w:rsidR="00441859" w:rsidRDefault="00DE7F5C">
      <w:pPr>
        <w:pStyle w:val="Prrafodelista"/>
        <w:numPr>
          <w:ilvl w:val="0"/>
          <w:numId w:val="185"/>
        </w:numPr>
        <w:spacing w:before="120" w:line="360" w:lineRule="auto"/>
        <w:jc w:val="both"/>
        <w:rPr>
          <w:rFonts w:cs="Times New Roman"/>
          <w:b/>
          <w:bCs/>
        </w:rPr>
      </w:pPr>
      <w:r w:rsidRPr="00963ED8">
        <w:rPr>
          <w:rFonts w:cs="Times New Roman"/>
          <w:lang w:val="es-CO"/>
          <w:rPrChange w:id="5800" w:author="Massiel Nayibe Moreno Ladino" w:date="2025-01-15T12:59:00Z" w16du:dateUtc="2025-01-15T17:59:00Z">
            <w:rPr>
              <w:rFonts w:cs="Times New Roman"/>
            </w:rPr>
          </w:rPrChange>
        </w:rPr>
        <w:t xml:space="preserve">Diligencia debida clara para garantizar que el proveedor no está suspendido o inhabilitado por el Gobierno de EE.UU. o en una lista de personas bloqueadas. </w:t>
      </w:r>
      <w:r w:rsidRPr="00C17238">
        <w:rPr>
          <w:rFonts w:cs="Times New Roman"/>
        </w:rPr>
        <w:t>(</w:t>
      </w:r>
      <w:hyperlink w:anchor="_3.2_System_of" w:history="1">
        <w:hyperlink w:anchor="_3.2_Visual_Compliance" w:history="1">
          <w:r w:rsidRPr="00C17238">
            <w:rPr>
              <w:rStyle w:val="Hipervnculo"/>
              <w:rFonts w:cs="Times New Roman"/>
            </w:rPr>
            <w:t>Referencia 3.2</w:t>
          </w:r>
        </w:hyperlink>
        <w:r>
          <w:rPr>
            <w:rStyle w:val="Hipervnculo"/>
            <w:rFonts w:cs="Times New Roman"/>
          </w:rPr>
          <w:t xml:space="preserve"> Comprobación </w:t>
        </w:r>
        <w:hyperlink w:anchor="_3.2_Visual_Compliance" w:history="1">
          <w:r w:rsidRPr="00C17238">
            <w:rPr>
              <w:rStyle w:val="Hipervnculo"/>
              <w:rFonts w:cs="Times New Roman"/>
            </w:rPr>
            <w:t>visual de conformidad</w:t>
          </w:r>
        </w:hyperlink>
      </w:hyperlink>
      <w:r w:rsidRPr="00C17238">
        <w:rPr>
          <w:rFonts w:cs="Times New Roman"/>
        </w:rPr>
        <w:t>)</w:t>
      </w:r>
      <w:r w:rsidRPr="00EB1AFC">
        <w:rPr>
          <w:rFonts w:cs="Times New Roman"/>
        </w:rPr>
        <w:t>.</w:t>
      </w:r>
    </w:p>
    <w:p w14:paraId="37214F2B" w14:textId="77777777" w:rsidR="00441859" w:rsidRPr="00963ED8" w:rsidRDefault="00DE7F5C">
      <w:pPr>
        <w:pStyle w:val="Prrafodelista"/>
        <w:numPr>
          <w:ilvl w:val="0"/>
          <w:numId w:val="185"/>
        </w:numPr>
        <w:spacing w:before="120" w:line="360" w:lineRule="auto"/>
        <w:jc w:val="both"/>
        <w:rPr>
          <w:rFonts w:cs="Times New Roman"/>
          <w:lang w:val="es-CO"/>
          <w:rPrChange w:id="5801" w:author="Massiel Nayibe Moreno Ladino" w:date="2025-01-15T12:59:00Z" w16du:dateUtc="2025-01-15T17:59:00Z">
            <w:rPr>
              <w:rFonts w:cs="Times New Roman"/>
            </w:rPr>
          </w:rPrChange>
        </w:rPr>
      </w:pPr>
      <w:r w:rsidRPr="00963ED8">
        <w:rPr>
          <w:rFonts w:cs="Times New Roman"/>
          <w:lang w:val="es-CO"/>
          <w:rPrChange w:id="5802" w:author="Massiel Nayibe Moreno Ladino" w:date="2025-01-15T12:59:00Z" w16du:dateUtc="2025-01-15T17:59:00Z">
            <w:rPr>
              <w:rFonts w:cs="Times New Roman"/>
            </w:rPr>
          </w:rPrChange>
        </w:rPr>
        <w:t>El responsable de adquisiciones se pondrá en contacto con el adjudicatario y negociará un contrato.</w:t>
      </w:r>
    </w:p>
    <w:p w14:paraId="13E6EE34" w14:textId="77777777" w:rsidR="00441859" w:rsidRPr="00963ED8" w:rsidRDefault="00DE7F5C">
      <w:pPr>
        <w:pStyle w:val="Prrafodelista"/>
        <w:numPr>
          <w:ilvl w:val="0"/>
          <w:numId w:val="185"/>
        </w:numPr>
        <w:spacing w:before="120" w:line="360" w:lineRule="auto"/>
        <w:jc w:val="both"/>
        <w:rPr>
          <w:rFonts w:cs="Times New Roman"/>
          <w:b/>
          <w:bCs/>
          <w:lang w:val="es-CO"/>
          <w:rPrChange w:id="5803" w:author="Massiel Nayibe Moreno Ladino" w:date="2025-01-15T12:59:00Z" w16du:dateUtc="2025-01-15T17:59:00Z">
            <w:rPr>
              <w:rFonts w:cs="Times New Roman"/>
              <w:b/>
              <w:bCs/>
            </w:rPr>
          </w:rPrChange>
        </w:rPr>
      </w:pPr>
      <w:r w:rsidRPr="00963ED8">
        <w:rPr>
          <w:rFonts w:cs="Times New Roman"/>
          <w:lang w:val="es-CO"/>
          <w:rPrChange w:id="5804" w:author="Massiel Nayibe Moreno Ladino" w:date="2025-01-15T12:59:00Z" w16du:dateUtc="2025-01-15T17:59:00Z">
            <w:rPr>
              <w:rFonts w:cs="Times New Roman"/>
            </w:rPr>
          </w:rPrChange>
        </w:rPr>
        <w:t xml:space="preserve">Las propuestas competitivas requieren un contrato o acuerdo formal con el proveedor. </w:t>
      </w:r>
    </w:p>
    <w:p w14:paraId="1D4D029B" w14:textId="77777777" w:rsidR="00441859" w:rsidRPr="00963ED8" w:rsidRDefault="00DE7F5C">
      <w:pPr>
        <w:pStyle w:val="Prrafodelista"/>
        <w:numPr>
          <w:ilvl w:val="0"/>
          <w:numId w:val="185"/>
        </w:numPr>
        <w:spacing w:before="120" w:line="360" w:lineRule="auto"/>
        <w:jc w:val="both"/>
        <w:rPr>
          <w:rFonts w:cs="Times New Roman"/>
          <w:lang w:val="es-CO"/>
          <w:rPrChange w:id="5805" w:author="Massiel Nayibe Moreno Ladino" w:date="2025-01-15T12:59:00Z" w16du:dateUtc="2025-01-15T17:59:00Z">
            <w:rPr>
              <w:rFonts w:cs="Times New Roman"/>
            </w:rPr>
          </w:rPrChange>
        </w:rPr>
      </w:pPr>
      <w:r w:rsidRPr="00963ED8">
        <w:rPr>
          <w:rFonts w:cs="Times New Roman"/>
          <w:lang w:val="es-CO"/>
          <w:rPrChange w:id="5806" w:author="Massiel Nayibe Moreno Ladino" w:date="2025-01-15T12:59:00Z" w16du:dateUtc="2025-01-15T17:59:00Z">
            <w:rPr>
              <w:rFonts w:cs="Times New Roman"/>
            </w:rPr>
          </w:rPrChange>
        </w:rPr>
        <w:t xml:space="preserve">Una vez concluido el acuerdo con el licitador ganador, se debe contactar con los demás licitadores e informarles de que su oferta se ajustaba a las condiciones de la petición de oferta o del pliego de condiciones, pero no era la mejor oferta según el proceso de clasificación de la contratación. </w:t>
      </w:r>
    </w:p>
    <w:p w14:paraId="0F7DFD58" w14:textId="77777777" w:rsidR="0086057E" w:rsidRPr="00963ED8" w:rsidRDefault="0086057E" w:rsidP="0086057E">
      <w:pPr>
        <w:spacing w:line="360" w:lineRule="auto"/>
        <w:jc w:val="both"/>
        <w:rPr>
          <w:rFonts w:cs="Times New Roman"/>
          <w:lang w:val="es-CO"/>
          <w:rPrChange w:id="5807" w:author="Massiel Nayibe Moreno Ladino" w:date="2025-01-15T12:59:00Z" w16du:dateUtc="2025-01-15T17:59:00Z">
            <w:rPr>
              <w:rFonts w:cs="Times New Roman"/>
            </w:rPr>
          </w:rPrChange>
        </w:rPr>
      </w:pPr>
    </w:p>
    <w:p w14:paraId="2E69B340" w14:textId="77777777" w:rsidR="00441859" w:rsidRPr="00963ED8" w:rsidRDefault="00DE7F5C">
      <w:pPr>
        <w:spacing w:line="360" w:lineRule="auto"/>
        <w:jc w:val="both"/>
        <w:rPr>
          <w:rFonts w:cs="Times New Roman"/>
          <w:lang w:val="es-CO"/>
          <w:rPrChange w:id="5808" w:author="Massiel Nayibe Moreno Ladino" w:date="2025-01-15T12:59:00Z" w16du:dateUtc="2025-01-15T17:59:00Z">
            <w:rPr>
              <w:rFonts w:cs="Times New Roman"/>
            </w:rPr>
          </w:rPrChange>
        </w:rPr>
      </w:pPr>
      <w:r w:rsidRPr="00963ED8">
        <w:rPr>
          <w:rFonts w:cs="Times New Roman"/>
          <w:lang w:val="es-CO"/>
          <w:rPrChange w:id="5809" w:author="Massiel Nayibe Moreno Ladino" w:date="2025-01-15T12:59:00Z" w16du:dateUtc="2025-01-15T17:59:00Z">
            <w:rPr>
              <w:rFonts w:cs="Times New Roman"/>
            </w:rPr>
          </w:rPrChange>
        </w:rPr>
        <w:t xml:space="preserve">El personal de Partners </w:t>
      </w:r>
      <w:r w:rsidR="0095206E" w:rsidRPr="00963ED8">
        <w:rPr>
          <w:rFonts w:cs="Times New Roman"/>
          <w:lang w:val="es-CO"/>
          <w:rPrChange w:id="5810" w:author="Massiel Nayibe Moreno Ladino" w:date="2025-01-15T12:59:00Z" w16du:dateUtc="2025-01-15T17:59:00Z">
            <w:rPr>
              <w:rFonts w:cs="Times New Roman"/>
            </w:rPr>
          </w:rPrChange>
        </w:rPr>
        <w:t xml:space="preserve">Colombia </w:t>
      </w:r>
      <w:r w:rsidRPr="00963ED8">
        <w:rPr>
          <w:rFonts w:cs="Times New Roman"/>
          <w:lang w:val="es-CO"/>
          <w:rPrChange w:id="5811" w:author="Massiel Nayibe Moreno Ladino" w:date="2025-01-15T12:59:00Z" w16du:dateUtc="2025-01-15T17:59:00Z">
            <w:rPr>
              <w:rFonts w:cs="Times New Roman"/>
            </w:rPr>
          </w:rPrChange>
        </w:rPr>
        <w:t>no debe imponer restricciones indebidas al proceso competitivo, incluidas, entre otras, las siguientes</w:t>
      </w:r>
    </w:p>
    <w:p w14:paraId="280E67E8" w14:textId="77777777" w:rsidR="00441859" w:rsidRPr="00963ED8" w:rsidRDefault="00DE7F5C">
      <w:pPr>
        <w:pStyle w:val="Prrafodelista"/>
        <w:numPr>
          <w:ilvl w:val="0"/>
          <w:numId w:val="71"/>
        </w:numPr>
        <w:spacing w:line="360" w:lineRule="auto"/>
        <w:jc w:val="both"/>
        <w:rPr>
          <w:rFonts w:cs="Times New Roman"/>
          <w:lang w:val="es-CO"/>
          <w:rPrChange w:id="5812" w:author="Massiel Nayibe Moreno Ladino" w:date="2025-01-15T12:59:00Z" w16du:dateUtc="2025-01-15T17:59:00Z">
            <w:rPr>
              <w:rFonts w:cs="Times New Roman"/>
            </w:rPr>
          </w:rPrChange>
        </w:rPr>
      </w:pPr>
      <w:r w:rsidRPr="00963ED8">
        <w:rPr>
          <w:rFonts w:cs="Times New Roman"/>
          <w:lang w:val="es-CO"/>
          <w:rPrChange w:id="5813" w:author="Massiel Nayibe Moreno Ladino" w:date="2025-01-15T12:59:00Z" w16du:dateUtc="2025-01-15T17:59:00Z">
            <w:rPr>
              <w:rFonts w:cs="Times New Roman"/>
            </w:rPr>
          </w:rPrChange>
        </w:rPr>
        <w:t>Imponer a las empresas requisitos de cualificación poco razonables;</w:t>
      </w:r>
    </w:p>
    <w:p w14:paraId="4BB4F7F6" w14:textId="77777777" w:rsidR="00441859" w:rsidRPr="00963ED8" w:rsidRDefault="00DE7F5C">
      <w:pPr>
        <w:pStyle w:val="Prrafodelista"/>
        <w:numPr>
          <w:ilvl w:val="0"/>
          <w:numId w:val="71"/>
        </w:numPr>
        <w:spacing w:line="360" w:lineRule="auto"/>
        <w:jc w:val="both"/>
        <w:rPr>
          <w:rFonts w:cs="Times New Roman"/>
          <w:lang w:val="es-CO"/>
          <w:rPrChange w:id="5814" w:author="Massiel Nayibe Moreno Ladino" w:date="2025-01-15T12:59:00Z" w16du:dateUtc="2025-01-15T17:59:00Z">
            <w:rPr>
              <w:rFonts w:cs="Times New Roman"/>
            </w:rPr>
          </w:rPrChange>
        </w:rPr>
      </w:pPr>
      <w:r w:rsidRPr="00963ED8">
        <w:rPr>
          <w:rFonts w:cs="Times New Roman"/>
          <w:lang w:val="es-CO"/>
          <w:rPrChange w:id="5815" w:author="Massiel Nayibe Moreno Ladino" w:date="2025-01-15T12:59:00Z" w16du:dateUtc="2025-01-15T17:59:00Z">
            <w:rPr>
              <w:rFonts w:cs="Times New Roman"/>
            </w:rPr>
          </w:rPrChange>
        </w:rPr>
        <w:t>Exigir una experiencia innecesaria y una vinculación excesiva;</w:t>
      </w:r>
    </w:p>
    <w:p w14:paraId="7899798C" w14:textId="77777777" w:rsidR="00441859" w:rsidRPr="00963ED8" w:rsidRDefault="00DE7F5C">
      <w:pPr>
        <w:pStyle w:val="Prrafodelista"/>
        <w:numPr>
          <w:ilvl w:val="0"/>
          <w:numId w:val="71"/>
        </w:numPr>
        <w:spacing w:line="360" w:lineRule="auto"/>
        <w:jc w:val="both"/>
        <w:rPr>
          <w:rFonts w:cs="Times New Roman"/>
          <w:lang w:val="es-CO"/>
          <w:rPrChange w:id="5816" w:author="Massiel Nayibe Moreno Ladino" w:date="2025-01-15T12:59:00Z" w16du:dateUtc="2025-01-15T17:59:00Z">
            <w:rPr>
              <w:rFonts w:cs="Times New Roman"/>
            </w:rPr>
          </w:rPrChange>
        </w:rPr>
      </w:pPr>
      <w:r w:rsidRPr="00963ED8">
        <w:rPr>
          <w:rFonts w:cs="Times New Roman"/>
          <w:lang w:val="es-CO"/>
          <w:rPrChange w:id="5817" w:author="Massiel Nayibe Moreno Ladino" w:date="2025-01-15T12:59:00Z" w16du:dateUtc="2025-01-15T17:59:00Z">
            <w:rPr>
              <w:rFonts w:cs="Times New Roman"/>
            </w:rPr>
          </w:rPrChange>
        </w:rPr>
        <w:lastRenderedPageBreak/>
        <w:t>Prácticas de fijación de precios no competitivas entre empresas o compañías afiliadas;</w:t>
      </w:r>
    </w:p>
    <w:p w14:paraId="32D8E041" w14:textId="77777777" w:rsidR="00441859" w:rsidRPr="00963ED8" w:rsidRDefault="00DE7F5C">
      <w:pPr>
        <w:pStyle w:val="Prrafodelista"/>
        <w:numPr>
          <w:ilvl w:val="0"/>
          <w:numId w:val="71"/>
        </w:numPr>
        <w:spacing w:line="360" w:lineRule="auto"/>
        <w:jc w:val="both"/>
        <w:rPr>
          <w:rFonts w:cs="Times New Roman"/>
          <w:lang w:val="es-CO"/>
          <w:rPrChange w:id="5818" w:author="Massiel Nayibe Moreno Ladino" w:date="2025-01-15T12:59:00Z" w16du:dateUtc="2025-01-15T17:59:00Z">
            <w:rPr>
              <w:rFonts w:cs="Times New Roman"/>
            </w:rPr>
          </w:rPrChange>
        </w:rPr>
      </w:pPr>
      <w:r w:rsidRPr="00963ED8">
        <w:rPr>
          <w:rFonts w:cs="Times New Roman"/>
          <w:lang w:val="es-CO"/>
          <w:rPrChange w:id="5819" w:author="Massiel Nayibe Moreno Ladino" w:date="2025-01-15T12:59:00Z" w16du:dateUtc="2025-01-15T17:59:00Z">
            <w:rPr>
              <w:rFonts w:cs="Times New Roman"/>
            </w:rPr>
          </w:rPrChange>
        </w:rPr>
        <w:t>Contratos no competitivos a consultores con contratos de retención;</w:t>
      </w:r>
    </w:p>
    <w:p w14:paraId="451FE2C6" w14:textId="77777777" w:rsidR="00441859" w:rsidRDefault="00DE7F5C">
      <w:pPr>
        <w:pStyle w:val="Prrafodelista"/>
        <w:numPr>
          <w:ilvl w:val="0"/>
          <w:numId w:val="71"/>
        </w:numPr>
        <w:spacing w:line="360" w:lineRule="auto"/>
        <w:jc w:val="both"/>
        <w:rPr>
          <w:rFonts w:cs="Times New Roman"/>
        </w:rPr>
      </w:pPr>
      <w:r w:rsidRPr="00FB565D">
        <w:rPr>
          <w:rFonts w:cs="Times New Roman"/>
        </w:rPr>
        <w:t>Conflictos de intereses organizativos;</w:t>
      </w:r>
    </w:p>
    <w:p w14:paraId="734B9281" w14:textId="77777777" w:rsidR="00441859" w:rsidRPr="00963ED8" w:rsidRDefault="00DE7F5C">
      <w:pPr>
        <w:pStyle w:val="Prrafodelista"/>
        <w:numPr>
          <w:ilvl w:val="0"/>
          <w:numId w:val="71"/>
        </w:numPr>
        <w:spacing w:line="360" w:lineRule="auto"/>
        <w:jc w:val="both"/>
        <w:rPr>
          <w:rFonts w:cs="Times New Roman"/>
          <w:lang w:val="es-CO"/>
          <w:rPrChange w:id="5820" w:author="Massiel Nayibe Moreno Ladino" w:date="2025-01-15T12:59:00Z" w16du:dateUtc="2025-01-15T17:59:00Z">
            <w:rPr>
              <w:rFonts w:cs="Times New Roman"/>
            </w:rPr>
          </w:rPrChange>
        </w:rPr>
      </w:pPr>
      <w:r w:rsidRPr="00963ED8">
        <w:rPr>
          <w:rFonts w:cs="Times New Roman"/>
          <w:lang w:val="es-CO"/>
          <w:rPrChange w:id="5821" w:author="Massiel Nayibe Moreno Ladino" w:date="2025-01-15T12:59:00Z" w16du:dateUtc="2025-01-15T17:59:00Z">
            <w:rPr>
              <w:rFonts w:cs="Times New Roman"/>
            </w:rPr>
          </w:rPrChange>
        </w:rPr>
        <w:t xml:space="preserve">Especificar sólo un producto ''de marca'' en lugar de permitir que se ofrezca ''un producto igual'' y describir el rendimiento u otros requisitos relevantes de la contratación; </w:t>
      </w:r>
    </w:p>
    <w:p w14:paraId="35405121" w14:textId="77777777" w:rsidR="00441859" w:rsidRPr="00963ED8" w:rsidRDefault="00DE7F5C">
      <w:pPr>
        <w:pStyle w:val="Prrafodelista"/>
        <w:numPr>
          <w:ilvl w:val="0"/>
          <w:numId w:val="71"/>
        </w:numPr>
        <w:spacing w:line="360" w:lineRule="auto"/>
        <w:jc w:val="both"/>
        <w:rPr>
          <w:rFonts w:cs="Times New Roman"/>
          <w:lang w:val="es-CO"/>
          <w:rPrChange w:id="5822" w:author="Massiel Nayibe Moreno Ladino" w:date="2025-01-15T12:59:00Z" w16du:dateUtc="2025-01-15T17:59:00Z">
            <w:rPr>
              <w:rFonts w:cs="Times New Roman"/>
            </w:rPr>
          </w:rPrChange>
        </w:rPr>
      </w:pPr>
      <w:r w:rsidRPr="00963ED8">
        <w:rPr>
          <w:rFonts w:cs="Times New Roman"/>
          <w:lang w:val="es-CO"/>
          <w:rPrChange w:id="5823" w:author="Massiel Nayibe Moreno Ladino" w:date="2025-01-15T12:59:00Z" w16du:dateUtc="2025-01-15T17:59:00Z">
            <w:rPr>
              <w:rFonts w:cs="Times New Roman"/>
            </w:rPr>
          </w:rPrChange>
        </w:rPr>
        <w:t>Cualquier acción arbitraria en el proceso de contratación: y</w:t>
      </w:r>
    </w:p>
    <w:p w14:paraId="7F7538F9" w14:textId="77777777" w:rsidR="00441859" w:rsidRPr="00963ED8" w:rsidRDefault="00DE7F5C">
      <w:pPr>
        <w:pStyle w:val="Prrafodelista"/>
        <w:numPr>
          <w:ilvl w:val="0"/>
          <w:numId w:val="71"/>
        </w:numPr>
        <w:spacing w:line="360" w:lineRule="auto"/>
        <w:jc w:val="both"/>
        <w:rPr>
          <w:rFonts w:cs="Times New Roman"/>
          <w:lang w:val="es-CO"/>
          <w:rPrChange w:id="5824" w:author="Massiel Nayibe Moreno Ladino" w:date="2025-01-15T12:59:00Z" w16du:dateUtc="2025-01-15T17:59:00Z">
            <w:rPr>
              <w:rFonts w:cs="Times New Roman"/>
            </w:rPr>
          </w:rPrChange>
        </w:rPr>
      </w:pPr>
      <w:r w:rsidRPr="00963ED8">
        <w:rPr>
          <w:rFonts w:cs="Times New Roman"/>
          <w:lang w:val="es-CO"/>
          <w:rPrChange w:id="5825" w:author="Massiel Nayibe Moreno Ladino" w:date="2025-01-15T12:59:00Z" w16du:dateUtc="2025-01-15T17:59:00Z">
            <w:rPr>
              <w:rFonts w:cs="Times New Roman"/>
            </w:rPr>
          </w:rPrChange>
        </w:rPr>
        <w:t>Uso de preferencias geográficas estatales o locales impuestas por ley o administrativamente en la evaluación de ofertas o propuestas (excepto en aquellos casos en los que el organismo adjudicador federal exija o fomente expresamente la restricción o preferencia geográfica).</w:t>
      </w:r>
    </w:p>
    <w:p w14:paraId="4F17AE6E" w14:textId="77777777" w:rsidR="00441859" w:rsidRDefault="00DE7F5C">
      <w:pPr>
        <w:spacing w:line="360" w:lineRule="auto"/>
        <w:jc w:val="both"/>
        <w:rPr>
          <w:rFonts w:cs="Times New Roman"/>
        </w:rPr>
      </w:pPr>
      <w:r w:rsidRPr="00963ED8">
        <w:rPr>
          <w:rFonts w:cs="Times New Roman"/>
          <w:lang w:val="es-CO"/>
          <w:rPrChange w:id="5826" w:author="Massiel Nayibe Moreno Ladino" w:date="2025-01-15T12:59:00Z" w16du:dateUtc="2025-01-15T17:59:00Z">
            <w:rPr>
              <w:rFonts w:cs="Times New Roman"/>
            </w:rPr>
          </w:rPrChange>
        </w:rPr>
        <w:t xml:space="preserve">Todas las propuestas competitivas deben ser preparadas/documentadas por el responsable de adquisiciones o el miembro del personal designado y revisadas por el Director Financiero de la OA, y posteriormente aprobadas por el VP/Director de la OA/COP/PD. Se requiere que se utilice un proceso competitivo apropiado y que esté completamente documentado. </w:t>
      </w:r>
      <w:r w:rsidRPr="00FB565D">
        <w:rPr>
          <w:rFonts w:cs="Times New Roman"/>
        </w:rPr>
        <w:t>Como mínimo, un proceso de adquisición adecuado requiere</w:t>
      </w:r>
    </w:p>
    <w:p w14:paraId="5A8B831B" w14:textId="77777777" w:rsidR="00441859" w:rsidRPr="00963ED8" w:rsidRDefault="00DE7F5C">
      <w:pPr>
        <w:pStyle w:val="Prrafodelista"/>
        <w:numPr>
          <w:ilvl w:val="0"/>
          <w:numId w:val="67"/>
        </w:numPr>
        <w:spacing w:before="120" w:line="360" w:lineRule="auto"/>
        <w:jc w:val="both"/>
        <w:rPr>
          <w:rFonts w:cs="Times New Roman"/>
          <w:b/>
          <w:bCs/>
          <w:lang w:val="es-CO"/>
          <w:rPrChange w:id="5827" w:author="Massiel Nayibe Moreno Ladino" w:date="2025-01-15T12:59:00Z" w16du:dateUtc="2025-01-15T17:59:00Z">
            <w:rPr>
              <w:rFonts w:cs="Times New Roman"/>
              <w:b/>
              <w:bCs/>
            </w:rPr>
          </w:rPrChange>
        </w:rPr>
      </w:pPr>
      <w:r w:rsidRPr="00963ED8">
        <w:rPr>
          <w:rFonts w:cs="Times New Roman"/>
          <w:b/>
          <w:bCs/>
          <w:lang w:val="es-CO"/>
          <w:rPrChange w:id="5828" w:author="Massiel Nayibe Moreno Ladino" w:date="2025-01-15T12:59:00Z" w16du:dateUtc="2025-01-15T17:59:00Z">
            <w:rPr>
              <w:rFonts w:cs="Times New Roman"/>
              <w:b/>
              <w:bCs/>
            </w:rPr>
          </w:rPrChange>
        </w:rPr>
        <w:t>Propuestas no competitivas - Adquisiciones de fuente única</w:t>
      </w:r>
    </w:p>
    <w:p w14:paraId="35319826" w14:textId="77777777" w:rsidR="00441859" w:rsidRPr="00963ED8" w:rsidRDefault="00DE7F5C">
      <w:pPr>
        <w:spacing w:line="360" w:lineRule="auto"/>
        <w:jc w:val="both"/>
        <w:rPr>
          <w:rFonts w:cs="Times New Roman"/>
          <w:lang w:val="es-CO"/>
          <w:rPrChange w:id="5829" w:author="Massiel Nayibe Moreno Ladino" w:date="2025-01-15T12:59:00Z" w16du:dateUtc="2025-01-15T17:59:00Z">
            <w:rPr>
              <w:rFonts w:cs="Times New Roman"/>
            </w:rPr>
          </w:rPrChange>
        </w:rPr>
      </w:pPr>
      <w:r w:rsidRPr="00963ED8">
        <w:rPr>
          <w:rFonts w:cs="Times New Roman"/>
          <w:lang w:val="es-CO"/>
          <w:rPrChange w:id="5830" w:author="Massiel Nayibe Moreno Ladino" w:date="2025-01-15T12:59:00Z" w16du:dateUtc="2025-01-15T17:59:00Z">
            <w:rPr>
              <w:rFonts w:cs="Times New Roman"/>
            </w:rPr>
          </w:rPrChange>
        </w:rPr>
        <w:t xml:space="preserve">En raras circunstancias puede permitirse una operación de proveedor único. Una adquisición de fuente única puede definirse como cualquier contrato celebrado sin un proceso competitivo, basado en la justificación de que sólo existe una fuente conocida o que sólo un proveedor puede cumplir los requisitos. La falta de previsión de las necesidades derivada de una planificación deficiente no constituye una excepción a los requisitos de competencia. Un proceso de contratación más rápido no es una justificación. </w:t>
      </w:r>
    </w:p>
    <w:p w14:paraId="69536D56" w14:textId="77777777" w:rsidR="0086057E" w:rsidRPr="00963ED8" w:rsidRDefault="0086057E" w:rsidP="0086057E">
      <w:pPr>
        <w:spacing w:line="360" w:lineRule="auto"/>
        <w:jc w:val="both"/>
        <w:rPr>
          <w:rFonts w:cs="Times New Roman"/>
          <w:lang w:val="es-CO"/>
          <w:rPrChange w:id="5831" w:author="Massiel Nayibe Moreno Ladino" w:date="2025-01-15T12:59:00Z" w16du:dateUtc="2025-01-15T17:59:00Z">
            <w:rPr>
              <w:rFonts w:cs="Times New Roman"/>
            </w:rPr>
          </w:rPrChange>
        </w:rPr>
      </w:pPr>
    </w:p>
    <w:p w14:paraId="4AA6AE83" w14:textId="77777777" w:rsidR="00441859" w:rsidRDefault="00DE7F5C">
      <w:pPr>
        <w:spacing w:line="360" w:lineRule="auto"/>
        <w:jc w:val="both"/>
        <w:rPr>
          <w:rFonts w:cs="Times New Roman"/>
        </w:rPr>
      </w:pPr>
      <w:r w:rsidRPr="00963ED8">
        <w:rPr>
          <w:rFonts w:cs="Times New Roman"/>
          <w:lang w:val="es-CO"/>
          <w:rPrChange w:id="5832" w:author="Massiel Nayibe Moreno Ladino" w:date="2025-01-15T12:59:00Z" w16du:dateUtc="2025-01-15T17:59:00Z">
            <w:rPr>
              <w:rFonts w:cs="Times New Roman"/>
            </w:rPr>
          </w:rPrChange>
        </w:rPr>
        <w:t xml:space="preserve">Todas las adquisiciones de fuente única deben </w:t>
      </w:r>
      <w:r w:rsidRPr="00963ED8">
        <w:rPr>
          <w:rFonts w:cs="Times New Roman"/>
          <w:b/>
          <w:bCs/>
          <w:u w:val="single"/>
          <w:lang w:val="es-CO"/>
          <w:rPrChange w:id="5833" w:author="Massiel Nayibe Moreno Ladino" w:date="2025-01-15T12:59:00Z" w16du:dateUtc="2025-01-15T17:59:00Z">
            <w:rPr>
              <w:rFonts w:cs="Times New Roman"/>
              <w:b/>
              <w:bCs/>
              <w:u w:val="single"/>
            </w:rPr>
          </w:rPrChange>
        </w:rPr>
        <w:t>ser aprobadas por escrito por el Equipo de Cumplimiento de HO, independientemente de su importe</w:t>
      </w:r>
      <w:r w:rsidRPr="00963ED8">
        <w:rPr>
          <w:rFonts w:cs="Times New Roman"/>
          <w:b/>
          <w:bCs/>
          <w:lang w:val="es-CO"/>
          <w:rPrChange w:id="5834" w:author="Massiel Nayibe Moreno Ladino" w:date="2025-01-15T12:59:00Z" w16du:dateUtc="2025-01-15T17:59:00Z">
            <w:rPr>
              <w:rFonts w:cs="Times New Roman"/>
              <w:b/>
              <w:bCs/>
            </w:rPr>
          </w:rPrChange>
        </w:rPr>
        <w:t xml:space="preserve">. </w:t>
      </w:r>
      <w:r w:rsidRPr="00963ED8">
        <w:rPr>
          <w:rFonts w:cs="Times New Roman"/>
          <w:lang w:val="es-CO"/>
          <w:rPrChange w:id="5835" w:author="Massiel Nayibe Moreno Ladino" w:date="2025-01-15T12:59:00Z" w16du:dateUtc="2025-01-15T17:59:00Z">
            <w:rPr>
              <w:rFonts w:cs="Times New Roman"/>
            </w:rPr>
          </w:rPrChange>
        </w:rPr>
        <w:t xml:space="preserve">Todas las adquisiciones de fuente única deben cumplir las circunstancias enumeradas en </w:t>
      </w:r>
      <w:r>
        <w:fldChar w:fldCharType="begin"/>
      </w:r>
      <w:r w:rsidRPr="00963ED8">
        <w:rPr>
          <w:lang w:val="es-CO"/>
          <w:rPrChange w:id="5836" w:author="Massiel Nayibe Moreno Ladino" w:date="2025-01-15T12:59:00Z" w16du:dateUtc="2025-01-15T17:59:00Z">
            <w:rPr/>
          </w:rPrChange>
        </w:rPr>
        <w:instrText>HYPERLINK "https://www.ecfr.gov/current/title-2/subtitle-A/chapter-II/part-200/subpart-D/subject-group-ECFR45ddd4419ad436d/section-200.320"</w:instrText>
      </w:r>
      <w:r>
        <w:fldChar w:fldCharType="separate"/>
      </w:r>
      <w:r w:rsidRPr="00963ED8">
        <w:rPr>
          <w:rStyle w:val="Hipervnculo"/>
          <w:rFonts w:cs="Times New Roman"/>
          <w:lang w:val="es-CO"/>
          <w:rPrChange w:id="5837" w:author="Massiel Nayibe Moreno Ladino" w:date="2025-01-15T12:59:00Z" w16du:dateUtc="2025-01-15T17:59:00Z">
            <w:rPr>
              <w:rStyle w:val="Hipervnculo"/>
              <w:rFonts w:cs="Times New Roman"/>
            </w:rPr>
          </w:rPrChange>
        </w:rPr>
        <w:t>2 CFR 200.320(c)(1)</w:t>
      </w:r>
      <w:r>
        <w:fldChar w:fldCharType="end"/>
      </w:r>
      <w:r w:rsidRPr="00963ED8">
        <w:rPr>
          <w:rFonts w:cs="Times New Roman"/>
          <w:lang w:val="es-CO"/>
          <w:rPrChange w:id="5838" w:author="Massiel Nayibe Moreno Ladino" w:date="2025-01-15T12:59:00Z" w16du:dateUtc="2025-01-15T17:59:00Z">
            <w:rPr>
              <w:rFonts w:cs="Times New Roman"/>
            </w:rPr>
          </w:rPrChange>
        </w:rPr>
        <w:t xml:space="preserve">. Cuando un empleado, representante o afiliado proponga una contratación de proveedor único, deberá presentar una </w:t>
      </w:r>
      <w:r w:rsidRPr="00963ED8">
        <w:rPr>
          <w:rFonts w:cs="Times New Roman"/>
          <w:lang w:val="es-CO"/>
          <w:rPrChange w:id="5839" w:author="Massiel Nayibe Moreno Ladino" w:date="2025-01-15T12:59:00Z" w16du:dateUtc="2025-01-15T17:59:00Z">
            <w:rPr>
              <w:rFonts w:cs="Times New Roman"/>
            </w:rPr>
          </w:rPrChange>
        </w:rPr>
        <w:lastRenderedPageBreak/>
        <w:t xml:space="preserve">justificación clara por escrito que documente el proceso y los esfuerzos realizados para determinar que no existen otros proveedores cualificados. Para que una excepción sea válida, debe presentarse por escrito una justificación clara de la renuncia al proceso de licitación. </w:t>
      </w:r>
      <w:r w:rsidRPr="00052124">
        <w:rPr>
          <w:rFonts w:cs="Times New Roman"/>
        </w:rPr>
        <w:t>La justificación debe incluir:</w:t>
      </w:r>
    </w:p>
    <w:p w14:paraId="647C5DC3" w14:textId="77777777" w:rsidR="0086057E" w:rsidRPr="000368C7" w:rsidRDefault="0086057E" w:rsidP="0086057E">
      <w:pPr>
        <w:autoSpaceDE w:val="0"/>
        <w:autoSpaceDN w:val="0"/>
        <w:adjustRightInd w:val="0"/>
        <w:rPr>
          <w:rFonts w:eastAsiaTheme="minorHAnsi" w:cs="Times New Roman"/>
          <w:color w:val="000000"/>
        </w:rPr>
      </w:pPr>
    </w:p>
    <w:p w14:paraId="7781C714" w14:textId="77777777" w:rsidR="00441859" w:rsidRPr="00963ED8" w:rsidRDefault="00DE7F5C">
      <w:pPr>
        <w:pStyle w:val="Prrafodelista"/>
        <w:numPr>
          <w:ilvl w:val="0"/>
          <w:numId w:val="186"/>
        </w:numPr>
        <w:autoSpaceDE w:val="0"/>
        <w:autoSpaceDN w:val="0"/>
        <w:adjustRightInd w:val="0"/>
        <w:spacing w:after="164" w:line="360" w:lineRule="auto"/>
        <w:rPr>
          <w:rFonts w:eastAsiaTheme="minorHAnsi" w:cs="Times New Roman"/>
          <w:color w:val="000000"/>
          <w:sz w:val="23"/>
          <w:szCs w:val="23"/>
          <w:lang w:val="es-CO"/>
          <w:rPrChange w:id="5840" w:author="Massiel Nayibe Moreno Ladino" w:date="2025-01-15T12:59:00Z" w16du:dateUtc="2025-01-15T17:59:00Z">
            <w:rPr>
              <w:rFonts w:eastAsiaTheme="minorHAnsi" w:cs="Times New Roman"/>
              <w:color w:val="000000"/>
              <w:sz w:val="23"/>
              <w:szCs w:val="23"/>
            </w:rPr>
          </w:rPrChange>
        </w:rPr>
      </w:pPr>
      <w:r w:rsidRPr="00963ED8">
        <w:rPr>
          <w:rFonts w:eastAsiaTheme="minorHAnsi" w:cs="Times New Roman"/>
          <w:color w:val="000000"/>
          <w:sz w:val="23"/>
          <w:szCs w:val="23"/>
          <w:lang w:val="es-CO"/>
          <w:rPrChange w:id="5841" w:author="Massiel Nayibe Moreno Ladino" w:date="2025-01-15T12:59:00Z" w16du:dateUtc="2025-01-15T17:59:00Z">
            <w:rPr>
              <w:rFonts w:eastAsiaTheme="minorHAnsi" w:cs="Times New Roman"/>
              <w:color w:val="000000"/>
              <w:sz w:val="23"/>
              <w:szCs w:val="23"/>
            </w:rPr>
          </w:rPrChange>
        </w:rPr>
        <w:t xml:space="preserve">Razón que justifique la exención de la competencia abierta de conformidad con </w:t>
      </w:r>
      <w:r>
        <w:fldChar w:fldCharType="begin"/>
      </w:r>
      <w:r w:rsidRPr="00963ED8">
        <w:rPr>
          <w:lang w:val="es-CO"/>
          <w:rPrChange w:id="5842" w:author="Massiel Nayibe Moreno Ladino" w:date="2025-01-15T12:59:00Z" w16du:dateUtc="2025-01-15T17:59:00Z">
            <w:rPr/>
          </w:rPrChange>
        </w:rPr>
        <w:instrText>HYPERLINK "https://www.ecfr.gov/current/title-2/subtitle-A/chapter-II/part-200/subpart-D/subject-group-ECFR45ddd4419ad436d/section-200.320"</w:instrText>
      </w:r>
      <w:r>
        <w:fldChar w:fldCharType="separate"/>
      </w:r>
      <w:r w:rsidRPr="00963ED8">
        <w:rPr>
          <w:rStyle w:val="Hipervnculo"/>
          <w:rFonts w:eastAsiaTheme="minorHAnsi" w:cs="Times New Roman"/>
          <w:sz w:val="23"/>
          <w:szCs w:val="23"/>
          <w:lang w:val="es-CO"/>
          <w:rPrChange w:id="5843" w:author="Massiel Nayibe Moreno Ladino" w:date="2025-01-15T12:59:00Z" w16du:dateUtc="2025-01-15T17:59:00Z">
            <w:rPr>
              <w:rStyle w:val="Hipervnculo"/>
              <w:rFonts w:eastAsiaTheme="minorHAnsi" w:cs="Times New Roman"/>
              <w:sz w:val="23"/>
              <w:szCs w:val="23"/>
            </w:rPr>
          </w:rPrChange>
        </w:rPr>
        <w:t>2 CFR 200.320(c)(1)</w:t>
      </w:r>
      <w:r>
        <w:fldChar w:fldCharType="end"/>
      </w:r>
      <w:r w:rsidRPr="00963ED8">
        <w:rPr>
          <w:rFonts w:eastAsiaTheme="minorHAnsi" w:cs="Times New Roman"/>
          <w:color w:val="000000"/>
          <w:sz w:val="23"/>
          <w:szCs w:val="23"/>
          <w:lang w:val="es-CO"/>
          <w:rPrChange w:id="5844" w:author="Massiel Nayibe Moreno Ladino" w:date="2025-01-15T12:59:00Z" w16du:dateUtc="2025-01-15T17:59:00Z">
            <w:rPr>
              <w:rFonts w:eastAsiaTheme="minorHAnsi" w:cs="Times New Roman"/>
              <w:color w:val="000000"/>
              <w:sz w:val="23"/>
              <w:szCs w:val="23"/>
            </w:rPr>
          </w:rPrChange>
        </w:rPr>
        <w:t xml:space="preserve">. </w:t>
      </w:r>
    </w:p>
    <w:p w14:paraId="48BF5542" w14:textId="77777777" w:rsidR="00441859" w:rsidRPr="00963ED8" w:rsidRDefault="00DE7F5C">
      <w:pPr>
        <w:pStyle w:val="Prrafodelista"/>
        <w:numPr>
          <w:ilvl w:val="0"/>
          <w:numId w:val="186"/>
        </w:numPr>
        <w:autoSpaceDE w:val="0"/>
        <w:autoSpaceDN w:val="0"/>
        <w:adjustRightInd w:val="0"/>
        <w:spacing w:after="164" w:line="360" w:lineRule="auto"/>
        <w:rPr>
          <w:rFonts w:eastAsiaTheme="minorHAnsi" w:cs="Times New Roman"/>
          <w:color w:val="000000"/>
          <w:sz w:val="23"/>
          <w:szCs w:val="23"/>
          <w:lang w:val="es-CO"/>
          <w:rPrChange w:id="5845" w:author="Massiel Nayibe Moreno Ladino" w:date="2025-01-15T12:59:00Z" w16du:dateUtc="2025-01-15T17:59:00Z">
            <w:rPr>
              <w:rFonts w:eastAsiaTheme="minorHAnsi" w:cs="Times New Roman"/>
              <w:color w:val="000000"/>
              <w:sz w:val="23"/>
              <w:szCs w:val="23"/>
            </w:rPr>
          </w:rPrChange>
        </w:rPr>
      </w:pPr>
      <w:r w:rsidRPr="00963ED8">
        <w:rPr>
          <w:rFonts w:eastAsiaTheme="minorHAnsi" w:cs="Times New Roman"/>
          <w:color w:val="000000"/>
          <w:sz w:val="23"/>
          <w:szCs w:val="23"/>
          <w:lang w:val="es-CO"/>
          <w:rPrChange w:id="5846" w:author="Massiel Nayibe Moreno Ladino" w:date="2025-01-15T12:59:00Z" w16du:dateUtc="2025-01-15T17:59:00Z">
            <w:rPr>
              <w:rFonts w:eastAsiaTheme="minorHAnsi" w:cs="Times New Roman"/>
              <w:color w:val="000000"/>
              <w:sz w:val="23"/>
              <w:szCs w:val="23"/>
            </w:rPr>
          </w:rPrChange>
        </w:rPr>
        <w:t xml:space="preserve">Explicación/justificación de por qué sólo hay una fuente conocida que pueda suministrar el producto o servicio, o fuente única (el producto/servicio es único/especial por naturaleza); o compatibilidad (por ejemplo, un organismo de seguridad pública requiere que un equipo específico sea compatible con un sistema de equipamiento existente). </w:t>
      </w:r>
    </w:p>
    <w:p w14:paraId="6F369CB7" w14:textId="77777777" w:rsidR="00441859" w:rsidRPr="00963ED8" w:rsidRDefault="00DE7F5C">
      <w:pPr>
        <w:pStyle w:val="Prrafodelista"/>
        <w:numPr>
          <w:ilvl w:val="0"/>
          <w:numId w:val="186"/>
        </w:numPr>
        <w:autoSpaceDE w:val="0"/>
        <w:autoSpaceDN w:val="0"/>
        <w:adjustRightInd w:val="0"/>
        <w:spacing w:after="164" w:line="360" w:lineRule="auto"/>
        <w:rPr>
          <w:rFonts w:eastAsiaTheme="minorHAnsi" w:cs="Times New Roman"/>
          <w:color w:val="000000"/>
          <w:sz w:val="23"/>
          <w:szCs w:val="23"/>
          <w:lang w:val="es-CO"/>
          <w:rPrChange w:id="5847" w:author="Massiel Nayibe Moreno Ladino" w:date="2025-01-15T12:59:00Z" w16du:dateUtc="2025-01-15T17:59:00Z">
            <w:rPr>
              <w:rFonts w:eastAsiaTheme="minorHAnsi" w:cs="Times New Roman"/>
              <w:color w:val="000000"/>
              <w:sz w:val="23"/>
              <w:szCs w:val="23"/>
            </w:rPr>
          </w:rPrChange>
        </w:rPr>
      </w:pPr>
      <w:r w:rsidRPr="00963ED8">
        <w:rPr>
          <w:rFonts w:eastAsiaTheme="minorHAnsi" w:cs="Times New Roman"/>
          <w:color w:val="000000"/>
          <w:sz w:val="23"/>
          <w:szCs w:val="23"/>
          <w:lang w:val="es-CO"/>
          <w:rPrChange w:id="5848" w:author="Massiel Nayibe Moreno Ladino" w:date="2025-01-15T12:59:00Z" w16du:dateUtc="2025-01-15T17:59:00Z">
            <w:rPr>
              <w:rFonts w:eastAsiaTheme="minorHAnsi" w:cs="Times New Roman"/>
              <w:color w:val="000000"/>
              <w:sz w:val="23"/>
              <w:szCs w:val="23"/>
            </w:rPr>
          </w:rPrChange>
        </w:rPr>
        <w:t xml:space="preserve">Naturaleza y/o descripción del bien o servicio que se aprueba y que se requiere para satisfacer las necesidades del programa (incluido el valor estimado). </w:t>
      </w:r>
    </w:p>
    <w:p w14:paraId="1D270D39" w14:textId="77777777" w:rsidR="00441859" w:rsidRPr="00963ED8" w:rsidRDefault="00DE7F5C">
      <w:pPr>
        <w:pStyle w:val="Prrafodelista"/>
        <w:numPr>
          <w:ilvl w:val="0"/>
          <w:numId w:val="186"/>
        </w:numPr>
        <w:autoSpaceDE w:val="0"/>
        <w:autoSpaceDN w:val="0"/>
        <w:adjustRightInd w:val="0"/>
        <w:spacing w:after="164" w:line="360" w:lineRule="auto"/>
        <w:rPr>
          <w:rFonts w:eastAsiaTheme="minorHAnsi" w:cs="Times New Roman"/>
          <w:color w:val="000000"/>
          <w:sz w:val="23"/>
          <w:szCs w:val="23"/>
          <w:lang w:val="es-CO"/>
          <w:rPrChange w:id="5849" w:author="Massiel Nayibe Moreno Ladino" w:date="2025-01-15T12:59:00Z" w16du:dateUtc="2025-01-15T17:59:00Z">
            <w:rPr>
              <w:rFonts w:eastAsiaTheme="minorHAnsi" w:cs="Times New Roman"/>
              <w:color w:val="000000"/>
              <w:sz w:val="23"/>
              <w:szCs w:val="23"/>
            </w:rPr>
          </w:rPrChange>
        </w:rPr>
      </w:pPr>
      <w:r w:rsidRPr="00963ED8">
        <w:rPr>
          <w:rFonts w:eastAsiaTheme="minorHAnsi" w:cs="Times New Roman"/>
          <w:color w:val="000000"/>
          <w:sz w:val="23"/>
          <w:szCs w:val="23"/>
          <w:lang w:val="es-CO"/>
          <w:rPrChange w:id="5850" w:author="Massiel Nayibe Moreno Ladino" w:date="2025-01-15T12:59:00Z" w16du:dateUtc="2025-01-15T17:59:00Z">
            <w:rPr>
              <w:rFonts w:eastAsiaTheme="minorHAnsi" w:cs="Times New Roman"/>
              <w:color w:val="000000"/>
              <w:sz w:val="23"/>
              <w:szCs w:val="23"/>
            </w:rPr>
          </w:rPrChange>
        </w:rPr>
        <w:t xml:space="preserve">La determinación de que el coste previsto para el Gobierno será justo y razonable. </w:t>
      </w:r>
    </w:p>
    <w:p w14:paraId="7E32F72E" w14:textId="77777777" w:rsidR="00441859" w:rsidRPr="00963ED8" w:rsidRDefault="00DE7F5C">
      <w:pPr>
        <w:pStyle w:val="Prrafodelista"/>
        <w:numPr>
          <w:ilvl w:val="0"/>
          <w:numId w:val="186"/>
        </w:numPr>
        <w:autoSpaceDE w:val="0"/>
        <w:autoSpaceDN w:val="0"/>
        <w:adjustRightInd w:val="0"/>
        <w:spacing w:line="360" w:lineRule="auto"/>
        <w:rPr>
          <w:rFonts w:eastAsiaTheme="minorHAnsi" w:cs="Times New Roman"/>
          <w:color w:val="000000"/>
          <w:sz w:val="23"/>
          <w:szCs w:val="23"/>
          <w:lang w:val="es-CO"/>
          <w:rPrChange w:id="5851" w:author="Massiel Nayibe Moreno Ladino" w:date="2025-01-15T12:59:00Z" w16du:dateUtc="2025-01-15T17:59:00Z">
            <w:rPr>
              <w:rFonts w:eastAsiaTheme="minorHAnsi" w:cs="Times New Roman"/>
              <w:color w:val="000000"/>
              <w:sz w:val="23"/>
              <w:szCs w:val="23"/>
            </w:rPr>
          </w:rPrChange>
        </w:rPr>
      </w:pPr>
      <w:r w:rsidRPr="00963ED8">
        <w:rPr>
          <w:rFonts w:eastAsiaTheme="minorHAnsi" w:cs="Times New Roman"/>
          <w:color w:val="000000"/>
          <w:sz w:val="23"/>
          <w:szCs w:val="23"/>
          <w:lang w:val="es-CO"/>
          <w:rPrChange w:id="5852" w:author="Massiel Nayibe Moreno Ladino" w:date="2025-01-15T12:59:00Z" w16du:dateUtc="2025-01-15T17:59:00Z">
            <w:rPr>
              <w:rFonts w:eastAsiaTheme="minorHAnsi" w:cs="Times New Roman"/>
              <w:color w:val="000000"/>
              <w:sz w:val="23"/>
              <w:szCs w:val="23"/>
            </w:rPr>
          </w:rPrChange>
        </w:rPr>
        <w:t xml:space="preserve">Breve declaración sobre cómo el proyecto determinó que el proveedor es responsable. </w:t>
      </w:r>
    </w:p>
    <w:p w14:paraId="4F7AA822" w14:textId="77777777" w:rsidR="0086057E" w:rsidRPr="00963ED8" w:rsidRDefault="0086057E" w:rsidP="0086057E">
      <w:pPr>
        <w:spacing w:line="360" w:lineRule="auto"/>
        <w:jc w:val="both"/>
        <w:rPr>
          <w:rFonts w:cs="Times New Roman"/>
          <w:lang w:val="es-CO"/>
          <w:rPrChange w:id="5853" w:author="Massiel Nayibe Moreno Ladino" w:date="2025-01-15T12:59:00Z" w16du:dateUtc="2025-01-15T17:59:00Z">
            <w:rPr>
              <w:rFonts w:cs="Times New Roman"/>
            </w:rPr>
          </w:rPrChange>
        </w:rPr>
      </w:pPr>
    </w:p>
    <w:p w14:paraId="044197C0" w14:textId="77777777" w:rsidR="00441859" w:rsidRPr="00963ED8" w:rsidRDefault="00DE7F5C">
      <w:pPr>
        <w:spacing w:line="360" w:lineRule="auto"/>
        <w:jc w:val="both"/>
        <w:rPr>
          <w:rFonts w:cs="Times New Roman"/>
          <w:lang w:val="es-CO"/>
          <w:rPrChange w:id="5854" w:author="Massiel Nayibe Moreno Ladino" w:date="2025-01-15T12:59:00Z" w16du:dateUtc="2025-01-15T17:59:00Z">
            <w:rPr>
              <w:rFonts w:cs="Times New Roman"/>
            </w:rPr>
          </w:rPrChange>
        </w:rPr>
      </w:pPr>
      <w:r w:rsidRPr="00963ED8">
        <w:rPr>
          <w:rFonts w:cs="Times New Roman"/>
          <w:lang w:val="es-CO"/>
          <w:rPrChange w:id="5855" w:author="Massiel Nayibe Moreno Ladino" w:date="2025-01-15T12:59:00Z" w16du:dateUtc="2025-01-15T17:59:00Z">
            <w:rPr>
              <w:rFonts w:cs="Times New Roman"/>
            </w:rPr>
          </w:rPrChange>
        </w:rPr>
        <w:t>A continuación se exponen posibles situaciones en las que puede estar justificada la contratación de un único proveedor:</w:t>
      </w:r>
    </w:p>
    <w:p w14:paraId="636753ED" w14:textId="77777777" w:rsidR="00441859" w:rsidRPr="00963ED8" w:rsidRDefault="00DE7F5C">
      <w:pPr>
        <w:pStyle w:val="Prrafodelista"/>
        <w:numPr>
          <w:ilvl w:val="0"/>
          <w:numId w:val="187"/>
        </w:numPr>
        <w:spacing w:line="360" w:lineRule="auto"/>
        <w:jc w:val="both"/>
        <w:rPr>
          <w:rFonts w:cs="Times New Roman"/>
          <w:lang w:val="es-CO"/>
          <w:rPrChange w:id="5856" w:author="Massiel Nayibe Moreno Ladino" w:date="2025-01-15T12:59:00Z" w16du:dateUtc="2025-01-15T17:59:00Z">
            <w:rPr>
              <w:rFonts w:cs="Times New Roman"/>
            </w:rPr>
          </w:rPrChange>
        </w:rPr>
      </w:pPr>
      <w:r w:rsidRPr="00963ED8">
        <w:rPr>
          <w:rFonts w:cs="Times New Roman"/>
          <w:lang w:val="es-CO"/>
          <w:rPrChange w:id="5857" w:author="Massiel Nayibe Moreno Ladino" w:date="2025-01-15T12:59:00Z" w16du:dateUtc="2025-01-15T17:59:00Z">
            <w:rPr>
              <w:rFonts w:cs="Times New Roman"/>
            </w:rPr>
          </w:rPrChange>
        </w:rPr>
        <w:t>La adquisición de bienes o servicios cuyo importe total no supere el umbral de microcompra.</w:t>
      </w:r>
    </w:p>
    <w:p w14:paraId="0E0B8743" w14:textId="77777777" w:rsidR="00441859" w:rsidRPr="00963ED8" w:rsidRDefault="00DE7F5C">
      <w:pPr>
        <w:pStyle w:val="Prrafodelista"/>
        <w:numPr>
          <w:ilvl w:val="0"/>
          <w:numId w:val="187"/>
        </w:numPr>
        <w:spacing w:line="360" w:lineRule="auto"/>
        <w:rPr>
          <w:rFonts w:cs="Times New Roman"/>
          <w:lang w:val="es-CO"/>
          <w:rPrChange w:id="5858" w:author="Massiel Nayibe Moreno Ladino" w:date="2025-01-15T12:59:00Z" w16du:dateUtc="2025-01-15T17:59:00Z">
            <w:rPr>
              <w:rFonts w:cs="Times New Roman"/>
            </w:rPr>
          </w:rPrChange>
        </w:rPr>
      </w:pPr>
      <w:r w:rsidRPr="00963ED8">
        <w:rPr>
          <w:lang w:val="es-CO"/>
          <w:rPrChange w:id="5859" w:author="Massiel Nayibe Moreno Ladino" w:date="2025-01-15T12:59:00Z" w16du:dateUtc="2025-01-15T17:59:00Z">
            <w:rPr/>
          </w:rPrChange>
        </w:rPr>
        <w:t>La operación de adquisición sólo puede ser realizada por una única fuente, como:</w:t>
      </w:r>
    </w:p>
    <w:p w14:paraId="6B50D8D9" w14:textId="77777777" w:rsidR="00441859" w:rsidRPr="00963ED8" w:rsidRDefault="00DE7F5C">
      <w:pPr>
        <w:pStyle w:val="Prrafodelista"/>
        <w:numPr>
          <w:ilvl w:val="1"/>
          <w:numId w:val="185"/>
        </w:numPr>
        <w:spacing w:line="360" w:lineRule="auto"/>
        <w:rPr>
          <w:lang w:val="es-CO"/>
          <w:rPrChange w:id="5860" w:author="Massiel Nayibe Moreno Ladino" w:date="2025-01-15T12:59:00Z" w16du:dateUtc="2025-01-15T17:59:00Z">
            <w:rPr/>
          </w:rPrChange>
        </w:rPr>
      </w:pPr>
      <w:r w:rsidRPr="00963ED8">
        <w:rPr>
          <w:lang w:val="es-CO"/>
          <w:rPrChange w:id="5861" w:author="Massiel Nayibe Moreno Ladino" w:date="2025-01-15T12:59:00Z" w16du:dateUtc="2025-01-15T17:59:00Z">
            <w:rPr/>
          </w:rPrChange>
        </w:rPr>
        <w:t>Cuando sólo una fuente posee la(s) patente(s) o el(los) derecho(s) exclusivo(s) para fabricar o suministrar el artículo o servicio.</w:t>
      </w:r>
    </w:p>
    <w:p w14:paraId="179BEFED" w14:textId="77777777" w:rsidR="00441859" w:rsidRDefault="00DE7F5C">
      <w:pPr>
        <w:pStyle w:val="Prrafodelista"/>
        <w:numPr>
          <w:ilvl w:val="1"/>
          <w:numId w:val="68"/>
        </w:numPr>
        <w:spacing w:line="360" w:lineRule="auto"/>
        <w:jc w:val="both"/>
        <w:rPr>
          <w:rFonts w:cs="Times New Roman"/>
        </w:rPr>
      </w:pPr>
      <w:r w:rsidRPr="00C17238">
        <w:rPr>
          <w:rFonts w:cs="Times New Roman"/>
        </w:rPr>
        <w:t>Obras de arte</w:t>
      </w:r>
      <w:r>
        <w:rPr>
          <w:rFonts w:cs="Times New Roman"/>
        </w:rPr>
        <w:t>;</w:t>
      </w:r>
    </w:p>
    <w:p w14:paraId="54500A93" w14:textId="77777777" w:rsidR="00441859" w:rsidRPr="00963ED8" w:rsidRDefault="00DE7F5C">
      <w:pPr>
        <w:pStyle w:val="Prrafodelista"/>
        <w:numPr>
          <w:ilvl w:val="1"/>
          <w:numId w:val="68"/>
        </w:numPr>
        <w:spacing w:line="360" w:lineRule="auto"/>
        <w:jc w:val="both"/>
        <w:rPr>
          <w:rFonts w:cs="Times New Roman"/>
          <w:lang w:val="es-CO"/>
          <w:rPrChange w:id="5862" w:author="Massiel Nayibe Moreno Ladino" w:date="2025-01-15T12:59:00Z" w16du:dateUtc="2025-01-15T17:59:00Z">
            <w:rPr>
              <w:rFonts w:cs="Times New Roman"/>
            </w:rPr>
          </w:rPrChange>
        </w:rPr>
      </w:pPr>
      <w:r w:rsidRPr="00963ED8">
        <w:rPr>
          <w:rFonts w:cs="Times New Roman"/>
          <w:lang w:val="es-CO"/>
          <w:rPrChange w:id="5863" w:author="Massiel Nayibe Moreno Ladino" w:date="2025-01-15T12:59:00Z" w16du:dateUtc="2025-01-15T17:59:00Z">
            <w:rPr>
              <w:rFonts w:cs="Times New Roman"/>
            </w:rPr>
          </w:rPrChange>
        </w:rPr>
        <w:t>Equipos usados inusuales y generalmente no disponibles; y</w:t>
      </w:r>
    </w:p>
    <w:p w14:paraId="1DB27B14" w14:textId="77777777" w:rsidR="00441859" w:rsidRPr="00963ED8" w:rsidRDefault="00DE7F5C">
      <w:pPr>
        <w:pStyle w:val="Prrafodelista"/>
        <w:numPr>
          <w:ilvl w:val="1"/>
          <w:numId w:val="68"/>
        </w:numPr>
        <w:spacing w:line="360" w:lineRule="auto"/>
        <w:jc w:val="both"/>
        <w:rPr>
          <w:rFonts w:cs="Times New Roman"/>
          <w:lang w:val="es-CO"/>
          <w:rPrChange w:id="5864" w:author="Massiel Nayibe Moreno Ladino" w:date="2025-01-15T12:59:00Z" w16du:dateUtc="2025-01-15T17:59:00Z">
            <w:rPr>
              <w:rFonts w:cs="Times New Roman"/>
            </w:rPr>
          </w:rPrChange>
        </w:rPr>
      </w:pPr>
      <w:r w:rsidRPr="00963ED8">
        <w:rPr>
          <w:rFonts w:cs="Times New Roman"/>
          <w:lang w:val="es-CO"/>
          <w:rPrChange w:id="5865" w:author="Massiel Nayibe Moreno Ladino" w:date="2025-01-15T12:59:00Z" w16du:dateUtc="2025-01-15T17:59:00Z">
            <w:rPr>
              <w:rFonts w:cs="Times New Roman"/>
            </w:rPr>
          </w:rPrChange>
        </w:rPr>
        <w:t>Equipos e instrumentos científicos especializados.</w:t>
      </w:r>
    </w:p>
    <w:p w14:paraId="6328614A" w14:textId="77777777" w:rsidR="00441859" w:rsidRPr="00963ED8" w:rsidRDefault="00DE7F5C">
      <w:pPr>
        <w:pStyle w:val="Prrafodelista"/>
        <w:numPr>
          <w:ilvl w:val="0"/>
          <w:numId w:val="187"/>
        </w:numPr>
        <w:spacing w:line="360" w:lineRule="auto"/>
        <w:jc w:val="both"/>
        <w:rPr>
          <w:rFonts w:cs="Times New Roman"/>
          <w:lang w:val="es-CO"/>
          <w:rPrChange w:id="5866" w:author="Massiel Nayibe Moreno Ladino" w:date="2025-01-15T12:59:00Z" w16du:dateUtc="2025-01-15T17:59:00Z">
            <w:rPr>
              <w:rFonts w:cs="Times New Roman"/>
            </w:rPr>
          </w:rPrChange>
        </w:rPr>
      </w:pPr>
      <w:r w:rsidRPr="00963ED8">
        <w:rPr>
          <w:rFonts w:cs="Times New Roman"/>
          <w:lang w:val="es-CO"/>
          <w:rPrChange w:id="5867" w:author="Massiel Nayibe Moreno Ladino" w:date="2025-01-15T12:59:00Z" w16du:dateUtc="2025-01-15T17:59:00Z">
            <w:rPr>
              <w:rFonts w:cs="Times New Roman"/>
            </w:rPr>
          </w:rPrChange>
        </w:rPr>
        <w:t>La exigencia o emergencia pública de la necesidad no permitirá un retraso derivado de la publicación de un anuncio de licitación como:</w:t>
      </w:r>
    </w:p>
    <w:p w14:paraId="1F294879" w14:textId="77777777" w:rsidR="00441859" w:rsidRPr="00963ED8" w:rsidRDefault="00DE7F5C">
      <w:pPr>
        <w:pStyle w:val="Prrafodelista"/>
        <w:numPr>
          <w:ilvl w:val="1"/>
          <w:numId w:val="187"/>
        </w:numPr>
        <w:spacing w:line="360" w:lineRule="auto"/>
        <w:jc w:val="both"/>
        <w:rPr>
          <w:rFonts w:cs="Times New Roman"/>
          <w:lang w:val="es-CO"/>
          <w:rPrChange w:id="5868" w:author="Massiel Nayibe Moreno Ladino" w:date="2025-01-15T12:59:00Z" w16du:dateUtc="2025-01-15T17:59:00Z">
            <w:rPr>
              <w:rFonts w:cs="Times New Roman"/>
            </w:rPr>
          </w:rPrChange>
        </w:rPr>
      </w:pPr>
      <w:r w:rsidRPr="00963ED8">
        <w:rPr>
          <w:rFonts w:cs="Times New Roman"/>
          <w:lang w:val="es-CO"/>
          <w:rPrChange w:id="5869" w:author="Massiel Nayibe Moreno Ladino" w:date="2025-01-15T12:59:00Z" w16du:dateUtc="2025-01-15T17:59:00Z">
            <w:rPr>
              <w:rFonts w:cs="Times New Roman"/>
            </w:rPr>
          </w:rPrChange>
        </w:rPr>
        <w:t>La vida humana, la salud o los bienes de los socios están en peligro</w:t>
      </w:r>
    </w:p>
    <w:p w14:paraId="0DCE15B7" w14:textId="77777777" w:rsidR="00441859" w:rsidRPr="00963ED8" w:rsidRDefault="00DE7F5C">
      <w:pPr>
        <w:pStyle w:val="Prrafodelista"/>
        <w:numPr>
          <w:ilvl w:val="1"/>
          <w:numId w:val="187"/>
        </w:numPr>
        <w:spacing w:line="360" w:lineRule="auto"/>
        <w:jc w:val="both"/>
        <w:rPr>
          <w:lang w:val="es-CO"/>
          <w:rPrChange w:id="5870" w:author="Massiel Nayibe Moreno Ladino" w:date="2025-01-15T12:59:00Z" w16du:dateUtc="2025-01-15T17:59:00Z">
            <w:rPr/>
          </w:rPrChange>
        </w:rPr>
      </w:pPr>
      <w:r w:rsidRPr="00963ED8">
        <w:rPr>
          <w:rFonts w:cs="Times New Roman"/>
          <w:lang w:val="es-CO"/>
          <w:rPrChange w:id="5871" w:author="Massiel Nayibe Moreno Ladino" w:date="2025-01-15T12:59:00Z" w16du:dateUtc="2025-01-15T17:59:00Z">
            <w:rPr>
              <w:rFonts w:cs="Times New Roman"/>
            </w:rPr>
          </w:rPrChange>
        </w:rPr>
        <w:lastRenderedPageBreak/>
        <w:t>Es necesario reparar inmediatamente los equipos cuyo retraso supondría un mayor gasto.</w:t>
      </w:r>
    </w:p>
    <w:p w14:paraId="3623B318" w14:textId="77777777" w:rsidR="00441859" w:rsidRPr="00963ED8" w:rsidRDefault="00DE7F5C">
      <w:pPr>
        <w:pStyle w:val="Prrafodelista"/>
        <w:numPr>
          <w:ilvl w:val="0"/>
          <w:numId w:val="187"/>
        </w:numPr>
        <w:spacing w:line="360" w:lineRule="auto"/>
        <w:jc w:val="both"/>
        <w:rPr>
          <w:rFonts w:cs="Times New Roman"/>
          <w:lang w:val="es-CO"/>
          <w:rPrChange w:id="5872" w:author="Massiel Nayibe Moreno Ladino" w:date="2025-01-15T12:59:00Z" w16du:dateUtc="2025-01-15T17:59:00Z">
            <w:rPr>
              <w:rFonts w:cs="Times New Roman"/>
            </w:rPr>
          </w:rPrChange>
        </w:rPr>
      </w:pPr>
      <w:r w:rsidRPr="00963ED8">
        <w:rPr>
          <w:rFonts w:cs="Times New Roman"/>
          <w:lang w:val="es-CO"/>
          <w:rPrChange w:id="5873" w:author="Massiel Nayibe Moreno Ladino" w:date="2025-01-15T12:59:00Z" w16du:dateUtc="2025-01-15T17:59:00Z">
            <w:rPr>
              <w:rFonts w:cs="Times New Roman"/>
            </w:rPr>
          </w:rPrChange>
        </w:rPr>
        <w:t xml:space="preserve">El receptor o subreceptor solicita por escrito utilizar un método de contratación no competitivo, y el organismo federal o la entidad canalizadora da su aprobación por escrito a Partners </w:t>
      </w:r>
      <w:r w:rsidR="0095206E" w:rsidRPr="00963ED8">
        <w:rPr>
          <w:rFonts w:cs="Times New Roman"/>
          <w:lang w:val="es-CO"/>
          <w:rPrChange w:id="5874" w:author="Massiel Nayibe Moreno Ladino" w:date="2025-01-15T12:59:00Z" w16du:dateUtc="2025-01-15T17:59:00Z">
            <w:rPr>
              <w:rFonts w:cs="Times New Roman"/>
            </w:rPr>
          </w:rPrChange>
        </w:rPr>
        <w:t>Colombia</w:t>
      </w:r>
      <w:r w:rsidRPr="00963ED8">
        <w:rPr>
          <w:rFonts w:cs="Times New Roman"/>
          <w:lang w:val="es-CO"/>
          <w:rPrChange w:id="5875" w:author="Massiel Nayibe Moreno Ladino" w:date="2025-01-15T12:59:00Z" w16du:dateUtc="2025-01-15T17:59:00Z">
            <w:rPr>
              <w:rFonts w:cs="Times New Roman"/>
            </w:rPr>
          </w:rPrChange>
        </w:rPr>
        <w:t>.</w:t>
      </w:r>
    </w:p>
    <w:p w14:paraId="129A809B" w14:textId="77777777" w:rsidR="00441859" w:rsidRPr="00963ED8" w:rsidRDefault="00DE7F5C">
      <w:pPr>
        <w:pStyle w:val="Prrafodelista"/>
        <w:numPr>
          <w:ilvl w:val="0"/>
          <w:numId w:val="187"/>
        </w:numPr>
        <w:spacing w:line="360" w:lineRule="auto"/>
        <w:jc w:val="both"/>
        <w:rPr>
          <w:rFonts w:cs="Times New Roman"/>
          <w:lang w:val="es-CO"/>
          <w:rPrChange w:id="5876" w:author="Massiel Nayibe Moreno Ladino" w:date="2025-01-15T12:59:00Z" w16du:dateUtc="2025-01-15T17:59:00Z">
            <w:rPr>
              <w:rFonts w:cs="Times New Roman"/>
            </w:rPr>
          </w:rPrChange>
        </w:rPr>
      </w:pPr>
      <w:r w:rsidRPr="00963ED8">
        <w:rPr>
          <w:rFonts w:cs="Times New Roman"/>
          <w:lang w:val="es-CO"/>
          <w:rPrChange w:id="5877" w:author="Massiel Nayibe Moreno Ladino" w:date="2025-01-15T12:59:00Z" w16du:dateUtc="2025-01-15T17:59:00Z">
            <w:rPr>
              <w:rFonts w:cs="Times New Roman"/>
            </w:rPr>
          </w:rPrChange>
        </w:rPr>
        <w:t>Cuando, tras solicitar varias fuentes, se determina que la competencia es inadecuada.</w:t>
      </w:r>
    </w:p>
    <w:p w14:paraId="16865049" w14:textId="77777777" w:rsidR="0086057E" w:rsidRPr="00963ED8" w:rsidRDefault="0086057E" w:rsidP="0086057E">
      <w:pPr>
        <w:pStyle w:val="Prrafodelista"/>
        <w:spacing w:line="360" w:lineRule="auto"/>
        <w:jc w:val="both"/>
        <w:rPr>
          <w:rFonts w:cs="Times New Roman"/>
          <w:lang w:val="es-CO"/>
          <w:rPrChange w:id="5878" w:author="Massiel Nayibe Moreno Ladino" w:date="2025-01-15T12:59:00Z" w16du:dateUtc="2025-01-15T17:59:00Z">
            <w:rPr>
              <w:rFonts w:cs="Times New Roman"/>
            </w:rPr>
          </w:rPrChange>
        </w:rPr>
      </w:pPr>
    </w:p>
    <w:p w14:paraId="4C446877" w14:textId="77777777" w:rsidR="00441859" w:rsidRPr="00963ED8" w:rsidRDefault="00DE7F5C">
      <w:pPr>
        <w:spacing w:line="360" w:lineRule="auto"/>
        <w:jc w:val="both"/>
        <w:rPr>
          <w:lang w:val="es-CO"/>
          <w:rPrChange w:id="5879" w:author="Massiel Nayibe Moreno Ladino" w:date="2025-01-15T12:59:00Z" w16du:dateUtc="2025-01-15T17:59:00Z">
            <w:rPr/>
          </w:rPrChange>
        </w:rPr>
      </w:pPr>
      <w:r w:rsidRPr="00963ED8">
        <w:rPr>
          <w:rFonts w:cs="Times New Roman"/>
          <w:lang w:val="es-CO"/>
          <w:rPrChange w:id="5880" w:author="Massiel Nayibe Moreno Ladino" w:date="2025-01-15T12:59:00Z" w16du:dateUtc="2025-01-15T17:59:00Z">
            <w:rPr>
              <w:rFonts w:cs="Times New Roman"/>
            </w:rPr>
          </w:rPrChange>
        </w:rPr>
        <w:t>Todas las propuestas no competitivas deben ser preparadas/documentadas por el contable de la oficina fuera de la sede o por el funcionario designado por la oficina fuera de la sede, revisadas por el Director Financiero de la oficina fuera de la sede y aprobadas por el Equipo de Cumplimiento de la sede de Partners en compliance@partners.net. Para todas las propuestas no competitivas debe haber una prueba clara de la diligencia debida llevada a cabo sobre el contratista para garantizar que no está suspendido o inhabilitado para hacer negocios con el Gobierno de EE.UU. o en una lista de personas bloqueadas. (</w:t>
      </w:r>
      <w:r>
        <w:fldChar w:fldCharType="begin"/>
      </w:r>
      <w:r w:rsidRPr="00963ED8">
        <w:rPr>
          <w:lang w:val="es-CO"/>
          <w:rPrChange w:id="5881" w:author="Massiel Nayibe Moreno Ladino" w:date="2025-01-15T12:59:00Z" w16du:dateUtc="2025-01-15T17:59:00Z">
            <w:rPr/>
          </w:rPrChange>
        </w:rPr>
        <w:instrText>HYPERLINK \l "_3.2_Visual_Compliance"</w:instrText>
      </w:r>
      <w:r>
        <w:fldChar w:fldCharType="separate"/>
      </w:r>
      <w:r w:rsidRPr="00963ED8">
        <w:rPr>
          <w:rStyle w:val="Hipervnculo"/>
          <w:rFonts w:cs="Times New Roman"/>
          <w:lang w:val="es-CO"/>
          <w:rPrChange w:id="5882" w:author="Massiel Nayibe Moreno Ladino" w:date="2025-01-15T12:59:00Z" w16du:dateUtc="2025-01-15T17:59:00Z">
            <w:rPr>
              <w:rStyle w:val="Hipervnculo"/>
              <w:rFonts w:cs="Times New Roman"/>
            </w:rPr>
          </w:rPrChange>
        </w:rPr>
        <w:t>Referencia 3.2</w:t>
      </w:r>
      <w:r>
        <w:fldChar w:fldCharType="end"/>
      </w:r>
      <w:r w:rsidRPr="00963ED8">
        <w:rPr>
          <w:rStyle w:val="Hipervnculo"/>
          <w:rFonts w:cs="Times New Roman"/>
          <w:lang w:val="es-CO"/>
          <w:rPrChange w:id="5883" w:author="Massiel Nayibe Moreno Ladino" w:date="2025-01-15T12:59:00Z" w16du:dateUtc="2025-01-15T17:59:00Z">
            <w:rPr>
              <w:rStyle w:val="Hipervnculo"/>
              <w:rFonts w:cs="Times New Roman"/>
            </w:rPr>
          </w:rPrChange>
        </w:rPr>
        <w:t xml:space="preserve"> Comprobación </w:t>
      </w:r>
      <w:r>
        <w:fldChar w:fldCharType="begin"/>
      </w:r>
      <w:r w:rsidRPr="00963ED8">
        <w:rPr>
          <w:lang w:val="es-CO"/>
          <w:rPrChange w:id="5884" w:author="Massiel Nayibe Moreno Ladino" w:date="2025-01-15T12:59:00Z" w16du:dateUtc="2025-01-15T17:59:00Z">
            <w:rPr/>
          </w:rPrChange>
        </w:rPr>
        <w:instrText>HYPERLINK \l "_3.2_Visual_Compliance"</w:instrText>
      </w:r>
      <w:r>
        <w:fldChar w:fldCharType="separate"/>
      </w:r>
      <w:r w:rsidRPr="00963ED8">
        <w:rPr>
          <w:rStyle w:val="Hipervnculo"/>
          <w:rFonts w:cs="Times New Roman"/>
          <w:lang w:val="es-CO"/>
          <w:rPrChange w:id="5885" w:author="Massiel Nayibe Moreno Ladino" w:date="2025-01-15T12:59:00Z" w16du:dateUtc="2025-01-15T17:59:00Z">
            <w:rPr>
              <w:rStyle w:val="Hipervnculo"/>
              <w:rFonts w:cs="Times New Roman"/>
            </w:rPr>
          </w:rPrChange>
        </w:rPr>
        <w:t>visual de conformidad</w:t>
      </w:r>
      <w:r>
        <w:fldChar w:fldCharType="end"/>
      </w:r>
      <w:r w:rsidRPr="00963ED8">
        <w:rPr>
          <w:rFonts w:cs="Times New Roman"/>
          <w:lang w:val="es-CO"/>
          <w:rPrChange w:id="5886" w:author="Massiel Nayibe Moreno Ladino" w:date="2025-01-15T12:59:00Z" w16du:dateUtc="2025-01-15T17:59:00Z">
            <w:rPr>
              <w:rFonts w:cs="Times New Roman"/>
            </w:rPr>
          </w:rPrChange>
        </w:rPr>
        <w:t xml:space="preserve">). Se requiere un contrato o acuerdo formal para las adquisiciones superiores a 2.500 USD o el equivalente </w:t>
      </w:r>
      <w:r w:rsidR="0095206E" w:rsidRPr="00963ED8">
        <w:rPr>
          <w:rFonts w:cs="Times New Roman"/>
          <w:lang w:val="es-CO"/>
          <w:rPrChange w:id="5887" w:author="Massiel Nayibe Moreno Ladino" w:date="2025-01-15T12:59:00Z" w16du:dateUtc="2025-01-15T17:59:00Z">
            <w:rPr>
              <w:rFonts w:cs="Times New Roman"/>
            </w:rPr>
          </w:rPrChange>
        </w:rPr>
        <w:t xml:space="preserve">en COP </w:t>
      </w:r>
      <w:r w:rsidRPr="00963ED8">
        <w:rPr>
          <w:rFonts w:cs="Times New Roman"/>
          <w:lang w:val="es-CO"/>
          <w:rPrChange w:id="5888" w:author="Massiel Nayibe Moreno Ladino" w:date="2025-01-15T12:59:00Z" w16du:dateUtc="2025-01-15T17:59:00Z">
            <w:rPr>
              <w:rFonts w:cs="Times New Roman"/>
            </w:rPr>
          </w:rPrChange>
        </w:rPr>
        <w:t>local</w:t>
      </w:r>
      <w:r w:rsidR="00F34B1A" w:rsidRPr="00963ED8">
        <w:rPr>
          <w:lang w:val="es-CO"/>
          <w:rPrChange w:id="5889" w:author="Massiel Nayibe Moreno Ladino" w:date="2025-01-15T12:59:00Z" w16du:dateUtc="2025-01-15T17:59:00Z">
            <w:rPr/>
          </w:rPrChange>
        </w:rPr>
        <w:t xml:space="preserve">. </w:t>
      </w:r>
    </w:p>
    <w:p w14:paraId="776872DF" w14:textId="77777777" w:rsidR="00441859" w:rsidRPr="00963ED8" w:rsidRDefault="00DE7F5C">
      <w:pPr>
        <w:pStyle w:val="Ttulo1"/>
        <w:spacing w:before="120" w:line="360" w:lineRule="auto"/>
        <w:jc w:val="both"/>
        <w:rPr>
          <w:lang w:val="es-CO"/>
          <w:rPrChange w:id="5890" w:author="Massiel Nayibe Moreno Ladino" w:date="2025-01-15T12:59:00Z" w16du:dateUtc="2025-01-15T17:59:00Z">
            <w:rPr/>
          </w:rPrChange>
        </w:rPr>
      </w:pPr>
      <w:bookmarkStart w:id="5891" w:name="_Toc185435469"/>
      <w:r w:rsidRPr="00963ED8">
        <w:rPr>
          <w:lang w:val="es-CO"/>
          <w:rPrChange w:id="5892" w:author="Massiel Nayibe Moreno Ladino" w:date="2025-01-15T12:59:00Z" w16du:dateUtc="2025-01-15T17:59:00Z">
            <w:rPr/>
          </w:rPrChange>
        </w:rPr>
        <w:t>14</w:t>
      </w:r>
      <w:r w:rsidR="00252EBF" w:rsidRPr="00963ED8">
        <w:rPr>
          <w:lang w:val="es-CO"/>
          <w:rPrChange w:id="5893" w:author="Massiel Nayibe Moreno Ladino" w:date="2025-01-15T12:59:00Z" w16du:dateUtc="2025-01-15T17:59:00Z">
            <w:rPr/>
          </w:rPrChange>
        </w:rPr>
        <w:t xml:space="preserve">. Políticas y procedimientos de viaje de </w:t>
      </w:r>
      <w:r w:rsidR="00590C18" w:rsidRPr="00963ED8">
        <w:rPr>
          <w:lang w:val="es-CO"/>
          <w:rPrChange w:id="5894" w:author="Massiel Nayibe Moreno Ladino" w:date="2025-01-15T12:59:00Z" w16du:dateUtc="2025-01-15T17:59:00Z">
            <w:rPr/>
          </w:rPrChange>
        </w:rPr>
        <w:t>la Oficina Exterior de Colombia</w:t>
      </w:r>
      <w:bookmarkEnd w:id="5891"/>
    </w:p>
    <w:p w14:paraId="7D0BC673" w14:textId="77777777" w:rsidR="00441859" w:rsidRPr="00963ED8" w:rsidRDefault="00DE7F5C">
      <w:pPr>
        <w:pStyle w:val="Ttulo2"/>
        <w:jc w:val="both"/>
        <w:rPr>
          <w:lang w:val="es-CO"/>
          <w:rPrChange w:id="5895" w:author="Massiel Nayibe Moreno Ladino" w:date="2025-01-15T12:59:00Z" w16du:dateUtc="2025-01-15T17:59:00Z">
            <w:rPr/>
          </w:rPrChange>
        </w:rPr>
      </w:pPr>
      <w:bookmarkStart w:id="5896" w:name="_Expense_Reports_for"/>
      <w:bookmarkStart w:id="5897" w:name="_Toc29250566"/>
      <w:bookmarkStart w:id="5898" w:name="_Toc185435470"/>
      <w:bookmarkEnd w:id="5896"/>
      <w:r w:rsidRPr="00963ED8">
        <w:rPr>
          <w:lang w:val="es-CO"/>
          <w:rPrChange w:id="5899" w:author="Massiel Nayibe Moreno Ladino" w:date="2025-01-15T12:59:00Z" w16du:dateUtc="2025-01-15T17:59:00Z">
            <w:rPr/>
          </w:rPrChange>
        </w:rPr>
        <w:t xml:space="preserve">14.1 Visión general de la política y aplicabilidad </w:t>
      </w:r>
      <w:bookmarkEnd w:id="5897"/>
      <w:bookmarkEnd w:id="5898"/>
    </w:p>
    <w:p w14:paraId="47C92A47" w14:textId="77777777" w:rsidR="00441859" w:rsidRPr="00963ED8" w:rsidRDefault="00DE7F5C">
      <w:pPr>
        <w:spacing w:line="360" w:lineRule="auto"/>
        <w:jc w:val="both"/>
        <w:rPr>
          <w:lang w:val="es-CO"/>
          <w:rPrChange w:id="5900" w:author="Massiel Nayibe Moreno Ladino" w:date="2025-01-15T12:59:00Z" w16du:dateUtc="2025-01-15T17:59:00Z">
            <w:rPr/>
          </w:rPrChange>
        </w:rPr>
      </w:pPr>
      <w:r w:rsidRPr="00963ED8">
        <w:rPr>
          <w:lang w:val="es-CO"/>
          <w:rPrChange w:id="5901" w:author="Massiel Nayibe Moreno Ladino" w:date="2025-01-15T12:59:00Z" w16du:dateUtc="2025-01-15T17:59:00Z">
            <w:rPr/>
          </w:rPrChange>
        </w:rPr>
        <w:t xml:space="preserve">El objetivo de esta política es manejar un proceso de viajes que cumpla completamente con el 2 CFR 200 y las normas y regulaciones de Compañeros </w:t>
      </w:r>
      <w:r w:rsidR="00626C50" w:rsidRPr="00963ED8">
        <w:rPr>
          <w:lang w:val="es-CO"/>
          <w:rPrChange w:id="5902" w:author="Massiel Nayibe Moreno Ladino" w:date="2025-01-15T12:59:00Z" w16du:dateUtc="2025-01-15T17:59:00Z">
            <w:rPr/>
          </w:rPrChange>
        </w:rPr>
        <w:t xml:space="preserve">Colombia </w:t>
      </w:r>
      <w:r w:rsidRPr="00963ED8">
        <w:rPr>
          <w:lang w:val="es-CO"/>
          <w:rPrChange w:id="5903" w:author="Massiel Nayibe Moreno Ladino" w:date="2025-01-15T12:59:00Z" w16du:dateUtc="2025-01-15T17:59:00Z">
            <w:rPr/>
          </w:rPrChange>
        </w:rPr>
        <w:t xml:space="preserve">con la guía de los procedimientos del Gobierno de los Estados Unidos </w:t>
      </w:r>
      <w:r w:rsidR="00626C50" w:rsidRPr="00963ED8">
        <w:rPr>
          <w:lang w:val="es-CO"/>
          <w:rPrChange w:id="5904" w:author="Massiel Nayibe Moreno Ladino" w:date="2025-01-15T12:59:00Z" w16du:dateUtc="2025-01-15T17:59:00Z">
            <w:rPr/>
          </w:rPrChange>
        </w:rPr>
        <w:t>y la Ley Colombiana</w:t>
      </w:r>
      <w:r w:rsidRPr="00963ED8">
        <w:rPr>
          <w:lang w:val="es-CO"/>
          <w:rPrChange w:id="5905" w:author="Massiel Nayibe Moreno Ladino" w:date="2025-01-15T12:59:00Z" w16du:dateUtc="2025-01-15T17:59:00Z">
            <w:rPr/>
          </w:rPrChange>
        </w:rPr>
        <w:t>.</w:t>
      </w:r>
    </w:p>
    <w:p w14:paraId="5D8AE4C2" w14:textId="77777777" w:rsidR="005F52B0" w:rsidRPr="00963ED8" w:rsidRDefault="005F52B0" w:rsidP="00E767D4">
      <w:pPr>
        <w:spacing w:line="360" w:lineRule="auto"/>
        <w:jc w:val="both"/>
        <w:rPr>
          <w:b/>
          <w:bCs/>
          <w:lang w:val="es-CO"/>
          <w:rPrChange w:id="5906" w:author="Massiel Nayibe Moreno Ladino" w:date="2025-01-15T12:59:00Z" w16du:dateUtc="2025-01-15T17:59:00Z">
            <w:rPr>
              <w:b/>
              <w:bCs/>
            </w:rPr>
          </w:rPrChange>
        </w:rPr>
      </w:pPr>
    </w:p>
    <w:p w14:paraId="0B67D36B" w14:textId="77777777" w:rsidR="00441859" w:rsidRPr="00963ED8" w:rsidRDefault="00DE7F5C">
      <w:pPr>
        <w:spacing w:line="360" w:lineRule="auto"/>
        <w:jc w:val="both"/>
        <w:rPr>
          <w:lang w:val="es-CO"/>
          <w:rPrChange w:id="5907" w:author="Massiel Nayibe Moreno Ladino" w:date="2025-01-15T12:59:00Z" w16du:dateUtc="2025-01-15T17:59:00Z">
            <w:rPr/>
          </w:rPrChange>
        </w:rPr>
      </w:pPr>
      <w:r w:rsidRPr="00963ED8">
        <w:rPr>
          <w:lang w:val="es-CO"/>
          <w:rPrChange w:id="5908" w:author="Massiel Nayibe Moreno Ladino" w:date="2025-01-15T12:59:00Z" w16du:dateUtc="2025-01-15T17:59:00Z">
            <w:rPr/>
          </w:rPrChange>
        </w:rPr>
        <w:t>El objetivo financiero de esta política es aumentar la responsabilidad y la eficiencia de los gastos de viaje y garantizar el cumplimiento durante todo el proceso de la normativa del Gobierno de los EE.UU., el 2 CFR 200 y otras leyes aplicables, incluida la autorización puntual de todos los informes de viaje (informes de gastos y pagos de dietas).</w:t>
      </w:r>
    </w:p>
    <w:p w14:paraId="46055691" w14:textId="77777777" w:rsidR="005F52B0" w:rsidRPr="00963ED8" w:rsidRDefault="005F52B0" w:rsidP="00E767D4">
      <w:pPr>
        <w:spacing w:line="360" w:lineRule="auto"/>
        <w:jc w:val="both"/>
        <w:rPr>
          <w:b/>
          <w:bCs/>
          <w:lang w:val="es-CO"/>
          <w:rPrChange w:id="5909" w:author="Massiel Nayibe Moreno Ladino" w:date="2025-01-15T12:59:00Z" w16du:dateUtc="2025-01-15T17:59:00Z">
            <w:rPr>
              <w:b/>
              <w:bCs/>
            </w:rPr>
          </w:rPrChange>
        </w:rPr>
      </w:pPr>
    </w:p>
    <w:p w14:paraId="29265962" w14:textId="77777777" w:rsidR="00441859" w:rsidRPr="00963ED8" w:rsidRDefault="00DE7F5C">
      <w:pPr>
        <w:spacing w:line="360" w:lineRule="auto"/>
        <w:jc w:val="both"/>
        <w:rPr>
          <w:lang w:val="es-CO"/>
          <w:rPrChange w:id="5910" w:author="Massiel Nayibe Moreno Ladino" w:date="2025-01-15T12:59:00Z" w16du:dateUtc="2025-01-15T17:59:00Z">
            <w:rPr/>
          </w:rPrChange>
        </w:rPr>
      </w:pPr>
      <w:r w:rsidRPr="00963ED8">
        <w:rPr>
          <w:lang w:val="es-CO"/>
          <w:rPrChange w:id="5911" w:author="Massiel Nayibe Moreno Ladino" w:date="2025-01-15T12:59:00Z" w16du:dateUtc="2025-01-15T17:59:00Z">
            <w:rPr/>
          </w:rPrChange>
        </w:rPr>
        <w:t xml:space="preserve">Esta política se aplica a todos los viajeros de Compañeros </w:t>
      </w:r>
      <w:r w:rsidR="00626C50" w:rsidRPr="00963ED8">
        <w:rPr>
          <w:lang w:val="es-CO"/>
          <w:rPrChange w:id="5912" w:author="Massiel Nayibe Moreno Ladino" w:date="2025-01-15T12:59:00Z" w16du:dateUtc="2025-01-15T17:59:00Z">
            <w:rPr/>
          </w:rPrChange>
        </w:rPr>
        <w:t xml:space="preserve">Colombia </w:t>
      </w:r>
      <w:r w:rsidRPr="00963ED8">
        <w:rPr>
          <w:lang w:val="es-CO"/>
          <w:rPrChange w:id="5913" w:author="Massiel Nayibe Moreno Ladino" w:date="2025-01-15T12:59:00Z" w16du:dateUtc="2025-01-15T17:59:00Z">
            <w:rPr/>
          </w:rPrChange>
        </w:rPr>
        <w:t>a menos que se indique lo contrario a continuación. Directrices específicas a nivel de país y de proyecto pueden ser preparadas caso por caso y aprobadas por el CFO o CEO. En ningún caso, estas políticas específicas a nivel de país o proyecto estarán fuera de cumplimiento con los procedimientos y valores de costo/tiempo identificados aquí.</w:t>
      </w:r>
    </w:p>
    <w:p w14:paraId="3F3FD034" w14:textId="77777777" w:rsidR="00441859" w:rsidRPr="00963ED8" w:rsidRDefault="00DE7F5C">
      <w:pPr>
        <w:pStyle w:val="Ttulo2"/>
        <w:jc w:val="both"/>
        <w:rPr>
          <w:lang w:val="es-CO"/>
          <w:rPrChange w:id="5914" w:author="Massiel Nayibe Moreno Ladino" w:date="2025-01-15T12:59:00Z" w16du:dateUtc="2025-01-15T17:59:00Z">
            <w:rPr/>
          </w:rPrChange>
        </w:rPr>
      </w:pPr>
      <w:bookmarkStart w:id="5915" w:name="_Toc29250567"/>
      <w:bookmarkStart w:id="5916" w:name="_Toc185435471"/>
      <w:r w:rsidRPr="00963ED8">
        <w:rPr>
          <w:lang w:val="es-CO"/>
          <w:rPrChange w:id="5917" w:author="Massiel Nayibe Moreno Ladino" w:date="2025-01-15T12:59:00Z" w16du:dateUtc="2025-01-15T17:59:00Z">
            <w:rPr/>
          </w:rPrChange>
        </w:rPr>
        <w:t>14.2 Solicitud de autorización de viaje</w:t>
      </w:r>
      <w:bookmarkEnd w:id="5915"/>
      <w:bookmarkEnd w:id="5916"/>
    </w:p>
    <w:p w14:paraId="0E233F4C" w14:textId="77777777" w:rsidR="00441859" w:rsidRDefault="00DE7F5C">
      <w:pPr>
        <w:spacing w:line="360" w:lineRule="auto"/>
        <w:jc w:val="both"/>
        <w:rPr>
          <w:rFonts w:cs="Times New Roman"/>
          <w:b/>
          <w:bCs/>
          <w:i/>
          <w:iCs/>
        </w:rPr>
      </w:pPr>
      <w:r w:rsidRPr="00963ED8">
        <w:rPr>
          <w:rFonts w:cs="Times New Roman"/>
          <w:lang w:val="es-CO"/>
          <w:rPrChange w:id="5918" w:author="Massiel Nayibe Moreno Ladino" w:date="2025-01-15T12:59:00Z" w16du:dateUtc="2025-01-15T17:59:00Z">
            <w:rPr>
              <w:rFonts w:cs="Times New Roman"/>
            </w:rPr>
          </w:rPrChange>
        </w:rPr>
        <w:t>Todo el personal de campo y los consultores locales deben cumplimentar una autorización de viaje y recibir la aprobación de sus respectivos supervisores. A partir del 1 de enero de</w:t>
      </w:r>
      <w:r w:rsidRPr="00963ED8">
        <w:rPr>
          <w:rFonts w:cs="Times New Roman"/>
          <w:vertAlign w:val="superscript"/>
          <w:lang w:val="es-CO"/>
          <w:rPrChange w:id="5919" w:author="Massiel Nayibe Moreno Ladino" w:date="2025-01-15T12:59:00Z" w16du:dateUtc="2025-01-15T17:59:00Z">
            <w:rPr>
              <w:rFonts w:cs="Times New Roman"/>
              <w:vertAlign w:val="superscript"/>
            </w:rPr>
          </w:rPrChange>
        </w:rPr>
        <w:t>st</w:t>
      </w:r>
      <w:r w:rsidRPr="00963ED8">
        <w:rPr>
          <w:rFonts w:cs="Times New Roman"/>
          <w:lang w:val="es-CO"/>
          <w:rPrChange w:id="5920" w:author="Massiel Nayibe Moreno Ladino" w:date="2025-01-15T12:59:00Z" w16du:dateUtc="2025-01-15T17:59:00Z">
            <w:rPr>
              <w:rFonts w:cs="Times New Roman"/>
            </w:rPr>
          </w:rPrChange>
        </w:rPr>
        <w:t xml:space="preserve"> , 2022, todo el personal cumplimentará las autorizaciones de viaje utilizando la plantilla estándar de Replicon. Antes de viajar, todo el personal cumplimentará el "</w:t>
      </w:r>
      <w:r>
        <w:fldChar w:fldCharType="begin"/>
      </w:r>
      <w:r w:rsidRPr="00963ED8">
        <w:rPr>
          <w:lang w:val="es-CO"/>
          <w:rPrChange w:id="5921" w:author="Massiel Nayibe Moreno Ladino" w:date="2025-01-15T12:59:00Z" w16du:dateUtc="2025-01-15T17:59:00Z">
            <w:rPr/>
          </w:rPrChange>
        </w:rPr>
        <w:instrText>HYPERLINK "https://partnersnet107.sharepoint.com/:x:/s/FA/EVwzq4K5w9ZFmz_6A-cuudIBcQGFQY3JP1zUCj7yMm3cGA?e=Ydoqsf"</w:instrText>
      </w:r>
      <w:r>
        <w:fldChar w:fldCharType="separate"/>
      </w:r>
      <w:r w:rsidRPr="00963ED8">
        <w:rPr>
          <w:rStyle w:val="Hipervnculo"/>
          <w:rFonts w:cs="Times New Roman"/>
          <w:lang w:val="es-CO"/>
          <w:rPrChange w:id="5922" w:author="Massiel Nayibe Moreno Ladino" w:date="2025-01-15T12:59:00Z" w16du:dateUtc="2025-01-15T17:59:00Z">
            <w:rPr>
              <w:rStyle w:val="Hipervnculo"/>
              <w:rFonts w:cs="Times New Roman"/>
            </w:rPr>
          </w:rPrChange>
        </w:rPr>
        <w:t>Formulario de autorización de viaje</w:t>
      </w:r>
      <w:r>
        <w:fldChar w:fldCharType="end"/>
      </w:r>
      <w:r w:rsidRPr="00963ED8">
        <w:rPr>
          <w:rFonts w:cs="Times New Roman"/>
          <w:lang w:val="es-CO"/>
          <w:rPrChange w:id="5923" w:author="Massiel Nayibe Moreno Ladino" w:date="2025-01-15T12:59:00Z" w16du:dateUtc="2025-01-15T17:59:00Z">
            <w:rPr>
              <w:rFonts w:cs="Times New Roman"/>
            </w:rPr>
          </w:rPrChange>
        </w:rPr>
        <w:t xml:space="preserve">" que se encuentra en SharePoint. </w:t>
      </w:r>
      <w:r w:rsidRPr="00161219">
        <w:rPr>
          <w:rFonts w:cs="Times New Roman"/>
        </w:rPr>
        <w:t>Este formulario recogerá la siguiente información:</w:t>
      </w:r>
    </w:p>
    <w:p w14:paraId="7940095E" w14:textId="77777777" w:rsidR="00441859" w:rsidRPr="00963ED8" w:rsidRDefault="00DE7F5C">
      <w:pPr>
        <w:pStyle w:val="Prrafodelista"/>
        <w:numPr>
          <w:ilvl w:val="0"/>
          <w:numId w:val="34"/>
        </w:numPr>
        <w:spacing w:line="360" w:lineRule="auto"/>
        <w:jc w:val="both"/>
        <w:rPr>
          <w:rFonts w:cs="Times New Roman"/>
          <w:lang w:val="es-CO"/>
          <w:rPrChange w:id="5924" w:author="Massiel Nayibe Moreno Ladino" w:date="2025-01-15T12:59:00Z" w16du:dateUtc="2025-01-15T17:59:00Z">
            <w:rPr>
              <w:rFonts w:cs="Times New Roman"/>
            </w:rPr>
          </w:rPrChange>
        </w:rPr>
      </w:pPr>
      <w:r w:rsidRPr="00963ED8">
        <w:rPr>
          <w:rFonts w:cs="Times New Roman"/>
          <w:lang w:val="es-CO"/>
          <w:rPrChange w:id="5925" w:author="Massiel Nayibe Moreno Ladino" w:date="2025-01-15T12:59:00Z" w16du:dateUtc="2025-01-15T17:59:00Z">
            <w:rPr>
              <w:rFonts w:cs="Times New Roman"/>
            </w:rPr>
          </w:rPrChange>
        </w:rPr>
        <w:t>Nombre completo del viajero en el documento oficial de identidad (por ejemplo, cédula, pasaporte)</w:t>
      </w:r>
    </w:p>
    <w:p w14:paraId="28B45549" w14:textId="77777777" w:rsidR="00441859" w:rsidRDefault="00DE7F5C">
      <w:pPr>
        <w:pStyle w:val="Prrafodelista"/>
        <w:numPr>
          <w:ilvl w:val="0"/>
          <w:numId w:val="34"/>
        </w:numPr>
        <w:spacing w:line="360" w:lineRule="auto"/>
        <w:jc w:val="both"/>
        <w:rPr>
          <w:rFonts w:cs="Times New Roman"/>
        </w:rPr>
      </w:pPr>
      <w:r w:rsidRPr="00161219">
        <w:rPr>
          <w:rFonts w:cs="Times New Roman"/>
        </w:rPr>
        <w:t>Fecha solicitada</w:t>
      </w:r>
    </w:p>
    <w:p w14:paraId="293887FE" w14:textId="77777777" w:rsidR="00441859" w:rsidRPr="00963ED8" w:rsidRDefault="00DE7F5C">
      <w:pPr>
        <w:pStyle w:val="Prrafodelista"/>
        <w:numPr>
          <w:ilvl w:val="0"/>
          <w:numId w:val="34"/>
        </w:numPr>
        <w:spacing w:line="360" w:lineRule="auto"/>
        <w:jc w:val="both"/>
        <w:rPr>
          <w:rFonts w:cs="Times New Roman"/>
          <w:lang w:val="es-CO"/>
          <w:rPrChange w:id="5926" w:author="Massiel Nayibe Moreno Ladino" w:date="2025-01-15T12:59:00Z" w16du:dateUtc="2025-01-15T17:59:00Z">
            <w:rPr>
              <w:rFonts w:cs="Times New Roman"/>
            </w:rPr>
          </w:rPrChange>
        </w:rPr>
      </w:pPr>
      <w:r w:rsidRPr="00963ED8">
        <w:rPr>
          <w:rFonts w:cs="Times New Roman"/>
          <w:lang w:val="es-CO"/>
          <w:rPrChange w:id="5927" w:author="Massiel Nayibe Moreno Ladino" w:date="2025-01-15T12:59:00Z" w16du:dateUtc="2025-01-15T17:59:00Z">
            <w:rPr>
              <w:rFonts w:cs="Times New Roman"/>
            </w:rPr>
          </w:rPrChange>
        </w:rPr>
        <w:t>Objetivo del viaje/ Alcance del trabajo a realizar</w:t>
      </w:r>
    </w:p>
    <w:p w14:paraId="78C5F722" w14:textId="77777777" w:rsidR="00441859" w:rsidRDefault="00DE7F5C">
      <w:pPr>
        <w:pStyle w:val="Prrafodelista"/>
        <w:numPr>
          <w:ilvl w:val="0"/>
          <w:numId w:val="34"/>
        </w:numPr>
        <w:spacing w:line="360" w:lineRule="auto"/>
        <w:jc w:val="both"/>
        <w:rPr>
          <w:rFonts w:cs="Times New Roman"/>
        </w:rPr>
      </w:pPr>
      <w:r w:rsidRPr="00161219">
        <w:rPr>
          <w:rFonts w:cs="Times New Roman"/>
        </w:rPr>
        <w:t>Fechas del viaje</w:t>
      </w:r>
    </w:p>
    <w:p w14:paraId="5DA6C7B7" w14:textId="77777777" w:rsidR="00441859" w:rsidRDefault="00DE7F5C">
      <w:pPr>
        <w:pStyle w:val="Prrafodelista"/>
        <w:numPr>
          <w:ilvl w:val="0"/>
          <w:numId w:val="34"/>
        </w:numPr>
        <w:spacing w:line="360" w:lineRule="auto"/>
        <w:jc w:val="both"/>
        <w:rPr>
          <w:rFonts w:cs="Times New Roman"/>
        </w:rPr>
      </w:pPr>
      <w:r w:rsidRPr="00161219">
        <w:rPr>
          <w:rFonts w:cs="Times New Roman"/>
        </w:rPr>
        <w:t>Itinerario propuesto</w:t>
      </w:r>
    </w:p>
    <w:p w14:paraId="44E8AA17" w14:textId="77777777" w:rsidR="009C2D47" w:rsidRDefault="009C2D47" w:rsidP="009C2D47">
      <w:pPr>
        <w:spacing w:line="360" w:lineRule="auto"/>
        <w:jc w:val="both"/>
        <w:rPr>
          <w:rFonts w:cs="Times New Roman"/>
        </w:rPr>
      </w:pPr>
    </w:p>
    <w:p w14:paraId="624894C4" w14:textId="77777777" w:rsidR="00441859" w:rsidRPr="00963ED8" w:rsidRDefault="00DE7F5C">
      <w:pPr>
        <w:spacing w:line="360" w:lineRule="auto"/>
        <w:jc w:val="both"/>
        <w:rPr>
          <w:lang w:val="es-CO"/>
          <w:rPrChange w:id="5928" w:author="Massiel Nayibe Moreno Ladino" w:date="2025-01-15T12:59:00Z" w16du:dateUtc="2025-01-15T17:59:00Z">
            <w:rPr/>
          </w:rPrChange>
        </w:rPr>
      </w:pPr>
      <w:r w:rsidRPr="00963ED8">
        <w:rPr>
          <w:rFonts w:cs="Times New Roman"/>
          <w:lang w:val="es-CO"/>
          <w:rPrChange w:id="5929" w:author="Massiel Nayibe Moreno Ladino" w:date="2025-01-15T12:59:00Z" w16du:dateUtc="2025-01-15T17:59:00Z">
            <w:rPr>
              <w:rFonts w:cs="Times New Roman"/>
            </w:rPr>
          </w:rPrChange>
        </w:rPr>
        <w:t xml:space="preserve">Una vez cumplimentado el formulario, se cargará en la plataforma Replicon en: </w:t>
      </w:r>
      <w:r>
        <w:fldChar w:fldCharType="begin"/>
      </w:r>
      <w:r w:rsidRPr="00963ED8">
        <w:rPr>
          <w:lang w:val="es-CO"/>
          <w:rPrChange w:id="5930" w:author="Massiel Nayibe Moreno Ladino" w:date="2025-01-15T12:59:00Z" w16du:dateUtc="2025-01-15T17:59:00Z">
            <w:rPr/>
          </w:rPrChange>
        </w:rPr>
        <w:instrText>HYPERLINK "https://login.replicon.com/" \h</w:instrText>
      </w:r>
      <w:r>
        <w:fldChar w:fldCharType="separate"/>
      </w:r>
      <w:r w:rsidRPr="00963ED8">
        <w:rPr>
          <w:rStyle w:val="Hipervnculo"/>
          <w:rFonts w:cs="Times New Roman"/>
          <w:lang w:val="es-CO"/>
          <w:rPrChange w:id="5931" w:author="Massiel Nayibe Moreno Ladino" w:date="2025-01-15T12:59:00Z" w16du:dateUtc="2025-01-15T17:59:00Z">
            <w:rPr>
              <w:rStyle w:val="Hipervnculo"/>
              <w:rFonts w:cs="Times New Roman"/>
            </w:rPr>
          </w:rPrChange>
        </w:rPr>
        <w:t>https:</w:t>
      </w:r>
      <w:r>
        <w:fldChar w:fldCharType="end"/>
      </w:r>
      <w:r w:rsidRPr="00963ED8">
        <w:rPr>
          <w:rFonts w:cs="Times New Roman"/>
          <w:lang w:val="es-CO"/>
          <w:rPrChange w:id="5932" w:author="Massiel Nayibe Moreno Ladino" w:date="2025-01-15T12:59:00Z" w16du:dateUtc="2025-01-15T17:59:00Z">
            <w:rPr>
              <w:rFonts w:cs="Times New Roman"/>
            </w:rPr>
          </w:rPrChange>
        </w:rPr>
        <w:t>//login.replicon.com/. Los empleados crearán un nuevo informe de gastos en Replicon para solicitar la aprobación de la autorización de viaje. El formulario se cargará en la base de datos de Replicon como documentación justificativa del viaje. El empleado enviará electrónicamente la solicitud de aprobación. A continuación, el supervisor correspondiente revisará el itinerario de viaje propuesto y lo aprobará o rechazará para su modificación por vía electrónica. Una vez que el itinerario de viaje esté totalmente aprobado en Replicon, el empleado podrá proceder con el resto de planes de viaje y reservas</w:t>
      </w:r>
      <w:r w:rsidR="00C524A6" w:rsidRPr="00963ED8">
        <w:rPr>
          <w:lang w:val="es-CO"/>
          <w:rPrChange w:id="5933" w:author="Massiel Nayibe Moreno Ladino" w:date="2025-01-15T12:59:00Z" w16du:dateUtc="2025-01-15T17:59:00Z">
            <w:rPr/>
          </w:rPrChange>
        </w:rPr>
        <w:t xml:space="preserve">. </w:t>
      </w:r>
    </w:p>
    <w:p w14:paraId="15800284" w14:textId="77777777" w:rsidR="00441859" w:rsidRPr="00963ED8" w:rsidRDefault="00DE7F5C">
      <w:pPr>
        <w:pStyle w:val="Ttulo3"/>
        <w:rPr>
          <w:lang w:val="es-CO"/>
          <w:rPrChange w:id="5934" w:author="Massiel Nayibe Moreno Ladino" w:date="2025-01-15T12:59:00Z" w16du:dateUtc="2025-01-15T17:59:00Z">
            <w:rPr/>
          </w:rPrChange>
        </w:rPr>
      </w:pPr>
      <w:bookmarkStart w:id="5935" w:name="_Toc29250568"/>
      <w:bookmarkStart w:id="5936" w:name="_Toc185435472"/>
      <w:r w:rsidRPr="00963ED8">
        <w:rPr>
          <w:rStyle w:val="Ttulo3Car"/>
          <w:b/>
          <w:bCs/>
          <w:lang w:val="es-CO"/>
          <w:rPrChange w:id="5937" w:author="Massiel Nayibe Moreno Ladino" w:date="2025-01-15T12:59:00Z" w16du:dateUtc="2025-01-15T17:59:00Z">
            <w:rPr>
              <w:rStyle w:val="Ttulo3Car"/>
              <w:b/>
              <w:bCs/>
            </w:rPr>
          </w:rPrChange>
        </w:rPr>
        <w:lastRenderedPageBreak/>
        <w:t>14.2.1 Cambios de itinerario</w:t>
      </w:r>
      <w:bookmarkEnd w:id="5935"/>
      <w:bookmarkEnd w:id="5936"/>
    </w:p>
    <w:p w14:paraId="6AED373A" w14:textId="77777777" w:rsidR="00441859" w:rsidRPr="00963ED8" w:rsidRDefault="00DE7F5C">
      <w:pPr>
        <w:spacing w:line="360" w:lineRule="auto"/>
        <w:jc w:val="both"/>
        <w:rPr>
          <w:lang w:val="es-CO"/>
          <w:rPrChange w:id="5938" w:author="Massiel Nayibe Moreno Ladino" w:date="2025-01-15T12:59:00Z" w16du:dateUtc="2025-01-15T17:59:00Z">
            <w:rPr/>
          </w:rPrChange>
        </w:rPr>
      </w:pPr>
      <w:r w:rsidRPr="00963ED8">
        <w:rPr>
          <w:lang w:val="es-CO"/>
          <w:rPrChange w:id="5939" w:author="Massiel Nayibe Moreno Ladino" w:date="2025-01-15T12:59:00Z" w16du:dateUtc="2025-01-15T17:59:00Z">
            <w:rPr/>
          </w:rPrChange>
        </w:rPr>
        <w:t xml:space="preserve">El supervisor correspondiente debe aprobar los cambios de itinerario del viajero. Tras recibir la aprobación del supervisor, los viajeros pueden ponerse en contacto con la agencia correspondiente para realizar los cambios necesarios. Lo más importante es que el supervisor lo notifique </w:t>
      </w:r>
      <w:r w:rsidR="008556E9" w:rsidRPr="00963ED8">
        <w:rPr>
          <w:lang w:val="es-CO"/>
          <w:rPrChange w:id="5940" w:author="Massiel Nayibe Moreno Ladino" w:date="2025-01-15T12:59:00Z" w16du:dateUtc="2025-01-15T17:59:00Z">
            <w:rPr/>
          </w:rPrChange>
        </w:rPr>
        <w:t xml:space="preserve">al </w:t>
      </w:r>
      <w:r w:rsidRPr="00963ED8">
        <w:rPr>
          <w:lang w:val="es-CO"/>
          <w:rPrChange w:id="5941" w:author="Massiel Nayibe Moreno Ladino" w:date="2025-01-15T12:59:00Z" w16du:dateUtc="2025-01-15T17:59:00Z">
            <w:rPr/>
          </w:rPrChange>
        </w:rPr>
        <w:t xml:space="preserve">Departamento Financiero de la Oficina Federal, para asegurarse de que el importe de las dietas u otros cambios puedan </w:t>
      </w:r>
      <w:r w:rsidR="002A64F5" w:rsidRPr="00963ED8">
        <w:rPr>
          <w:lang w:val="es-CO"/>
          <w:rPrChange w:id="5942" w:author="Massiel Nayibe Moreno Ladino" w:date="2025-01-15T12:59:00Z" w16du:dateUtc="2025-01-15T17:59:00Z">
            <w:rPr/>
          </w:rPrChange>
        </w:rPr>
        <w:t xml:space="preserve">realizarse, </w:t>
      </w:r>
      <w:r w:rsidRPr="00963ED8">
        <w:rPr>
          <w:lang w:val="es-CO"/>
          <w:rPrChange w:id="5943" w:author="Massiel Nayibe Moreno Ladino" w:date="2025-01-15T12:59:00Z" w16du:dateUtc="2025-01-15T17:59:00Z">
            <w:rPr/>
          </w:rPrChange>
        </w:rPr>
        <w:t>según sea necesario. En circunstancias de emergencia, cuando un supervisor no esté disponible o deban efectuarse inmediatamente cambios fuera de horario, se deja a discreción de los viajeros. No obstante, deberán notificarlo a su supervisor una vez efectuados los cambios. Tenga en cuenta que el supervisor se reserva el derecho de no aprobar el cambio. En tal caso, el viajero será responsable de cualquier diferencia de coste asociada al cambio. Los desacuerdos serán resueltos por el Director Financiero de la sede de Compañeros.</w:t>
      </w:r>
    </w:p>
    <w:p w14:paraId="296C8B88" w14:textId="77777777" w:rsidR="00441859" w:rsidRPr="00963ED8" w:rsidRDefault="00DE7F5C">
      <w:pPr>
        <w:pStyle w:val="Ttulo2"/>
        <w:jc w:val="both"/>
        <w:rPr>
          <w:lang w:val="es-CO"/>
          <w:rPrChange w:id="5944" w:author="Massiel Nayibe Moreno Ladino" w:date="2025-01-15T12:59:00Z" w16du:dateUtc="2025-01-15T17:59:00Z">
            <w:rPr/>
          </w:rPrChange>
        </w:rPr>
      </w:pPr>
      <w:bookmarkStart w:id="5945" w:name="_14.3_Traveler_Definitions"/>
      <w:bookmarkStart w:id="5946" w:name="_Toc43221828"/>
      <w:bookmarkStart w:id="5947" w:name="_Toc185435473"/>
      <w:bookmarkEnd w:id="5945"/>
      <w:r w:rsidRPr="00963ED8">
        <w:rPr>
          <w:lang w:val="es-CO"/>
          <w:rPrChange w:id="5948" w:author="Massiel Nayibe Moreno Ladino" w:date="2025-01-15T12:59:00Z" w16du:dateUtc="2025-01-15T17:59:00Z">
            <w:rPr/>
          </w:rPrChange>
        </w:rPr>
        <w:t>14.3 Definiciones de viajero</w:t>
      </w:r>
      <w:bookmarkEnd w:id="5946"/>
      <w:bookmarkEnd w:id="5947"/>
    </w:p>
    <w:p w14:paraId="4431A3C4" w14:textId="77777777" w:rsidR="00441859" w:rsidRPr="00963ED8" w:rsidRDefault="00DE7F5C">
      <w:pPr>
        <w:spacing w:line="360" w:lineRule="auto"/>
        <w:jc w:val="both"/>
        <w:rPr>
          <w:lang w:val="es-CO"/>
          <w:rPrChange w:id="5949" w:author="Massiel Nayibe Moreno Ladino" w:date="2025-01-15T12:59:00Z" w16du:dateUtc="2025-01-15T17:59:00Z">
            <w:rPr/>
          </w:rPrChange>
        </w:rPr>
      </w:pPr>
      <w:r w:rsidRPr="00963ED8">
        <w:rPr>
          <w:lang w:val="es-CO"/>
          <w:rPrChange w:id="5950" w:author="Massiel Nayibe Moreno Ladino" w:date="2025-01-15T12:59:00Z" w16du:dateUtc="2025-01-15T17:59:00Z">
            <w:rPr/>
          </w:rPrChange>
        </w:rPr>
        <w:t>La política de viajes de Partners se divide en tres tipos de viajeros. Se espera que todos los viajeros cumplan y sigan las disposiciones de sus respectivas categorías, tal y como se indica a continuación:</w:t>
      </w:r>
    </w:p>
    <w:p w14:paraId="3F647B5B" w14:textId="77777777" w:rsidR="00441859" w:rsidRDefault="00DE7F5C">
      <w:pPr>
        <w:pStyle w:val="Prrafodelista"/>
        <w:numPr>
          <w:ilvl w:val="0"/>
          <w:numId w:val="66"/>
        </w:numPr>
        <w:spacing w:after="200" w:line="360" w:lineRule="auto"/>
      </w:pPr>
      <w:r w:rsidRPr="002715D0">
        <w:t>Sede en EE.UU.</w:t>
      </w:r>
    </w:p>
    <w:p w14:paraId="0CDD3425" w14:textId="77777777" w:rsidR="00441859" w:rsidRPr="00963ED8" w:rsidRDefault="00DE7F5C">
      <w:pPr>
        <w:pStyle w:val="Prrafodelista"/>
        <w:numPr>
          <w:ilvl w:val="1"/>
          <w:numId w:val="66"/>
        </w:numPr>
        <w:spacing w:after="200" w:line="360" w:lineRule="auto"/>
        <w:rPr>
          <w:lang w:val="es-CO"/>
          <w:rPrChange w:id="5951" w:author="Massiel Nayibe Moreno Ladino" w:date="2025-01-15T12:59:00Z" w16du:dateUtc="2025-01-15T17:59:00Z">
            <w:rPr/>
          </w:rPrChange>
        </w:rPr>
      </w:pPr>
      <w:r w:rsidRPr="00963ED8">
        <w:rPr>
          <w:lang w:val="es-CO"/>
          <w:rPrChange w:id="5952" w:author="Massiel Nayibe Moreno Ladino" w:date="2025-01-15T12:59:00Z" w16du:dateUtc="2025-01-15T17:59:00Z">
            <w:rPr/>
          </w:rPrChange>
        </w:rPr>
        <w:t xml:space="preserve">Las personas con sede en EE.UU. o en la sede central son las que tienen su oficina </w:t>
      </w:r>
      <w:r w:rsidR="002A64F5" w:rsidRPr="00963ED8">
        <w:rPr>
          <w:lang w:val="es-CO"/>
          <w:rPrChange w:id="5953" w:author="Massiel Nayibe Moreno Ladino" w:date="2025-01-15T12:59:00Z" w16du:dateUtc="2025-01-15T17:59:00Z">
            <w:rPr/>
          </w:rPrChange>
        </w:rPr>
        <w:t xml:space="preserve">principal </w:t>
      </w:r>
      <w:r w:rsidRPr="00963ED8">
        <w:rPr>
          <w:lang w:val="es-CO"/>
          <w:rPrChange w:id="5954" w:author="Massiel Nayibe Moreno Ladino" w:date="2025-01-15T12:59:00Z" w16du:dateUtc="2025-01-15T17:59:00Z">
            <w:rPr/>
          </w:rPrChange>
        </w:rPr>
        <w:t xml:space="preserve">en la sede central. </w:t>
      </w:r>
    </w:p>
    <w:p w14:paraId="1D261A01" w14:textId="77777777" w:rsidR="00441859" w:rsidRPr="00963ED8" w:rsidRDefault="00DE7F5C">
      <w:pPr>
        <w:pStyle w:val="Prrafodelista"/>
        <w:numPr>
          <w:ilvl w:val="1"/>
          <w:numId w:val="66"/>
        </w:numPr>
        <w:spacing w:after="200" w:line="360" w:lineRule="auto"/>
        <w:rPr>
          <w:lang w:val="es-CO"/>
          <w:rPrChange w:id="5955" w:author="Massiel Nayibe Moreno Ladino" w:date="2025-01-15T12:59:00Z" w16du:dateUtc="2025-01-15T17:59:00Z">
            <w:rPr/>
          </w:rPrChange>
        </w:rPr>
      </w:pPr>
      <w:r w:rsidRPr="00963ED8">
        <w:rPr>
          <w:lang w:val="es-CO"/>
          <w:rPrChange w:id="5956" w:author="Massiel Nayibe Moreno Ladino" w:date="2025-01-15T12:59:00Z" w16du:dateUtc="2025-01-15T17:59:00Z">
            <w:rPr/>
          </w:rPrChange>
        </w:rPr>
        <w:t>Esto incluye, pero no se limita a:</w:t>
      </w:r>
    </w:p>
    <w:p w14:paraId="59C0526E" w14:textId="77777777" w:rsidR="00441859" w:rsidRDefault="00DE7F5C">
      <w:pPr>
        <w:pStyle w:val="Prrafodelista"/>
        <w:numPr>
          <w:ilvl w:val="2"/>
          <w:numId w:val="66"/>
        </w:numPr>
        <w:spacing w:after="200" w:line="360" w:lineRule="auto"/>
      </w:pPr>
      <w:r w:rsidRPr="002715D0">
        <w:t>Personal de la sede</w:t>
      </w:r>
    </w:p>
    <w:p w14:paraId="42273D66" w14:textId="77777777" w:rsidR="00441859" w:rsidRDefault="00DE7F5C">
      <w:pPr>
        <w:pStyle w:val="Prrafodelista"/>
        <w:numPr>
          <w:ilvl w:val="2"/>
          <w:numId w:val="66"/>
        </w:numPr>
        <w:spacing w:after="200" w:line="360" w:lineRule="auto"/>
      </w:pPr>
      <w:r w:rsidRPr="002715D0">
        <w:t>Consultores</w:t>
      </w:r>
    </w:p>
    <w:p w14:paraId="766B3A0F" w14:textId="77777777" w:rsidR="00441859" w:rsidRDefault="00DE7F5C">
      <w:pPr>
        <w:pStyle w:val="Prrafodelista"/>
        <w:numPr>
          <w:ilvl w:val="2"/>
          <w:numId w:val="66"/>
        </w:numPr>
        <w:spacing w:after="200" w:line="360" w:lineRule="auto"/>
      </w:pPr>
      <w:r w:rsidRPr="002715D0">
        <w:t xml:space="preserve">Becarios </w:t>
      </w:r>
    </w:p>
    <w:p w14:paraId="0A9F40A5" w14:textId="77777777" w:rsidR="00441859" w:rsidRPr="00963ED8" w:rsidRDefault="00DE7F5C">
      <w:pPr>
        <w:pStyle w:val="Prrafodelista"/>
        <w:numPr>
          <w:ilvl w:val="2"/>
          <w:numId w:val="66"/>
        </w:numPr>
        <w:spacing w:after="200" w:line="360" w:lineRule="auto"/>
        <w:rPr>
          <w:lang w:val="es-CO"/>
          <w:rPrChange w:id="5957" w:author="Massiel Nayibe Moreno Ladino" w:date="2025-01-15T12:59:00Z" w16du:dateUtc="2025-01-15T17:59:00Z">
            <w:rPr/>
          </w:rPrChange>
        </w:rPr>
      </w:pPr>
      <w:r w:rsidRPr="00963ED8">
        <w:rPr>
          <w:lang w:val="es-CO"/>
          <w:rPrChange w:id="5958" w:author="Massiel Nayibe Moreno Ladino" w:date="2025-01-15T12:59:00Z" w16du:dateUtc="2025-01-15T17:59:00Z">
            <w:rPr/>
          </w:rPrChange>
        </w:rPr>
        <w:t>Empleados que trabajan a distancia, etc.</w:t>
      </w:r>
    </w:p>
    <w:p w14:paraId="1A7FC2B3" w14:textId="77777777" w:rsidR="00441859" w:rsidRDefault="00DE7F5C">
      <w:pPr>
        <w:pStyle w:val="Prrafodelista"/>
        <w:numPr>
          <w:ilvl w:val="0"/>
          <w:numId w:val="66"/>
        </w:numPr>
        <w:spacing w:after="200" w:line="360" w:lineRule="auto"/>
      </w:pPr>
      <w:r w:rsidRPr="002715D0">
        <w:t>Personal de las oficinas locales</w:t>
      </w:r>
    </w:p>
    <w:p w14:paraId="325D0ED1" w14:textId="77777777" w:rsidR="00441859" w:rsidRPr="00963ED8" w:rsidRDefault="00DE7F5C">
      <w:pPr>
        <w:pStyle w:val="Prrafodelista"/>
        <w:numPr>
          <w:ilvl w:val="1"/>
          <w:numId w:val="66"/>
        </w:numPr>
        <w:spacing w:after="200" w:line="360" w:lineRule="auto"/>
        <w:rPr>
          <w:lang w:val="es-CO"/>
          <w:rPrChange w:id="5959" w:author="Massiel Nayibe Moreno Ladino" w:date="2025-01-15T12:59:00Z" w16du:dateUtc="2025-01-15T17:59:00Z">
            <w:rPr/>
          </w:rPrChange>
        </w:rPr>
      </w:pPr>
      <w:r w:rsidRPr="00963ED8">
        <w:rPr>
          <w:lang w:val="es-CO"/>
          <w:rPrChange w:id="5960" w:author="Massiel Nayibe Moreno Ladino" w:date="2025-01-15T12:59:00Z" w16du:dateUtc="2025-01-15T17:59:00Z">
            <w:rPr/>
          </w:rPrChange>
        </w:rPr>
        <w:t>El personal local sobre el terreno es el que está en nómina en las oficinas locales de los Socios, incluido el Director Nacional.</w:t>
      </w:r>
    </w:p>
    <w:p w14:paraId="370E2DD6" w14:textId="77777777" w:rsidR="00441859" w:rsidRPr="00963ED8" w:rsidRDefault="00DE7F5C">
      <w:pPr>
        <w:pStyle w:val="Prrafodelista"/>
        <w:numPr>
          <w:ilvl w:val="1"/>
          <w:numId w:val="66"/>
        </w:numPr>
        <w:spacing w:after="200" w:line="360" w:lineRule="auto"/>
        <w:rPr>
          <w:lang w:val="es-CO"/>
          <w:rPrChange w:id="5961" w:author="Massiel Nayibe Moreno Ladino" w:date="2025-01-15T12:59:00Z" w16du:dateUtc="2025-01-15T17:59:00Z">
            <w:rPr/>
          </w:rPrChange>
        </w:rPr>
      </w:pPr>
      <w:r w:rsidRPr="00963ED8">
        <w:rPr>
          <w:lang w:val="es-CO"/>
          <w:rPrChange w:id="5962" w:author="Massiel Nayibe Moreno Ladino" w:date="2025-01-15T12:59:00Z" w16du:dateUtc="2025-01-15T17:59:00Z">
            <w:rPr/>
          </w:rPrChange>
        </w:rPr>
        <w:t>Los consultores locales destinados en el extranjero son consultores remunerados directamente por la oficina exterior</w:t>
      </w:r>
    </w:p>
    <w:p w14:paraId="36013047" w14:textId="77777777" w:rsidR="00441859" w:rsidRDefault="00DE7F5C">
      <w:pPr>
        <w:pStyle w:val="Prrafodelista"/>
        <w:numPr>
          <w:ilvl w:val="1"/>
          <w:numId w:val="66"/>
        </w:numPr>
        <w:spacing w:after="200" w:line="360" w:lineRule="auto"/>
      </w:pPr>
      <w:r w:rsidRPr="002715D0">
        <w:t>Todos los demás viajeros locales</w:t>
      </w:r>
    </w:p>
    <w:p w14:paraId="66A5DCD9" w14:textId="77777777" w:rsidR="00441859" w:rsidRPr="00963ED8" w:rsidRDefault="00DE7F5C">
      <w:pPr>
        <w:pStyle w:val="Prrafodelista"/>
        <w:numPr>
          <w:ilvl w:val="0"/>
          <w:numId w:val="66"/>
        </w:numPr>
        <w:spacing w:after="200" w:line="360" w:lineRule="auto"/>
        <w:rPr>
          <w:lang w:val="es-CO"/>
          <w:rPrChange w:id="5963" w:author="Massiel Nayibe Moreno Ladino" w:date="2025-01-15T12:59:00Z" w16du:dateUtc="2025-01-15T17:59:00Z">
            <w:rPr/>
          </w:rPrChange>
        </w:rPr>
      </w:pPr>
      <w:r w:rsidRPr="00963ED8">
        <w:rPr>
          <w:lang w:val="es-CO"/>
          <w:rPrChange w:id="5964" w:author="Massiel Nayibe Moreno Ladino" w:date="2025-01-15T12:59:00Z" w16du:dateUtc="2025-01-15T17:59:00Z">
            <w:rPr/>
          </w:rPrChange>
        </w:rPr>
        <w:lastRenderedPageBreak/>
        <w:t xml:space="preserve">Con sede en EE.UU./Otros </w:t>
      </w:r>
    </w:p>
    <w:p w14:paraId="04164E7F" w14:textId="77777777" w:rsidR="00441859" w:rsidRPr="00963ED8" w:rsidRDefault="00DE7F5C">
      <w:pPr>
        <w:pStyle w:val="Prrafodelista"/>
        <w:numPr>
          <w:ilvl w:val="1"/>
          <w:numId w:val="66"/>
        </w:numPr>
        <w:spacing w:after="200" w:line="360" w:lineRule="auto"/>
        <w:rPr>
          <w:lang w:val="es-CO"/>
          <w:rPrChange w:id="5965" w:author="Massiel Nayibe Moreno Ladino" w:date="2025-01-15T12:59:00Z" w16du:dateUtc="2025-01-15T17:59:00Z">
            <w:rPr/>
          </w:rPrChange>
        </w:rPr>
      </w:pPr>
      <w:r w:rsidRPr="00963ED8">
        <w:rPr>
          <w:lang w:val="es-CO"/>
          <w:rPrChange w:id="5966" w:author="Massiel Nayibe Moreno Ladino" w:date="2025-01-15T12:59:00Z" w16du:dateUtc="2025-01-15T17:59:00Z">
            <w:rPr/>
          </w:rPrChange>
        </w:rPr>
        <w:t>Incluidos, entre otros, voluntarios, miembros del consejo de administración, etc.</w:t>
      </w:r>
    </w:p>
    <w:p w14:paraId="66CE138F" w14:textId="77777777" w:rsidR="00441859" w:rsidRPr="00963ED8" w:rsidRDefault="00DE7F5C">
      <w:pPr>
        <w:pStyle w:val="Ttulo2"/>
        <w:rPr>
          <w:lang w:val="es-CO"/>
          <w:rPrChange w:id="5967" w:author="Massiel Nayibe Moreno Ladino" w:date="2025-01-15T12:59:00Z" w16du:dateUtc="2025-01-15T17:59:00Z">
            <w:rPr/>
          </w:rPrChange>
        </w:rPr>
      </w:pPr>
      <w:bookmarkStart w:id="5968" w:name="_Toc156562568"/>
      <w:bookmarkStart w:id="5969" w:name="_Toc184806951"/>
      <w:bookmarkStart w:id="5970" w:name="_Toc185435474"/>
      <w:bookmarkStart w:id="5971" w:name="_Toc29250569"/>
      <w:r w:rsidRPr="00963ED8">
        <w:rPr>
          <w:lang w:val="es-CO"/>
          <w:rPrChange w:id="5972" w:author="Massiel Nayibe Moreno Ladino" w:date="2025-01-15T12:59:00Z" w16du:dateUtc="2025-01-15T17:59:00Z">
            <w:rPr/>
          </w:rPrChange>
        </w:rPr>
        <w:t>14.4 Cobertura de seguros y protocolos de seguridad</w:t>
      </w:r>
      <w:bookmarkEnd w:id="5968"/>
      <w:bookmarkEnd w:id="5969"/>
      <w:bookmarkEnd w:id="5970"/>
    </w:p>
    <w:p w14:paraId="0AD14259" w14:textId="77777777" w:rsidR="00441859" w:rsidRPr="00963ED8" w:rsidRDefault="00DE7F5C">
      <w:pPr>
        <w:spacing w:line="360" w:lineRule="auto"/>
        <w:jc w:val="both"/>
        <w:rPr>
          <w:rFonts w:cs="Times New Roman"/>
          <w:lang w:val="es-CO"/>
          <w:rPrChange w:id="5973" w:author="Massiel Nayibe Moreno Ladino" w:date="2025-01-15T12:59:00Z" w16du:dateUtc="2025-01-15T17:59:00Z">
            <w:rPr>
              <w:rFonts w:cs="Times New Roman"/>
            </w:rPr>
          </w:rPrChange>
        </w:rPr>
      </w:pPr>
      <w:r w:rsidRPr="00963ED8">
        <w:rPr>
          <w:rFonts w:cs="Times New Roman"/>
          <w:lang w:val="es-CO"/>
          <w:rPrChange w:id="5974" w:author="Massiel Nayibe Moreno Ladino" w:date="2025-01-15T12:59:00Z" w16du:dateUtc="2025-01-15T17:59:00Z">
            <w:rPr>
              <w:rFonts w:cs="Times New Roman"/>
            </w:rPr>
          </w:rPrChange>
        </w:rPr>
        <w:t>Para todos los viajeros de Compañeros, si se completa una AT, se aplica la cobertura de seguro y seguridad que se indica a continuación.</w:t>
      </w:r>
    </w:p>
    <w:p w14:paraId="18EB0B4E" w14:textId="77777777" w:rsidR="00441859" w:rsidRPr="00963ED8" w:rsidRDefault="00DE7F5C">
      <w:pPr>
        <w:pStyle w:val="Ttulo3"/>
        <w:rPr>
          <w:b w:val="0"/>
          <w:sz w:val="24"/>
          <w:lang w:val="es-CO"/>
          <w:rPrChange w:id="5975" w:author="Massiel Nayibe Moreno Ladino" w:date="2025-01-15T12:59:00Z" w16du:dateUtc="2025-01-15T17:59:00Z">
            <w:rPr>
              <w:b w:val="0"/>
              <w:sz w:val="24"/>
            </w:rPr>
          </w:rPrChange>
        </w:rPr>
      </w:pPr>
      <w:bookmarkStart w:id="5976" w:name="_Toc156562569"/>
      <w:bookmarkStart w:id="5977" w:name="_Toc184806952"/>
      <w:bookmarkStart w:id="5978" w:name="_Toc185435475"/>
      <w:r w:rsidRPr="00963ED8">
        <w:rPr>
          <w:rStyle w:val="Ttulo3Car"/>
          <w:b/>
          <w:bCs/>
          <w:lang w:val="es-CO"/>
          <w:rPrChange w:id="5979" w:author="Massiel Nayibe Moreno Ladino" w:date="2025-01-15T12:59:00Z" w16du:dateUtc="2025-01-15T17:59:00Z">
            <w:rPr>
              <w:rStyle w:val="Ttulo3Car"/>
              <w:b/>
              <w:bCs/>
            </w:rPr>
          </w:rPrChange>
        </w:rPr>
        <w:t>14.4.1 Seguro de viaje</w:t>
      </w:r>
      <w:bookmarkEnd w:id="5976"/>
      <w:bookmarkEnd w:id="5977"/>
      <w:bookmarkEnd w:id="5978"/>
    </w:p>
    <w:p w14:paraId="0C1D60F1" w14:textId="77777777" w:rsidR="00441859" w:rsidRPr="00963ED8" w:rsidRDefault="00DE7F5C">
      <w:pPr>
        <w:spacing w:line="360" w:lineRule="auto"/>
        <w:jc w:val="both"/>
        <w:rPr>
          <w:rFonts w:cs="Times New Roman"/>
          <w:lang w:val="es-CO"/>
          <w:rPrChange w:id="5980" w:author="Massiel Nayibe Moreno Ladino" w:date="2025-01-15T12:59:00Z" w16du:dateUtc="2025-01-15T17:59:00Z">
            <w:rPr>
              <w:rFonts w:cs="Times New Roman"/>
            </w:rPr>
          </w:rPrChange>
        </w:rPr>
      </w:pPr>
      <w:r w:rsidRPr="00963ED8">
        <w:rPr>
          <w:rFonts w:cs="Times New Roman"/>
          <w:lang w:val="es-CO"/>
          <w:rPrChange w:id="5981" w:author="Massiel Nayibe Moreno Ladino" w:date="2025-01-15T12:59:00Z" w16du:dateUtc="2025-01-15T17:59:00Z">
            <w:rPr>
              <w:rFonts w:cs="Times New Roman"/>
            </w:rPr>
          </w:rPrChange>
        </w:rPr>
        <w:t xml:space="preserve">Partners ha contratado un seguro global de viaje de negocios a través de AIG. Esto significa que los viajeros de Partners están </w:t>
      </w:r>
      <w:r w:rsidRPr="00963ED8">
        <w:rPr>
          <w:rFonts w:cs="Times New Roman"/>
          <w:b/>
          <w:bCs/>
          <w:lang w:val="es-CO"/>
          <w:rPrChange w:id="5982" w:author="Massiel Nayibe Moreno Ladino" w:date="2025-01-15T12:59:00Z" w16du:dateUtc="2025-01-15T17:59:00Z">
            <w:rPr>
              <w:rFonts w:cs="Times New Roman"/>
              <w:b/>
              <w:bCs/>
            </w:rPr>
          </w:rPrChange>
        </w:rPr>
        <w:t xml:space="preserve">automáticamente inscritos en la cobertura si viajan fuera de su país de origen. </w:t>
      </w:r>
      <w:r w:rsidRPr="00963ED8">
        <w:rPr>
          <w:rFonts w:cs="Times New Roman"/>
          <w:lang w:val="es-CO"/>
          <w:rPrChange w:id="5983" w:author="Massiel Nayibe Moreno Ladino" w:date="2025-01-15T12:59:00Z" w16du:dateUtc="2025-01-15T17:59:00Z">
            <w:rPr>
              <w:rFonts w:cs="Times New Roman"/>
            </w:rPr>
          </w:rPrChange>
        </w:rPr>
        <w:t xml:space="preserve">La información sobre la póliza se describe a continuación y está disponible en </w:t>
      </w:r>
      <w:r>
        <w:fldChar w:fldCharType="begin"/>
      </w:r>
      <w:r w:rsidRPr="00963ED8">
        <w:rPr>
          <w:lang w:val="es-CO"/>
          <w:rPrChange w:id="5984" w:author="Massiel Nayibe Moreno Ladino" w:date="2025-01-15T12:59:00Z" w16du:dateUtc="2025-01-15T17:59:00Z">
            <w:rPr/>
          </w:rPrChange>
        </w:rPr>
        <w:instrText>HYPERLINK "https://partnersnet107.sharepoint.com/:f:/s/FA/Eg9wf99L5btelVUzgmbYXfEBL8F5sHm7_jKUgzFA5NT8ig?e=icQp7j"</w:instrText>
      </w:r>
      <w:r>
        <w:fldChar w:fldCharType="separate"/>
      </w:r>
      <w:r w:rsidRPr="00963ED8">
        <w:rPr>
          <w:rStyle w:val="Hipervnculo"/>
          <w:rFonts w:cs="Times New Roman"/>
          <w:lang w:val="es-CO"/>
          <w:rPrChange w:id="5985" w:author="Massiel Nayibe Moreno Ladino" w:date="2025-01-15T12:59:00Z" w16du:dateUtc="2025-01-15T17:59:00Z">
            <w:rPr>
              <w:rStyle w:val="Hipervnculo"/>
              <w:rFonts w:cs="Times New Roman"/>
            </w:rPr>
          </w:rPrChange>
        </w:rPr>
        <w:t>SharePoint</w:t>
      </w:r>
      <w:r>
        <w:fldChar w:fldCharType="end"/>
      </w:r>
      <w:r w:rsidRPr="00963ED8">
        <w:rPr>
          <w:rFonts w:cs="Times New Roman"/>
          <w:lang w:val="es-CO"/>
          <w:rPrChange w:id="5986" w:author="Massiel Nayibe Moreno Ladino" w:date="2025-01-15T12:59:00Z" w16du:dateUtc="2025-01-15T17:59:00Z">
            <w:rPr>
              <w:rFonts w:cs="Times New Roman"/>
            </w:rPr>
          </w:rPrChange>
        </w:rPr>
        <w:t>.</w:t>
      </w:r>
    </w:p>
    <w:p w14:paraId="3B37C78F" w14:textId="77777777" w:rsidR="008858A6" w:rsidRPr="00963ED8" w:rsidRDefault="008858A6" w:rsidP="008858A6">
      <w:pPr>
        <w:spacing w:line="360" w:lineRule="auto"/>
        <w:jc w:val="both"/>
        <w:rPr>
          <w:rFonts w:cs="Times New Roman"/>
          <w:lang w:val="es-CO"/>
          <w:rPrChange w:id="5987" w:author="Massiel Nayibe Moreno Ladino" w:date="2025-01-15T12:59:00Z" w16du:dateUtc="2025-01-15T17:59:00Z">
            <w:rPr>
              <w:rFonts w:cs="Times New Roman"/>
            </w:rPr>
          </w:rPrChange>
        </w:rPr>
      </w:pPr>
    </w:p>
    <w:p w14:paraId="5E1CBA77" w14:textId="77777777" w:rsidR="00441859" w:rsidRPr="00963ED8" w:rsidRDefault="00DE7F5C">
      <w:pPr>
        <w:spacing w:line="360" w:lineRule="auto"/>
        <w:jc w:val="both"/>
        <w:rPr>
          <w:rFonts w:cs="Times New Roman"/>
          <w:b/>
          <w:bCs/>
          <w:u w:val="single"/>
          <w:lang w:val="es-CO"/>
          <w:rPrChange w:id="5988" w:author="Massiel Nayibe Moreno Ladino" w:date="2025-01-15T12:59:00Z" w16du:dateUtc="2025-01-15T17:59:00Z">
            <w:rPr>
              <w:rFonts w:cs="Times New Roman"/>
              <w:b/>
              <w:bCs/>
              <w:u w:val="single"/>
            </w:rPr>
          </w:rPrChange>
        </w:rPr>
      </w:pPr>
      <w:r w:rsidRPr="00963ED8">
        <w:rPr>
          <w:rFonts w:cs="Times New Roman"/>
          <w:b/>
          <w:bCs/>
          <w:u w:val="single"/>
          <w:lang w:val="es-CO"/>
          <w:rPrChange w:id="5989" w:author="Massiel Nayibe Moreno Ladino" w:date="2025-01-15T12:59:00Z" w16du:dateUtc="2025-01-15T17:59:00Z">
            <w:rPr>
              <w:rFonts w:cs="Times New Roman"/>
              <w:b/>
              <w:bCs/>
              <w:u w:val="single"/>
            </w:rPr>
          </w:rPrChange>
        </w:rPr>
        <w:t>¿A quién cubre?</w:t>
      </w:r>
    </w:p>
    <w:p w14:paraId="0F2A5AEC" w14:textId="77777777" w:rsidR="00441859" w:rsidRPr="00963ED8" w:rsidRDefault="00DE7F5C">
      <w:pPr>
        <w:spacing w:line="360" w:lineRule="auto"/>
        <w:jc w:val="both"/>
        <w:rPr>
          <w:rFonts w:cs="Times New Roman"/>
          <w:lang w:val="es-CO"/>
          <w:rPrChange w:id="5990" w:author="Massiel Nayibe Moreno Ladino" w:date="2025-01-15T12:59:00Z" w16du:dateUtc="2025-01-15T17:59:00Z">
            <w:rPr>
              <w:rFonts w:cs="Times New Roman"/>
            </w:rPr>
          </w:rPrChange>
        </w:rPr>
      </w:pPr>
      <w:r w:rsidRPr="00963ED8">
        <w:rPr>
          <w:rFonts w:cs="Times New Roman"/>
          <w:lang w:val="es-CO"/>
          <w:rPrChange w:id="5991" w:author="Massiel Nayibe Moreno Ladino" w:date="2025-01-15T12:59:00Z" w16du:dateUtc="2025-01-15T17:59:00Z">
            <w:rPr>
              <w:rFonts w:cs="Times New Roman"/>
            </w:rPr>
          </w:rPrChange>
        </w:rPr>
        <w:t xml:space="preserve">La póliza cubre a todos los viajeros de Compañeros, tanto en la sede central como en las oficinas exteriores, incluidos el personal, los consultores, los voluntarios y los miembros de la Junta Directiva. Nota: la evacuación médica, política y de seguridad está cubierta para todos los expatriados y sus familias, independientemente del viaje. </w:t>
      </w:r>
    </w:p>
    <w:p w14:paraId="6BD95BA7" w14:textId="77777777" w:rsidR="008858A6" w:rsidRPr="00963ED8" w:rsidRDefault="008858A6" w:rsidP="008858A6">
      <w:pPr>
        <w:spacing w:line="360" w:lineRule="auto"/>
        <w:jc w:val="both"/>
        <w:rPr>
          <w:rFonts w:cs="Times New Roman"/>
          <w:lang w:val="es-CO"/>
          <w:rPrChange w:id="5992" w:author="Massiel Nayibe Moreno Ladino" w:date="2025-01-15T12:59:00Z" w16du:dateUtc="2025-01-15T17:59:00Z">
            <w:rPr>
              <w:rFonts w:cs="Times New Roman"/>
            </w:rPr>
          </w:rPrChange>
        </w:rPr>
      </w:pPr>
    </w:p>
    <w:p w14:paraId="66EED497" w14:textId="77777777" w:rsidR="00441859" w:rsidRDefault="00DE7F5C">
      <w:pPr>
        <w:spacing w:line="360" w:lineRule="auto"/>
        <w:jc w:val="both"/>
        <w:rPr>
          <w:rFonts w:cs="Times New Roman"/>
          <w:b/>
          <w:bCs/>
          <w:u w:val="single"/>
        </w:rPr>
      </w:pPr>
      <w:r w:rsidRPr="001F2382">
        <w:rPr>
          <w:rFonts w:cs="Times New Roman"/>
          <w:b/>
          <w:bCs/>
          <w:u w:val="single"/>
        </w:rPr>
        <w:t>¿Qué cubre?</w:t>
      </w:r>
    </w:p>
    <w:p w14:paraId="735EA248" w14:textId="77777777" w:rsidR="00441859" w:rsidRPr="00963ED8" w:rsidRDefault="00DE7F5C">
      <w:pPr>
        <w:pStyle w:val="Prrafodelista"/>
        <w:numPr>
          <w:ilvl w:val="0"/>
          <w:numId w:val="197"/>
        </w:numPr>
        <w:spacing w:line="360" w:lineRule="auto"/>
        <w:contextualSpacing w:val="0"/>
        <w:jc w:val="both"/>
        <w:rPr>
          <w:rFonts w:eastAsia="Times New Roman" w:cs="Times New Roman"/>
          <w:lang w:val="es-CO"/>
          <w:rPrChange w:id="5993" w:author="Massiel Nayibe Moreno Ladino" w:date="2025-01-15T12:59:00Z" w16du:dateUtc="2025-01-15T17:59:00Z">
            <w:rPr>
              <w:rFonts w:eastAsia="Times New Roman" w:cs="Times New Roman"/>
            </w:rPr>
          </w:rPrChange>
        </w:rPr>
      </w:pPr>
      <w:r w:rsidRPr="00963ED8">
        <w:rPr>
          <w:rFonts w:eastAsia="Times New Roman" w:cs="Times New Roman"/>
          <w:lang w:val="es-CO"/>
          <w:rPrChange w:id="5994" w:author="Massiel Nayibe Moreno Ladino" w:date="2025-01-15T12:59:00Z" w16du:dateUtc="2025-01-15T17:59:00Z">
            <w:rPr>
              <w:rFonts w:eastAsia="Times New Roman" w:cs="Times New Roman"/>
            </w:rPr>
          </w:rPrChange>
        </w:rPr>
        <w:t>Servicios de asistencia en viaje: cambio de reserva de hotel o vehículo de alquiler, asistencia en carretera, organización del viaje de vuelta en caso de emergencia, asistencia en caso de pérdida o robo de equipaje, asistencia en caso de pérdida de pasaporte o documentos de viaje, interpretación telefónica de emergencia y muchos otros servicios.</w:t>
      </w:r>
    </w:p>
    <w:p w14:paraId="1084A6E9" w14:textId="77777777" w:rsidR="00441859" w:rsidRDefault="00DE7F5C">
      <w:pPr>
        <w:pStyle w:val="Prrafodelista"/>
        <w:numPr>
          <w:ilvl w:val="0"/>
          <w:numId w:val="197"/>
        </w:numPr>
        <w:spacing w:line="360" w:lineRule="auto"/>
        <w:contextualSpacing w:val="0"/>
        <w:jc w:val="both"/>
        <w:rPr>
          <w:rFonts w:eastAsia="Times New Roman" w:cs="Times New Roman"/>
        </w:rPr>
      </w:pPr>
      <w:r w:rsidRPr="001F2382">
        <w:rPr>
          <w:rFonts w:eastAsia="Times New Roman" w:cs="Times New Roman"/>
        </w:rPr>
        <w:t xml:space="preserve">Evacuación médica urgente </w:t>
      </w:r>
    </w:p>
    <w:p w14:paraId="4C03EAC5" w14:textId="77777777" w:rsidR="00441859" w:rsidRPr="00963ED8" w:rsidRDefault="00DE7F5C">
      <w:pPr>
        <w:pStyle w:val="Prrafodelista"/>
        <w:numPr>
          <w:ilvl w:val="0"/>
          <w:numId w:val="197"/>
        </w:numPr>
        <w:spacing w:line="360" w:lineRule="auto"/>
        <w:contextualSpacing w:val="0"/>
        <w:jc w:val="both"/>
        <w:rPr>
          <w:rFonts w:eastAsia="Times New Roman" w:cs="Times New Roman"/>
          <w:lang w:val="es-CO"/>
          <w:rPrChange w:id="5995" w:author="Massiel Nayibe Moreno Ladino" w:date="2025-01-15T12:59:00Z" w16du:dateUtc="2025-01-15T17:59:00Z">
            <w:rPr>
              <w:rFonts w:eastAsia="Times New Roman" w:cs="Times New Roman"/>
            </w:rPr>
          </w:rPrChange>
        </w:rPr>
      </w:pPr>
      <w:r w:rsidRPr="00963ED8">
        <w:rPr>
          <w:rFonts w:eastAsia="Times New Roman" w:cs="Times New Roman"/>
          <w:lang w:val="es-CO"/>
          <w:rPrChange w:id="5996" w:author="Massiel Nayibe Moreno Ladino" w:date="2025-01-15T12:59:00Z" w16du:dateUtc="2025-01-15T17:59:00Z">
            <w:rPr>
              <w:rFonts w:eastAsia="Times New Roman" w:cs="Times New Roman"/>
            </w:rPr>
          </w:rPrChange>
        </w:rPr>
        <w:t>Gastos médicos fuera del país (cubre los gastos médicos relacionados con COVID-19)</w:t>
      </w:r>
    </w:p>
    <w:p w14:paraId="4D527543" w14:textId="77777777" w:rsidR="00441859" w:rsidRPr="00963ED8" w:rsidRDefault="00DE7F5C">
      <w:pPr>
        <w:pStyle w:val="Prrafodelista"/>
        <w:numPr>
          <w:ilvl w:val="0"/>
          <w:numId w:val="197"/>
        </w:numPr>
        <w:spacing w:line="360" w:lineRule="auto"/>
        <w:contextualSpacing w:val="0"/>
        <w:jc w:val="both"/>
        <w:rPr>
          <w:rFonts w:eastAsia="Times New Roman" w:cs="Times New Roman"/>
          <w:lang w:val="es-CO"/>
          <w:rPrChange w:id="5997" w:author="Massiel Nayibe Moreno Ladino" w:date="2025-01-15T12:59:00Z" w16du:dateUtc="2025-01-15T17:59:00Z">
            <w:rPr>
              <w:rFonts w:eastAsia="Times New Roman" w:cs="Times New Roman"/>
            </w:rPr>
          </w:rPrChange>
        </w:rPr>
      </w:pPr>
      <w:r w:rsidRPr="00963ED8">
        <w:rPr>
          <w:rFonts w:eastAsia="Times New Roman" w:cs="Times New Roman"/>
          <w:lang w:val="es-CO"/>
          <w:rPrChange w:id="5998" w:author="Massiel Nayibe Moreno Ladino" w:date="2025-01-15T12:59:00Z" w16du:dateUtc="2025-01-15T17:59:00Z">
            <w:rPr>
              <w:rFonts w:eastAsia="Times New Roman" w:cs="Times New Roman"/>
            </w:rPr>
          </w:rPrChange>
        </w:rPr>
        <w:t>Derivaciones médicas, hospitalarias, odontológicas o médicas durante la estancia fuera del país de origen</w:t>
      </w:r>
    </w:p>
    <w:p w14:paraId="6F69622E" w14:textId="77777777" w:rsidR="00441859" w:rsidRPr="00963ED8" w:rsidRDefault="00DE7F5C">
      <w:pPr>
        <w:pStyle w:val="Prrafodelista"/>
        <w:numPr>
          <w:ilvl w:val="0"/>
          <w:numId w:val="197"/>
        </w:numPr>
        <w:spacing w:line="360" w:lineRule="auto"/>
        <w:contextualSpacing w:val="0"/>
        <w:jc w:val="both"/>
        <w:rPr>
          <w:rFonts w:eastAsia="Times New Roman" w:cs="Times New Roman"/>
          <w:lang w:val="es-CO"/>
          <w:rPrChange w:id="5999" w:author="Massiel Nayibe Moreno Ladino" w:date="2025-01-15T12:59:00Z" w16du:dateUtc="2025-01-15T17:59:00Z">
            <w:rPr>
              <w:rFonts w:eastAsia="Times New Roman" w:cs="Times New Roman"/>
            </w:rPr>
          </w:rPrChange>
        </w:rPr>
      </w:pPr>
      <w:r w:rsidRPr="00963ED8">
        <w:rPr>
          <w:rFonts w:eastAsia="Times New Roman" w:cs="Times New Roman"/>
          <w:lang w:val="es-CO"/>
          <w:rPrChange w:id="6000" w:author="Massiel Nayibe Moreno Ladino" w:date="2025-01-15T12:59:00Z" w16du:dateUtc="2025-01-15T17:59:00Z">
            <w:rPr>
              <w:rFonts w:eastAsia="Times New Roman" w:cs="Times New Roman"/>
            </w:rPr>
          </w:rPrChange>
        </w:rPr>
        <w:t>Sustitución urgente de recetas (en caso de pérdida o robo de medicamentos)</w:t>
      </w:r>
    </w:p>
    <w:p w14:paraId="38E86C8E" w14:textId="77777777" w:rsidR="00441859" w:rsidRPr="00963ED8" w:rsidRDefault="00DE7F5C">
      <w:pPr>
        <w:pStyle w:val="Prrafodelista"/>
        <w:numPr>
          <w:ilvl w:val="0"/>
          <w:numId w:val="197"/>
        </w:numPr>
        <w:spacing w:line="360" w:lineRule="auto"/>
        <w:contextualSpacing w:val="0"/>
        <w:jc w:val="both"/>
        <w:rPr>
          <w:rFonts w:eastAsia="Times New Roman" w:cs="Times New Roman"/>
          <w:lang w:val="es-CO"/>
          <w:rPrChange w:id="6001" w:author="Massiel Nayibe Moreno Ladino" w:date="2025-01-15T12:59:00Z" w16du:dateUtc="2025-01-15T17:59:00Z">
            <w:rPr>
              <w:rFonts w:eastAsia="Times New Roman" w:cs="Times New Roman"/>
            </w:rPr>
          </w:rPrChange>
        </w:rPr>
      </w:pPr>
      <w:r w:rsidRPr="00963ED8">
        <w:rPr>
          <w:rFonts w:eastAsia="Times New Roman" w:cs="Times New Roman"/>
          <w:lang w:val="es-CO"/>
          <w:rPrChange w:id="6002" w:author="Massiel Nayibe Moreno Ladino" w:date="2025-01-15T12:59:00Z" w16du:dateUtc="2025-01-15T17:59:00Z">
            <w:rPr>
              <w:rFonts w:eastAsia="Times New Roman" w:cs="Times New Roman"/>
            </w:rPr>
          </w:rPrChange>
        </w:rPr>
        <w:t>Envío de médico o especialista a la cabecera en el país</w:t>
      </w:r>
    </w:p>
    <w:p w14:paraId="47996884" w14:textId="77777777" w:rsidR="00441859" w:rsidRPr="00963ED8" w:rsidRDefault="00DE7F5C">
      <w:pPr>
        <w:pStyle w:val="Prrafodelista"/>
        <w:numPr>
          <w:ilvl w:val="0"/>
          <w:numId w:val="197"/>
        </w:numPr>
        <w:spacing w:line="360" w:lineRule="auto"/>
        <w:contextualSpacing w:val="0"/>
        <w:jc w:val="both"/>
        <w:rPr>
          <w:rFonts w:eastAsia="Times New Roman" w:cs="Times New Roman"/>
          <w:lang w:val="es-CO"/>
          <w:rPrChange w:id="6003" w:author="Massiel Nayibe Moreno Ladino" w:date="2025-01-15T12:59:00Z" w16du:dateUtc="2025-01-15T17:59:00Z">
            <w:rPr>
              <w:rFonts w:eastAsia="Times New Roman" w:cs="Times New Roman"/>
            </w:rPr>
          </w:rPrChange>
        </w:rPr>
      </w:pPr>
      <w:r w:rsidRPr="00963ED8">
        <w:rPr>
          <w:rFonts w:eastAsia="Times New Roman" w:cs="Times New Roman"/>
          <w:lang w:val="es-CO"/>
          <w:rPrChange w:id="6004" w:author="Massiel Nayibe Moreno Ladino" w:date="2025-01-15T12:59:00Z" w16du:dateUtc="2025-01-15T17:59:00Z">
            <w:rPr>
              <w:rFonts w:eastAsia="Times New Roman" w:cs="Times New Roman"/>
            </w:rPr>
          </w:rPrChange>
        </w:rPr>
        <w:t>Gestión de casos médicos hospitalarios y ambulatorios</w:t>
      </w:r>
    </w:p>
    <w:p w14:paraId="634B5D21" w14:textId="77777777" w:rsidR="00441859" w:rsidRDefault="00DE7F5C">
      <w:pPr>
        <w:pStyle w:val="Prrafodelista"/>
        <w:numPr>
          <w:ilvl w:val="0"/>
          <w:numId w:val="197"/>
        </w:numPr>
        <w:spacing w:line="360" w:lineRule="auto"/>
        <w:contextualSpacing w:val="0"/>
        <w:jc w:val="both"/>
        <w:rPr>
          <w:rFonts w:eastAsia="Times New Roman" w:cs="Times New Roman"/>
        </w:rPr>
      </w:pPr>
      <w:r w:rsidRPr="001F2382">
        <w:rPr>
          <w:rFonts w:eastAsia="Times New Roman" w:cs="Times New Roman"/>
        </w:rPr>
        <w:lastRenderedPageBreak/>
        <w:t xml:space="preserve">Seguridad y evacuaciones políticas </w:t>
      </w:r>
    </w:p>
    <w:p w14:paraId="5D409846" w14:textId="77777777" w:rsidR="00441859" w:rsidRDefault="00DE7F5C">
      <w:pPr>
        <w:pStyle w:val="Prrafodelista"/>
        <w:numPr>
          <w:ilvl w:val="0"/>
          <w:numId w:val="197"/>
        </w:numPr>
        <w:spacing w:line="360" w:lineRule="auto"/>
        <w:contextualSpacing w:val="0"/>
        <w:jc w:val="both"/>
        <w:rPr>
          <w:rFonts w:eastAsia="Times New Roman" w:cs="Times New Roman"/>
        </w:rPr>
      </w:pPr>
      <w:r w:rsidRPr="001F2382">
        <w:rPr>
          <w:rFonts w:eastAsia="Times New Roman" w:cs="Times New Roman"/>
        </w:rPr>
        <w:t>Cobertura de catástrofes naturales</w:t>
      </w:r>
    </w:p>
    <w:p w14:paraId="121E94BE" w14:textId="77777777" w:rsidR="00441859" w:rsidRPr="00963ED8" w:rsidRDefault="00DE7F5C">
      <w:pPr>
        <w:pStyle w:val="Prrafodelista"/>
        <w:numPr>
          <w:ilvl w:val="0"/>
          <w:numId w:val="197"/>
        </w:numPr>
        <w:spacing w:line="360" w:lineRule="auto"/>
        <w:contextualSpacing w:val="0"/>
        <w:jc w:val="both"/>
        <w:rPr>
          <w:rFonts w:eastAsia="Times New Roman" w:cs="Times New Roman"/>
          <w:lang w:val="es-CO"/>
          <w:rPrChange w:id="6005" w:author="Massiel Nayibe Moreno Ladino" w:date="2025-01-15T12:59:00Z" w16du:dateUtc="2025-01-15T17:59:00Z">
            <w:rPr>
              <w:rFonts w:eastAsia="Times New Roman" w:cs="Times New Roman"/>
            </w:rPr>
          </w:rPrChange>
        </w:rPr>
      </w:pPr>
      <w:r w:rsidRPr="00963ED8">
        <w:rPr>
          <w:rFonts w:eastAsia="Times New Roman" w:cs="Times New Roman"/>
          <w:lang w:val="es-CO"/>
          <w:rPrChange w:id="6006" w:author="Massiel Nayibe Moreno Ladino" w:date="2025-01-15T12:59:00Z" w16du:dateUtc="2025-01-15T17:59:00Z">
            <w:rPr>
              <w:rFonts w:eastAsia="Times New Roman" w:cs="Times New Roman"/>
            </w:rPr>
          </w:rPrChange>
        </w:rPr>
        <w:t xml:space="preserve">Ayuda contra la usurpación de identidad </w:t>
      </w:r>
    </w:p>
    <w:p w14:paraId="3A3CF24C" w14:textId="77777777" w:rsidR="00441859" w:rsidRPr="00963ED8" w:rsidRDefault="00DE7F5C">
      <w:pPr>
        <w:pStyle w:val="Prrafodelista"/>
        <w:numPr>
          <w:ilvl w:val="0"/>
          <w:numId w:val="197"/>
        </w:numPr>
        <w:spacing w:line="360" w:lineRule="auto"/>
        <w:contextualSpacing w:val="0"/>
        <w:jc w:val="both"/>
        <w:rPr>
          <w:rFonts w:eastAsia="Times New Roman" w:cs="Times New Roman"/>
          <w:lang w:val="es-CO"/>
          <w:rPrChange w:id="6007" w:author="Massiel Nayibe Moreno Ladino" w:date="2025-01-15T12:59:00Z" w16du:dateUtc="2025-01-15T17:59:00Z">
            <w:rPr>
              <w:rFonts w:eastAsia="Times New Roman" w:cs="Times New Roman"/>
            </w:rPr>
          </w:rPrChange>
        </w:rPr>
      </w:pPr>
      <w:r w:rsidRPr="00963ED8">
        <w:rPr>
          <w:rFonts w:eastAsia="Times New Roman" w:cs="Times New Roman"/>
          <w:lang w:val="es-CO"/>
          <w:rPrChange w:id="6008" w:author="Massiel Nayibe Moreno Ladino" w:date="2025-01-15T12:59:00Z" w16du:dateUtc="2025-01-15T17:59:00Z">
            <w:rPr>
              <w:rFonts w:eastAsia="Times New Roman" w:cs="Times New Roman"/>
            </w:rPr>
          </w:rPrChange>
        </w:rPr>
        <w:t xml:space="preserve">Muerte accidental, desmembramiento y parálisis, incluida la reforma de la vivienda y el vehículo si fuera necesario. </w:t>
      </w:r>
    </w:p>
    <w:p w14:paraId="4F282D11" w14:textId="77777777" w:rsidR="00441859" w:rsidRDefault="00DE7F5C">
      <w:pPr>
        <w:pStyle w:val="Prrafodelista"/>
        <w:numPr>
          <w:ilvl w:val="0"/>
          <w:numId w:val="197"/>
        </w:numPr>
        <w:spacing w:line="360" w:lineRule="auto"/>
        <w:contextualSpacing w:val="0"/>
        <w:jc w:val="both"/>
        <w:rPr>
          <w:rFonts w:eastAsia="Times New Roman" w:cs="Times New Roman"/>
        </w:rPr>
      </w:pPr>
      <w:r w:rsidRPr="001F2382">
        <w:rPr>
          <w:rFonts w:eastAsia="Times New Roman" w:cs="Times New Roman"/>
        </w:rPr>
        <w:t xml:space="preserve">Fisioterapia, psicología o rehabilitación </w:t>
      </w:r>
    </w:p>
    <w:p w14:paraId="5355CEC0" w14:textId="77777777" w:rsidR="00441859" w:rsidRDefault="00DE7F5C">
      <w:pPr>
        <w:pStyle w:val="Prrafodelista"/>
        <w:numPr>
          <w:ilvl w:val="0"/>
          <w:numId w:val="197"/>
        </w:numPr>
        <w:spacing w:line="360" w:lineRule="auto"/>
        <w:contextualSpacing w:val="0"/>
        <w:jc w:val="both"/>
        <w:rPr>
          <w:rFonts w:eastAsia="Times New Roman" w:cs="Times New Roman"/>
        </w:rPr>
      </w:pPr>
      <w:r w:rsidRPr="001F2382">
        <w:rPr>
          <w:rFonts w:eastAsia="Times New Roman" w:cs="Times New Roman"/>
        </w:rPr>
        <w:t xml:space="preserve">Duelo y trauma </w:t>
      </w:r>
    </w:p>
    <w:p w14:paraId="1DE972F8" w14:textId="77777777" w:rsidR="00441859" w:rsidRDefault="00DE7F5C">
      <w:pPr>
        <w:pStyle w:val="Prrafodelista"/>
        <w:numPr>
          <w:ilvl w:val="0"/>
          <w:numId w:val="197"/>
        </w:numPr>
        <w:spacing w:line="360" w:lineRule="auto"/>
        <w:contextualSpacing w:val="0"/>
        <w:jc w:val="both"/>
        <w:rPr>
          <w:rFonts w:eastAsia="Times New Roman" w:cs="Times New Roman"/>
        </w:rPr>
      </w:pPr>
      <w:r w:rsidRPr="001F2382">
        <w:rPr>
          <w:rFonts w:eastAsia="Times New Roman" w:cs="Times New Roman"/>
        </w:rPr>
        <w:t xml:space="preserve">Robo de coche </w:t>
      </w:r>
    </w:p>
    <w:p w14:paraId="1FEC580E" w14:textId="77777777" w:rsidR="00441859" w:rsidRPr="00963ED8" w:rsidRDefault="00DE7F5C">
      <w:pPr>
        <w:pStyle w:val="Prrafodelista"/>
        <w:numPr>
          <w:ilvl w:val="0"/>
          <w:numId w:val="197"/>
        </w:numPr>
        <w:spacing w:line="360" w:lineRule="auto"/>
        <w:contextualSpacing w:val="0"/>
        <w:jc w:val="both"/>
        <w:rPr>
          <w:rFonts w:eastAsia="Times New Roman" w:cs="Times New Roman"/>
          <w:lang w:val="es-CO"/>
          <w:rPrChange w:id="6009" w:author="Massiel Nayibe Moreno Ladino" w:date="2025-01-15T12:59:00Z" w16du:dateUtc="2025-01-15T17:59:00Z">
            <w:rPr>
              <w:rFonts w:eastAsia="Times New Roman" w:cs="Times New Roman"/>
            </w:rPr>
          </w:rPrChange>
        </w:rPr>
      </w:pPr>
      <w:r>
        <w:fldChar w:fldCharType="begin"/>
      </w:r>
      <w:r w:rsidRPr="00963ED8">
        <w:rPr>
          <w:lang w:val="es-CO"/>
          <w:rPrChange w:id="6010" w:author="Massiel Nayibe Moreno Ladino" w:date="2025-01-15T12:59:00Z" w16du:dateUtc="2025-01-15T17:59:00Z">
            <w:rPr/>
          </w:rPrChange>
        </w:rPr>
        <w:instrText>HYPERLINK "https://partnersnet107.sharepoint.com/:f:/s/FA/Eg9wf99L5btelVUzgmbYXfEBL8F5sHm7_jKUgzFA5NT8ig?e=icQp7j"</w:instrText>
      </w:r>
      <w:r>
        <w:fldChar w:fldCharType="separate"/>
      </w:r>
      <w:r w:rsidRPr="00963ED8">
        <w:rPr>
          <w:rStyle w:val="Hipervnculo"/>
          <w:rFonts w:eastAsia="Times New Roman" w:cs="Times New Roman"/>
          <w:lang w:val="es-CO"/>
          <w:rPrChange w:id="6011" w:author="Massiel Nayibe Moreno Ladino" w:date="2025-01-15T12:59:00Z" w16du:dateUtc="2025-01-15T17:59:00Z">
            <w:rPr>
              <w:rStyle w:val="Hipervnculo"/>
              <w:rFonts w:eastAsia="Times New Roman" w:cs="Times New Roman"/>
            </w:rPr>
          </w:rPrChange>
        </w:rPr>
        <w:t>Para más información</w:t>
      </w:r>
      <w:r>
        <w:fldChar w:fldCharType="end"/>
      </w:r>
      <w:r w:rsidRPr="00963ED8">
        <w:rPr>
          <w:rFonts w:eastAsia="Times New Roman" w:cs="Times New Roman"/>
          <w:lang w:val="es-CO"/>
          <w:rPrChange w:id="6012" w:author="Massiel Nayibe Moreno Ladino" w:date="2025-01-15T12:59:00Z" w16du:dateUtc="2025-01-15T17:59:00Z">
            <w:rPr>
              <w:rFonts w:eastAsia="Times New Roman" w:cs="Times New Roman"/>
            </w:rPr>
          </w:rPrChange>
        </w:rPr>
        <w:t xml:space="preserve">, consulte </w:t>
      </w:r>
      <w:r>
        <w:fldChar w:fldCharType="begin"/>
      </w:r>
      <w:r w:rsidRPr="00963ED8">
        <w:rPr>
          <w:lang w:val="es-CO"/>
          <w:rPrChange w:id="6013" w:author="Massiel Nayibe Moreno Ladino" w:date="2025-01-15T12:59:00Z" w16du:dateUtc="2025-01-15T17:59:00Z">
            <w:rPr/>
          </w:rPrChange>
        </w:rPr>
        <w:instrText>HYPERLINK "https://partnersnet107.sharepoint.com/:f:/s/FA/Eg9wf99L5btelVUzgmbYXfEBL8F5sHm7_jKUgzFA5NT8ig?e=icQp7j"</w:instrText>
      </w:r>
      <w:r>
        <w:fldChar w:fldCharType="separate"/>
      </w:r>
      <w:r w:rsidRPr="00963ED8">
        <w:rPr>
          <w:rStyle w:val="Hipervnculo"/>
          <w:rFonts w:eastAsia="Times New Roman" w:cs="Times New Roman"/>
          <w:lang w:val="es-CO"/>
          <w:rPrChange w:id="6014" w:author="Massiel Nayibe Moreno Ladino" w:date="2025-01-15T12:59:00Z" w16du:dateUtc="2025-01-15T17:59:00Z">
            <w:rPr>
              <w:rStyle w:val="Hipervnculo"/>
              <w:rFonts w:eastAsia="Times New Roman" w:cs="Times New Roman"/>
            </w:rPr>
          </w:rPrChange>
        </w:rPr>
        <w:t>la política completa</w:t>
      </w:r>
      <w:r>
        <w:fldChar w:fldCharType="end"/>
      </w:r>
      <w:r w:rsidRPr="00963ED8">
        <w:rPr>
          <w:rFonts w:eastAsia="Times New Roman" w:cs="Times New Roman"/>
          <w:lang w:val="es-CO"/>
          <w:rPrChange w:id="6015" w:author="Massiel Nayibe Moreno Ladino" w:date="2025-01-15T12:59:00Z" w16du:dateUtc="2025-01-15T17:59:00Z">
            <w:rPr>
              <w:rFonts w:eastAsia="Times New Roman" w:cs="Times New Roman"/>
            </w:rPr>
          </w:rPrChange>
        </w:rPr>
        <w:t>.</w:t>
      </w:r>
    </w:p>
    <w:p w14:paraId="7E3A8089" w14:textId="77777777" w:rsidR="008858A6" w:rsidRPr="00963ED8" w:rsidRDefault="008858A6" w:rsidP="008858A6">
      <w:pPr>
        <w:pStyle w:val="Prrafodelista"/>
        <w:spacing w:line="360" w:lineRule="auto"/>
        <w:jc w:val="both"/>
        <w:rPr>
          <w:rFonts w:eastAsia="Times New Roman" w:cs="Times New Roman"/>
          <w:lang w:val="es-CO"/>
          <w:rPrChange w:id="6016" w:author="Massiel Nayibe Moreno Ladino" w:date="2025-01-15T12:59:00Z" w16du:dateUtc="2025-01-15T17:59:00Z">
            <w:rPr>
              <w:rFonts w:eastAsia="Times New Roman" w:cs="Times New Roman"/>
            </w:rPr>
          </w:rPrChange>
        </w:rPr>
      </w:pPr>
    </w:p>
    <w:p w14:paraId="48FAE142" w14:textId="77777777" w:rsidR="00441859" w:rsidRPr="00963ED8" w:rsidRDefault="00DE7F5C">
      <w:pPr>
        <w:spacing w:line="360" w:lineRule="auto"/>
        <w:jc w:val="both"/>
        <w:rPr>
          <w:rFonts w:cs="Times New Roman"/>
          <w:b/>
          <w:bCs/>
          <w:u w:val="single"/>
          <w:lang w:val="es-CO"/>
          <w:rPrChange w:id="6017" w:author="Massiel Nayibe Moreno Ladino" w:date="2025-01-15T12:59:00Z" w16du:dateUtc="2025-01-15T17:59:00Z">
            <w:rPr>
              <w:rFonts w:cs="Times New Roman"/>
              <w:b/>
              <w:bCs/>
              <w:u w:val="single"/>
            </w:rPr>
          </w:rPrChange>
        </w:rPr>
      </w:pPr>
      <w:r w:rsidRPr="00963ED8">
        <w:rPr>
          <w:rFonts w:cs="Times New Roman"/>
          <w:b/>
          <w:bCs/>
          <w:u w:val="single"/>
          <w:lang w:val="es-CO"/>
          <w:rPrChange w:id="6018" w:author="Massiel Nayibe Moreno Ladino" w:date="2025-01-15T12:59:00Z" w16du:dateUtc="2025-01-15T17:59:00Z">
            <w:rPr>
              <w:rFonts w:cs="Times New Roman"/>
              <w:b/>
              <w:bCs/>
              <w:u w:val="single"/>
            </w:rPr>
          </w:rPrChange>
        </w:rPr>
        <w:t>¿Cuándo cubre los gastos?</w:t>
      </w:r>
    </w:p>
    <w:p w14:paraId="5BA08873" w14:textId="77777777" w:rsidR="00441859" w:rsidRPr="00963ED8" w:rsidRDefault="00DE7F5C">
      <w:pPr>
        <w:spacing w:line="360" w:lineRule="auto"/>
        <w:jc w:val="both"/>
        <w:rPr>
          <w:rFonts w:cs="Times New Roman"/>
          <w:lang w:val="es-CO"/>
          <w:rPrChange w:id="6019" w:author="Massiel Nayibe Moreno Ladino" w:date="2025-01-15T12:59:00Z" w16du:dateUtc="2025-01-15T17:59:00Z">
            <w:rPr>
              <w:rFonts w:cs="Times New Roman"/>
            </w:rPr>
          </w:rPrChange>
        </w:rPr>
      </w:pPr>
      <w:r w:rsidRPr="00963ED8">
        <w:rPr>
          <w:rFonts w:cs="Times New Roman"/>
          <w:lang w:val="es-CO"/>
          <w:rPrChange w:id="6020" w:author="Massiel Nayibe Moreno Ladino" w:date="2025-01-15T12:59:00Z" w16du:dateUtc="2025-01-15T17:59:00Z">
            <w:rPr>
              <w:rFonts w:cs="Times New Roman"/>
            </w:rPr>
          </w:rPrChange>
        </w:rPr>
        <w:t xml:space="preserve">La póliza proporciona los beneficios adjuntos cuando un viajero Compañero deja su </w:t>
      </w:r>
      <w:r w:rsidRPr="00963ED8">
        <w:rPr>
          <w:rFonts w:cs="Times New Roman"/>
          <w:u w:val="single"/>
          <w:lang w:val="es-CO"/>
          <w:rPrChange w:id="6021" w:author="Massiel Nayibe Moreno Ladino" w:date="2025-01-15T12:59:00Z" w16du:dateUtc="2025-01-15T17:59:00Z">
            <w:rPr>
              <w:rFonts w:cs="Times New Roman"/>
              <w:u w:val="single"/>
            </w:rPr>
          </w:rPrChange>
        </w:rPr>
        <w:t>país</w:t>
      </w:r>
      <w:r w:rsidRPr="00963ED8">
        <w:rPr>
          <w:rFonts w:cs="Times New Roman"/>
          <w:lang w:val="es-CO"/>
          <w:rPrChange w:id="6022" w:author="Massiel Nayibe Moreno Ladino" w:date="2025-01-15T12:59:00Z" w16du:dateUtc="2025-01-15T17:59:00Z">
            <w:rPr>
              <w:rFonts w:cs="Times New Roman"/>
            </w:rPr>
          </w:rPrChange>
        </w:rPr>
        <w:t xml:space="preserve"> de origen y viaja a </w:t>
      </w:r>
      <w:r w:rsidRPr="00963ED8">
        <w:rPr>
          <w:rFonts w:cs="Times New Roman"/>
          <w:u w:val="single"/>
          <w:lang w:val="es-CO"/>
          <w:rPrChange w:id="6023" w:author="Massiel Nayibe Moreno Ladino" w:date="2025-01-15T12:59:00Z" w16du:dateUtc="2025-01-15T17:59:00Z">
            <w:rPr>
              <w:rFonts w:cs="Times New Roman"/>
              <w:u w:val="single"/>
            </w:rPr>
          </w:rPrChange>
        </w:rPr>
        <w:t>otro país</w:t>
      </w:r>
      <w:r w:rsidRPr="00963ED8">
        <w:rPr>
          <w:rFonts w:cs="Times New Roman"/>
          <w:lang w:val="es-CO"/>
          <w:rPrChange w:id="6024" w:author="Massiel Nayibe Moreno Ladino" w:date="2025-01-15T12:59:00Z" w16du:dateUtc="2025-01-15T17:59:00Z">
            <w:rPr>
              <w:rFonts w:cs="Times New Roman"/>
            </w:rPr>
          </w:rPrChange>
        </w:rPr>
        <w:t>. Esto significa que cubriría a un miembro del personal colombiano que viaje a Panamá, ya que está dejando su país de origen, sin embargo, no cubrirá a un miembro del personal colombiano mientras viaja en Colombia. Todas las reclamaciones médicas de los viajeros dentro de su país de origen serán cubiertas por su seguro primario y no por esta póliza.</w:t>
      </w:r>
    </w:p>
    <w:p w14:paraId="67CFC325" w14:textId="77777777" w:rsidR="008858A6" w:rsidRPr="00963ED8" w:rsidRDefault="008858A6" w:rsidP="008858A6">
      <w:pPr>
        <w:spacing w:line="360" w:lineRule="auto"/>
        <w:jc w:val="both"/>
        <w:rPr>
          <w:rFonts w:cs="Times New Roman"/>
          <w:lang w:val="es-CO"/>
          <w:rPrChange w:id="6025" w:author="Massiel Nayibe Moreno Ladino" w:date="2025-01-15T12:59:00Z" w16du:dateUtc="2025-01-15T17:59:00Z">
            <w:rPr>
              <w:rFonts w:cs="Times New Roman"/>
            </w:rPr>
          </w:rPrChange>
        </w:rPr>
      </w:pPr>
    </w:p>
    <w:p w14:paraId="389F9E10" w14:textId="77777777" w:rsidR="00441859" w:rsidRPr="00963ED8" w:rsidRDefault="00DE7F5C">
      <w:pPr>
        <w:spacing w:line="360" w:lineRule="auto"/>
        <w:jc w:val="both"/>
        <w:rPr>
          <w:rFonts w:cs="Times New Roman"/>
          <w:b/>
          <w:bCs/>
          <w:u w:val="single"/>
          <w:lang w:val="es-CO"/>
          <w:rPrChange w:id="6026" w:author="Massiel Nayibe Moreno Ladino" w:date="2025-01-15T12:59:00Z" w16du:dateUtc="2025-01-15T17:59:00Z">
            <w:rPr>
              <w:rFonts w:cs="Times New Roman"/>
              <w:b/>
              <w:bCs/>
              <w:u w:val="single"/>
            </w:rPr>
          </w:rPrChange>
        </w:rPr>
      </w:pPr>
      <w:r w:rsidRPr="00963ED8">
        <w:rPr>
          <w:rFonts w:cs="Times New Roman"/>
          <w:b/>
          <w:bCs/>
          <w:u w:val="single"/>
          <w:lang w:val="es-CO"/>
          <w:rPrChange w:id="6027" w:author="Massiel Nayibe Moreno Ladino" w:date="2025-01-15T12:59:00Z" w16du:dateUtc="2025-01-15T17:59:00Z">
            <w:rPr>
              <w:rFonts w:cs="Times New Roman"/>
              <w:b/>
              <w:bCs/>
              <w:u w:val="single"/>
            </w:rPr>
          </w:rPrChange>
        </w:rPr>
        <w:t>¿Cómo acceder a la información y a las tarjetas de identidad?</w:t>
      </w:r>
    </w:p>
    <w:p w14:paraId="5E7F9012" w14:textId="77777777" w:rsidR="00441859" w:rsidRPr="00963ED8" w:rsidRDefault="00DE7F5C">
      <w:pPr>
        <w:spacing w:line="360" w:lineRule="auto"/>
        <w:jc w:val="both"/>
        <w:rPr>
          <w:rFonts w:cs="Times New Roman"/>
          <w:lang w:val="es-CO"/>
          <w:rPrChange w:id="6028" w:author="Massiel Nayibe Moreno Ladino" w:date="2025-01-15T12:59:00Z" w16du:dateUtc="2025-01-15T17:59:00Z">
            <w:rPr>
              <w:rFonts w:cs="Times New Roman"/>
            </w:rPr>
          </w:rPrChange>
        </w:rPr>
      </w:pPr>
      <w:r w:rsidRPr="00963ED8">
        <w:rPr>
          <w:rFonts w:cs="Times New Roman"/>
          <w:lang w:val="es-CO"/>
          <w:rPrChange w:id="6029" w:author="Massiel Nayibe Moreno Ladino" w:date="2025-01-15T12:59:00Z" w16du:dateUtc="2025-01-15T17:59:00Z">
            <w:rPr>
              <w:rFonts w:cs="Times New Roman"/>
            </w:rPr>
          </w:rPrChange>
        </w:rPr>
        <w:t xml:space="preserve">Para revisar la cobertura, las tarjetas de identificación, acceder a las alertas e información sobre seguridad y viajes, etc., los viajeros asociados deben </w:t>
      </w:r>
      <w:r>
        <w:fldChar w:fldCharType="begin"/>
      </w:r>
      <w:r w:rsidRPr="00963ED8">
        <w:rPr>
          <w:lang w:val="es-CO"/>
          <w:rPrChange w:id="6030" w:author="Massiel Nayibe Moreno Ladino" w:date="2025-01-15T12:59:00Z" w16du:dateUtc="2025-01-15T17:59:00Z">
            <w:rPr/>
          </w:rPrChange>
        </w:rPr>
        <w:instrText>HYPERLINK "https://travelguard.secure.force.com/TravelAssistance/TGRegister?PL=AIGACCIDENTANDHEALTH"</w:instrText>
      </w:r>
      <w:r>
        <w:fldChar w:fldCharType="separate"/>
      </w:r>
      <w:r w:rsidRPr="00963ED8">
        <w:rPr>
          <w:rStyle w:val="Hipervnculo"/>
          <w:rFonts w:cs="Times New Roman"/>
          <w:b/>
          <w:bCs/>
          <w:lang w:val="es-CO"/>
          <w:rPrChange w:id="6031" w:author="Massiel Nayibe Moreno Ladino" w:date="2025-01-15T12:59:00Z" w16du:dateUtc="2025-01-15T17:59:00Z">
            <w:rPr>
              <w:rStyle w:val="Hipervnculo"/>
              <w:rFonts w:cs="Times New Roman"/>
              <w:b/>
              <w:bCs/>
            </w:rPr>
          </w:rPrChange>
        </w:rPr>
        <w:t>crear una cuenta</w:t>
      </w:r>
      <w:r>
        <w:fldChar w:fldCharType="end"/>
      </w:r>
      <w:r w:rsidRPr="00963ED8">
        <w:rPr>
          <w:rFonts w:cs="Times New Roman"/>
          <w:lang w:val="es-CO"/>
          <w:rPrChange w:id="6032" w:author="Massiel Nayibe Moreno Ladino" w:date="2025-01-15T12:59:00Z" w16du:dateUtc="2025-01-15T17:59:00Z">
            <w:rPr>
              <w:rFonts w:cs="Times New Roman"/>
            </w:rPr>
          </w:rPrChange>
        </w:rPr>
        <w:t xml:space="preserve"> e introducir el número de póliza: </w:t>
      </w:r>
      <w:r w:rsidRPr="00963ED8">
        <w:rPr>
          <w:rFonts w:cs="Times New Roman"/>
          <w:b/>
          <w:bCs/>
          <w:lang w:val="es-CO"/>
          <w:rPrChange w:id="6033" w:author="Massiel Nayibe Moreno Ladino" w:date="2025-01-15T12:59:00Z" w16du:dateUtc="2025-01-15T17:59:00Z">
            <w:rPr>
              <w:rFonts w:cs="Times New Roman"/>
              <w:b/>
              <w:bCs/>
            </w:rPr>
          </w:rPrChange>
        </w:rPr>
        <w:t>9158541</w:t>
      </w:r>
      <w:r w:rsidRPr="00963ED8">
        <w:rPr>
          <w:rFonts w:cs="Times New Roman"/>
          <w:lang w:val="es-CO"/>
          <w:rPrChange w:id="6034" w:author="Massiel Nayibe Moreno Ladino" w:date="2025-01-15T12:59:00Z" w16du:dateUtc="2025-01-15T17:59:00Z">
            <w:rPr>
              <w:rFonts w:cs="Times New Roman"/>
            </w:rPr>
          </w:rPrChange>
        </w:rPr>
        <w:t xml:space="preserve">. Todos los viajeros POA deben crear una cuenta separada, ya que las tarjetas de identificación se emiten en base a la información de registro. </w:t>
      </w:r>
    </w:p>
    <w:p w14:paraId="0F92BEE9" w14:textId="77777777" w:rsidR="008858A6" w:rsidRPr="00963ED8" w:rsidRDefault="008858A6" w:rsidP="008858A6">
      <w:pPr>
        <w:spacing w:line="360" w:lineRule="auto"/>
        <w:jc w:val="both"/>
        <w:rPr>
          <w:rFonts w:cs="Times New Roman"/>
          <w:lang w:val="es-CO"/>
          <w:rPrChange w:id="6035" w:author="Massiel Nayibe Moreno Ladino" w:date="2025-01-15T12:59:00Z" w16du:dateUtc="2025-01-15T17:59:00Z">
            <w:rPr>
              <w:rFonts w:cs="Times New Roman"/>
            </w:rPr>
          </w:rPrChange>
        </w:rPr>
      </w:pPr>
    </w:p>
    <w:p w14:paraId="5EC6EE96" w14:textId="77777777" w:rsidR="00441859" w:rsidRPr="00963ED8" w:rsidRDefault="00DE7F5C">
      <w:pPr>
        <w:spacing w:line="360" w:lineRule="auto"/>
        <w:jc w:val="both"/>
        <w:rPr>
          <w:rFonts w:cs="Times New Roman"/>
          <w:b/>
          <w:bCs/>
          <w:u w:val="single"/>
          <w:lang w:val="es-CO"/>
          <w:rPrChange w:id="6036" w:author="Massiel Nayibe Moreno Ladino" w:date="2025-01-15T12:59:00Z" w16du:dateUtc="2025-01-15T17:59:00Z">
            <w:rPr>
              <w:rFonts w:cs="Times New Roman"/>
              <w:b/>
              <w:bCs/>
              <w:u w:val="single"/>
            </w:rPr>
          </w:rPrChange>
        </w:rPr>
      </w:pPr>
      <w:r w:rsidRPr="00963ED8">
        <w:rPr>
          <w:rFonts w:cs="Times New Roman"/>
          <w:b/>
          <w:bCs/>
          <w:u w:val="single"/>
          <w:lang w:val="es-CO"/>
          <w:rPrChange w:id="6037" w:author="Massiel Nayibe Moreno Ladino" w:date="2025-01-15T12:59:00Z" w16du:dateUtc="2025-01-15T17:59:00Z">
            <w:rPr>
              <w:rFonts w:cs="Times New Roman"/>
              <w:b/>
              <w:bCs/>
              <w:u w:val="single"/>
            </w:rPr>
          </w:rPrChange>
        </w:rPr>
        <w:t>Inscripción en las alertas de seguridad</w:t>
      </w:r>
    </w:p>
    <w:p w14:paraId="10BBC77D" w14:textId="77777777" w:rsidR="00441859" w:rsidRPr="00963ED8" w:rsidRDefault="00DE7F5C">
      <w:pPr>
        <w:spacing w:line="360" w:lineRule="auto"/>
        <w:jc w:val="both"/>
        <w:rPr>
          <w:rFonts w:cs="Times New Roman"/>
          <w:b/>
          <w:bCs/>
          <w:lang w:val="es-CO"/>
          <w:rPrChange w:id="6038" w:author="Massiel Nayibe Moreno Ladino" w:date="2025-01-15T12:59:00Z" w16du:dateUtc="2025-01-15T17:59:00Z">
            <w:rPr>
              <w:rFonts w:cs="Times New Roman"/>
              <w:b/>
              <w:bCs/>
            </w:rPr>
          </w:rPrChange>
        </w:rPr>
      </w:pPr>
      <w:r w:rsidRPr="00963ED8">
        <w:rPr>
          <w:rFonts w:cs="Times New Roman"/>
          <w:lang w:val="es-CO"/>
          <w:rPrChange w:id="6039" w:author="Massiel Nayibe Moreno Ladino" w:date="2025-01-15T12:59:00Z" w16du:dateUtc="2025-01-15T17:59:00Z">
            <w:rPr>
              <w:rFonts w:cs="Times New Roman"/>
            </w:rPr>
          </w:rPrChange>
        </w:rPr>
        <w:t xml:space="preserve">El viajero también puede optar por recibir alertas de seguridad y de viaje para los planes de viaje previstos hasta el nivel de país y ciudad cuando inicie sesión en su </w:t>
      </w:r>
      <w:r>
        <w:fldChar w:fldCharType="begin"/>
      </w:r>
      <w:r w:rsidRPr="00963ED8">
        <w:rPr>
          <w:lang w:val="es-CO"/>
          <w:rPrChange w:id="6040" w:author="Massiel Nayibe Moreno Ladino" w:date="2025-01-15T12:59:00Z" w16du:dateUtc="2025-01-15T17:59:00Z">
            <w:rPr/>
          </w:rPrChange>
        </w:rPr>
        <w:instrText>HYPERLINK "https://travelguard.secure.force.com/TravelAssistance/TGRegister?PL=AIGACCIDENTANDHEALTH"</w:instrText>
      </w:r>
      <w:r>
        <w:fldChar w:fldCharType="separate"/>
      </w:r>
      <w:r w:rsidRPr="00963ED8">
        <w:rPr>
          <w:rStyle w:val="Hipervnculo"/>
          <w:rFonts w:cs="Times New Roman"/>
          <w:b/>
          <w:bCs/>
          <w:lang w:val="es-CO"/>
          <w:rPrChange w:id="6041" w:author="Massiel Nayibe Moreno Ladino" w:date="2025-01-15T12:59:00Z" w16du:dateUtc="2025-01-15T17:59:00Z">
            <w:rPr>
              <w:rStyle w:val="Hipervnculo"/>
              <w:rFonts w:cs="Times New Roman"/>
              <w:b/>
              <w:bCs/>
            </w:rPr>
          </w:rPrChange>
        </w:rPr>
        <w:t>cuenta de AIG</w:t>
      </w:r>
      <w:r>
        <w:fldChar w:fldCharType="end"/>
      </w:r>
      <w:r w:rsidRPr="00963ED8">
        <w:rPr>
          <w:rFonts w:cs="Times New Roman"/>
          <w:b/>
          <w:bCs/>
          <w:lang w:val="es-CO"/>
          <w:rPrChange w:id="6042" w:author="Massiel Nayibe Moreno Ladino" w:date="2025-01-15T12:59:00Z" w16du:dateUtc="2025-01-15T17:59:00Z">
            <w:rPr>
              <w:rFonts w:cs="Times New Roman"/>
              <w:b/>
              <w:bCs/>
            </w:rPr>
          </w:rPrChange>
        </w:rPr>
        <w:t>.</w:t>
      </w:r>
    </w:p>
    <w:p w14:paraId="75C7BAAD" w14:textId="77777777" w:rsidR="008858A6" w:rsidRPr="00963ED8" w:rsidRDefault="008858A6" w:rsidP="008858A6">
      <w:pPr>
        <w:spacing w:line="360" w:lineRule="auto"/>
        <w:jc w:val="both"/>
        <w:rPr>
          <w:rFonts w:cs="Times New Roman"/>
          <w:b/>
          <w:bCs/>
          <w:lang w:val="es-CO"/>
          <w:rPrChange w:id="6043" w:author="Massiel Nayibe Moreno Ladino" w:date="2025-01-15T12:59:00Z" w16du:dateUtc="2025-01-15T17:59:00Z">
            <w:rPr>
              <w:rFonts w:cs="Times New Roman"/>
              <w:b/>
              <w:bCs/>
            </w:rPr>
          </w:rPrChange>
        </w:rPr>
      </w:pPr>
    </w:p>
    <w:p w14:paraId="0EE0B578" w14:textId="77777777" w:rsidR="00441859" w:rsidRPr="00963ED8" w:rsidRDefault="00DE7F5C">
      <w:pPr>
        <w:spacing w:line="360" w:lineRule="auto"/>
        <w:jc w:val="both"/>
        <w:rPr>
          <w:rFonts w:cs="Times New Roman"/>
          <w:b/>
          <w:bCs/>
          <w:u w:val="single"/>
          <w:lang w:val="es-CO"/>
          <w:rPrChange w:id="6044" w:author="Massiel Nayibe Moreno Ladino" w:date="2025-01-15T12:59:00Z" w16du:dateUtc="2025-01-15T17:59:00Z">
            <w:rPr>
              <w:rFonts w:cs="Times New Roman"/>
              <w:b/>
              <w:bCs/>
              <w:u w:val="single"/>
            </w:rPr>
          </w:rPrChange>
        </w:rPr>
      </w:pPr>
      <w:r w:rsidRPr="00963ED8">
        <w:rPr>
          <w:rFonts w:cs="Times New Roman"/>
          <w:b/>
          <w:bCs/>
          <w:u w:val="single"/>
          <w:lang w:val="es-CO"/>
          <w:rPrChange w:id="6045" w:author="Massiel Nayibe Moreno Ladino" w:date="2025-01-15T12:59:00Z" w16du:dateUtc="2025-01-15T17:59:00Z">
            <w:rPr>
              <w:rFonts w:cs="Times New Roman"/>
              <w:b/>
              <w:bCs/>
              <w:u w:val="single"/>
            </w:rPr>
          </w:rPrChange>
        </w:rPr>
        <w:t>Información de contacto de AIG Insurance</w:t>
      </w:r>
    </w:p>
    <w:p w14:paraId="5D9E72C4" w14:textId="77777777" w:rsidR="00441859" w:rsidRPr="00963ED8" w:rsidRDefault="00DE7F5C">
      <w:pPr>
        <w:autoSpaceDE w:val="0"/>
        <w:autoSpaceDN w:val="0"/>
        <w:adjustRightInd w:val="0"/>
        <w:spacing w:line="360" w:lineRule="auto"/>
        <w:rPr>
          <w:rFonts w:cs="Times New Roman"/>
          <w:color w:val="000000"/>
          <w:lang w:val="es-CO"/>
          <w:rPrChange w:id="6046" w:author="Massiel Nayibe Moreno Ladino" w:date="2025-01-15T12:59:00Z" w16du:dateUtc="2025-01-15T17:59:00Z">
            <w:rPr>
              <w:rFonts w:cs="Times New Roman"/>
              <w:color w:val="000000"/>
            </w:rPr>
          </w:rPrChange>
        </w:rPr>
      </w:pPr>
      <w:r w:rsidRPr="00963ED8">
        <w:rPr>
          <w:rFonts w:cs="Times New Roman"/>
          <w:color w:val="000000"/>
          <w:lang w:val="es-CO"/>
          <w:rPrChange w:id="6047" w:author="Massiel Nayibe Moreno Ladino" w:date="2025-01-15T12:59:00Z" w16du:dateUtc="2025-01-15T17:59:00Z">
            <w:rPr>
              <w:rFonts w:cs="Times New Roman"/>
              <w:color w:val="000000"/>
            </w:rPr>
          </w:rPrChange>
        </w:rPr>
        <w:t>Tomador del seguro: Partners of the Americas, Inc.</w:t>
      </w:r>
    </w:p>
    <w:p w14:paraId="22A5AF8F" w14:textId="77777777" w:rsidR="00441859" w:rsidRPr="00963ED8" w:rsidRDefault="00DE7F5C">
      <w:pPr>
        <w:autoSpaceDE w:val="0"/>
        <w:autoSpaceDN w:val="0"/>
        <w:adjustRightInd w:val="0"/>
        <w:spacing w:line="360" w:lineRule="auto"/>
        <w:rPr>
          <w:rFonts w:cs="Times New Roman"/>
          <w:color w:val="000000"/>
          <w:lang w:val="es-CO"/>
          <w:rPrChange w:id="6048" w:author="Massiel Nayibe Moreno Ladino" w:date="2025-01-15T12:59:00Z" w16du:dateUtc="2025-01-15T17:59:00Z">
            <w:rPr>
              <w:rFonts w:cs="Times New Roman"/>
              <w:color w:val="000000"/>
            </w:rPr>
          </w:rPrChange>
        </w:rPr>
      </w:pPr>
      <w:r w:rsidRPr="00963ED8">
        <w:rPr>
          <w:rFonts w:cs="Times New Roman"/>
          <w:color w:val="000000"/>
          <w:lang w:val="es-CO"/>
          <w:rPrChange w:id="6049" w:author="Massiel Nayibe Moreno Ladino" w:date="2025-01-15T12:59:00Z" w16du:dateUtc="2025-01-15T17:59:00Z">
            <w:rPr>
              <w:rFonts w:cs="Times New Roman"/>
              <w:color w:val="000000"/>
            </w:rPr>
          </w:rPrChange>
        </w:rPr>
        <w:lastRenderedPageBreak/>
        <w:t>Número de póliza: 9158541</w:t>
      </w:r>
    </w:p>
    <w:p w14:paraId="494CB912" w14:textId="77777777" w:rsidR="00441859" w:rsidRPr="00963ED8" w:rsidRDefault="00DE7F5C">
      <w:pPr>
        <w:autoSpaceDE w:val="0"/>
        <w:autoSpaceDN w:val="0"/>
        <w:adjustRightInd w:val="0"/>
        <w:spacing w:line="360" w:lineRule="auto"/>
        <w:rPr>
          <w:rFonts w:cs="Times New Roman"/>
          <w:b/>
          <w:bCs/>
          <w:color w:val="00A5E5"/>
          <w:lang w:val="es-CO"/>
          <w:rPrChange w:id="6050" w:author="Massiel Nayibe Moreno Ladino" w:date="2025-01-15T12:59:00Z" w16du:dateUtc="2025-01-15T17:59:00Z">
            <w:rPr>
              <w:rFonts w:cs="Times New Roman"/>
              <w:b/>
              <w:bCs/>
              <w:color w:val="00A5E5"/>
            </w:rPr>
          </w:rPrChange>
        </w:rPr>
      </w:pPr>
      <w:r w:rsidRPr="00963ED8">
        <w:rPr>
          <w:rFonts w:cs="Times New Roman"/>
          <w:color w:val="000000"/>
          <w:lang w:val="es-CO"/>
          <w:rPrChange w:id="6051" w:author="Massiel Nayibe Moreno Ladino" w:date="2025-01-15T12:59:00Z" w16du:dateUtc="2025-01-15T17:59:00Z">
            <w:rPr>
              <w:rFonts w:cs="Times New Roman"/>
              <w:color w:val="000000"/>
            </w:rPr>
          </w:rPrChange>
        </w:rPr>
        <w:t xml:space="preserve">Teléfono gratuito (dentro de EE.UU.): </w:t>
      </w:r>
      <w:r w:rsidRPr="00963ED8">
        <w:rPr>
          <w:rFonts w:cs="Times New Roman"/>
          <w:b/>
          <w:bCs/>
          <w:color w:val="00A5E5"/>
          <w:lang w:val="es-CO"/>
          <w:rPrChange w:id="6052" w:author="Massiel Nayibe Moreno Ladino" w:date="2025-01-15T12:59:00Z" w16du:dateUtc="2025-01-15T17:59:00Z">
            <w:rPr>
              <w:rFonts w:cs="Times New Roman"/>
              <w:b/>
              <w:bCs/>
              <w:color w:val="00A5E5"/>
            </w:rPr>
          </w:rPrChange>
        </w:rPr>
        <w:t>1-877-244-6871</w:t>
      </w:r>
    </w:p>
    <w:p w14:paraId="1F64C341" w14:textId="77777777" w:rsidR="00441859" w:rsidRPr="00963ED8" w:rsidRDefault="00DE7F5C">
      <w:pPr>
        <w:autoSpaceDE w:val="0"/>
        <w:autoSpaceDN w:val="0"/>
        <w:adjustRightInd w:val="0"/>
        <w:spacing w:line="360" w:lineRule="auto"/>
        <w:rPr>
          <w:rFonts w:cs="Times New Roman"/>
          <w:b/>
          <w:bCs/>
          <w:color w:val="00A5E5"/>
          <w:lang w:val="es-CO"/>
          <w:rPrChange w:id="6053" w:author="Massiel Nayibe Moreno Ladino" w:date="2025-01-15T12:59:00Z" w16du:dateUtc="2025-01-15T17:59:00Z">
            <w:rPr>
              <w:rFonts w:cs="Times New Roman"/>
              <w:b/>
              <w:bCs/>
              <w:color w:val="00A5E5"/>
            </w:rPr>
          </w:rPrChange>
        </w:rPr>
      </w:pPr>
      <w:r w:rsidRPr="00963ED8">
        <w:rPr>
          <w:rFonts w:cs="Times New Roman"/>
          <w:color w:val="000000"/>
          <w:lang w:val="es-CO"/>
          <w:rPrChange w:id="6054" w:author="Massiel Nayibe Moreno Ladino" w:date="2025-01-15T12:59:00Z" w16du:dateUtc="2025-01-15T17:59:00Z">
            <w:rPr>
              <w:rFonts w:cs="Times New Roman"/>
              <w:color w:val="000000"/>
            </w:rPr>
          </w:rPrChange>
        </w:rPr>
        <w:t xml:space="preserve">Cobro revertido (fuera de EE.UU.): </w:t>
      </w:r>
      <w:r w:rsidRPr="00963ED8">
        <w:rPr>
          <w:rFonts w:cs="Times New Roman"/>
          <w:b/>
          <w:bCs/>
          <w:color w:val="00A5E5"/>
          <w:lang w:val="es-CO"/>
          <w:rPrChange w:id="6055" w:author="Massiel Nayibe Moreno Ladino" w:date="2025-01-15T12:59:00Z" w16du:dateUtc="2025-01-15T17:59:00Z">
            <w:rPr>
              <w:rFonts w:cs="Times New Roman"/>
              <w:b/>
              <w:bCs/>
              <w:color w:val="00A5E5"/>
            </w:rPr>
          </w:rPrChange>
        </w:rPr>
        <w:t>+1-715-346-0859</w:t>
      </w:r>
    </w:p>
    <w:p w14:paraId="77A354AD" w14:textId="77777777" w:rsidR="00441859" w:rsidRPr="00963ED8" w:rsidRDefault="00DE7F5C">
      <w:pPr>
        <w:autoSpaceDE w:val="0"/>
        <w:autoSpaceDN w:val="0"/>
        <w:adjustRightInd w:val="0"/>
        <w:spacing w:line="360" w:lineRule="auto"/>
        <w:rPr>
          <w:rFonts w:cs="Times New Roman"/>
          <w:b/>
          <w:bCs/>
          <w:color w:val="00A5E5"/>
          <w:lang w:val="es-CO"/>
          <w:rPrChange w:id="6056" w:author="Massiel Nayibe Moreno Ladino" w:date="2025-01-15T12:59:00Z" w16du:dateUtc="2025-01-15T17:59:00Z">
            <w:rPr>
              <w:rFonts w:cs="Times New Roman"/>
              <w:b/>
              <w:bCs/>
              <w:color w:val="00A5E5"/>
            </w:rPr>
          </w:rPrChange>
        </w:rPr>
      </w:pPr>
      <w:r w:rsidRPr="00963ED8">
        <w:rPr>
          <w:rFonts w:cs="Times New Roman"/>
          <w:color w:val="000000"/>
          <w:lang w:val="es-CO"/>
          <w:rPrChange w:id="6057" w:author="Massiel Nayibe Moreno Ladino" w:date="2025-01-15T12:59:00Z" w16du:dateUtc="2025-01-15T17:59:00Z">
            <w:rPr>
              <w:rFonts w:cs="Times New Roman"/>
              <w:color w:val="000000"/>
            </w:rPr>
          </w:rPrChange>
        </w:rPr>
        <w:t xml:space="preserve">Correo electrónico: </w:t>
      </w:r>
      <w:r w:rsidRPr="00963ED8">
        <w:rPr>
          <w:rFonts w:cs="Times New Roman"/>
          <w:b/>
          <w:bCs/>
          <w:color w:val="00A5E5"/>
          <w:lang w:val="es-CO"/>
          <w:rPrChange w:id="6058" w:author="Massiel Nayibe Moreno Ladino" w:date="2025-01-15T12:59:00Z" w16du:dateUtc="2025-01-15T17:59:00Z">
            <w:rPr>
              <w:rFonts w:cs="Times New Roman"/>
              <w:b/>
              <w:bCs/>
              <w:color w:val="00A5E5"/>
            </w:rPr>
          </w:rPrChange>
        </w:rPr>
        <w:t>assistance@aig.com</w:t>
      </w:r>
    </w:p>
    <w:p w14:paraId="4FF4564D" w14:textId="77777777" w:rsidR="00441859" w:rsidRPr="00963ED8" w:rsidRDefault="00DE7F5C">
      <w:pPr>
        <w:spacing w:line="360" w:lineRule="auto"/>
        <w:jc w:val="both"/>
        <w:rPr>
          <w:rFonts w:cs="Times New Roman"/>
          <w:lang w:val="es-CO"/>
          <w:rPrChange w:id="6059" w:author="Massiel Nayibe Moreno Ladino" w:date="2025-01-15T12:59:00Z" w16du:dateUtc="2025-01-15T17:59:00Z">
            <w:rPr>
              <w:rFonts w:cs="Times New Roman"/>
            </w:rPr>
          </w:rPrChange>
        </w:rPr>
      </w:pPr>
      <w:r w:rsidRPr="00963ED8">
        <w:rPr>
          <w:rFonts w:cs="Times New Roman"/>
          <w:b/>
          <w:bCs/>
          <w:color w:val="00A5E5"/>
          <w:lang w:val="es-CO"/>
          <w:rPrChange w:id="6060" w:author="Massiel Nayibe Moreno Ladino" w:date="2025-01-15T12:59:00Z" w16du:dateUtc="2025-01-15T17:59:00Z">
            <w:rPr>
              <w:rFonts w:cs="Times New Roman"/>
              <w:b/>
              <w:bCs/>
              <w:color w:val="00A5E5"/>
            </w:rPr>
          </w:rPrChange>
        </w:rPr>
        <w:t>aig.com/us/travelguardassistance</w:t>
      </w:r>
    </w:p>
    <w:p w14:paraId="6B9F9FB6" w14:textId="77777777" w:rsidR="00441859" w:rsidRPr="00963ED8" w:rsidRDefault="00DE7F5C">
      <w:pPr>
        <w:pStyle w:val="Ttulo3"/>
        <w:rPr>
          <w:b w:val="0"/>
          <w:sz w:val="24"/>
          <w:lang w:val="es-CO"/>
          <w:rPrChange w:id="6061" w:author="Massiel Nayibe Moreno Ladino" w:date="2025-01-15T12:59:00Z" w16du:dateUtc="2025-01-15T17:59:00Z">
            <w:rPr>
              <w:b w:val="0"/>
              <w:sz w:val="24"/>
            </w:rPr>
          </w:rPrChange>
        </w:rPr>
      </w:pPr>
      <w:bookmarkStart w:id="6062" w:name="_Toc156562570"/>
      <w:bookmarkStart w:id="6063" w:name="_Toc184806953"/>
      <w:bookmarkStart w:id="6064" w:name="_Toc185435476"/>
      <w:r w:rsidRPr="00963ED8">
        <w:rPr>
          <w:rStyle w:val="Ttulo3Car"/>
          <w:b/>
          <w:bCs/>
          <w:lang w:val="es-CO"/>
          <w:rPrChange w:id="6065" w:author="Massiel Nayibe Moreno Ladino" w:date="2025-01-15T12:59:00Z" w16du:dateUtc="2025-01-15T17:59:00Z">
            <w:rPr>
              <w:rStyle w:val="Ttulo3Car"/>
              <w:b/>
              <w:bCs/>
            </w:rPr>
          </w:rPrChange>
        </w:rPr>
        <w:t>14.4.2 Proveedor de seguridad</w:t>
      </w:r>
      <w:bookmarkEnd w:id="6062"/>
      <w:bookmarkEnd w:id="6063"/>
      <w:bookmarkEnd w:id="6064"/>
    </w:p>
    <w:p w14:paraId="65BEFDDA" w14:textId="77777777" w:rsidR="00441859" w:rsidRPr="00963ED8" w:rsidRDefault="00DE7F5C">
      <w:pPr>
        <w:spacing w:line="360" w:lineRule="auto"/>
        <w:jc w:val="both"/>
        <w:rPr>
          <w:rFonts w:cs="Times New Roman"/>
          <w:lang w:val="es-CO"/>
          <w:rPrChange w:id="6066" w:author="Massiel Nayibe Moreno Ladino" w:date="2025-01-15T12:59:00Z" w16du:dateUtc="2025-01-15T17:59:00Z">
            <w:rPr>
              <w:rFonts w:cs="Times New Roman"/>
            </w:rPr>
          </w:rPrChange>
        </w:rPr>
      </w:pPr>
      <w:r w:rsidRPr="00963ED8">
        <w:rPr>
          <w:rFonts w:cs="Times New Roman"/>
          <w:lang w:val="es-CO"/>
          <w:rPrChange w:id="6067" w:author="Massiel Nayibe Moreno Ladino" w:date="2025-01-15T12:59:00Z" w16du:dateUtc="2025-01-15T17:59:00Z">
            <w:rPr>
              <w:rFonts w:cs="Times New Roman"/>
            </w:rPr>
          </w:rPrChange>
        </w:rPr>
        <w:t>Todos los viajeros, tanto nacionales como internacionales, están cubiertos por el proveedor de seguridad de Partners, RSM. En caso de que se produzca una situación de riesgo vital inmediato durante un viaje internacional por motivos de trabajo, Partners ha contratado a RSM para que preste los siguientes servicios:</w:t>
      </w:r>
    </w:p>
    <w:p w14:paraId="195A4472" w14:textId="77777777" w:rsidR="008858A6" w:rsidRPr="00963ED8" w:rsidRDefault="008858A6" w:rsidP="008858A6">
      <w:pPr>
        <w:spacing w:line="360" w:lineRule="auto"/>
        <w:jc w:val="both"/>
        <w:rPr>
          <w:rFonts w:cs="Times New Roman"/>
          <w:lang w:val="es-CO"/>
          <w:rPrChange w:id="6068" w:author="Massiel Nayibe Moreno Ladino" w:date="2025-01-15T12:59:00Z" w16du:dateUtc="2025-01-15T17:59:00Z">
            <w:rPr>
              <w:rFonts w:cs="Times New Roman"/>
            </w:rPr>
          </w:rPrChange>
        </w:rPr>
      </w:pPr>
    </w:p>
    <w:p w14:paraId="6B1D9465" w14:textId="77777777" w:rsidR="00441859" w:rsidRDefault="00DE7F5C">
      <w:pPr>
        <w:pStyle w:val="Prrafodelista"/>
        <w:numPr>
          <w:ilvl w:val="0"/>
          <w:numId w:val="198"/>
        </w:numPr>
        <w:spacing w:line="360" w:lineRule="auto"/>
        <w:jc w:val="both"/>
        <w:rPr>
          <w:rFonts w:cs="Times New Roman"/>
        </w:rPr>
      </w:pPr>
      <w:r w:rsidRPr="001F2382">
        <w:rPr>
          <w:rFonts w:cs="Times New Roman"/>
        </w:rPr>
        <w:t>Respuesta a emergencias y crisis</w:t>
      </w:r>
    </w:p>
    <w:p w14:paraId="68D2DEB9" w14:textId="77777777" w:rsidR="00441859" w:rsidRPr="00963ED8" w:rsidRDefault="00DE7F5C">
      <w:pPr>
        <w:pStyle w:val="Prrafodelista"/>
        <w:numPr>
          <w:ilvl w:val="0"/>
          <w:numId w:val="198"/>
        </w:numPr>
        <w:spacing w:line="360" w:lineRule="auto"/>
        <w:jc w:val="both"/>
        <w:rPr>
          <w:rFonts w:cs="Times New Roman"/>
          <w:lang w:val="es-CO"/>
          <w:rPrChange w:id="6069" w:author="Massiel Nayibe Moreno Ladino" w:date="2025-01-15T12:59:00Z" w16du:dateUtc="2025-01-15T17:59:00Z">
            <w:rPr>
              <w:rFonts w:cs="Times New Roman"/>
            </w:rPr>
          </w:rPrChange>
        </w:rPr>
      </w:pPr>
      <w:r w:rsidRPr="00963ED8">
        <w:rPr>
          <w:rFonts w:cs="Times New Roman"/>
          <w:lang w:val="es-CO"/>
          <w:rPrChange w:id="6070" w:author="Massiel Nayibe Moreno Ladino" w:date="2025-01-15T12:59:00Z" w16du:dateUtc="2025-01-15T17:59:00Z">
            <w:rPr>
              <w:rFonts w:cs="Times New Roman"/>
            </w:rPr>
          </w:rPrChange>
        </w:rPr>
        <w:t xml:space="preserve">Prestar asistencia en evacuaciones por motivos de seguridad, políticos, médicos, catástrofes naturales y de otro tipo. </w:t>
      </w:r>
    </w:p>
    <w:p w14:paraId="7CB75F1B" w14:textId="77777777" w:rsidR="00441859" w:rsidRDefault="00DE7F5C">
      <w:pPr>
        <w:pStyle w:val="Prrafodelista"/>
        <w:numPr>
          <w:ilvl w:val="0"/>
          <w:numId w:val="198"/>
        </w:numPr>
        <w:spacing w:line="360" w:lineRule="auto"/>
        <w:jc w:val="both"/>
        <w:rPr>
          <w:rFonts w:cs="Times New Roman"/>
        </w:rPr>
      </w:pPr>
      <w:r w:rsidRPr="001F2382">
        <w:rPr>
          <w:rFonts w:cs="Times New Roman"/>
        </w:rPr>
        <w:t>Rutas de evacuación seguras</w:t>
      </w:r>
    </w:p>
    <w:p w14:paraId="21C89156" w14:textId="77777777" w:rsidR="00441859" w:rsidRDefault="00DE7F5C">
      <w:pPr>
        <w:pStyle w:val="Prrafodelista"/>
        <w:numPr>
          <w:ilvl w:val="0"/>
          <w:numId w:val="198"/>
        </w:numPr>
        <w:spacing w:line="360" w:lineRule="auto"/>
        <w:jc w:val="both"/>
        <w:rPr>
          <w:rFonts w:cs="Times New Roman"/>
        </w:rPr>
      </w:pPr>
      <w:r w:rsidRPr="001F2382">
        <w:rPr>
          <w:rFonts w:cs="Times New Roman"/>
        </w:rPr>
        <w:t xml:space="preserve">Casas seguras </w:t>
      </w:r>
    </w:p>
    <w:p w14:paraId="267C53E8" w14:textId="77777777" w:rsidR="00441859" w:rsidRPr="00963ED8" w:rsidRDefault="00DE7F5C">
      <w:pPr>
        <w:pStyle w:val="Prrafodelista"/>
        <w:numPr>
          <w:ilvl w:val="0"/>
          <w:numId w:val="198"/>
        </w:numPr>
        <w:spacing w:line="360" w:lineRule="auto"/>
        <w:jc w:val="both"/>
        <w:rPr>
          <w:rFonts w:cs="Times New Roman"/>
          <w:lang w:val="es-CO"/>
          <w:rPrChange w:id="6071" w:author="Massiel Nayibe Moreno Ladino" w:date="2025-01-15T12:59:00Z" w16du:dateUtc="2025-01-15T17:59:00Z">
            <w:rPr>
              <w:rFonts w:cs="Times New Roman"/>
            </w:rPr>
          </w:rPrChange>
        </w:rPr>
      </w:pPr>
      <w:r w:rsidRPr="00963ED8">
        <w:rPr>
          <w:rFonts w:cs="Times New Roman"/>
          <w:lang w:val="es-CO"/>
          <w:rPrChange w:id="6072" w:author="Massiel Nayibe Moreno Ladino" w:date="2025-01-15T12:59:00Z" w16du:dateUtc="2025-01-15T17:59:00Z">
            <w:rPr>
              <w:rFonts w:cs="Times New Roman"/>
            </w:rPr>
          </w:rPrChange>
        </w:rPr>
        <w:t>Otros servicios de seguridad en función de la situación.</w:t>
      </w:r>
    </w:p>
    <w:p w14:paraId="6DB2ABD6" w14:textId="77777777" w:rsidR="008858A6" w:rsidRPr="00963ED8" w:rsidRDefault="008858A6" w:rsidP="008858A6">
      <w:pPr>
        <w:spacing w:line="360" w:lineRule="auto"/>
        <w:jc w:val="both"/>
        <w:rPr>
          <w:rFonts w:cs="Times New Roman"/>
          <w:lang w:val="es-CO"/>
          <w:rPrChange w:id="6073" w:author="Massiel Nayibe Moreno Ladino" w:date="2025-01-15T12:59:00Z" w16du:dateUtc="2025-01-15T17:59:00Z">
            <w:rPr>
              <w:rFonts w:cs="Times New Roman"/>
            </w:rPr>
          </w:rPrChange>
        </w:rPr>
      </w:pPr>
    </w:p>
    <w:p w14:paraId="0AAB9F96" w14:textId="77777777" w:rsidR="00441859" w:rsidRPr="00963ED8" w:rsidRDefault="00DE7F5C">
      <w:pPr>
        <w:spacing w:line="360" w:lineRule="auto"/>
        <w:jc w:val="both"/>
        <w:rPr>
          <w:rFonts w:cs="Times New Roman"/>
          <w:lang w:val="es-CO"/>
          <w:rPrChange w:id="6074" w:author="Massiel Nayibe Moreno Ladino" w:date="2025-01-15T12:59:00Z" w16du:dateUtc="2025-01-15T17:59:00Z">
            <w:rPr>
              <w:rFonts w:cs="Times New Roman"/>
            </w:rPr>
          </w:rPrChange>
        </w:rPr>
      </w:pPr>
      <w:r w:rsidRPr="00963ED8">
        <w:rPr>
          <w:rFonts w:cs="Times New Roman"/>
          <w:lang w:val="es-CO"/>
          <w:rPrChange w:id="6075" w:author="Massiel Nayibe Moreno Ladino" w:date="2025-01-15T12:59:00Z" w16du:dateUtc="2025-01-15T17:59:00Z">
            <w:rPr>
              <w:rFonts w:cs="Times New Roman"/>
            </w:rPr>
          </w:rPrChange>
        </w:rPr>
        <w:t xml:space="preserve">Para informar de una emergencia o suceso de seguridad, llame a la línea directa +1 209-330-8454, disponible en varios idiomas 24 horas al día, 7 días a la semana. Más información sobre los servicios de RSM en </w:t>
      </w:r>
      <w:r>
        <w:fldChar w:fldCharType="begin"/>
      </w:r>
      <w:r w:rsidRPr="00963ED8">
        <w:rPr>
          <w:lang w:val="es-CO"/>
          <w:rPrChange w:id="6076" w:author="Massiel Nayibe Moreno Ladino" w:date="2025-01-15T12:59:00Z" w16du:dateUtc="2025-01-15T17:59:00Z">
            <w:rPr/>
          </w:rPrChange>
        </w:rPr>
        <w:instrText>HYPERLINK "https://partnersnet107.sharepoint.com/:f:/s/FA/EnEC6m4h0_lFsrFysHiAC10BiA7HBE0qTdwp69Ux44WHag?e=m9KJys"</w:instrText>
      </w:r>
      <w:r>
        <w:fldChar w:fldCharType="separate"/>
      </w:r>
      <w:r w:rsidRPr="00963ED8">
        <w:rPr>
          <w:rStyle w:val="Hipervnculo"/>
          <w:rFonts w:cs="Times New Roman"/>
          <w:lang w:val="es-CO"/>
          <w:rPrChange w:id="6077" w:author="Massiel Nayibe Moreno Ladino" w:date="2025-01-15T12:59:00Z" w16du:dateUtc="2025-01-15T17:59:00Z">
            <w:rPr>
              <w:rStyle w:val="Hipervnculo"/>
              <w:rFonts w:cs="Times New Roman"/>
            </w:rPr>
          </w:rPrChange>
        </w:rPr>
        <w:t>SharePoint</w:t>
      </w:r>
      <w:r>
        <w:fldChar w:fldCharType="end"/>
      </w:r>
      <w:r w:rsidRPr="00963ED8">
        <w:rPr>
          <w:rFonts w:cs="Times New Roman"/>
          <w:lang w:val="es-CO"/>
          <w:rPrChange w:id="6078" w:author="Massiel Nayibe Moreno Ladino" w:date="2025-01-15T12:59:00Z" w16du:dateUtc="2025-01-15T17:59:00Z">
            <w:rPr>
              <w:rFonts w:cs="Times New Roman"/>
            </w:rPr>
          </w:rPrChange>
        </w:rPr>
        <w:t>.</w:t>
      </w:r>
    </w:p>
    <w:p w14:paraId="7515E8B9" w14:textId="77777777" w:rsidR="00441859" w:rsidRPr="00963ED8" w:rsidRDefault="00DE7F5C">
      <w:pPr>
        <w:pStyle w:val="Ttulo3"/>
        <w:rPr>
          <w:rStyle w:val="Ttulo3Car"/>
          <w:b/>
          <w:lang w:val="es-CO"/>
          <w:rPrChange w:id="6079" w:author="Massiel Nayibe Moreno Ladino" w:date="2025-01-15T12:59:00Z" w16du:dateUtc="2025-01-15T17:59:00Z">
            <w:rPr>
              <w:rStyle w:val="Ttulo3Car"/>
              <w:b/>
              <w:bCs/>
            </w:rPr>
          </w:rPrChange>
        </w:rPr>
      </w:pPr>
      <w:bookmarkStart w:id="6080" w:name="_Toc156562571"/>
      <w:bookmarkStart w:id="6081" w:name="_Toc184806954"/>
      <w:bookmarkStart w:id="6082" w:name="_Toc185435477"/>
      <w:r w:rsidRPr="00963ED8">
        <w:rPr>
          <w:rStyle w:val="Ttulo3Car"/>
          <w:b/>
          <w:bCs/>
          <w:lang w:val="es-CO"/>
          <w:rPrChange w:id="6083" w:author="Massiel Nayibe Moreno Ladino" w:date="2025-01-15T12:59:00Z" w16du:dateUtc="2025-01-15T17:59:00Z">
            <w:rPr>
              <w:rStyle w:val="Ttulo3Car"/>
              <w:b/>
              <w:bCs/>
            </w:rPr>
          </w:rPrChange>
        </w:rPr>
        <w:t xml:space="preserve">14.4.3 Protocolos de seguridad </w:t>
      </w:r>
      <w:bookmarkEnd w:id="6080"/>
      <w:bookmarkEnd w:id="6081"/>
      <w:bookmarkEnd w:id="6082"/>
    </w:p>
    <w:p w14:paraId="648DF9FD" w14:textId="77777777" w:rsidR="00441859" w:rsidRPr="00963ED8" w:rsidRDefault="00DE7F5C">
      <w:pPr>
        <w:spacing w:line="360" w:lineRule="auto"/>
        <w:jc w:val="both"/>
        <w:rPr>
          <w:rFonts w:cs="Times New Roman"/>
          <w:lang w:val="es-CO"/>
          <w:rPrChange w:id="6084" w:author="Massiel Nayibe Moreno Ladino" w:date="2025-01-15T12:59:00Z" w16du:dateUtc="2025-01-15T17:59:00Z">
            <w:rPr>
              <w:rFonts w:cs="Times New Roman"/>
            </w:rPr>
          </w:rPrChange>
        </w:rPr>
      </w:pPr>
      <w:r w:rsidRPr="00963ED8">
        <w:rPr>
          <w:rFonts w:cs="Times New Roman"/>
          <w:lang w:val="es-CO"/>
          <w:rPrChange w:id="6085" w:author="Massiel Nayibe Moreno Ladino" w:date="2025-01-15T12:59:00Z" w16du:dateUtc="2025-01-15T17:59:00Z">
            <w:rPr>
              <w:rFonts w:cs="Times New Roman"/>
            </w:rPr>
          </w:rPrChange>
        </w:rPr>
        <w:t xml:space="preserve">Partners toma precauciones para proteger la salud y el bienestar de sus viajeros mientras llevan a cabo sus tareas y responsabilidades en nombre de Partners. Partners se adhiere </w:t>
      </w:r>
      <w:r>
        <w:fldChar w:fldCharType="begin"/>
      </w:r>
      <w:r w:rsidRPr="00963ED8">
        <w:rPr>
          <w:lang w:val="es-CO"/>
          <w:rPrChange w:id="6086" w:author="Massiel Nayibe Moreno Ladino" w:date="2025-01-15T12:59:00Z" w16du:dateUtc="2025-01-15T17:59:00Z">
            <w:rPr/>
          </w:rPrChange>
        </w:rPr>
        <w:instrText>HYPERLINK "https://partnersnet107.sharepoint.com/:f:/s/FA/EojsvYGqSlFBl6wHKx8R5AEB5zcY5gCdCKTETQpbPRqSGg?e=CKxaUJ"</w:instrText>
      </w:r>
      <w:r>
        <w:fldChar w:fldCharType="separate"/>
      </w:r>
      <w:r w:rsidRPr="00963ED8">
        <w:rPr>
          <w:rStyle w:val="Hipervnculo"/>
          <w:rFonts w:cs="Times New Roman"/>
          <w:lang w:val="es-CO"/>
          <w:rPrChange w:id="6087" w:author="Massiel Nayibe Moreno Ladino" w:date="2025-01-15T12:59:00Z" w16du:dateUtc="2025-01-15T17:59:00Z">
            <w:rPr>
              <w:rStyle w:val="Hipervnculo"/>
              <w:rFonts w:cs="Times New Roman"/>
            </w:rPr>
          </w:rPrChange>
        </w:rPr>
        <w:t>a las Políticas Globales de Seguridad y Protección de Partners</w:t>
      </w:r>
      <w:r>
        <w:fldChar w:fldCharType="end"/>
      </w:r>
      <w:r w:rsidRPr="00963ED8">
        <w:rPr>
          <w:rFonts w:cs="Times New Roman"/>
          <w:lang w:val="es-CO"/>
          <w:rPrChange w:id="6088" w:author="Massiel Nayibe Moreno Ladino" w:date="2025-01-15T12:59:00Z" w16du:dateUtc="2025-01-15T17:59:00Z">
            <w:rPr>
              <w:rFonts w:cs="Times New Roman"/>
            </w:rPr>
          </w:rPrChange>
        </w:rPr>
        <w:t xml:space="preserve">. Las políticas de Partners consisten en una evaluación de riesgos, y protocolos de seguridad estándar para cada país diseñados para mitigar amenazas y mantener planes de contingencia. </w:t>
      </w:r>
    </w:p>
    <w:p w14:paraId="35BC579F" w14:textId="77777777" w:rsidR="00441859" w:rsidRPr="00963ED8" w:rsidRDefault="00DE7F5C">
      <w:pPr>
        <w:spacing w:line="360" w:lineRule="auto"/>
        <w:jc w:val="both"/>
        <w:rPr>
          <w:rFonts w:cs="Times New Roman"/>
          <w:lang w:val="es-CO"/>
          <w:rPrChange w:id="6089" w:author="Massiel Nayibe Moreno Ladino" w:date="2025-01-15T12:59:00Z" w16du:dateUtc="2025-01-15T17:59:00Z">
            <w:rPr>
              <w:rFonts w:cs="Times New Roman"/>
            </w:rPr>
          </w:rPrChange>
        </w:rPr>
      </w:pPr>
      <w:r w:rsidRPr="00963ED8">
        <w:rPr>
          <w:rFonts w:cs="Times New Roman"/>
          <w:lang w:val="es-CO"/>
          <w:rPrChange w:id="6090" w:author="Massiel Nayibe Moreno Ladino" w:date="2025-01-15T12:59:00Z" w16du:dateUtc="2025-01-15T17:59:00Z">
            <w:rPr>
              <w:rFonts w:cs="Times New Roman"/>
            </w:rPr>
          </w:rPrChange>
        </w:rPr>
        <w:t xml:space="preserve">Antes de emprender un viaje, el viajero debe revisar la </w:t>
      </w:r>
      <w:r>
        <w:fldChar w:fldCharType="begin"/>
      </w:r>
      <w:r w:rsidRPr="00963ED8">
        <w:rPr>
          <w:lang w:val="es-CO"/>
          <w:rPrChange w:id="6091" w:author="Massiel Nayibe Moreno Ladino" w:date="2025-01-15T12:59:00Z" w16du:dateUtc="2025-01-15T17:59:00Z">
            <w:rPr/>
          </w:rPrChange>
        </w:rPr>
        <w:instrText>HYPERLINK "https://partnersnet107.sharepoint.com/:f:/s/FA/ErHaAh6OQGhHgL4SyXsvm6wB_zIWs1V1rNRLtGSQdFLQBg?e=RJDAfN"</w:instrText>
      </w:r>
      <w:r>
        <w:fldChar w:fldCharType="separate"/>
      </w:r>
      <w:r w:rsidRPr="00963ED8">
        <w:rPr>
          <w:rStyle w:val="Hipervnculo"/>
          <w:rFonts w:cs="Times New Roman"/>
          <w:lang w:val="es-CO"/>
          <w:rPrChange w:id="6092" w:author="Massiel Nayibe Moreno Ladino" w:date="2025-01-15T12:59:00Z" w16du:dateUtc="2025-01-15T17:59:00Z">
            <w:rPr>
              <w:rStyle w:val="Hipervnculo"/>
              <w:rFonts w:cs="Times New Roman"/>
            </w:rPr>
          </w:rPrChange>
        </w:rPr>
        <w:t>sesión informativa previa a la llegada a los</w:t>
      </w:r>
      <w:r>
        <w:fldChar w:fldCharType="end"/>
      </w:r>
      <w:r w:rsidRPr="00963ED8">
        <w:rPr>
          <w:rFonts w:cs="Times New Roman"/>
          <w:lang w:val="es-CO"/>
          <w:rPrChange w:id="6093" w:author="Massiel Nayibe Moreno Ladino" w:date="2025-01-15T12:59:00Z" w16du:dateUtc="2025-01-15T17:59:00Z">
            <w:rPr>
              <w:rFonts w:cs="Times New Roman"/>
            </w:rPr>
          </w:rPrChange>
        </w:rPr>
        <w:t xml:space="preserve"> respectivos países. Se espera que todos los viajeros reporten todos los incidentes de seguridad y </w:t>
      </w:r>
      <w:r w:rsidRPr="00963ED8">
        <w:rPr>
          <w:rFonts w:cs="Times New Roman"/>
          <w:lang w:val="es-CO"/>
          <w:rPrChange w:id="6094" w:author="Massiel Nayibe Moreno Ladino" w:date="2025-01-15T12:59:00Z" w16du:dateUtc="2025-01-15T17:59:00Z">
            <w:rPr>
              <w:rFonts w:cs="Times New Roman"/>
            </w:rPr>
          </w:rPrChange>
        </w:rPr>
        <w:lastRenderedPageBreak/>
        <w:t>protección. Por favor hable con su supervisor o con el COO si tiene alguna pregunta acerca de los protocolos de seguridad de Compañeros.</w:t>
      </w:r>
    </w:p>
    <w:p w14:paraId="157A3A24" w14:textId="77777777" w:rsidR="00441859" w:rsidRPr="00963ED8" w:rsidRDefault="00DE7F5C">
      <w:pPr>
        <w:pStyle w:val="Ttulo2"/>
        <w:rPr>
          <w:lang w:val="es-CO"/>
          <w:rPrChange w:id="6095" w:author="Massiel Nayibe Moreno Ladino" w:date="2025-01-15T12:59:00Z" w16du:dateUtc="2025-01-15T17:59:00Z">
            <w:rPr/>
          </w:rPrChange>
        </w:rPr>
      </w:pPr>
      <w:bookmarkStart w:id="6096" w:name="_Toc82539604"/>
      <w:bookmarkStart w:id="6097" w:name="_Toc184806955"/>
      <w:bookmarkStart w:id="6098" w:name="_Toc185435478"/>
      <w:r w:rsidRPr="00963ED8">
        <w:rPr>
          <w:lang w:val="es-CO"/>
          <w:rPrChange w:id="6099" w:author="Massiel Nayibe Moreno Ladino" w:date="2025-01-15T12:59:00Z" w16du:dateUtc="2025-01-15T17:59:00Z">
            <w:rPr/>
          </w:rPrChange>
        </w:rPr>
        <w:t>14.5 Anticipos de viaje</w:t>
      </w:r>
      <w:bookmarkEnd w:id="6096"/>
      <w:bookmarkEnd w:id="6097"/>
      <w:bookmarkEnd w:id="6098"/>
    </w:p>
    <w:p w14:paraId="0D154695" w14:textId="77777777" w:rsidR="00441859" w:rsidRPr="00963ED8" w:rsidRDefault="00DE7F5C">
      <w:pPr>
        <w:spacing w:line="360" w:lineRule="auto"/>
        <w:jc w:val="both"/>
        <w:rPr>
          <w:rFonts w:cs="Times New Roman"/>
          <w:lang w:val="es-CO"/>
          <w:rPrChange w:id="6100" w:author="Massiel Nayibe Moreno Ladino" w:date="2025-01-15T12:59:00Z" w16du:dateUtc="2025-01-15T17:59:00Z">
            <w:rPr>
              <w:rFonts w:cs="Times New Roman"/>
            </w:rPr>
          </w:rPrChange>
        </w:rPr>
      </w:pPr>
      <w:r w:rsidRPr="00963ED8">
        <w:rPr>
          <w:rFonts w:cs="Times New Roman"/>
          <w:lang w:val="es-CO"/>
          <w:rPrChange w:id="6101" w:author="Massiel Nayibe Moreno Ladino" w:date="2025-01-15T12:59:00Z" w16du:dateUtc="2025-01-15T17:59:00Z">
            <w:rPr>
              <w:rFonts w:cs="Times New Roman"/>
            </w:rPr>
          </w:rPrChange>
        </w:rPr>
        <w:t>Por lo general, no se conceden anticipos de viaje para el personal, a menos que exista una circunstancia excepcional autorizada por los Socios HO. En su lugar, el POA pagará por adelantado el alojamiento, el transporte, el billete de avión y otros gastos de viaje en la medida de lo posible.</w:t>
      </w:r>
    </w:p>
    <w:p w14:paraId="04418E7C" w14:textId="77777777" w:rsidR="008858A6" w:rsidRPr="00963ED8" w:rsidRDefault="008858A6" w:rsidP="008858A6">
      <w:pPr>
        <w:spacing w:line="360" w:lineRule="auto"/>
        <w:jc w:val="both"/>
        <w:rPr>
          <w:rFonts w:cs="Times New Roman"/>
          <w:lang w:val="es-CO"/>
          <w:rPrChange w:id="6102" w:author="Massiel Nayibe Moreno Ladino" w:date="2025-01-15T12:59:00Z" w16du:dateUtc="2025-01-15T17:59:00Z">
            <w:rPr>
              <w:rFonts w:cs="Times New Roman"/>
            </w:rPr>
          </w:rPrChange>
        </w:rPr>
      </w:pPr>
    </w:p>
    <w:p w14:paraId="04416AE5" w14:textId="77777777" w:rsidR="00441859" w:rsidRPr="00963ED8" w:rsidRDefault="00DE7F5C">
      <w:pPr>
        <w:spacing w:line="360" w:lineRule="auto"/>
        <w:jc w:val="both"/>
        <w:rPr>
          <w:rFonts w:cs="Times New Roman"/>
          <w:lang w:val="es-CO"/>
          <w:rPrChange w:id="6103" w:author="Massiel Nayibe Moreno Ladino" w:date="2025-01-15T12:59:00Z" w16du:dateUtc="2025-01-15T17:59:00Z">
            <w:rPr>
              <w:rFonts w:cs="Times New Roman"/>
            </w:rPr>
          </w:rPrChange>
        </w:rPr>
      </w:pPr>
      <w:r w:rsidRPr="00963ED8">
        <w:rPr>
          <w:rFonts w:cs="Times New Roman"/>
          <w:lang w:val="es-CO"/>
          <w:rPrChange w:id="6104" w:author="Massiel Nayibe Moreno Ladino" w:date="2025-01-15T12:59:00Z" w16du:dateUtc="2025-01-15T17:59:00Z">
            <w:rPr>
              <w:rFonts w:cs="Times New Roman"/>
            </w:rPr>
          </w:rPrChange>
        </w:rPr>
        <w:t>En determinadas circunstancias autorizadas, sólo el personal puede solicitar un anticipo de viaje para obtener el efectivo adicional necesario. Cualquier anticipo de viaje del personal debe solicitarse antes de un viaje y de acuerdo con el ciclo de tramitación de pagos de los Socios. La solicitud debe incluir la justificación y la cantidad solicitada. La solicitud debe ir acompañada de una AT aprobada. El anticipo se limitará al 75% del importe total estimado de M&amp;IE. Todos los anticipos deberán liquidarse a los 30 días de la fecha de emisión, a menos que el período de viaje se prolongue más de dos semanas, en cuyo caso, el miembro del personal dispondrá de 60 días para liquidar el anticipo.</w:t>
      </w:r>
      <w:bookmarkEnd w:id="5971"/>
    </w:p>
    <w:p w14:paraId="5CAE7F79" w14:textId="77777777" w:rsidR="00441859" w:rsidRPr="00963ED8" w:rsidRDefault="00DE7F5C">
      <w:pPr>
        <w:pStyle w:val="Ttulo2"/>
        <w:jc w:val="both"/>
        <w:rPr>
          <w:lang w:val="es-CO"/>
          <w:rPrChange w:id="6105" w:author="Massiel Nayibe Moreno Ladino" w:date="2025-01-15T12:59:00Z" w16du:dateUtc="2025-01-15T17:59:00Z">
            <w:rPr/>
          </w:rPrChange>
        </w:rPr>
      </w:pPr>
      <w:bookmarkStart w:id="6106" w:name="_Toc29250570"/>
      <w:bookmarkStart w:id="6107" w:name="_Toc185435479"/>
      <w:r w:rsidRPr="00963ED8">
        <w:rPr>
          <w:lang w:val="es-CO"/>
          <w:rPrChange w:id="6108" w:author="Massiel Nayibe Moreno Ladino" w:date="2025-01-15T12:59:00Z" w16du:dateUtc="2025-01-15T17:59:00Z">
            <w:rPr/>
          </w:rPrChange>
        </w:rPr>
        <w:t>14.</w:t>
      </w:r>
      <w:r w:rsidR="00232A2A" w:rsidRPr="00963ED8">
        <w:rPr>
          <w:lang w:val="es-CO"/>
          <w:rPrChange w:id="6109" w:author="Massiel Nayibe Moreno Ladino" w:date="2025-01-15T12:59:00Z" w16du:dateUtc="2025-01-15T17:59:00Z">
            <w:rPr/>
          </w:rPrChange>
        </w:rPr>
        <w:t xml:space="preserve">6 </w:t>
      </w:r>
      <w:r w:rsidRPr="00963ED8">
        <w:rPr>
          <w:lang w:val="es-CO"/>
          <w:rPrChange w:id="6110" w:author="Massiel Nayibe Moreno Ladino" w:date="2025-01-15T12:59:00Z" w16du:dateUtc="2025-01-15T17:59:00Z">
            <w:rPr/>
          </w:rPrChange>
        </w:rPr>
        <w:t>Gastos admisibles y no admisibles (aplicable a todos)</w:t>
      </w:r>
      <w:bookmarkEnd w:id="6106"/>
      <w:bookmarkEnd w:id="6107"/>
    </w:p>
    <w:p w14:paraId="2D5D2C36" w14:textId="77777777" w:rsidR="00441859" w:rsidRPr="00963ED8" w:rsidRDefault="00DE7F5C">
      <w:pPr>
        <w:spacing w:line="360" w:lineRule="auto"/>
        <w:jc w:val="both"/>
        <w:rPr>
          <w:lang w:val="es-CO"/>
          <w:rPrChange w:id="6111" w:author="Massiel Nayibe Moreno Ladino" w:date="2025-01-15T12:59:00Z" w16du:dateUtc="2025-01-15T17:59:00Z">
            <w:rPr/>
          </w:rPrChange>
        </w:rPr>
      </w:pPr>
      <w:r w:rsidRPr="00963ED8">
        <w:rPr>
          <w:lang w:val="es-CO"/>
          <w:rPrChange w:id="6112" w:author="Massiel Nayibe Moreno Ladino" w:date="2025-01-15T12:59:00Z" w16du:dateUtc="2025-01-15T17:59:00Z">
            <w:rPr/>
          </w:rPrChange>
        </w:rPr>
        <w:t xml:space="preserve">Los siguientes gastos permitidos y no permitidos se aplican a todos los viajeros </w:t>
      </w:r>
      <w:r w:rsidR="00626C50" w:rsidRPr="00963ED8">
        <w:rPr>
          <w:lang w:val="es-CO"/>
          <w:rPrChange w:id="6113" w:author="Massiel Nayibe Moreno Ladino" w:date="2025-01-15T12:59:00Z" w16du:dateUtc="2025-01-15T17:59:00Z">
            <w:rPr/>
          </w:rPrChange>
        </w:rPr>
        <w:t xml:space="preserve">de </w:t>
      </w:r>
      <w:r w:rsidRPr="00963ED8">
        <w:rPr>
          <w:lang w:val="es-CO"/>
          <w:rPrChange w:id="6114" w:author="Massiel Nayibe Moreno Ladino" w:date="2025-01-15T12:59:00Z" w16du:dateUtc="2025-01-15T17:59:00Z">
            <w:rPr/>
          </w:rPrChange>
        </w:rPr>
        <w:t xml:space="preserve">Compañeros </w:t>
      </w:r>
      <w:r w:rsidR="00626C50" w:rsidRPr="00963ED8">
        <w:rPr>
          <w:lang w:val="es-CO"/>
          <w:rPrChange w:id="6115" w:author="Massiel Nayibe Moreno Ladino" w:date="2025-01-15T12:59:00Z" w16du:dateUtc="2025-01-15T17:59:00Z">
            <w:rPr/>
          </w:rPrChange>
        </w:rPr>
        <w:t xml:space="preserve">Colombia </w:t>
      </w:r>
      <w:r w:rsidRPr="00963ED8">
        <w:rPr>
          <w:lang w:val="es-CO"/>
          <w:rPrChange w:id="6116" w:author="Massiel Nayibe Moreno Ladino" w:date="2025-01-15T12:59:00Z" w16du:dateUtc="2025-01-15T17:59:00Z">
            <w:rPr/>
          </w:rPrChange>
        </w:rPr>
        <w:t>independientemente de su relación o de la ubicación de su base.</w:t>
      </w:r>
    </w:p>
    <w:p w14:paraId="6A75D2A1" w14:textId="77777777" w:rsidR="00441859" w:rsidRPr="00963ED8" w:rsidRDefault="00DE7F5C">
      <w:pPr>
        <w:spacing w:line="360" w:lineRule="auto"/>
        <w:jc w:val="both"/>
        <w:rPr>
          <w:lang w:val="es-CO"/>
          <w:rPrChange w:id="6117" w:author="Massiel Nayibe Moreno Ladino" w:date="2025-01-15T12:59:00Z" w16du:dateUtc="2025-01-15T17:59:00Z">
            <w:rPr/>
          </w:rPrChange>
        </w:rPr>
      </w:pPr>
      <w:r w:rsidRPr="00963ED8">
        <w:rPr>
          <w:lang w:val="es-CO"/>
          <w:rPrChange w:id="6118" w:author="Massiel Nayibe Moreno Ladino" w:date="2025-01-15T12:59:00Z" w16du:dateUtc="2025-01-15T17:59:00Z">
            <w:rPr/>
          </w:rPrChange>
        </w:rPr>
        <w:t xml:space="preserve">Compañeros </w:t>
      </w:r>
      <w:r w:rsidR="00626C50" w:rsidRPr="00963ED8">
        <w:rPr>
          <w:lang w:val="es-CO"/>
          <w:rPrChange w:id="6119" w:author="Massiel Nayibe Moreno Ladino" w:date="2025-01-15T12:59:00Z" w16du:dateUtc="2025-01-15T17:59:00Z">
            <w:rPr/>
          </w:rPrChange>
        </w:rPr>
        <w:t xml:space="preserve">Colombia </w:t>
      </w:r>
      <w:r w:rsidRPr="00963ED8">
        <w:rPr>
          <w:lang w:val="es-CO"/>
          <w:rPrChange w:id="6120" w:author="Massiel Nayibe Moreno Ladino" w:date="2025-01-15T12:59:00Z" w16du:dateUtc="2025-01-15T17:59:00Z">
            <w:rPr/>
          </w:rPrChange>
        </w:rPr>
        <w:t xml:space="preserve">tiene una política de viajes que proporciona un viático para todas las Comidas y Gastos Incidentales (M&amp;IE), mientras que todos los demás gastos varios de viaje, alojamiento, alquiler de coches, vehículos personales, </w:t>
      </w:r>
      <w:r w:rsidR="002A64F5" w:rsidRPr="00963ED8">
        <w:rPr>
          <w:lang w:val="es-CO"/>
          <w:rPrChange w:id="6121" w:author="Massiel Nayibe Moreno Ladino" w:date="2025-01-15T12:59:00Z" w16du:dateUtc="2025-01-15T17:59:00Z">
            <w:rPr/>
          </w:rPrChange>
        </w:rPr>
        <w:t xml:space="preserve">pasajes aéreos </w:t>
      </w:r>
      <w:r w:rsidRPr="00963ED8">
        <w:rPr>
          <w:lang w:val="es-CO"/>
          <w:rPrChange w:id="6122" w:author="Massiel Nayibe Moreno Ladino" w:date="2025-01-15T12:59:00Z" w16du:dateUtc="2025-01-15T17:59:00Z">
            <w:rPr/>
          </w:rPrChange>
        </w:rPr>
        <w:t>y gastos de tren se reembolsan sobre la base de los gastos reales incurridos. Los gastos permitidos también se limitan a las condiciones establecidas en las subvenciones y acuerdos con los organismos de financiación que patrocinan el viaje.</w:t>
      </w:r>
    </w:p>
    <w:p w14:paraId="6771D9B3" w14:textId="77777777" w:rsidR="00941890" w:rsidRPr="00963ED8" w:rsidRDefault="00941890" w:rsidP="00E767D4">
      <w:pPr>
        <w:spacing w:line="360" w:lineRule="auto"/>
        <w:jc w:val="both"/>
        <w:rPr>
          <w:lang w:val="es-CO"/>
          <w:rPrChange w:id="6123" w:author="Massiel Nayibe Moreno Ladino" w:date="2025-01-15T12:59:00Z" w16du:dateUtc="2025-01-15T17:59:00Z">
            <w:rPr/>
          </w:rPrChange>
        </w:rPr>
      </w:pPr>
    </w:p>
    <w:p w14:paraId="451E6179" w14:textId="77777777" w:rsidR="00441859" w:rsidRPr="00963ED8" w:rsidRDefault="00DE7F5C">
      <w:pPr>
        <w:spacing w:line="360" w:lineRule="auto"/>
        <w:jc w:val="both"/>
        <w:rPr>
          <w:lang w:val="es-CO"/>
          <w:rPrChange w:id="6124" w:author="Massiel Nayibe Moreno Ladino" w:date="2025-01-15T12:59:00Z" w16du:dateUtc="2025-01-15T17:59:00Z">
            <w:rPr/>
          </w:rPrChange>
        </w:rPr>
      </w:pPr>
      <w:r w:rsidRPr="00963ED8">
        <w:rPr>
          <w:lang w:val="es-CO"/>
          <w:rPrChange w:id="6125" w:author="Massiel Nayibe Moreno Ladino" w:date="2025-01-15T12:59:00Z" w16du:dateUtc="2025-01-15T17:59:00Z">
            <w:rPr/>
          </w:rPrChange>
        </w:rPr>
        <w:t xml:space="preserve">Además, sólo se reembolsarán los gastos admisibles en la categoría de otros gastos de viaje diversos, alojamiento, coches de alquiler, vehículos personales, </w:t>
      </w:r>
      <w:r w:rsidR="002A64F5" w:rsidRPr="00963ED8">
        <w:rPr>
          <w:lang w:val="es-CO"/>
          <w:rPrChange w:id="6126" w:author="Massiel Nayibe Moreno Ladino" w:date="2025-01-15T12:59:00Z" w16du:dateUtc="2025-01-15T17:59:00Z">
            <w:rPr/>
          </w:rPrChange>
        </w:rPr>
        <w:t xml:space="preserve">billetes de avión </w:t>
      </w:r>
      <w:r w:rsidRPr="00963ED8">
        <w:rPr>
          <w:lang w:val="es-CO"/>
          <w:rPrChange w:id="6127" w:author="Massiel Nayibe Moreno Ladino" w:date="2025-01-15T12:59:00Z" w16du:dateUtc="2025-01-15T17:59:00Z">
            <w:rPr/>
          </w:rPrChange>
        </w:rPr>
        <w:t xml:space="preserve">y trenes. A más tardar 30 días después del último día del viaje, se debe preparar un Reporte de Reembolso de </w:t>
      </w:r>
      <w:r w:rsidRPr="00963ED8">
        <w:rPr>
          <w:lang w:val="es-CO"/>
          <w:rPrChange w:id="6128" w:author="Massiel Nayibe Moreno Ladino" w:date="2025-01-15T12:59:00Z" w16du:dateUtc="2025-01-15T17:59:00Z">
            <w:rPr/>
          </w:rPrChange>
        </w:rPr>
        <w:lastRenderedPageBreak/>
        <w:t xml:space="preserve">Gastos y enviarlo al Departamento de Finanzas de la OC del viajero. Partners </w:t>
      </w:r>
      <w:r w:rsidR="00626C50" w:rsidRPr="00963ED8">
        <w:rPr>
          <w:lang w:val="es-CO"/>
          <w:rPrChange w:id="6129" w:author="Massiel Nayibe Moreno Ladino" w:date="2025-01-15T12:59:00Z" w16du:dateUtc="2025-01-15T17:59:00Z">
            <w:rPr/>
          </w:rPrChange>
        </w:rPr>
        <w:t xml:space="preserve">Colombia </w:t>
      </w:r>
      <w:r w:rsidRPr="00963ED8">
        <w:rPr>
          <w:lang w:val="es-CO"/>
          <w:rPrChange w:id="6130" w:author="Massiel Nayibe Moreno Ladino" w:date="2025-01-15T12:59:00Z" w16du:dateUtc="2025-01-15T17:59:00Z">
            <w:rPr/>
          </w:rPrChange>
        </w:rPr>
        <w:t>no aceptará solicitudes de reembolso realizadas después de 60 días a menos que sean aprobadas por la Alta Dirección de la Sede Central. Todos los viajeros que soliciten una excepción deben hacer sus solicitudes por escrito con una razón válida para la demora.</w:t>
      </w:r>
    </w:p>
    <w:p w14:paraId="398E49E1" w14:textId="77777777" w:rsidR="00441859" w:rsidRPr="00963ED8" w:rsidRDefault="00DE7F5C">
      <w:pPr>
        <w:pStyle w:val="Ttulo3"/>
        <w:rPr>
          <w:lang w:val="es-CO"/>
          <w:rPrChange w:id="6131" w:author="Massiel Nayibe Moreno Ladino" w:date="2025-01-15T12:59:00Z" w16du:dateUtc="2025-01-15T17:59:00Z">
            <w:rPr/>
          </w:rPrChange>
        </w:rPr>
      </w:pPr>
      <w:bookmarkStart w:id="6132" w:name="_Toc29250571"/>
      <w:bookmarkStart w:id="6133" w:name="_Toc185435480"/>
      <w:r w:rsidRPr="00963ED8">
        <w:rPr>
          <w:rStyle w:val="Ttulo3Car"/>
          <w:b/>
          <w:bCs/>
          <w:lang w:val="es-CO"/>
          <w:rPrChange w:id="6134" w:author="Massiel Nayibe Moreno Ladino" w:date="2025-01-15T12:59:00Z" w16du:dateUtc="2025-01-15T17:59:00Z">
            <w:rPr>
              <w:rStyle w:val="Ttulo3Car"/>
              <w:b/>
              <w:bCs/>
            </w:rPr>
          </w:rPrChange>
        </w:rPr>
        <w:t>14.</w:t>
      </w:r>
      <w:r w:rsidR="00FA77CF" w:rsidRPr="00963ED8">
        <w:rPr>
          <w:rStyle w:val="Ttulo3Car"/>
          <w:b/>
          <w:bCs/>
          <w:lang w:val="es-CO"/>
          <w:rPrChange w:id="6135" w:author="Massiel Nayibe Moreno Ladino" w:date="2025-01-15T12:59:00Z" w16du:dateUtc="2025-01-15T17:59:00Z">
            <w:rPr>
              <w:rStyle w:val="Ttulo3Car"/>
              <w:b/>
              <w:bCs/>
            </w:rPr>
          </w:rPrChange>
        </w:rPr>
        <w:t>6</w:t>
      </w:r>
      <w:r w:rsidRPr="00963ED8">
        <w:rPr>
          <w:rStyle w:val="Ttulo3Car"/>
          <w:b/>
          <w:bCs/>
          <w:lang w:val="es-CO"/>
          <w:rPrChange w:id="6136" w:author="Massiel Nayibe Moreno Ladino" w:date="2025-01-15T12:59:00Z" w16du:dateUtc="2025-01-15T17:59:00Z">
            <w:rPr>
              <w:rStyle w:val="Ttulo3Car"/>
              <w:b/>
              <w:bCs/>
            </w:rPr>
          </w:rPrChange>
        </w:rPr>
        <w:t>.1 Alojamiento - Reembolsable</w:t>
      </w:r>
      <w:bookmarkEnd w:id="6132"/>
      <w:bookmarkEnd w:id="6133"/>
    </w:p>
    <w:p w14:paraId="22B51E4C" w14:textId="77777777" w:rsidR="00441859" w:rsidRPr="00963ED8" w:rsidRDefault="00DE7F5C">
      <w:pPr>
        <w:spacing w:line="360" w:lineRule="auto"/>
        <w:jc w:val="both"/>
        <w:rPr>
          <w:lang w:val="es-CO"/>
          <w:rPrChange w:id="6137" w:author="Massiel Nayibe Moreno Ladino" w:date="2025-01-15T12:59:00Z" w16du:dateUtc="2025-01-15T17:59:00Z">
            <w:rPr/>
          </w:rPrChange>
        </w:rPr>
      </w:pPr>
      <w:r w:rsidRPr="00963ED8">
        <w:rPr>
          <w:rFonts w:cs="Times New Roman"/>
          <w:lang w:val="es-CO"/>
          <w:rPrChange w:id="6138" w:author="Massiel Nayibe Moreno Ladino" w:date="2025-01-15T12:59:00Z" w16du:dateUtc="2025-01-15T17:59:00Z">
            <w:rPr>
              <w:rFonts w:cs="Times New Roman"/>
            </w:rPr>
          </w:rPrChange>
        </w:rPr>
        <w:t>Por alojamiento se entienden los gastos de habitación y los impuestos. A efectos de reembolso, debe presentarse un recibo. Estos gastos no pueden incluir las tasas de servicio de habitaciones, de mejora de categoría, de minibar, de entretenimiento, etc. Todos estos otros gastos deben ser pagados por el viajero con sus fondos personales o de dietas y excluidos de su factura de alojamiento.</w:t>
      </w:r>
    </w:p>
    <w:p w14:paraId="1958101F" w14:textId="77777777" w:rsidR="00441859" w:rsidRPr="00963ED8" w:rsidRDefault="00DE7F5C">
      <w:pPr>
        <w:spacing w:line="360" w:lineRule="auto"/>
        <w:jc w:val="both"/>
        <w:rPr>
          <w:lang w:val="es-CO"/>
          <w:rPrChange w:id="6139" w:author="Massiel Nayibe Moreno Ladino" w:date="2025-01-15T12:59:00Z" w16du:dateUtc="2025-01-15T17:59:00Z">
            <w:rPr/>
          </w:rPrChange>
        </w:rPr>
      </w:pPr>
      <w:r w:rsidRPr="00963ED8">
        <w:rPr>
          <w:rFonts w:cs="Times New Roman"/>
          <w:lang w:val="es-CO"/>
          <w:rPrChange w:id="6140" w:author="Massiel Nayibe Moreno Ladino" w:date="2025-01-15T12:59:00Z" w16du:dateUtc="2025-01-15T17:59:00Z">
            <w:rPr>
              <w:rFonts w:cs="Times New Roman"/>
            </w:rPr>
          </w:rPrChange>
        </w:rPr>
        <w:t xml:space="preserve">Compañeros </w:t>
      </w:r>
      <w:r w:rsidR="00626C50" w:rsidRPr="00963ED8">
        <w:rPr>
          <w:lang w:val="es-CO"/>
          <w:rPrChange w:id="6141" w:author="Massiel Nayibe Moreno Ladino" w:date="2025-01-15T12:59:00Z" w16du:dateUtc="2025-01-15T17:59:00Z">
            <w:rPr/>
          </w:rPrChange>
        </w:rPr>
        <w:t xml:space="preserve">Colombia </w:t>
      </w:r>
      <w:r w:rsidRPr="00963ED8">
        <w:rPr>
          <w:rFonts w:cs="Times New Roman"/>
          <w:lang w:val="es-CO"/>
          <w:rPrChange w:id="6142" w:author="Massiel Nayibe Moreno Ladino" w:date="2025-01-15T12:59:00Z" w16du:dateUtc="2025-01-15T17:59:00Z">
            <w:rPr>
              <w:rFonts w:cs="Times New Roman"/>
            </w:rPr>
          </w:rPrChange>
        </w:rPr>
        <w:t>reconocerá y reembolsará los gastos de alojamiento en base a los gastos reales, pero las tarifas máximas del SGA serán una guía para los gastos apropiados por país y no deben ser excedidas. Las excepciones por encima de la tarifa máxima pueden ser aprobadas por el Director Financiero o el Director General. A continuación se ofrece una lista de orientaciones del SGA:</w:t>
      </w:r>
    </w:p>
    <w:p w14:paraId="626F25D0" w14:textId="77777777" w:rsidR="00441859" w:rsidRPr="00963ED8" w:rsidRDefault="00C524A6">
      <w:pPr>
        <w:pStyle w:val="Prrafodelista"/>
        <w:numPr>
          <w:ilvl w:val="0"/>
          <w:numId w:val="24"/>
        </w:numPr>
        <w:spacing w:line="360" w:lineRule="auto"/>
        <w:jc w:val="both"/>
        <w:rPr>
          <w:lang w:val="es-CO"/>
          <w:rPrChange w:id="6143" w:author="Massiel Nayibe Moreno Ladino" w:date="2025-01-15T12:59:00Z" w16du:dateUtc="2025-01-15T17:59:00Z">
            <w:rPr/>
          </w:rPrChange>
        </w:rPr>
      </w:pPr>
      <w:r>
        <w:fldChar w:fldCharType="begin"/>
      </w:r>
      <w:r w:rsidRPr="00963ED8">
        <w:rPr>
          <w:lang w:val="es-CO"/>
          <w:rPrChange w:id="6144" w:author="Massiel Nayibe Moreno Ladino" w:date="2025-01-15T12:59:00Z" w16du:dateUtc="2025-01-15T17:59:00Z">
            <w:rPr/>
          </w:rPrChange>
        </w:rPr>
        <w:instrText>HYPERLINK "https://www.gsa.gov/node/86696?utm_source=OGP&amp;utm_medium=print-radio&amp;utm_term=perdiem&amp;utm_campaign=shortcuts"</w:instrText>
      </w:r>
      <w:r>
        <w:fldChar w:fldCharType="separate"/>
      </w:r>
      <w:r w:rsidRPr="00963ED8">
        <w:rPr>
          <w:rStyle w:val="Hipervnculo"/>
          <w:rFonts w:cs="Times New Roman"/>
          <w:lang w:val="es-CO"/>
          <w:rPrChange w:id="6145" w:author="Massiel Nayibe Moreno Ladino" w:date="2025-01-15T12:59:00Z" w16du:dateUtc="2025-01-15T17:59:00Z">
            <w:rPr>
              <w:rStyle w:val="Hipervnculo"/>
              <w:rFonts w:cs="Times New Roman"/>
            </w:rPr>
          </w:rPrChange>
        </w:rPr>
        <w:t>La Administración de Servicios Generales</w:t>
      </w:r>
      <w:r>
        <w:fldChar w:fldCharType="end"/>
      </w:r>
      <w:r w:rsidRPr="00963ED8">
        <w:rPr>
          <w:rFonts w:cs="Times New Roman"/>
          <w:lang w:val="es-CO"/>
          <w:rPrChange w:id="6146" w:author="Massiel Nayibe Moreno Ladino" w:date="2025-01-15T12:59:00Z" w16du:dateUtc="2025-01-15T17:59:00Z">
            <w:rPr>
              <w:rFonts w:cs="Times New Roman"/>
            </w:rPr>
          </w:rPrChange>
        </w:rPr>
        <w:t xml:space="preserve"> (GSA) establece las dietas para destinos dentro de los 48 estados continentales más bajos de Estados Unidos (CONUS). </w:t>
      </w:r>
    </w:p>
    <w:p w14:paraId="5D0A9160" w14:textId="77777777" w:rsidR="00441859" w:rsidRPr="00963ED8" w:rsidRDefault="00DE7F5C">
      <w:pPr>
        <w:pStyle w:val="Prrafodelista"/>
        <w:numPr>
          <w:ilvl w:val="0"/>
          <w:numId w:val="24"/>
        </w:numPr>
        <w:spacing w:line="360" w:lineRule="auto"/>
        <w:jc w:val="both"/>
        <w:rPr>
          <w:lang w:val="es-CO"/>
          <w:rPrChange w:id="6147" w:author="Massiel Nayibe Moreno Ladino" w:date="2025-01-15T12:59:00Z" w16du:dateUtc="2025-01-15T17:59:00Z">
            <w:rPr/>
          </w:rPrChange>
        </w:rPr>
      </w:pPr>
      <w:r>
        <w:fldChar w:fldCharType="begin"/>
      </w:r>
      <w:r w:rsidRPr="00963ED8">
        <w:rPr>
          <w:lang w:val="es-CO"/>
          <w:rPrChange w:id="6148" w:author="Massiel Nayibe Moreno Ladino" w:date="2025-01-15T12:59:00Z" w16du:dateUtc="2025-01-15T17:59:00Z">
            <w:rPr/>
          </w:rPrChange>
        </w:rPr>
        <w:instrText>HYPERLINK "http://www.defensetravel.dod.mil/site/perdiemCalc.cfm"</w:instrText>
      </w:r>
      <w:r>
        <w:fldChar w:fldCharType="separate"/>
      </w:r>
      <w:r w:rsidRPr="00963ED8">
        <w:rPr>
          <w:rStyle w:val="Hipervnculo"/>
          <w:rFonts w:cs="Times New Roman"/>
          <w:lang w:val="es-CO"/>
          <w:rPrChange w:id="6149" w:author="Massiel Nayibe Moreno Ladino" w:date="2025-01-15T12:59:00Z" w16du:dateUtc="2025-01-15T17:59:00Z">
            <w:rPr>
              <w:rStyle w:val="Hipervnculo"/>
              <w:rFonts w:cs="Times New Roman"/>
            </w:rPr>
          </w:rPrChange>
        </w:rPr>
        <w:t>El Departamento de Defensa</w:t>
      </w:r>
      <w:r>
        <w:fldChar w:fldCharType="end"/>
      </w:r>
      <w:r w:rsidRPr="00963ED8">
        <w:rPr>
          <w:rFonts w:cs="Times New Roman"/>
          <w:lang w:val="es-CO"/>
          <w:rPrChange w:id="6150" w:author="Massiel Nayibe Moreno Ladino" w:date="2025-01-15T12:59:00Z" w16du:dateUtc="2025-01-15T17:59:00Z">
            <w:rPr>
              <w:rFonts w:cs="Times New Roman"/>
            </w:rPr>
          </w:rPrChange>
        </w:rPr>
        <w:t xml:space="preserve"> (DOD) establece tarifas no extranjeras que incluyen Alaska, Hawai y todos los territorios de EE.UU. (Non-CONUS).</w:t>
      </w:r>
    </w:p>
    <w:p w14:paraId="7977F088" w14:textId="77777777" w:rsidR="00441859" w:rsidRPr="00963ED8" w:rsidRDefault="00DE7F5C">
      <w:pPr>
        <w:pStyle w:val="Prrafodelista"/>
        <w:numPr>
          <w:ilvl w:val="0"/>
          <w:numId w:val="24"/>
        </w:numPr>
        <w:spacing w:line="360" w:lineRule="auto"/>
        <w:jc w:val="both"/>
        <w:rPr>
          <w:lang w:val="es-CO"/>
          <w:rPrChange w:id="6151" w:author="Massiel Nayibe Moreno Ladino" w:date="2025-01-15T12:59:00Z" w16du:dateUtc="2025-01-15T17:59:00Z">
            <w:rPr/>
          </w:rPrChange>
        </w:rPr>
      </w:pPr>
      <w:r>
        <w:fldChar w:fldCharType="begin"/>
      </w:r>
      <w:r w:rsidRPr="00963ED8">
        <w:rPr>
          <w:lang w:val="es-CO"/>
          <w:rPrChange w:id="6152" w:author="Massiel Nayibe Moreno Ladino" w:date="2025-01-15T12:59:00Z" w16du:dateUtc="2025-01-15T17:59:00Z">
            <w:rPr/>
          </w:rPrChange>
        </w:rPr>
        <w:instrText>HYPERLINK "https://aoprals.state.gov/web920/per_diem.asp"</w:instrText>
      </w:r>
      <w:r>
        <w:fldChar w:fldCharType="separate"/>
      </w:r>
      <w:r w:rsidRPr="00963ED8">
        <w:rPr>
          <w:rStyle w:val="Hipervnculo"/>
          <w:rFonts w:cs="Times New Roman"/>
          <w:lang w:val="es-CO"/>
          <w:rPrChange w:id="6153" w:author="Massiel Nayibe Moreno Ladino" w:date="2025-01-15T12:59:00Z" w16du:dateUtc="2025-01-15T17:59:00Z">
            <w:rPr>
              <w:rStyle w:val="Hipervnculo"/>
              <w:rFonts w:cs="Times New Roman"/>
            </w:rPr>
          </w:rPrChange>
        </w:rPr>
        <w:t>El Departamento de Estado</w:t>
      </w:r>
      <w:r>
        <w:fldChar w:fldCharType="end"/>
      </w:r>
      <w:r w:rsidRPr="00963ED8">
        <w:rPr>
          <w:rFonts w:cs="Times New Roman"/>
          <w:color w:val="000000"/>
          <w:lang w:val="es-CO"/>
          <w:rPrChange w:id="6154" w:author="Massiel Nayibe Moreno Ladino" w:date="2025-01-15T12:59:00Z" w16du:dateUtc="2025-01-15T17:59:00Z">
            <w:rPr>
              <w:rFonts w:cs="Times New Roman"/>
              <w:color w:val="000000"/>
            </w:rPr>
          </w:rPrChange>
        </w:rPr>
        <w:t xml:space="preserve"> establece todas las tarifas extranjeras específicas para las grandes ciudades.</w:t>
      </w:r>
    </w:p>
    <w:p w14:paraId="09537763" w14:textId="77777777" w:rsidR="00441859" w:rsidRPr="00963ED8" w:rsidRDefault="00DE7F5C">
      <w:pPr>
        <w:pStyle w:val="Ttulo3"/>
        <w:jc w:val="both"/>
        <w:rPr>
          <w:lang w:val="es-CO"/>
          <w:rPrChange w:id="6155" w:author="Massiel Nayibe Moreno Ladino" w:date="2025-01-15T12:59:00Z" w16du:dateUtc="2025-01-15T17:59:00Z">
            <w:rPr/>
          </w:rPrChange>
        </w:rPr>
      </w:pPr>
      <w:bookmarkStart w:id="6156" w:name="_Toc29250572"/>
      <w:bookmarkStart w:id="6157" w:name="_Toc185435481"/>
      <w:r w:rsidRPr="00963ED8">
        <w:rPr>
          <w:rStyle w:val="Ttulo3Car"/>
          <w:b/>
          <w:bCs/>
          <w:lang w:val="es-CO"/>
          <w:rPrChange w:id="6158" w:author="Massiel Nayibe Moreno Ladino" w:date="2025-01-15T12:59:00Z" w16du:dateUtc="2025-01-15T17:59:00Z">
            <w:rPr>
              <w:rStyle w:val="Ttulo3Car"/>
              <w:b/>
              <w:bCs/>
            </w:rPr>
          </w:rPrChange>
        </w:rPr>
        <w:t>14.</w:t>
      </w:r>
      <w:r w:rsidR="00236456" w:rsidRPr="00963ED8">
        <w:rPr>
          <w:rStyle w:val="Ttulo3Car"/>
          <w:b/>
          <w:bCs/>
          <w:lang w:val="es-CO"/>
          <w:rPrChange w:id="6159" w:author="Massiel Nayibe Moreno Ladino" w:date="2025-01-15T12:59:00Z" w16du:dateUtc="2025-01-15T17:59:00Z">
            <w:rPr>
              <w:rStyle w:val="Ttulo3Car"/>
              <w:b/>
              <w:bCs/>
            </w:rPr>
          </w:rPrChange>
        </w:rPr>
        <w:t>6</w:t>
      </w:r>
      <w:r w:rsidRPr="00963ED8">
        <w:rPr>
          <w:rStyle w:val="Ttulo3Car"/>
          <w:b/>
          <w:bCs/>
          <w:lang w:val="es-CO"/>
          <w:rPrChange w:id="6160" w:author="Massiel Nayibe Moreno Ladino" w:date="2025-01-15T12:59:00Z" w16du:dateUtc="2025-01-15T17:59:00Z">
            <w:rPr>
              <w:rStyle w:val="Ttulo3Car"/>
              <w:b/>
              <w:bCs/>
            </w:rPr>
          </w:rPrChange>
        </w:rPr>
        <w:t>.2 Coches de alquiler - Reembolsable</w:t>
      </w:r>
      <w:bookmarkEnd w:id="6156"/>
      <w:bookmarkEnd w:id="6157"/>
    </w:p>
    <w:p w14:paraId="6217CCAE" w14:textId="77777777" w:rsidR="00441859" w:rsidRPr="00963ED8" w:rsidRDefault="00DE7F5C">
      <w:pPr>
        <w:spacing w:line="360" w:lineRule="auto"/>
        <w:jc w:val="both"/>
        <w:rPr>
          <w:lang w:val="es-CO"/>
          <w:rPrChange w:id="6161" w:author="Massiel Nayibe Moreno Ladino" w:date="2025-01-15T12:59:00Z" w16du:dateUtc="2025-01-15T17:59:00Z">
            <w:rPr/>
          </w:rPrChange>
        </w:rPr>
      </w:pPr>
      <w:r w:rsidRPr="00963ED8">
        <w:rPr>
          <w:rFonts w:cs="Times New Roman"/>
          <w:lang w:val="es-CO"/>
          <w:rPrChange w:id="6162" w:author="Massiel Nayibe Moreno Ladino" w:date="2025-01-15T12:59:00Z" w16du:dateUtc="2025-01-15T17:59:00Z">
            <w:rPr>
              <w:rFonts w:cs="Times New Roman"/>
            </w:rPr>
          </w:rPrChange>
        </w:rPr>
        <w:t xml:space="preserve">El costo de autos de alquiler, incluyendo el seguro del auto de alquiler, es permitido solamente si la naturaleza del viaje o la ubicación del negocio a ser visitado es tal, que el uso de transporte de campo o transporte local no está disponible, </w:t>
      </w:r>
      <w:r w:rsidR="002A64F5" w:rsidRPr="00963ED8">
        <w:rPr>
          <w:rFonts w:cs="Times New Roman"/>
          <w:lang w:val="es-CO"/>
          <w:rPrChange w:id="6163" w:author="Massiel Nayibe Moreno Ladino" w:date="2025-01-15T12:59:00Z" w16du:dateUtc="2025-01-15T17:59:00Z">
            <w:rPr>
              <w:rFonts w:cs="Times New Roman"/>
            </w:rPr>
          </w:rPrChange>
        </w:rPr>
        <w:t xml:space="preserve">es impráctico </w:t>
      </w:r>
      <w:r w:rsidRPr="00963ED8">
        <w:rPr>
          <w:rFonts w:cs="Times New Roman"/>
          <w:lang w:val="es-CO"/>
          <w:rPrChange w:id="6164" w:author="Massiel Nayibe Moreno Ladino" w:date="2025-01-15T12:59:00Z" w16du:dateUtc="2025-01-15T17:59:00Z">
            <w:rPr>
              <w:rFonts w:cs="Times New Roman"/>
            </w:rPr>
          </w:rPrChange>
        </w:rPr>
        <w:t>o inseguro, según lo determine el supervisor del viajero. Si se considera necesario y se aprueba como parte del proceso de AT</w:t>
      </w:r>
      <w:r w:rsidRPr="00963ED8">
        <w:rPr>
          <w:lang w:val="es-CO"/>
          <w:rPrChange w:id="6165" w:author="Massiel Nayibe Moreno Ladino" w:date="2025-01-15T12:59:00Z" w16du:dateUtc="2025-01-15T17:59:00Z">
            <w:rPr/>
          </w:rPrChange>
        </w:rPr>
        <w:t>,</w:t>
      </w:r>
      <w:r w:rsidRPr="00963ED8">
        <w:rPr>
          <w:rFonts w:cs="Times New Roman"/>
          <w:lang w:val="es-CO"/>
          <w:rPrChange w:id="6166" w:author="Massiel Nayibe Moreno Ladino" w:date="2025-01-15T12:59:00Z" w16du:dateUtc="2025-01-15T17:59:00Z">
            <w:rPr>
              <w:rFonts w:cs="Times New Roman"/>
            </w:rPr>
          </w:rPrChange>
        </w:rPr>
        <w:t xml:space="preserve"> Compañeros </w:t>
      </w:r>
      <w:r w:rsidR="00626C50" w:rsidRPr="00963ED8">
        <w:rPr>
          <w:lang w:val="es-CO"/>
          <w:rPrChange w:id="6167" w:author="Massiel Nayibe Moreno Ladino" w:date="2025-01-15T12:59:00Z" w16du:dateUtc="2025-01-15T17:59:00Z">
            <w:rPr/>
          </w:rPrChange>
        </w:rPr>
        <w:t xml:space="preserve">Colombia </w:t>
      </w:r>
      <w:r w:rsidRPr="00963ED8">
        <w:rPr>
          <w:rFonts w:cs="Times New Roman"/>
          <w:lang w:val="es-CO"/>
          <w:rPrChange w:id="6168" w:author="Massiel Nayibe Moreno Ladino" w:date="2025-01-15T12:59:00Z" w16du:dateUtc="2025-01-15T17:59:00Z">
            <w:rPr>
              <w:rFonts w:cs="Times New Roman"/>
            </w:rPr>
          </w:rPrChange>
        </w:rPr>
        <w:t xml:space="preserve">reconocerá y reembolsará los costos de alquiler de automóviles en base a los gastos reales. Antes del reembolso, el Departamento de Finanzas de la OC deberá comprobar que la AT incluye una explicación (usos específicos) de por qué era necesario alquilar un coche. </w:t>
      </w:r>
    </w:p>
    <w:p w14:paraId="283779C5" w14:textId="77777777" w:rsidR="00236456" w:rsidRPr="00963ED8" w:rsidRDefault="00236456" w:rsidP="00E767D4">
      <w:pPr>
        <w:spacing w:line="360" w:lineRule="auto"/>
        <w:jc w:val="both"/>
        <w:rPr>
          <w:rFonts w:cs="Times New Roman"/>
          <w:lang w:val="es-CO"/>
          <w:rPrChange w:id="6169" w:author="Massiel Nayibe Moreno Ladino" w:date="2025-01-15T12:59:00Z" w16du:dateUtc="2025-01-15T17:59:00Z">
            <w:rPr>
              <w:rFonts w:cs="Times New Roman"/>
            </w:rPr>
          </w:rPrChange>
        </w:rPr>
      </w:pPr>
    </w:p>
    <w:p w14:paraId="4614267F" w14:textId="77777777" w:rsidR="00441859" w:rsidRPr="00963ED8" w:rsidRDefault="00DE7F5C">
      <w:pPr>
        <w:spacing w:line="360" w:lineRule="auto"/>
        <w:jc w:val="both"/>
        <w:rPr>
          <w:rFonts w:cs="Times New Roman"/>
          <w:lang w:val="es-CO"/>
          <w:rPrChange w:id="6170" w:author="Massiel Nayibe Moreno Ladino" w:date="2025-01-15T12:59:00Z" w16du:dateUtc="2025-01-15T17:59:00Z">
            <w:rPr>
              <w:rFonts w:cs="Times New Roman"/>
            </w:rPr>
          </w:rPrChange>
        </w:rPr>
      </w:pPr>
      <w:r w:rsidRPr="00963ED8">
        <w:rPr>
          <w:rFonts w:cs="Times New Roman"/>
          <w:lang w:val="es-CO"/>
          <w:rPrChange w:id="6171" w:author="Massiel Nayibe Moreno Ladino" w:date="2025-01-15T12:59:00Z" w16du:dateUtc="2025-01-15T17:59:00Z">
            <w:rPr>
              <w:rFonts w:cs="Times New Roman"/>
            </w:rPr>
          </w:rPrChange>
        </w:rPr>
        <w:t xml:space="preserve">Tenga en cuenta que Partners </w:t>
      </w:r>
      <w:r w:rsidR="00626C50" w:rsidRPr="00963ED8">
        <w:rPr>
          <w:lang w:val="es-CO"/>
          <w:rPrChange w:id="6172" w:author="Massiel Nayibe Moreno Ladino" w:date="2025-01-15T12:59:00Z" w16du:dateUtc="2025-01-15T17:59:00Z">
            <w:rPr/>
          </w:rPrChange>
        </w:rPr>
        <w:t xml:space="preserve">Colombia </w:t>
      </w:r>
      <w:r w:rsidRPr="00963ED8">
        <w:rPr>
          <w:rFonts w:cs="Times New Roman"/>
          <w:lang w:val="es-CO"/>
          <w:rPrChange w:id="6173" w:author="Massiel Nayibe Moreno Ladino" w:date="2025-01-15T12:59:00Z" w16du:dateUtc="2025-01-15T17:59:00Z">
            <w:rPr>
              <w:rFonts w:cs="Times New Roman"/>
            </w:rPr>
          </w:rPrChange>
        </w:rPr>
        <w:t xml:space="preserve">no cuenta con una póliza general de exención de daños por colisión ni el viajero está cubierto con un seguro de responsabilidad civil si ocurriera una colisión con el vehículo de alquiler. Partners </w:t>
      </w:r>
      <w:r w:rsidR="00626C50" w:rsidRPr="00963ED8">
        <w:rPr>
          <w:lang w:val="es-CO"/>
          <w:rPrChange w:id="6174" w:author="Massiel Nayibe Moreno Ladino" w:date="2025-01-15T12:59:00Z" w16du:dateUtc="2025-01-15T17:59:00Z">
            <w:rPr/>
          </w:rPrChange>
        </w:rPr>
        <w:t xml:space="preserve">Colombia </w:t>
      </w:r>
      <w:r w:rsidRPr="00963ED8">
        <w:rPr>
          <w:rFonts w:cs="Times New Roman"/>
          <w:lang w:val="es-CO"/>
          <w:rPrChange w:id="6175" w:author="Massiel Nayibe Moreno Ladino" w:date="2025-01-15T12:59:00Z" w16du:dateUtc="2025-01-15T17:59:00Z">
            <w:rPr>
              <w:rFonts w:cs="Times New Roman"/>
            </w:rPr>
          </w:rPrChange>
        </w:rPr>
        <w:t>recomienda la compra de un seguro de colisión y responsabilidad civil cada vez que se alquile un vehículo.</w:t>
      </w:r>
    </w:p>
    <w:p w14:paraId="0E15B693" w14:textId="77777777" w:rsidR="00441859" w:rsidRPr="00963ED8" w:rsidRDefault="00DE7F5C">
      <w:pPr>
        <w:pStyle w:val="Ttulo3"/>
        <w:jc w:val="both"/>
        <w:rPr>
          <w:lang w:val="es-CO"/>
          <w:rPrChange w:id="6176" w:author="Massiel Nayibe Moreno Ladino" w:date="2025-01-15T12:59:00Z" w16du:dateUtc="2025-01-15T17:59:00Z">
            <w:rPr/>
          </w:rPrChange>
        </w:rPr>
      </w:pPr>
      <w:bookmarkStart w:id="6177" w:name="_Toc29250573"/>
      <w:bookmarkStart w:id="6178" w:name="_Toc185435482"/>
      <w:r w:rsidRPr="00963ED8">
        <w:rPr>
          <w:rStyle w:val="Ttulo3Car"/>
          <w:b/>
          <w:bCs/>
          <w:lang w:val="es-CO"/>
          <w:rPrChange w:id="6179" w:author="Massiel Nayibe Moreno Ladino" w:date="2025-01-15T12:59:00Z" w16du:dateUtc="2025-01-15T17:59:00Z">
            <w:rPr>
              <w:rStyle w:val="Ttulo3Car"/>
              <w:b/>
              <w:bCs/>
            </w:rPr>
          </w:rPrChange>
        </w:rPr>
        <w:t>14.</w:t>
      </w:r>
      <w:r w:rsidR="00304E27" w:rsidRPr="00963ED8">
        <w:rPr>
          <w:rStyle w:val="Ttulo3Car"/>
          <w:b/>
          <w:bCs/>
          <w:lang w:val="es-CO"/>
          <w:rPrChange w:id="6180" w:author="Massiel Nayibe Moreno Ladino" w:date="2025-01-15T12:59:00Z" w16du:dateUtc="2025-01-15T17:59:00Z">
            <w:rPr>
              <w:rStyle w:val="Ttulo3Car"/>
              <w:b/>
              <w:bCs/>
            </w:rPr>
          </w:rPrChange>
        </w:rPr>
        <w:t>6</w:t>
      </w:r>
      <w:r w:rsidRPr="00963ED8">
        <w:rPr>
          <w:rStyle w:val="Ttulo3Car"/>
          <w:b/>
          <w:bCs/>
          <w:lang w:val="es-CO"/>
          <w:rPrChange w:id="6181" w:author="Massiel Nayibe Moreno Ladino" w:date="2025-01-15T12:59:00Z" w16du:dateUtc="2025-01-15T17:59:00Z">
            <w:rPr>
              <w:rStyle w:val="Ttulo3Car"/>
              <w:b/>
              <w:bCs/>
            </w:rPr>
          </w:rPrChange>
        </w:rPr>
        <w:t>.3 Uso del vehículo personal - Reembolsable</w:t>
      </w:r>
      <w:bookmarkEnd w:id="6177"/>
      <w:bookmarkEnd w:id="6178"/>
    </w:p>
    <w:p w14:paraId="7209D01C" w14:textId="77777777" w:rsidR="00441859" w:rsidRPr="00963ED8" w:rsidRDefault="00DE7F5C">
      <w:pPr>
        <w:spacing w:line="360" w:lineRule="auto"/>
        <w:jc w:val="both"/>
        <w:rPr>
          <w:rFonts w:cs="Times New Roman"/>
          <w:lang w:val="es-CO"/>
          <w:rPrChange w:id="6182" w:author="Massiel Nayibe Moreno Ladino" w:date="2025-01-15T12:59:00Z" w16du:dateUtc="2025-01-15T17:59:00Z">
            <w:rPr>
              <w:rFonts w:cs="Times New Roman"/>
            </w:rPr>
          </w:rPrChange>
        </w:rPr>
      </w:pPr>
      <w:r w:rsidRPr="00963ED8">
        <w:rPr>
          <w:rFonts w:cs="Times New Roman"/>
          <w:lang w:val="es-CO"/>
          <w:rPrChange w:id="6183" w:author="Massiel Nayibe Moreno Ladino" w:date="2025-01-15T12:59:00Z" w16du:dateUtc="2025-01-15T17:59:00Z">
            <w:rPr>
              <w:rFonts w:cs="Times New Roman"/>
            </w:rPr>
          </w:rPrChange>
        </w:rPr>
        <w:t xml:space="preserve">El uso de un vehículo personal durante viajes dentro de </w:t>
      </w:r>
      <w:r w:rsidR="00486F54" w:rsidRPr="00963ED8">
        <w:rPr>
          <w:rFonts w:cs="Times New Roman"/>
          <w:lang w:val="es-CO"/>
          <w:rPrChange w:id="6184" w:author="Massiel Nayibe Moreno Ladino" w:date="2025-01-15T12:59:00Z" w16du:dateUtc="2025-01-15T17:59:00Z">
            <w:rPr>
              <w:rFonts w:cs="Times New Roman"/>
            </w:rPr>
          </w:rPrChange>
        </w:rPr>
        <w:t xml:space="preserve">Colombia </w:t>
      </w:r>
      <w:r w:rsidRPr="00963ED8">
        <w:rPr>
          <w:rFonts w:cs="Times New Roman"/>
          <w:lang w:val="es-CO"/>
          <w:rPrChange w:id="6185" w:author="Massiel Nayibe Moreno Ladino" w:date="2025-01-15T12:59:00Z" w16du:dateUtc="2025-01-15T17:59:00Z">
            <w:rPr>
              <w:rFonts w:cs="Times New Roman"/>
            </w:rPr>
          </w:rPrChange>
        </w:rPr>
        <w:t xml:space="preserve">está permitido en lugar de transporte aéreo si es aprobado por el supervisor. </w:t>
      </w:r>
      <w:r w:rsidR="00107152" w:rsidRPr="00963ED8">
        <w:rPr>
          <w:rFonts w:cs="Times New Roman"/>
          <w:lang w:val="es-CO"/>
          <w:rPrChange w:id="6186" w:author="Massiel Nayibe Moreno Ladino" w:date="2025-01-15T12:59:00Z" w16du:dateUtc="2025-01-15T17:59:00Z">
            <w:rPr>
              <w:rFonts w:cs="Times New Roman"/>
            </w:rPr>
          </w:rPrChange>
        </w:rPr>
        <w:t xml:space="preserve">Debido a la responsabilidad y el riesgo, el uso de vehículos personales para uso del proyecto debe ser utilizado sólo en muy raras circunstancias y requiere la aprobación previa de la Sede de Compañeros. El viajero será reembolsado por el kilometraje de gasolina de acuerdo con la tasa estándar de kilometraje del IRS. El reembolso de kilometraje actual para fines de negocios se puede encontrar en </w:t>
      </w:r>
      <w:r w:rsidR="00107152" w:rsidRPr="00963ED8">
        <w:rPr>
          <w:rStyle w:val="Hipervnculo"/>
          <w:rFonts w:cs="Times New Roman"/>
          <w:lang w:val="es-CO"/>
          <w:rPrChange w:id="6187" w:author="Massiel Nayibe Moreno Ladino" w:date="2025-01-15T12:59:00Z" w16du:dateUtc="2025-01-15T17:59:00Z">
            <w:rPr>
              <w:rStyle w:val="Hipervnculo"/>
              <w:rFonts w:cs="Times New Roman"/>
            </w:rPr>
          </w:rPrChange>
        </w:rPr>
        <w:t xml:space="preserve">https://www.irs.gov/newsroom/irs-issues-standard-mileage-rates-for-2024-mileage-rate-increases-to-67-cents-a-mile-up-1-point-5-cents-from-2023. </w:t>
      </w:r>
      <w:r w:rsidR="00107152" w:rsidRPr="00963ED8">
        <w:rPr>
          <w:rFonts w:cs="Times New Roman"/>
          <w:lang w:val="es-CO"/>
          <w:rPrChange w:id="6188" w:author="Massiel Nayibe Moreno Ladino" w:date="2025-01-15T12:59:00Z" w16du:dateUtc="2025-01-15T17:59:00Z">
            <w:rPr>
              <w:rFonts w:cs="Times New Roman"/>
            </w:rPr>
          </w:rPrChange>
        </w:rPr>
        <w:t>Deberá incluirse un mapa desde el origen hasta el destino como documentación para recibir el reembolso por kilometraje</w:t>
      </w:r>
      <w:r w:rsidR="005965EE" w:rsidRPr="00963ED8">
        <w:rPr>
          <w:rFonts w:cs="Times New Roman"/>
          <w:lang w:val="es-CO"/>
          <w:rPrChange w:id="6189" w:author="Massiel Nayibe Moreno Ladino" w:date="2025-01-15T12:59:00Z" w16du:dateUtc="2025-01-15T17:59:00Z">
            <w:rPr>
              <w:rFonts w:cs="Times New Roman"/>
            </w:rPr>
          </w:rPrChange>
        </w:rPr>
        <w:t xml:space="preserve">. </w:t>
      </w:r>
      <w:r w:rsidRPr="00963ED8" w:rsidDel="00107152">
        <w:rPr>
          <w:rFonts w:cs="Times New Roman"/>
          <w:lang w:val="es-CO"/>
          <w:rPrChange w:id="6190" w:author="Massiel Nayibe Moreno Ladino" w:date="2025-01-15T12:59:00Z" w16du:dateUtc="2025-01-15T17:59:00Z">
            <w:rPr>
              <w:rFonts w:cs="Times New Roman"/>
            </w:rPr>
          </w:rPrChange>
        </w:rPr>
        <w:t xml:space="preserve">Al viajero se le reembolsará el kilometraje de gasolina de acuerdo con la tarifa estándar de kilometraje del IRS. </w:t>
      </w:r>
      <w:r w:rsidR="00354EEA" w:rsidRPr="00963ED8">
        <w:rPr>
          <w:rFonts w:cs="Times New Roman"/>
          <w:lang w:val="es-CO"/>
          <w:rPrChange w:id="6191" w:author="Massiel Nayibe Moreno Ladino" w:date="2025-01-15T12:59:00Z" w16du:dateUtc="2025-01-15T17:59:00Z">
            <w:rPr>
              <w:rFonts w:cs="Times New Roman"/>
            </w:rPr>
          </w:rPrChange>
        </w:rPr>
        <w:t xml:space="preserve">https://www.irs.gov/newsroom/irs-issues-standard-mileage-rates-for-2021.. </w:t>
      </w:r>
    </w:p>
    <w:p w14:paraId="7D81B08A" w14:textId="77777777" w:rsidR="00441859" w:rsidRPr="00963ED8" w:rsidRDefault="00DE7F5C">
      <w:pPr>
        <w:pStyle w:val="Ttulo3"/>
        <w:jc w:val="both"/>
        <w:rPr>
          <w:lang w:val="es-CO"/>
          <w:rPrChange w:id="6192" w:author="Massiel Nayibe Moreno Ladino" w:date="2025-01-15T12:59:00Z" w16du:dateUtc="2025-01-15T17:59:00Z">
            <w:rPr/>
          </w:rPrChange>
        </w:rPr>
      </w:pPr>
      <w:bookmarkStart w:id="6193" w:name="_Toc29250574"/>
      <w:bookmarkStart w:id="6194" w:name="_Toc185435483"/>
      <w:r w:rsidRPr="00963ED8">
        <w:rPr>
          <w:rStyle w:val="Ttulo3Car"/>
          <w:b/>
          <w:bCs/>
          <w:lang w:val="es-CO"/>
          <w:rPrChange w:id="6195" w:author="Massiel Nayibe Moreno Ladino" w:date="2025-01-15T12:59:00Z" w16du:dateUtc="2025-01-15T17:59:00Z">
            <w:rPr>
              <w:rStyle w:val="Ttulo3Car"/>
              <w:b/>
              <w:bCs/>
            </w:rPr>
          </w:rPrChange>
        </w:rPr>
        <w:t>14.</w:t>
      </w:r>
      <w:r w:rsidR="008051FB" w:rsidRPr="00963ED8">
        <w:rPr>
          <w:rStyle w:val="Ttulo3Car"/>
          <w:b/>
          <w:bCs/>
          <w:lang w:val="es-CO"/>
          <w:rPrChange w:id="6196" w:author="Massiel Nayibe Moreno Ladino" w:date="2025-01-15T12:59:00Z" w16du:dateUtc="2025-01-15T17:59:00Z">
            <w:rPr>
              <w:rStyle w:val="Ttulo3Car"/>
              <w:b/>
              <w:bCs/>
            </w:rPr>
          </w:rPrChange>
        </w:rPr>
        <w:t>6</w:t>
      </w:r>
      <w:r w:rsidRPr="00963ED8">
        <w:rPr>
          <w:rStyle w:val="Ttulo3Car"/>
          <w:b/>
          <w:bCs/>
          <w:lang w:val="es-CO"/>
          <w:rPrChange w:id="6197" w:author="Massiel Nayibe Moreno Ladino" w:date="2025-01-15T12:59:00Z" w16du:dateUtc="2025-01-15T17:59:00Z">
            <w:rPr>
              <w:rStyle w:val="Ttulo3Car"/>
              <w:b/>
              <w:bCs/>
            </w:rPr>
          </w:rPrChange>
        </w:rPr>
        <w:t>.4 Peajes, aparcamientos, etc. - Reembolsables</w:t>
      </w:r>
      <w:bookmarkEnd w:id="6193"/>
      <w:bookmarkEnd w:id="6194"/>
    </w:p>
    <w:p w14:paraId="735E8D66" w14:textId="77777777" w:rsidR="00441859" w:rsidRPr="00963ED8" w:rsidRDefault="00DE7F5C">
      <w:pPr>
        <w:spacing w:line="360" w:lineRule="auto"/>
        <w:jc w:val="both"/>
        <w:rPr>
          <w:rFonts w:cs="Times New Roman"/>
          <w:lang w:val="es-CO"/>
          <w:rPrChange w:id="6198" w:author="Massiel Nayibe Moreno Ladino" w:date="2025-01-15T12:59:00Z" w16du:dateUtc="2025-01-15T17:59:00Z">
            <w:rPr>
              <w:rFonts w:cs="Times New Roman"/>
            </w:rPr>
          </w:rPrChange>
        </w:rPr>
      </w:pPr>
      <w:r w:rsidRPr="00963ED8">
        <w:rPr>
          <w:rFonts w:cs="Times New Roman"/>
          <w:lang w:val="es-CO"/>
          <w:rPrChange w:id="6199" w:author="Massiel Nayibe Moreno Ladino" w:date="2025-01-15T12:59:00Z" w16du:dateUtc="2025-01-15T17:59:00Z">
            <w:rPr>
              <w:rFonts w:cs="Times New Roman"/>
            </w:rPr>
          </w:rPrChange>
        </w:rPr>
        <w:t xml:space="preserve">Para viajes de negocios, si se alquila un automóvil, se utiliza un </w:t>
      </w:r>
      <w:r w:rsidR="002A64F5" w:rsidRPr="00963ED8">
        <w:rPr>
          <w:rFonts w:cs="Times New Roman"/>
          <w:lang w:val="es-CO"/>
          <w:rPrChange w:id="6200" w:author="Massiel Nayibe Moreno Ladino" w:date="2025-01-15T12:59:00Z" w16du:dateUtc="2025-01-15T17:59:00Z">
            <w:rPr>
              <w:rFonts w:cs="Times New Roman"/>
            </w:rPr>
          </w:rPrChange>
        </w:rPr>
        <w:t xml:space="preserve">vehículo </w:t>
      </w:r>
      <w:r w:rsidRPr="00963ED8">
        <w:rPr>
          <w:rFonts w:cs="Times New Roman"/>
          <w:lang w:val="es-CO"/>
          <w:rPrChange w:id="6201" w:author="Massiel Nayibe Moreno Ladino" w:date="2025-01-15T12:59:00Z" w16du:dateUtc="2025-01-15T17:59:00Z">
            <w:rPr>
              <w:rFonts w:cs="Times New Roman"/>
            </w:rPr>
          </w:rPrChange>
        </w:rPr>
        <w:t>personal, o se utiliza un vehículo del programa de Compañeros Colombia</w:t>
      </w:r>
      <w:r w:rsidRPr="00963ED8">
        <w:rPr>
          <w:lang w:val="es-CO"/>
          <w:rPrChange w:id="6202" w:author="Massiel Nayibe Moreno Ladino" w:date="2025-01-15T12:59:00Z" w16du:dateUtc="2025-01-15T17:59:00Z">
            <w:rPr/>
          </w:rPrChange>
        </w:rPr>
        <w:t>,</w:t>
      </w:r>
      <w:r w:rsidRPr="00963ED8">
        <w:rPr>
          <w:rFonts w:cs="Times New Roman"/>
          <w:lang w:val="es-CO"/>
          <w:rPrChange w:id="6203" w:author="Massiel Nayibe Moreno Ladino" w:date="2025-01-15T12:59:00Z" w16du:dateUtc="2025-01-15T17:59:00Z">
            <w:rPr>
              <w:rFonts w:cs="Times New Roman"/>
            </w:rPr>
          </w:rPrChange>
        </w:rPr>
        <w:t xml:space="preserve"> Compañeros </w:t>
      </w:r>
      <w:r w:rsidR="00626C50" w:rsidRPr="00963ED8">
        <w:rPr>
          <w:lang w:val="es-CO"/>
          <w:rPrChange w:id="6204" w:author="Massiel Nayibe Moreno Ladino" w:date="2025-01-15T12:59:00Z" w16du:dateUtc="2025-01-15T17:59:00Z">
            <w:rPr/>
          </w:rPrChange>
        </w:rPr>
        <w:t xml:space="preserve">Colombia </w:t>
      </w:r>
      <w:r w:rsidRPr="00963ED8">
        <w:rPr>
          <w:rFonts w:cs="Times New Roman"/>
          <w:lang w:val="es-CO"/>
          <w:rPrChange w:id="6205" w:author="Massiel Nayibe Moreno Ladino" w:date="2025-01-15T12:59:00Z" w16du:dateUtc="2025-01-15T17:59:00Z">
            <w:rPr>
              <w:rFonts w:cs="Times New Roman"/>
            </w:rPr>
          </w:rPrChange>
        </w:rPr>
        <w:t xml:space="preserve">reembolsará en base a los costos reales por todos los peajes, estacionamiento y otros costos asociados al uso del vehículo. Estos tipos de gastos son reembolsados en base a los cargos reales incurridos y se debe presentar un recibo por gastos superiores a </w:t>
      </w:r>
      <w:r w:rsidR="003B5837" w:rsidRPr="00963ED8">
        <w:rPr>
          <w:rFonts w:cs="Times New Roman"/>
          <w:lang w:val="es-CO"/>
          <w:rPrChange w:id="6206" w:author="Massiel Nayibe Moreno Ladino" w:date="2025-01-15T12:59:00Z" w16du:dateUtc="2025-01-15T17:59:00Z">
            <w:rPr>
              <w:rFonts w:cs="Times New Roman"/>
            </w:rPr>
          </w:rPrChange>
        </w:rPr>
        <w:t xml:space="preserve">USD </w:t>
      </w:r>
      <w:r w:rsidRPr="00963ED8">
        <w:rPr>
          <w:rFonts w:cs="Times New Roman"/>
          <w:lang w:val="es-CO"/>
          <w:rPrChange w:id="6207" w:author="Massiel Nayibe Moreno Ladino" w:date="2025-01-15T12:59:00Z" w16du:dateUtc="2025-01-15T17:59:00Z">
            <w:rPr>
              <w:rFonts w:cs="Times New Roman"/>
            </w:rPr>
          </w:rPrChange>
        </w:rPr>
        <w:t xml:space="preserve">$25. </w:t>
      </w:r>
    </w:p>
    <w:p w14:paraId="0D637838" w14:textId="77777777" w:rsidR="00441859" w:rsidRPr="00963ED8" w:rsidRDefault="00DE7F5C">
      <w:pPr>
        <w:pStyle w:val="Ttulo3"/>
        <w:jc w:val="both"/>
        <w:rPr>
          <w:lang w:val="es-CO"/>
          <w:rPrChange w:id="6208" w:author="Massiel Nayibe Moreno Ladino" w:date="2025-01-15T12:59:00Z" w16du:dateUtc="2025-01-15T17:59:00Z">
            <w:rPr/>
          </w:rPrChange>
        </w:rPr>
      </w:pPr>
      <w:bookmarkStart w:id="6209" w:name="_Toc29250575"/>
      <w:bookmarkStart w:id="6210" w:name="_Toc185435484"/>
      <w:r w:rsidRPr="00963ED8">
        <w:rPr>
          <w:rStyle w:val="Ttulo3Car"/>
          <w:b/>
          <w:bCs/>
          <w:lang w:val="es-CO"/>
          <w:rPrChange w:id="6211" w:author="Massiel Nayibe Moreno Ladino" w:date="2025-01-15T12:59:00Z" w16du:dateUtc="2025-01-15T17:59:00Z">
            <w:rPr>
              <w:rStyle w:val="Ttulo3Car"/>
              <w:b/>
              <w:bCs/>
            </w:rPr>
          </w:rPrChange>
        </w:rPr>
        <w:t>14.</w:t>
      </w:r>
      <w:r w:rsidR="008051FB" w:rsidRPr="00963ED8">
        <w:rPr>
          <w:rStyle w:val="Ttulo3Car"/>
          <w:b/>
          <w:bCs/>
          <w:lang w:val="es-CO"/>
          <w:rPrChange w:id="6212" w:author="Massiel Nayibe Moreno Ladino" w:date="2025-01-15T12:59:00Z" w16du:dateUtc="2025-01-15T17:59:00Z">
            <w:rPr>
              <w:rStyle w:val="Ttulo3Car"/>
              <w:b/>
              <w:bCs/>
            </w:rPr>
          </w:rPrChange>
        </w:rPr>
        <w:t>6</w:t>
      </w:r>
      <w:r w:rsidRPr="00963ED8">
        <w:rPr>
          <w:rStyle w:val="Ttulo3Car"/>
          <w:b/>
          <w:bCs/>
          <w:lang w:val="es-CO"/>
          <w:rPrChange w:id="6213" w:author="Massiel Nayibe Moreno Ladino" w:date="2025-01-15T12:59:00Z" w16du:dateUtc="2025-01-15T17:59:00Z">
            <w:rPr>
              <w:rStyle w:val="Ttulo3Car"/>
              <w:b/>
              <w:bCs/>
            </w:rPr>
          </w:rPrChange>
        </w:rPr>
        <w:t>.5 Billetes de avión y tren - Reembolsables</w:t>
      </w:r>
      <w:bookmarkEnd w:id="6209"/>
      <w:bookmarkEnd w:id="6210"/>
    </w:p>
    <w:p w14:paraId="3C07C10E" w14:textId="77777777" w:rsidR="00441859" w:rsidRPr="00963ED8" w:rsidRDefault="00DE7F5C">
      <w:pPr>
        <w:spacing w:line="360" w:lineRule="auto"/>
        <w:jc w:val="both"/>
        <w:rPr>
          <w:rFonts w:cs="Times New Roman"/>
          <w:lang w:val="es-CO"/>
          <w:rPrChange w:id="6214" w:author="Massiel Nayibe Moreno Ladino" w:date="2025-01-15T12:59:00Z" w16du:dateUtc="2025-01-15T17:59:00Z">
            <w:rPr>
              <w:rFonts w:cs="Times New Roman"/>
            </w:rPr>
          </w:rPrChange>
        </w:rPr>
      </w:pPr>
      <w:r w:rsidRPr="00963ED8">
        <w:rPr>
          <w:rFonts w:cs="Times New Roman"/>
          <w:lang w:val="es-CO"/>
          <w:rPrChange w:id="6215" w:author="Massiel Nayibe Moreno Ladino" w:date="2025-01-15T12:59:00Z" w16du:dateUtc="2025-01-15T17:59:00Z">
            <w:rPr>
              <w:rFonts w:cs="Times New Roman"/>
            </w:rPr>
          </w:rPrChange>
        </w:rPr>
        <w:t xml:space="preserve">Compañeros </w:t>
      </w:r>
      <w:r w:rsidRPr="00963ED8">
        <w:rPr>
          <w:lang w:val="es-CO"/>
          <w:rPrChange w:id="6216" w:author="Massiel Nayibe Moreno Ladino" w:date="2025-01-15T12:59:00Z" w16du:dateUtc="2025-01-15T17:59:00Z">
            <w:rPr/>
          </w:rPrChange>
        </w:rPr>
        <w:t xml:space="preserve">Colombia </w:t>
      </w:r>
      <w:r w:rsidR="00D24D58" w:rsidRPr="00963ED8">
        <w:rPr>
          <w:rFonts w:cs="Times New Roman"/>
          <w:lang w:val="es-CO"/>
          <w:rPrChange w:id="6217" w:author="Massiel Nayibe Moreno Ladino" w:date="2025-01-15T12:59:00Z" w16du:dateUtc="2025-01-15T17:59:00Z">
            <w:rPr>
              <w:rFonts w:cs="Times New Roman"/>
            </w:rPr>
          </w:rPrChange>
        </w:rPr>
        <w:t xml:space="preserve">reembolsará o comprará en nombre de todos los viajeros aprobados todos los pasajes aéreos y de tren necesarios. Para efectos de reembolso, se debe presentar un recibo de todos los pasajes aéreos y de tren. Tenga en cuenta a continuación las restricciones adicionales relacionadas con la compra de billetes de avión. Los billetes reembolsables sólo deben comprarse </w:t>
      </w:r>
      <w:r w:rsidR="00D24D58" w:rsidRPr="00963ED8">
        <w:rPr>
          <w:rFonts w:cs="Times New Roman"/>
          <w:lang w:val="es-CO"/>
          <w:rPrChange w:id="6218" w:author="Massiel Nayibe Moreno Ladino" w:date="2025-01-15T12:59:00Z" w16du:dateUtc="2025-01-15T17:59:00Z">
            <w:rPr>
              <w:rFonts w:cs="Times New Roman"/>
            </w:rPr>
          </w:rPrChange>
        </w:rPr>
        <w:lastRenderedPageBreak/>
        <w:t xml:space="preserve">si la diferencia de precio entre los reembolsables y los no reembolsables es del 10% o menos del total del billete; de lo contrario, siempre deben comprarse los no reembolsables. </w:t>
      </w:r>
    </w:p>
    <w:p w14:paraId="10839927" w14:textId="77777777" w:rsidR="00D24D58" w:rsidRPr="00963ED8" w:rsidRDefault="00D24D58" w:rsidP="00D24D58">
      <w:pPr>
        <w:spacing w:line="360" w:lineRule="auto"/>
        <w:jc w:val="both"/>
        <w:rPr>
          <w:rFonts w:cs="Times New Roman"/>
          <w:lang w:val="es-CO"/>
          <w:rPrChange w:id="6219" w:author="Massiel Nayibe Moreno Ladino" w:date="2025-01-15T12:59:00Z" w16du:dateUtc="2025-01-15T17:59:00Z">
            <w:rPr>
              <w:rFonts w:cs="Times New Roman"/>
            </w:rPr>
          </w:rPrChange>
        </w:rPr>
      </w:pPr>
    </w:p>
    <w:p w14:paraId="1085FF38" w14:textId="77777777" w:rsidR="00441859" w:rsidRPr="00963ED8" w:rsidRDefault="00DE7F5C">
      <w:pPr>
        <w:spacing w:line="360" w:lineRule="auto"/>
        <w:jc w:val="both"/>
        <w:rPr>
          <w:rFonts w:cs="Times New Roman"/>
          <w:lang w:val="es-CO"/>
          <w:rPrChange w:id="6220" w:author="Massiel Nayibe Moreno Ladino" w:date="2025-01-15T12:59:00Z" w16du:dateUtc="2025-01-15T17:59:00Z">
            <w:rPr>
              <w:rFonts w:cs="Times New Roman"/>
            </w:rPr>
          </w:rPrChange>
        </w:rPr>
      </w:pPr>
      <w:r w:rsidRPr="00963ED8">
        <w:rPr>
          <w:rFonts w:cs="Times New Roman"/>
          <w:lang w:val="es-CO"/>
          <w:rPrChange w:id="6221" w:author="Massiel Nayibe Moreno Ladino" w:date="2025-01-15T12:59:00Z" w16du:dateUtc="2025-01-15T17:59:00Z">
            <w:rPr>
              <w:rFonts w:cs="Times New Roman"/>
            </w:rPr>
          </w:rPrChange>
        </w:rPr>
        <w:t>Puede haber otras circunstancias en las que los billetes reembolsables sean necesarios y superen el 10% del valor del billete; tales casos incluyen, entre otros, el cierre de un proyecto, visados pendientes, enfermedad u otra situación que pueda requerir un cambio de vuelo. Para estas situaciones excepcionales, deberá obtenerse la aprobación previa por escrito del Director Financiero o del Director de Subvenciones y Contratos</w:t>
      </w:r>
      <w:r w:rsidR="00C524A6" w:rsidRPr="00963ED8">
        <w:rPr>
          <w:rFonts w:cs="Times New Roman"/>
          <w:lang w:val="es-CO"/>
          <w:rPrChange w:id="6222" w:author="Massiel Nayibe Moreno Ladino" w:date="2025-01-15T12:59:00Z" w16du:dateUtc="2025-01-15T17:59:00Z">
            <w:rPr>
              <w:rFonts w:cs="Times New Roman"/>
            </w:rPr>
          </w:rPrChange>
        </w:rPr>
        <w:t>.</w:t>
      </w:r>
    </w:p>
    <w:p w14:paraId="7F9CC59B" w14:textId="77777777" w:rsidR="00441859" w:rsidRPr="00963ED8" w:rsidRDefault="00DE7F5C">
      <w:pPr>
        <w:pStyle w:val="Ttulo4"/>
        <w:jc w:val="both"/>
        <w:rPr>
          <w:rStyle w:val="Ttulo3Car"/>
          <w:color w:val="E36C0A" w:themeColor="accent6" w:themeShade="BF"/>
          <w:sz w:val="24"/>
          <w:lang w:val="es-CO"/>
          <w:rPrChange w:id="6223" w:author="Massiel Nayibe Moreno Ladino" w:date="2025-01-15T12:59:00Z" w16du:dateUtc="2025-01-15T17:59:00Z">
            <w:rPr>
              <w:rStyle w:val="Ttulo3Car"/>
              <w:b/>
              <w:bCs/>
              <w:i w:val="0"/>
              <w:iCs w:val="0"/>
              <w:color w:val="E36C0A" w:themeColor="accent6" w:themeShade="BF"/>
              <w:sz w:val="24"/>
            </w:rPr>
          </w:rPrChange>
        </w:rPr>
      </w:pPr>
      <w:bookmarkStart w:id="6224" w:name="_Toc184806962"/>
      <w:bookmarkStart w:id="6225" w:name="_Toc185435485"/>
      <w:r w:rsidRPr="00963ED8">
        <w:rPr>
          <w:rStyle w:val="Ttulo3Car"/>
          <w:b/>
          <w:bCs/>
          <w:color w:val="E36C0A" w:themeColor="accent6" w:themeShade="BF"/>
          <w:sz w:val="24"/>
          <w:lang w:val="es-CO"/>
          <w:rPrChange w:id="6226" w:author="Massiel Nayibe Moreno Ladino" w:date="2025-01-15T12:59:00Z" w16du:dateUtc="2025-01-15T17:59:00Z">
            <w:rPr>
              <w:rStyle w:val="Ttulo3Car"/>
              <w:b/>
              <w:bCs/>
              <w:color w:val="E36C0A" w:themeColor="accent6" w:themeShade="BF"/>
              <w:sz w:val="24"/>
            </w:rPr>
          </w:rPrChange>
        </w:rPr>
        <w:t xml:space="preserve">14.6.5.1 Selección de asiento </w:t>
      </w:r>
      <w:bookmarkEnd w:id="6224"/>
      <w:bookmarkEnd w:id="6225"/>
    </w:p>
    <w:p w14:paraId="3C55C957" w14:textId="77777777" w:rsidR="00441859" w:rsidRPr="00963ED8" w:rsidRDefault="00DE7F5C">
      <w:pPr>
        <w:spacing w:line="360" w:lineRule="auto"/>
        <w:jc w:val="both"/>
        <w:rPr>
          <w:rFonts w:cs="Times New Roman"/>
          <w:lang w:val="es-CO"/>
          <w:rPrChange w:id="6227" w:author="Massiel Nayibe Moreno Ladino" w:date="2025-01-15T12:59:00Z" w16du:dateUtc="2025-01-15T17:59:00Z">
            <w:rPr>
              <w:rFonts w:cs="Times New Roman"/>
            </w:rPr>
          </w:rPrChange>
        </w:rPr>
      </w:pPr>
      <w:r w:rsidRPr="00963ED8">
        <w:rPr>
          <w:rFonts w:cs="Times New Roman"/>
          <w:lang w:val="es-CO"/>
          <w:rPrChange w:id="6228" w:author="Massiel Nayibe Moreno Ladino" w:date="2025-01-15T12:59:00Z" w16du:dateUtc="2025-01-15T17:59:00Z">
            <w:rPr>
              <w:rFonts w:cs="Times New Roman"/>
            </w:rPr>
          </w:rPrChange>
        </w:rPr>
        <w:t xml:space="preserve">Partners </w:t>
      </w:r>
      <w:r w:rsidR="00F95B7B" w:rsidRPr="00963ED8">
        <w:rPr>
          <w:rFonts w:cs="Times New Roman"/>
          <w:lang w:val="es-CO"/>
          <w:rPrChange w:id="6229" w:author="Massiel Nayibe Moreno Ladino" w:date="2025-01-15T12:59:00Z" w16du:dateUtc="2025-01-15T17:59:00Z">
            <w:rPr>
              <w:rFonts w:cs="Times New Roman"/>
            </w:rPr>
          </w:rPrChange>
        </w:rPr>
        <w:t xml:space="preserve">Colombia </w:t>
      </w:r>
      <w:r w:rsidRPr="00963ED8">
        <w:rPr>
          <w:rFonts w:cs="Times New Roman"/>
          <w:lang w:val="es-CO"/>
          <w:rPrChange w:id="6230" w:author="Massiel Nayibe Moreno Ladino" w:date="2025-01-15T12:59:00Z" w16du:dateUtc="2025-01-15T17:59:00Z">
            <w:rPr>
              <w:rFonts w:cs="Times New Roman"/>
            </w:rPr>
          </w:rPrChange>
        </w:rPr>
        <w:t>permite al personal seleccionar asientos, incluidos asientos con espacio adicional para las piernas, o en una fila de salida, siempre que el asiento siga estando en la cabina económica.</w:t>
      </w:r>
    </w:p>
    <w:p w14:paraId="4219D62A" w14:textId="77777777" w:rsidR="00441859" w:rsidRPr="00963ED8" w:rsidRDefault="00DE7F5C">
      <w:pPr>
        <w:pStyle w:val="Ttulo4"/>
        <w:jc w:val="both"/>
        <w:rPr>
          <w:lang w:val="es-CO"/>
          <w:rPrChange w:id="6231" w:author="Massiel Nayibe Moreno Ladino" w:date="2025-01-15T12:59:00Z" w16du:dateUtc="2025-01-15T17:59:00Z">
            <w:rPr/>
          </w:rPrChange>
        </w:rPr>
      </w:pPr>
      <w:bookmarkStart w:id="6232" w:name="_Toc29250576"/>
      <w:bookmarkStart w:id="6233" w:name="_Toc185435486"/>
      <w:r w:rsidRPr="00963ED8">
        <w:rPr>
          <w:rStyle w:val="Ttulo3Car"/>
          <w:b/>
          <w:bCs/>
          <w:color w:val="E36C0A" w:themeColor="accent6" w:themeShade="BF"/>
          <w:sz w:val="24"/>
          <w:lang w:val="es-CO"/>
          <w:rPrChange w:id="6234" w:author="Massiel Nayibe Moreno Ladino" w:date="2025-01-15T12:59:00Z" w16du:dateUtc="2025-01-15T17:59:00Z">
            <w:rPr>
              <w:rStyle w:val="Ttulo3Car"/>
              <w:b/>
              <w:bCs/>
              <w:color w:val="E36C0A" w:themeColor="accent6" w:themeShade="BF"/>
              <w:sz w:val="24"/>
            </w:rPr>
          </w:rPrChange>
        </w:rPr>
        <w:t>14.</w:t>
      </w:r>
      <w:r w:rsidR="00DB2098" w:rsidRPr="00963ED8">
        <w:rPr>
          <w:rStyle w:val="Ttulo3Car"/>
          <w:b/>
          <w:bCs/>
          <w:color w:val="E36C0A" w:themeColor="accent6" w:themeShade="BF"/>
          <w:sz w:val="24"/>
          <w:lang w:val="es-CO"/>
          <w:rPrChange w:id="6235" w:author="Massiel Nayibe Moreno Ladino" w:date="2025-01-15T12:59:00Z" w16du:dateUtc="2025-01-15T17:59:00Z">
            <w:rPr>
              <w:rStyle w:val="Ttulo3Car"/>
              <w:b/>
              <w:bCs/>
              <w:color w:val="E36C0A" w:themeColor="accent6" w:themeShade="BF"/>
              <w:sz w:val="24"/>
            </w:rPr>
          </w:rPrChange>
        </w:rPr>
        <w:t>6</w:t>
      </w:r>
      <w:r w:rsidRPr="00963ED8">
        <w:rPr>
          <w:rStyle w:val="Ttulo3Car"/>
          <w:b/>
          <w:bCs/>
          <w:color w:val="E36C0A" w:themeColor="accent6" w:themeShade="BF"/>
          <w:sz w:val="24"/>
          <w:lang w:val="es-CO"/>
          <w:rPrChange w:id="6236" w:author="Massiel Nayibe Moreno Ladino" w:date="2025-01-15T12:59:00Z" w16du:dateUtc="2025-01-15T17:59:00Z">
            <w:rPr>
              <w:rStyle w:val="Ttulo3Car"/>
              <w:b/>
              <w:bCs/>
              <w:color w:val="E36C0A" w:themeColor="accent6" w:themeShade="BF"/>
              <w:sz w:val="24"/>
            </w:rPr>
          </w:rPrChange>
        </w:rPr>
        <w:t>.5.</w:t>
      </w:r>
      <w:r w:rsidR="00120F7E" w:rsidRPr="00963ED8">
        <w:rPr>
          <w:rStyle w:val="Ttulo3Car"/>
          <w:b/>
          <w:bCs/>
          <w:color w:val="E36C0A" w:themeColor="accent6" w:themeShade="BF"/>
          <w:sz w:val="24"/>
          <w:lang w:val="es-CO"/>
          <w:rPrChange w:id="6237" w:author="Massiel Nayibe Moreno Ladino" w:date="2025-01-15T12:59:00Z" w16du:dateUtc="2025-01-15T17:59:00Z">
            <w:rPr>
              <w:rStyle w:val="Ttulo3Car"/>
              <w:b/>
              <w:bCs/>
              <w:color w:val="E36C0A" w:themeColor="accent6" w:themeShade="BF"/>
              <w:sz w:val="24"/>
            </w:rPr>
          </w:rPrChange>
        </w:rPr>
        <w:t xml:space="preserve">2 </w:t>
      </w:r>
      <w:r w:rsidRPr="00963ED8">
        <w:rPr>
          <w:rStyle w:val="Ttulo3Car"/>
          <w:b/>
          <w:bCs/>
          <w:color w:val="E36C0A" w:themeColor="accent6" w:themeShade="BF"/>
          <w:sz w:val="24"/>
          <w:lang w:val="es-CO"/>
          <w:rPrChange w:id="6238" w:author="Massiel Nayibe Moreno Ladino" w:date="2025-01-15T12:59:00Z" w16du:dateUtc="2025-01-15T17:59:00Z">
            <w:rPr>
              <w:rStyle w:val="Ttulo3Car"/>
              <w:b/>
              <w:bCs/>
              <w:color w:val="E36C0A" w:themeColor="accent6" w:themeShade="BF"/>
              <w:sz w:val="24"/>
            </w:rPr>
          </w:rPrChange>
        </w:rPr>
        <w:t xml:space="preserve">Actualizaciones de </w:t>
      </w:r>
      <w:r w:rsidR="002B1197" w:rsidRPr="00963ED8">
        <w:rPr>
          <w:rStyle w:val="Ttulo3Car"/>
          <w:b/>
          <w:bCs/>
          <w:color w:val="E36C0A" w:themeColor="accent6" w:themeShade="BF"/>
          <w:sz w:val="24"/>
          <w:lang w:val="es-CO"/>
          <w:rPrChange w:id="6239" w:author="Massiel Nayibe Moreno Ladino" w:date="2025-01-15T12:59:00Z" w16du:dateUtc="2025-01-15T17:59:00Z">
            <w:rPr>
              <w:rStyle w:val="Ttulo3Car"/>
              <w:b/>
              <w:bCs/>
              <w:color w:val="E36C0A" w:themeColor="accent6" w:themeShade="BF"/>
              <w:sz w:val="24"/>
            </w:rPr>
          </w:rPrChange>
        </w:rPr>
        <w:t xml:space="preserve">asiento/clase </w:t>
      </w:r>
      <w:bookmarkEnd w:id="6232"/>
      <w:bookmarkEnd w:id="6233"/>
    </w:p>
    <w:p w14:paraId="7439CEA3" w14:textId="77777777" w:rsidR="00441859" w:rsidRPr="00963ED8" w:rsidRDefault="00DE7F5C">
      <w:pPr>
        <w:spacing w:line="360" w:lineRule="auto"/>
        <w:jc w:val="both"/>
        <w:rPr>
          <w:rFonts w:cs="Times New Roman"/>
          <w:lang w:val="es-CO"/>
          <w:rPrChange w:id="6240" w:author="Massiel Nayibe Moreno Ladino" w:date="2025-01-15T12:59:00Z" w16du:dateUtc="2025-01-15T17:59:00Z">
            <w:rPr>
              <w:rFonts w:cs="Times New Roman"/>
            </w:rPr>
          </w:rPrChange>
        </w:rPr>
      </w:pPr>
      <w:r w:rsidRPr="00963ED8">
        <w:rPr>
          <w:rFonts w:cs="Times New Roman"/>
          <w:lang w:val="es-CO"/>
          <w:rPrChange w:id="6241" w:author="Massiel Nayibe Moreno Ladino" w:date="2025-01-15T12:59:00Z" w16du:dateUtc="2025-01-15T17:59:00Z">
            <w:rPr>
              <w:rFonts w:cs="Times New Roman"/>
            </w:rPr>
          </w:rPrChange>
        </w:rPr>
        <w:t xml:space="preserve">Únicamente las tarifas de clase turista o promocionales serán pagadas por Partners </w:t>
      </w:r>
      <w:r w:rsidR="00626C50" w:rsidRPr="00963ED8">
        <w:rPr>
          <w:lang w:val="es-CO"/>
          <w:rPrChange w:id="6242" w:author="Massiel Nayibe Moreno Ladino" w:date="2025-01-15T12:59:00Z" w16du:dateUtc="2025-01-15T17:59:00Z">
            <w:rPr/>
          </w:rPrChange>
        </w:rPr>
        <w:t>Colombia</w:t>
      </w:r>
      <w:r w:rsidRPr="00963ED8">
        <w:rPr>
          <w:rFonts w:cs="Times New Roman"/>
          <w:lang w:val="es-CO"/>
          <w:rPrChange w:id="6243" w:author="Massiel Nayibe Moreno Ladino" w:date="2025-01-15T12:59:00Z" w16du:dateUtc="2025-01-15T17:59:00Z">
            <w:rPr>
              <w:rFonts w:cs="Times New Roman"/>
            </w:rPr>
          </w:rPrChange>
        </w:rPr>
        <w:t xml:space="preserve">. Las clases ejecutiva y primera clase se consideran ascensos de clase y deben seguir el siguiente protocolo; de lo contrario, no serán cubiertas por Partners </w:t>
      </w:r>
      <w:r w:rsidR="00626C50" w:rsidRPr="00963ED8">
        <w:rPr>
          <w:lang w:val="es-CO"/>
          <w:rPrChange w:id="6244" w:author="Massiel Nayibe Moreno Ladino" w:date="2025-01-15T12:59:00Z" w16du:dateUtc="2025-01-15T17:59:00Z">
            <w:rPr/>
          </w:rPrChange>
        </w:rPr>
        <w:t>Colombia</w:t>
      </w:r>
      <w:r w:rsidRPr="00963ED8">
        <w:rPr>
          <w:rFonts w:cs="Times New Roman"/>
          <w:lang w:val="es-CO"/>
          <w:rPrChange w:id="6245" w:author="Massiel Nayibe Moreno Ladino" w:date="2025-01-15T12:59:00Z" w16du:dateUtc="2025-01-15T17:59:00Z">
            <w:rPr>
              <w:rFonts w:cs="Times New Roman"/>
            </w:rPr>
          </w:rPrChange>
        </w:rPr>
        <w:t>. Si bien no se espera que el pasajero suba de clase, existen algunas circunstancias en las que el viajero podría ser autorizado a viajar en clase ejecutiva:</w:t>
      </w:r>
    </w:p>
    <w:p w14:paraId="68B94B0F" w14:textId="77777777" w:rsidR="00441859" w:rsidRPr="00963ED8" w:rsidRDefault="00DE7F5C">
      <w:pPr>
        <w:pStyle w:val="Prrafodelista"/>
        <w:numPr>
          <w:ilvl w:val="0"/>
          <w:numId w:val="25"/>
        </w:numPr>
        <w:spacing w:line="360" w:lineRule="auto"/>
        <w:jc w:val="both"/>
        <w:rPr>
          <w:rFonts w:cs="Times New Roman"/>
          <w:lang w:val="es-CO"/>
          <w:rPrChange w:id="6246" w:author="Massiel Nayibe Moreno Ladino" w:date="2025-01-15T12:59:00Z" w16du:dateUtc="2025-01-15T17:59:00Z">
            <w:rPr>
              <w:rFonts w:cs="Times New Roman"/>
            </w:rPr>
          </w:rPrChange>
        </w:rPr>
      </w:pPr>
      <w:r w:rsidRPr="00963ED8">
        <w:rPr>
          <w:rFonts w:eastAsiaTheme="majorEastAsia" w:cs="Times New Roman"/>
          <w:bCs/>
          <w:lang w:val="es-CO"/>
          <w:rPrChange w:id="6247" w:author="Massiel Nayibe Moreno Ladino" w:date="2025-01-15T12:59:00Z" w16du:dateUtc="2025-01-15T17:59:00Z">
            <w:rPr>
              <w:rFonts w:eastAsiaTheme="majorEastAsia" w:cs="Times New Roman"/>
              <w:bCs/>
            </w:rPr>
          </w:rPrChange>
        </w:rPr>
        <w:t xml:space="preserve">Cuando no hay plazas disponibles en clase turista </w:t>
      </w:r>
      <w:r w:rsidRPr="00963ED8">
        <w:rPr>
          <w:rFonts w:cs="Times New Roman"/>
          <w:lang w:val="es-CO"/>
          <w:rPrChange w:id="6248" w:author="Massiel Nayibe Moreno Ladino" w:date="2025-01-15T12:59:00Z" w16du:dateUtc="2025-01-15T17:59:00Z">
            <w:rPr>
              <w:rFonts w:cs="Times New Roman"/>
            </w:rPr>
          </w:rPrChange>
        </w:rPr>
        <w:t>y debe tomarse el vuelo;</w:t>
      </w:r>
    </w:p>
    <w:p w14:paraId="2781646E" w14:textId="77777777" w:rsidR="00441859" w:rsidRPr="00963ED8" w:rsidRDefault="00DE7F5C">
      <w:pPr>
        <w:pStyle w:val="Prrafodelista"/>
        <w:numPr>
          <w:ilvl w:val="0"/>
          <w:numId w:val="25"/>
        </w:numPr>
        <w:spacing w:line="360" w:lineRule="auto"/>
        <w:jc w:val="both"/>
        <w:rPr>
          <w:rFonts w:cs="Times New Roman"/>
          <w:lang w:val="es-CO"/>
          <w:rPrChange w:id="6249" w:author="Massiel Nayibe Moreno Ladino" w:date="2025-01-15T12:59:00Z" w16du:dateUtc="2025-01-15T17:59:00Z">
            <w:rPr>
              <w:rFonts w:cs="Times New Roman"/>
            </w:rPr>
          </w:rPrChange>
        </w:rPr>
      </w:pPr>
      <w:r w:rsidRPr="00963ED8">
        <w:rPr>
          <w:rFonts w:cs="Times New Roman"/>
          <w:lang w:val="es-CO"/>
          <w:rPrChange w:id="6250" w:author="Massiel Nayibe Moreno Ladino" w:date="2025-01-15T12:59:00Z" w16du:dateUtc="2025-01-15T17:59:00Z">
            <w:rPr>
              <w:rFonts w:cs="Times New Roman"/>
            </w:rPr>
          </w:rPrChange>
        </w:rPr>
        <w:t>Cuando el uso de la clase preferente sea necesario para acomodar a un viajero discapacitado o con una necesidad especial.</w:t>
      </w:r>
    </w:p>
    <w:p w14:paraId="29F68B9B" w14:textId="77777777" w:rsidR="00441859" w:rsidRPr="00963ED8" w:rsidRDefault="00DE7F5C">
      <w:pPr>
        <w:pStyle w:val="Prrafodelista"/>
        <w:numPr>
          <w:ilvl w:val="0"/>
          <w:numId w:val="25"/>
        </w:numPr>
        <w:spacing w:line="360" w:lineRule="auto"/>
        <w:jc w:val="both"/>
        <w:rPr>
          <w:rFonts w:cs="Times New Roman"/>
          <w:lang w:val="es-CO"/>
          <w:rPrChange w:id="6251" w:author="Massiel Nayibe Moreno Ladino" w:date="2025-01-15T12:59:00Z" w16du:dateUtc="2025-01-15T17:59:00Z">
            <w:rPr>
              <w:rFonts w:cs="Times New Roman"/>
            </w:rPr>
          </w:rPrChange>
        </w:rPr>
      </w:pPr>
      <w:r w:rsidRPr="00963ED8">
        <w:rPr>
          <w:rFonts w:cs="Times New Roman"/>
          <w:lang w:val="es-CO"/>
          <w:rPrChange w:id="6252" w:author="Massiel Nayibe Moreno Ladino" w:date="2025-01-15T12:59:00Z" w16du:dateUtc="2025-01-15T17:59:00Z">
            <w:rPr>
              <w:rFonts w:cs="Times New Roman"/>
            </w:rPr>
          </w:rPrChange>
        </w:rPr>
        <w:t>Cuando el coste es el mismo o el viajero paga la diferencia de coste entre el viaje en clase turista y la subida de clase.</w:t>
      </w:r>
    </w:p>
    <w:p w14:paraId="72568343" w14:textId="77777777" w:rsidR="00441859" w:rsidRPr="00963ED8" w:rsidRDefault="00DE7F5C">
      <w:pPr>
        <w:spacing w:line="360" w:lineRule="auto"/>
        <w:jc w:val="both"/>
        <w:rPr>
          <w:rFonts w:cs="Times New Roman"/>
          <w:lang w:val="es-CO"/>
          <w:rPrChange w:id="6253" w:author="Massiel Nayibe Moreno Ladino" w:date="2025-01-15T12:59:00Z" w16du:dateUtc="2025-01-15T17:59:00Z">
            <w:rPr>
              <w:rFonts w:cs="Times New Roman"/>
            </w:rPr>
          </w:rPrChange>
        </w:rPr>
      </w:pPr>
      <w:r w:rsidRPr="00963ED8">
        <w:rPr>
          <w:rFonts w:cs="Times New Roman"/>
          <w:lang w:val="es-CO"/>
          <w:rPrChange w:id="6254" w:author="Massiel Nayibe Moreno Ladino" w:date="2025-01-15T12:59:00Z" w16du:dateUtc="2025-01-15T17:59:00Z">
            <w:rPr>
              <w:rFonts w:cs="Times New Roman"/>
            </w:rPr>
          </w:rPrChange>
        </w:rPr>
        <w:t xml:space="preserve">A excepción de las mejoras sin coste, o de que el viajero pague la diferencia de coste sin financiación de Partners </w:t>
      </w:r>
      <w:r w:rsidR="00626C50" w:rsidRPr="00963ED8">
        <w:rPr>
          <w:lang w:val="es-CO"/>
          <w:rPrChange w:id="6255" w:author="Massiel Nayibe Moreno Ladino" w:date="2025-01-15T12:59:00Z" w16du:dateUtc="2025-01-15T17:59:00Z">
            <w:rPr/>
          </w:rPrChange>
        </w:rPr>
        <w:t>Colombia</w:t>
      </w:r>
      <w:r w:rsidRPr="00963ED8">
        <w:rPr>
          <w:rFonts w:cs="Times New Roman"/>
          <w:lang w:val="es-CO"/>
          <w:rPrChange w:id="6256" w:author="Massiel Nayibe Moreno Ladino" w:date="2025-01-15T12:59:00Z" w16du:dateUtc="2025-01-15T17:59:00Z">
            <w:rPr>
              <w:rFonts w:cs="Times New Roman"/>
            </w:rPr>
          </w:rPrChange>
        </w:rPr>
        <w:t xml:space="preserve">, todas las mejoras de asiento deberán ser aprobadas previamente con </w:t>
      </w:r>
      <w:r w:rsidR="00DE3C55" w:rsidRPr="00963ED8">
        <w:rPr>
          <w:rFonts w:cs="Times New Roman"/>
          <w:lang w:val="es-CO"/>
          <w:rPrChange w:id="6257" w:author="Massiel Nayibe Moreno Ladino" w:date="2025-01-15T12:59:00Z" w16du:dateUtc="2025-01-15T17:59:00Z">
            <w:rPr>
              <w:rFonts w:cs="Times New Roman"/>
            </w:rPr>
          </w:rPrChange>
        </w:rPr>
        <w:t xml:space="preserve">el DP </w:t>
      </w:r>
      <w:r w:rsidRPr="00963ED8">
        <w:rPr>
          <w:rFonts w:cs="Times New Roman"/>
          <w:lang w:val="es-CO"/>
          <w:rPrChange w:id="6258" w:author="Massiel Nayibe Moreno Ladino" w:date="2025-01-15T12:59:00Z" w16du:dateUtc="2025-01-15T17:59:00Z">
            <w:rPr>
              <w:rFonts w:cs="Times New Roman"/>
            </w:rPr>
          </w:rPrChange>
        </w:rPr>
        <w:t xml:space="preserve">y deberán incluir una justificación por escrito de por qué es necesaria la mejora. </w:t>
      </w:r>
    </w:p>
    <w:p w14:paraId="7BF685E4" w14:textId="77777777" w:rsidR="00441859" w:rsidRPr="00963ED8" w:rsidRDefault="00DE7F5C">
      <w:pPr>
        <w:pStyle w:val="Ttulo4"/>
        <w:jc w:val="both"/>
        <w:rPr>
          <w:lang w:val="es-CO"/>
          <w:rPrChange w:id="6259" w:author="Massiel Nayibe Moreno Ladino" w:date="2025-01-15T12:59:00Z" w16du:dateUtc="2025-01-15T17:59:00Z">
            <w:rPr/>
          </w:rPrChange>
        </w:rPr>
      </w:pPr>
      <w:bookmarkStart w:id="6260" w:name="_Toc29250577"/>
      <w:bookmarkStart w:id="6261" w:name="_Toc185435487"/>
      <w:r w:rsidRPr="00963ED8">
        <w:rPr>
          <w:rStyle w:val="Ttulo3Car"/>
          <w:b/>
          <w:bCs/>
          <w:color w:val="E36C0A" w:themeColor="accent6" w:themeShade="BF"/>
          <w:sz w:val="24"/>
          <w:lang w:val="es-CO"/>
          <w:rPrChange w:id="6262" w:author="Massiel Nayibe Moreno Ladino" w:date="2025-01-15T12:59:00Z" w16du:dateUtc="2025-01-15T17:59:00Z">
            <w:rPr>
              <w:rStyle w:val="Ttulo3Car"/>
              <w:b/>
              <w:bCs/>
              <w:color w:val="E36C0A" w:themeColor="accent6" w:themeShade="BF"/>
              <w:sz w:val="24"/>
            </w:rPr>
          </w:rPrChange>
        </w:rPr>
        <w:lastRenderedPageBreak/>
        <w:t>14.</w:t>
      </w:r>
      <w:r w:rsidR="004A6824" w:rsidRPr="00963ED8">
        <w:rPr>
          <w:rStyle w:val="Ttulo3Car"/>
          <w:b/>
          <w:bCs/>
          <w:color w:val="E36C0A" w:themeColor="accent6" w:themeShade="BF"/>
          <w:sz w:val="24"/>
          <w:lang w:val="es-CO"/>
          <w:rPrChange w:id="6263" w:author="Massiel Nayibe Moreno Ladino" w:date="2025-01-15T12:59:00Z" w16du:dateUtc="2025-01-15T17:59:00Z">
            <w:rPr>
              <w:rStyle w:val="Ttulo3Car"/>
              <w:b/>
              <w:bCs/>
              <w:color w:val="E36C0A" w:themeColor="accent6" w:themeShade="BF"/>
              <w:sz w:val="24"/>
            </w:rPr>
          </w:rPrChange>
        </w:rPr>
        <w:t>6</w:t>
      </w:r>
      <w:r w:rsidRPr="00963ED8">
        <w:rPr>
          <w:rStyle w:val="Ttulo3Car"/>
          <w:b/>
          <w:bCs/>
          <w:color w:val="E36C0A" w:themeColor="accent6" w:themeShade="BF"/>
          <w:sz w:val="24"/>
          <w:lang w:val="es-CO"/>
          <w:rPrChange w:id="6264" w:author="Massiel Nayibe Moreno Ladino" w:date="2025-01-15T12:59:00Z" w16du:dateUtc="2025-01-15T17:59:00Z">
            <w:rPr>
              <w:rStyle w:val="Ttulo3Car"/>
              <w:b/>
              <w:bCs/>
              <w:color w:val="E36C0A" w:themeColor="accent6" w:themeShade="BF"/>
              <w:sz w:val="24"/>
            </w:rPr>
          </w:rPrChange>
        </w:rPr>
        <w:t>.5.</w:t>
      </w:r>
      <w:r w:rsidR="004A6824" w:rsidRPr="00963ED8">
        <w:rPr>
          <w:rStyle w:val="Ttulo3Car"/>
          <w:b/>
          <w:bCs/>
          <w:color w:val="E36C0A" w:themeColor="accent6" w:themeShade="BF"/>
          <w:sz w:val="24"/>
          <w:lang w:val="es-CO"/>
          <w:rPrChange w:id="6265" w:author="Massiel Nayibe Moreno Ladino" w:date="2025-01-15T12:59:00Z" w16du:dateUtc="2025-01-15T17:59:00Z">
            <w:rPr>
              <w:rStyle w:val="Ttulo3Car"/>
              <w:b/>
              <w:bCs/>
              <w:color w:val="E36C0A" w:themeColor="accent6" w:themeShade="BF"/>
              <w:sz w:val="24"/>
            </w:rPr>
          </w:rPrChange>
        </w:rPr>
        <w:t xml:space="preserve">3 </w:t>
      </w:r>
      <w:r w:rsidRPr="00963ED8">
        <w:rPr>
          <w:rStyle w:val="Ttulo3Car"/>
          <w:b/>
          <w:bCs/>
          <w:color w:val="E36C0A" w:themeColor="accent6" w:themeShade="BF"/>
          <w:sz w:val="24"/>
          <w:lang w:val="es-CO"/>
          <w:rPrChange w:id="6266" w:author="Massiel Nayibe Moreno Ladino" w:date="2025-01-15T12:59:00Z" w16du:dateUtc="2025-01-15T17:59:00Z">
            <w:rPr>
              <w:rStyle w:val="Ttulo3Car"/>
              <w:b/>
              <w:bCs/>
              <w:color w:val="E36C0A" w:themeColor="accent6" w:themeShade="BF"/>
              <w:sz w:val="24"/>
            </w:rPr>
          </w:rPrChange>
        </w:rPr>
        <w:t>Ley "Fly America</w:t>
      </w:r>
      <w:bookmarkEnd w:id="6260"/>
      <w:bookmarkEnd w:id="6261"/>
    </w:p>
    <w:p w14:paraId="3B7B730A" w14:textId="77777777" w:rsidR="00441859" w:rsidRDefault="00DE7F5C">
      <w:pPr>
        <w:spacing w:line="360" w:lineRule="auto"/>
        <w:jc w:val="both"/>
        <w:rPr>
          <w:rFonts w:cs="Times New Roman"/>
        </w:rPr>
      </w:pPr>
      <w:r w:rsidRPr="00963ED8">
        <w:rPr>
          <w:rFonts w:cs="Times New Roman"/>
          <w:lang w:val="es-CO"/>
          <w:rPrChange w:id="6267" w:author="Massiel Nayibe Moreno Ladino" w:date="2025-01-15T12:59:00Z" w16du:dateUtc="2025-01-15T17:59:00Z">
            <w:rPr>
              <w:rFonts w:cs="Times New Roman"/>
            </w:rPr>
          </w:rPrChange>
        </w:rPr>
        <w:t xml:space="preserve">Todos los viajes financiados por el gobierno de EE.UU. cumplirán </w:t>
      </w:r>
      <w:r>
        <w:fldChar w:fldCharType="begin"/>
      </w:r>
      <w:r w:rsidRPr="00963ED8">
        <w:rPr>
          <w:lang w:val="es-CO"/>
          <w:rPrChange w:id="6268" w:author="Massiel Nayibe Moreno Ladino" w:date="2025-01-15T12:59:00Z" w16du:dateUtc="2025-01-15T17:59:00Z">
            <w:rPr/>
          </w:rPrChange>
        </w:rPr>
        <w:instrText>HYPERLINK "https://www.gsa.gov/policy-regulations/policy/travel-management-policy/fly-america-act"</w:instrText>
      </w:r>
      <w:r>
        <w:fldChar w:fldCharType="separate"/>
      </w:r>
      <w:r w:rsidRPr="00963ED8">
        <w:rPr>
          <w:rStyle w:val="Hipervnculo"/>
          <w:rFonts w:cs="Times New Roman"/>
          <w:lang w:val="es-CO"/>
          <w:rPrChange w:id="6269" w:author="Massiel Nayibe Moreno Ladino" w:date="2025-01-15T12:59:00Z" w16du:dateUtc="2025-01-15T17:59:00Z">
            <w:rPr>
              <w:rStyle w:val="Hipervnculo"/>
              <w:rFonts w:cs="Times New Roman"/>
            </w:rPr>
          </w:rPrChange>
        </w:rPr>
        <w:t>la Fly America Act</w:t>
      </w:r>
      <w:r>
        <w:fldChar w:fldCharType="end"/>
      </w:r>
      <w:r w:rsidRPr="00963ED8">
        <w:rPr>
          <w:rFonts w:cs="Times New Roman"/>
          <w:lang w:val="es-CO"/>
          <w:rPrChange w:id="6270" w:author="Massiel Nayibe Moreno Ladino" w:date="2025-01-15T12:59:00Z" w16du:dateUtc="2025-01-15T17:59:00Z">
            <w:rPr>
              <w:rFonts w:cs="Times New Roman"/>
            </w:rPr>
          </w:rPrChange>
        </w:rPr>
        <w:t xml:space="preserve">, que exige que todos los viajes y envíos se realicen en compañías de bandera estadounidense en la medida en que se disponga de servicios de dichas compañías. Es obligatorio utilizar un transportista que cumpla la ley Fly America, independientemente de que un transportista extranjero pueda prestar el servicio a un coste comparable o inferior, o de que se prefiera un transportista extranjero por razones de comodidad. En general, las normas prevén un número limitado de excepciones; sin embargo, debe utilizarse una compañía aérea estadounidense para cualquier viaje: 1) dentro de EE.UU., o 2) entre EE.UU. y el último punto de destino en el que preste servicio una compañía aérea estadounidense para esa ruta concreta. Las excepciones a la Fly America Act sólo pueden ser aprobadas por los socios CFO de la sede central. </w:t>
      </w:r>
      <w:r w:rsidRPr="0050671C">
        <w:rPr>
          <w:rFonts w:cs="Times New Roman"/>
        </w:rPr>
        <w:t>Las excepciones se enumeran a continuación:</w:t>
      </w:r>
    </w:p>
    <w:p w14:paraId="09F9202D" w14:textId="77777777" w:rsidR="00441859" w:rsidRPr="00963ED8" w:rsidRDefault="00DE7F5C">
      <w:pPr>
        <w:pStyle w:val="Prrafodelista"/>
        <w:numPr>
          <w:ilvl w:val="0"/>
          <w:numId w:val="26"/>
        </w:numPr>
        <w:spacing w:line="360" w:lineRule="auto"/>
        <w:jc w:val="both"/>
        <w:rPr>
          <w:rFonts w:cs="Times New Roman"/>
          <w:lang w:val="es-CO"/>
          <w:rPrChange w:id="6271" w:author="Massiel Nayibe Moreno Ladino" w:date="2025-01-15T12:59:00Z" w16du:dateUtc="2025-01-15T17:59:00Z">
            <w:rPr>
              <w:rFonts w:cs="Times New Roman"/>
            </w:rPr>
          </w:rPrChange>
        </w:rPr>
      </w:pPr>
      <w:r w:rsidRPr="00963ED8">
        <w:rPr>
          <w:rFonts w:cs="Times New Roman"/>
          <w:lang w:val="es-CO"/>
          <w:rPrChange w:id="6272" w:author="Massiel Nayibe Moreno Ladino" w:date="2025-01-15T12:59:00Z" w16du:dateUtc="2025-01-15T17:59:00Z">
            <w:rPr>
              <w:rFonts w:cs="Times New Roman"/>
            </w:rPr>
          </w:rPrChange>
        </w:rPr>
        <w:t>Si una compañía aérea de bandera estadounidense ofrece un servicio directo o sin escalas (sin cambio de avión) desde su origen hasta su destino, debe utilizar el servicio de la compañía aérea de bandera estadounidense a menos que dicho uso prolongue su tiempo de viaje, incluido el retraso en origen, en 24 horas o más.</w:t>
      </w:r>
    </w:p>
    <w:p w14:paraId="35541426" w14:textId="77777777" w:rsidR="00441859" w:rsidRPr="00963ED8" w:rsidRDefault="00DE7F5C">
      <w:pPr>
        <w:pStyle w:val="Prrafodelista"/>
        <w:numPr>
          <w:ilvl w:val="0"/>
          <w:numId w:val="26"/>
        </w:numPr>
        <w:spacing w:line="360" w:lineRule="auto"/>
        <w:jc w:val="both"/>
        <w:rPr>
          <w:rFonts w:cs="Times New Roman"/>
          <w:lang w:val="es-CO"/>
          <w:rPrChange w:id="6273" w:author="Massiel Nayibe Moreno Ladino" w:date="2025-01-15T12:59:00Z" w16du:dateUtc="2025-01-15T17:59:00Z">
            <w:rPr>
              <w:rFonts w:cs="Times New Roman"/>
            </w:rPr>
          </w:rPrChange>
        </w:rPr>
      </w:pPr>
      <w:r w:rsidRPr="00963ED8">
        <w:rPr>
          <w:rFonts w:cs="Times New Roman"/>
          <w:lang w:val="es-CO"/>
          <w:rPrChange w:id="6274" w:author="Massiel Nayibe Moreno Ladino" w:date="2025-01-15T12:59:00Z" w16du:dateUtc="2025-01-15T17:59:00Z">
            <w:rPr>
              <w:rFonts w:cs="Times New Roman"/>
            </w:rPr>
          </w:rPrChange>
        </w:rPr>
        <w:t>Si una compañía aérea de bandera estadounidense no ofrece un servicio directo o sin escalas (sin cambio de avión) entre su origen y su destino, deberá utilizar una compañía aérea de bandera estadounidense en todos los tramos de la ruta en los que preste servicio, a menos que, en comparación con la utilización de una compañía aérea extranjera, dicha utilización suponga:</w:t>
      </w:r>
    </w:p>
    <w:p w14:paraId="7595B950" w14:textId="77777777" w:rsidR="00441859" w:rsidRPr="00963ED8" w:rsidRDefault="00DE7F5C">
      <w:pPr>
        <w:pStyle w:val="Prrafodelista"/>
        <w:numPr>
          <w:ilvl w:val="0"/>
          <w:numId w:val="27"/>
        </w:numPr>
        <w:spacing w:line="360" w:lineRule="auto"/>
        <w:jc w:val="both"/>
        <w:rPr>
          <w:rFonts w:cs="Times New Roman"/>
          <w:lang w:val="es-CO"/>
          <w:rPrChange w:id="6275" w:author="Massiel Nayibe Moreno Ladino" w:date="2025-01-15T12:59:00Z" w16du:dateUtc="2025-01-15T17:59:00Z">
            <w:rPr>
              <w:rFonts w:cs="Times New Roman"/>
            </w:rPr>
          </w:rPrChange>
        </w:rPr>
      </w:pPr>
      <w:r w:rsidRPr="00963ED8">
        <w:rPr>
          <w:rFonts w:cs="Times New Roman"/>
          <w:lang w:val="es-CO"/>
          <w:rPrChange w:id="6276" w:author="Massiel Nayibe Moreno Ladino" w:date="2025-01-15T12:59:00Z" w16du:dateUtc="2025-01-15T17:59:00Z">
            <w:rPr>
              <w:rFonts w:cs="Times New Roman"/>
            </w:rPr>
          </w:rPrChange>
        </w:rPr>
        <w:t>Aumentar en 2 o más el número de cambios de avión que debe realizar fuera de EE.UU.; o</w:t>
      </w:r>
    </w:p>
    <w:p w14:paraId="0BF32528" w14:textId="77777777" w:rsidR="00441859" w:rsidRPr="00963ED8" w:rsidRDefault="00DE7F5C">
      <w:pPr>
        <w:pStyle w:val="Prrafodelista"/>
        <w:numPr>
          <w:ilvl w:val="0"/>
          <w:numId w:val="27"/>
        </w:numPr>
        <w:spacing w:line="360" w:lineRule="auto"/>
        <w:jc w:val="both"/>
        <w:rPr>
          <w:rFonts w:cs="Times New Roman"/>
          <w:lang w:val="es-CO"/>
          <w:rPrChange w:id="6277" w:author="Massiel Nayibe Moreno Ladino" w:date="2025-01-15T12:59:00Z" w16du:dateUtc="2025-01-15T17:59:00Z">
            <w:rPr>
              <w:rFonts w:cs="Times New Roman"/>
            </w:rPr>
          </w:rPrChange>
        </w:rPr>
      </w:pPr>
      <w:r w:rsidRPr="00963ED8">
        <w:rPr>
          <w:rFonts w:cs="Times New Roman"/>
          <w:lang w:val="es-CO"/>
          <w:rPrChange w:id="6278" w:author="Massiel Nayibe Moreno Ladino" w:date="2025-01-15T12:59:00Z" w16du:dateUtc="2025-01-15T17:59:00Z">
            <w:rPr>
              <w:rFonts w:cs="Times New Roman"/>
            </w:rPr>
          </w:rPrChange>
        </w:rPr>
        <w:t>Prolongar el viaje al menos 6 horas o más.</w:t>
      </w:r>
    </w:p>
    <w:p w14:paraId="09E52303" w14:textId="77777777" w:rsidR="00441859" w:rsidRPr="00963ED8" w:rsidRDefault="00DE7F5C">
      <w:pPr>
        <w:pStyle w:val="Prrafodelista"/>
        <w:numPr>
          <w:ilvl w:val="0"/>
          <w:numId w:val="27"/>
        </w:numPr>
        <w:spacing w:line="360" w:lineRule="auto"/>
        <w:jc w:val="both"/>
        <w:rPr>
          <w:rFonts w:cs="Times New Roman"/>
          <w:lang w:val="es-CO"/>
          <w:rPrChange w:id="6279" w:author="Massiel Nayibe Moreno Ladino" w:date="2025-01-15T12:59:00Z" w16du:dateUtc="2025-01-15T17:59:00Z">
            <w:rPr>
              <w:rFonts w:cs="Times New Roman"/>
            </w:rPr>
          </w:rPrChange>
        </w:rPr>
      </w:pPr>
      <w:r w:rsidRPr="00963ED8">
        <w:rPr>
          <w:rFonts w:cs="Times New Roman"/>
          <w:lang w:val="es-CO"/>
          <w:rPrChange w:id="6280" w:author="Massiel Nayibe Moreno Ladino" w:date="2025-01-15T12:59:00Z" w16du:dateUtc="2025-01-15T17:59:00Z">
            <w:rPr>
              <w:rFonts w:cs="Times New Roman"/>
            </w:rPr>
          </w:rPrChange>
        </w:rPr>
        <w:t>Requieren un tiempo de conexión de 4 horas o más en un punto de intercambio en el extranjero.</w:t>
      </w:r>
    </w:p>
    <w:p w14:paraId="2DE407B5" w14:textId="77777777" w:rsidR="00C524A6" w:rsidRPr="00963ED8" w:rsidRDefault="00C524A6" w:rsidP="00E767D4">
      <w:pPr>
        <w:pStyle w:val="Prrafodelista"/>
        <w:spacing w:line="360" w:lineRule="auto"/>
        <w:ind w:left="1440"/>
        <w:jc w:val="both"/>
        <w:rPr>
          <w:rFonts w:cs="Times New Roman"/>
          <w:lang w:val="es-CO"/>
          <w:rPrChange w:id="6281" w:author="Massiel Nayibe Moreno Ladino" w:date="2025-01-15T12:59:00Z" w16du:dateUtc="2025-01-15T17:59:00Z">
            <w:rPr>
              <w:rFonts w:cs="Times New Roman"/>
            </w:rPr>
          </w:rPrChange>
        </w:rPr>
      </w:pPr>
    </w:p>
    <w:p w14:paraId="367CD566" w14:textId="77777777" w:rsidR="00441859" w:rsidRPr="00963ED8" w:rsidRDefault="00DE7F5C">
      <w:pPr>
        <w:spacing w:line="360" w:lineRule="auto"/>
        <w:jc w:val="both"/>
        <w:rPr>
          <w:rFonts w:cs="Times New Roman"/>
          <w:lang w:val="es-CO"/>
          <w:rPrChange w:id="6282" w:author="Massiel Nayibe Moreno Ladino" w:date="2025-01-15T12:59:00Z" w16du:dateUtc="2025-01-15T17:59:00Z">
            <w:rPr>
              <w:rFonts w:cs="Times New Roman"/>
            </w:rPr>
          </w:rPrChange>
        </w:rPr>
      </w:pPr>
      <w:r w:rsidRPr="00963ED8">
        <w:rPr>
          <w:rFonts w:cs="Times New Roman"/>
          <w:lang w:val="es-CO"/>
          <w:rPrChange w:id="6283" w:author="Massiel Nayibe Moreno Ladino" w:date="2025-01-15T12:59:00Z" w16du:dateUtc="2025-01-15T17:59:00Z">
            <w:rPr>
              <w:rFonts w:cs="Times New Roman"/>
            </w:rPr>
          </w:rPrChange>
        </w:rPr>
        <w:t xml:space="preserve">Para que un vuelo cumpla la Fly America Act, el código de una compañía aérea de bandera estadounidense debe figurar como parte del número de vuelo en el billete de avión, el cupón de vuelo (tarjeta de embarque) o el recibo del pasajero. Cada compañía aérea tiene un código alfabético de dos letras. A partir de esta lista, podrá comparar los códigos de las compañías aéreas </w:t>
      </w:r>
      <w:r w:rsidRPr="00963ED8">
        <w:rPr>
          <w:rFonts w:cs="Times New Roman"/>
          <w:lang w:val="es-CO"/>
          <w:rPrChange w:id="6284" w:author="Massiel Nayibe Moreno Ladino" w:date="2025-01-15T12:59:00Z" w16du:dateUtc="2025-01-15T17:59:00Z">
            <w:rPr>
              <w:rFonts w:cs="Times New Roman"/>
            </w:rPr>
          </w:rPrChange>
        </w:rPr>
        <w:lastRenderedPageBreak/>
        <w:t>que figuran en el billete con los de la lista y, de este modo, saber si el vuelo es o no de una compañía aérea de bandera estadounidense. Para asegurarse de que el vuelo cumple la Fly America Act, todos los viajes deben reservarse a través de la agencia de viajes designada.</w:t>
      </w:r>
    </w:p>
    <w:tbl>
      <w:tblPr>
        <w:tblStyle w:val="Tablaconcuadrcula"/>
        <w:tblpPr w:leftFromText="180" w:rightFromText="180" w:vertAnchor="text" w:horzAnchor="margin" w:tblpY="75"/>
        <w:tblW w:w="0" w:type="auto"/>
        <w:tblLook w:val="04A0" w:firstRow="1" w:lastRow="0" w:firstColumn="1" w:lastColumn="0" w:noHBand="0" w:noVBand="1"/>
      </w:tblPr>
      <w:tblGrid>
        <w:gridCol w:w="4675"/>
        <w:gridCol w:w="4675"/>
      </w:tblGrid>
      <w:tr w:rsidR="0050215F" w:rsidRPr="00A032E3" w14:paraId="25A501A3" w14:textId="77777777" w:rsidTr="0050215F">
        <w:tc>
          <w:tcPr>
            <w:tcW w:w="9350" w:type="dxa"/>
            <w:gridSpan w:val="2"/>
          </w:tcPr>
          <w:p w14:paraId="6E138371" w14:textId="77777777" w:rsidR="00441859" w:rsidRPr="00963ED8" w:rsidRDefault="00DE7F5C">
            <w:pPr>
              <w:spacing w:line="360" w:lineRule="auto"/>
              <w:jc w:val="both"/>
              <w:rPr>
                <w:rFonts w:cstheme="majorHAnsi"/>
                <w:lang w:val="es-CO"/>
                <w:rPrChange w:id="6285" w:author="Massiel Nayibe Moreno Ladino" w:date="2025-01-15T12:59:00Z" w16du:dateUtc="2025-01-15T17:59:00Z">
                  <w:rPr>
                    <w:rFonts w:cstheme="majorHAnsi"/>
                  </w:rPr>
                </w:rPrChange>
              </w:rPr>
            </w:pPr>
            <w:r w:rsidRPr="00963ED8">
              <w:rPr>
                <w:rFonts w:cstheme="majorHAnsi"/>
                <w:lang w:val="es-CO"/>
                <w:rPrChange w:id="6286" w:author="Massiel Nayibe Moreno Ladino" w:date="2025-01-15T12:59:00Z" w16du:dateUtc="2025-01-15T17:59:00Z">
                  <w:rPr>
                    <w:rFonts w:cstheme="majorHAnsi"/>
                  </w:rPr>
                </w:rPrChange>
              </w:rPr>
              <w:t xml:space="preserve">A continuación se enumeran muchas de las compañías aéreas de bandera estadounidense: </w:t>
            </w:r>
          </w:p>
        </w:tc>
      </w:tr>
      <w:tr w:rsidR="0050215F" w:rsidRPr="00941890" w14:paraId="39EB2EC9" w14:textId="77777777" w:rsidTr="0050215F">
        <w:tc>
          <w:tcPr>
            <w:tcW w:w="4675" w:type="dxa"/>
          </w:tcPr>
          <w:p w14:paraId="7DA67AA3" w14:textId="77777777" w:rsidR="00441859" w:rsidRDefault="00DE7F5C">
            <w:pPr>
              <w:pStyle w:val="Default"/>
              <w:numPr>
                <w:ilvl w:val="0"/>
                <w:numId w:val="21"/>
              </w:numPr>
              <w:spacing w:line="360" w:lineRule="auto"/>
              <w:jc w:val="both"/>
              <w:rPr>
                <w:rFonts w:asciiTheme="minorHAnsi" w:hAnsiTheme="minorHAnsi" w:cstheme="majorHAnsi"/>
                <w:color w:val="auto"/>
              </w:rPr>
            </w:pPr>
            <w:r w:rsidRPr="00D97C0E">
              <w:rPr>
                <w:rFonts w:asciiTheme="minorHAnsi" w:hAnsiTheme="minorHAnsi" w:cstheme="majorHAnsi"/>
                <w:color w:val="auto"/>
              </w:rPr>
              <w:t xml:space="preserve">AirTran Airways (FL) </w:t>
            </w:r>
          </w:p>
          <w:p w14:paraId="76BBB154" w14:textId="77777777" w:rsidR="00441859" w:rsidRDefault="00DE7F5C">
            <w:pPr>
              <w:pStyle w:val="Default"/>
              <w:numPr>
                <w:ilvl w:val="0"/>
                <w:numId w:val="21"/>
              </w:numPr>
              <w:spacing w:line="360" w:lineRule="auto"/>
              <w:jc w:val="both"/>
              <w:rPr>
                <w:rFonts w:asciiTheme="minorHAnsi" w:hAnsiTheme="minorHAnsi" w:cstheme="majorHAnsi"/>
                <w:color w:val="auto"/>
              </w:rPr>
            </w:pPr>
            <w:r w:rsidRPr="00D97C0E">
              <w:rPr>
                <w:rFonts w:asciiTheme="minorHAnsi" w:hAnsiTheme="minorHAnsi" w:cstheme="majorHAnsi"/>
                <w:color w:val="auto"/>
              </w:rPr>
              <w:t xml:space="preserve">Alaska Airlines (AS) </w:t>
            </w:r>
          </w:p>
          <w:p w14:paraId="198ED5EF" w14:textId="77777777" w:rsidR="00441859" w:rsidRDefault="00DE7F5C">
            <w:pPr>
              <w:pStyle w:val="Default"/>
              <w:numPr>
                <w:ilvl w:val="0"/>
                <w:numId w:val="21"/>
              </w:numPr>
              <w:spacing w:line="360" w:lineRule="auto"/>
              <w:jc w:val="both"/>
              <w:rPr>
                <w:rFonts w:asciiTheme="minorHAnsi" w:hAnsiTheme="minorHAnsi" w:cstheme="majorHAnsi"/>
                <w:color w:val="auto"/>
              </w:rPr>
            </w:pPr>
            <w:r w:rsidRPr="00D97C0E">
              <w:rPr>
                <w:rFonts w:asciiTheme="minorHAnsi" w:hAnsiTheme="minorHAnsi" w:cstheme="majorHAnsi"/>
                <w:color w:val="auto"/>
              </w:rPr>
              <w:t xml:space="preserve">American Airlines (AA) </w:t>
            </w:r>
          </w:p>
          <w:p w14:paraId="17B1F364" w14:textId="77777777" w:rsidR="00441859" w:rsidRDefault="00DE7F5C">
            <w:pPr>
              <w:pStyle w:val="Default"/>
              <w:numPr>
                <w:ilvl w:val="0"/>
                <w:numId w:val="21"/>
              </w:numPr>
              <w:spacing w:line="360" w:lineRule="auto"/>
              <w:jc w:val="both"/>
              <w:rPr>
                <w:rFonts w:asciiTheme="minorHAnsi" w:hAnsiTheme="minorHAnsi" w:cstheme="majorHAnsi"/>
                <w:color w:val="auto"/>
              </w:rPr>
            </w:pPr>
            <w:r w:rsidRPr="00D97C0E">
              <w:rPr>
                <w:rFonts w:asciiTheme="minorHAnsi" w:hAnsiTheme="minorHAnsi" w:cstheme="majorHAnsi"/>
                <w:color w:val="auto"/>
              </w:rPr>
              <w:t>Continental Airlines (CO)</w:t>
            </w:r>
          </w:p>
          <w:p w14:paraId="20D2F455" w14:textId="77777777" w:rsidR="00441859" w:rsidRDefault="00DE7F5C">
            <w:pPr>
              <w:pStyle w:val="Default"/>
              <w:numPr>
                <w:ilvl w:val="0"/>
                <w:numId w:val="21"/>
              </w:numPr>
              <w:spacing w:line="360" w:lineRule="auto"/>
              <w:jc w:val="both"/>
              <w:rPr>
                <w:rFonts w:asciiTheme="minorHAnsi" w:hAnsiTheme="minorHAnsi" w:cstheme="majorHAnsi"/>
                <w:color w:val="auto"/>
                <w:lang w:val="fr-FR"/>
              </w:rPr>
            </w:pPr>
            <w:r w:rsidRPr="00D97C0E">
              <w:rPr>
                <w:rFonts w:asciiTheme="minorHAnsi" w:hAnsiTheme="minorHAnsi" w:cstheme="majorHAnsi"/>
                <w:color w:val="auto"/>
                <w:lang w:val="fr-FR"/>
              </w:rPr>
              <w:t xml:space="preserve">Delta Airlines (DL) </w:t>
            </w:r>
          </w:p>
          <w:p w14:paraId="57F432C6" w14:textId="77777777" w:rsidR="00441859" w:rsidRDefault="00DE7F5C">
            <w:pPr>
              <w:pStyle w:val="Default"/>
              <w:numPr>
                <w:ilvl w:val="0"/>
                <w:numId w:val="21"/>
              </w:numPr>
              <w:spacing w:line="360" w:lineRule="auto"/>
              <w:jc w:val="both"/>
              <w:rPr>
                <w:rFonts w:asciiTheme="minorHAnsi" w:hAnsiTheme="minorHAnsi" w:cstheme="majorHAnsi"/>
                <w:color w:val="auto"/>
                <w:lang w:val="fr-FR"/>
              </w:rPr>
            </w:pPr>
            <w:r w:rsidRPr="00D97C0E">
              <w:rPr>
                <w:rFonts w:asciiTheme="minorHAnsi" w:hAnsiTheme="minorHAnsi" w:cstheme="majorHAnsi"/>
                <w:color w:val="auto"/>
                <w:lang w:val="fr-FR"/>
              </w:rPr>
              <w:t xml:space="preserve">Frontier Airlines (F9) </w:t>
            </w:r>
          </w:p>
          <w:p w14:paraId="4E4CC439" w14:textId="77777777" w:rsidR="00441859" w:rsidRDefault="00DE7F5C">
            <w:pPr>
              <w:pStyle w:val="Default"/>
              <w:numPr>
                <w:ilvl w:val="0"/>
                <w:numId w:val="21"/>
              </w:numPr>
              <w:spacing w:line="360" w:lineRule="auto"/>
              <w:jc w:val="both"/>
              <w:rPr>
                <w:rFonts w:asciiTheme="minorHAnsi" w:hAnsiTheme="minorHAnsi" w:cstheme="majorHAnsi"/>
                <w:color w:val="auto"/>
              </w:rPr>
            </w:pPr>
            <w:r w:rsidRPr="00D97C0E">
              <w:rPr>
                <w:rFonts w:asciiTheme="minorHAnsi" w:hAnsiTheme="minorHAnsi" w:cstheme="majorHAnsi"/>
                <w:color w:val="auto"/>
              </w:rPr>
              <w:t xml:space="preserve">Hawaiian Airlines (HA) </w:t>
            </w:r>
          </w:p>
        </w:tc>
        <w:tc>
          <w:tcPr>
            <w:tcW w:w="4675" w:type="dxa"/>
          </w:tcPr>
          <w:p w14:paraId="7210A6EE" w14:textId="77777777" w:rsidR="00441859" w:rsidRDefault="00DE7F5C">
            <w:pPr>
              <w:pStyle w:val="Default"/>
              <w:numPr>
                <w:ilvl w:val="0"/>
                <w:numId w:val="21"/>
              </w:numPr>
              <w:spacing w:line="360" w:lineRule="auto"/>
              <w:jc w:val="both"/>
              <w:rPr>
                <w:rFonts w:asciiTheme="minorHAnsi" w:hAnsiTheme="minorHAnsi" w:cstheme="majorHAnsi"/>
                <w:color w:val="auto"/>
              </w:rPr>
            </w:pPr>
            <w:r w:rsidRPr="00D97C0E">
              <w:rPr>
                <w:rFonts w:asciiTheme="minorHAnsi" w:hAnsiTheme="minorHAnsi" w:cstheme="majorHAnsi"/>
                <w:color w:val="auto"/>
              </w:rPr>
              <w:t xml:space="preserve">JetBlue Airways (B6) </w:t>
            </w:r>
          </w:p>
          <w:p w14:paraId="03E0EBB4" w14:textId="77777777" w:rsidR="00441859" w:rsidRDefault="00DE7F5C">
            <w:pPr>
              <w:pStyle w:val="Default"/>
              <w:numPr>
                <w:ilvl w:val="0"/>
                <w:numId w:val="21"/>
              </w:numPr>
              <w:spacing w:line="360" w:lineRule="auto"/>
              <w:jc w:val="both"/>
              <w:rPr>
                <w:rFonts w:asciiTheme="minorHAnsi" w:hAnsiTheme="minorHAnsi" w:cstheme="majorHAnsi"/>
                <w:color w:val="auto"/>
              </w:rPr>
            </w:pPr>
            <w:r w:rsidRPr="00D97C0E">
              <w:rPr>
                <w:rFonts w:asciiTheme="minorHAnsi" w:hAnsiTheme="minorHAnsi" w:cstheme="majorHAnsi"/>
                <w:color w:val="auto"/>
              </w:rPr>
              <w:t xml:space="preserve">Midwest Express (YX) </w:t>
            </w:r>
          </w:p>
          <w:p w14:paraId="66BF19F3" w14:textId="77777777" w:rsidR="00441859" w:rsidRDefault="00DE7F5C">
            <w:pPr>
              <w:pStyle w:val="Default"/>
              <w:numPr>
                <w:ilvl w:val="0"/>
                <w:numId w:val="21"/>
              </w:numPr>
              <w:spacing w:line="360" w:lineRule="auto"/>
              <w:jc w:val="both"/>
              <w:rPr>
                <w:rFonts w:asciiTheme="minorHAnsi" w:hAnsiTheme="minorHAnsi" w:cstheme="majorHAnsi"/>
                <w:color w:val="auto"/>
              </w:rPr>
            </w:pPr>
            <w:r w:rsidRPr="00D97C0E">
              <w:rPr>
                <w:rFonts w:asciiTheme="minorHAnsi" w:hAnsiTheme="minorHAnsi" w:cstheme="majorHAnsi"/>
                <w:color w:val="auto"/>
              </w:rPr>
              <w:t xml:space="preserve">Southwest Airlines (WN) </w:t>
            </w:r>
          </w:p>
          <w:p w14:paraId="4C537D02" w14:textId="77777777" w:rsidR="00441859" w:rsidRDefault="00DE7F5C">
            <w:pPr>
              <w:pStyle w:val="Default"/>
              <w:numPr>
                <w:ilvl w:val="0"/>
                <w:numId w:val="21"/>
              </w:numPr>
              <w:spacing w:line="360" w:lineRule="auto"/>
              <w:jc w:val="both"/>
              <w:rPr>
                <w:rFonts w:asciiTheme="minorHAnsi" w:hAnsiTheme="minorHAnsi" w:cstheme="majorHAnsi"/>
                <w:color w:val="auto"/>
              </w:rPr>
            </w:pPr>
            <w:r w:rsidRPr="00D97C0E">
              <w:rPr>
                <w:rFonts w:asciiTheme="minorHAnsi" w:hAnsiTheme="minorHAnsi" w:cstheme="majorHAnsi"/>
                <w:color w:val="auto"/>
              </w:rPr>
              <w:t xml:space="preserve">Spirit Airlines (NK) </w:t>
            </w:r>
          </w:p>
          <w:p w14:paraId="39EF87A0" w14:textId="77777777" w:rsidR="00441859" w:rsidRDefault="00DE7F5C">
            <w:pPr>
              <w:pStyle w:val="Default"/>
              <w:numPr>
                <w:ilvl w:val="0"/>
                <w:numId w:val="21"/>
              </w:numPr>
              <w:spacing w:line="360" w:lineRule="auto"/>
              <w:jc w:val="both"/>
              <w:rPr>
                <w:rFonts w:asciiTheme="minorHAnsi" w:hAnsiTheme="minorHAnsi" w:cstheme="majorHAnsi"/>
                <w:color w:val="auto"/>
              </w:rPr>
            </w:pPr>
            <w:r w:rsidRPr="00D97C0E">
              <w:rPr>
                <w:rFonts w:asciiTheme="minorHAnsi" w:hAnsiTheme="minorHAnsi" w:cstheme="majorHAnsi"/>
                <w:color w:val="auto"/>
              </w:rPr>
              <w:t xml:space="preserve">United Airlines (UA) </w:t>
            </w:r>
          </w:p>
          <w:p w14:paraId="3532CD0F" w14:textId="77777777" w:rsidR="00441859" w:rsidRDefault="00DE7F5C">
            <w:pPr>
              <w:pStyle w:val="Default"/>
              <w:numPr>
                <w:ilvl w:val="0"/>
                <w:numId w:val="21"/>
              </w:numPr>
              <w:spacing w:line="360" w:lineRule="auto"/>
              <w:jc w:val="both"/>
              <w:rPr>
                <w:rFonts w:asciiTheme="minorHAnsi" w:hAnsiTheme="minorHAnsi" w:cstheme="majorHAnsi"/>
                <w:color w:val="auto"/>
              </w:rPr>
            </w:pPr>
            <w:r w:rsidRPr="00D97C0E">
              <w:rPr>
                <w:rFonts w:asciiTheme="minorHAnsi" w:hAnsiTheme="minorHAnsi" w:cstheme="majorHAnsi"/>
                <w:color w:val="auto"/>
              </w:rPr>
              <w:t>US Airways (US)</w:t>
            </w:r>
          </w:p>
        </w:tc>
      </w:tr>
    </w:tbl>
    <w:p w14:paraId="78F17A4F" w14:textId="77777777" w:rsidR="00441859" w:rsidRPr="00963ED8" w:rsidRDefault="00DE7F5C">
      <w:pPr>
        <w:pStyle w:val="Ttulo3"/>
        <w:jc w:val="both"/>
        <w:rPr>
          <w:lang w:val="es-CO"/>
          <w:rPrChange w:id="6287" w:author="Massiel Nayibe Moreno Ladino" w:date="2025-01-15T12:59:00Z" w16du:dateUtc="2025-01-15T17:59:00Z">
            <w:rPr/>
          </w:rPrChange>
        </w:rPr>
      </w:pPr>
      <w:bookmarkStart w:id="6288" w:name="_Toc29250578"/>
      <w:bookmarkStart w:id="6289" w:name="_Toc185435488"/>
      <w:r w:rsidRPr="00963ED8">
        <w:rPr>
          <w:rStyle w:val="Ttulo3Car"/>
          <w:b/>
          <w:bCs/>
          <w:lang w:val="es-CO"/>
          <w:rPrChange w:id="6290" w:author="Massiel Nayibe Moreno Ladino" w:date="2025-01-15T12:59:00Z" w16du:dateUtc="2025-01-15T17:59:00Z">
            <w:rPr>
              <w:rStyle w:val="Ttulo3Car"/>
              <w:b/>
              <w:bCs/>
            </w:rPr>
          </w:rPrChange>
        </w:rPr>
        <w:t>14.</w:t>
      </w:r>
      <w:r w:rsidR="00E564DA" w:rsidRPr="00963ED8">
        <w:rPr>
          <w:rStyle w:val="Ttulo3Car"/>
          <w:b/>
          <w:bCs/>
          <w:lang w:val="es-CO"/>
          <w:rPrChange w:id="6291" w:author="Massiel Nayibe Moreno Ladino" w:date="2025-01-15T12:59:00Z" w16du:dateUtc="2025-01-15T17:59:00Z">
            <w:rPr>
              <w:rStyle w:val="Ttulo3Car"/>
              <w:b/>
              <w:bCs/>
            </w:rPr>
          </w:rPrChange>
        </w:rPr>
        <w:t>6</w:t>
      </w:r>
      <w:r w:rsidRPr="00963ED8">
        <w:rPr>
          <w:rStyle w:val="Ttulo3Car"/>
          <w:b/>
          <w:bCs/>
          <w:lang w:val="es-CO"/>
          <w:rPrChange w:id="6292" w:author="Massiel Nayibe Moreno Ladino" w:date="2025-01-15T12:59:00Z" w16du:dateUtc="2025-01-15T17:59:00Z">
            <w:rPr>
              <w:rStyle w:val="Ttulo3Car"/>
              <w:b/>
              <w:bCs/>
            </w:rPr>
          </w:rPrChange>
        </w:rPr>
        <w:t>.6 Comidas y gastos varios (M&amp;IE) - Por dieta</w:t>
      </w:r>
      <w:bookmarkEnd w:id="6288"/>
      <w:bookmarkEnd w:id="6289"/>
    </w:p>
    <w:p w14:paraId="62EE1BF0" w14:textId="77777777" w:rsidR="00441859" w:rsidRPr="00963ED8" w:rsidRDefault="00DE7F5C">
      <w:pPr>
        <w:pStyle w:val="Encabezado"/>
        <w:spacing w:line="360" w:lineRule="auto"/>
        <w:jc w:val="both"/>
        <w:rPr>
          <w:rFonts w:cs="Times New Roman"/>
          <w:lang w:val="es-CO"/>
          <w:rPrChange w:id="6293" w:author="Massiel Nayibe Moreno Ladino" w:date="2025-01-15T12:59:00Z" w16du:dateUtc="2025-01-15T17:59:00Z">
            <w:rPr>
              <w:rFonts w:cs="Times New Roman"/>
            </w:rPr>
          </w:rPrChange>
        </w:rPr>
      </w:pPr>
      <w:r w:rsidRPr="00963ED8">
        <w:rPr>
          <w:rFonts w:asciiTheme="minorHAnsi" w:hAnsiTheme="minorHAnsi" w:cs="Times New Roman"/>
          <w:lang w:val="es-CO"/>
          <w:rPrChange w:id="6294" w:author="Massiel Nayibe Moreno Ladino" w:date="2025-01-15T12:59:00Z" w16du:dateUtc="2025-01-15T17:59:00Z">
            <w:rPr>
              <w:rFonts w:asciiTheme="minorHAnsi" w:hAnsiTheme="minorHAnsi" w:cs="Times New Roman"/>
            </w:rPr>
          </w:rPrChange>
        </w:rPr>
        <w:t xml:space="preserve">Per diem significa la cantidad de dinero que Partners </w:t>
      </w:r>
      <w:r w:rsidR="00626C50" w:rsidRPr="00963ED8">
        <w:rPr>
          <w:rFonts w:asciiTheme="minorHAnsi" w:hAnsiTheme="minorHAnsi" w:cs="Times New Roman"/>
          <w:lang w:val="es-CO"/>
          <w:rPrChange w:id="6295" w:author="Massiel Nayibe Moreno Ladino" w:date="2025-01-15T12:59:00Z" w16du:dateUtc="2025-01-15T17:59:00Z">
            <w:rPr>
              <w:rFonts w:asciiTheme="minorHAnsi" w:hAnsiTheme="minorHAnsi" w:cs="Times New Roman"/>
            </w:rPr>
          </w:rPrChange>
        </w:rPr>
        <w:t>Colombia</w:t>
      </w:r>
      <w:r w:rsidRPr="00963ED8">
        <w:rPr>
          <w:rFonts w:asciiTheme="minorHAnsi" w:hAnsiTheme="minorHAnsi" w:cs="Times New Roman"/>
          <w:lang w:val="es-CO"/>
          <w:rPrChange w:id="6296" w:author="Massiel Nayibe Moreno Ladino" w:date="2025-01-15T12:59:00Z" w16du:dateUtc="2025-01-15T17:59:00Z">
            <w:rPr>
              <w:rFonts w:asciiTheme="minorHAnsi" w:hAnsiTheme="minorHAnsi" w:cs="Times New Roman"/>
            </w:rPr>
          </w:rPrChange>
        </w:rPr>
        <w:t xml:space="preserve"> le da al empleado por un viaje oficial fuera de su oficina para cubrir los gastos de alimentación y otros gastos de acuerdo con las tarifas vigentes. Compañeros </w:t>
      </w:r>
      <w:r w:rsidR="00626C50" w:rsidRPr="00963ED8">
        <w:rPr>
          <w:rFonts w:asciiTheme="minorHAnsi" w:hAnsiTheme="minorHAnsi" w:cs="Times New Roman"/>
          <w:lang w:val="es-CO"/>
          <w:rPrChange w:id="6297" w:author="Massiel Nayibe Moreno Ladino" w:date="2025-01-15T12:59:00Z" w16du:dateUtc="2025-01-15T17:59:00Z">
            <w:rPr>
              <w:rFonts w:asciiTheme="minorHAnsi" w:hAnsiTheme="minorHAnsi" w:cs="Times New Roman"/>
            </w:rPr>
          </w:rPrChange>
        </w:rPr>
        <w:t xml:space="preserve">Colombia </w:t>
      </w:r>
      <w:r w:rsidRPr="00963ED8">
        <w:rPr>
          <w:rFonts w:asciiTheme="minorHAnsi" w:hAnsiTheme="minorHAnsi" w:cs="Times New Roman"/>
          <w:lang w:val="es-CO"/>
          <w:rPrChange w:id="6298" w:author="Massiel Nayibe Moreno Ladino" w:date="2025-01-15T12:59:00Z" w16du:dateUtc="2025-01-15T17:59:00Z">
            <w:rPr>
              <w:rFonts w:asciiTheme="minorHAnsi" w:hAnsiTheme="minorHAnsi" w:cs="Times New Roman"/>
            </w:rPr>
          </w:rPrChange>
        </w:rPr>
        <w:t xml:space="preserve">incluye el costo de todas las comidas e incidentes bajo una tarifa fija de viáticos proporcionada al viajero y NO reembolsará con base en los gastos reales. Se proporcionarán viáticos parciales cuando una o más de las comidas sean proporcionadas por alguien que no sea el viajero. </w:t>
      </w:r>
      <w:r w:rsidR="00AF3B17" w:rsidRPr="00963ED8">
        <w:rPr>
          <w:rFonts w:cs="Times New Roman"/>
          <w:lang w:val="es-CO"/>
          <w:rPrChange w:id="6299" w:author="Massiel Nayibe Moreno Ladino" w:date="2025-01-15T12:59:00Z" w16du:dateUtc="2025-01-15T17:59:00Z">
            <w:rPr>
              <w:rFonts w:cs="Times New Roman"/>
            </w:rPr>
          </w:rPrChange>
        </w:rPr>
        <w:t xml:space="preserve">Para conocer el importe adecuado de las dietas y las excepciones, consulte </w:t>
      </w:r>
      <w:r w:rsidR="00AF3B17">
        <w:fldChar w:fldCharType="begin"/>
      </w:r>
      <w:r w:rsidR="00AF3B17" w:rsidRPr="00963ED8">
        <w:rPr>
          <w:lang w:val="es-CO"/>
          <w:rPrChange w:id="6300" w:author="Massiel Nayibe Moreno Ladino" w:date="2025-01-15T12:59:00Z" w16du:dateUtc="2025-01-15T17:59:00Z">
            <w:rPr/>
          </w:rPrChange>
        </w:rPr>
        <w:instrText>HYPERLINK \l "_14.7_Per_Diem"</w:instrText>
      </w:r>
      <w:r w:rsidR="00AF3B17">
        <w:fldChar w:fldCharType="separate"/>
      </w:r>
      <w:r w:rsidR="00AF3B17" w:rsidRPr="00963ED8">
        <w:rPr>
          <w:rStyle w:val="Hipervnculo"/>
          <w:rFonts w:cs="Times New Roman"/>
          <w:lang w:val="es-CO"/>
          <w:rPrChange w:id="6301" w:author="Massiel Nayibe Moreno Ladino" w:date="2025-01-15T12:59:00Z" w16du:dateUtc="2025-01-15T17:59:00Z">
            <w:rPr>
              <w:rStyle w:val="Hipervnculo"/>
              <w:rFonts w:cs="Times New Roman"/>
            </w:rPr>
          </w:rPrChange>
        </w:rPr>
        <w:t>la Sección 14.7 Dietas para M&amp;IE</w:t>
      </w:r>
      <w:r w:rsidR="00AF3B17">
        <w:fldChar w:fldCharType="end"/>
      </w:r>
      <w:r w:rsidR="00AF3B17" w:rsidRPr="00963ED8">
        <w:rPr>
          <w:rFonts w:cs="Times New Roman"/>
          <w:lang w:val="es-CO"/>
          <w:rPrChange w:id="6302" w:author="Massiel Nayibe Moreno Ladino" w:date="2025-01-15T12:59:00Z" w16du:dateUtc="2025-01-15T17:59:00Z">
            <w:rPr>
              <w:rFonts w:cs="Times New Roman"/>
            </w:rPr>
          </w:rPrChange>
        </w:rPr>
        <w:t xml:space="preserve"> a fin de determinar las dietas correctas en función del tipo de viajero. </w:t>
      </w:r>
    </w:p>
    <w:p w14:paraId="471F51E6" w14:textId="77777777" w:rsidR="00AF3B17" w:rsidRPr="00963ED8" w:rsidRDefault="00AF3B17" w:rsidP="00AF3B17">
      <w:pPr>
        <w:pStyle w:val="Encabezado"/>
        <w:spacing w:line="360" w:lineRule="auto"/>
        <w:jc w:val="both"/>
        <w:rPr>
          <w:rFonts w:cs="Times New Roman"/>
          <w:lang w:val="es-CO"/>
          <w:rPrChange w:id="6303" w:author="Massiel Nayibe Moreno Ladino" w:date="2025-01-15T12:59:00Z" w16du:dateUtc="2025-01-15T17:59:00Z">
            <w:rPr>
              <w:rFonts w:cs="Times New Roman"/>
            </w:rPr>
          </w:rPrChange>
        </w:rPr>
      </w:pPr>
    </w:p>
    <w:p w14:paraId="63B2AE1C" w14:textId="77777777" w:rsidR="00441859" w:rsidRPr="00963ED8" w:rsidRDefault="00DE7F5C">
      <w:pPr>
        <w:pStyle w:val="Encabezado"/>
        <w:spacing w:line="360" w:lineRule="auto"/>
        <w:jc w:val="both"/>
        <w:rPr>
          <w:rFonts w:cs="Times New Roman"/>
          <w:lang w:val="es-CO"/>
          <w:rPrChange w:id="6304" w:author="Massiel Nayibe Moreno Ladino" w:date="2025-01-15T12:59:00Z" w16du:dateUtc="2025-01-15T17:59:00Z">
            <w:rPr>
              <w:rFonts w:cs="Times New Roman"/>
            </w:rPr>
          </w:rPrChange>
        </w:rPr>
      </w:pPr>
      <w:r w:rsidRPr="00963ED8">
        <w:rPr>
          <w:rFonts w:cs="Times New Roman"/>
          <w:lang w:val="es-CO"/>
          <w:rPrChange w:id="6305" w:author="Massiel Nayibe Moreno Ladino" w:date="2025-01-15T12:59:00Z" w16du:dateUtc="2025-01-15T17:59:00Z">
            <w:rPr>
              <w:rFonts w:cs="Times New Roman"/>
            </w:rPr>
          </w:rPrChange>
        </w:rPr>
        <w:t xml:space="preserve">Las dietas de M&amp;IE de todos los Compañeros se basan en un porcentaje de las dietas gubernamentales permitidas por ciudad y/o país. </w:t>
      </w:r>
      <w:r w:rsidRPr="00963ED8">
        <w:rPr>
          <w:rFonts w:cs="Times New Roman"/>
          <w:u w:val="single"/>
          <w:lang w:val="es-CO"/>
          <w:rPrChange w:id="6306" w:author="Massiel Nayibe Moreno Ladino" w:date="2025-01-15T12:59:00Z" w16du:dateUtc="2025-01-15T17:59:00Z">
            <w:rPr>
              <w:rFonts w:cs="Times New Roman"/>
              <w:u w:val="single"/>
            </w:rPr>
          </w:rPrChange>
        </w:rPr>
        <w:t xml:space="preserve">Las dietas se basan siempre en la ciudad en la que el viajero descansará. </w:t>
      </w:r>
      <w:r w:rsidRPr="00963ED8">
        <w:rPr>
          <w:rFonts w:cs="Times New Roman"/>
          <w:lang w:val="es-CO"/>
          <w:rPrChange w:id="6307" w:author="Massiel Nayibe Moreno Ladino" w:date="2025-01-15T12:59:00Z" w16du:dateUtc="2025-01-15T17:59:00Z">
            <w:rPr>
              <w:rFonts w:cs="Times New Roman"/>
            </w:rPr>
          </w:rPrChange>
        </w:rPr>
        <w:t xml:space="preserve">Por ejemplo, si el viajero sale de Bogotá, Colombia, y viaja a San Diego el primer día, y regresa a casa desde San Diego el tercer día, los dos primeros días el viático debe calcularse en base a la tarifa de San Diego y el último día en Bogotá, Colombia. </w:t>
      </w:r>
      <w:r w:rsidR="001C7D50" w:rsidRPr="00963ED8">
        <w:rPr>
          <w:rFonts w:cs="Times New Roman"/>
          <w:lang w:val="es-CO"/>
          <w:rPrChange w:id="6308" w:author="Massiel Nayibe Moreno Ladino" w:date="2025-01-15T12:59:00Z" w16du:dateUtc="2025-01-15T17:59:00Z">
            <w:rPr>
              <w:rFonts w:cs="Times New Roman"/>
            </w:rPr>
          </w:rPrChange>
        </w:rPr>
        <w:t xml:space="preserve"> </w:t>
      </w:r>
    </w:p>
    <w:p w14:paraId="58CE65E6" w14:textId="77777777" w:rsidR="00441859" w:rsidRPr="00963ED8" w:rsidRDefault="00DE7F5C">
      <w:pPr>
        <w:pStyle w:val="Ttulo3"/>
        <w:jc w:val="both"/>
        <w:rPr>
          <w:lang w:val="es-CO"/>
          <w:rPrChange w:id="6309" w:author="Massiel Nayibe Moreno Ladino" w:date="2025-01-15T12:59:00Z" w16du:dateUtc="2025-01-15T17:59:00Z">
            <w:rPr/>
          </w:rPrChange>
        </w:rPr>
      </w:pPr>
      <w:bookmarkStart w:id="6310" w:name="_Toc29250579"/>
      <w:bookmarkStart w:id="6311" w:name="_Toc185435489"/>
      <w:r w:rsidRPr="00963ED8">
        <w:rPr>
          <w:rStyle w:val="Ttulo3Car"/>
          <w:b/>
          <w:bCs/>
          <w:lang w:val="es-CO"/>
          <w:rPrChange w:id="6312" w:author="Massiel Nayibe Moreno Ladino" w:date="2025-01-15T12:59:00Z" w16du:dateUtc="2025-01-15T17:59:00Z">
            <w:rPr>
              <w:rStyle w:val="Ttulo3Car"/>
              <w:b/>
              <w:bCs/>
            </w:rPr>
          </w:rPrChange>
        </w:rPr>
        <w:lastRenderedPageBreak/>
        <w:t>14.</w:t>
      </w:r>
      <w:r w:rsidR="009D3373" w:rsidRPr="00963ED8">
        <w:rPr>
          <w:rStyle w:val="Ttulo3Car"/>
          <w:b/>
          <w:bCs/>
          <w:lang w:val="es-CO"/>
          <w:rPrChange w:id="6313" w:author="Massiel Nayibe Moreno Ladino" w:date="2025-01-15T12:59:00Z" w16du:dateUtc="2025-01-15T17:59:00Z">
            <w:rPr>
              <w:rStyle w:val="Ttulo3Car"/>
              <w:b/>
              <w:bCs/>
            </w:rPr>
          </w:rPrChange>
        </w:rPr>
        <w:t>6</w:t>
      </w:r>
      <w:r w:rsidRPr="00963ED8">
        <w:rPr>
          <w:rStyle w:val="Ttulo3Car"/>
          <w:b/>
          <w:bCs/>
          <w:lang w:val="es-CO"/>
          <w:rPrChange w:id="6314" w:author="Massiel Nayibe Moreno Ladino" w:date="2025-01-15T12:59:00Z" w16du:dateUtc="2025-01-15T17:59:00Z">
            <w:rPr>
              <w:rStyle w:val="Ttulo3Car"/>
              <w:b/>
              <w:bCs/>
            </w:rPr>
          </w:rPrChange>
        </w:rPr>
        <w:t>.7 Todos los demás gastos de viaje varios - Reembolsables</w:t>
      </w:r>
      <w:bookmarkEnd w:id="6310"/>
      <w:bookmarkEnd w:id="6311"/>
    </w:p>
    <w:p w14:paraId="012820D2" w14:textId="77777777" w:rsidR="00441859" w:rsidRDefault="00DE7F5C">
      <w:pPr>
        <w:pStyle w:val="Encabezado"/>
        <w:spacing w:line="360" w:lineRule="auto"/>
        <w:jc w:val="both"/>
        <w:rPr>
          <w:rFonts w:cs="Times New Roman"/>
        </w:rPr>
      </w:pPr>
      <w:r w:rsidRPr="00963ED8">
        <w:rPr>
          <w:rFonts w:cs="Times New Roman"/>
          <w:lang w:val="es-CO"/>
          <w:rPrChange w:id="6315" w:author="Massiel Nayibe Moreno Ladino" w:date="2025-01-15T12:59:00Z" w16du:dateUtc="2025-01-15T17:59:00Z">
            <w:rPr>
              <w:rFonts w:cs="Times New Roman"/>
            </w:rPr>
          </w:rPrChange>
        </w:rPr>
        <w:t xml:space="preserve">Todos los demás gastos de viaje varios (MTE) son gastos adicionales y se pagan según sea necesario y se cargan a la tarjeta de crédito </w:t>
      </w:r>
      <w:r w:rsidR="001471F8" w:rsidRPr="00963ED8">
        <w:rPr>
          <w:rFonts w:cs="Times New Roman"/>
          <w:lang w:val="es-CO"/>
          <w:rPrChange w:id="6316" w:author="Massiel Nayibe Moreno Ladino" w:date="2025-01-15T12:59:00Z" w16du:dateUtc="2025-01-15T17:59:00Z">
            <w:rPr>
              <w:rFonts w:cs="Times New Roman"/>
            </w:rPr>
          </w:rPrChange>
        </w:rPr>
        <w:t xml:space="preserve">de los Socios </w:t>
      </w:r>
      <w:r w:rsidRPr="00963ED8">
        <w:rPr>
          <w:rFonts w:cs="Times New Roman"/>
          <w:lang w:val="es-CO"/>
          <w:rPrChange w:id="6317" w:author="Massiel Nayibe Moreno Ladino" w:date="2025-01-15T12:59:00Z" w16du:dateUtc="2025-01-15T17:59:00Z">
            <w:rPr>
              <w:rFonts w:cs="Times New Roman"/>
            </w:rPr>
          </w:rPrChange>
        </w:rPr>
        <w:t xml:space="preserve">o se reembolsan en función de los costes reales incurridos. Para ser reembolsados, todos los gastos de viaje varios superiores a 25 USD deberán justificarse mediante recibos, comprobantes o facturas que formen parte del informe de gastos. </w:t>
      </w:r>
      <w:r w:rsidRPr="0050671C">
        <w:rPr>
          <w:rFonts w:cs="Times New Roman"/>
        </w:rPr>
        <w:t>Los gastos MTE incluyen, entre otros, los siguientes</w:t>
      </w:r>
    </w:p>
    <w:p w14:paraId="7B7FB9DB" w14:textId="77777777" w:rsidR="00441859" w:rsidRDefault="00DE7F5C">
      <w:pPr>
        <w:pStyle w:val="Encabezado"/>
        <w:numPr>
          <w:ilvl w:val="0"/>
          <w:numId w:val="28"/>
        </w:numPr>
        <w:spacing w:line="360" w:lineRule="auto"/>
        <w:jc w:val="both"/>
        <w:rPr>
          <w:rFonts w:cs="Times New Roman"/>
        </w:rPr>
      </w:pPr>
      <w:r w:rsidRPr="00963ED8">
        <w:rPr>
          <w:rFonts w:cs="Times New Roman"/>
          <w:lang w:val="es-CO"/>
          <w:rPrChange w:id="6318" w:author="Massiel Nayibe Moreno Ladino" w:date="2025-01-15T12:59:00Z" w16du:dateUtc="2025-01-15T17:59:00Z">
            <w:rPr>
              <w:rFonts w:cs="Times New Roman"/>
            </w:rPr>
          </w:rPrChange>
        </w:rPr>
        <w:t xml:space="preserve">Todos los gastos de transporte terrestre (autobuses, taxis, etc.) entre el lugar de alojamiento o de negocios y los lugares situados fuera del recinto para obtener comidas, reuniones, visitas al recinto, etc. Se acepta y reembolsa una cantidad razonable en concepto de propinas en autobuses, taxis u otros medios de transporte similares, además del coste del billete. </w:t>
      </w:r>
      <w:r w:rsidRPr="007A11EC">
        <w:rPr>
          <w:rFonts w:cs="Times New Roman"/>
        </w:rPr>
        <w:t>El porcentaje máximo de propina reembolsable es del 20%</w:t>
      </w:r>
      <w:r w:rsidRPr="00C17238">
        <w:rPr>
          <w:rFonts w:cs="Times New Roman"/>
        </w:rPr>
        <w:t>.</w:t>
      </w:r>
    </w:p>
    <w:p w14:paraId="6E09EEC8" w14:textId="77777777" w:rsidR="00441859" w:rsidRDefault="00DE7F5C">
      <w:pPr>
        <w:pStyle w:val="Encabezado"/>
        <w:numPr>
          <w:ilvl w:val="0"/>
          <w:numId w:val="28"/>
        </w:numPr>
        <w:spacing w:line="360" w:lineRule="auto"/>
        <w:jc w:val="both"/>
        <w:rPr>
          <w:rFonts w:cs="Times New Roman"/>
        </w:rPr>
      </w:pPr>
      <w:r w:rsidRPr="00C17238">
        <w:rPr>
          <w:rFonts w:cs="Times New Roman"/>
        </w:rPr>
        <w:t>Visados</w:t>
      </w:r>
    </w:p>
    <w:p w14:paraId="0E1A6D83" w14:textId="77777777" w:rsidR="00441859" w:rsidRPr="00963ED8" w:rsidRDefault="00DE7F5C">
      <w:pPr>
        <w:pStyle w:val="Encabezado"/>
        <w:numPr>
          <w:ilvl w:val="0"/>
          <w:numId w:val="28"/>
        </w:numPr>
        <w:spacing w:line="360" w:lineRule="auto"/>
        <w:jc w:val="both"/>
        <w:rPr>
          <w:rFonts w:cs="Times New Roman"/>
          <w:lang w:val="es-CO"/>
          <w:rPrChange w:id="6319" w:author="Massiel Nayibe Moreno Ladino" w:date="2025-01-15T12:59:00Z" w16du:dateUtc="2025-01-15T17:59:00Z">
            <w:rPr>
              <w:rFonts w:cs="Times New Roman"/>
            </w:rPr>
          </w:rPrChange>
        </w:rPr>
      </w:pPr>
      <w:r w:rsidRPr="00963ED8">
        <w:rPr>
          <w:rFonts w:cs="Times New Roman"/>
          <w:lang w:val="es-CO"/>
          <w:rPrChange w:id="6320" w:author="Massiel Nayibe Moreno Ladino" w:date="2025-01-15T12:59:00Z" w16du:dateUtc="2025-01-15T17:59:00Z">
            <w:rPr>
              <w:rFonts w:cs="Times New Roman"/>
            </w:rPr>
          </w:rPrChange>
        </w:rPr>
        <w:t>Pasaporte o renovación si es necesario</w:t>
      </w:r>
    </w:p>
    <w:p w14:paraId="26E80200" w14:textId="77777777" w:rsidR="00441859" w:rsidRPr="00963ED8" w:rsidRDefault="00DE7F5C">
      <w:pPr>
        <w:pStyle w:val="Encabezado"/>
        <w:numPr>
          <w:ilvl w:val="0"/>
          <w:numId w:val="28"/>
        </w:numPr>
        <w:spacing w:line="360" w:lineRule="auto"/>
        <w:jc w:val="both"/>
        <w:rPr>
          <w:rFonts w:cs="Times New Roman"/>
          <w:lang w:val="es-CO"/>
          <w:rPrChange w:id="6321" w:author="Massiel Nayibe Moreno Ladino" w:date="2025-01-15T12:59:00Z" w16du:dateUtc="2025-01-15T17:59:00Z">
            <w:rPr>
              <w:rFonts w:cs="Times New Roman"/>
            </w:rPr>
          </w:rPrChange>
        </w:rPr>
      </w:pPr>
      <w:r w:rsidRPr="00963ED8">
        <w:rPr>
          <w:rFonts w:cs="Times New Roman"/>
          <w:lang w:val="es-CO"/>
          <w:rPrChange w:id="6322" w:author="Massiel Nayibe Moreno Ladino" w:date="2025-01-15T12:59:00Z" w16du:dateUtc="2025-01-15T17:59:00Z">
            <w:rPr>
              <w:rFonts w:cs="Times New Roman"/>
            </w:rPr>
          </w:rPrChange>
        </w:rPr>
        <w:t>Coste de Global Entry incluido TSA Precheck</w:t>
      </w:r>
    </w:p>
    <w:p w14:paraId="2DA17173" w14:textId="77777777" w:rsidR="00441859" w:rsidRPr="00963ED8" w:rsidRDefault="00DE7F5C">
      <w:pPr>
        <w:pStyle w:val="Encabezado"/>
        <w:numPr>
          <w:ilvl w:val="0"/>
          <w:numId w:val="28"/>
        </w:numPr>
        <w:spacing w:line="360" w:lineRule="auto"/>
        <w:jc w:val="both"/>
        <w:rPr>
          <w:rFonts w:cs="Times New Roman"/>
          <w:lang w:val="es-CO"/>
          <w:rPrChange w:id="6323" w:author="Massiel Nayibe Moreno Ladino" w:date="2025-01-15T12:59:00Z" w16du:dateUtc="2025-01-15T17:59:00Z">
            <w:rPr>
              <w:rFonts w:cs="Times New Roman"/>
            </w:rPr>
          </w:rPrChange>
        </w:rPr>
      </w:pPr>
      <w:r w:rsidRPr="00963ED8">
        <w:rPr>
          <w:rFonts w:cs="Times New Roman"/>
          <w:lang w:val="es-CO"/>
          <w:rPrChange w:id="6324" w:author="Massiel Nayibe Moreno Ladino" w:date="2025-01-15T12:59:00Z" w16du:dateUtc="2025-01-15T17:59:00Z">
            <w:rPr>
              <w:rFonts w:cs="Times New Roman"/>
            </w:rPr>
          </w:rPrChange>
        </w:rPr>
        <w:t>Gastos de limpieza de la habitación: Cuando se alquila un apartamento en lugar de alojamiento en un hotel, el viajero puede contratar, sin embargo esto debe provenir de la parte de gastos de viaje incidentales de la dieta</w:t>
      </w:r>
    </w:p>
    <w:p w14:paraId="258A0C24" w14:textId="77777777" w:rsidR="00441859" w:rsidRDefault="00DE7F5C">
      <w:pPr>
        <w:pStyle w:val="Encabezado"/>
        <w:numPr>
          <w:ilvl w:val="0"/>
          <w:numId w:val="28"/>
        </w:numPr>
        <w:spacing w:line="360" w:lineRule="auto"/>
        <w:jc w:val="both"/>
        <w:rPr>
          <w:rFonts w:cs="Times New Roman"/>
        </w:rPr>
      </w:pPr>
      <w:r w:rsidRPr="00C17238">
        <w:rPr>
          <w:rFonts w:cs="Times New Roman"/>
        </w:rPr>
        <w:t>Vacunas y medicamentos en viaje</w:t>
      </w:r>
    </w:p>
    <w:p w14:paraId="3C007FDE" w14:textId="77777777" w:rsidR="00441859" w:rsidRDefault="00DE7F5C">
      <w:pPr>
        <w:pStyle w:val="Encabezado"/>
        <w:numPr>
          <w:ilvl w:val="0"/>
          <w:numId w:val="28"/>
        </w:numPr>
        <w:spacing w:line="360" w:lineRule="auto"/>
        <w:jc w:val="both"/>
        <w:rPr>
          <w:rFonts w:cs="Times New Roman"/>
        </w:rPr>
      </w:pPr>
      <w:r w:rsidRPr="00C17238">
        <w:rPr>
          <w:rFonts w:cs="Times New Roman"/>
        </w:rPr>
        <w:t>Reproducción de materiales</w:t>
      </w:r>
    </w:p>
    <w:p w14:paraId="7A3649BA" w14:textId="77777777" w:rsidR="00441859" w:rsidRPr="00963ED8" w:rsidRDefault="00DE7F5C">
      <w:pPr>
        <w:pStyle w:val="Encabezado"/>
        <w:numPr>
          <w:ilvl w:val="0"/>
          <w:numId w:val="28"/>
        </w:numPr>
        <w:spacing w:line="360" w:lineRule="auto"/>
        <w:jc w:val="both"/>
        <w:rPr>
          <w:rFonts w:cs="Times New Roman"/>
          <w:lang w:val="es-CO"/>
          <w:rPrChange w:id="6325" w:author="Massiel Nayibe Moreno Ladino" w:date="2025-01-15T12:59:00Z" w16du:dateUtc="2025-01-15T17:59:00Z">
            <w:rPr>
              <w:rFonts w:cs="Times New Roman"/>
            </w:rPr>
          </w:rPrChange>
        </w:rPr>
      </w:pPr>
      <w:r w:rsidRPr="00963ED8">
        <w:rPr>
          <w:rFonts w:cs="Times New Roman"/>
          <w:lang w:val="es-CO"/>
          <w:rPrChange w:id="6326" w:author="Massiel Nayibe Moreno Ladino" w:date="2025-01-15T12:59:00Z" w16du:dateUtc="2025-01-15T17:59:00Z">
            <w:rPr>
              <w:rFonts w:cs="Times New Roman"/>
            </w:rPr>
          </w:rPrChange>
        </w:rPr>
        <w:t>Llamadas telefónicas y otros gastos de comunicación que sean razonables y necesarios para las comunicaciones relacionadas con el trabajo, incluidas las tarjetas SIM, los datos y los gastos de Wi-Fi a bordo.</w:t>
      </w:r>
    </w:p>
    <w:p w14:paraId="0FB75BDC" w14:textId="77777777" w:rsidR="00441859" w:rsidRPr="00963ED8" w:rsidRDefault="00DE7F5C">
      <w:pPr>
        <w:pStyle w:val="Encabezado"/>
        <w:numPr>
          <w:ilvl w:val="0"/>
          <w:numId w:val="28"/>
        </w:numPr>
        <w:spacing w:line="360" w:lineRule="auto"/>
        <w:jc w:val="both"/>
        <w:rPr>
          <w:rFonts w:cs="Times New Roman"/>
          <w:lang w:val="es-CO"/>
          <w:rPrChange w:id="6327" w:author="Massiel Nayibe Moreno Ladino" w:date="2025-01-15T12:59:00Z" w16du:dateUtc="2025-01-15T17:59:00Z">
            <w:rPr>
              <w:rFonts w:cs="Times New Roman"/>
            </w:rPr>
          </w:rPrChange>
        </w:rPr>
      </w:pPr>
      <w:r w:rsidRPr="00963ED8">
        <w:rPr>
          <w:rFonts w:cs="Times New Roman"/>
          <w:lang w:val="es-CO"/>
          <w:rPrChange w:id="6328" w:author="Massiel Nayibe Moreno Ladino" w:date="2025-01-15T12:59:00Z" w16du:dateUtc="2025-01-15T17:59:00Z">
            <w:rPr>
              <w:rFonts w:cs="Times New Roman"/>
            </w:rPr>
          </w:rPrChange>
        </w:rPr>
        <w:t>Comisiones bancarias por retirar dinero en cajeros automáticos o por cambio de divisas.</w:t>
      </w:r>
    </w:p>
    <w:p w14:paraId="084BC0FF" w14:textId="77777777" w:rsidR="00441859" w:rsidRPr="00963ED8" w:rsidRDefault="00DE7F5C">
      <w:pPr>
        <w:pStyle w:val="Encabezado"/>
        <w:numPr>
          <w:ilvl w:val="0"/>
          <w:numId w:val="28"/>
        </w:numPr>
        <w:spacing w:line="360" w:lineRule="auto"/>
        <w:jc w:val="both"/>
        <w:rPr>
          <w:rFonts w:cs="Times New Roman"/>
          <w:lang w:val="es-CO"/>
          <w:rPrChange w:id="6329" w:author="Massiel Nayibe Moreno Ladino" w:date="2025-01-15T12:59:00Z" w16du:dateUtc="2025-01-15T17:59:00Z">
            <w:rPr>
              <w:rFonts w:cs="Times New Roman"/>
            </w:rPr>
          </w:rPrChange>
        </w:rPr>
      </w:pPr>
      <w:r w:rsidRPr="00963ED8">
        <w:rPr>
          <w:rFonts w:cs="Times New Roman"/>
          <w:lang w:val="es-CO"/>
          <w:rPrChange w:id="6330" w:author="Massiel Nayibe Moreno Ladino" w:date="2025-01-15T12:59:00Z" w16du:dateUtc="2025-01-15T17:59:00Z">
            <w:rPr>
              <w:rFonts w:cs="Times New Roman"/>
            </w:rPr>
          </w:rPrChange>
        </w:rPr>
        <w:t>Se permiten gastos razonables para la compra de ropa de trabajo en caso de pérdida/retraso del equipaje (en caso de pérdida del equipaje, y de que haya que comprar ropa para poder cumplir con los horarios de las reuniones).</w:t>
      </w:r>
    </w:p>
    <w:p w14:paraId="5D37A158" w14:textId="77777777" w:rsidR="00441859" w:rsidRPr="00963ED8" w:rsidRDefault="00DE7F5C">
      <w:pPr>
        <w:pStyle w:val="Ttulo3"/>
        <w:jc w:val="both"/>
        <w:rPr>
          <w:rStyle w:val="Ttulo3Car"/>
          <w:b/>
          <w:bCs/>
          <w:lang w:val="es-CO"/>
          <w:rPrChange w:id="6331" w:author="Massiel Nayibe Moreno Ladino" w:date="2025-01-15T12:59:00Z" w16du:dateUtc="2025-01-15T17:59:00Z">
            <w:rPr>
              <w:rStyle w:val="Ttulo3Car"/>
              <w:b/>
              <w:bCs/>
            </w:rPr>
          </w:rPrChange>
        </w:rPr>
      </w:pPr>
      <w:bookmarkStart w:id="6332" w:name="_Toc184806967"/>
      <w:bookmarkStart w:id="6333" w:name="_Toc185435490"/>
      <w:r w:rsidRPr="00963ED8">
        <w:rPr>
          <w:rStyle w:val="Ttulo3Car"/>
          <w:b/>
          <w:bCs/>
          <w:lang w:val="es-CO"/>
          <w:rPrChange w:id="6334" w:author="Massiel Nayibe Moreno Ladino" w:date="2025-01-15T12:59:00Z" w16du:dateUtc="2025-01-15T17:59:00Z">
            <w:rPr>
              <w:rStyle w:val="Ttulo3Car"/>
              <w:b/>
              <w:bCs/>
            </w:rPr>
          </w:rPrChange>
        </w:rPr>
        <w:t>14.6.8 Comidas de negocios - Gastos de reunión (no viajes) - Reembolsables</w:t>
      </w:r>
      <w:bookmarkEnd w:id="6332"/>
      <w:bookmarkEnd w:id="6333"/>
    </w:p>
    <w:p w14:paraId="3A359B57" w14:textId="77777777" w:rsidR="00441859" w:rsidRPr="00963ED8" w:rsidRDefault="00DE7F5C">
      <w:pPr>
        <w:pStyle w:val="Encabezado"/>
        <w:spacing w:line="360" w:lineRule="auto"/>
        <w:jc w:val="both"/>
        <w:rPr>
          <w:rFonts w:cs="Times New Roman"/>
          <w:lang w:val="es-CO"/>
          <w:rPrChange w:id="6335" w:author="Massiel Nayibe Moreno Ladino" w:date="2025-01-15T12:59:00Z" w16du:dateUtc="2025-01-15T17:59:00Z">
            <w:rPr>
              <w:rFonts w:cs="Times New Roman"/>
            </w:rPr>
          </w:rPrChange>
        </w:rPr>
      </w:pPr>
      <w:r w:rsidRPr="00963ED8">
        <w:rPr>
          <w:rFonts w:cs="Times New Roman"/>
          <w:lang w:val="es-CO"/>
          <w:rPrChange w:id="6336" w:author="Massiel Nayibe Moreno Ladino" w:date="2025-01-15T12:59:00Z" w16du:dateUtc="2025-01-15T17:59:00Z">
            <w:rPr>
              <w:rFonts w:cs="Times New Roman"/>
            </w:rPr>
          </w:rPrChange>
        </w:rPr>
        <w:t xml:space="preserve">En determinadas circunstancias, las comidas de negocios pueden aprobarse como gastos de reunión. Cuando se trate de gastos de comida, tenga siempre presente que los gastos de </w:t>
      </w:r>
      <w:r w:rsidRPr="00963ED8">
        <w:rPr>
          <w:rFonts w:cs="Times New Roman"/>
          <w:lang w:val="es-CO"/>
          <w:rPrChange w:id="6337" w:author="Massiel Nayibe Moreno Ladino" w:date="2025-01-15T12:59:00Z" w16du:dateUtc="2025-01-15T17:59:00Z">
            <w:rPr>
              <w:rFonts w:cs="Times New Roman"/>
            </w:rPr>
          </w:rPrChange>
        </w:rPr>
        <w:lastRenderedPageBreak/>
        <w:t>"representación" no pueden imputarse a subvenciones federales. Los gastos deben beneficiar clara y directamente al proyecto de subvención al que se imputan. Según la política de Compañeros, en ocasiones un café, un almuerzo o incluso un desayuno puede considerarse una comida de negocios, siempre que la agenda de trabajo esté clara y no se trate de un entretenimiento. Por lo general, el coste de una cena siempre será inadmisible. Los gastos por comidas de negocios requieren los nombres de las personas que asisten a la reunión y el propósito comercial de la comida, independientemente del importe.</w:t>
      </w:r>
    </w:p>
    <w:p w14:paraId="35952170" w14:textId="77777777" w:rsidR="00441859" w:rsidRPr="00963ED8" w:rsidRDefault="00DE7F5C">
      <w:pPr>
        <w:pStyle w:val="Ttulo3"/>
        <w:jc w:val="both"/>
        <w:rPr>
          <w:rStyle w:val="Ttulo3Car"/>
          <w:b/>
          <w:bCs/>
          <w:lang w:val="es-CO"/>
          <w:rPrChange w:id="6338" w:author="Massiel Nayibe Moreno Ladino" w:date="2025-01-15T12:59:00Z" w16du:dateUtc="2025-01-15T17:59:00Z">
            <w:rPr>
              <w:rStyle w:val="Ttulo3Car"/>
              <w:b/>
              <w:bCs/>
            </w:rPr>
          </w:rPrChange>
        </w:rPr>
      </w:pPr>
      <w:bookmarkStart w:id="6339" w:name="_Toc184806968"/>
      <w:bookmarkStart w:id="6340" w:name="_Toc185435491"/>
      <w:r w:rsidRPr="00963ED8">
        <w:rPr>
          <w:rStyle w:val="Ttulo3Car"/>
          <w:b/>
          <w:bCs/>
          <w:lang w:val="es-CO"/>
          <w:rPrChange w:id="6341" w:author="Massiel Nayibe Moreno Ladino" w:date="2025-01-15T12:59:00Z" w16du:dateUtc="2025-01-15T17:59:00Z">
            <w:rPr>
              <w:rStyle w:val="Ttulo3Car"/>
              <w:b/>
              <w:bCs/>
            </w:rPr>
          </w:rPrChange>
        </w:rPr>
        <w:t>14.6.9 Comidas de negocios - Gastos de reunión (no viajes) - Reembolsables</w:t>
      </w:r>
      <w:bookmarkEnd w:id="6339"/>
      <w:bookmarkEnd w:id="6340"/>
    </w:p>
    <w:p w14:paraId="35308E72" w14:textId="77777777" w:rsidR="00441859" w:rsidRPr="00963ED8" w:rsidRDefault="00DE7F5C">
      <w:pPr>
        <w:spacing w:line="360" w:lineRule="auto"/>
        <w:jc w:val="both"/>
        <w:rPr>
          <w:rFonts w:cs="Times New Roman"/>
          <w:lang w:val="es-CO"/>
          <w:rPrChange w:id="6342" w:author="Massiel Nayibe Moreno Ladino" w:date="2025-01-15T12:59:00Z" w16du:dateUtc="2025-01-15T17:59:00Z">
            <w:rPr>
              <w:rFonts w:cs="Times New Roman"/>
            </w:rPr>
          </w:rPrChange>
        </w:rPr>
      </w:pPr>
      <w:r w:rsidRPr="00963ED8">
        <w:rPr>
          <w:rFonts w:cs="Times New Roman"/>
          <w:lang w:val="es-CO"/>
          <w:rPrChange w:id="6343" w:author="Massiel Nayibe Moreno Ladino" w:date="2025-01-15T12:59:00Z" w16du:dateUtc="2025-01-15T17:59:00Z">
            <w:rPr>
              <w:rFonts w:cs="Times New Roman"/>
            </w:rPr>
          </w:rPrChange>
        </w:rPr>
        <w:t>Los gastos de comidas y refrescos durante una conferencia, formación o reunión sólo se permiten en las siguientes circunstancias:</w:t>
      </w:r>
    </w:p>
    <w:p w14:paraId="22D56D34" w14:textId="77777777" w:rsidR="00441859" w:rsidRPr="00963ED8" w:rsidRDefault="00DE7F5C">
      <w:pPr>
        <w:pStyle w:val="Prrafodelista"/>
        <w:numPr>
          <w:ilvl w:val="0"/>
          <w:numId w:val="199"/>
        </w:numPr>
        <w:spacing w:after="200" w:line="360" w:lineRule="auto"/>
        <w:jc w:val="both"/>
        <w:rPr>
          <w:rFonts w:cs="Times New Roman"/>
          <w:lang w:val="es-CO"/>
          <w:rPrChange w:id="6344" w:author="Massiel Nayibe Moreno Ladino" w:date="2025-01-15T12:59:00Z" w16du:dateUtc="2025-01-15T17:59:00Z">
            <w:rPr>
              <w:rFonts w:cs="Times New Roman"/>
            </w:rPr>
          </w:rPrChange>
        </w:rPr>
      </w:pPr>
      <w:r w:rsidRPr="00963ED8">
        <w:rPr>
          <w:rFonts w:cs="Times New Roman"/>
          <w:lang w:val="es-CO"/>
          <w:rPrChange w:id="6345" w:author="Massiel Nayibe Moreno Ladino" w:date="2025-01-15T12:59:00Z" w16du:dateUtc="2025-01-15T17:59:00Z">
            <w:rPr>
              <w:rFonts w:cs="Times New Roman"/>
            </w:rPr>
          </w:rPrChange>
        </w:rPr>
        <w:t>La conferencia/formación/reunión se lleva a cabo para promover los objetivos del proyecto.</w:t>
      </w:r>
    </w:p>
    <w:p w14:paraId="70CB29CC" w14:textId="77777777" w:rsidR="00441859" w:rsidRPr="00963ED8" w:rsidRDefault="00DE7F5C">
      <w:pPr>
        <w:pStyle w:val="Prrafodelista"/>
        <w:numPr>
          <w:ilvl w:val="0"/>
          <w:numId w:val="199"/>
        </w:numPr>
        <w:spacing w:after="200" w:line="360" w:lineRule="auto"/>
        <w:jc w:val="both"/>
        <w:rPr>
          <w:rFonts w:cs="Times New Roman"/>
          <w:lang w:val="es-CO"/>
          <w:rPrChange w:id="6346" w:author="Massiel Nayibe Moreno Ladino" w:date="2025-01-15T12:59:00Z" w16du:dateUtc="2025-01-15T17:59:00Z">
            <w:rPr>
              <w:rFonts w:cs="Times New Roman"/>
            </w:rPr>
          </w:rPrChange>
        </w:rPr>
      </w:pPr>
      <w:r w:rsidRPr="00963ED8">
        <w:rPr>
          <w:rFonts w:cs="Times New Roman"/>
          <w:lang w:val="es-CO"/>
          <w:rPrChange w:id="6347" w:author="Massiel Nayibe Moreno Ladino" w:date="2025-01-15T12:59:00Z" w16du:dateUtc="2025-01-15T17:59:00Z">
            <w:rPr>
              <w:rFonts w:cs="Times New Roman"/>
            </w:rPr>
          </w:rPrChange>
        </w:rPr>
        <w:t>Los costes de alimentación/refrigerio asociados figuran en el presupuesto aprobado del proyecto.</w:t>
      </w:r>
    </w:p>
    <w:p w14:paraId="3D0F6302" w14:textId="77777777" w:rsidR="00441859" w:rsidRPr="00963ED8" w:rsidRDefault="00DE7F5C">
      <w:pPr>
        <w:pStyle w:val="Prrafodelista"/>
        <w:numPr>
          <w:ilvl w:val="0"/>
          <w:numId w:val="199"/>
        </w:numPr>
        <w:spacing w:after="200" w:line="360" w:lineRule="auto"/>
        <w:jc w:val="both"/>
        <w:rPr>
          <w:rFonts w:cs="Times New Roman"/>
          <w:lang w:val="es-CO"/>
          <w:rPrChange w:id="6348" w:author="Massiel Nayibe Moreno Ladino" w:date="2025-01-15T12:59:00Z" w16du:dateUtc="2025-01-15T17:59:00Z">
            <w:rPr>
              <w:rFonts w:cs="Times New Roman"/>
            </w:rPr>
          </w:rPrChange>
        </w:rPr>
      </w:pPr>
      <w:r w:rsidRPr="00963ED8">
        <w:rPr>
          <w:rFonts w:cs="Times New Roman"/>
          <w:lang w:val="es-CO"/>
          <w:rPrChange w:id="6349" w:author="Massiel Nayibe Moreno Ladino" w:date="2025-01-15T12:59:00Z" w16du:dateUtc="2025-01-15T17:59:00Z">
            <w:rPr>
              <w:rFonts w:cs="Times New Roman"/>
            </w:rPr>
          </w:rPrChange>
        </w:rPr>
        <w:t>Hay un orden del día formal para la conferencia/formación/reunión y una lista de asistentes.</w:t>
      </w:r>
    </w:p>
    <w:p w14:paraId="12560CC9" w14:textId="77777777" w:rsidR="00441859" w:rsidRPr="00963ED8" w:rsidRDefault="00DE7F5C">
      <w:pPr>
        <w:pStyle w:val="Prrafodelista"/>
        <w:numPr>
          <w:ilvl w:val="0"/>
          <w:numId w:val="199"/>
        </w:numPr>
        <w:spacing w:after="200" w:line="360" w:lineRule="auto"/>
        <w:jc w:val="both"/>
        <w:rPr>
          <w:rFonts w:cs="Times New Roman"/>
          <w:lang w:val="es-CO"/>
          <w:rPrChange w:id="6350" w:author="Massiel Nayibe Moreno Ladino" w:date="2025-01-15T12:59:00Z" w16du:dateUtc="2025-01-15T17:59:00Z">
            <w:rPr>
              <w:rFonts w:cs="Times New Roman"/>
            </w:rPr>
          </w:rPrChange>
        </w:rPr>
      </w:pPr>
      <w:r w:rsidRPr="00963ED8">
        <w:rPr>
          <w:rFonts w:cs="Times New Roman"/>
          <w:lang w:val="es-CO"/>
          <w:rPrChange w:id="6351" w:author="Massiel Nayibe Moreno Ladino" w:date="2025-01-15T12:59:00Z" w16du:dateUtc="2025-01-15T17:59:00Z">
            <w:rPr>
              <w:rFonts w:cs="Times New Roman"/>
            </w:rPr>
          </w:rPrChange>
        </w:rPr>
        <w:t>Las comidas/refrigerios proporcionados son necesarios para llevar a cabo los asuntos legítimos de la reunión o conferencia (por ejemplo, se proporciona un almuerzo de trabajo para que los asistentes puedan llevar a cabo una sesión de planificación o escuchar una presentación relacionada con un proyecto). La regla general es que las conferencias de 4 horas o más pueden incluir un almuerzo si los asistentes no pueden salir para procurárselo. Normalmente, los refrigerios sólo pueden incluirse después de 2 ó 3 horas de conferencia.</w:t>
      </w:r>
    </w:p>
    <w:p w14:paraId="0A353252" w14:textId="77777777" w:rsidR="00441859" w:rsidRPr="00963ED8" w:rsidRDefault="00DE7F5C">
      <w:pPr>
        <w:pStyle w:val="Encabezado"/>
        <w:spacing w:line="360" w:lineRule="auto"/>
        <w:jc w:val="both"/>
        <w:rPr>
          <w:rFonts w:cs="Times New Roman"/>
          <w:lang w:val="es-CO"/>
          <w:rPrChange w:id="6352" w:author="Massiel Nayibe Moreno Ladino" w:date="2025-01-15T12:59:00Z" w16du:dateUtc="2025-01-15T17:59:00Z">
            <w:rPr>
              <w:rFonts w:cs="Times New Roman"/>
            </w:rPr>
          </w:rPrChange>
        </w:rPr>
      </w:pPr>
      <w:r w:rsidRPr="00963ED8">
        <w:rPr>
          <w:rFonts w:cs="Times New Roman"/>
          <w:lang w:val="es-CO"/>
          <w:rPrChange w:id="6353" w:author="Massiel Nayibe Moreno Ladino" w:date="2025-01-15T12:59:00Z" w16du:dateUtc="2025-01-15T17:59:00Z">
            <w:rPr>
              <w:rFonts w:cs="Times New Roman"/>
            </w:rPr>
          </w:rPrChange>
        </w:rPr>
        <w:t>Por ejemplo, que el coste de una pausa para el café y un almuerzo de trabajo asociado a la celebración de una reunión semestral de proyecto con asistentes de todo el país sería normalmente subvencionable. Sin embargo, en cambio, un almuerzo de bienvenida o las reuniones periódicas generales del equipo no serían un coste admisible.</w:t>
      </w:r>
    </w:p>
    <w:p w14:paraId="35D82937" w14:textId="77777777" w:rsidR="00441859" w:rsidRPr="00963ED8" w:rsidRDefault="00DE7F5C">
      <w:pPr>
        <w:pStyle w:val="Ttulo3"/>
        <w:jc w:val="both"/>
        <w:rPr>
          <w:lang w:val="es-CO"/>
          <w:rPrChange w:id="6354" w:author="Massiel Nayibe Moreno Ladino" w:date="2025-01-15T12:59:00Z" w16du:dateUtc="2025-01-15T17:59:00Z">
            <w:rPr/>
          </w:rPrChange>
        </w:rPr>
      </w:pPr>
      <w:bookmarkStart w:id="6355" w:name="_Toc29250580"/>
      <w:bookmarkStart w:id="6356" w:name="_Toc185435492"/>
      <w:r w:rsidRPr="00963ED8">
        <w:rPr>
          <w:rStyle w:val="Ttulo3Car"/>
          <w:b/>
          <w:bCs/>
          <w:lang w:val="es-CO"/>
          <w:rPrChange w:id="6357" w:author="Massiel Nayibe Moreno Ladino" w:date="2025-01-15T12:59:00Z" w16du:dateUtc="2025-01-15T17:59:00Z">
            <w:rPr>
              <w:rStyle w:val="Ttulo3Car"/>
              <w:b/>
              <w:bCs/>
            </w:rPr>
          </w:rPrChange>
        </w:rPr>
        <w:lastRenderedPageBreak/>
        <w:t>14.</w:t>
      </w:r>
      <w:r w:rsidR="008264E1" w:rsidRPr="00963ED8">
        <w:rPr>
          <w:rStyle w:val="Ttulo3Car"/>
          <w:b/>
          <w:bCs/>
          <w:lang w:val="es-CO"/>
          <w:rPrChange w:id="6358" w:author="Massiel Nayibe Moreno Ladino" w:date="2025-01-15T12:59:00Z" w16du:dateUtc="2025-01-15T17:59:00Z">
            <w:rPr>
              <w:rStyle w:val="Ttulo3Car"/>
              <w:b/>
              <w:bCs/>
            </w:rPr>
          </w:rPrChange>
        </w:rPr>
        <w:t>6</w:t>
      </w:r>
      <w:r w:rsidRPr="00963ED8">
        <w:rPr>
          <w:rStyle w:val="Ttulo3Car"/>
          <w:b/>
          <w:bCs/>
          <w:lang w:val="es-CO"/>
          <w:rPrChange w:id="6359" w:author="Massiel Nayibe Moreno Ladino" w:date="2025-01-15T12:59:00Z" w16du:dateUtc="2025-01-15T17:59:00Z">
            <w:rPr>
              <w:rStyle w:val="Ttulo3Car"/>
              <w:b/>
              <w:bCs/>
            </w:rPr>
          </w:rPrChange>
        </w:rPr>
        <w:t>.</w:t>
      </w:r>
      <w:r w:rsidR="00A54DF2" w:rsidRPr="00963ED8">
        <w:rPr>
          <w:rStyle w:val="Ttulo3Car"/>
          <w:b/>
          <w:bCs/>
          <w:lang w:val="es-CO"/>
          <w:rPrChange w:id="6360" w:author="Massiel Nayibe Moreno Ladino" w:date="2025-01-15T12:59:00Z" w16du:dateUtc="2025-01-15T17:59:00Z">
            <w:rPr>
              <w:rStyle w:val="Ttulo3Car"/>
              <w:b/>
              <w:bCs/>
            </w:rPr>
          </w:rPrChange>
        </w:rPr>
        <w:t xml:space="preserve">10 </w:t>
      </w:r>
      <w:r w:rsidRPr="00963ED8">
        <w:rPr>
          <w:rStyle w:val="Ttulo3Car"/>
          <w:b/>
          <w:bCs/>
          <w:lang w:val="es-CO"/>
          <w:rPrChange w:id="6361" w:author="Massiel Nayibe Moreno Ladino" w:date="2025-01-15T12:59:00Z" w16du:dateUtc="2025-01-15T17:59:00Z">
            <w:rPr>
              <w:rStyle w:val="Ttulo3Car"/>
              <w:b/>
              <w:bCs/>
            </w:rPr>
          </w:rPrChange>
        </w:rPr>
        <w:t>Gastos no subvencionables y límites de reembolso</w:t>
      </w:r>
      <w:bookmarkEnd w:id="6355"/>
      <w:bookmarkEnd w:id="6356"/>
    </w:p>
    <w:p w14:paraId="40B1EA03" w14:textId="77777777" w:rsidR="00441859" w:rsidRPr="00963ED8" w:rsidRDefault="00DE7F5C">
      <w:pPr>
        <w:pStyle w:val="Encabezado"/>
        <w:spacing w:line="360" w:lineRule="auto"/>
        <w:jc w:val="both"/>
        <w:rPr>
          <w:rFonts w:cs="Times New Roman"/>
          <w:lang w:val="es-CO"/>
          <w:rPrChange w:id="6362" w:author="Massiel Nayibe Moreno Ladino" w:date="2025-01-15T12:59:00Z" w16du:dateUtc="2025-01-15T17:59:00Z">
            <w:rPr>
              <w:rFonts w:cs="Times New Roman"/>
            </w:rPr>
          </w:rPrChange>
        </w:rPr>
      </w:pPr>
      <w:r w:rsidRPr="00963ED8">
        <w:rPr>
          <w:rFonts w:cs="Times New Roman"/>
          <w:lang w:val="es-CO"/>
          <w:rPrChange w:id="6363" w:author="Massiel Nayibe Moreno Ladino" w:date="2025-01-15T12:59:00Z" w16du:dateUtc="2025-01-15T17:59:00Z">
            <w:rPr>
              <w:rFonts w:cs="Times New Roman"/>
            </w:rPr>
          </w:rPrChange>
        </w:rPr>
        <w:t xml:space="preserve">Partners </w:t>
      </w:r>
      <w:r w:rsidR="00626C50" w:rsidRPr="00963ED8">
        <w:rPr>
          <w:lang w:val="es-CO"/>
          <w:rPrChange w:id="6364" w:author="Massiel Nayibe Moreno Ladino" w:date="2025-01-15T12:59:00Z" w16du:dateUtc="2025-01-15T17:59:00Z">
            <w:rPr/>
          </w:rPrChange>
        </w:rPr>
        <w:t xml:space="preserve">Colombia </w:t>
      </w:r>
      <w:r w:rsidRPr="00963ED8">
        <w:rPr>
          <w:rFonts w:cs="Times New Roman"/>
          <w:lang w:val="es-CO"/>
          <w:rPrChange w:id="6365" w:author="Massiel Nayibe Moreno Ladino" w:date="2025-01-15T12:59:00Z" w16du:dateUtc="2025-01-15T17:59:00Z">
            <w:rPr>
              <w:rFonts w:cs="Times New Roman"/>
            </w:rPr>
          </w:rPrChange>
        </w:rPr>
        <w:t xml:space="preserve">no reembolsará o cubrirá cargos por los siguientes artículos prohibidos. Por favor tenga en cuenta que estas listas no son inclusivas y Partners </w:t>
      </w:r>
      <w:r w:rsidR="00626C50" w:rsidRPr="00963ED8">
        <w:rPr>
          <w:rFonts w:cs="Times New Roman"/>
          <w:lang w:val="es-CO"/>
          <w:rPrChange w:id="6366" w:author="Massiel Nayibe Moreno Ladino" w:date="2025-01-15T12:59:00Z" w16du:dateUtc="2025-01-15T17:59:00Z">
            <w:rPr>
              <w:rFonts w:cs="Times New Roman"/>
            </w:rPr>
          </w:rPrChange>
        </w:rPr>
        <w:t xml:space="preserve">Colombia </w:t>
      </w:r>
      <w:r w:rsidRPr="00963ED8">
        <w:rPr>
          <w:rFonts w:cs="Times New Roman"/>
          <w:lang w:val="es-CO"/>
          <w:rPrChange w:id="6367" w:author="Massiel Nayibe Moreno Ladino" w:date="2025-01-15T12:59:00Z" w16du:dateUtc="2025-01-15T17:59:00Z">
            <w:rPr>
              <w:rFonts w:cs="Times New Roman"/>
            </w:rPr>
          </w:rPrChange>
        </w:rPr>
        <w:t>se reserva el derecho de rechazar el pago de cualquier gasto autorizado o considerado no permisible.</w:t>
      </w:r>
    </w:p>
    <w:p w14:paraId="046B566D" w14:textId="77777777" w:rsidR="00441859" w:rsidRPr="00963ED8" w:rsidRDefault="00DE7F5C">
      <w:pPr>
        <w:pStyle w:val="Ttulo4"/>
        <w:jc w:val="both"/>
        <w:rPr>
          <w:lang w:val="es-CO"/>
          <w:rPrChange w:id="6368" w:author="Massiel Nayibe Moreno Ladino" w:date="2025-01-15T12:59:00Z" w16du:dateUtc="2025-01-15T17:59:00Z">
            <w:rPr/>
          </w:rPrChange>
        </w:rPr>
      </w:pPr>
      <w:bookmarkStart w:id="6369" w:name="_Toc29250581"/>
      <w:bookmarkStart w:id="6370" w:name="_Toc185435493"/>
      <w:r w:rsidRPr="00963ED8">
        <w:rPr>
          <w:rStyle w:val="Ttulo3Car"/>
          <w:b/>
          <w:bCs/>
          <w:color w:val="E36C0A" w:themeColor="accent6" w:themeShade="BF"/>
          <w:sz w:val="24"/>
          <w:lang w:val="es-CO"/>
          <w:rPrChange w:id="6371" w:author="Massiel Nayibe Moreno Ladino" w:date="2025-01-15T12:59:00Z" w16du:dateUtc="2025-01-15T17:59:00Z">
            <w:rPr>
              <w:rStyle w:val="Ttulo3Car"/>
              <w:b/>
              <w:bCs/>
              <w:color w:val="E36C0A" w:themeColor="accent6" w:themeShade="BF"/>
              <w:sz w:val="24"/>
            </w:rPr>
          </w:rPrChange>
        </w:rPr>
        <w:t>14.</w:t>
      </w:r>
      <w:r w:rsidR="00867AA6" w:rsidRPr="00963ED8">
        <w:rPr>
          <w:rStyle w:val="Ttulo3Car"/>
          <w:b/>
          <w:bCs/>
          <w:color w:val="E36C0A" w:themeColor="accent6" w:themeShade="BF"/>
          <w:sz w:val="24"/>
          <w:lang w:val="es-CO"/>
          <w:rPrChange w:id="6372" w:author="Massiel Nayibe Moreno Ladino" w:date="2025-01-15T12:59:00Z" w16du:dateUtc="2025-01-15T17:59:00Z">
            <w:rPr>
              <w:rStyle w:val="Ttulo3Car"/>
              <w:b/>
              <w:bCs/>
              <w:color w:val="E36C0A" w:themeColor="accent6" w:themeShade="BF"/>
              <w:sz w:val="24"/>
            </w:rPr>
          </w:rPrChange>
        </w:rPr>
        <w:t>6</w:t>
      </w:r>
      <w:r w:rsidRPr="00963ED8">
        <w:rPr>
          <w:rStyle w:val="Ttulo3Car"/>
          <w:b/>
          <w:bCs/>
          <w:color w:val="E36C0A" w:themeColor="accent6" w:themeShade="BF"/>
          <w:sz w:val="24"/>
          <w:lang w:val="es-CO"/>
          <w:rPrChange w:id="6373" w:author="Massiel Nayibe Moreno Ladino" w:date="2025-01-15T12:59:00Z" w16du:dateUtc="2025-01-15T17:59:00Z">
            <w:rPr>
              <w:rStyle w:val="Ttulo3Car"/>
              <w:b/>
              <w:bCs/>
              <w:color w:val="E36C0A" w:themeColor="accent6" w:themeShade="BF"/>
              <w:sz w:val="24"/>
            </w:rPr>
          </w:rPrChange>
        </w:rPr>
        <w:t>.</w:t>
      </w:r>
      <w:r w:rsidR="00867AA6" w:rsidRPr="00963ED8">
        <w:rPr>
          <w:rStyle w:val="Ttulo3Car"/>
          <w:b/>
          <w:bCs/>
          <w:color w:val="E36C0A" w:themeColor="accent6" w:themeShade="BF"/>
          <w:sz w:val="24"/>
          <w:lang w:val="es-CO"/>
          <w:rPrChange w:id="6374" w:author="Massiel Nayibe Moreno Ladino" w:date="2025-01-15T12:59:00Z" w16du:dateUtc="2025-01-15T17:59:00Z">
            <w:rPr>
              <w:rStyle w:val="Ttulo3Car"/>
              <w:b/>
              <w:bCs/>
              <w:color w:val="E36C0A" w:themeColor="accent6" w:themeShade="BF"/>
              <w:sz w:val="24"/>
            </w:rPr>
          </w:rPrChange>
        </w:rPr>
        <w:t>10</w:t>
      </w:r>
      <w:r w:rsidRPr="00963ED8">
        <w:rPr>
          <w:rStyle w:val="Ttulo3Car"/>
          <w:b/>
          <w:bCs/>
          <w:color w:val="E36C0A" w:themeColor="accent6" w:themeShade="BF"/>
          <w:sz w:val="24"/>
          <w:lang w:val="es-CO"/>
          <w:rPrChange w:id="6375" w:author="Massiel Nayibe Moreno Ladino" w:date="2025-01-15T12:59:00Z" w16du:dateUtc="2025-01-15T17:59:00Z">
            <w:rPr>
              <w:rStyle w:val="Ttulo3Car"/>
              <w:b/>
              <w:bCs/>
              <w:color w:val="E36C0A" w:themeColor="accent6" w:themeShade="BF"/>
              <w:sz w:val="24"/>
            </w:rPr>
          </w:rPrChange>
        </w:rPr>
        <w:t xml:space="preserve">.1 Compras de alcohol </w:t>
      </w:r>
      <w:bookmarkEnd w:id="6369"/>
      <w:bookmarkEnd w:id="6370"/>
    </w:p>
    <w:p w14:paraId="24DF4534" w14:textId="77777777" w:rsidR="00441859" w:rsidRPr="00963ED8" w:rsidRDefault="00DE7F5C">
      <w:pPr>
        <w:pStyle w:val="Encabezado"/>
        <w:spacing w:line="360" w:lineRule="auto"/>
        <w:jc w:val="both"/>
        <w:rPr>
          <w:rFonts w:cs="Times New Roman"/>
          <w:lang w:val="es-CO"/>
          <w:rPrChange w:id="6376" w:author="Massiel Nayibe Moreno Ladino" w:date="2025-01-15T12:59:00Z" w16du:dateUtc="2025-01-15T17:59:00Z">
            <w:rPr>
              <w:rFonts w:cs="Times New Roman"/>
            </w:rPr>
          </w:rPrChange>
        </w:rPr>
      </w:pPr>
      <w:r w:rsidRPr="00963ED8">
        <w:rPr>
          <w:rFonts w:cs="Times New Roman"/>
          <w:lang w:val="es-CO"/>
          <w:rPrChange w:id="6377" w:author="Massiel Nayibe Moreno Ladino" w:date="2025-01-15T12:59:00Z" w16du:dateUtc="2025-01-15T17:59:00Z">
            <w:rPr>
              <w:rFonts w:cs="Times New Roman"/>
            </w:rPr>
          </w:rPrChange>
        </w:rPr>
        <w:t xml:space="preserve">No se pueden hacer compras de alcohol con fondos de Compañeros Colombia mientras se esté de viaje con Compañeros </w:t>
      </w:r>
      <w:r w:rsidR="00626C50" w:rsidRPr="00963ED8">
        <w:rPr>
          <w:lang w:val="es-CO"/>
          <w:rPrChange w:id="6378" w:author="Massiel Nayibe Moreno Ladino" w:date="2025-01-15T12:59:00Z" w16du:dateUtc="2025-01-15T17:59:00Z">
            <w:rPr/>
          </w:rPrChange>
        </w:rPr>
        <w:t>Colombia</w:t>
      </w:r>
      <w:r w:rsidRPr="00963ED8">
        <w:rPr>
          <w:rFonts w:cs="Times New Roman"/>
          <w:lang w:val="es-CO"/>
          <w:rPrChange w:id="6379" w:author="Massiel Nayibe Moreno Ladino" w:date="2025-01-15T12:59:00Z" w16du:dateUtc="2025-01-15T17:59:00Z">
            <w:rPr>
              <w:rFonts w:cs="Times New Roman"/>
            </w:rPr>
          </w:rPrChange>
        </w:rPr>
        <w:t>.</w:t>
      </w:r>
    </w:p>
    <w:p w14:paraId="246E98CF" w14:textId="77777777" w:rsidR="00441859" w:rsidRPr="00963ED8" w:rsidRDefault="00DE7F5C">
      <w:pPr>
        <w:pStyle w:val="Ttulo4"/>
        <w:jc w:val="both"/>
        <w:rPr>
          <w:lang w:val="es-CO"/>
          <w:rPrChange w:id="6380" w:author="Massiel Nayibe Moreno Ladino" w:date="2025-01-15T12:59:00Z" w16du:dateUtc="2025-01-15T17:59:00Z">
            <w:rPr/>
          </w:rPrChange>
        </w:rPr>
      </w:pPr>
      <w:bookmarkStart w:id="6381" w:name="_Toc29250582"/>
      <w:bookmarkStart w:id="6382" w:name="_Toc185435494"/>
      <w:r w:rsidRPr="00963ED8">
        <w:rPr>
          <w:rStyle w:val="Ttulo3Car"/>
          <w:b/>
          <w:bCs/>
          <w:color w:val="E36C0A" w:themeColor="accent6" w:themeShade="BF"/>
          <w:sz w:val="24"/>
          <w:lang w:val="es-CO"/>
          <w:rPrChange w:id="6383" w:author="Massiel Nayibe Moreno Ladino" w:date="2025-01-15T12:59:00Z" w16du:dateUtc="2025-01-15T17:59:00Z">
            <w:rPr>
              <w:rStyle w:val="Ttulo3Car"/>
              <w:b/>
              <w:bCs/>
              <w:color w:val="E36C0A" w:themeColor="accent6" w:themeShade="BF"/>
              <w:sz w:val="24"/>
            </w:rPr>
          </w:rPrChange>
        </w:rPr>
        <w:t>14.</w:t>
      </w:r>
      <w:r w:rsidR="00824B94" w:rsidRPr="00963ED8">
        <w:rPr>
          <w:rStyle w:val="Ttulo3Car"/>
          <w:b/>
          <w:bCs/>
          <w:color w:val="E36C0A" w:themeColor="accent6" w:themeShade="BF"/>
          <w:sz w:val="24"/>
          <w:lang w:val="es-CO"/>
          <w:rPrChange w:id="6384" w:author="Massiel Nayibe Moreno Ladino" w:date="2025-01-15T12:59:00Z" w16du:dateUtc="2025-01-15T17:59:00Z">
            <w:rPr>
              <w:rStyle w:val="Ttulo3Car"/>
              <w:b/>
              <w:bCs/>
              <w:color w:val="E36C0A" w:themeColor="accent6" w:themeShade="BF"/>
              <w:sz w:val="24"/>
            </w:rPr>
          </w:rPrChange>
        </w:rPr>
        <w:t>6</w:t>
      </w:r>
      <w:r w:rsidRPr="00963ED8">
        <w:rPr>
          <w:rStyle w:val="Ttulo3Car"/>
          <w:b/>
          <w:bCs/>
          <w:color w:val="E36C0A" w:themeColor="accent6" w:themeShade="BF"/>
          <w:sz w:val="24"/>
          <w:lang w:val="es-CO"/>
          <w:rPrChange w:id="6385" w:author="Massiel Nayibe Moreno Ladino" w:date="2025-01-15T12:59:00Z" w16du:dateUtc="2025-01-15T17:59:00Z">
            <w:rPr>
              <w:rStyle w:val="Ttulo3Car"/>
              <w:b/>
              <w:bCs/>
              <w:color w:val="E36C0A" w:themeColor="accent6" w:themeShade="BF"/>
              <w:sz w:val="24"/>
            </w:rPr>
          </w:rPrChange>
        </w:rPr>
        <w:t>.</w:t>
      </w:r>
      <w:r w:rsidR="00824B94" w:rsidRPr="00963ED8">
        <w:rPr>
          <w:rStyle w:val="Ttulo3Car"/>
          <w:b/>
          <w:bCs/>
          <w:color w:val="E36C0A" w:themeColor="accent6" w:themeShade="BF"/>
          <w:sz w:val="24"/>
          <w:lang w:val="es-CO"/>
          <w:rPrChange w:id="6386" w:author="Massiel Nayibe Moreno Ladino" w:date="2025-01-15T12:59:00Z" w16du:dateUtc="2025-01-15T17:59:00Z">
            <w:rPr>
              <w:rStyle w:val="Ttulo3Car"/>
              <w:b/>
              <w:bCs/>
              <w:color w:val="E36C0A" w:themeColor="accent6" w:themeShade="BF"/>
              <w:sz w:val="24"/>
            </w:rPr>
          </w:rPrChange>
        </w:rPr>
        <w:t>10</w:t>
      </w:r>
      <w:r w:rsidRPr="00963ED8">
        <w:rPr>
          <w:rStyle w:val="Ttulo3Car"/>
          <w:b/>
          <w:bCs/>
          <w:color w:val="E36C0A" w:themeColor="accent6" w:themeShade="BF"/>
          <w:sz w:val="24"/>
          <w:lang w:val="es-CO"/>
          <w:rPrChange w:id="6387" w:author="Massiel Nayibe Moreno Ladino" w:date="2025-01-15T12:59:00Z" w16du:dateUtc="2025-01-15T17:59:00Z">
            <w:rPr>
              <w:rStyle w:val="Ttulo3Car"/>
              <w:b/>
              <w:bCs/>
              <w:color w:val="E36C0A" w:themeColor="accent6" w:themeShade="BF"/>
              <w:sz w:val="24"/>
            </w:rPr>
          </w:rPrChange>
        </w:rPr>
        <w:t xml:space="preserve">.2 Otros gastos no autorizados </w:t>
      </w:r>
      <w:bookmarkEnd w:id="6381"/>
      <w:bookmarkEnd w:id="6382"/>
    </w:p>
    <w:p w14:paraId="41E90A87" w14:textId="77777777" w:rsidR="00441859" w:rsidRPr="00963ED8" w:rsidRDefault="00DE7F5C">
      <w:pPr>
        <w:pStyle w:val="Encabezado"/>
        <w:spacing w:line="360" w:lineRule="auto"/>
        <w:jc w:val="both"/>
        <w:rPr>
          <w:rFonts w:cs="Times New Roman"/>
          <w:lang w:val="es-CO"/>
          <w:rPrChange w:id="6388" w:author="Massiel Nayibe Moreno Ladino" w:date="2025-01-15T12:59:00Z" w16du:dateUtc="2025-01-15T17:59:00Z">
            <w:rPr>
              <w:rFonts w:cs="Times New Roman"/>
            </w:rPr>
          </w:rPrChange>
        </w:rPr>
      </w:pPr>
      <w:r w:rsidRPr="00963ED8">
        <w:rPr>
          <w:rFonts w:cs="Times New Roman"/>
          <w:lang w:val="es-CO"/>
          <w:rPrChange w:id="6389" w:author="Massiel Nayibe Moreno Ladino" w:date="2025-01-15T12:59:00Z" w16du:dateUtc="2025-01-15T17:59:00Z">
            <w:rPr>
              <w:rFonts w:cs="Times New Roman"/>
            </w:rPr>
          </w:rPrChange>
        </w:rPr>
        <w:t>Los gastos no admisibles de Partners Colombia incluyen, entre otros:</w:t>
      </w:r>
    </w:p>
    <w:p w14:paraId="2445A1E7" w14:textId="77777777" w:rsidR="00441859" w:rsidRPr="00963ED8" w:rsidRDefault="00DE7F5C">
      <w:pPr>
        <w:pStyle w:val="Prrafodelista"/>
        <w:numPr>
          <w:ilvl w:val="0"/>
          <w:numId w:val="22"/>
        </w:numPr>
        <w:spacing w:after="200" w:line="360" w:lineRule="auto"/>
        <w:jc w:val="both"/>
        <w:rPr>
          <w:rFonts w:cs="Times New Roman"/>
          <w:lang w:val="es-CO"/>
          <w:rPrChange w:id="6390" w:author="Massiel Nayibe Moreno Ladino" w:date="2025-01-15T12:59:00Z" w16du:dateUtc="2025-01-15T17:59:00Z">
            <w:rPr>
              <w:rFonts w:cs="Times New Roman"/>
            </w:rPr>
          </w:rPrChange>
        </w:rPr>
      </w:pPr>
      <w:r w:rsidRPr="00963ED8">
        <w:rPr>
          <w:rFonts w:cs="Times New Roman"/>
          <w:lang w:val="es-CO"/>
          <w:rPrChange w:id="6391" w:author="Massiel Nayibe Moreno Ladino" w:date="2025-01-15T12:59:00Z" w16du:dateUtc="2025-01-15T17:59:00Z">
            <w:rPr>
              <w:rFonts w:cs="Times New Roman"/>
            </w:rPr>
          </w:rPrChange>
        </w:rPr>
        <w:t>Seguro de viaje adicional, seguro de accidentes de viaje o primas por cancelación de viaje</w:t>
      </w:r>
    </w:p>
    <w:p w14:paraId="1E60F1FD" w14:textId="77777777" w:rsidR="00441859" w:rsidRDefault="00DE7F5C">
      <w:pPr>
        <w:pStyle w:val="Prrafodelista"/>
        <w:numPr>
          <w:ilvl w:val="0"/>
          <w:numId w:val="22"/>
        </w:numPr>
        <w:spacing w:after="200" w:line="360" w:lineRule="auto"/>
        <w:jc w:val="both"/>
        <w:rPr>
          <w:rFonts w:cs="Times New Roman"/>
        </w:rPr>
      </w:pPr>
      <w:r w:rsidRPr="0050671C">
        <w:rPr>
          <w:rFonts w:cs="Times New Roman"/>
        </w:rPr>
        <w:t>Actualizaciones o paquetes no esenciales</w:t>
      </w:r>
    </w:p>
    <w:p w14:paraId="08302CF0" w14:textId="77777777" w:rsidR="00441859" w:rsidRPr="00963ED8" w:rsidRDefault="00DE7F5C">
      <w:pPr>
        <w:pStyle w:val="Prrafodelista"/>
        <w:numPr>
          <w:ilvl w:val="0"/>
          <w:numId w:val="22"/>
        </w:numPr>
        <w:spacing w:after="200" w:line="360" w:lineRule="auto"/>
        <w:jc w:val="both"/>
        <w:rPr>
          <w:rFonts w:cs="Times New Roman"/>
          <w:lang w:val="es-CO"/>
          <w:rPrChange w:id="6392" w:author="Massiel Nayibe Moreno Ladino" w:date="2025-01-15T12:59:00Z" w16du:dateUtc="2025-01-15T17:59:00Z">
            <w:rPr>
              <w:rFonts w:cs="Times New Roman"/>
            </w:rPr>
          </w:rPrChange>
        </w:rPr>
      </w:pPr>
      <w:r w:rsidRPr="00963ED8">
        <w:rPr>
          <w:rFonts w:cs="Times New Roman"/>
          <w:lang w:val="es-CO"/>
          <w:rPrChange w:id="6393" w:author="Massiel Nayibe Moreno Ladino" w:date="2025-01-15T12:59:00Z" w16du:dateUtc="2025-01-15T17:59:00Z">
            <w:rPr>
              <w:rFonts w:cs="Times New Roman"/>
            </w:rPr>
          </w:rPrChange>
        </w:rPr>
        <w:t>Gastos adicionales relacionados con el coste del billete de avión en primera clase o clase preferente, salvo que entren en las categorías de excepción enumeradas anteriormente.</w:t>
      </w:r>
    </w:p>
    <w:p w14:paraId="3B38A53D" w14:textId="77777777" w:rsidR="00441859" w:rsidRDefault="00DE7F5C">
      <w:pPr>
        <w:pStyle w:val="Prrafodelista"/>
        <w:numPr>
          <w:ilvl w:val="0"/>
          <w:numId w:val="22"/>
        </w:numPr>
        <w:spacing w:after="200" w:line="360" w:lineRule="auto"/>
        <w:jc w:val="both"/>
        <w:rPr>
          <w:rFonts w:cs="Times New Roman"/>
        </w:rPr>
      </w:pPr>
      <w:r w:rsidRPr="0050671C">
        <w:rPr>
          <w:rFonts w:cs="Times New Roman"/>
        </w:rPr>
        <w:t xml:space="preserve">Gastos de guardería y canguro </w:t>
      </w:r>
    </w:p>
    <w:p w14:paraId="0727FBE4" w14:textId="77777777" w:rsidR="00441859" w:rsidRPr="00963ED8" w:rsidRDefault="00DE7F5C">
      <w:pPr>
        <w:pStyle w:val="Prrafodelista"/>
        <w:numPr>
          <w:ilvl w:val="0"/>
          <w:numId w:val="22"/>
        </w:numPr>
        <w:spacing w:after="200" w:line="360" w:lineRule="auto"/>
        <w:jc w:val="both"/>
        <w:rPr>
          <w:rFonts w:cs="Times New Roman"/>
          <w:lang w:val="es-CO"/>
          <w:rPrChange w:id="6394" w:author="Massiel Nayibe Moreno Ladino" w:date="2025-01-15T12:59:00Z" w16du:dateUtc="2025-01-15T17:59:00Z">
            <w:rPr>
              <w:rFonts w:cs="Times New Roman"/>
            </w:rPr>
          </w:rPrChange>
        </w:rPr>
      </w:pPr>
      <w:r w:rsidRPr="00963ED8">
        <w:rPr>
          <w:rFonts w:cs="Times New Roman"/>
          <w:lang w:val="es-CO"/>
          <w:rPrChange w:id="6395" w:author="Massiel Nayibe Moreno Ladino" w:date="2025-01-15T12:59:00Z" w16du:dateUtc="2025-01-15T17:59:00Z">
            <w:rPr>
              <w:rFonts w:cs="Times New Roman"/>
            </w:rPr>
          </w:rPrChange>
        </w:rPr>
        <w:t>Gastos ocasionados por no haber cancelado las reservas de transporte u hotel</w:t>
      </w:r>
    </w:p>
    <w:p w14:paraId="23F70E6E" w14:textId="77777777" w:rsidR="00441859" w:rsidRPr="00963ED8" w:rsidRDefault="00DE7F5C">
      <w:pPr>
        <w:pStyle w:val="Prrafodelista"/>
        <w:numPr>
          <w:ilvl w:val="0"/>
          <w:numId w:val="22"/>
        </w:numPr>
        <w:spacing w:after="200" w:line="360" w:lineRule="auto"/>
        <w:jc w:val="both"/>
        <w:rPr>
          <w:rFonts w:cs="Times New Roman"/>
          <w:lang w:val="es-CO"/>
          <w:rPrChange w:id="6396" w:author="Massiel Nayibe Moreno Ladino" w:date="2025-01-15T12:59:00Z" w16du:dateUtc="2025-01-15T17:59:00Z">
            <w:rPr>
              <w:rFonts w:cs="Times New Roman"/>
            </w:rPr>
          </w:rPrChange>
        </w:rPr>
      </w:pPr>
      <w:r w:rsidRPr="00963ED8">
        <w:rPr>
          <w:rFonts w:cs="Times New Roman"/>
          <w:lang w:val="es-CO"/>
          <w:rPrChange w:id="6397" w:author="Massiel Nayibe Moreno Ladino" w:date="2025-01-15T12:59:00Z" w16du:dateUtc="2025-01-15T17:59:00Z">
            <w:rPr>
              <w:rFonts w:cs="Times New Roman"/>
            </w:rPr>
          </w:rPrChange>
        </w:rPr>
        <w:t>Gastos incurridos por su cónyuge u otras personas a su cargo que viajen con usted, a menos que el cónyuge o las personas a su cargo también estén en una misión de Compañeros</w:t>
      </w:r>
    </w:p>
    <w:p w14:paraId="57F15911" w14:textId="77777777" w:rsidR="00441859" w:rsidRPr="00963ED8" w:rsidRDefault="00DE7F5C">
      <w:pPr>
        <w:pStyle w:val="Prrafodelista"/>
        <w:numPr>
          <w:ilvl w:val="0"/>
          <w:numId w:val="22"/>
        </w:numPr>
        <w:spacing w:after="200" w:line="360" w:lineRule="auto"/>
        <w:jc w:val="both"/>
        <w:rPr>
          <w:rFonts w:cs="Times New Roman"/>
          <w:lang w:val="es-CO"/>
          <w:rPrChange w:id="6398" w:author="Massiel Nayibe Moreno Ladino" w:date="2025-01-15T12:59:00Z" w16du:dateUtc="2025-01-15T17:59:00Z">
            <w:rPr>
              <w:rFonts w:cs="Times New Roman"/>
            </w:rPr>
          </w:rPrChange>
        </w:rPr>
      </w:pPr>
      <w:r w:rsidRPr="00963ED8">
        <w:rPr>
          <w:rFonts w:cs="Times New Roman"/>
          <w:lang w:val="es-CO"/>
          <w:rPrChange w:id="6399" w:author="Massiel Nayibe Moreno Ladino" w:date="2025-01-15T12:59:00Z" w16du:dateUtc="2025-01-15T17:59:00Z">
            <w:rPr>
              <w:rFonts w:cs="Times New Roman"/>
            </w:rPr>
          </w:rPrChange>
        </w:rPr>
        <w:t>Gastos de gasolina cuando se solicita la tarifa de reembolso por kilometraje del automóvil</w:t>
      </w:r>
    </w:p>
    <w:p w14:paraId="60F2C979" w14:textId="77777777" w:rsidR="00441859" w:rsidRPr="00963ED8" w:rsidRDefault="00DE7F5C">
      <w:pPr>
        <w:pStyle w:val="Prrafodelista"/>
        <w:numPr>
          <w:ilvl w:val="0"/>
          <w:numId w:val="22"/>
        </w:numPr>
        <w:spacing w:after="200" w:line="360" w:lineRule="auto"/>
        <w:jc w:val="both"/>
        <w:rPr>
          <w:rFonts w:cs="Times New Roman"/>
          <w:lang w:val="es-CO"/>
          <w:rPrChange w:id="6400" w:author="Massiel Nayibe Moreno Ladino" w:date="2025-01-15T12:59:00Z" w16du:dateUtc="2025-01-15T17:59:00Z">
            <w:rPr>
              <w:rFonts w:cs="Times New Roman"/>
            </w:rPr>
          </w:rPrChange>
        </w:rPr>
      </w:pPr>
      <w:r w:rsidRPr="00963ED8">
        <w:rPr>
          <w:rFonts w:cs="Times New Roman"/>
          <w:lang w:val="es-CO"/>
          <w:rPrChange w:id="6401" w:author="Massiel Nayibe Moreno Ladino" w:date="2025-01-15T12:59:00Z" w16du:dateUtc="2025-01-15T17:59:00Z">
            <w:rPr>
              <w:rFonts w:cs="Times New Roman"/>
            </w:rPr>
          </w:rPrChange>
        </w:rPr>
        <w:t>Gastos de peluquería y corte de pelo</w:t>
      </w:r>
    </w:p>
    <w:p w14:paraId="5D28212A" w14:textId="77777777" w:rsidR="00441859" w:rsidRDefault="00DE7F5C">
      <w:pPr>
        <w:pStyle w:val="Prrafodelista"/>
        <w:numPr>
          <w:ilvl w:val="0"/>
          <w:numId w:val="22"/>
        </w:numPr>
        <w:spacing w:after="200" w:line="360" w:lineRule="auto"/>
        <w:jc w:val="both"/>
        <w:rPr>
          <w:rFonts w:cs="Times New Roman"/>
        </w:rPr>
      </w:pPr>
      <w:r w:rsidRPr="0050671C">
        <w:rPr>
          <w:rFonts w:cs="Times New Roman"/>
        </w:rPr>
        <w:t xml:space="preserve">Spa, </w:t>
      </w:r>
      <w:r w:rsidR="002A64F5" w:rsidRPr="0050671C">
        <w:rPr>
          <w:rFonts w:cs="Times New Roman"/>
        </w:rPr>
        <w:t xml:space="preserve">uñas </w:t>
      </w:r>
      <w:r w:rsidRPr="0050671C">
        <w:rPr>
          <w:rFonts w:cs="Times New Roman"/>
        </w:rPr>
        <w:t>u otros tratamientos</w:t>
      </w:r>
    </w:p>
    <w:p w14:paraId="678D2BE9" w14:textId="77777777" w:rsidR="00441859" w:rsidRPr="00963ED8" w:rsidRDefault="00DE7F5C">
      <w:pPr>
        <w:pStyle w:val="Prrafodelista"/>
        <w:numPr>
          <w:ilvl w:val="0"/>
          <w:numId w:val="22"/>
        </w:numPr>
        <w:spacing w:after="200" w:line="360" w:lineRule="auto"/>
        <w:jc w:val="both"/>
        <w:rPr>
          <w:rFonts w:cs="Times New Roman"/>
          <w:lang w:val="es-CO"/>
          <w:rPrChange w:id="6402" w:author="Massiel Nayibe Moreno Ladino" w:date="2025-01-15T12:59:00Z" w16du:dateUtc="2025-01-15T17:59:00Z">
            <w:rPr>
              <w:rFonts w:cs="Times New Roman"/>
            </w:rPr>
          </w:rPrChange>
        </w:rPr>
      </w:pPr>
      <w:r w:rsidRPr="00963ED8">
        <w:rPr>
          <w:rFonts w:cs="Times New Roman"/>
          <w:lang w:val="es-CO"/>
          <w:rPrChange w:id="6403" w:author="Massiel Nayibe Moreno Ladino" w:date="2025-01-15T12:59:00Z" w16du:dateUtc="2025-01-15T17:59:00Z">
            <w:rPr>
              <w:rFonts w:cs="Times New Roman"/>
            </w:rPr>
          </w:rPrChange>
        </w:rPr>
        <w:t xml:space="preserve">Gastos de entretenimiento o excursiones, a menos que la actividad sea requerida por el viaje de Compañeros </w:t>
      </w:r>
      <w:r w:rsidR="00626C50" w:rsidRPr="00963ED8">
        <w:rPr>
          <w:lang w:val="es-CO"/>
          <w:rPrChange w:id="6404" w:author="Massiel Nayibe Moreno Ladino" w:date="2025-01-15T12:59:00Z" w16du:dateUtc="2025-01-15T17:59:00Z">
            <w:rPr/>
          </w:rPrChange>
        </w:rPr>
        <w:t>Colombia</w:t>
      </w:r>
    </w:p>
    <w:p w14:paraId="2DDA79D0" w14:textId="77777777" w:rsidR="00441859" w:rsidRPr="00963ED8" w:rsidRDefault="00DE7F5C">
      <w:pPr>
        <w:pStyle w:val="Prrafodelista"/>
        <w:numPr>
          <w:ilvl w:val="0"/>
          <w:numId w:val="22"/>
        </w:numPr>
        <w:spacing w:after="200" w:line="360" w:lineRule="auto"/>
        <w:jc w:val="both"/>
        <w:rPr>
          <w:rFonts w:cs="Times New Roman"/>
          <w:lang w:val="es-CO"/>
          <w:rPrChange w:id="6405" w:author="Massiel Nayibe Moreno Ladino" w:date="2025-01-15T12:59:00Z" w16du:dateUtc="2025-01-15T17:59:00Z">
            <w:rPr>
              <w:rFonts w:cs="Times New Roman"/>
            </w:rPr>
          </w:rPrChange>
        </w:rPr>
      </w:pPr>
      <w:r w:rsidRPr="00963ED8">
        <w:rPr>
          <w:rFonts w:cs="Times New Roman"/>
          <w:lang w:val="es-CO"/>
          <w:rPrChange w:id="6406" w:author="Massiel Nayibe Moreno Ladino" w:date="2025-01-15T12:59:00Z" w16du:dateUtc="2025-01-15T17:59:00Z">
            <w:rPr>
              <w:rFonts w:cs="Times New Roman"/>
            </w:rPr>
          </w:rPrChange>
        </w:rPr>
        <w:t>Gastos de residencia para animales de compañía</w:t>
      </w:r>
    </w:p>
    <w:p w14:paraId="317FF72E" w14:textId="77777777" w:rsidR="00441859" w:rsidRPr="00963ED8" w:rsidRDefault="00DE7F5C">
      <w:pPr>
        <w:pStyle w:val="Prrafodelista"/>
        <w:numPr>
          <w:ilvl w:val="0"/>
          <w:numId w:val="22"/>
        </w:numPr>
        <w:spacing w:after="200" w:line="360" w:lineRule="auto"/>
        <w:jc w:val="both"/>
        <w:rPr>
          <w:rFonts w:cs="Times New Roman"/>
          <w:lang w:val="es-CO"/>
          <w:rPrChange w:id="6407" w:author="Massiel Nayibe Moreno Ladino" w:date="2025-01-15T12:59:00Z" w16du:dateUtc="2025-01-15T17:59:00Z">
            <w:rPr>
              <w:rFonts w:cs="Times New Roman"/>
            </w:rPr>
          </w:rPrChange>
        </w:rPr>
      </w:pPr>
      <w:r w:rsidRPr="00963ED8">
        <w:rPr>
          <w:rFonts w:cs="Times New Roman"/>
          <w:lang w:val="es-CO"/>
          <w:rPrChange w:id="6408" w:author="Massiel Nayibe Moreno Ladino" w:date="2025-01-15T12:59:00Z" w16du:dateUtc="2025-01-15T17:59:00Z">
            <w:rPr>
              <w:rFonts w:cs="Times New Roman"/>
            </w:rPr>
          </w:rPrChange>
        </w:rPr>
        <w:t xml:space="preserve">Gastos ocasionados por multas por exceso de velocidad, etc. al alquilar o conducir cualquier vehículo para uso de Partners </w:t>
      </w:r>
      <w:r w:rsidR="00626C50" w:rsidRPr="00963ED8">
        <w:rPr>
          <w:lang w:val="es-CO"/>
          <w:rPrChange w:id="6409" w:author="Massiel Nayibe Moreno Ladino" w:date="2025-01-15T12:59:00Z" w16du:dateUtc="2025-01-15T17:59:00Z">
            <w:rPr/>
          </w:rPrChange>
        </w:rPr>
        <w:t>Colombia</w:t>
      </w:r>
      <w:r w:rsidRPr="00963ED8">
        <w:rPr>
          <w:rFonts w:cs="Times New Roman"/>
          <w:lang w:val="es-CO"/>
          <w:rPrChange w:id="6410" w:author="Massiel Nayibe Moreno Ladino" w:date="2025-01-15T12:59:00Z" w16du:dateUtc="2025-01-15T17:59:00Z">
            <w:rPr>
              <w:rFonts w:cs="Times New Roman"/>
            </w:rPr>
          </w:rPrChange>
        </w:rPr>
        <w:t>.</w:t>
      </w:r>
    </w:p>
    <w:p w14:paraId="153A78A7" w14:textId="77777777" w:rsidR="00441859" w:rsidRPr="00963ED8" w:rsidRDefault="00DE7F5C">
      <w:pPr>
        <w:pStyle w:val="Prrafodelista"/>
        <w:numPr>
          <w:ilvl w:val="0"/>
          <w:numId w:val="22"/>
        </w:numPr>
        <w:spacing w:after="200" w:line="360" w:lineRule="auto"/>
        <w:jc w:val="both"/>
        <w:rPr>
          <w:rFonts w:cs="Times New Roman"/>
          <w:lang w:val="es-CO"/>
          <w:rPrChange w:id="6411" w:author="Massiel Nayibe Moreno Ladino" w:date="2025-01-15T12:59:00Z" w16du:dateUtc="2025-01-15T17:59:00Z">
            <w:rPr>
              <w:rFonts w:cs="Times New Roman"/>
            </w:rPr>
          </w:rPrChange>
        </w:rPr>
      </w:pPr>
      <w:r w:rsidRPr="00963ED8">
        <w:rPr>
          <w:rFonts w:cs="Times New Roman"/>
          <w:lang w:val="es-CO"/>
          <w:rPrChange w:id="6412" w:author="Massiel Nayibe Moreno Ladino" w:date="2025-01-15T12:59:00Z" w16du:dateUtc="2025-01-15T17:59:00Z">
            <w:rPr>
              <w:rFonts w:cs="Times New Roman"/>
            </w:rPr>
          </w:rPrChange>
        </w:rPr>
        <w:t>Otros gastos no relacionados directamente con la finalidad profesional del viaje.</w:t>
      </w:r>
    </w:p>
    <w:p w14:paraId="7F336971" w14:textId="77777777" w:rsidR="00441859" w:rsidRPr="00963ED8" w:rsidRDefault="00DE7F5C">
      <w:pPr>
        <w:spacing w:line="360" w:lineRule="auto"/>
        <w:jc w:val="both"/>
        <w:rPr>
          <w:rFonts w:cs="Times New Roman"/>
          <w:lang w:val="es-CO"/>
          <w:rPrChange w:id="6413" w:author="Massiel Nayibe Moreno Ladino" w:date="2025-01-15T12:59:00Z" w16du:dateUtc="2025-01-15T17:59:00Z">
            <w:rPr>
              <w:rFonts w:cs="Times New Roman"/>
            </w:rPr>
          </w:rPrChange>
        </w:rPr>
      </w:pPr>
      <w:r w:rsidRPr="00963ED8">
        <w:rPr>
          <w:rFonts w:cs="Times New Roman"/>
          <w:lang w:val="es-CO"/>
          <w:rPrChange w:id="6414" w:author="Massiel Nayibe Moreno Ladino" w:date="2025-01-15T12:59:00Z" w16du:dateUtc="2025-01-15T17:59:00Z">
            <w:rPr>
              <w:rFonts w:cs="Times New Roman"/>
            </w:rPr>
          </w:rPrChange>
        </w:rPr>
        <w:lastRenderedPageBreak/>
        <w:t xml:space="preserve">Para obtener una lista completa de los gastos no admisibles para los fondos del SGA, consulte </w:t>
      </w:r>
      <w:r>
        <w:fldChar w:fldCharType="begin"/>
      </w:r>
      <w:r w:rsidRPr="00963ED8">
        <w:rPr>
          <w:lang w:val="es-CO"/>
          <w:rPrChange w:id="6415" w:author="Massiel Nayibe Moreno Ladino" w:date="2025-01-15T12:59:00Z" w16du:dateUtc="2025-01-15T17:59:00Z">
            <w:rPr/>
          </w:rPrChange>
        </w:rPr>
        <w:instrText>HYPERLINK "https://www.ecfr.gov/current/title-2/subtitle-A/chapter-II/part-200/subpart-E"</w:instrText>
      </w:r>
      <w:r>
        <w:fldChar w:fldCharType="separate"/>
      </w:r>
      <w:r w:rsidRPr="00963ED8">
        <w:rPr>
          <w:rStyle w:val="Hipervnculo"/>
          <w:rFonts w:cs="Times New Roman"/>
          <w:lang w:val="es-CO"/>
          <w:rPrChange w:id="6416" w:author="Massiel Nayibe Moreno Ladino" w:date="2025-01-15T12:59:00Z" w16du:dateUtc="2025-01-15T17:59:00Z">
            <w:rPr>
              <w:rStyle w:val="Hipervnculo"/>
              <w:rFonts w:cs="Times New Roman"/>
            </w:rPr>
          </w:rPrChange>
        </w:rPr>
        <w:t xml:space="preserve">2 </w:t>
      </w:r>
      <w:r>
        <w:fldChar w:fldCharType="end"/>
      </w:r>
      <w:r w:rsidR="00C524A6">
        <w:fldChar w:fldCharType="begin"/>
      </w:r>
      <w:r w:rsidR="00C524A6" w:rsidRPr="00963ED8">
        <w:rPr>
          <w:lang w:val="es-CO"/>
          <w:rPrChange w:id="6417" w:author="Massiel Nayibe Moreno Ladino" w:date="2025-01-15T12:59:00Z" w16du:dateUtc="2025-01-15T17:59:00Z">
            <w:rPr/>
          </w:rPrChange>
        </w:rPr>
        <w:instrText>HYPERLINK "https://www.govinfo.gov/app/details/CFR-2014-title2-vol1/CFR-2014-title2-vol1-part200"</w:instrText>
      </w:r>
      <w:r w:rsidR="00C524A6">
        <w:fldChar w:fldCharType="separate"/>
      </w:r>
      <w:r w:rsidR="00C524A6" w:rsidRPr="00963ED8">
        <w:rPr>
          <w:rStyle w:val="Hipervnculo"/>
          <w:rFonts w:cs="Times New Roman"/>
          <w:lang w:val="es-CO"/>
          <w:rPrChange w:id="6418" w:author="Massiel Nayibe Moreno Ladino" w:date="2025-01-15T12:59:00Z" w16du:dateUtc="2025-01-15T17:59:00Z">
            <w:rPr>
              <w:rStyle w:val="Hipervnculo"/>
              <w:rFonts w:cs="Times New Roman"/>
            </w:rPr>
          </w:rPrChange>
        </w:rPr>
        <w:t>CFR</w:t>
      </w:r>
      <w:r w:rsidR="00C524A6">
        <w:fldChar w:fldCharType="end"/>
      </w:r>
      <w:r>
        <w:fldChar w:fldCharType="begin"/>
      </w:r>
      <w:r w:rsidRPr="00963ED8">
        <w:rPr>
          <w:lang w:val="es-CO"/>
          <w:rPrChange w:id="6419" w:author="Massiel Nayibe Moreno Ladino" w:date="2025-01-15T12:59:00Z" w16du:dateUtc="2025-01-15T17:59:00Z">
            <w:rPr/>
          </w:rPrChange>
        </w:rPr>
        <w:instrText>HYPERLINK "https://www.ecfr.gov/current/title-2/subtitle-A/chapter-II/part-200/subpart-E"</w:instrText>
      </w:r>
      <w:r>
        <w:fldChar w:fldCharType="separate"/>
      </w:r>
      <w:r w:rsidRPr="00963ED8">
        <w:rPr>
          <w:rStyle w:val="Hipervnculo"/>
          <w:rFonts w:cs="Times New Roman"/>
          <w:lang w:val="es-CO"/>
          <w:rPrChange w:id="6420" w:author="Massiel Nayibe Moreno Ladino" w:date="2025-01-15T12:59:00Z" w16du:dateUtc="2025-01-15T17:59:00Z">
            <w:rPr>
              <w:rStyle w:val="Hipervnculo"/>
              <w:rFonts w:cs="Times New Roman"/>
            </w:rPr>
          </w:rPrChange>
        </w:rPr>
        <w:t xml:space="preserve"> Parte 200: Costes no admisibles</w:t>
      </w:r>
      <w:r>
        <w:fldChar w:fldCharType="end"/>
      </w:r>
      <w:r w:rsidRPr="00963ED8">
        <w:rPr>
          <w:rFonts w:cs="Times New Roman"/>
          <w:lang w:val="es-CO"/>
          <w:rPrChange w:id="6421" w:author="Massiel Nayibe Moreno Ladino" w:date="2025-01-15T12:59:00Z" w16du:dateUtc="2025-01-15T17:59:00Z">
            <w:rPr>
              <w:rFonts w:cs="Times New Roman"/>
            </w:rPr>
          </w:rPrChange>
        </w:rPr>
        <w:t xml:space="preserve">, que incluye cualquier posible excepción a los gastos no admisibles mencionados anteriormente2 </w:t>
      </w:r>
      <w:r w:rsidR="00C524A6">
        <w:fldChar w:fldCharType="begin"/>
      </w:r>
      <w:r w:rsidR="00C524A6" w:rsidRPr="00963ED8">
        <w:rPr>
          <w:lang w:val="es-CO"/>
          <w:rPrChange w:id="6422" w:author="Massiel Nayibe Moreno Ladino" w:date="2025-01-15T12:59:00Z" w16du:dateUtc="2025-01-15T17:59:00Z">
            <w:rPr/>
          </w:rPrChange>
        </w:rPr>
        <w:instrText>HYPERLINK "https://www.govinfo.gov/app/details/CFR-2014-title2-vol1/CFR-2014-title2-vol1-part200"</w:instrText>
      </w:r>
      <w:r w:rsidR="00C524A6">
        <w:fldChar w:fldCharType="separate"/>
      </w:r>
      <w:r w:rsidR="00C524A6" w:rsidRPr="00963ED8">
        <w:rPr>
          <w:rStyle w:val="Hipervnculo"/>
          <w:rFonts w:cs="Times New Roman"/>
          <w:lang w:val="es-CO"/>
          <w:rPrChange w:id="6423" w:author="Massiel Nayibe Moreno Ladino" w:date="2025-01-15T12:59:00Z" w16du:dateUtc="2025-01-15T17:59:00Z">
            <w:rPr>
              <w:rStyle w:val="Hipervnculo"/>
              <w:rFonts w:cs="Times New Roman"/>
            </w:rPr>
          </w:rPrChange>
        </w:rPr>
        <w:t xml:space="preserve">CFR Parte 200Anexo </w:t>
      </w:r>
      <w:r w:rsidR="00C524A6">
        <w:fldChar w:fldCharType="end"/>
      </w:r>
      <w:r w:rsidR="00C524A6">
        <w:fldChar w:fldCharType="begin"/>
      </w:r>
      <w:r w:rsidR="00C524A6" w:rsidRPr="00963ED8">
        <w:rPr>
          <w:lang w:val="es-CO"/>
          <w:rPrChange w:id="6424" w:author="Massiel Nayibe Moreno Ladino" w:date="2025-01-15T12:59:00Z" w16du:dateUtc="2025-01-15T17:59:00Z">
            <w:rPr/>
          </w:rPrChange>
        </w:rPr>
        <w:instrText>HYPERLINK \l "_Annex_K"</w:instrText>
      </w:r>
      <w:r w:rsidR="00C524A6">
        <w:fldChar w:fldCharType="separate"/>
      </w:r>
      <w:r w:rsidR="00C524A6" w:rsidRPr="00963ED8">
        <w:rPr>
          <w:rStyle w:val="Hipervnculo"/>
          <w:rFonts w:cs="Times New Roman"/>
          <w:lang w:val="es-CO"/>
          <w:rPrChange w:id="6425" w:author="Massiel Nayibe Moreno Ladino" w:date="2025-01-15T12:59:00Z" w16du:dateUtc="2025-01-15T17:59:00Z">
            <w:rPr>
              <w:rStyle w:val="Hipervnculo"/>
              <w:rFonts w:cs="Times New Roman"/>
            </w:rPr>
          </w:rPrChange>
        </w:rPr>
        <w:t xml:space="preserve">KOMB </w:t>
      </w:r>
      <w:r w:rsidR="00C524A6">
        <w:fldChar w:fldCharType="end"/>
      </w:r>
      <w:r w:rsidR="00C524A6">
        <w:fldChar w:fldCharType="begin"/>
      </w:r>
      <w:r w:rsidR="00C524A6" w:rsidRPr="00963ED8">
        <w:rPr>
          <w:lang w:val="es-CO"/>
          <w:rPrChange w:id="6426" w:author="Massiel Nayibe Moreno Ladino" w:date="2025-01-15T12:59:00Z" w16du:dateUtc="2025-01-15T17:59:00Z">
            <w:rPr/>
          </w:rPrChange>
        </w:rPr>
        <w:instrText>HYPERLINK "https://www.whitehouse.gov/sites/whitehouse.gov/files/omb/circulars/A133/a133.pdf"</w:instrText>
      </w:r>
      <w:r w:rsidR="00C524A6">
        <w:fldChar w:fldCharType="separate"/>
      </w:r>
      <w:r w:rsidR="00C524A6" w:rsidRPr="00963ED8">
        <w:rPr>
          <w:rStyle w:val="Hipervnculo"/>
          <w:rFonts w:cs="Times New Roman"/>
          <w:lang w:val="es-CO"/>
          <w:rPrChange w:id="6427" w:author="Massiel Nayibe Moreno Ladino" w:date="2025-01-15T12:59:00Z" w16du:dateUtc="2025-01-15T17:59:00Z">
            <w:rPr>
              <w:rStyle w:val="Hipervnculo"/>
              <w:rFonts w:cs="Times New Roman"/>
            </w:rPr>
          </w:rPrChange>
        </w:rPr>
        <w:t>Circular A-133</w:t>
      </w:r>
      <w:r w:rsidR="00C524A6">
        <w:fldChar w:fldCharType="end"/>
      </w:r>
      <w:r w:rsidR="00C524A6" w:rsidRPr="00963ED8">
        <w:rPr>
          <w:rFonts w:cs="Times New Roman"/>
          <w:lang w:val="es-CO"/>
          <w:rPrChange w:id="6428" w:author="Massiel Nayibe Moreno Ladino" w:date="2025-01-15T12:59:00Z" w16du:dateUtc="2025-01-15T17:59:00Z">
            <w:rPr>
              <w:rFonts w:cs="Times New Roman"/>
            </w:rPr>
          </w:rPrChange>
        </w:rPr>
        <w:t xml:space="preserve">. </w:t>
      </w:r>
    </w:p>
    <w:p w14:paraId="72611EE4" w14:textId="77777777" w:rsidR="00441859" w:rsidRPr="00963ED8" w:rsidRDefault="00DE7F5C">
      <w:pPr>
        <w:pStyle w:val="Ttulo2"/>
        <w:jc w:val="both"/>
        <w:rPr>
          <w:lang w:val="es-CO"/>
          <w:rPrChange w:id="6429" w:author="Massiel Nayibe Moreno Ladino" w:date="2025-01-15T12:59:00Z" w16du:dateUtc="2025-01-15T17:59:00Z">
            <w:rPr/>
          </w:rPrChange>
        </w:rPr>
      </w:pPr>
      <w:bookmarkStart w:id="6430" w:name="_14.5_Per_Diem"/>
      <w:bookmarkStart w:id="6431" w:name="_14.7_Per_Diem"/>
      <w:bookmarkStart w:id="6432" w:name="_Toc29250583"/>
      <w:bookmarkStart w:id="6433" w:name="_Toc185435495"/>
      <w:bookmarkEnd w:id="6430"/>
      <w:bookmarkEnd w:id="6431"/>
      <w:r w:rsidRPr="00963ED8">
        <w:rPr>
          <w:lang w:val="es-CO"/>
          <w:rPrChange w:id="6434" w:author="Massiel Nayibe Moreno Ladino" w:date="2025-01-15T12:59:00Z" w16du:dateUtc="2025-01-15T17:59:00Z">
            <w:rPr/>
          </w:rPrChange>
        </w:rPr>
        <w:t>14,</w:t>
      </w:r>
      <w:r w:rsidR="00A56304" w:rsidRPr="00963ED8">
        <w:rPr>
          <w:lang w:val="es-CO"/>
          <w:rPrChange w:id="6435" w:author="Massiel Nayibe Moreno Ladino" w:date="2025-01-15T12:59:00Z" w16du:dateUtc="2025-01-15T17:59:00Z">
            <w:rPr/>
          </w:rPrChange>
        </w:rPr>
        <w:t xml:space="preserve">7 </w:t>
      </w:r>
      <w:r w:rsidRPr="00963ED8">
        <w:rPr>
          <w:lang w:val="es-CO"/>
          <w:rPrChange w:id="6436" w:author="Massiel Nayibe Moreno Ladino" w:date="2025-01-15T12:59:00Z" w16du:dateUtc="2025-01-15T17:59:00Z">
            <w:rPr/>
          </w:rPrChange>
        </w:rPr>
        <w:t>Dietas para M&amp;IE</w:t>
      </w:r>
      <w:bookmarkEnd w:id="6432"/>
      <w:bookmarkEnd w:id="6433"/>
    </w:p>
    <w:p w14:paraId="12EB0100" w14:textId="77777777" w:rsidR="00441859" w:rsidRPr="00963ED8" w:rsidRDefault="00DE7F5C">
      <w:pPr>
        <w:spacing w:line="360" w:lineRule="auto"/>
        <w:jc w:val="both"/>
        <w:rPr>
          <w:rFonts w:cs="Times New Roman"/>
          <w:lang w:val="es-CO"/>
          <w:rPrChange w:id="6437" w:author="Massiel Nayibe Moreno Ladino" w:date="2025-01-15T12:59:00Z" w16du:dateUtc="2025-01-15T17:59:00Z">
            <w:rPr>
              <w:rFonts w:cs="Times New Roman"/>
            </w:rPr>
          </w:rPrChange>
        </w:rPr>
      </w:pPr>
      <w:r w:rsidRPr="00963ED8">
        <w:rPr>
          <w:rFonts w:cs="Times New Roman"/>
          <w:lang w:val="es-CO"/>
          <w:rPrChange w:id="6438" w:author="Massiel Nayibe Moreno Ladino" w:date="2025-01-15T12:59:00Z" w16du:dateUtc="2025-01-15T17:59:00Z">
            <w:rPr>
              <w:rFonts w:cs="Times New Roman"/>
            </w:rPr>
          </w:rPrChange>
        </w:rPr>
        <w:t xml:space="preserve">Compañeros </w:t>
      </w:r>
      <w:r w:rsidR="00626C50" w:rsidRPr="00963ED8">
        <w:rPr>
          <w:lang w:val="es-CO"/>
          <w:rPrChange w:id="6439" w:author="Massiel Nayibe Moreno Ladino" w:date="2025-01-15T12:59:00Z" w16du:dateUtc="2025-01-15T17:59:00Z">
            <w:rPr/>
          </w:rPrChange>
        </w:rPr>
        <w:t xml:space="preserve">Colombia </w:t>
      </w:r>
      <w:r w:rsidRPr="00963ED8">
        <w:rPr>
          <w:rFonts w:cs="Times New Roman"/>
          <w:lang w:val="es-CO"/>
          <w:rPrChange w:id="6440" w:author="Massiel Nayibe Moreno Ladino" w:date="2025-01-15T12:59:00Z" w16du:dateUtc="2025-01-15T17:59:00Z">
            <w:rPr>
              <w:rFonts w:cs="Times New Roman"/>
            </w:rPr>
          </w:rPrChange>
        </w:rPr>
        <w:t xml:space="preserve">tiene una política de viajes que provee un viático para todos los gastos relacionados con comidas y gastos incidentales (M&amp;IE). </w:t>
      </w:r>
      <w:r w:rsidR="000B057F" w:rsidRPr="00963ED8">
        <w:rPr>
          <w:rFonts w:cs="Times New Roman"/>
          <w:lang w:val="es-CO"/>
          <w:rPrChange w:id="6441" w:author="Massiel Nayibe Moreno Ladino" w:date="2025-01-15T12:59:00Z" w16du:dateUtc="2025-01-15T17:59:00Z">
            <w:rPr>
              <w:rFonts w:cs="Times New Roman"/>
            </w:rPr>
          </w:rPrChange>
        </w:rPr>
        <w:t xml:space="preserve">Para determinar el monto apropiado de viáticos, por favor determine el tipo de viajero. Todos los viajeros entrarán en una de las tres categorías, según se define en </w:t>
      </w:r>
      <w:r w:rsidR="000B057F">
        <w:fldChar w:fldCharType="begin"/>
      </w:r>
      <w:r w:rsidR="000B057F" w:rsidRPr="00963ED8">
        <w:rPr>
          <w:lang w:val="es-CO"/>
          <w:rPrChange w:id="6442" w:author="Massiel Nayibe Moreno Ladino" w:date="2025-01-15T12:59:00Z" w16du:dateUtc="2025-01-15T17:59:00Z">
            <w:rPr/>
          </w:rPrChange>
        </w:rPr>
        <w:instrText>HYPERLINK \l "_14.3_Traveler_Definitions"</w:instrText>
      </w:r>
      <w:r w:rsidR="000B057F">
        <w:fldChar w:fldCharType="separate"/>
      </w:r>
      <w:r w:rsidR="000B057F" w:rsidRPr="00963ED8">
        <w:rPr>
          <w:rStyle w:val="Hipervnculo"/>
          <w:rFonts w:cs="Times New Roman"/>
          <w:lang w:val="es-CO"/>
          <w:rPrChange w:id="6443" w:author="Massiel Nayibe Moreno Ladino" w:date="2025-01-15T12:59:00Z" w16du:dateUtc="2025-01-15T17:59:00Z">
            <w:rPr>
              <w:rStyle w:val="Hipervnculo"/>
              <w:rFonts w:cs="Times New Roman"/>
            </w:rPr>
          </w:rPrChange>
        </w:rPr>
        <w:t>la Sección 14.3 Definiciones de Viajero</w:t>
      </w:r>
      <w:r w:rsidR="000B057F">
        <w:fldChar w:fldCharType="end"/>
      </w:r>
      <w:r w:rsidR="000B057F" w:rsidRPr="00963ED8">
        <w:rPr>
          <w:rFonts w:cs="Times New Roman"/>
          <w:lang w:val="es-CO"/>
          <w:rPrChange w:id="6444" w:author="Massiel Nayibe Moreno Ladino" w:date="2025-01-15T12:59:00Z" w16du:dateUtc="2025-01-15T17:59:00Z">
            <w:rPr>
              <w:rFonts w:cs="Times New Roman"/>
            </w:rPr>
          </w:rPrChange>
        </w:rPr>
        <w:t>.</w:t>
      </w:r>
    </w:p>
    <w:p w14:paraId="5C920D54" w14:textId="77777777" w:rsidR="00441859" w:rsidRPr="00963ED8" w:rsidRDefault="00DE7F5C">
      <w:pPr>
        <w:pStyle w:val="Ttulo3"/>
        <w:jc w:val="both"/>
        <w:rPr>
          <w:lang w:val="es-CO"/>
          <w:rPrChange w:id="6445" w:author="Massiel Nayibe Moreno Ladino" w:date="2025-01-15T12:59:00Z" w16du:dateUtc="2025-01-15T17:59:00Z">
            <w:rPr/>
          </w:rPrChange>
        </w:rPr>
      </w:pPr>
      <w:bookmarkStart w:id="6446" w:name="_Toc29250584"/>
      <w:bookmarkStart w:id="6447" w:name="_Toc185435496"/>
      <w:r w:rsidRPr="00963ED8">
        <w:rPr>
          <w:rStyle w:val="Ttulo3Car"/>
          <w:b/>
          <w:bCs/>
          <w:lang w:val="es-CO"/>
          <w:rPrChange w:id="6448" w:author="Massiel Nayibe Moreno Ladino" w:date="2025-01-15T12:59:00Z" w16du:dateUtc="2025-01-15T17:59:00Z">
            <w:rPr>
              <w:rStyle w:val="Ttulo3Car"/>
              <w:b/>
              <w:bCs/>
            </w:rPr>
          </w:rPrChange>
        </w:rPr>
        <w:t>14.</w:t>
      </w:r>
      <w:r w:rsidR="005434EA" w:rsidRPr="00963ED8">
        <w:rPr>
          <w:rStyle w:val="Ttulo3Car"/>
          <w:b/>
          <w:bCs/>
          <w:lang w:val="es-CO"/>
          <w:rPrChange w:id="6449" w:author="Massiel Nayibe Moreno Ladino" w:date="2025-01-15T12:59:00Z" w16du:dateUtc="2025-01-15T17:59:00Z">
            <w:rPr>
              <w:rStyle w:val="Ttulo3Car"/>
              <w:b/>
              <w:bCs/>
            </w:rPr>
          </w:rPrChange>
        </w:rPr>
        <w:t>7</w:t>
      </w:r>
      <w:r w:rsidRPr="00963ED8">
        <w:rPr>
          <w:rStyle w:val="Ttulo3Car"/>
          <w:b/>
          <w:bCs/>
          <w:lang w:val="es-CO"/>
          <w:rPrChange w:id="6450" w:author="Massiel Nayibe Moreno Ladino" w:date="2025-01-15T12:59:00Z" w16du:dateUtc="2025-01-15T17:59:00Z">
            <w:rPr>
              <w:rStyle w:val="Ttulo3Car"/>
              <w:b/>
              <w:bCs/>
            </w:rPr>
          </w:rPrChange>
        </w:rPr>
        <w:t>.1 Tarifas M&amp;IE</w:t>
      </w:r>
      <w:bookmarkEnd w:id="6446"/>
      <w:bookmarkEnd w:id="6447"/>
    </w:p>
    <w:p w14:paraId="6A162F6C" w14:textId="77777777" w:rsidR="00441859" w:rsidRPr="00963ED8" w:rsidRDefault="00DE7F5C">
      <w:pPr>
        <w:spacing w:line="360" w:lineRule="auto"/>
        <w:jc w:val="both"/>
        <w:rPr>
          <w:rFonts w:cs="Times New Roman"/>
          <w:lang w:val="es-CO"/>
          <w:rPrChange w:id="6451" w:author="Massiel Nayibe Moreno Ladino" w:date="2025-01-15T12:59:00Z" w16du:dateUtc="2025-01-15T17:59:00Z">
            <w:rPr>
              <w:rFonts w:cs="Times New Roman"/>
            </w:rPr>
          </w:rPrChange>
        </w:rPr>
      </w:pPr>
      <w:r w:rsidRPr="00963ED8">
        <w:rPr>
          <w:rFonts w:cs="Times New Roman"/>
          <w:lang w:val="es-CO"/>
          <w:rPrChange w:id="6452" w:author="Massiel Nayibe Moreno Ladino" w:date="2025-01-15T12:59:00Z" w16du:dateUtc="2025-01-15T17:59:00Z">
            <w:rPr>
              <w:rFonts w:cs="Times New Roman"/>
            </w:rPr>
          </w:rPrChange>
        </w:rPr>
        <w:t xml:space="preserve">Todas las tarifas de viáticos M&amp;IE de Compañeros </w:t>
      </w:r>
      <w:r w:rsidR="00626C50" w:rsidRPr="00963ED8">
        <w:rPr>
          <w:lang w:val="es-CO"/>
          <w:rPrChange w:id="6453" w:author="Massiel Nayibe Moreno Ladino" w:date="2025-01-15T12:59:00Z" w16du:dateUtc="2025-01-15T17:59:00Z">
            <w:rPr/>
          </w:rPrChange>
        </w:rPr>
        <w:t xml:space="preserve">Colombia </w:t>
      </w:r>
      <w:r w:rsidRPr="00963ED8">
        <w:rPr>
          <w:rFonts w:cs="Times New Roman"/>
          <w:lang w:val="es-CO"/>
          <w:rPrChange w:id="6454" w:author="Massiel Nayibe Moreno Ladino" w:date="2025-01-15T12:59:00Z" w16du:dateUtc="2025-01-15T17:59:00Z">
            <w:rPr>
              <w:rFonts w:cs="Times New Roman"/>
            </w:rPr>
          </w:rPrChange>
        </w:rPr>
        <w:t>se basan en un porcentaje de los viáticos gubernamentales permitidos por ciudad y/o país, tal como se define en el presente documento y a continuación. Dependiendo del destino, los viajeros deberán utilizar las tarifas de la Administración de Servicios Generales para viajes dentro del territorio continental de EE.UU., las tarifas del Departamento de Defensa para viajes a Alaska, Hawai y otros territorios de EE.UU., y las del Departamento de Estado para todos los viajes al extranjero. A continuación se indican los sitios web para obtener las tarifas:</w:t>
      </w:r>
    </w:p>
    <w:p w14:paraId="70262F41" w14:textId="77777777" w:rsidR="00441859" w:rsidRPr="00963ED8" w:rsidRDefault="00C524A6">
      <w:pPr>
        <w:pStyle w:val="Prrafodelista"/>
        <w:numPr>
          <w:ilvl w:val="0"/>
          <w:numId w:val="19"/>
        </w:numPr>
        <w:spacing w:after="200" w:line="360" w:lineRule="auto"/>
        <w:jc w:val="both"/>
        <w:rPr>
          <w:rFonts w:cs="Times New Roman"/>
          <w:lang w:val="es-CO"/>
          <w:rPrChange w:id="6455" w:author="Massiel Nayibe Moreno Ladino" w:date="2025-01-15T12:59:00Z" w16du:dateUtc="2025-01-15T17:59:00Z">
            <w:rPr>
              <w:rFonts w:cs="Times New Roman"/>
            </w:rPr>
          </w:rPrChange>
        </w:rPr>
      </w:pPr>
      <w:r>
        <w:fldChar w:fldCharType="begin"/>
      </w:r>
      <w:r w:rsidRPr="00963ED8">
        <w:rPr>
          <w:lang w:val="es-CO"/>
          <w:rPrChange w:id="6456" w:author="Massiel Nayibe Moreno Ladino" w:date="2025-01-15T12:59:00Z" w16du:dateUtc="2025-01-15T17:59:00Z">
            <w:rPr/>
          </w:rPrChange>
        </w:rPr>
        <w:instrText>HYPERLINK "https://www.gsa.gov/node/86696?utm_source=OGP&amp;utm_medium=print-radio&amp;utm_term=perdiem&amp;utm_campaign=shortcuts"</w:instrText>
      </w:r>
      <w:r>
        <w:fldChar w:fldCharType="separate"/>
      </w:r>
      <w:r w:rsidRPr="00963ED8">
        <w:rPr>
          <w:rStyle w:val="Hipervnculo"/>
          <w:rFonts w:cs="Times New Roman"/>
          <w:lang w:val="es-CO"/>
          <w:rPrChange w:id="6457" w:author="Massiel Nayibe Moreno Ladino" w:date="2025-01-15T12:59:00Z" w16du:dateUtc="2025-01-15T17:59:00Z">
            <w:rPr>
              <w:rStyle w:val="Hipervnculo"/>
              <w:rFonts w:cs="Times New Roman"/>
            </w:rPr>
          </w:rPrChange>
        </w:rPr>
        <w:t>La Administración de Servicios Generales</w:t>
      </w:r>
      <w:r>
        <w:fldChar w:fldCharType="end"/>
      </w:r>
      <w:r w:rsidRPr="00963ED8">
        <w:rPr>
          <w:rFonts w:cs="Times New Roman"/>
          <w:lang w:val="es-CO"/>
          <w:rPrChange w:id="6458" w:author="Massiel Nayibe Moreno Ladino" w:date="2025-01-15T12:59:00Z" w16du:dateUtc="2025-01-15T17:59:00Z">
            <w:rPr>
              <w:rFonts w:cs="Times New Roman"/>
            </w:rPr>
          </w:rPrChange>
        </w:rPr>
        <w:t xml:space="preserve"> (GSA) establece las dietas para destinos dentro de los 48 estados continentales más bajos de Estados Unidos (CONUS). </w:t>
      </w:r>
    </w:p>
    <w:p w14:paraId="03EFB579" w14:textId="77777777" w:rsidR="00441859" w:rsidRPr="00963ED8" w:rsidRDefault="00DE7F5C">
      <w:pPr>
        <w:pStyle w:val="Prrafodelista"/>
        <w:numPr>
          <w:ilvl w:val="0"/>
          <w:numId w:val="19"/>
        </w:numPr>
        <w:spacing w:after="200" w:line="360" w:lineRule="auto"/>
        <w:jc w:val="both"/>
        <w:rPr>
          <w:rFonts w:cs="Times New Roman"/>
          <w:lang w:val="es-CO"/>
          <w:rPrChange w:id="6459" w:author="Massiel Nayibe Moreno Ladino" w:date="2025-01-15T12:59:00Z" w16du:dateUtc="2025-01-15T17:59:00Z">
            <w:rPr>
              <w:rFonts w:cs="Times New Roman"/>
            </w:rPr>
          </w:rPrChange>
        </w:rPr>
      </w:pPr>
      <w:r>
        <w:fldChar w:fldCharType="begin"/>
      </w:r>
      <w:r w:rsidRPr="00963ED8">
        <w:rPr>
          <w:lang w:val="es-CO"/>
          <w:rPrChange w:id="6460" w:author="Massiel Nayibe Moreno Ladino" w:date="2025-01-15T12:59:00Z" w16du:dateUtc="2025-01-15T17:59:00Z">
            <w:rPr/>
          </w:rPrChange>
        </w:rPr>
        <w:instrText>HYPERLINK "http://www.defensetravel.dod.mil/site/perdiemCalc.cfm"</w:instrText>
      </w:r>
      <w:r>
        <w:fldChar w:fldCharType="separate"/>
      </w:r>
      <w:r w:rsidRPr="00963ED8">
        <w:rPr>
          <w:rStyle w:val="Hipervnculo"/>
          <w:rFonts w:cs="Times New Roman"/>
          <w:lang w:val="es-CO"/>
          <w:rPrChange w:id="6461" w:author="Massiel Nayibe Moreno Ladino" w:date="2025-01-15T12:59:00Z" w16du:dateUtc="2025-01-15T17:59:00Z">
            <w:rPr>
              <w:rStyle w:val="Hipervnculo"/>
              <w:rFonts w:cs="Times New Roman"/>
            </w:rPr>
          </w:rPrChange>
        </w:rPr>
        <w:t>El Departamento de Defensa</w:t>
      </w:r>
      <w:r>
        <w:fldChar w:fldCharType="end"/>
      </w:r>
      <w:r w:rsidRPr="00963ED8">
        <w:rPr>
          <w:rFonts w:cs="Times New Roman"/>
          <w:lang w:val="es-CO"/>
          <w:rPrChange w:id="6462" w:author="Massiel Nayibe Moreno Ladino" w:date="2025-01-15T12:59:00Z" w16du:dateUtc="2025-01-15T17:59:00Z">
            <w:rPr>
              <w:rFonts w:cs="Times New Roman"/>
            </w:rPr>
          </w:rPrChange>
        </w:rPr>
        <w:t xml:space="preserve"> (DOD) establece tarifas no extranjeras que incluyen Alaska, Hawai y todos los territorios de EE.UU. (Non-CONUS).</w:t>
      </w:r>
    </w:p>
    <w:p w14:paraId="1E1182F4" w14:textId="77777777" w:rsidR="00441859" w:rsidRPr="00963ED8" w:rsidRDefault="00DE7F5C">
      <w:pPr>
        <w:pStyle w:val="Prrafodelista"/>
        <w:numPr>
          <w:ilvl w:val="0"/>
          <w:numId w:val="19"/>
        </w:numPr>
        <w:spacing w:after="200" w:line="360" w:lineRule="auto"/>
        <w:jc w:val="both"/>
        <w:rPr>
          <w:rFonts w:cs="Times New Roman"/>
          <w:lang w:val="es-CO"/>
          <w:rPrChange w:id="6463" w:author="Massiel Nayibe Moreno Ladino" w:date="2025-01-15T12:59:00Z" w16du:dateUtc="2025-01-15T17:59:00Z">
            <w:rPr>
              <w:rFonts w:cs="Times New Roman"/>
            </w:rPr>
          </w:rPrChange>
        </w:rPr>
      </w:pPr>
      <w:r>
        <w:fldChar w:fldCharType="begin"/>
      </w:r>
      <w:r w:rsidRPr="00963ED8">
        <w:rPr>
          <w:lang w:val="es-CO"/>
          <w:rPrChange w:id="6464" w:author="Massiel Nayibe Moreno Ladino" w:date="2025-01-15T12:59:00Z" w16du:dateUtc="2025-01-15T17:59:00Z">
            <w:rPr/>
          </w:rPrChange>
        </w:rPr>
        <w:instrText>HYPERLINK "https://aoprals.state.gov/web920/per_diem.asp"</w:instrText>
      </w:r>
      <w:r>
        <w:fldChar w:fldCharType="separate"/>
      </w:r>
      <w:r w:rsidRPr="00963ED8">
        <w:rPr>
          <w:rStyle w:val="Hipervnculo"/>
          <w:rFonts w:cs="Times New Roman"/>
          <w:lang w:val="es-CO"/>
          <w:rPrChange w:id="6465" w:author="Massiel Nayibe Moreno Ladino" w:date="2025-01-15T12:59:00Z" w16du:dateUtc="2025-01-15T17:59:00Z">
            <w:rPr>
              <w:rStyle w:val="Hipervnculo"/>
              <w:rFonts w:cs="Times New Roman"/>
            </w:rPr>
          </w:rPrChange>
        </w:rPr>
        <w:t>El Departamento de Estado</w:t>
      </w:r>
      <w:r>
        <w:fldChar w:fldCharType="end"/>
      </w:r>
      <w:r w:rsidRPr="00963ED8">
        <w:rPr>
          <w:rFonts w:cs="Times New Roman"/>
          <w:color w:val="000000"/>
          <w:lang w:val="es-CO"/>
          <w:rPrChange w:id="6466" w:author="Massiel Nayibe Moreno Ladino" w:date="2025-01-15T12:59:00Z" w16du:dateUtc="2025-01-15T17:59:00Z">
            <w:rPr>
              <w:rFonts w:cs="Times New Roman"/>
              <w:color w:val="000000"/>
            </w:rPr>
          </w:rPrChange>
        </w:rPr>
        <w:t xml:space="preserve"> establece todas las tarifas extranjeras específicas para las grandes ciudades.</w:t>
      </w:r>
    </w:p>
    <w:p w14:paraId="20D9939F" w14:textId="77777777" w:rsidR="00441859" w:rsidRPr="00963ED8" w:rsidRDefault="00DE7F5C">
      <w:pPr>
        <w:spacing w:line="360" w:lineRule="auto"/>
        <w:jc w:val="both"/>
        <w:rPr>
          <w:rFonts w:cs="Times New Roman"/>
          <w:lang w:val="es-CO"/>
          <w:rPrChange w:id="6467" w:author="Massiel Nayibe Moreno Ladino" w:date="2025-01-15T12:59:00Z" w16du:dateUtc="2025-01-15T17:59:00Z">
            <w:rPr>
              <w:rFonts w:cs="Times New Roman"/>
            </w:rPr>
          </w:rPrChange>
        </w:rPr>
      </w:pPr>
      <w:r w:rsidRPr="00963ED8">
        <w:rPr>
          <w:rFonts w:cs="Times New Roman"/>
          <w:lang w:val="es-CO"/>
          <w:rPrChange w:id="6468" w:author="Massiel Nayibe Moreno Ladino" w:date="2025-01-15T12:59:00Z" w16du:dateUtc="2025-01-15T17:59:00Z">
            <w:rPr>
              <w:rFonts w:cs="Times New Roman"/>
            </w:rPr>
          </w:rPrChange>
        </w:rPr>
        <w:t>Las dietas se calculan sobre la base de la AT aprobada e incluyen cualquier viaje fuera de la sede o de la oficina exterior del país respectivo con una duración de cuatro (4) horas o más, independientemente del destino o del medio de transporte. Las excepciones a esta norma deberán ser aprobadas por el CEO o el CFO.</w:t>
      </w:r>
    </w:p>
    <w:p w14:paraId="56011174" w14:textId="77777777" w:rsidR="00441859" w:rsidRPr="00963ED8" w:rsidRDefault="00DE7F5C">
      <w:pPr>
        <w:pStyle w:val="Ttulo3"/>
        <w:jc w:val="both"/>
        <w:rPr>
          <w:lang w:val="es-CO"/>
          <w:rPrChange w:id="6469" w:author="Massiel Nayibe Moreno Ladino" w:date="2025-01-15T12:59:00Z" w16du:dateUtc="2025-01-15T17:59:00Z">
            <w:rPr/>
          </w:rPrChange>
        </w:rPr>
      </w:pPr>
      <w:bookmarkStart w:id="6470" w:name="_14.7.2_M&amp;IE_Meal"/>
      <w:bookmarkStart w:id="6471" w:name="_Toc82539620"/>
      <w:bookmarkStart w:id="6472" w:name="_Toc184806974"/>
      <w:bookmarkStart w:id="6473" w:name="_Toc185435497"/>
      <w:bookmarkEnd w:id="6470"/>
      <w:r w:rsidRPr="00963ED8">
        <w:rPr>
          <w:rStyle w:val="Ttulo3Car"/>
          <w:b/>
          <w:bCs/>
          <w:lang w:val="es-CO"/>
          <w:rPrChange w:id="6474" w:author="Massiel Nayibe Moreno Ladino" w:date="2025-01-15T12:59:00Z" w16du:dateUtc="2025-01-15T17:59:00Z">
            <w:rPr>
              <w:rStyle w:val="Ttulo3Car"/>
              <w:b/>
              <w:bCs/>
            </w:rPr>
          </w:rPrChange>
        </w:rPr>
        <w:lastRenderedPageBreak/>
        <w:t>14.7.2 Desglose de las comidas M&amp;IE</w:t>
      </w:r>
      <w:bookmarkEnd w:id="6471"/>
      <w:bookmarkEnd w:id="6472"/>
      <w:bookmarkEnd w:id="6473"/>
    </w:p>
    <w:p w14:paraId="02076F0E" w14:textId="77777777" w:rsidR="00441859" w:rsidRDefault="00DE7F5C">
      <w:pPr>
        <w:spacing w:line="360" w:lineRule="auto"/>
        <w:jc w:val="both"/>
        <w:rPr>
          <w:rFonts w:cs="Times New Roman"/>
        </w:rPr>
      </w:pPr>
      <w:r w:rsidRPr="00963ED8">
        <w:rPr>
          <w:rFonts w:cs="Times New Roman"/>
          <w:lang w:val="es-CO"/>
          <w:rPrChange w:id="6475" w:author="Massiel Nayibe Moreno Ladino" w:date="2025-01-15T12:59:00Z" w16du:dateUtc="2025-01-15T17:59:00Z">
            <w:rPr>
              <w:rFonts w:cs="Times New Roman"/>
            </w:rPr>
          </w:rPrChange>
        </w:rPr>
        <w:t xml:space="preserve">Las dietas de manutención están destinadas a cubrir los gastos de manutención e imprevistos durante cada día de viaje relacionado con el trabajo. Si un beneficiario de dietas tiene una o más comidas pagadas, el porcentaje de esa comida debe deducirse de la tarifa de dietas. Si el viajero no puede comer una comida proporcionada debido a alergias, razones dietéticas o religiosas, entonces no está obligado a excluir la comida. </w:t>
      </w:r>
      <w:r>
        <w:rPr>
          <w:rFonts w:cs="Times New Roman"/>
        </w:rPr>
        <w:t>Algunos ejemplos comunes de comidas proporcionadas por Compañeros son:</w:t>
      </w:r>
    </w:p>
    <w:p w14:paraId="723C0C61" w14:textId="77777777" w:rsidR="00441859" w:rsidRPr="00963ED8" w:rsidRDefault="00DE7F5C">
      <w:pPr>
        <w:pStyle w:val="Prrafodelista"/>
        <w:numPr>
          <w:ilvl w:val="0"/>
          <w:numId w:val="200"/>
        </w:numPr>
        <w:spacing w:line="360" w:lineRule="auto"/>
        <w:jc w:val="both"/>
        <w:rPr>
          <w:rFonts w:cs="Times New Roman"/>
          <w:lang w:val="es-CO"/>
          <w:rPrChange w:id="6476" w:author="Massiel Nayibe Moreno Ladino" w:date="2025-01-15T12:59:00Z" w16du:dateUtc="2025-01-15T17:59:00Z">
            <w:rPr>
              <w:rFonts w:cs="Times New Roman"/>
            </w:rPr>
          </w:rPrChange>
        </w:rPr>
      </w:pPr>
      <w:r w:rsidRPr="00963ED8">
        <w:rPr>
          <w:rFonts w:cs="Times New Roman"/>
          <w:lang w:val="es-CO"/>
          <w:rPrChange w:id="6477" w:author="Massiel Nayibe Moreno Ladino" w:date="2025-01-15T12:59:00Z" w16du:dateUtc="2025-01-15T17:59:00Z">
            <w:rPr>
              <w:rFonts w:cs="Times New Roman"/>
            </w:rPr>
          </w:rPrChange>
        </w:rPr>
        <w:t>Desayuno continental u otro desayuno incluido en el alojamiento*.</w:t>
      </w:r>
    </w:p>
    <w:p w14:paraId="04B3CA19" w14:textId="77777777" w:rsidR="00441859" w:rsidRPr="00963ED8" w:rsidRDefault="00DE7F5C">
      <w:pPr>
        <w:pStyle w:val="Prrafodelista"/>
        <w:numPr>
          <w:ilvl w:val="0"/>
          <w:numId w:val="200"/>
        </w:numPr>
        <w:spacing w:line="360" w:lineRule="auto"/>
        <w:jc w:val="both"/>
        <w:rPr>
          <w:rFonts w:cs="Times New Roman"/>
          <w:lang w:val="es-CO"/>
          <w:rPrChange w:id="6478" w:author="Massiel Nayibe Moreno Ladino" w:date="2025-01-15T12:59:00Z" w16du:dateUtc="2025-01-15T17:59:00Z">
            <w:rPr>
              <w:rFonts w:cs="Times New Roman"/>
            </w:rPr>
          </w:rPrChange>
        </w:rPr>
      </w:pPr>
      <w:r w:rsidRPr="00963ED8">
        <w:rPr>
          <w:rFonts w:cs="Times New Roman"/>
          <w:lang w:val="es-CO"/>
          <w:rPrChange w:id="6479" w:author="Massiel Nayibe Moreno Ladino" w:date="2025-01-15T12:59:00Z" w16du:dateUtc="2025-01-15T17:59:00Z">
            <w:rPr>
              <w:rFonts w:cs="Times New Roman"/>
            </w:rPr>
          </w:rPrChange>
        </w:rPr>
        <w:t>Comida de trabajo/evento pagado por los socios</w:t>
      </w:r>
    </w:p>
    <w:p w14:paraId="005CD802" w14:textId="77777777" w:rsidR="00441859" w:rsidRPr="00963ED8" w:rsidRDefault="00DE7F5C">
      <w:pPr>
        <w:pStyle w:val="Prrafodelista"/>
        <w:numPr>
          <w:ilvl w:val="0"/>
          <w:numId w:val="200"/>
        </w:numPr>
        <w:spacing w:line="360" w:lineRule="auto"/>
        <w:jc w:val="both"/>
        <w:rPr>
          <w:rFonts w:cs="Times New Roman"/>
          <w:lang w:val="es-CO"/>
          <w:rPrChange w:id="6480" w:author="Massiel Nayibe Moreno Ladino" w:date="2025-01-15T12:59:00Z" w16du:dateUtc="2025-01-15T17:59:00Z">
            <w:rPr>
              <w:rFonts w:cs="Times New Roman"/>
            </w:rPr>
          </w:rPrChange>
        </w:rPr>
      </w:pPr>
      <w:r w:rsidRPr="00963ED8">
        <w:rPr>
          <w:rFonts w:cs="Times New Roman"/>
          <w:lang w:val="es-CO"/>
          <w:rPrChange w:id="6481" w:author="Massiel Nayibe Moreno Ladino" w:date="2025-01-15T12:59:00Z" w16du:dateUtc="2025-01-15T17:59:00Z">
            <w:rPr>
              <w:rFonts w:cs="Times New Roman"/>
            </w:rPr>
          </w:rPrChange>
        </w:rPr>
        <w:t>Inscripción a la conferencia que incluye el almuerzo</w:t>
      </w:r>
    </w:p>
    <w:p w14:paraId="04D77DAD" w14:textId="77777777" w:rsidR="00441859" w:rsidRPr="00963ED8" w:rsidRDefault="00DE7F5C">
      <w:pPr>
        <w:pStyle w:val="Prrafodelista"/>
        <w:numPr>
          <w:ilvl w:val="0"/>
          <w:numId w:val="200"/>
        </w:numPr>
        <w:spacing w:line="360" w:lineRule="auto"/>
        <w:jc w:val="both"/>
        <w:rPr>
          <w:rFonts w:cs="Times New Roman"/>
          <w:lang w:val="es-CO"/>
          <w:rPrChange w:id="6482" w:author="Massiel Nayibe Moreno Ladino" w:date="2025-01-15T12:59:00Z" w16du:dateUtc="2025-01-15T17:59:00Z">
            <w:rPr>
              <w:rFonts w:cs="Times New Roman"/>
            </w:rPr>
          </w:rPrChange>
        </w:rPr>
      </w:pPr>
      <w:r w:rsidRPr="00963ED8">
        <w:rPr>
          <w:rFonts w:cs="Times New Roman"/>
          <w:lang w:val="es-CO"/>
          <w:rPrChange w:id="6483" w:author="Massiel Nayibe Moreno Ladino" w:date="2025-01-15T12:59:00Z" w16du:dateUtc="2025-01-15T17:59:00Z">
            <w:rPr>
              <w:rFonts w:cs="Times New Roman"/>
            </w:rPr>
          </w:rPrChange>
        </w:rPr>
        <w:t>Cualquier otra situación en la que Partners cubra la comida</w:t>
      </w:r>
    </w:p>
    <w:p w14:paraId="75E4B5E1" w14:textId="77777777" w:rsidR="00256D4B" w:rsidRPr="00963ED8" w:rsidRDefault="00256D4B" w:rsidP="00256D4B">
      <w:pPr>
        <w:spacing w:line="360" w:lineRule="auto"/>
        <w:jc w:val="both"/>
        <w:rPr>
          <w:rFonts w:cs="Times New Roman"/>
          <w:lang w:val="es-CO"/>
          <w:rPrChange w:id="6484" w:author="Massiel Nayibe Moreno Ladino" w:date="2025-01-15T12:59:00Z" w16du:dateUtc="2025-01-15T17:59:00Z">
            <w:rPr>
              <w:rFonts w:cs="Times New Roman"/>
            </w:rPr>
          </w:rPrChange>
        </w:rPr>
      </w:pPr>
    </w:p>
    <w:p w14:paraId="59FD0B1F" w14:textId="77777777" w:rsidR="00441859" w:rsidRPr="00963ED8" w:rsidRDefault="00DE7F5C">
      <w:pPr>
        <w:spacing w:line="360" w:lineRule="auto"/>
        <w:jc w:val="both"/>
        <w:rPr>
          <w:rFonts w:cs="Times New Roman"/>
          <w:lang w:val="es-CO"/>
          <w:rPrChange w:id="6485" w:author="Massiel Nayibe Moreno Ladino" w:date="2025-01-15T12:59:00Z" w16du:dateUtc="2025-01-15T17:59:00Z">
            <w:rPr>
              <w:rFonts w:cs="Times New Roman"/>
            </w:rPr>
          </w:rPrChange>
        </w:rPr>
      </w:pPr>
      <w:r w:rsidRPr="00963ED8">
        <w:rPr>
          <w:rFonts w:cs="Times New Roman"/>
          <w:lang w:val="es-CO"/>
          <w:rPrChange w:id="6486" w:author="Massiel Nayibe Moreno Ladino" w:date="2025-01-15T12:59:00Z" w16du:dateUtc="2025-01-15T17:59:00Z">
            <w:rPr>
              <w:rFonts w:cs="Times New Roman"/>
            </w:rPr>
          </w:rPrChange>
        </w:rPr>
        <w:t>*Si debido al itinerario aprobado por los Socios el viajero no puede desayunar en el hotel, no tiene que excluirse. Por ejemplo, el desayuno comienza a las 7 de la mañana, pero el viajero debe salir antes de las 6 de la mañana. Despertarse tarde o preferencias personales en contra de las opciones de desayuno, no son razón suficiente para no excluir.</w:t>
      </w:r>
    </w:p>
    <w:p w14:paraId="5F726820" w14:textId="77777777" w:rsidR="00256D4B" w:rsidRPr="00963ED8" w:rsidRDefault="00256D4B" w:rsidP="00256D4B">
      <w:pPr>
        <w:spacing w:line="360" w:lineRule="auto"/>
        <w:jc w:val="both"/>
        <w:rPr>
          <w:rFonts w:cs="Times New Roman"/>
          <w:lang w:val="es-CO"/>
          <w:rPrChange w:id="6487" w:author="Massiel Nayibe Moreno Ladino" w:date="2025-01-15T12:59:00Z" w16du:dateUtc="2025-01-15T17:59:00Z">
            <w:rPr>
              <w:rFonts w:cs="Times New Roman"/>
            </w:rPr>
          </w:rPrChange>
        </w:rPr>
      </w:pPr>
    </w:p>
    <w:p w14:paraId="5BA09217" w14:textId="77777777" w:rsidR="00441859" w:rsidRPr="00963ED8" w:rsidRDefault="00DE7F5C">
      <w:pPr>
        <w:spacing w:line="360" w:lineRule="auto"/>
        <w:jc w:val="both"/>
        <w:rPr>
          <w:rFonts w:cs="Times New Roman"/>
          <w:lang w:val="es-CO"/>
          <w:rPrChange w:id="6488" w:author="Massiel Nayibe Moreno Ladino" w:date="2025-01-15T12:59:00Z" w16du:dateUtc="2025-01-15T17:59:00Z">
            <w:rPr>
              <w:rFonts w:cs="Times New Roman"/>
            </w:rPr>
          </w:rPrChange>
        </w:rPr>
      </w:pPr>
      <w:r w:rsidRPr="00963ED8">
        <w:rPr>
          <w:rFonts w:cs="Times New Roman"/>
          <w:lang w:val="es-CO"/>
          <w:rPrChange w:id="6489" w:author="Massiel Nayibe Moreno Ladino" w:date="2025-01-15T12:59:00Z" w16du:dateUtc="2025-01-15T17:59:00Z">
            <w:rPr>
              <w:rFonts w:cs="Times New Roman"/>
            </w:rPr>
          </w:rPrChange>
        </w:rPr>
        <w:t>Si la tarifa diaria de M&amp;IE excluye una o varias de las comidas, éstas se reducirán según las tarifas siguientes:</w:t>
      </w:r>
    </w:p>
    <w:p w14:paraId="3A1170A5" w14:textId="77777777" w:rsidR="00441859" w:rsidRPr="00963ED8" w:rsidRDefault="00DE7F5C">
      <w:pPr>
        <w:pStyle w:val="Prrafodelista"/>
        <w:numPr>
          <w:ilvl w:val="1"/>
          <w:numId w:val="23"/>
        </w:numPr>
        <w:spacing w:line="360" w:lineRule="auto"/>
        <w:jc w:val="both"/>
        <w:rPr>
          <w:rFonts w:cs="Times New Roman"/>
          <w:lang w:val="es-CO"/>
          <w:rPrChange w:id="6490" w:author="Massiel Nayibe Moreno Ladino" w:date="2025-01-15T12:59:00Z" w16du:dateUtc="2025-01-15T17:59:00Z">
            <w:rPr>
              <w:rFonts w:cs="Times New Roman"/>
            </w:rPr>
          </w:rPrChange>
        </w:rPr>
      </w:pPr>
      <w:r w:rsidRPr="00963ED8">
        <w:rPr>
          <w:rFonts w:cs="Times New Roman"/>
          <w:lang w:val="es-CO"/>
          <w:rPrChange w:id="6491" w:author="Massiel Nayibe Moreno Ladino" w:date="2025-01-15T12:59:00Z" w16du:dateUtc="2025-01-15T17:59:00Z">
            <w:rPr>
              <w:rFonts w:cs="Times New Roman"/>
            </w:rPr>
          </w:rPrChange>
        </w:rPr>
        <w:t>Desayuno:</w:t>
      </w:r>
      <w:r w:rsidRPr="00963ED8">
        <w:rPr>
          <w:rFonts w:cs="Times New Roman"/>
          <w:lang w:val="es-CO"/>
          <w:rPrChange w:id="6492" w:author="Massiel Nayibe Moreno Ladino" w:date="2025-01-15T12:59:00Z" w16du:dateUtc="2025-01-15T17:59:00Z">
            <w:rPr>
              <w:rFonts w:cs="Times New Roman"/>
            </w:rPr>
          </w:rPrChange>
        </w:rPr>
        <w:tab/>
        <w:t>16% de la tasa diaria calculada de M&amp;IE</w:t>
      </w:r>
    </w:p>
    <w:p w14:paraId="4A1B402F" w14:textId="77777777" w:rsidR="00441859" w:rsidRPr="00963ED8" w:rsidRDefault="00DE7F5C">
      <w:pPr>
        <w:pStyle w:val="Prrafodelista"/>
        <w:numPr>
          <w:ilvl w:val="1"/>
          <w:numId w:val="23"/>
        </w:numPr>
        <w:spacing w:line="360" w:lineRule="auto"/>
        <w:jc w:val="both"/>
        <w:rPr>
          <w:rFonts w:cs="Times New Roman"/>
          <w:lang w:val="es-CO"/>
          <w:rPrChange w:id="6493" w:author="Massiel Nayibe Moreno Ladino" w:date="2025-01-15T12:59:00Z" w16du:dateUtc="2025-01-15T17:59:00Z">
            <w:rPr>
              <w:rFonts w:cs="Times New Roman"/>
            </w:rPr>
          </w:rPrChange>
        </w:rPr>
      </w:pPr>
      <w:r w:rsidRPr="00963ED8">
        <w:rPr>
          <w:rFonts w:cs="Times New Roman"/>
          <w:lang w:val="es-CO"/>
          <w:rPrChange w:id="6494" w:author="Massiel Nayibe Moreno Ladino" w:date="2025-01-15T12:59:00Z" w16du:dateUtc="2025-01-15T17:59:00Z">
            <w:rPr>
              <w:rFonts w:cs="Times New Roman"/>
            </w:rPr>
          </w:rPrChange>
        </w:rPr>
        <w:t>Almuerzo:</w:t>
      </w:r>
      <w:r w:rsidRPr="00963ED8">
        <w:rPr>
          <w:rFonts w:cs="Times New Roman"/>
          <w:lang w:val="es-CO"/>
          <w:rPrChange w:id="6495" w:author="Massiel Nayibe Moreno Ladino" w:date="2025-01-15T12:59:00Z" w16du:dateUtc="2025-01-15T17:59:00Z">
            <w:rPr>
              <w:rFonts w:cs="Times New Roman"/>
            </w:rPr>
          </w:rPrChange>
        </w:rPr>
        <w:tab/>
      </w:r>
      <w:r w:rsidRPr="00963ED8">
        <w:rPr>
          <w:rFonts w:cs="Times New Roman"/>
          <w:lang w:val="es-CO"/>
          <w:rPrChange w:id="6496" w:author="Massiel Nayibe Moreno Ladino" w:date="2025-01-15T12:59:00Z" w16du:dateUtc="2025-01-15T17:59:00Z">
            <w:rPr>
              <w:rFonts w:cs="Times New Roman"/>
            </w:rPr>
          </w:rPrChange>
        </w:rPr>
        <w:tab/>
        <w:t>24% de la tasa diaria calculada de M&amp;IE</w:t>
      </w:r>
    </w:p>
    <w:p w14:paraId="127A278A" w14:textId="77777777" w:rsidR="00441859" w:rsidRPr="00963ED8" w:rsidRDefault="00DE7F5C">
      <w:pPr>
        <w:pStyle w:val="Prrafodelista"/>
        <w:numPr>
          <w:ilvl w:val="1"/>
          <w:numId w:val="23"/>
        </w:numPr>
        <w:spacing w:line="360" w:lineRule="auto"/>
        <w:jc w:val="both"/>
        <w:rPr>
          <w:rFonts w:cs="Times New Roman"/>
          <w:lang w:val="es-CO"/>
          <w:rPrChange w:id="6497" w:author="Massiel Nayibe Moreno Ladino" w:date="2025-01-15T12:59:00Z" w16du:dateUtc="2025-01-15T17:59:00Z">
            <w:rPr>
              <w:rFonts w:cs="Times New Roman"/>
            </w:rPr>
          </w:rPrChange>
        </w:rPr>
      </w:pPr>
      <w:r w:rsidRPr="00963ED8">
        <w:rPr>
          <w:rFonts w:cs="Times New Roman"/>
          <w:lang w:val="es-CO"/>
          <w:rPrChange w:id="6498" w:author="Massiel Nayibe Moreno Ladino" w:date="2025-01-15T12:59:00Z" w16du:dateUtc="2025-01-15T17:59:00Z">
            <w:rPr>
              <w:rFonts w:cs="Times New Roman"/>
            </w:rPr>
          </w:rPrChange>
        </w:rPr>
        <w:t>Cena:</w:t>
      </w:r>
      <w:r w:rsidRPr="00963ED8">
        <w:rPr>
          <w:rFonts w:cs="Times New Roman"/>
          <w:lang w:val="es-CO"/>
          <w:rPrChange w:id="6499" w:author="Massiel Nayibe Moreno Ladino" w:date="2025-01-15T12:59:00Z" w16du:dateUtc="2025-01-15T17:59:00Z">
            <w:rPr>
              <w:rFonts w:cs="Times New Roman"/>
            </w:rPr>
          </w:rPrChange>
        </w:rPr>
        <w:tab/>
        <w:t>40% de la tarifa diaria calculada de M&amp;IE</w:t>
      </w:r>
    </w:p>
    <w:p w14:paraId="734B9227" w14:textId="77777777" w:rsidR="00441859" w:rsidRPr="00963ED8" w:rsidRDefault="00DE7F5C">
      <w:pPr>
        <w:spacing w:line="360" w:lineRule="auto"/>
        <w:jc w:val="both"/>
        <w:rPr>
          <w:rFonts w:cs="Times New Roman"/>
          <w:lang w:val="es-CO"/>
          <w:rPrChange w:id="6500" w:author="Massiel Nayibe Moreno Ladino" w:date="2025-01-15T12:59:00Z" w16du:dateUtc="2025-01-15T17:59:00Z">
            <w:rPr>
              <w:rFonts w:cs="Times New Roman"/>
            </w:rPr>
          </w:rPrChange>
        </w:rPr>
      </w:pPr>
      <w:r w:rsidRPr="00963ED8">
        <w:rPr>
          <w:rFonts w:cs="Times New Roman"/>
          <w:lang w:val="es-CO"/>
          <w:rPrChange w:id="6501" w:author="Massiel Nayibe Moreno Ladino" w:date="2025-01-15T12:59:00Z" w16du:dateUtc="2025-01-15T17:59:00Z">
            <w:rPr>
              <w:rFonts w:cs="Times New Roman"/>
            </w:rPr>
          </w:rPrChange>
        </w:rPr>
        <w:t>Tenga en cuenta que los gastos imprevistos se calculan al 20% de la tarifa diaria total y se excluyen de estas tarifas de comidas; es decir, la suma de los gastos imprevistos y las tres comidas equivale al 100% del M&amp;IE diario.</w:t>
      </w:r>
    </w:p>
    <w:p w14:paraId="3532C4C6" w14:textId="77777777" w:rsidR="00441859" w:rsidRPr="00963ED8" w:rsidRDefault="00DE7F5C">
      <w:pPr>
        <w:spacing w:line="360" w:lineRule="auto"/>
        <w:jc w:val="both"/>
        <w:rPr>
          <w:rFonts w:cs="Times New Roman"/>
          <w:lang w:val="es-CO"/>
          <w:rPrChange w:id="6502" w:author="Massiel Nayibe Moreno Ladino" w:date="2025-01-15T12:59:00Z" w16du:dateUtc="2025-01-15T17:59:00Z">
            <w:rPr>
              <w:rFonts w:cs="Times New Roman"/>
            </w:rPr>
          </w:rPrChange>
        </w:rPr>
      </w:pPr>
      <w:r w:rsidRPr="00963ED8">
        <w:rPr>
          <w:rFonts w:cs="Times New Roman"/>
          <w:lang w:val="es-CO"/>
          <w:rPrChange w:id="6503" w:author="Massiel Nayibe Moreno Ladino" w:date="2025-01-15T12:59:00Z" w16du:dateUtc="2025-01-15T17:59:00Z">
            <w:rPr>
              <w:rFonts w:cs="Times New Roman"/>
            </w:rPr>
          </w:rPrChange>
        </w:rPr>
        <w:t xml:space="preserve">Véanse ejemplos en </w:t>
      </w:r>
      <w:r>
        <w:fldChar w:fldCharType="begin"/>
      </w:r>
      <w:r w:rsidRPr="00963ED8">
        <w:rPr>
          <w:lang w:val="es-CO"/>
          <w:rPrChange w:id="6504" w:author="Massiel Nayibe Moreno Ladino" w:date="2025-01-15T12:59:00Z" w16du:dateUtc="2025-01-15T17:59:00Z">
            <w:rPr/>
          </w:rPrChange>
        </w:rPr>
        <w:instrText>HYPERLINK \l "_Annex_R:_Per"</w:instrText>
      </w:r>
      <w:r>
        <w:fldChar w:fldCharType="separate"/>
      </w:r>
      <w:r w:rsidRPr="00963ED8">
        <w:rPr>
          <w:rStyle w:val="Hipervnculo"/>
          <w:rFonts w:cs="Times New Roman"/>
          <w:lang w:val="es-CO"/>
          <w:rPrChange w:id="6505" w:author="Massiel Nayibe Moreno Ladino" w:date="2025-01-15T12:59:00Z" w16du:dateUtc="2025-01-15T17:59:00Z">
            <w:rPr>
              <w:rStyle w:val="Hipervnculo"/>
              <w:rFonts w:cs="Times New Roman"/>
            </w:rPr>
          </w:rPrChange>
        </w:rPr>
        <w:t>el Anexo R</w:t>
      </w:r>
      <w:r>
        <w:fldChar w:fldCharType="end"/>
      </w:r>
      <w:r w:rsidRPr="00963ED8">
        <w:rPr>
          <w:rFonts w:cs="Times New Roman"/>
          <w:lang w:val="es-CO"/>
          <w:rPrChange w:id="6506" w:author="Massiel Nayibe Moreno Ladino" w:date="2025-01-15T12:59:00Z" w16du:dateUtc="2025-01-15T17:59:00Z">
            <w:rPr>
              <w:rFonts w:cs="Times New Roman"/>
            </w:rPr>
          </w:rPrChange>
        </w:rPr>
        <w:t>.</w:t>
      </w:r>
    </w:p>
    <w:p w14:paraId="77B3BB44" w14:textId="77777777" w:rsidR="00441859" w:rsidRPr="00963ED8" w:rsidRDefault="00DE7F5C">
      <w:pPr>
        <w:pStyle w:val="Ttulo3"/>
        <w:jc w:val="both"/>
        <w:rPr>
          <w:rStyle w:val="Ttulo3Car"/>
          <w:b/>
          <w:bCs/>
          <w:lang w:val="es-CO"/>
          <w:rPrChange w:id="6507" w:author="Massiel Nayibe Moreno Ladino" w:date="2025-01-15T12:59:00Z" w16du:dateUtc="2025-01-15T17:59:00Z">
            <w:rPr>
              <w:rStyle w:val="Ttulo3Car"/>
              <w:b/>
              <w:bCs/>
            </w:rPr>
          </w:rPrChange>
        </w:rPr>
      </w:pPr>
      <w:bookmarkStart w:id="6508" w:name="_Toc184806975"/>
      <w:bookmarkStart w:id="6509" w:name="_Toc185435498"/>
      <w:r w:rsidRPr="00963ED8">
        <w:rPr>
          <w:rStyle w:val="Ttulo3Car"/>
          <w:b/>
          <w:bCs/>
          <w:lang w:val="es-CO"/>
          <w:rPrChange w:id="6510" w:author="Massiel Nayibe Moreno Ladino" w:date="2025-01-15T12:59:00Z" w16du:dateUtc="2025-01-15T17:59:00Z">
            <w:rPr>
              <w:rStyle w:val="Ttulo3Car"/>
              <w:b/>
              <w:bCs/>
            </w:rPr>
          </w:rPrChange>
        </w:rPr>
        <w:t>14.7.3 M&amp;IE Primer y último día</w:t>
      </w:r>
      <w:bookmarkEnd w:id="6508"/>
      <w:bookmarkEnd w:id="6509"/>
    </w:p>
    <w:p w14:paraId="452409A7" w14:textId="77777777" w:rsidR="00441859" w:rsidRPr="00963ED8" w:rsidRDefault="00DE7F5C">
      <w:pPr>
        <w:spacing w:line="360" w:lineRule="auto"/>
        <w:jc w:val="both"/>
        <w:rPr>
          <w:rFonts w:cs="Times New Roman"/>
          <w:lang w:val="es-CO"/>
          <w:rPrChange w:id="6511" w:author="Massiel Nayibe Moreno Ladino" w:date="2025-01-15T12:59:00Z" w16du:dateUtc="2025-01-15T17:59:00Z">
            <w:rPr>
              <w:rFonts w:cs="Times New Roman"/>
            </w:rPr>
          </w:rPrChange>
        </w:rPr>
      </w:pPr>
      <w:r w:rsidRPr="00963ED8">
        <w:rPr>
          <w:rFonts w:cs="Times New Roman"/>
          <w:lang w:val="es-CO"/>
          <w:rPrChange w:id="6512" w:author="Massiel Nayibe Moreno Ladino" w:date="2025-01-15T12:59:00Z" w16du:dateUtc="2025-01-15T17:59:00Z">
            <w:rPr>
              <w:rFonts w:cs="Times New Roman"/>
            </w:rPr>
          </w:rPrChange>
        </w:rPr>
        <w:t xml:space="preserve">El primer y el último día de viaje, se deben seleccionar dietas parciales, a menos que se aplique una excepción horaria. El primer día de viaje, si se utiliza una dieta parcial, el viajero no debe </w:t>
      </w:r>
      <w:r w:rsidRPr="00963ED8">
        <w:rPr>
          <w:rFonts w:cs="Times New Roman"/>
          <w:lang w:val="es-CO"/>
          <w:rPrChange w:id="6513" w:author="Massiel Nayibe Moreno Ladino" w:date="2025-01-15T12:59:00Z" w16du:dateUtc="2025-01-15T17:59:00Z">
            <w:rPr>
              <w:rFonts w:cs="Times New Roman"/>
            </w:rPr>
          </w:rPrChange>
        </w:rPr>
        <w:lastRenderedPageBreak/>
        <w:t xml:space="preserve">excluir el desayuno de la dieta; asimismo, el último día de viaje, si se utiliza una dieta parcial, el viajero no debe excluir la cena de la dieta. </w:t>
      </w:r>
    </w:p>
    <w:p w14:paraId="5FDCDA0C" w14:textId="77777777" w:rsidR="00256D4B" w:rsidRPr="00963ED8" w:rsidRDefault="00256D4B" w:rsidP="00256D4B">
      <w:pPr>
        <w:spacing w:line="360" w:lineRule="auto"/>
        <w:jc w:val="both"/>
        <w:rPr>
          <w:rFonts w:cs="Times New Roman"/>
          <w:lang w:val="es-CO"/>
          <w:rPrChange w:id="6514" w:author="Massiel Nayibe Moreno Ladino" w:date="2025-01-15T12:59:00Z" w16du:dateUtc="2025-01-15T17:59:00Z">
            <w:rPr>
              <w:rFonts w:cs="Times New Roman"/>
            </w:rPr>
          </w:rPrChange>
        </w:rPr>
      </w:pPr>
    </w:p>
    <w:p w14:paraId="12931F84" w14:textId="77777777" w:rsidR="00441859" w:rsidRPr="00963ED8" w:rsidRDefault="00DE7F5C">
      <w:pPr>
        <w:spacing w:line="360" w:lineRule="auto"/>
        <w:jc w:val="both"/>
        <w:rPr>
          <w:rFonts w:cs="Times New Roman"/>
          <w:b/>
          <w:bCs/>
          <w:lang w:val="es-CO"/>
          <w:rPrChange w:id="6515" w:author="Massiel Nayibe Moreno Ladino" w:date="2025-01-15T12:59:00Z" w16du:dateUtc="2025-01-15T17:59:00Z">
            <w:rPr>
              <w:rFonts w:cs="Times New Roman"/>
              <w:b/>
              <w:bCs/>
            </w:rPr>
          </w:rPrChange>
        </w:rPr>
      </w:pPr>
      <w:r w:rsidRPr="00963ED8">
        <w:rPr>
          <w:rFonts w:cs="Times New Roman"/>
          <w:lang w:val="es-CO"/>
          <w:rPrChange w:id="6516" w:author="Massiel Nayibe Moreno Ladino" w:date="2025-01-15T12:59:00Z" w16du:dateUtc="2025-01-15T17:59:00Z">
            <w:rPr>
              <w:rFonts w:cs="Times New Roman"/>
            </w:rPr>
          </w:rPrChange>
        </w:rPr>
        <w:t>El día de regreso, si el viajero aterriza después de las 12 de la mañana pero llega a casa antes de las 6 de la mañana, no se le abonarán dietas ese día.</w:t>
      </w:r>
    </w:p>
    <w:p w14:paraId="132A87CB" w14:textId="77777777" w:rsidR="00256D4B" w:rsidRPr="00963ED8" w:rsidRDefault="00256D4B" w:rsidP="00256D4B">
      <w:pPr>
        <w:spacing w:line="360" w:lineRule="auto"/>
        <w:jc w:val="both"/>
        <w:rPr>
          <w:rFonts w:cs="Times New Roman"/>
          <w:lang w:val="es-CO"/>
          <w:rPrChange w:id="6517" w:author="Massiel Nayibe Moreno Ladino" w:date="2025-01-15T12:59:00Z" w16du:dateUtc="2025-01-15T17:59:00Z">
            <w:rPr>
              <w:rFonts w:cs="Times New Roman"/>
            </w:rPr>
          </w:rPrChange>
        </w:rPr>
      </w:pPr>
    </w:p>
    <w:p w14:paraId="312CC83F" w14:textId="77777777" w:rsidR="00441859" w:rsidRPr="00963ED8" w:rsidRDefault="00DE7F5C">
      <w:pPr>
        <w:spacing w:line="360" w:lineRule="auto"/>
        <w:jc w:val="both"/>
        <w:rPr>
          <w:rFonts w:cs="Times New Roman"/>
          <w:lang w:val="es-CO"/>
          <w:rPrChange w:id="6518" w:author="Massiel Nayibe Moreno Ladino" w:date="2025-01-15T12:59:00Z" w16du:dateUtc="2025-01-15T17:59:00Z">
            <w:rPr>
              <w:rFonts w:cs="Times New Roman"/>
            </w:rPr>
          </w:rPrChange>
        </w:rPr>
      </w:pPr>
      <w:r w:rsidRPr="00963ED8">
        <w:rPr>
          <w:rFonts w:cs="Times New Roman"/>
          <w:lang w:val="es-CO"/>
          <w:rPrChange w:id="6519" w:author="Massiel Nayibe Moreno Ladino" w:date="2025-01-15T12:59:00Z" w16du:dateUtc="2025-01-15T17:59:00Z">
            <w:rPr>
              <w:rFonts w:cs="Times New Roman"/>
            </w:rPr>
          </w:rPrChange>
        </w:rPr>
        <w:t>Para el primer y el último día de viaje (días de viaje), si el itinerario requiere que el viajero comience su día de viaje desde su domicilio habitual (o destino relacionado con el trabajo) antes del desayuno y regrese a su destino relacionado con el trabajo (o domicilio habitual) después de la cena, entonces la dieta completa puede registrarse y documentarse en el informe de gastos. En concreto, se aplican las siguientes excepciones horarias, que permiten al viajero solicitar dietas completas:</w:t>
      </w:r>
    </w:p>
    <w:p w14:paraId="0AD604FA" w14:textId="77777777" w:rsidR="00256D4B" w:rsidRPr="00963ED8" w:rsidRDefault="00256D4B" w:rsidP="00256D4B">
      <w:pPr>
        <w:spacing w:line="360" w:lineRule="auto"/>
        <w:jc w:val="both"/>
        <w:rPr>
          <w:rFonts w:cs="Times New Roman"/>
          <w:lang w:val="es-CO"/>
          <w:rPrChange w:id="6520" w:author="Massiel Nayibe Moreno Ladino" w:date="2025-01-15T12:59:00Z" w16du:dateUtc="2025-01-15T17:59:00Z">
            <w:rPr>
              <w:rFonts w:cs="Times New Roman"/>
            </w:rPr>
          </w:rPrChange>
        </w:rPr>
      </w:pPr>
    </w:p>
    <w:p w14:paraId="1E0AE2B2" w14:textId="77777777" w:rsidR="00441859" w:rsidRPr="00963ED8" w:rsidRDefault="00DE7F5C">
      <w:pPr>
        <w:pStyle w:val="Prrafodelista"/>
        <w:numPr>
          <w:ilvl w:val="0"/>
          <w:numId w:val="201"/>
        </w:numPr>
        <w:spacing w:line="360" w:lineRule="auto"/>
        <w:jc w:val="both"/>
        <w:rPr>
          <w:rFonts w:cs="Times New Roman"/>
          <w:lang w:val="es-CO"/>
          <w:rPrChange w:id="6521" w:author="Massiel Nayibe Moreno Ladino" w:date="2025-01-15T12:59:00Z" w16du:dateUtc="2025-01-15T17:59:00Z">
            <w:rPr>
              <w:rFonts w:cs="Times New Roman"/>
            </w:rPr>
          </w:rPrChange>
        </w:rPr>
      </w:pPr>
      <w:r w:rsidRPr="00963ED8">
        <w:rPr>
          <w:rFonts w:cs="Times New Roman"/>
          <w:lang w:val="es-CO"/>
          <w:rPrChange w:id="6522" w:author="Massiel Nayibe Moreno Ladino" w:date="2025-01-15T12:59:00Z" w16du:dateUtc="2025-01-15T17:59:00Z">
            <w:rPr>
              <w:rFonts w:cs="Times New Roman"/>
            </w:rPr>
          </w:rPrChange>
        </w:rPr>
        <w:t>Si la salida de casa el primer día de viaje es antes de las 6 de la mañana;</w:t>
      </w:r>
    </w:p>
    <w:p w14:paraId="22A776EC" w14:textId="77777777" w:rsidR="00441859" w:rsidRPr="00963ED8" w:rsidRDefault="00DE7F5C">
      <w:pPr>
        <w:pStyle w:val="Prrafodelista"/>
        <w:numPr>
          <w:ilvl w:val="0"/>
          <w:numId w:val="201"/>
        </w:numPr>
        <w:spacing w:line="360" w:lineRule="auto"/>
        <w:jc w:val="both"/>
        <w:rPr>
          <w:rFonts w:cs="Times New Roman"/>
          <w:lang w:val="es-CO"/>
          <w:rPrChange w:id="6523" w:author="Massiel Nayibe Moreno Ladino" w:date="2025-01-15T12:59:00Z" w16du:dateUtc="2025-01-15T17:59:00Z">
            <w:rPr>
              <w:rFonts w:cs="Times New Roman"/>
            </w:rPr>
          </w:rPrChange>
        </w:rPr>
      </w:pPr>
      <w:r w:rsidRPr="00963ED8">
        <w:rPr>
          <w:rFonts w:cs="Times New Roman"/>
          <w:lang w:val="es-CO"/>
          <w:rPrChange w:id="6524" w:author="Massiel Nayibe Moreno Ladino" w:date="2025-01-15T12:59:00Z" w16du:dateUtc="2025-01-15T17:59:00Z">
            <w:rPr>
              <w:rFonts w:cs="Times New Roman"/>
            </w:rPr>
          </w:rPrChange>
        </w:rPr>
        <w:t>Si la llegada al domicilio el último día de viaje es después de las 19.00 horas.</w:t>
      </w:r>
    </w:p>
    <w:p w14:paraId="0D89EE50" w14:textId="77777777" w:rsidR="00441859" w:rsidRPr="00963ED8" w:rsidRDefault="00DE7F5C">
      <w:pPr>
        <w:pStyle w:val="Prrafodelista"/>
        <w:numPr>
          <w:ilvl w:val="0"/>
          <w:numId w:val="201"/>
        </w:numPr>
        <w:spacing w:line="360" w:lineRule="auto"/>
        <w:jc w:val="both"/>
        <w:rPr>
          <w:rFonts w:cs="Times New Roman"/>
          <w:lang w:val="es-CO"/>
          <w:rPrChange w:id="6525" w:author="Massiel Nayibe Moreno Ladino" w:date="2025-01-15T12:59:00Z" w16du:dateUtc="2025-01-15T17:59:00Z">
            <w:rPr>
              <w:rFonts w:cs="Times New Roman"/>
            </w:rPr>
          </w:rPrChange>
        </w:rPr>
      </w:pPr>
      <w:r w:rsidRPr="00963ED8">
        <w:rPr>
          <w:rFonts w:cs="Times New Roman"/>
          <w:lang w:val="es-CO"/>
          <w:rPrChange w:id="6526" w:author="Massiel Nayibe Moreno Ladino" w:date="2025-01-15T12:59:00Z" w16du:dateUtc="2025-01-15T17:59:00Z">
            <w:rPr>
              <w:rFonts w:cs="Times New Roman"/>
            </w:rPr>
          </w:rPrChange>
        </w:rPr>
        <w:t>Si el viaje es de un solo día y la duración total del viaje ese día es de 10 horas o más, independientemente de las horas de inicio y fin del viaje de un día.</w:t>
      </w:r>
    </w:p>
    <w:p w14:paraId="7F883DD6" w14:textId="77777777" w:rsidR="00441859" w:rsidRPr="00963ED8" w:rsidRDefault="00DE7F5C">
      <w:pPr>
        <w:spacing w:line="360" w:lineRule="auto"/>
        <w:jc w:val="both"/>
        <w:rPr>
          <w:rFonts w:cs="Times New Roman"/>
          <w:lang w:val="es-CO"/>
          <w:rPrChange w:id="6527" w:author="Massiel Nayibe Moreno Ladino" w:date="2025-01-15T12:59:00Z" w16du:dateUtc="2025-01-15T17:59:00Z">
            <w:rPr>
              <w:rFonts w:cs="Times New Roman"/>
            </w:rPr>
          </w:rPrChange>
        </w:rPr>
      </w:pPr>
      <w:r w:rsidRPr="00963ED8">
        <w:rPr>
          <w:rFonts w:cs="Times New Roman"/>
          <w:lang w:val="es-CO"/>
          <w:rPrChange w:id="6528" w:author="Massiel Nayibe Moreno Ladino" w:date="2025-01-15T12:59:00Z" w16du:dateUtc="2025-01-15T17:59:00Z">
            <w:rPr>
              <w:rFonts w:cs="Times New Roman"/>
            </w:rPr>
          </w:rPrChange>
        </w:rPr>
        <w:t>En caso contrario, las tarifas por día de viaje se determinarán como se indica a continuación.</w:t>
      </w:r>
    </w:p>
    <w:p w14:paraId="2E083003" w14:textId="77777777" w:rsidR="00256D4B" w:rsidRPr="00963ED8" w:rsidRDefault="00256D4B" w:rsidP="00256D4B">
      <w:pPr>
        <w:spacing w:line="360" w:lineRule="auto"/>
        <w:jc w:val="both"/>
        <w:rPr>
          <w:rFonts w:cs="Times New Roman"/>
          <w:lang w:val="es-CO"/>
          <w:rPrChange w:id="6529" w:author="Massiel Nayibe Moreno Ladino" w:date="2025-01-15T12:59:00Z" w16du:dateUtc="2025-01-15T17:59:00Z">
            <w:rPr>
              <w:rFonts w:cs="Times New Roman"/>
            </w:rPr>
          </w:rPrChange>
        </w:rPr>
      </w:pPr>
    </w:p>
    <w:p w14:paraId="28B94596" w14:textId="77777777" w:rsidR="00441859" w:rsidRPr="00963ED8" w:rsidRDefault="00DE7F5C">
      <w:pPr>
        <w:spacing w:line="360" w:lineRule="auto"/>
        <w:jc w:val="both"/>
        <w:rPr>
          <w:rFonts w:cs="Times New Roman"/>
          <w:lang w:val="es-CO"/>
          <w:rPrChange w:id="6530" w:author="Massiel Nayibe Moreno Ladino" w:date="2025-01-15T12:59:00Z" w16du:dateUtc="2025-01-15T17:59:00Z">
            <w:rPr>
              <w:rFonts w:cs="Times New Roman"/>
            </w:rPr>
          </w:rPrChange>
        </w:rPr>
      </w:pPr>
      <w:r w:rsidRPr="00963ED8">
        <w:rPr>
          <w:rFonts w:cs="Times New Roman"/>
          <w:lang w:val="es-CO"/>
          <w:rPrChange w:id="6531" w:author="Massiel Nayibe Moreno Ladino" w:date="2025-01-15T12:59:00Z" w16du:dateUtc="2025-01-15T17:59:00Z">
            <w:rPr>
              <w:rFonts w:cs="Times New Roman"/>
            </w:rPr>
          </w:rPrChange>
        </w:rPr>
        <w:t xml:space="preserve">Si selecciona dietas completas para el primer o el último día de un viaje de varios días, deberá incluir un comentario indicando la hora de salida para el primer día o la hora de regreso para el último día. </w:t>
      </w:r>
      <w:bookmarkStart w:id="6532" w:name="_14.5.2_M&amp;IE_Meal"/>
      <w:bookmarkStart w:id="6533" w:name="_Toc29250585"/>
      <w:bookmarkStart w:id="6534" w:name="_Toc185435500"/>
      <w:bookmarkEnd w:id="6532"/>
      <w:bookmarkEnd w:id="6533"/>
      <w:r w:rsidR="00C524A6" w:rsidRPr="00963ED8">
        <w:rPr>
          <w:rFonts w:cs="Times New Roman"/>
          <w:lang w:val="es-CO"/>
          <w:rPrChange w:id="6535" w:author="Massiel Nayibe Moreno Ladino" w:date="2025-01-15T12:59:00Z" w16du:dateUtc="2025-01-15T17:59:00Z">
            <w:rPr>
              <w:rFonts w:cs="Times New Roman"/>
            </w:rPr>
          </w:rPrChange>
        </w:rPr>
        <w:t xml:space="preserve">Véanse ejemplos en </w:t>
      </w:r>
      <w:r w:rsidR="00C524A6">
        <w:fldChar w:fldCharType="begin"/>
      </w:r>
      <w:r w:rsidR="00C524A6" w:rsidRPr="00963ED8">
        <w:rPr>
          <w:lang w:val="es-CO"/>
          <w:rPrChange w:id="6536" w:author="Massiel Nayibe Moreno Ladino" w:date="2025-01-15T12:59:00Z" w16du:dateUtc="2025-01-15T17:59:00Z">
            <w:rPr/>
          </w:rPrChange>
        </w:rPr>
        <w:instrText>HYPERLINK \l "_Annex_K"</w:instrText>
      </w:r>
      <w:r w:rsidR="00C524A6">
        <w:fldChar w:fldCharType="separate"/>
      </w:r>
      <w:r w:rsidR="00C524A6" w:rsidRPr="00963ED8">
        <w:rPr>
          <w:lang w:val="es-CO"/>
          <w:rPrChange w:id="6537" w:author="Massiel Nayibe Moreno Ladino" w:date="2025-01-15T12:59:00Z" w16du:dateUtc="2025-01-15T17:59:00Z">
            <w:rPr/>
          </w:rPrChange>
        </w:rPr>
        <w:t xml:space="preserve">el Anexo </w:t>
      </w:r>
      <w:r w:rsidR="00C6285D" w:rsidRPr="00963ED8">
        <w:rPr>
          <w:lang w:val="es-CO"/>
          <w:rPrChange w:id="6538" w:author="Massiel Nayibe Moreno Ladino" w:date="2025-01-15T12:59:00Z" w16du:dateUtc="2025-01-15T17:59:00Z">
            <w:rPr/>
          </w:rPrChange>
        </w:rPr>
        <w:t>R</w:t>
      </w:r>
      <w:r w:rsidR="00C524A6">
        <w:fldChar w:fldCharType="end"/>
      </w:r>
      <w:r w:rsidR="00C524A6" w:rsidRPr="00963ED8">
        <w:rPr>
          <w:rFonts w:cs="Times New Roman"/>
          <w:lang w:val="es-CO"/>
          <w:rPrChange w:id="6539" w:author="Massiel Nayibe Moreno Ladino" w:date="2025-01-15T12:59:00Z" w16du:dateUtc="2025-01-15T17:59:00Z">
            <w:rPr>
              <w:rFonts w:cs="Times New Roman"/>
            </w:rPr>
          </w:rPrChange>
        </w:rPr>
        <w:t>.</w:t>
      </w:r>
      <w:bookmarkEnd w:id="6534"/>
    </w:p>
    <w:p w14:paraId="66AF554B" w14:textId="77777777" w:rsidR="00441859" w:rsidRPr="00963ED8" w:rsidRDefault="00DE7F5C">
      <w:pPr>
        <w:pStyle w:val="Ttulo3"/>
        <w:jc w:val="both"/>
        <w:rPr>
          <w:lang w:val="es-CO"/>
          <w:rPrChange w:id="6540" w:author="Massiel Nayibe Moreno Ladino" w:date="2025-01-15T12:59:00Z" w16du:dateUtc="2025-01-15T17:59:00Z">
            <w:rPr/>
          </w:rPrChange>
        </w:rPr>
      </w:pPr>
      <w:bookmarkStart w:id="6541" w:name="_Toc29250586"/>
      <w:bookmarkStart w:id="6542" w:name="_Toc185435501"/>
      <w:r w:rsidRPr="00963ED8">
        <w:rPr>
          <w:rStyle w:val="Ttulo3Car"/>
          <w:b/>
          <w:bCs/>
          <w:lang w:val="es-CO"/>
          <w:rPrChange w:id="6543" w:author="Massiel Nayibe Moreno Ladino" w:date="2025-01-15T12:59:00Z" w16du:dateUtc="2025-01-15T17:59:00Z">
            <w:rPr>
              <w:rStyle w:val="Ttulo3Car"/>
              <w:b/>
              <w:bCs/>
            </w:rPr>
          </w:rPrChange>
        </w:rPr>
        <w:t>14.</w:t>
      </w:r>
      <w:r w:rsidR="003C6E88" w:rsidRPr="00963ED8">
        <w:rPr>
          <w:rStyle w:val="Ttulo3Car"/>
          <w:b/>
          <w:bCs/>
          <w:lang w:val="es-CO"/>
          <w:rPrChange w:id="6544" w:author="Massiel Nayibe Moreno Ladino" w:date="2025-01-15T12:59:00Z" w16du:dateUtc="2025-01-15T17:59:00Z">
            <w:rPr>
              <w:rStyle w:val="Ttulo3Car"/>
              <w:b/>
              <w:bCs/>
            </w:rPr>
          </w:rPrChange>
        </w:rPr>
        <w:t>7</w:t>
      </w:r>
      <w:r w:rsidRPr="00963ED8">
        <w:rPr>
          <w:rStyle w:val="Ttulo3Car"/>
          <w:b/>
          <w:bCs/>
          <w:lang w:val="es-CO"/>
          <w:rPrChange w:id="6545" w:author="Massiel Nayibe Moreno Ladino" w:date="2025-01-15T12:59:00Z" w16du:dateUtc="2025-01-15T17:59:00Z">
            <w:rPr>
              <w:rStyle w:val="Ttulo3Car"/>
              <w:b/>
              <w:bCs/>
            </w:rPr>
          </w:rPrChange>
        </w:rPr>
        <w:t>.</w:t>
      </w:r>
      <w:r w:rsidR="004969C6" w:rsidRPr="00963ED8">
        <w:rPr>
          <w:rStyle w:val="Ttulo3Car"/>
          <w:b/>
          <w:bCs/>
          <w:lang w:val="es-CO"/>
          <w:rPrChange w:id="6546" w:author="Massiel Nayibe Moreno Ladino" w:date="2025-01-15T12:59:00Z" w16du:dateUtc="2025-01-15T17:59:00Z">
            <w:rPr>
              <w:rStyle w:val="Ttulo3Car"/>
              <w:b/>
              <w:bCs/>
            </w:rPr>
          </w:rPrChange>
        </w:rPr>
        <w:t xml:space="preserve">4 </w:t>
      </w:r>
      <w:r w:rsidRPr="00963ED8">
        <w:rPr>
          <w:rStyle w:val="Ttulo3Car"/>
          <w:b/>
          <w:bCs/>
          <w:lang w:val="es-CO"/>
          <w:rPrChange w:id="6547" w:author="Massiel Nayibe Moreno Ladino" w:date="2025-01-15T12:59:00Z" w16du:dateUtc="2025-01-15T17:59:00Z">
            <w:rPr>
              <w:rStyle w:val="Ttulo3Car"/>
              <w:b/>
              <w:bCs/>
            </w:rPr>
          </w:rPrChange>
        </w:rPr>
        <w:t>Costes subvencionables de M&amp;IE</w:t>
      </w:r>
      <w:bookmarkEnd w:id="6541"/>
      <w:bookmarkEnd w:id="6542"/>
    </w:p>
    <w:p w14:paraId="6F681B39" w14:textId="77777777" w:rsidR="00441859" w:rsidRPr="00963ED8" w:rsidRDefault="00DE7F5C">
      <w:pPr>
        <w:spacing w:line="360" w:lineRule="auto"/>
        <w:jc w:val="both"/>
        <w:rPr>
          <w:rFonts w:cs="Times New Roman"/>
          <w:lang w:val="es-CO"/>
          <w:rPrChange w:id="6548" w:author="Massiel Nayibe Moreno Ladino" w:date="2025-01-15T12:59:00Z" w16du:dateUtc="2025-01-15T17:59:00Z">
            <w:rPr>
              <w:rFonts w:cs="Times New Roman"/>
            </w:rPr>
          </w:rPrChange>
        </w:rPr>
      </w:pPr>
      <w:r w:rsidRPr="00963ED8">
        <w:rPr>
          <w:rFonts w:cs="Times New Roman"/>
          <w:lang w:val="es-CO"/>
          <w:rPrChange w:id="6549" w:author="Massiel Nayibe Moreno Ladino" w:date="2025-01-15T12:59:00Z" w16du:dateUtc="2025-01-15T17:59:00Z">
            <w:rPr>
              <w:rFonts w:cs="Times New Roman"/>
            </w:rPr>
          </w:rPrChange>
        </w:rPr>
        <w:t xml:space="preserve">La parte de M&amp;IE está destinada a cubrir sustancialmente los costes que se describen a continuación. </w:t>
      </w:r>
    </w:p>
    <w:p w14:paraId="07E95904" w14:textId="77777777" w:rsidR="00441859" w:rsidRPr="00963ED8" w:rsidRDefault="00DE7F5C">
      <w:pPr>
        <w:pStyle w:val="Encabezado"/>
        <w:numPr>
          <w:ilvl w:val="0"/>
          <w:numId w:val="29"/>
        </w:numPr>
        <w:spacing w:line="360" w:lineRule="auto"/>
        <w:jc w:val="both"/>
        <w:rPr>
          <w:rFonts w:cs="Times New Roman"/>
          <w:lang w:val="es-CO"/>
          <w:rPrChange w:id="6550" w:author="Massiel Nayibe Moreno Ladino" w:date="2025-01-15T12:59:00Z" w16du:dateUtc="2025-01-15T17:59:00Z">
            <w:rPr>
              <w:rFonts w:cs="Times New Roman"/>
            </w:rPr>
          </w:rPrChange>
        </w:rPr>
      </w:pPr>
      <w:r w:rsidRPr="00963ED8">
        <w:rPr>
          <w:rFonts w:cs="Times New Roman"/>
          <w:lang w:val="es-CO"/>
          <w:rPrChange w:id="6551" w:author="Massiel Nayibe Moreno Ladino" w:date="2025-01-15T12:59:00Z" w16du:dateUtc="2025-01-15T17:59:00Z">
            <w:rPr>
              <w:rFonts w:cs="Times New Roman"/>
            </w:rPr>
          </w:rPrChange>
        </w:rPr>
        <w:t xml:space="preserve">La parte correspondiente a las dietas de manutención está destinada a incluir los gastos de desayuno, almuerzo y cena durante el viaje, y se incorpora como parte de las dietas. </w:t>
      </w:r>
    </w:p>
    <w:p w14:paraId="1E0892F2" w14:textId="77777777" w:rsidR="00441859" w:rsidRPr="00963ED8" w:rsidRDefault="00DE7F5C">
      <w:pPr>
        <w:pStyle w:val="Encabezado"/>
        <w:numPr>
          <w:ilvl w:val="0"/>
          <w:numId w:val="29"/>
        </w:numPr>
        <w:spacing w:line="360" w:lineRule="auto"/>
        <w:jc w:val="both"/>
        <w:rPr>
          <w:rFonts w:cs="Times New Roman"/>
          <w:lang w:val="es-CO"/>
          <w:rPrChange w:id="6552" w:author="Massiel Nayibe Moreno Ladino" w:date="2025-01-15T12:59:00Z" w16du:dateUtc="2025-01-15T17:59:00Z">
            <w:rPr>
              <w:rFonts w:cs="Times New Roman"/>
            </w:rPr>
          </w:rPrChange>
        </w:rPr>
      </w:pPr>
      <w:r w:rsidRPr="00963ED8">
        <w:rPr>
          <w:rFonts w:cs="Times New Roman"/>
          <w:lang w:val="es-CO"/>
          <w:rPrChange w:id="6553" w:author="Massiel Nayibe Moreno Ladino" w:date="2025-01-15T12:59:00Z" w16du:dateUtc="2025-01-15T17:59:00Z">
            <w:rPr>
              <w:rFonts w:cs="Times New Roman"/>
            </w:rPr>
          </w:rPrChange>
        </w:rPr>
        <w:t>La parte de gastos de viaje imprevistos incluye, entre otros, los siguientes</w:t>
      </w:r>
    </w:p>
    <w:p w14:paraId="49FA12FF" w14:textId="77777777" w:rsidR="00441859" w:rsidRPr="00963ED8" w:rsidRDefault="00DE7F5C">
      <w:pPr>
        <w:pStyle w:val="Encabezado"/>
        <w:numPr>
          <w:ilvl w:val="1"/>
          <w:numId w:val="29"/>
        </w:numPr>
        <w:spacing w:line="360" w:lineRule="auto"/>
        <w:jc w:val="both"/>
        <w:rPr>
          <w:rFonts w:cs="Times New Roman"/>
          <w:lang w:val="es-CO"/>
          <w:rPrChange w:id="6554" w:author="Massiel Nayibe Moreno Ladino" w:date="2025-01-15T12:59:00Z" w16du:dateUtc="2025-01-15T17:59:00Z">
            <w:rPr>
              <w:rFonts w:cs="Times New Roman"/>
            </w:rPr>
          </w:rPrChange>
        </w:rPr>
      </w:pPr>
      <w:r w:rsidRPr="00963ED8">
        <w:rPr>
          <w:rFonts w:cs="Times New Roman"/>
          <w:lang w:val="es-CO"/>
          <w:rPrChange w:id="6555" w:author="Massiel Nayibe Moreno Ladino" w:date="2025-01-15T12:59:00Z" w16du:dateUtc="2025-01-15T17:59:00Z">
            <w:rPr>
              <w:rFonts w:cs="Times New Roman"/>
            </w:rPr>
          </w:rPrChange>
        </w:rPr>
        <w:lastRenderedPageBreak/>
        <w:t>Honorarios y propinas a camareros, porteros, mozos de equipaje, botones, sirvientes de hotel, camareros de comedor y empleados similares.</w:t>
      </w:r>
    </w:p>
    <w:p w14:paraId="19B7AC9C" w14:textId="77777777" w:rsidR="00441859" w:rsidRPr="00963ED8" w:rsidRDefault="00DE7F5C">
      <w:pPr>
        <w:pStyle w:val="Encabezado"/>
        <w:numPr>
          <w:ilvl w:val="1"/>
          <w:numId w:val="29"/>
        </w:numPr>
        <w:spacing w:line="360" w:lineRule="auto"/>
        <w:jc w:val="both"/>
        <w:rPr>
          <w:rFonts w:cs="Times New Roman"/>
          <w:lang w:val="es-CO"/>
          <w:rPrChange w:id="6556" w:author="Massiel Nayibe Moreno Ladino" w:date="2025-01-15T12:59:00Z" w16du:dateUtc="2025-01-15T17:59:00Z">
            <w:rPr>
              <w:rFonts w:cs="Times New Roman"/>
            </w:rPr>
          </w:rPrChange>
        </w:rPr>
      </w:pPr>
      <w:r w:rsidRPr="00963ED8">
        <w:rPr>
          <w:rFonts w:cs="Times New Roman"/>
          <w:lang w:val="es-CO"/>
          <w:rPrChange w:id="6557" w:author="Massiel Nayibe Moreno Ladino" w:date="2025-01-15T12:59:00Z" w16du:dateUtc="2025-01-15T17:59:00Z">
            <w:rPr>
              <w:rFonts w:cs="Times New Roman"/>
            </w:rPr>
          </w:rPrChange>
        </w:rPr>
        <w:t>Lavandería, limpieza en seco y planchado de ropa</w:t>
      </w:r>
    </w:p>
    <w:p w14:paraId="3665ACB2" w14:textId="77777777" w:rsidR="00441859" w:rsidRPr="00963ED8" w:rsidRDefault="00DE7F5C">
      <w:pPr>
        <w:pStyle w:val="Encabezado"/>
        <w:numPr>
          <w:ilvl w:val="1"/>
          <w:numId w:val="29"/>
        </w:numPr>
        <w:spacing w:line="360" w:lineRule="auto"/>
        <w:jc w:val="both"/>
        <w:rPr>
          <w:rFonts w:cs="Times New Roman"/>
          <w:lang w:val="es-CO"/>
          <w:rPrChange w:id="6558" w:author="Massiel Nayibe Moreno Ladino" w:date="2025-01-15T12:59:00Z" w16du:dateUtc="2025-01-15T17:59:00Z">
            <w:rPr>
              <w:rFonts w:cs="Times New Roman"/>
            </w:rPr>
          </w:rPrChange>
        </w:rPr>
      </w:pPr>
      <w:r w:rsidRPr="00963ED8">
        <w:rPr>
          <w:rFonts w:cs="Times New Roman"/>
          <w:lang w:val="es-CO"/>
          <w:rPrChange w:id="6559" w:author="Massiel Nayibe Moreno Ladino" w:date="2025-01-15T12:59:00Z" w16du:dateUtc="2025-01-15T17:59:00Z">
            <w:rPr>
              <w:rFonts w:cs="Times New Roman"/>
            </w:rPr>
          </w:rPrChange>
        </w:rPr>
        <w:t>Consejos para la limpieza de habitaciones</w:t>
      </w:r>
    </w:p>
    <w:p w14:paraId="759F0233" w14:textId="77777777" w:rsidR="00441859" w:rsidRPr="00963ED8" w:rsidRDefault="00DE7F5C">
      <w:pPr>
        <w:pStyle w:val="Encabezado"/>
        <w:numPr>
          <w:ilvl w:val="1"/>
          <w:numId w:val="29"/>
        </w:numPr>
        <w:spacing w:line="360" w:lineRule="auto"/>
        <w:jc w:val="both"/>
        <w:rPr>
          <w:rFonts w:cs="Times New Roman"/>
          <w:lang w:val="es-CO"/>
          <w:rPrChange w:id="6560" w:author="Massiel Nayibe Moreno Ladino" w:date="2025-01-15T12:59:00Z" w16du:dateUtc="2025-01-15T17:59:00Z">
            <w:rPr>
              <w:rFonts w:cs="Times New Roman"/>
            </w:rPr>
          </w:rPrChange>
        </w:rPr>
      </w:pPr>
      <w:r w:rsidRPr="00963ED8">
        <w:rPr>
          <w:rFonts w:cs="Times New Roman"/>
          <w:lang w:val="es-CO"/>
          <w:rPrChange w:id="6561" w:author="Massiel Nayibe Moreno Ladino" w:date="2025-01-15T12:59:00Z" w16du:dateUtc="2025-01-15T17:59:00Z">
            <w:rPr>
              <w:rFonts w:cs="Times New Roman"/>
            </w:rPr>
          </w:rPrChange>
        </w:rPr>
        <w:t xml:space="preserve">Todos los demás gastos de viaje imprevistos, tal como se definen en el capítulo 300, parte 300-3, del Reglamento Federal de Viajes </w:t>
      </w:r>
      <w:r>
        <w:fldChar w:fldCharType="begin"/>
      </w:r>
      <w:r w:rsidRPr="00963ED8">
        <w:rPr>
          <w:lang w:val="es-CO"/>
          <w:rPrChange w:id="6562" w:author="Massiel Nayibe Moreno Ladino" w:date="2025-01-15T12:59:00Z" w16du:dateUtc="2025-01-15T17:59:00Z">
            <w:rPr/>
          </w:rPrChange>
        </w:rPr>
        <w:instrText>HYPERLINK "http://www.gsa.gov/ftr"</w:instrText>
      </w:r>
      <w:r>
        <w:fldChar w:fldCharType="separate"/>
      </w:r>
      <w:r w:rsidRPr="00963ED8">
        <w:rPr>
          <w:rStyle w:val="Hipervnculo"/>
          <w:rFonts w:cs="Times New Roman"/>
          <w:lang w:val="es-CO"/>
          <w:rPrChange w:id="6563" w:author="Massiel Nayibe Moreno Ladino" w:date="2025-01-15T12:59:00Z" w16du:dateUtc="2025-01-15T17:59:00Z">
            <w:rPr>
              <w:rStyle w:val="Hipervnculo"/>
              <w:rFonts w:cs="Times New Roman"/>
            </w:rPr>
          </w:rPrChange>
        </w:rPr>
        <w:t>(</w:t>
      </w:r>
      <w:r>
        <w:fldChar w:fldCharType="end"/>
      </w:r>
      <w:r w:rsidRPr="00963ED8">
        <w:rPr>
          <w:rFonts w:cs="Times New Roman"/>
          <w:lang w:val="es-CO"/>
          <w:rPrChange w:id="6564" w:author="Massiel Nayibe Moreno Ladino" w:date="2025-01-15T12:59:00Z" w16du:dateUtc="2025-01-15T17:59:00Z">
            <w:rPr>
              <w:rFonts w:cs="Times New Roman"/>
            </w:rPr>
          </w:rPrChange>
        </w:rPr>
        <w:t>www.gsa.gov/ftr), en el apartado Dietas.</w:t>
      </w:r>
    </w:p>
    <w:p w14:paraId="53BAA77E" w14:textId="77777777" w:rsidR="00C524A6" w:rsidRPr="00963ED8" w:rsidRDefault="00C524A6" w:rsidP="00E767D4">
      <w:pPr>
        <w:spacing w:line="360" w:lineRule="auto"/>
        <w:jc w:val="both"/>
        <w:rPr>
          <w:rFonts w:cs="Times New Roman"/>
          <w:lang w:val="es-CO"/>
          <w:rPrChange w:id="6565" w:author="Massiel Nayibe Moreno Ladino" w:date="2025-01-15T12:59:00Z" w16du:dateUtc="2025-01-15T17:59:00Z">
            <w:rPr>
              <w:rFonts w:cs="Times New Roman"/>
            </w:rPr>
          </w:rPrChange>
        </w:rPr>
      </w:pPr>
    </w:p>
    <w:p w14:paraId="7024610D" w14:textId="77777777" w:rsidR="00441859" w:rsidRPr="00963ED8" w:rsidRDefault="00C524A6">
      <w:pPr>
        <w:spacing w:line="360" w:lineRule="auto"/>
        <w:jc w:val="both"/>
        <w:rPr>
          <w:rFonts w:cs="Times New Roman"/>
          <w:lang w:val="es-CO"/>
          <w:rPrChange w:id="6566" w:author="Massiel Nayibe Moreno Ladino" w:date="2025-01-15T12:59:00Z" w16du:dateUtc="2025-01-15T17:59:00Z">
            <w:rPr>
              <w:rFonts w:cs="Times New Roman"/>
            </w:rPr>
          </w:rPrChange>
        </w:rPr>
      </w:pPr>
      <w:r w:rsidRPr="00963ED8">
        <w:rPr>
          <w:rFonts w:cs="Times New Roman"/>
          <w:lang w:val="es-CO"/>
          <w:rPrChange w:id="6567" w:author="Massiel Nayibe Moreno Ladino" w:date="2025-01-15T12:59:00Z" w16du:dateUtc="2025-01-15T17:59:00Z">
            <w:rPr>
              <w:rFonts w:cs="Times New Roman"/>
            </w:rPr>
          </w:rPrChange>
        </w:rPr>
        <w:t xml:space="preserve">El personal de la oficina de campo </w:t>
      </w:r>
      <w:r w:rsidR="00DE7F5C" w:rsidRPr="00963ED8">
        <w:rPr>
          <w:rFonts w:cs="Times New Roman"/>
          <w:lang w:val="es-CO"/>
          <w:rPrChange w:id="6568" w:author="Massiel Nayibe Moreno Ladino" w:date="2025-01-15T12:59:00Z" w16du:dateUtc="2025-01-15T17:59:00Z">
            <w:rPr>
              <w:rFonts w:cs="Times New Roman"/>
            </w:rPr>
          </w:rPrChange>
        </w:rPr>
        <w:t xml:space="preserve">en Colombia </w:t>
      </w:r>
      <w:r w:rsidRPr="00963ED8">
        <w:rPr>
          <w:rFonts w:cs="Times New Roman"/>
          <w:lang w:val="es-CO"/>
          <w:rPrChange w:id="6569" w:author="Massiel Nayibe Moreno Ladino" w:date="2025-01-15T12:59:00Z" w16du:dateUtc="2025-01-15T17:59:00Z">
            <w:rPr>
              <w:rFonts w:cs="Times New Roman"/>
            </w:rPr>
          </w:rPrChange>
        </w:rPr>
        <w:t xml:space="preserve">no tiene permitido cargar a una tarjeta corporativa las comidas cubiertas por sus viáticos, para ellos mismos o para cualquier otro individuo que reciba un viático de Compañeros </w:t>
      </w:r>
      <w:r w:rsidR="00626C50" w:rsidRPr="00963ED8">
        <w:rPr>
          <w:lang w:val="es-CO"/>
          <w:rPrChange w:id="6570" w:author="Massiel Nayibe Moreno Ladino" w:date="2025-01-15T12:59:00Z" w16du:dateUtc="2025-01-15T17:59:00Z">
            <w:rPr/>
          </w:rPrChange>
        </w:rPr>
        <w:t>Colombia</w:t>
      </w:r>
      <w:r w:rsidRPr="00963ED8">
        <w:rPr>
          <w:rFonts w:cs="Times New Roman"/>
          <w:lang w:val="es-CO"/>
          <w:rPrChange w:id="6571" w:author="Massiel Nayibe Moreno Ladino" w:date="2025-01-15T12:59:00Z" w16du:dateUtc="2025-01-15T17:59:00Z">
            <w:rPr>
              <w:rFonts w:cs="Times New Roman"/>
            </w:rPr>
          </w:rPrChange>
        </w:rPr>
        <w:t xml:space="preserve">. Como todos los viajeros de Compañeros </w:t>
      </w:r>
      <w:r w:rsidR="00626C50" w:rsidRPr="00963ED8">
        <w:rPr>
          <w:lang w:val="es-CO"/>
          <w:rPrChange w:id="6572" w:author="Massiel Nayibe Moreno Ladino" w:date="2025-01-15T12:59:00Z" w16du:dateUtc="2025-01-15T17:59:00Z">
            <w:rPr/>
          </w:rPrChange>
        </w:rPr>
        <w:t xml:space="preserve">Colombia </w:t>
      </w:r>
      <w:r w:rsidRPr="00963ED8">
        <w:rPr>
          <w:rFonts w:cs="Times New Roman"/>
          <w:lang w:val="es-CO"/>
          <w:rPrChange w:id="6573" w:author="Massiel Nayibe Moreno Ladino" w:date="2025-01-15T12:59:00Z" w16du:dateUtc="2025-01-15T17:59:00Z">
            <w:rPr>
              <w:rFonts w:cs="Times New Roman"/>
            </w:rPr>
          </w:rPrChange>
        </w:rPr>
        <w:t xml:space="preserve">reciben alguna forma de viáticos, sus costos deben ser pagados separadamente con viáticos o fondos personales. Sin embargo, si la comida para el grupo es cargada a una tarjeta corporativa, esta comida debe ser deducida de la tarifa diaria de viáticos, a la tarifa definida anteriormente (en la </w:t>
      </w:r>
      <w:r>
        <w:fldChar w:fldCharType="begin"/>
      </w:r>
      <w:r w:rsidRPr="00963ED8">
        <w:rPr>
          <w:lang w:val="es-CO"/>
          <w:rPrChange w:id="6574" w:author="Massiel Nayibe Moreno Ladino" w:date="2025-01-15T12:59:00Z" w16du:dateUtc="2025-01-15T17:59:00Z">
            <w:rPr/>
          </w:rPrChange>
        </w:rPr>
        <w:instrText>HYPERLINK \l "_14.5.2_M&amp;IE_Meal"</w:instrText>
      </w:r>
      <w:r>
        <w:fldChar w:fldCharType="separate"/>
      </w:r>
      <w:r w:rsidRPr="00963ED8">
        <w:rPr>
          <w:rStyle w:val="Hipervnculo"/>
          <w:rFonts w:cs="Times New Roman"/>
          <w:lang w:val="es-CO"/>
          <w:rPrChange w:id="6575" w:author="Massiel Nayibe Moreno Ladino" w:date="2025-01-15T12:59:00Z" w16du:dateUtc="2025-01-15T17:59:00Z">
            <w:rPr>
              <w:rStyle w:val="Hipervnculo"/>
              <w:rFonts w:cs="Times New Roman"/>
            </w:rPr>
          </w:rPrChange>
        </w:rPr>
        <w:t>Sección 14.</w:t>
      </w:r>
      <w:r w:rsidR="00B8718A" w:rsidRPr="00963ED8">
        <w:rPr>
          <w:rStyle w:val="Hipervnculo"/>
          <w:rFonts w:cs="Times New Roman"/>
          <w:lang w:val="es-CO"/>
          <w:rPrChange w:id="6576" w:author="Massiel Nayibe Moreno Ladino" w:date="2025-01-15T12:59:00Z" w16du:dateUtc="2025-01-15T17:59:00Z">
            <w:rPr>
              <w:rStyle w:val="Hipervnculo"/>
              <w:rFonts w:cs="Times New Roman"/>
            </w:rPr>
          </w:rPrChange>
        </w:rPr>
        <w:t>6</w:t>
      </w:r>
      <w:r w:rsidRPr="00963ED8">
        <w:rPr>
          <w:rStyle w:val="Hipervnculo"/>
          <w:rFonts w:cs="Times New Roman"/>
          <w:lang w:val="es-CO"/>
          <w:rPrChange w:id="6577" w:author="Massiel Nayibe Moreno Ladino" w:date="2025-01-15T12:59:00Z" w16du:dateUtc="2025-01-15T17:59:00Z">
            <w:rPr>
              <w:rStyle w:val="Hipervnculo"/>
              <w:rFonts w:cs="Times New Roman"/>
            </w:rPr>
          </w:rPrChange>
        </w:rPr>
        <w:t>.2 Desglose de Comidas M&amp;IE</w:t>
      </w:r>
      <w:r>
        <w:fldChar w:fldCharType="end"/>
      </w:r>
      <w:r w:rsidRPr="00963ED8">
        <w:rPr>
          <w:rFonts w:cs="Times New Roman"/>
          <w:lang w:val="es-CO"/>
          <w:rPrChange w:id="6578" w:author="Massiel Nayibe Moreno Ladino" w:date="2025-01-15T12:59:00Z" w16du:dateUtc="2025-01-15T17:59:00Z">
            <w:rPr>
              <w:rFonts w:cs="Times New Roman"/>
            </w:rPr>
          </w:rPrChange>
        </w:rPr>
        <w:t>) para la comida especificada.</w:t>
      </w:r>
    </w:p>
    <w:p w14:paraId="4F2E67BE" w14:textId="77777777" w:rsidR="00C524A6" w:rsidRPr="00963ED8" w:rsidRDefault="00C524A6" w:rsidP="00E767D4">
      <w:pPr>
        <w:spacing w:line="360" w:lineRule="auto"/>
        <w:jc w:val="both"/>
        <w:rPr>
          <w:rFonts w:cs="Times New Roman"/>
          <w:lang w:val="es-CO"/>
          <w:rPrChange w:id="6579" w:author="Massiel Nayibe Moreno Ladino" w:date="2025-01-15T12:59:00Z" w16du:dateUtc="2025-01-15T17:59:00Z">
            <w:rPr>
              <w:rFonts w:cs="Times New Roman"/>
            </w:rPr>
          </w:rPrChange>
        </w:rPr>
      </w:pPr>
    </w:p>
    <w:p w14:paraId="3EAC19BF" w14:textId="77777777" w:rsidR="00441859" w:rsidRPr="00963ED8" w:rsidRDefault="00DE7F5C">
      <w:pPr>
        <w:spacing w:line="360" w:lineRule="auto"/>
        <w:jc w:val="both"/>
        <w:rPr>
          <w:rFonts w:cs="Times New Roman"/>
          <w:lang w:val="es-CO"/>
          <w:rPrChange w:id="6580" w:author="Massiel Nayibe Moreno Ladino" w:date="2025-01-15T12:59:00Z" w16du:dateUtc="2025-01-15T17:59:00Z">
            <w:rPr>
              <w:rFonts w:cs="Times New Roman"/>
            </w:rPr>
          </w:rPrChange>
        </w:rPr>
      </w:pPr>
      <w:r w:rsidRPr="00963ED8">
        <w:rPr>
          <w:rFonts w:cs="Times New Roman"/>
          <w:lang w:val="es-CO"/>
          <w:rPrChange w:id="6581" w:author="Massiel Nayibe Moreno Ladino" w:date="2025-01-15T12:59:00Z" w16du:dateUtc="2025-01-15T17:59:00Z">
            <w:rPr>
              <w:rFonts w:cs="Times New Roman"/>
            </w:rPr>
          </w:rPrChange>
        </w:rPr>
        <w:t xml:space="preserve">Si el personal de la oficina de campo </w:t>
      </w:r>
      <w:r w:rsidR="00626C50" w:rsidRPr="00963ED8">
        <w:rPr>
          <w:lang w:val="es-CO"/>
          <w:rPrChange w:id="6582" w:author="Massiel Nayibe Moreno Ladino" w:date="2025-01-15T12:59:00Z" w16du:dateUtc="2025-01-15T17:59:00Z">
            <w:rPr/>
          </w:rPrChange>
        </w:rPr>
        <w:t>de</w:t>
      </w:r>
      <w:r w:rsidRPr="00963ED8">
        <w:rPr>
          <w:rFonts w:cs="Times New Roman"/>
          <w:lang w:val="es-CO"/>
          <w:rPrChange w:id="6583" w:author="Massiel Nayibe Moreno Ladino" w:date="2025-01-15T12:59:00Z" w16du:dateUtc="2025-01-15T17:59:00Z">
            <w:rPr>
              <w:rFonts w:cs="Times New Roman"/>
            </w:rPr>
          </w:rPrChange>
        </w:rPr>
        <w:t xml:space="preserve"> Colombia necesita cubrir el costo de los invitados a comer (por ejemplo, donantes, etc.), pueden utilizar una tarjeta corporativa para pagar la cuenta; sin embargo, deben deducir su comida y las comidas de cualquier otro receptor de viáticos de Compañeros Colombia de la cuenta y pagar el saldo restante en la tarjeta corporativa, si es posible. Alternativamente, pueden optar por deducir la comida de la tarifa diaria de viáticos recibida, según la tarifa definida anteriormente para la comida especificada. Del mismo modo, cuando se paga con tarjeta de crédito personal o en efectivo (con la intención de ser reembolsado), el personal de la oficina de campo de Colombia sólo recibirá el reembolso de la parte de la factura que no incluya las comidas para los beneficiarios de viáticos de Compañeros </w:t>
      </w:r>
      <w:r w:rsidR="00626C50" w:rsidRPr="00963ED8">
        <w:rPr>
          <w:lang w:val="es-CO"/>
          <w:rPrChange w:id="6584" w:author="Massiel Nayibe Moreno Ladino" w:date="2025-01-15T12:59:00Z" w16du:dateUtc="2025-01-15T17:59:00Z">
            <w:rPr/>
          </w:rPrChange>
        </w:rPr>
        <w:t>Colombia</w:t>
      </w:r>
      <w:r w:rsidRPr="00963ED8">
        <w:rPr>
          <w:rFonts w:cs="Times New Roman"/>
          <w:lang w:val="es-CO"/>
          <w:rPrChange w:id="6585" w:author="Massiel Nayibe Moreno Ladino" w:date="2025-01-15T12:59:00Z" w16du:dateUtc="2025-01-15T17:59:00Z">
            <w:rPr>
              <w:rFonts w:cs="Times New Roman"/>
            </w:rPr>
          </w:rPrChange>
        </w:rPr>
        <w:t xml:space="preserve">. Si por alguna razón la cuenta no puede ser dividida, y no hay otra opción que pagar con una tarjeta corporativa, el miembro del personal de la oficina en Colombia deberá dividir la porción de la cuenta al codificar el estado de cuenta de su tarjeta de crédito entre cargos personales y gastos reales de negocios. </w:t>
      </w:r>
      <w:r w:rsidR="00BF2307" w:rsidRPr="00963ED8">
        <w:rPr>
          <w:rFonts w:cs="Times New Roman"/>
          <w:lang w:val="es-CO"/>
          <w:rPrChange w:id="6586" w:author="Massiel Nayibe Moreno Ladino" w:date="2025-01-15T12:59:00Z" w16du:dateUtc="2025-01-15T17:59:00Z">
            <w:rPr>
              <w:rFonts w:cs="Times New Roman"/>
            </w:rPr>
          </w:rPrChange>
        </w:rPr>
        <w:t xml:space="preserve">El </w:t>
      </w:r>
      <w:r w:rsidRPr="00963ED8">
        <w:rPr>
          <w:rFonts w:cs="Times New Roman"/>
          <w:lang w:val="es-CO"/>
          <w:rPrChange w:id="6587" w:author="Massiel Nayibe Moreno Ladino" w:date="2025-01-15T12:59:00Z" w16du:dateUtc="2025-01-15T17:59:00Z">
            <w:rPr>
              <w:rFonts w:cs="Times New Roman"/>
            </w:rPr>
          </w:rPrChange>
        </w:rPr>
        <w:t xml:space="preserve">miembro del personal de la oficina de campo </w:t>
      </w:r>
      <w:r w:rsidR="00BF2307" w:rsidRPr="00963ED8">
        <w:rPr>
          <w:rFonts w:cs="Times New Roman"/>
          <w:lang w:val="es-CO"/>
          <w:rPrChange w:id="6588" w:author="Massiel Nayibe Moreno Ladino" w:date="2025-01-15T12:59:00Z" w16du:dateUtc="2025-01-15T17:59:00Z">
            <w:rPr>
              <w:rFonts w:cs="Times New Roman"/>
            </w:rPr>
          </w:rPrChange>
        </w:rPr>
        <w:t xml:space="preserve">en Colombia </w:t>
      </w:r>
      <w:r w:rsidRPr="00963ED8">
        <w:rPr>
          <w:rFonts w:cs="Times New Roman"/>
          <w:lang w:val="es-CO"/>
          <w:rPrChange w:id="6589" w:author="Massiel Nayibe Moreno Ladino" w:date="2025-01-15T12:59:00Z" w16du:dateUtc="2025-01-15T17:59:00Z">
            <w:rPr>
              <w:rFonts w:cs="Times New Roman"/>
            </w:rPr>
          </w:rPrChange>
        </w:rPr>
        <w:t xml:space="preserve">será responsable de pagar a Compañeros </w:t>
      </w:r>
      <w:r w:rsidR="00626C50" w:rsidRPr="00963ED8">
        <w:rPr>
          <w:lang w:val="es-CO"/>
          <w:rPrChange w:id="6590" w:author="Massiel Nayibe Moreno Ladino" w:date="2025-01-15T12:59:00Z" w16du:dateUtc="2025-01-15T17:59:00Z">
            <w:rPr/>
          </w:rPrChange>
        </w:rPr>
        <w:lastRenderedPageBreak/>
        <w:t xml:space="preserve">Colombia </w:t>
      </w:r>
      <w:r w:rsidRPr="00963ED8">
        <w:rPr>
          <w:rFonts w:cs="Times New Roman"/>
          <w:lang w:val="es-CO"/>
          <w:rPrChange w:id="6591" w:author="Massiel Nayibe Moreno Ladino" w:date="2025-01-15T12:59:00Z" w16du:dateUtc="2025-01-15T17:59:00Z">
            <w:rPr>
              <w:rFonts w:cs="Times New Roman"/>
            </w:rPr>
          </w:rPrChange>
        </w:rPr>
        <w:t>por su parte de la comida y por las comidas de cualquier otro receptor de viáticos de Compañeros Colombia cargadas a su tarjeta de crédito corporativa de Compañeros Colombia si recibieron un adelanto para viáticos; de lo contrario, esto debe ser deducido del informe de gastos al solicitar viáticos después del viaje.</w:t>
      </w:r>
    </w:p>
    <w:p w14:paraId="6B648F1F" w14:textId="77777777" w:rsidR="00441859" w:rsidRPr="00963ED8" w:rsidRDefault="00DE7F5C">
      <w:pPr>
        <w:pStyle w:val="Ttulo4"/>
        <w:jc w:val="both"/>
        <w:rPr>
          <w:lang w:val="es-CO"/>
          <w:rPrChange w:id="6592" w:author="Massiel Nayibe Moreno Ladino" w:date="2025-01-15T12:59:00Z" w16du:dateUtc="2025-01-15T17:59:00Z">
            <w:rPr/>
          </w:rPrChange>
        </w:rPr>
      </w:pPr>
      <w:bookmarkStart w:id="6593" w:name="_Toc29250587"/>
      <w:bookmarkStart w:id="6594" w:name="_Toc185435502"/>
      <w:r w:rsidRPr="00963ED8">
        <w:rPr>
          <w:rStyle w:val="Ttulo3Car"/>
          <w:b/>
          <w:bCs/>
          <w:color w:val="E36C0A" w:themeColor="accent6" w:themeShade="BF"/>
          <w:sz w:val="24"/>
          <w:lang w:val="es-CO"/>
          <w:rPrChange w:id="6595" w:author="Massiel Nayibe Moreno Ladino" w:date="2025-01-15T12:59:00Z" w16du:dateUtc="2025-01-15T17:59:00Z">
            <w:rPr>
              <w:rStyle w:val="Ttulo3Car"/>
              <w:b/>
              <w:bCs/>
              <w:color w:val="E36C0A" w:themeColor="accent6" w:themeShade="BF"/>
              <w:sz w:val="24"/>
            </w:rPr>
          </w:rPrChange>
        </w:rPr>
        <w:t>14.</w:t>
      </w:r>
      <w:r w:rsidR="00EC65AE" w:rsidRPr="00963ED8">
        <w:rPr>
          <w:rStyle w:val="Ttulo3Car"/>
          <w:b/>
          <w:bCs/>
          <w:color w:val="E36C0A" w:themeColor="accent6" w:themeShade="BF"/>
          <w:sz w:val="24"/>
          <w:lang w:val="es-CO"/>
          <w:rPrChange w:id="6596" w:author="Massiel Nayibe Moreno Ladino" w:date="2025-01-15T12:59:00Z" w16du:dateUtc="2025-01-15T17:59:00Z">
            <w:rPr>
              <w:rStyle w:val="Ttulo3Car"/>
              <w:b/>
              <w:bCs/>
              <w:color w:val="E36C0A" w:themeColor="accent6" w:themeShade="BF"/>
              <w:sz w:val="24"/>
            </w:rPr>
          </w:rPrChange>
        </w:rPr>
        <w:t>7</w:t>
      </w:r>
      <w:r w:rsidRPr="00963ED8">
        <w:rPr>
          <w:rStyle w:val="Ttulo3Car"/>
          <w:b/>
          <w:bCs/>
          <w:color w:val="E36C0A" w:themeColor="accent6" w:themeShade="BF"/>
          <w:sz w:val="24"/>
          <w:lang w:val="es-CO"/>
          <w:rPrChange w:id="6597" w:author="Massiel Nayibe Moreno Ladino" w:date="2025-01-15T12:59:00Z" w16du:dateUtc="2025-01-15T17:59:00Z">
            <w:rPr>
              <w:rStyle w:val="Ttulo3Car"/>
              <w:b/>
              <w:bCs/>
              <w:color w:val="E36C0A" w:themeColor="accent6" w:themeShade="BF"/>
              <w:sz w:val="24"/>
            </w:rPr>
          </w:rPrChange>
        </w:rPr>
        <w:t>.</w:t>
      </w:r>
      <w:r w:rsidR="00EC65AE" w:rsidRPr="00963ED8">
        <w:rPr>
          <w:rStyle w:val="Ttulo3Car"/>
          <w:b/>
          <w:bCs/>
          <w:color w:val="E36C0A" w:themeColor="accent6" w:themeShade="BF"/>
          <w:sz w:val="24"/>
          <w:lang w:val="es-CO"/>
          <w:rPrChange w:id="6598" w:author="Massiel Nayibe Moreno Ladino" w:date="2025-01-15T12:59:00Z" w16du:dateUtc="2025-01-15T17:59:00Z">
            <w:rPr>
              <w:rStyle w:val="Ttulo3Car"/>
              <w:b/>
              <w:bCs/>
              <w:color w:val="E36C0A" w:themeColor="accent6" w:themeShade="BF"/>
              <w:sz w:val="24"/>
            </w:rPr>
          </w:rPrChange>
        </w:rPr>
        <w:t>4</w:t>
      </w:r>
      <w:r w:rsidRPr="00963ED8">
        <w:rPr>
          <w:rStyle w:val="Ttulo3Car"/>
          <w:b/>
          <w:bCs/>
          <w:color w:val="E36C0A" w:themeColor="accent6" w:themeShade="BF"/>
          <w:sz w:val="24"/>
          <w:lang w:val="es-CO"/>
          <w:rPrChange w:id="6599" w:author="Massiel Nayibe Moreno Ladino" w:date="2025-01-15T12:59:00Z" w16du:dateUtc="2025-01-15T17:59:00Z">
            <w:rPr>
              <w:rStyle w:val="Ttulo3Car"/>
              <w:b/>
              <w:bCs/>
              <w:color w:val="E36C0A" w:themeColor="accent6" w:themeShade="BF"/>
              <w:sz w:val="24"/>
            </w:rPr>
          </w:rPrChange>
        </w:rPr>
        <w:t>.1 Viajes de fin de semana de M&amp;IE</w:t>
      </w:r>
      <w:bookmarkEnd w:id="6593"/>
      <w:bookmarkEnd w:id="6594"/>
    </w:p>
    <w:p w14:paraId="0BD39732" w14:textId="77777777" w:rsidR="00441859" w:rsidRPr="00963ED8" w:rsidRDefault="00DE7F5C">
      <w:pPr>
        <w:spacing w:line="360" w:lineRule="auto"/>
        <w:jc w:val="both"/>
        <w:rPr>
          <w:rFonts w:cs="Times New Roman"/>
          <w:lang w:val="es-CO"/>
          <w:rPrChange w:id="6600" w:author="Massiel Nayibe Moreno Ladino" w:date="2025-01-15T12:59:00Z" w16du:dateUtc="2025-01-15T17:59:00Z">
            <w:rPr>
              <w:rFonts w:cs="Times New Roman"/>
            </w:rPr>
          </w:rPrChange>
        </w:rPr>
      </w:pPr>
      <w:r w:rsidRPr="00963ED8">
        <w:rPr>
          <w:rFonts w:cs="Times New Roman"/>
          <w:lang w:val="es-CO"/>
          <w:rPrChange w:id="6601" w:author="Massiel Nayibe Moreno Ladino" w:date="2025-01-15T12:59:00Z" w16du:dateUtc="2025-01-15T17:59:00Z">
            <w:rPr>
              <w:rFonts w:cs="Times New Roman"/>
            </w:rPr>
          </w:rPrChange>
        </w:rPr>
        <w:t>En caso de que un viajero permanezca fuera de su domicilio por motivos de trabajo durante un fin de semana, se le concederán las dietas, suponiendo que el viajero deba ausentarse de su domicilio durante el fin de semana por motivos de trabajo.</w:t>
      </w:r>
    </w:p>
    <w:p w14:paraId="4F5C0140" w14:textId="77777777" w:rsidR="00441859" w:rsidRPr="00963ED8" w:rsidRDefault="00DE7F5C">
      <w:pPr>
        <w:pStyle w:val="Ttulo3"/>
        <w:jc w:val="both"/>
        <w:rPr>
          <w:lang w:val="es-CO"/>
          <w:rPrChange w:id="6602" w:author="Massiel Nayibe Moreno Ladino" w:date="2025-01-15T12:59:00Z" w16du:dateUtc="2025-01-15T17:59:00Z">
            <w:rPr/>
          </w:rPrChange>
        </w:rPr>
      </w:pPr>
      <w:bookmarkStart w:id="6603" w:name="_14.5.4_Per_Diem"/>
      <w:bookmarkStart w:id="6604" w:name="_Toc29250588"/>
      <w:bookmarkStart w:id="6605" w:name="_Toc185435503"/>
      <w:bookmarkEnd w:id="6603"/>
      <w:r w:rsidRPr="00963ED8">
        <w:rPr>
          <w:rStyle w:val="Ttulo3Car"/>
          <w:b/>
          <w:bCs/>
          <w:lang w:val="es-CO"/>
          <w:rPrChange w:id="6606" w:author="Massiel Nayibe Moreno Ladino" w:date="2025-01-15T12:59:00Z" w16du:dateUtc="2025-01-15T17:59:00Z">
            <w:rPr>
              <w:rStyle w:val="Ttulo3Car"/>
              <w:b/>
              <w:bCs/>
            </w:rPr>
          </w:rPrChange>
        </w:rPr>
        <w:t>14.</w:t>
      </w:r>
      <w:r w:rsidR="00636D47" w:rsidRPr="00963ED8">
        <w:rPr>
          <w:rStyle w:val="Ttulo3Car"/>
          <w:b/>
          <w:bCs/>
          <w:lang w:val="es-CO"/>
          <w:rPrChange w:id="6607" w:author="Massiel Nayibe Moreno Ladino" w:date="2025-01-15T12:59:00Z" w16du:dateUtc="2025-01-15T17:59:00Z">
            <w:rPr>
              <w:rStyle w:val="Ttulo3Car"/>
              <w:b/>
              <w:bCs/>
            </w:rPr>
          </w:rPrChange>
        </w:rPr>
        <w:t>7</w:t>
      </w:r>
      <w:r w:rsidRPr="00963ED8">
        <w:rPr>
          <w:rStyle w:val="Ttulo3Car"/>
          <w:b/>
          <w:bCs/>
          <w:lang w:val="es-CO"/>
          <w:rPrChange w:id="6608" w:author="Massiel Nayibe Moreno Ladino" w:date="2025-01-15T12:59:00Z" w16du:dateUtc="2025-01-15T17:59:00Z">
            <w:rPr>
              <w:rStyle w:val="Ttulo3Car"/>
              <w:b/>
              <w:bCs/>
            </w:rPr>
          </w:rPrChange>
        </w:rPr>
        <w:t>.</w:t>
      </w:r>
      <w:r w:rsidR="00636D47" w:rsidRPr="00963ED8">
        <w:rPr>
          <w:rStyle w:val="Ttulo3Car"/>
          <w:b/>
          <w:bCs/>
          <w:lang w:val="es-CO"/>
          <w:rPrChange w:id="6609" w:author="Massiel Nayibe Moreno Ladino" w:date="2025-01-15T12:59:00Z" w16du:dateUtc="2025-01-15T17:59:00Z">
            <w:rPr>
              <w:rStyle w:val="Ttulo3Car"/>
              <w:b/>
              <w:bCs/>
            </w:rPr>
          </w:rPrChange>
        </w:rPr>
        <w:t xml:space="preserve">5 </w:t>
      </w:r>
      <w:r w:rsidRPr="00963ED8">
        <w:rPr>
          <w:rStyle w:val="Ttulo3Car"/>
          <w:b/>
          <w:bCs/>
          <w:lang w:val="es-CO"/>
          <w:rPrChange w:id="6610" w:author="Massiel Nayibe Moreno Ladino" w:date="2025-01-15T12:59:00Z" w16du:dateUtc="2025-01-15T17:59:00Z">
            <w:rPr>
              <w:rStyle w:val="Ttulo3Car"/>
              <w:b/>
              <w:bCs/>
            </w:rPr>
          </w:rPrChange>
        </w:rPr>
        <w:t xml:space="preserve">Per diem M&amp;IE - Personal de la oficina exterior de </w:t>
      </w:r>
      <w:r w:rsidR="00BF2307" w:rsidRPr="00963ED8">
        <w:rPr>
          <w:rStyle w:val="Ttulo3Car"/>
          <w:b/>
          <w:bCs/>
          <w:lang w:val="es-CO"/>
          <w:rPrChange w:id="6611" w:author="Massiel Nayibe Moreno Ladino" w:date="2025-01-15T12:59:00Z" w16du:dateUtc="2025-01-15T17:59:00Z">
            <w:rPr>
              <w:rStyle w:val="Ttulo3Car"/>
              <w:b/>
              <w:bCs/>
            </w:rPr>
          </w:rPrChange>
        </w:rPr>
        <w:t xml:space="preserve">Colombia </w:t>
      </w:r>
      <w:bookmarkEnd w:id="6604"/>
      <w:bookmarkEnd w:id="6605"/>
    </w:p>
    <w:p w14:paraId="17A8D4E9" w14:textId="77777777" w:rsidR="00441859" w:rsidRPr="00963ED8" w:rsidRDefault="00DE7F5C">
      <w:pPr>
        <w:spacing w:line="360" w:lineRule="auto"/>
        <w:jc w:val="both"/>
        <w:rPr>
          <w:rFonts w:cs="Times New Roman"/>
          <w:lang w:val="es-CO"/>
          <w:rPrChange w:id="6612" w:author="Massiel Nayibe Moreno Ladino" w:date="2025-01-15T12:59:00Z" w16du:dateUtc="2025-01-15T17:59:00Z">
            <w:rPr>
              <w:rFonts w:cs="Times New Roman"/>
            </w:rPr>
          </w:rPrChange>
        </w:rPr>
      </w:pPr>
      <w:r w:rsidRPr="00963ED8">
        <w:rPr>
          <w:rFonts w:cs="Times New Roman"/>
          <w:lang w:val="es-CO"/>
          <w:rPrChange w:id="6613" w:author="Massiel Nayibe Moreno Ladino" w:date="2025-01-15T12:59:00Z" w16du:dateUtc="2025-01-15T17:59:00Z">
            <w:rPr>
              <w:rFonts w:cs="Times New Roman"/>
            </w:rPr>
          </w:rPrChange>
        </w:rPr>
        <w:t xml:space="preserve">Esta parte de las directrices de la política de dietas se aplica a todo el personal de las oficinas exteriores de </w:t>
      </w:r>
      <w:r w:rsidR="00BF2307" w:rsidRPr="00963ED8">
        <w:rPr>
          <w:rFonts w:cs="Times New Roman"/>
          <w:lang w:val="es-CO"/>
          <w:rPrChange w:id="6614" w:author="Massiel Nayibe Moreno Ladino" w:date="2025-01-15T12:59:00Z" w16du:dateUtc="2025-01-15T17:59:00Z">
            <w:rPr>
              <w:rFonts w:cs="Times New Roman"/>
            </w:rPr>
          </w:rPrChange>
        </w:rPr>
        <w:t>Colombia</w:t>
      </w:r>
      <w:r w:rsidRPr="00963ED8">
        <w:rPr>
          <w:rFonts w:cs="Times New Roman"/>
          <w:lang w:val="es-CO"/>
          <w:rPrChange w:id="6615" w:author="Massiel Nayibe Moreno Ladino" w:date="2025-01-15T12:59:00Z" w16du:dateUtc="2025-01-15T17:59:00Z">
            <w:rPr>
              <w:rFonts w:cs="Times New Roman"/>
            </w:rPr>
          </w:rPrChange>
        </w:rPr>
        <w:t xml:space="preserve">, a los consultores locales y a todos los demás viajeros locales con base fuera de EE.UU.. Esta política incluye al </w:t>
      </w:r>
      <w:r w:rsidR="008F29EF" w:rsidRPr="00963ED8">
        <w:rPr>
          <w:rFonts w:cs="Times New Roman"/>
          <w:lang w:val="es-CO"/>
          <w:rPrChange w:id="6616" w:author="Massiel Nayibe Moreno Ladino" w:date="2025-01-15T12:59:00Z" w16du:dateUtc="2025-01-15T17:59:00Z">
            <w:rPr>
              <w:rFonts w:cs="Times New Roman"/>
            </w:rPr>
          </w:rPrChange>
        </w:rPr>
        <w:t>DP, Jefe de Partido, etc</w:t>
      </w:r>
      <w:r w:rsidRPr="00963ED8">
        <w:rPr>
          <w:rFonts w:cs="Times New Roman"/>
          <w:lang w:val="es-CO"/>
          <w:rPrChange w:id="6617" w:author="Massiel Nayibe Moreno Ladino" w:date="2025-01-15T12:59:00Z" w16du:dateUtc="2025-01-15T17:59:00Z">
            <w:rPr>
              <w:rFonts w:cs="Times New Roman"/>
            </w:rPr>
          </w:rPrChange>
        </w:rPr>
        <w:t xml:space="preserve">. </w:t>
      </w:r>
    </w:p>
    <w:p w14:paraId="42FCAE42" w14:textId="77777777" w:rsidR="00441859" w:rsidRPr="00963ED8" w:rsidRDefault="00DE7F5C">
      <w:pPr>
        <w:spacing w:line="360" w:lineRule="auto"/>
        <w:jc w:val="both"/>
        <w:rPr>
          <w:rFonts w:cs="Times New Roman"/>
          <w:lang w:val="es-CO"/>
          <w:rPrChange w:id="6618" w:author="Massiel Nayibe Moreno Ladino" w:date="2025-01-15T12:59:00Z" w16du:dateUtc="2025-01-15T17:59:00Z">
            <w:rPr>
              <w:rFonts w:cs="Times New Roman"/>
            </w:rPr>
          </w:rPrChange>
        </w:rPr>
      </w:pPr>
      <w:r w:rsidRPr="00963ED8">
        <w:rPr>
          <w:rFonts w:cs="Times New Roman"/>
          <w:lang w:val="es-CO"/>
          <w:rPrChange w:id="6619" w:author="Massiel Nayibe Moreno Ladino" w:date="2025-01-15T12:59:00Z" w16du:dateUtc="2025-01-15T17:59:00Z">
            <w:rPr>
              <w:rFonts w:cs="Times New Roman"/>
            </w:rPr>
          </w:rPrChange>
        </w:rPr>
        <w:t xml:space="preserve">Para todos los días completos de viaje, </w:t>
      </w:r>
      <w:r w:rsidR="00EB12D2" w:rsidRPr="00963ED8">
        <w:rPr>
          <w:rFonts w:cs="Times New Roman"/>
          <w:lang w:val="es-CO"/>
          <w:rPrChange w:id="6620" w:author="Massiel Nayibe Moreno Ladino" w:date="2025-01-15T12:59:00Z" w16du:dateUtc="2025-01-15T17:59:00Z">
            <w:rPr>
              <w:rFonts w:cs="Times New Roman"/>
            </w:rPr>
          </w:rPrChange>
        </w:rPr>
        <w:t xml:space="preserve">las dietas variarán en función </w:t>
      </w:r>
      <w:r w:rsidR="00252A7D" w:rsidRPr="00963ED8">
        <w:rPr>
          <w:rFonts w:cs="Times New Roman"/>
          <w:lang w:val="es-CO"/>
          <w:rPrChange w:id="6621" w:author="Massiel Nayibe Moreno Ladino" w:date="2025-01-15T12:59:00Z" w16du:dateUtc="2025-01-15T17:59:00Z">
            <w:rPr>
              <w:rFonts w:cs="Times New Roman"/>
            </w:rPr>
          </w:rPrChange>
        </w:rPr>
        <w:t>del tipo de viaje</w:t>
      </w:r>
      <w:r w:rsidR="00EB12D2" w:rsidRPr="00963ED8">
        <w:rPr>
          <w:rFonts w:cs="Times New Roman"/>
          <w:lang w:val="es-CO"/>
          <w:rPrChange w:id="6622" w:author="Massiel Nayibe Moreno Ladino" w:date="2025-01-15T12:59:00Z" w16du:dateUtc="2025-01-15T17:59:00Z">
            <w:rPr>
              <w:rFonts w:cs="Times New Roman"/>
            </w:rPr>
          </w:rPrChange>
        </w:rPr>
        <w:t>, como se indica a continuación:</w:t>
      </w:r>
    </w:p>
    <w:p w14:paraId="72B5FBFB" w14:textId="77777777" w:rsidR="00441859" w:rsidRPr="00963ED8" w:rsidRDefault="00EB12D2">
      <w:pPr>
        <w:pStyle w:val="Prrafodelista"/>
        <w:numPr>
          <w:ilvl w:val="0"/>
          <w:numId w:val="51"/>
        </w:numPr>
        <w:spacing w:line="360" w:lineRule="auto"/>
        <w:jc w:val="both"/>
        <w:rPr>
          <w:rFonts w:cs="Times New Roman"/>
          <w:lang w:val="es-CO"/>
          <w:rPrChange w:id="6623" w:author="Massiel Nayibe Moreno Ladino" w:date="2025-01-15T12:59:00Z" w16du:dateUtc="2025-01-15T17:59:00Z">
            <w:rPr>
              <w:rFonts w:cs="Times New Roman"/>
            </w:rPr>
          </w:rPrChange>
        </w:rPr>
      </w:pPr>
      <w:r w:rsidRPr="00963ED8">
        <w:rPr>
          <w:rFonts w:cs="Times New Roman"/>
          <w:b/>
          <w:bCs/>
          <w:lang w:val="es-CO"/>
          <w:rPrChange w:id="6624" w:author="Massiel Nayibe Moreno Ladino" w:date="2025-01-15T12:59:00Z" w16du:dateUtc="2025-01-15T17:59:00Z">
            <w:rPr>
              <w:rFonts w:cs="Times New Roman"/>
              <w:b/>
              <w:bCs/>
            </w:rPr>
          </w:rPrChange>
        </w:rPr>
        <w:t xml:space="preserve">El personal </w:t>
      </w:r>
      <w:r w:rsidR="00DE7F5C" w:rsidRPr="00963ED8">
        <w:rPr>
          <w:rFonts w:cs="Times New Roman"/>
          <w:b/>
          <w:bCs/>
          <w:lang w:val="es-CO"/>
          <w:rPrChange w:id="6625" w:author="Massiel Nayibe Moreno Ladino" w:date="2025-01-15T12:59:00Z" w16du:dateUtc="2025-01-15T17:59:00Z">
            <w:rPr>
              <w:rFonts w:cs="Times New Roman"/>
              <w:b/>
              <w:bCs/>
            </w:rPr>
          </w:rPrChange>
        </w:rPr>
        <w:t xml:space="preserve">de Partners Colombia </w:t>
      </w:r>
      <w:r w:rsidR="00FB0B70" w:rsidRPr="00963ED8">
        <w:rPr>
          <w:rFonts w:cs="Times New Roman"/>
          <w:b/>
          <w:bCs/>
          <w:lang w:val="es-CO"/>
          <w:rPrChange w:id="6626" w:author="Massiel Nayibe Moreno Ladino" w:date="2025-01-15T12:59:00Z" w16du:dateUtc="2025-01-15T17:59:00Z">
            <w:rPr>
              <w:rFonts w:cs="Times New Roman"/>
              <w:b/>
              <w:bCs/>
            </w:rPr>
          </w:rPrChange>
        </w:rPr>
        <w:t xml:space="preserve">recibirá </w:t>
      </w:r>
      <w:r w:rsidRPr="00963ED8">
        <w:rPr>
          <w:rFonts w:cs="Times New Roman"/>
          <w:b/>
          <w:bCs/>
          <w:lang w:val="es-CO"/>
          <w:rPrChange w:id="6627" w:author="Massiel Nayibe Moreno Ladino" w:date="2025-01-15T12:59:00Z" w16du:dateUtc="2025-01-15T17:59:00Z">
            <w:rPr>
              <w:rFonts w:cs="Times New Roman"/>
              <w:b/>
              <w:bCs/>
            </w:rPr>
          </w:rPrChange>
        </w:rPr>
        <w:t xml:space="preserve">el 50% </w:t>
      </w:r>
      <w:r w:rsidR="00D50E26" w:rsidRPr="00963ED8">
        <w:rPr>
          <w:rFonts w:cs="Times New Roman"/>
          <w:b/>
          <w:bCs/>
          <w:lang w:val="es-CO"/>
          <w:rPrChange w:id="6628" w:author="Massiel Nayibe Moreno Ladino" w:date="2025-01-15T12:59:00Z" w16du:dateUtc="2025-01-15T17:59:00Z">
            <w:rPr>
              <w:rFonts w:cs="Times New Roman"/>
              <w:b/>
              <w:bCs/>
            </w:rPr>
          </w:rPrChange>
        </w:rPr>
        <w:t xml:space="preserve">para todos los viajes nacionales y el 90% </w:t>
      </w:r>
      <w:r w:rsidR="00FB0B70" w:rsidRPr="00963ED8">
        <w:rPr>
          <w:rFonts w:cs="Times New Roman"/>
          <w:b/>
          <w:bCs/>
          <w:lang w:val="es-CO"/>
          <w:rPrChange w:id="6629" w:author="Massiel Nayibe Moreno Ladino" w:date="2025-01-15T12:59:00Z" w16du:dateUtc="2025-01-15T17:59:00Z">
            <w:rPr>
              <w:rFonts w:cs="Times New Roman"/>
              <w:b/>
              <w:bCs/>
            </w:rPr>
          </w:rPrChange>
        </w:rPr>
        <w:t xml:space="preserve">para todos los viajes internacionales </w:t>
      </w:r>
      <w:r w:rsidR="00E32FBF" w:rsidRPr="00963ED8">
        <w:rPr>
          <w:rFonts w:cs="Times New Roman"/>
          <w:lang w:val="es-CO"/>
          <w:rPrChange w:id="6630" w:author="Massiel Nayibe Moreno Ladino" w:date="2025-01-15T12:59:00Z" w16du:dateUtc="2025-01-15T17:59:00Z">
            <w:rPr>
              <w:rFonts w:cs="Times New Roman"/>
            </w:rPr>
          </w:rPrChange>
        </w:rPr>
        <w:t>(</w:t>
      </w:r>
      <w:r w:rsidR="00274F0A" w:rsidRPr="00963ED8">
        <w:rPr>
          <w:rFonts w:cs="Times New Roman"/>
          <w:lang w:val="es-CO"/>
          <w:rPrChange w:id="6631" w:author="Massiel Nayibe Moreno Ladino" w:date="2025-01-15T12:59:00Z" w16du:dateUtc="2025-01-15T17:59:00Z">
            <w:rPr>
              <w:rFonts w:cs="Times New Roman"/>
            </w:rPr>
          </w:rPrChange>
        </w:rPr>
        <w:t>a menos que conste una excepción</w:t>
      </w:r>
      <w:r w:rsidR="00E32FBF" w:rsidRPr="00963ED8">
        <w:rPr>
          <w:rFonts w:cs="Times New Roman"/>
          <w:lang w:val="es-CO"/>
          <w:rPrChange w:id="6632" w:author="Massiel Nayibe Moreno Ladino" w:date="2025-01-15T12:59:00Z" w16du:dateUtc="2025-01-15T17:59:00Z">
            <w:rPr>
              <w:rFonts w:cs="Times New Roman"/>
            </w:rPr>
          </w:rPrChange>
        </w:rPr>
        <w:t xml:space="preserve">) </w:t>
      </w:r>
      <w:r w:rsidRPr="00963ED8">
        <w:rPr>
          <w:rFonts w:cs="Times New Roman"/>
          <w:lang w:val="es-CO"/>
          <w:rPrChange w:id="6633" w:author="Massiel Nayibe Moreno Ladino" w:date="2025-01-15T12:59:00Z" w16du:dateUtc="2025-01-15T17:59:00Z">
            <w:rPr>
              <w:rFonts w:cs="Times New Roman"/>
            </w:rPr>
          </w:rPrChange>
        </w:rPr>
        <w:t>de la tarifa de viáticos del gobierno para la ciudad en particular (o región para los viajes en los que no figuren todas las ciudades específicas)</w:t>
      </w:r>
      <w:r w:rsidR="00BB001D" w:rsidRPr="00963ED8">
        <w:rPr>
          <w:rFonts w:cs="Times New Roman"/>
          <w:lang w:val="es-CO"/>
          <w:rPrChange w:id="6634" w:author="Massiel Nayibe Moreno Ladino" w:date="2025-01-15T12:59:00Z" w16du:dateUtc="2025-01-15T17:59:00Z">
            <w:rPr>
              <w:rFonts w:cs="Times New Roman"/>
            </w:rPr>
          </w:rPrChange>
        </w:rPr>
        <w:t>*.</w:t>
      </w:r>
    </w:p>
    <w:p w14:paraId="54F22914" w14:textId="77777777" w:rsidR="00347C54" w:rsidRPr="00963ED8" w:rsidRDefault="00347C54" w:rsidP="00D97C0E">
      <w:pPr>
        <w:pStyle w:val="Prrafodelista"/>
        <w:spacing w:line="360" w:lineRule="auto"/>
        <w:jc w:val="both"/>
        <w:rPr>
          <w:rFonts w:cs="Times New Roman"/>
          <w:lang w:val="es-CO"/>
          <w:rPrChange w:id="6635" w:author="Massiel Nayibe Moreno Ladino" w:date="2025-01-15T12:59:00Z" w16du:dateUtc="2025-01-15T17:59:00Z">
            <w:rPr>
              <w:rFonts w:cs="Times New Roman"/>
            </w:rPr>
          </w:rPrChange>
        </w:rPr>
      </w:pPr>
    </w:p>
    <w:p w14:paraId="4A90BC80" w14:textId="77777777" w:rsidR="00441859" w:rsidRPr="00963ED8" w:rsidRDefault="00DE7F5C">
      <w:pPr>
        <w:spacing w:line="360" w:lineRule="auto"/>
        <w:jc w:val="both"/>
        <w:rPr>
          <w:rFonts w:cs="Times New Roman"/>
          <w:lang w:val="es-CO"/>
          <w:rPrChange w:id="6636" w:author="Massiel Nayibe Moreno Ladino" w:date="2025-01-15T12:59:00Z" w16du:dateUtc="2025-01-15T17:59:00Z">
            <w:rPr>
              <w:rFonts w:cs="Times New Roman"/>
            </w:rPr>
          </w:rPrChange>
        </w:rPr>
      </w:pPr>
      <w:r w:rsidRPr="00963ED8">
        <w:rPr>
          <w:rFonts w:cs="Times New Roman"/>
          <w:lang w:val="es-CO"/>
          <w:rPrChange w:id="6637" w:author="Massiel Nayibe Moreno Ladino" w:date="2025-01-15T12:59:00Z" w16du:dateUtc="2025-01-15T17:59:00Z">
            <w:rPr>
              <w:rFonts w:cs="Times New Roman"/>
            </w:rPr>
          </w:rPrChange>
        </w:rPr>
        <w:t xml:space="preserve">El primer y el último día de viaje, en consonancia con las directrices del SGA, la dieta máxima de M&amp;IE se basará </w:t>
      </w:r>
      <w:r w:rsidR="00EB12D2" w:rsidRPr="00963ED8">
        <w:rPr>
          <w:rFonts w:cs="Times New Roman"/>
          <w:lang w:val="es-CO"/>
          <w:rPrChange w:id="6638" w:author="Massiel Nayibe Moreno Ladino" w:date="2025-01-15T12:59:00Z" w16du:dateUtc="2025-01-15T17:59:00Z">
            <w:rPr>
              <w:rFonts w:cs="Times New Roman"/>
            </w:rPr>
          </w:rPrChange>
        </w:rPr>
        <w:t xml:space="preserve">en </w:t>
      </w:r>
      <w:r w:rsidR="00547DE1" w:rsidRPr="00963ED8">
        <w:rPr>
          <w:rFonts w:cs="Times New Roman"/>
          <w:lang w:val="es-CO"/>
          <w:rPrChange w:id="6639" w:author="Massiel Nayibe Moreno Ladino" w:date="2025-01-15T12:59:00Z" w16du:dateUtc="2025-01-15T17:59:00Z">
            <w:rPr>
              <w:rFonts w:cs="Times New Roman"/>
            </w:rPr>
          </w:rPrChange>
        </w:rPr>
        <w:t>el tipo de viaje</w:t>
      </w:r>
      <w:r w:rsidR="00EB12D2" w:rsidRPr="00963ED8">
        <w:rPr>
          <w:rFonts w:cs="Times New Roman"/>
          <w:lang w:val="es-CO"/>
          <w:rPrChange w:id="6640" w:author="Massiel Nayibe Moreno Ladino" w:date="2025-01-15T12:59:00Z" w16du:dateUtc="2025-01-15T17:59:00Z">
            <w:rPr>
              <w:rFonts w:cs="Times New Roman"/>
            </w:rPr>
          </w:rPrChange>
        </w:rPr>
        <w:t>, como se indica a continuación:</w:t>
      </w:r>
    </w:p>
    <w:p w14:paraId="2D9C5F21" w14:textId="77777777" w:rsidR="00441859" w:rsidRPr="00963ED8" w:rsidRDefault="00FB0B70">
      <w:pPr>
        <w:pStyle w:val="Prrafodelista"/>
        <w:numPr>
          <w:ilvl w:val="0"/>
          <w:numId w:val="52"/>
        </w:numPr>
        <w:spacing w:line="360" w:lineRule="auto"/>
        <w:jc w:val="both"/>
        <w:rPr>
          <w:rFonts w:cs="Times New Roman"/>
          <w:lang w:val="es-CO"/>
          <w:rPrChange w:id="6641" w:author="Massiel Nayibe Moreno Ladino" w:date="2025-01-15T12:59:00Z" w16du:dateUtc="2025-01-15T17:59:00Z">
            <w:rPr>
              <w:rFonts w:cs="Times New Roman"/>
            </w:rPr>
          </w:rPrChange>
        </w:rPr>
      </w:pPr>
      <w:r w:rsidRPr="00963ED8">
        <w:rPr>
          <w:rFonts w:cs="Times New Roman"/>
          <w:b/>
          <w:bCs/>
          <w:lang w:val="es-CO"/>
          <w:rPrChange w:id="6642" w:author="Massiel Nayibe Moreno Ladino" w:date="2025-01-15T12:59:00Z" w16du:dateUtc="2025-01-15T17:59:00Z">
            <w:rPr>
              <w:rFonts w:cs="Times New Roman"/>
              <w:b/>
              <w:bCs/>
            </w:rPr>
          </w:rPrChange>
        </w:rPr>
        <w:t xml:space="preserve">El personal </w:t>
      </w:r>
      <w:r w:rsidR="00DE7F5C" w:rsidRPr="00963ED8">
        <w:rPr>
          <w:rFonts w:cs="Times New Roman"/>
          <w:b/>
          <w:bCs/>
          <w:lang w:val="es-CO"/>
          <w:rPrChange w:id="6643" w:author="Massiel Nayibe Moreno Ladino" w:date="2025-01-15T12:59:00Z" w16du:dateUtc="2025-01-15T17:59:00Z">
            <w:rPr>
              <w:rFonts w:cs="Times New Roman"/>
              <w:b/>
              <w:bCs/>
            </w:rPr>
          </w:rPrChange>
        </w:rPr>
        <w:t xml:space="preserve">de Compañeros Colombia </w:t>
      </w:r>
      <w:r w:rsidRPr="00963ED8">
        <w:rPr>
          <w:rFonts w:cs="Times New Roman"/>
          <w:b/>
          <w:bCs/>
          <w:lang w:val="es-CO"/>
          <w:rPrChange w:id="6644" w:author="Massiel Nayibe Moreno Ladino" w:date="2025-01-15T12:59:00Z" w16du:dateUtc="2025-01-15T17:59:00Z">
            <w:rPr>
              <w:rFonts w:cs="Times New Roman"/>
              <w:b/>
              <w:bCs/>
            </w:rPr>
          </w:rPrChange>
        </w:rPr>
        <w:t xml:space="preserve">recibirá </w:t>
      </w:r>
      <w:r w:rsidR="00B72B8F" w:rsidRPr="00963ED8">
        <w:rPr>
          <w:rFonts w:cs="Times New Roman"/>
          <w:b/>
          <w:bCs/>
          <w:lang w:val="es-CO"/>
          <w:rPrChange w:id="6645" w:author="Massiel Nayibe Moreno Ladino" w:date="2025-01-15T12:59:00Z" w16du:dateUtc="2025-01-15T17:59:00Z">
            <w:rPr>
              <w:rFonts w:cs="Times New Roman"/>
              <w:b/>
              <w:bCs/>
            </w:rPr>
          </w:rPrChange>
        </w:rPr>
        <w:t>el 37,</w:t>
      </w:r>
      <w:r w:rsidRPr="00963ED8">
        <w:rPr>
          <w:rFonts w:cs="Times New Roman"/>
          <w:b/>
          <w:bCs/>
          <w:lang w:val="es-CO"/>
          <w:rPrChange w:id="6646" w:author="Massiel Nayibe Moreno Ladino" w:date="2025-01-15T12:59:00Z" w16du:dateUtc="2025-01-15T17:59:00Z">
            <w:rPr>
              <w:rFonts w:cs="Times New Roman"/>
              <w:b/>
              <w:bCs/>
            </w:rPr>
          </w:rPrChange>
        </w:rPr>
        <w:t xml:space="preserve">5% para todos los viajes nacionales y </w:t>
      </w:r>
      <w:r w:rsidR="00B72B8F" w:rsidRPr="00963ED8">
        <w:rPr>
          <w:rFonts w:cs="Times New Roman"/>
          <w:b/>
          <w:bCs/>
          <w:lang w:val="es-CO"/>
          <w:rPrChange w:id="6647" w:author="Massiel Nayibe Moreno Ladino" w:date="2025-01-15T12:59:00Z" w16du:dateUtc="2025-01-15T17:59:00Z">
            <w:rPr>
              <w:rFonts w:cs="Times New Roman"/>
              <w:b/>
              <w:bCs/>
            </w:rPr>
          </w:rPrChange>
        </w:rPr>
        <w:t>el 67,</w:t>
      </w:r>
      <w:r w:rsidRPr="00963ED8">
        <w:rPr>
          <w:rFonts w:cs="Times New Roman"/>
          <w:b/>
          <w:bCs/>
          <w:lang w:val="es-CO"/>
          <w:rPrChange w:id="6648" w:author="Massiel Nayibe Moreno Ladino" w:date="2025-01-15T12:59:00Z" w16du:dateUtc="2025-01-15T17:59:00Z">
            <w:rPr>
              <w:rFonts w:cs="Times New Roman"/>
              <w:b/>
              <w:bCs/>
            </w:rPr>
          </w:rPrChange>
        </w:rPr>
        <w:t xml:space="preserve">5% para todos los viajes internacionales </w:t>
      </w:r>
      <w:r w:rsidR="00EE6C75" w:rsidRPr="00963ED8">
        <w:rPr>
          <w:rFonts w:cs="Times New Roman"/>
          <w:lang w:val="es-CO"/>
          <w:rPrChange w:id="6649" w:author="Massiel Nayibe Moreno Ladino" w:date="2025-01-15T12:59:00Z" w16du:dateUtc="2025-01-15T17:59:00Z">
            <w:rPr>
              <w:rFonts w:cs="Times New Roman"/>
            </w:rPr>
          </w:rPrChange>
        </w:rPr>
        <w:t xml:space="preserve">(a menos que haya una excepción en el expediente) </w:t>
      </w:r>
      <w:r w:rsidR="00EB12D2" w:rsidRPr="00963ED8">
        <w:rPr>
          <w:rFonts w:cs="Times New Roman"/>
          <w:lang w:val="es-CO"/>
          <w:rPrChange w:id="6650" w:author="Massiel Nayibe Moreno Ladino" w:date="2025-01-15T12:59:00Z" w16du:dateUtc="2025-01-15T17:59:00Z">
            <w:rPr>
              <w:rFonts w:cs="Times New Roman"/>
            </w:rPr>
          </w:rPrChange>
        </w:rPr>
        <w:t xml:space="preserve">de la tarifa de viáticos del gobierno para la ciudad en particular (o región para los viajes en los que no se enumeran todas las ciudades específicas). Véanse las excepciones al respecto en el </w:t>
      </w:r>
      <w:r w:rsidR="00EB12D2">
        <w:fldChar w:fldCharType="begin"/>
      </w:r>
      <w:r w:rsidR="00EB12D2" w:rsidRPr="00963ED8">
        <w:rPr>
          <w:lang w:val="es-CO"/>
          <w:rPrChange w:id="6651" w:author="Massiel Nayibe Moreno Ladino" w:date="2025-01-15T12:59:00Z" w16du:dateUtc="2025-01-15T17:59:00Z">
            <w:rPr/>
          </w:rPrChange>
        </w:rPr>
        <w:instrText>HYPERLINK \l "_14.7.2_M&amp;IE_Meal" \h</w:instrText>
      </w:r>
      <w:r w:rsidR="00EB12D2">
        <w:fldChar w:fldCharType="separate"/>
      </w:r>
      <w:r w:rsidR="00EB12D2" w:rsidRPr="00963ED8">
        <w:rPr>
          <w:rStyle w:val="Hipervnculo"/>
          <w:rFonts w:cs="Times New Roman"/>
          <w:lang w:val="es-CO"/>
          <w:rPrChange w:id="6652" w:author="Massiel Nayibe Moreno Ladino" w:date="2025-01-15T12:59:00Z" w16du:dateUtc="2025-01-15T17:59:00Z">
            <w:rPr>
              <w:rStyle w:val="Hipervnculo"/>
              <w:rFonts w:cs="Times New Roman"/>
            </w:rPr>
          </w:rPrChange>
        </w:rPr>
        <w:t>apartado 14.</w:t>
      </w:r>
      <w:r w:rsidR="002A4D08" w:rsidRPr="00963ED8">
        <w:rPr>
          <w:rStyle w:val="Hipervnculo"/>
          <w:rFonts w:cs="Times New Roman"/>
          <w:lang w:val="es-CO"/>
          <w:rPrChange w:id="6653" w:author="Massiel Nayibe Moreno Ladino" w:date="2025-01-15T12:59:00Z" w16du:dateUtc="2025-01-15T17:59:00Z">
            <w:rPr>
              <w:rStyle w:val="Hipervnculo"/>
              <w:rFonts w:cs="Times New Roman"/>
            </w:rPr>
          </w:rPrChange>
        </w:rPr>
        <w:t>7</w:t>
      </w:r>
      <w:r w:rsidR="00EB12D2" w:rsidRPr="00963ED8">
        <w:rPr>
          <w:rStyle w:val="Hipervnculo"/>
          <w:rFonts w:cs="Times New Roman"/>
          <w:lang w:val="es-CO"/>
          <w:rPrChange w:id="6654" w:author="Massiel Nayibe Moreno Ladino" w:date="2025-01-15T12:59:00Z" w16du:dateUtc="2025-01-15T17:59:00Z">
            <w:rPr>
              <w:rStyle w:val="Hipervnculo"/>
              <w:rFonts w:cs="Times New Roman"/>
            </w:rPr>
          </w:rPrChange>
        </w:rPr>
        <w:t xml:space="preserve">.2 Desglose de las dietas </w:t>
      </w:r>
      <w:r w:rsidR="00EB12D2">
        <w:fldChar w:fldCharType="end"/>
      </w:r>
      <w:r w:rsidR="0053266D" w:rsidRPr="00963ED8">
        <w:rPr>
          <w:rFonts w:cs="Times New Roman"/>
          <w:lang w:val="es-CO"/>
          <w:rPrChange w:id="6655" w:author="Massiel Nayibe Moreno Ladino" w:date="2025-01-15T12:59:00Z" w16du:dateUtc="2025-01-15T17:59:00Z">
            <w:rPr>
              <w:rFonts w:cs="Times New Roman"/>
            </w:rPr>
          </w:rPrChange>
        </w:rPr>
        <w:t>M&amp;IE</w:t>
      </w:r>
      <w:r w:rsidR="00EB12D2" w:rsidRPr="00963ED8">
        <w:rPr>
          <w:rFonts w:cs="Times New Roman"/>
          <w:lang w:val="es-CO"/>
          <w:rPrChange w:id="6656" w:author="Massiel Nayibe Moreno Ladino" w:date="2025-01-15T12:59:00Z" w16du:dateUtc="2025-01-15T17:59:00Z">
            <w:rPr>
              <w:rFonts w:cs="Times New Roman"/>
            </w:rPr>
          </w:rPrChange>
        </w:rPr>
        <w:t>.</w:t>
      </w:r>
    </w:p>
    <w:p w14:paraId="32109A21" w14:textId="77777777" w:rsidR="0053266D" w:rsidRPr="00963ED8" w:rsidRDefault="0053266D" w:rsidP="0053266D">
      <w:pPr>
        <w:spacing w:line="360" w:lineRule="auto"/>
        <w:jc w:val="both"/>
        <w:rPr>
          <w:rFonts w:cs="Times New Roman"/>
          <w:lang w:val="es-CO"/>
          <w:rPrChange w:id="6657" w:author="Massiel Nayibe Moreno Ladino" w:date="2025-01-15T12:59:00Z" w16du:dateUtc="2025-01-15T17:59:00Z">
            <w:rPr>
              <w:rFonts w:cs="Times New Roman"/>
            </w:rPr>
          </w:rPrChange>
        </w:rPr>
      </w:pPr>
    </w:p>
    <w:p w14:paraId="62FA4CA7" w14:textId="77777777" w:rsidR="00441859" w:rsidRPr="00963ED8" w:rsidRDefault="00DE7F5C">
      <w:pPr>
        <w:spacing w:line="360" w:lineRule="auto"/>
        <w:jc w:val="both"/>
        <w:rPr>
          <w:rFonts w:cs="Times New Roman"/>
          <w:lang w:val="es-CO"/>
          <w:rPrChange w:id="6658" w:author="Massiel Nayibe Moreno Ladino" w:date="2025-01-15T12:59:00Z" w16du:dateUtc="2025-01-15T17:59:00Z">
            <w:rPr>
              <w:rFonts w:cs="Times New Roman"/>
            </w:rPr>
          </w:rPrChange>
        </w:rPr>
      </w:pPr>
      <w:r w:rsidRPr="00963ED8">
        <w:rPr>
          <w:rFonts w:cs="Times New Roman"/>
          <w:lang w:val="es-CO"/>
          <w:rPrChange w:id="6659" w:author="Massiel Nayibe Moreno Ladino" w:date="2025-01-15T12:59:00Z" w16du:dateUtc="2025-01-15T17:59:00Z">
            <w:rPr>
              <w:rFonts w:cs="Times New Roman"/>
            </w:rPr>
          </w:rPrChange>
        </w:rPr>
        <w:t xml:space="preserve">*Si </w:t>
      </w:r>
      <w:r w:rsidR="00C524A6" w:rsidRPr="00963ED8">
        <w:rPr>
          <w:rFonts w:cs="Times New Roman"/>
          <w:lang w:val="es-CO"/>
          <w:rPrChange w:id="6660" w:author="Massiel Nayibe Moreno Ladino" w:date="2025-01-15T12:59:00Z" w16du:dateUtc="2025-01-15T17:59:00Z">
            <w:rPr>
              <w:rFonts w:cs="Times New Roman"/>
            </w:rPr>
          </w:rPrChange>
        </w:rPr>
        <w:t xml:space="preserve">el personal de la oficina local está tomando vacaciones personales antes o después del viaje de negocios de Compañeros </w:t>
      </w:r>
      <w:r w:rsidR="00626C50" w:rsidRPr="00963ED8">
        <w:rPr>
          <w:lang w:val="es-CO"/>
          <w:rPrChange w:id="6661" w:author="Massiel Nayibe Moreno Ladino" w:date="2025-01-15T12:59:00Z" w16du:dateUtc="2025-01-15T17:59:00Z">
            <w:rPr/>
          </w:rPrChange>
        </w:rPr>
        <w:t>Colombia</w:t>
      </w:r>
      <w:r w:rsidR="00C524A6" w:rsidRPr="00963ED8">
        <w:rPr>
          <w:rFonts w:cs="Times New Roman"/>
          <w:lang w:val="es-CO"/>
          <w:rPrChange w:id="6662" w:author="Massiel Nayibe Moreno Ladino" w:date="2025-01-15T12:59:00Z" w16du:dateUtc="2025-01-15T17:59:00Z">
            <w:rPr>
              <w:rFonts w:cs="Times New Roman"/>
            </w:rPr>
          </w:rPrChange>
        </w:rPr>
        <w:t xml:space="preserve">, no recibirán viáticos de Compañeros </w:t>
      </w:r>
      <w:r w:rsidR="00626C50" w:rsidRPr="00963ED8">
        <w:rPr>
          <w:lang w:val="es-CO"/>
          <w:rPrChange w:id="6663" w:author="Massiel Nayibe Moreno Ladino" w:date="2025-01-15T12:59:00Z" w16du:dateUtc="2025-01-15T17:59:00Z">
            <w:rPr/>
          </w:rPrChange>
        </w:rPr>
        <w:t xml:space="preserve">Colombia </w:t>
      </w:r>
      <w:r w:rsidR="00C524A6" w:rsidRPr="00963ED8">
        <w:rPr>
          <w:rFonts w:cs="Times New Roman"/>
          <w:lang w:val="es-CO"/>
          <w:rPrChange w:id="6664" w:author="Massiel Nayibe Moreno Ladino" w:date="2025-01-15T12:59:00Z" w16du:dateUtc="2025-01-15T17:59:00Z">
            <w:rPr>
              <w:rFonts w:cs="Times New Roman"/>
            </w:rPr>
          </w:rPrChange>
        </w:rPr>
        <w:t xml:space="preserve">esos días. El </w:t>
      </w:r>
      <w:r w:rsidR="00C524A6" w:rsidRPr="00963ED8">
        <w:rPr>
          <w:rFonts w:cs="Times New Roman"/>
          <w:lang w:val="es-CO"/>
          <w:rPrChange w:id="6665" w:author="Massiel Nayibe Moreno Ladino" w:date="2025-01-15T12:59:00Z" w16du:dateUtc="2025-01-15T17:59:00Z">
            <w:rPr>
              <w:rFonts w:cs="Times New Roman"/>
            </w:rPr>
          </w:rPrChange>
        </w:rPr>
        <w:lastRenderedPageBreak/>
        <w:t>personal de la oficina de campo local recibirá el primer y último día de viaje de acuerdo con las directrices enumeradas anteriormente, ya que este personal de la oficina de campo local habría tenido que viajar hacia o desde la oficina o lugar de residencia ya sea que estuvieran o no en viaje personal después o antes del viaje</w:t>
      </w:r>
      <w:r w:rsidR="00BF2307" w:rsidRPr="00963ED8">
        <w:rPr>
          <w:rFonts w:cs="Times New Roman"/>
          <w:lang w:val="es-CO"/>
          <w:rPrChange w:id="6666" w:author="Massiel Nayibe Moreno Ladino" w:date="2025-01-15T12:59:00Z" w16du:dateUtc="2025-01-15T17:59:00Z">
            <w:rPr>
              <w:rFonts w:cs="Times New Roman"/>
            </w:rPr>
          </w:rPrChange>
        </w:rPr>
        <w:t>.</w:t>
      </w:r>
    </w:p>
    <w:p w14:paraId="375B9070" w14:textId="77777777" w:rsidR="00441859" w:rsidRPr="00963ED8" w:rsidRDefault="00DE7F5C">
      <w:pPr>
        <w:pStyle w:val="Ttulo3"/>
        <w:jc w:val="both"/>
        <w:rPr>
          <w:lang w:val="es-CO"/>
          <w:rPrChange w:id="6667" w:author="Massiel Nayibe Moreno Ladino" w:date="2025-01-15T12:59:00Z" w16du:dateUtc="2025-01-15T17:59:00Z">
            <w:rPr/>
          </w:rPrChange>
        </w:rPr>
      </w:pPr>
      <w:bookmarkStart w:id="6668" w:name="_Toc29250589"/>
      <w:bookmarkStart w:id="6669" w:name="_Toc185435504"/>
      <w:r w:rsidRPr="00963ED8">
        <w:rPr>
          <w:rStyle w:val="Ttulo3Car"/>
          <w:b/>
          <w:bCs/>
          <w:lang w:val="es-CO"/>
          <w:rPrChange w:id="6670" w:author="Massiel Nayibe Moreno Ladino" w:date="2025-01-15T12:59:00Z" w16du:dateUtc="2025-01-15T17:59:00Z">
            <w:rPr>
              <w:rStyle w:val="Ttulo3Car"/>
              <w:b/>
              <w:bCs/>
            </w:rPr>
          </w:rPrChange>
        </w:rPr>
        <w:t>14.</w:t>
      </w:r>
      <w:r w:rsidR="00AF1F15" w:rsidRPr="00963ED8">
        <w:rPr>
          <w:rStyle w:val="Ttulo3Car"/>
          <w:b/>
          <w:bCs/>
          <w:lang w:val="es-CO"/>
          <w:rPrChange w:id="6671" w:author="Massiel Nayibe Moreno Ladino" w:date="2025-01-15T12:59:00Z" w16du:dateUtc="2025-01-15T17:59:00Z">
            <w:rPr>
              <w:rStyle w:val="Ttulo3Car"/>
              <w:b/>
              <w:bCs/>
            </w:rPr>
          </w:rPrChange>
        </w:rPr>
        <w:t>7</w:t>
      </w:r>
      <w:r w:rsidRPr="00963ED8">
        <w:rPr>
          <w:rStyle w:val="Ttulo3Car"/>
          <w:b/>
          <w:bCs/>
          <w:lang w:val="es-CO"/>
          <w:rPrChange w:id="6672" w:author="Massiel Nayibe Moreno Ladino" w:date="2025-01-15T12:59:00Z" w16du:dateUtc="2025-01-15T17:59:00Z">
            <w:rPr>
              <w:rStyle w:val="Ttulo3Car"/>
              <w:b/>
              <w:bCs/>
            </w:rPr>
          </w:rPrChange>
        </w:rPr>
        <w:t>.</w:t>
      </w:r>
      <w:r w:rsidR="00AF1F15" w:rsidRPr="00963ED8">
        <w:rPr>
          <w:rStyle w:val="Ttulo3Car"/>
          <w:b/>
          <w:bCs/>
          <w:lang w:val="es-CO"/>
          <w:rPrChange w:id="6673" w:author="Massiel Nayibe Moreno Ladino" w:date="2025-01-15T12:59:00Z" w16du:dateUtc="2025-01-15T17:59:00Z">
            <w:rPr>
              <w:rStyle w:val="Ttulo3Car"/>
              <w:b/>
              <w:bCs/>
            </w:rPr>
          </w:rPrChange>
        </w:rPr>
        <w:t xml:space="preserve">6 </w:t>
      </w:r>
      <w:r w:rsidRPr="00963ED8">
        <w:rPr>
          <w:rStyle w:val="Ttulo3Car"/>
          <w:b/>
          <w:bCs/>
          <w:lang w:val="es-CO"/>
          <w:rPrChange w:id="6674" w:author="Massiel Nayibe Moreno Ladino" w:date="2025-01-15T12:59:00Z" w16du:dateUtc="2025-01-15T17:59:00Z">
            <w:rPr>
              <w:rStyle w:val="Ttulo3Car"/>
              <w:b/>
              <w:bCs/>
            </w:rPr>
          </w:rPrChange>
        </w:rPr>
        <w:t>Pago de dietas</w:t>
      </w:r>
      <w:bookmarkEnd w:id="6668"/>
      <w:bookmarkEnd w:id="6669"/>
    </w:p>
    <w:p w14:paraId="4EC0F67F" w14:textId="77777777" w:rsidR="00441859" w:rsidRPr="00963ED8" w:rsidRDefault="00DE7F5C">
      <w:pPr>
        <w:spacing w:line="360" w:lineRule="auto"/>
        <w:jc w:val="both"/>
        <w:rPr>
          <w:rFonts w:cs="Times New Roman"/>
          <w:lang w:val="es-CO"/>
          <w:rPrChange w:id="6675" w:author="Massiel Nayibe Moreno Ladino" w:date="2025-01-15T12:59:00Z" w16du:dateUtc="2025-01-15T17:59:00Z">
            <w:rPr>
              <w:rFonts w:cs="Times New Roman"/>
            </w:rPr>
          </w:rPrChange>
        </w:rPr>
      </w:pPr>
      <w:r w:rsidRPr="00963ED8">
        <w:rPr>
          <w:rFonts w:cs="Times New Roman"/>
          <w:lang w:val="es-CO"/>
          <w:rPrChange w:id="6676" w:author="Massiel Nayibe Moreno Ladino" w:date="2025-01-15T12:59:00Z" w16du:dateUtc="2025-01-15T17:59:00Z">
            <w:rPr>
              <w:rFonts w:cs="Times New Roman"/>
            </w:rPr>
          </w:rPrChange>
        </w:rPr>
        <w:t xml:space="preserve">Independientemente del viajero, las dietas sólo se abonarán una vez que la Oficina de Finanzas haya recibido una AT </w:t>
      </w:r>
      <w:r w:rsidR="00ED19A2" w:rsidRPr="00963ED8">
        <w:rPr>
          <w:rFonts w:cs="Times New Roman"/>
          <w:lang w:val="es-CO"/>
          <w:rPrChange w:id="6677" w:author="Massiel Nayibe Moreno Ladino" w:date="2025-01-15T12:59:00Z" w16du:dateUtc="2025-01-15T17:59:00Z">
            <w:rPr>
              <w:rFonts w:cs="Times New Roman"/>
            </w:rPr>
          </w:rPrChange>
        </w:rPr>
        <w:t xml:space="preserve">y un formulario de dietas </w:t>
      </w:r>
      <w:r w:rsidRPr="00963ED8">
        <w:rPr>
          <w:rFonts w:cs="Times New Roman"/>
          <w:lang w:val="es-CO"/>
          <w:rPrChange w:id="6678" w:author="Massiel Nayibe Moreno Ladino" w:date="2025-01-15T12:59:00Z" w16du:dateUtc="2025-01-15T17:59:00Z">
            <w:rPr>
              <w:rFonts w:cs="Times New Roman"/>
            </w:rPr>
          </w:rPrChange>
        </w:rPr>
        <w:t xml:space="preserve">aprobados. El TA y el </w:t>
      </w:r>
      <w:r w:rsidR="00ED19A2" w:rsidRPr="00963ED8">
        <w:rPr>
          <w:rFonts w:cs="Times New Roman"/>
          <w:lang w:val="es-CO"/>
          <w:rPrChange w:id="6679" w:author="Massiel Nayibe Moreno Ladino" w:date="2025-01-15T12:59:00Z" w16du:dateUtc="2025-01-15T17:59:00Z">
            <w:rPr>
              <w:rFonts w:cs="Times New Roman"/>
            </w:rPr>
          </w:rPrChange>
        </w:rPr>
        <w:t xml:space="preserve">formulario de dietas </w:t>
      </w:r>
      <w:r w:rsidRPr="00963ED8">
        <w:rPr>
          <w:rFonts w:cs="Times New Roman"/>
          <w:lang w:val="es-CO"/>
          <w:rPrChange w:id="6680" w:author="Massiel Nayibe Moreno Ladino" w:date="2025-01-15T12:59:00Z" w16du:dateUtc="2025-01-15T17:59:00Z">
            <w:rPr>
              <w:rFonts w:cs="Times New Roman"/>
            </w:rPr>
          </w:rPrChange>
        </w:rPr>
        <w:t>aprobados constituirán la documentación justificativa y la autorización para la emisión de las dietas. No se exigirán recibos para el pago de dietas, salvo en los casos definidos en esta política.</w:t>
      </w:r>
    </w:p>
    <w:p w14:paraId="50F7DD88" w14:textId="77777777" w:rsidR="00BA0CD6" w:rsidRPr="00963ED8" w:rsidRDefault="00BA0CD6" w:rsidP="00E767D4">
      <w:pPr>
        <w:spacing w:line="360" w:lineRule="auto"/>
        <w:jc w:val="both"/>
        <w:rPr>
          <w:rFonts w:cs="Times New Roman"/>
          <w:lang w:val="es-CO"/>
          <w:rPrChange w:id="6681" w:author="Massiel Nayibe Moreno Ladino" w:date="2025-01-15T12:59:00Z" w16du:dateUtc="2025-01-15T17:59:00Z">
            <w:rPr>
              <w:rFonts w:cs="Times New Roman"/>
            </w:rPr>
          </w:rPrChange>
        </w:rPr>
      </w:pPr>
    </w:p>
    <w:p w14:paraId="5BBD4FDC" w14:textId="77777777" w:rsidR="00441859" w:rsidRPr="00963ED8" w:rsidRDefault="00DE7F5C">
      <w:pPr>
        <w:spacing w:line="360" w:lineRule="auto"/>
        <w:jc w:val="both"/>
        <w:rPr>
          <w:rFonts w:cs="Times New Roman"/>
          <w:lang w:val="es-CO"/>
          <w:rPrChange w:id="6682" w:author="Massiel Nayibe Moreno Ladino" w:date="2025-01-15T12:59:00Z" w16du:dateUtc="2025-01-15T17:59:00Z">
            <w:rPr>
              <w:rFonts w:cs="Times New Roman"/>
            </w:rPr>
          </w:rPrChange>
        </w:rPr>
      </w:pPr>
      <w:r w:rsidRPr="00963ED8">
        <w:rPr>
          <w:rFonts w:cs="Times New Roman"/>
          <w:lang w:val="es-CO"/>
          <w:rPrChange w:id="6683" w:author="Massiel Nayibe Moreno Ladino" w:date="2025-01-15T12:59:00Z" w16du:dateUtc="2025-01-15T17:59:00Z">
            <w:rPr>
              <w:rFonts w:cs="Times New Roman"/>
            </w:rPr>
          </w:rPrChange>
        </w:rPr>
        <w:t xml:space="preserve">Todos los pagos de viáticos deben hacerse dentro de los 30 días siguientes a la fecha de finalización del viaje. Compañeros </w:t>
      </w:r>
      <w:r w:rsidR="00626C50" w:rsidRPr="00963ED8">
        <w:rPr>
          <w:lang w:val="es-CO"/>
          <w:rPrChange w:id="6684" w:author="Massiel Nayibe Moreno Ladino" w:date="2025-01-15T12:59:00Z" w16du:dateUtc="2025-01-15T17:59:00Z">
            <w:rPr/>
          </w:rPrChange>
        </w:rPr>
        <w:t xml:space="preserve">Colombia </w:t>
      </w:r>
      <w:r w:rsidRPr="00963ED8">
        <w:rPr>
          <w:rFonts w:cs="Times New Roman"/>
          <w:lang w:val="es-CO"/>
          <w:rPrChange w:id="6685" w:author="Massiel Nayibe Moreno Ladino" w:date="2025-01-15T12:59:00Z" w16du:dateUtc="2025-01-15T17:59:00Z">
            <w:rPr>
              <w:rFonts w:cs="Times New Roman"/>
            </w:rPr>
          </w:rPrChange>
        </w:rPr>
        <w:t xml:space="preserve">no aceptará solicitudes de pago de viáticos hechas después de 60 días a menos que sean aprobadas por la Sede de Compañeros. Todos los viajeros que soliciten una excepción deben hacer sus solicitudes de excepción por escrito (por ejemplo, memorando dirigido a la Oficina de Finanzas de </w:t>
      </w:r>
      <w:r w:rsidR="00F812B4" w:rsidRPr="00963ED8">
        <w:rPr>
          <w:rFonts w:cs="Times New Roman"/>
          <w:lang w:val="es-CO"/>
          <w:rPrChange w:id="6686" w:author="Massiel Nayibe Moreno Ladino" w:date="2025-01-15T12:59:00Z" w16du:dateUtc="2025-01-15T17:59:00Z">
            <w:rPr>
              <w:rFonts w:cs="Times New Roman"/>
            </w:rPr>
          </w:rPrChange>
        </w:rPr>
        <w:t>la OC</w:t>
      </w:r>
      <w:r w:rsidRPr="00963ED8">
        <w:rPr>
          <w:rFonts w:cs="Times New Roman"/>
          <w:lang w:val="es-CO"/>
          <w:rPrChange w:id="6687" w:author="Massiel Nayibe Moreno Ladino" w:date="2025-01-15T12:59:00Z" w16du:dateUtc="2025-01-15T17:59:00Z">
            <w:rPr>
              <w:rFonts w:cs="Times New Roman"/>
            </w:rPr>
          </w:rPrChange>
        </w:rPr>
        <w:t>) con una razón válida para el retraso.</w:t>
      </w:r>
    </w:p>
    <w:p w14:paraId="3264E63D" w14:textId="77777777" w:rsidR="00BA0CD6" w:rsidRPr="00963ED8" w:rsidRDefault="00BA0CD6" w:rsidP="00E767D4">
      <w:pPr>
        <w:spacing w:line="360" w:lineRule="auto"/>
        <w:jc w:val="both"/>
        <w:rPr>
          <w:rFonts w:cs="Times New Roman"/>
          <w:lang w:val="es-CO"/>
          <w:rPrChange w:id="6688" w:author="Massiel Nayibe Moreno Ladino" w:date="2025-01-15T12:59:00Z" w16du:dateUtc="2025-01-15T17:59:00Z">
            <w:rPr>
              <w:rFonts w:cs="Times New Roman"/>
            </w:rPr>
          </w:rPrChange>
        </w:rPr>
      </w:pPr>
    </w:p>
    <w:p w14:paraId="08AD9014" w14:textId="77777777" w:rsidR="00441859" w:rsidRPr="00963ED8" w:rsidRDefault="00DE7F5C">
      <w:pPr>
        <w:spacing w:line="360" w:lineRule="auto"/>
        <w:jc w:val="both"/>
        <w:rPr>
          <w:rFonts w:cs="Times New Roman"/>
          <w:lang w:val="es-CO"/>
          <w:rPrChange w:id="6689" w:author="Massiel Nayibe Moreno Ladino" w:date="2025-01-15T12:59:00Z" w16du:dateUtc="2025-01-15T17:59:00Z">
            <w:rPr>
              <w:rFonts w:cs="Times New Roman"/>
            </w:rPr>
          </w:rPrChange>
        </w:rPr>
      </w:pPr>
      <w:r w:rsidRPr="00963ED8">
        <w:rPr>
          <w:rFonts w:cs="Times New Roman"/>
          <w:lang w:val="es-CO"/>
          <w:rPrChange w:id="6690" w:author="Massiel Nayibe Moreno Ladino" w:date="2025-01-15T12:59:00Z" w16du:dateUtc="2025-01-15T17:59:00Z">
            <w:rPr>
              <w:rFonts w:cs="Times New Roman"/>
            </w:rPr>
          </w:rPrChange>
        </w:rPr>
        <w:t>Es responsabilidad del viajero utilizar sus dietas para cubrir todas sus comidas e imprevistos. A menos que lo apruebe el Director General, no se proporcionarán M&amp;IE adicionales. El viajero no tiene que reembolsar a la organización si no gasta todos sus M&amp;IE diarios.</w:t>
      </w:r>
    </w:p>
    <w:p w14:paraId="47AE99AA" w14:textId="77777777" w:rsidR="006867AC" w:rsidRPr="00963ED8" w:rsidRDefault="006867AC" w:rsidP="00E767D4">
      <w:pPr>
        <w:spacing w:line="360" w:lineRule="auto"/>
        <w:jc w:val="both"/>
        <w:rPr>
          <w:rFonts w:cs="Times New Roman"/>
          <w:lang w:val="es-CO"/>
          <w:rPrChange w:id="6691" w:author="Massiel Nayibe Moreno Ladino" w:date="2025-01-15T12:59:00Z" w16du:dateUtc="2025-01-15T17:59:00Z">
            <w:rPr>
              <w:rFonts w:cs="Times New Roman"/>
            </w:rPr>
          </w:rPrChange>
        </w:rPr>
      </w:pPr>
    </w:p>
    <w:p w14:paraId="057D0AFD" w14:textId="77777777" w:rsidR="00441859" w:rsidRPr="00963ED8" w:rsidRDefault="00DE7F5C">
      <w:pPr>
        <w:spacing w:line="360" w:lineRule="auto"/>
        <w:jc w:val="both"/>
        <w:rPr>
          <w:lang w:val="es-CO"/>
          <w:rPrChange w:id="6692" w:author="Massiel Nayibe Moreno Ladino" w:date="2025-01-15T12:59:00Z" w16du:dateUtc="2025-01-15T17:59:00Z">
            <w:rPr/>
          </w:rPrChange>
        </w:rPr>
      </w:pPr>
      <w:bookmarkStart w:id="6693" w:name="_Toc29250590"/>
      <w:bookmarkStart w:id="6694" w:name="_Toc185435505"/>
      <w:r w:rsidRPr="00963ED8">
        <w:rPr>
          <w:rStyle w:val="Ttulo3Car"/>
          <w:i/>
          <w:iCs/>
          <w:color w:val="E36C0A" w:themeColor="accent6" w:themeShade="BF"/>
          <w:sz w:val="24"/>
          <w:lang w:val="es-CO"/>
          <w:rPrChange w:id="6695" w:author="Massiel Nayibe Moreno Ladino" w:date="2025-01-15T12:59:00Z" w16du:dateUtc="2025-01-15T17:59:00Z">
            <w:rPr>
              <w:rStyle w:val="Ttulo3Car"/>
              <w:i/>
              <w:iCs/>
              <w:color w:val="E36C0A" w:themeColor="accent6" w:themeShade="BF"/>
              <w:sz w:val="24"/>
            </w:rPr>
          </w:rPrChange>
        </w:rPr>
        <w:t>14</w:t>
      </w:r>
      <w:r w:rsidR="00C524A6" w:rsidRPr="00963ED8">
        <w:rPr>
          <w:rStyle w:val="Ttulo3Car"/>
          <w:i/>
          <w:color w:val="E36C0A" w:themeColor="accent6" w:themeShade="BF"/>
          <w:sz w:val="24"/>
          <w:lang w:val="es-CO"/>
          <w:rPrChange w:id="6696" w:author="Massiel Nayibe Moreno Ladino" w:date="2025-01-15T12:59:00Z" w16du:dateUtc="2025-01-15T17:59:00Z">
            <w:rPr>
              <w:rStyle w:val="Ttulo3Car"/>
              <w:i/>
              <w:color w:val="E36C0A" w:themeColor="accent6" w:themeShade="BF"/>
              <w:sz w:val="24"/>
            </w:rPr>
          </w:rPrChange>
        </w:rPr>
        <w:t>.</w:t>
      </w:r>
      <w:r w:rsidRPr="00963ED8">
        <w:rPr>
          <w:rStyle w:val="Ttulo3Car"/>
          <w:i/>
          <w:iCs/>
          <w:color w:val="E36C0A" w:themeColor="accent6" w:themeShade="BF"/>
          <w:sz w:val="24"/>
          <w:lang w:val="es-CO"/>
          <w:rPrChange w:id="6697" w:author="Massiel Nayibe Moreno Ladino" w:date="2025-01-15T12:59:00Z" w16du:dateUtc="2025-01-15T17:59:00Z">
            <w:rPr>
              <w:rStyle w:val="Ttulo3Car"/>
              <w:i/>
              <w:iCs/>
              <w:color w:val="E36C0A" w:themeColor="accent6" w:themeShade="BF"/>
              <w:sz w:val="24"/>
            </w:rPr>
          </w:rPrChange>
        </w:rPr>
        <w:t>7</w:t>
      </w:r>
      <w:r w:rsidR="00C524A6" w:rsidRPr="00963ED8">
        <w:rPr>
          <w:rStyle w:val="Ttulo3Car"/>
          <w:i/>
          <w:color w:val="E36C0A" w:themeColor="accent6" w:themeShade="BF"/>
          <w:sz w:val="24"/>
          <w:lang w:val="es-CO"/>
          <w:rPrChange w:id="6698" w:author="Massiel Nayibe Moreno Ladino" w:date="2025-01-15T12:59:00Z" w16du:dateUtc="2025-01-15T17:59:00Z">
            <w:rPr>
              <w:rStyle w:val="Ttulo3Car"/>
              <w:i/>
              <w:color w:val="E36C0A" w:themeColor="accent6" w:themeShade="BF"/>
              <w:sz w:val="24"/>
            </w:rPr>
          </w:rPrChange>
        </w:rPr>
        <w:t>.</w:t>
      </w:r>
      <w:r w:rsidRPr="00963ED8">
        <w:rPr>
          <w:rStyle w:val="Ttulo3Car"/>
          <w:i/>
          <w:iCs/>
          <w:color w:val="E36C0A" w:themeColor="accent6" w:themeShade="BF"/>
          <w:sz w:val="24"/>
          <w:lang w:val="es-CO"/>
          <w:rPrChange w:id="6699" w:author="Massiel Nayibe Moreno Ladino" w:date="2025-01-15T12:59:00Z" w16du:dateUtc="2025-01-15T17:59:00Z">
            <w:rPr>
              <w:rStyle w:val="Ttulo3Car"/>
              <w:i/>
              <w:iCs/>
              <w:color w:val="E36C0A" w:themeColor="accent6" w:themeShade="BF"/>
              <w:sz w:val="24"/>
            </w:rPr>
          </w:rPrChange>
        </w:rPr>
        <w:t>6</w:t>
      </w:r>
      <w:r w:rsidR="00C524A6" w:rsidRPr="00963ED8">
        <w:rPr>
          <w:rStyle w:val="Ttulo3Car"/>
          <w:i/>
          <w:color w:val="E36C0A" w:themeColor="accent6" w:themeShade="BF"/>
          <w:sz w:val="24"/>
          <w:lang w:val="es-CO"/>
          <w:rPrChange w:id="6700" w:author="Massiel Nayibe Moreno Ladino" w:date="2025-01-15T12:59:00Z" w16du:dateUtc="2025-01-15T17:59:00Z">
            <w:rPr>
              <w:rStyle w:val="Ttulo3Car"/>
              <w:i/>
              <w:color w:val="E36C0A" w:themeColor="accent6" w:themeShade="BF"/>
              <w:sz w:val="24"/>
            </w:rPr>
          </w:rPrChange>
        </w:rPr>
        <w:t xml:space="preserve">.1 Pago de dietas al personal de la oficina local </w:t>
      </w:r>
      <w:bookmarkEnd w:id="6693"/>
      <w:bookmarkEnd w:id="6694"/>
    </w:p>
    <w:p w14:paraId="291B3679" w14:textId="77777777" w:rsidR="00441859" w:rsidRPr="00963ED8" w:rsidRDefault="00DE7F5C">
      <w:pPr>
        <w:spacing w:line="360" w:lineRule="auto"/>
        <w:jc w:val="both"/>
        <w:rPr>
          <w:rFonts w:cs="Times New Roman"/>
          <w:lang w:val="es-CO"/>
          <w:rPrChange w:id="6701" w:author="Massiel Nayibe Moreno Ladino" w:date="2025-01-15T12:59:00Z" w16du:dateUtc="2025-01-15T17:59:00Z">
            <w:rPr>
              <w:rFonts w:cs="Times New Roman"/>
            </w:rPr>
          </w:rPrChange>
        </w:rPr>
      </w:pPr>
      <w:r w:rsidRPr="00963ED8">
        <w:rPr>
          <w:rFonts w:cs="Times New Roman"/>
          <w:lang w:val="es-CO"/>
          <w:rPrChange w:id="6702" w:author="Massiel Nayibe Moreno Ladino" w:date="2025-01-15T12:59:00Z" w16du:dateUtc="2025-01-15T17:59:00Z">
            <w:rPr>
              <w:rFonts w:cs="Times New Roman"/>
            </w:rPr>
          </w:rPrChange>
        </w:rPr>
        <w:t xml:space="preserve">El personal local de las oficinas exteriores, incluido el </w:t>
      </w:r>
      <w:r w:rsidR="007D2757" w:rsidRPr="00963ED8">
        <w:rPr>
          <w:rFonts w:cs="Times New Roman"/>
          <w:lang w:val="es-CO"/>
          <w:rPrChange w:id="6703" w:author="Massiel Nayibe Moreno Ladino" w:date="2025-01-15T12:59:00Z" w16du:dateUtc="2025-01-15T17:59:00Z">
            <w:rPr>
              <w:rFonts w:cs="Times New Roman"/>
            </w:rPr>
          </w:rPrChange>
        </w:rPr>
        <w:t xml:space="preserve">DP </w:t>
      </w:r>
      <w:r w:rsidRPr="00963ED8">
        <w:rPr>
          <w:rFonts w:cs="Times New Roman"/>
          <w:lang w:val="es-CO"/>
          <w:rPrChange w:id="6704" w:author="Massiel Nayibe Moreno Ladino" w:date="2025-01-15T12:59:00Z" w16du:dateUtc="2025-01-15T17:59:00Z">
            <w:rPr>
              <w:rFonts w:cs="Times New Roman"/>
            </w:rPr>
          </w:rPrChange>
        </w:rPr>
        <w:t>y todos los demás viajeros locales fuera de EE</w:t>
      </w:r>
      <w:r w:rsidR="00B63D16" w:rsidRPr="00963ED8">
        <w:rPr>
          <w:rFonts w:cs="Times New Roman"/>
          <w:lang w:val="es-CO"/>
          <w:rPrChange w:id="6705" w:author="Massiel Nayibe Moreno Ladino" w:date="2025-01-15T12:59:00Z" w16du:dateUtc="2025-01-15T17:59:00Z">
            <w:rPr>
              <w:rFonts w:cs="Times New Roman"/>
            </w:rPr>
          </w:rPrChange>
        </w:rPr>
        <w:t>.</w:t>
      </w:r>
      <w:r w:rsidRPr="00963ED8">
        <w:rPr>
          <w:rFonts w:cs="Times New Roman"/>
          <w:lang w:val="es-CO"/>
          <w:rPrChange w:id="6706" w:author="Massiel Nayibe Moreno Ladino" w:date="2025-01-15T12:59:00Z" w16du:dateUtc="2025-01-15T17:59:00Z">
            <w:rPr>
              <w:rFonts w:cs="Times New Roman"/>
            </w:rPr>
          </w:rPrChange>
        </w:rPr>
        <w:t>UU</w:t>
      </w:r>
      <w:r w:rsidR="00B63D16" w:rsidRPr="00963ED8">
        <w:rPr>
          <w:rFonts w:cs="Times New Roman"/>
          <w:lang w:val="es-CO"/>
          <w:rPrChange w:id="6707" w:author="Massiel Nayibe Moreno Ladino" w:date="2025-01-15T12:59:00Z" w16du:dateUtc="2025-01-15T17:59:00Z">
            <w:rPr>
              <w:rFonts w:cs="Times New Roman"/>
            </w:rPr>
          </w:rPrChange>
        </w:rPr>
        <w:t>.</w:t>
      </w:r>
      <w:r w:rsidRPr="00963ED8">
        <w:rPr>
          <w:rFonts w:cs="Times New Roman"/>
          <w:lang w:val="es-CO"/>
          <w:rPrChange w:id="6708" w:author="Massiel Nayibe Moreno Ladino" w:date="2025-01-15T12:59:00Z" w16du:dateUtc="2025-01-15T17:59:00Z">
            <w:rPr>
              <w:rFonts w:cs="Times New Roman"/>
            </w:rPr>
          </w:rPrChange>
        </w:rPr>
        <w:t xml:space="preserve">, recibirán sus dietas tras presentar la autorización de viaje aprobada a través de </w:t>
      </w:r>
      <w:r w:rsidR="007D717B" w:rsidRPr="00963ED8">
        <w:rPr>
          <w:rFonts w:cs="Times New Roman"/>
          <w:lang w:val="es-CO"/>
          <w:rPrChange w:id="6709" w:author="Massiel Nayibe Moreno Ladino" w:date="2025-01-15T12:59:00Z" w16du:dateUtc="2025-01-15T17:59:00Z">
            <w:rPr>
              <w:rFonts w:cs="Times New Roman"/>
            </w:rPr>
          </w:rPrChange>
        </w:rPr>
        <w:t>Replicon</w:t>
      </w:r>
      <w:r w:rsidRPr="00963ED8">
        <w:rPr>
          <w:rFonts w:cs="Times New Roman"/>
          <w:lang w:val="es-CO"/>
          <w:rPrChange w:id="6710" w:author="Massiel Nayibe Moreno Ladino" w:date="2025-01-15T12:59:00Z" w16du:dateUtc="2025-01-15T17:59:00Z">
            <w:rPr>
              <w:rFonts w:cs="Times New Roman"/>
            </w:rPr>
          </w:rPrChange>
        </w:rPr>
        <w:t xml:space="preserve">. La solicitud de dietas con la autorización de viaje adjunta como justificante deberá ser presentada por cada empleado en </w:t>
      </w:r>
      <w:r w:rsidR="005E7F8A" w:rsidRPr="00963ED8">
        <w:rPr>
          <w:rFonts w:cs="Times New Roman"/>
          <w:lang w:val="es-CO"/>
          <w:rPrChange w:id="6711" w:author="Massiel Nayibe Moreno Ladino" w:date="2025-01-15T12:59:00Z" w16du:dateUtc="2025-01-15T17:59:00Z">
            <w:rPr>
              <w:rFonts w:cs="Times New Roman"/>
            </w:rPr>
          </w:rPrChange>
        </w:rPr>
        <w:t xml:space="preserve">Replicon </w:t>
      </w:r>
      <w:r w:rsidRPr="00963ED8">
        <w:rPr>
          <w:rFonts w:cs="Times New Roman"/>
          <w:lang w:val="es-CO"/>
          <w:rPrChange w:id="6712" w:author="Massiel Nayibe Moreno Ladino" w:date="2025-01-15T12:59:00Z" w16du:dateUtc="2025-01-15T17:59:00Z">
            <w:rPr>
              <w:rFonts w:cs="Times New Roman"/>
            </w:rPr>
          </w:rPrChange>
        </w:rPr>
        <w:t xml:space="preserve">y, a continuación, aprobada por el supervisor correspondiente </w:t>
      </w:r>
      <w:r w:rsidR="00643A8C" w:rsidRPr="00963ED8">
        <w:rPr>
          <w:rFonts w:cs="Times New Roman"/>
          <w:lang w:val="es-CO"/>
          <w:rPrChange w:id="6713" w:author="Massiel Nayibe Moreno Ladino" w:date="2025-01-15T12:59:00Z" w16du:dateUtc="2025-01-15T17:59:00Z">
            <w:rPr>
              <w:rFonts w:cs="Times New Roman"/>
            </w:rPr>
          </w:rPrChange>
        </w:rPr>
        <w:t xml:space="preserve">en </w:t>
      </w:r>
      <w:r w:rsidR="005E7F8A" w:rsidRPr="00963ED8">
        <w:rPr>
          <w:rFonts w:cs="Times New Roman"/>
          <w:lang w:val="es-CO"/>
          <w:rPrChange w:id="6714" w:author="Massiel Nayibe Moreno Ladino" w:date="2025-01-15T12:59:00Z" w16du:dateUtc="2025-01-15T17:59:00Z">
            <w:rPr>
              <w:rFonts w:cs="Times New Roman"/>
            </w:rPr>
          </w:rPrChange>
        </w:rPr>
        <w:t>Replicon</w:t>
      </w:r>
      <w:r w:rsidRPr="00963ED8">
        <w:rPr>
          <w:rFonts w:cs="Times New Roman"/>
          <w:lang w:val="es-CO"/>
          <w:rPrChange w:id="6715" w:author="Massiel Nayibe Moreno Ladino" w:date="2025-01-15T12:59:00Z" w16du:dateUtc="2025-01-15T17:59:00Z">
            <w:rPr>
              <w:rFonts w:cs="Times New Roman"/>
            </w:rPr>
          </w:rPrChange>
        </w:rPr>
        <w:t>. Una vez completada, esta información se enviará al Departamento Financiero de la Oficina Federal para su pago directo en la cuenta bancaria del empleado en un plazo de 30 días.</w:t>
      </w:r>
      <w:r w:rsidR="0011599F" w:rsidRPr="00963ED8">
        <w:rPr>
          <w:rFonts w:cs="Times New Roman"/>
          <w:lang w:val="es-CO"/>
          <w:rPrChange w:id="6716" w:author="Massiel Nayibe Moreno Ladino" w:date="2025-01-15T12:59:00Z" w16du:dateUtc="2025-01-15T17:59:00Z">
            <w:rPr>
              <w:rFonts w:cs="Times New Roman"/>
            </w:rPr>
          </w:rPrChange>
        </w:rPr>
        <w:t xml:space="preserve"> Para convertir los valores de las dietas en USD a la moneda local debe utilizarse el tipo de cambio preconfigurado en Replicon.</w:t>
      </w:r>
    </w:p>
    <w:p w14:paraId="14057A08" w14:textId="77777777" w:rsidR="00441859" w:rsidRPr="00963ED8" w:rsidRDefault="00DE7F5C">
      <w:pPr>
        <w:pStyle w:val="Ttulo2"/>
        <w:jc w:val="both"/>
        <w:rPr>
          <w:lang w:val="es-CO"/>
          <w:rPrChange w:id="6717" w:author="Massiel Nayibe Moreno Ladino" w:date="2025-01-15T12:59:00Z" w16du:dateUtc="2025-01-15T17:59:00Z">
            <w:rPr/>
          </w:rPrChange>
        </w:rPr>
      </w:pPr>
      <w:bookmarkStart w:id="6718" w:name="_Toc29250591"/>
      <w:bookmarkStart w:id="6719" w:name="_Toc185435506"/>
      <w:r w:rsidRPr="00963ED8">
        <w:rPr>
          <w:lang w:val="es-CO"/>
          <w:rPrChange w:id="6720" w:author="Massiel Nayibe Moreno Ladino" w:date="2025-01-15T12:59:00Z" w16du:dateUtc="2025-01-15T17:59:00Z">
            <w:rPr/>
          </w:rPrChange>
        </w:rPr>
        <w:lastRenderedPageBreak/>
        <w:t>14.</w:t>
      </w:r>
      <w:r w:rsidR="0011599F" w:rsidRPr="00963ED8">
        <w:rPr>
          <w:lang w:val="es-CO"/>
          <w:rPrChange w:id="6721" w:author="Massiel Nayibe Moreno Ladino" w:date="2025-01-15T12:59:00Z" w16du:dateUtc="2025-01-15T17:59:00Z">
            <w:rPr/>
          </w:rPrChange>
        </w:rPr>
        <w:t xml:space="preserve">8 </w:t>
      </w:r>
      <w:r w:rsidRPr="00963ED8">
        <w:rPr>
          <w:lang w:val="es-CO"/>
          <w:rPrChange w:id="6722" w:author="Massiel Nayibe Moreno Ladino" w:date="2025-01-15T12:59:00Z" w16du:dateUtc="2025-01-15T17:59:00Z">
            <w:rPr/>
          </w:rPrChange>
        </w:rPr>
        <w:t>Solicitudes de reembolso (partidas no per diem)</w:t>
      </w:r>
      <w:bookmarkEnd w:id="6718"/>
      <w:bookmarkEnd w:id="6719"/>
    </w:p>
    <w:p w14:paraId="31272F9E" w14:textId="77777777" w:rsidR="00441859" w:rsidRPr="00963ED8" w:rsidRDefault="00DE7F5C">
      <w:pPr>
        <w:spacing w:line="360" w:lineRule="auto"/>
        <w:jc w:val="both"/>
        <w:rPr>
          <w:rFonts w:cs="Times New Roman"/>
          <w:lang w:val="es-CO"/>
          <w:rPrChange w:id="6723" w:author="Massiel Nayibe Moreno Ladino" w:date="2025-01-15T12:59:00Z" w16du:dateUtc="2025-01-15T17:59:00Z">
            <w:rPr>
              <w:rFonts w:cs="Times New Roman"/>
            </w:rPr>
          </w:rPrChange>
        </w:rPr>
      </w:pPr>
      <w:r w:rsidRPr="00963ED8">
        <w:rPr>
          <w:rFonts w:cs="Times New Roman"/>
          <w:lang w:val="es-CO"/>
          <w:rPrChange w:id="6724" w:author="Massiel Nayibe Moreno Ladino" w:date="2025-01-15T12:59:00Z" w16du:dateUtc="2025-01-15T17:59:00Z">
            <w:rPr>
              <w:rFonts w:cs="Times New Roman"/>
            </w:rPr>
          </w:rPrChange>
        </w:rPr>
        <w:t xml:space="preserve">Los gastos admisibles que pueden presentarse para su reembolso según lo descrito anteriormente (alojamiento, coches de alquiler, vehículos personales, </w:t>
      </w:r>
      <w:r w:rsidR="002A64F5" w:rsidRPr="00963ED8">
        <w:rPr>
          <w:rFonts w:cs="Times New Roman"/>
          <w:lang w:val="es-CO"/>
          <w:rPrChange w:id="6725" w:author="Massiel Nayibe Moreno Ladino" w:date="2025-01-15T12:59:00Z" w16du:dateUtc="2025-01-15T17:59:00Z">
            <w:rPr>
              <w:rFonts w:cs="Times New Roman"/>
            </w:rPr>
          </w:rPrChange>
        </w:rPr>
        <w:t xml:space="preserve">billetes de avión </w:t>
      </w:r>
      <w:r w:rsidRPr="00963ED8">
        <w:rPr>
          <w:rFonts w:cs="Times New Roman"/>
          <w:lang w:val="es-CO"/>
          <w:rPrChange w:id="6726" w:author="Massiel Nayibe Moreno Ladino" w:date="2025-01-15T12:59:00Z" w16du:dateUtc="2025-01-15T17:59:00Z">
            <w:rPr>
              <w:rFonts w:cs="Times New Roman"/>
            </w:rPr>
          </w:rPrChange>
        </w:rPr>
        <w:t xml:space="preserve">y trenes) son todos los gastos razonables que son esenciales y están directamente relacionados con los objetivos de la subvención y/o la finalidad principal del viaje. </w:t>
      </w:r>
    </w:p>
    <w:p w14:paraId="475A8868" w14:textId="77777777" w:rsidR="00441859" w:rsidRPr="00963ED8" w:rsidRDefault="00DE7F5C">
      <w:pPr>
        <w:pStyle w:val="Ttulo3"/>
        <w:jc w:val="both"/>
        <w:rPr>
          <w:lang w:val="es-CO"/>
          <w:rPrChange w:id="6727" w:author="Massiel Nayibe Moreno Ladino" w:date="2025-01-15T12:59:00Z" w16du:dateUtc="2025-01-15T17:59:00Z">
            <w:rPr/>
          </w:rPrChange>
        </w:rPr>
      </w:pPr>
      <w:bookmarkStart w:id="6728" w:name="_Toc29250592"/>
      <w:bookmarkStart w:id="6729" w:name="_Toc185435507"/>
      <w:r w:rsidRPr="00963ED8">
        <w:rPr>
          <w:rStyle w:val="Ttulo3Car"/>
          <w:b/>
          <w:bCs/>
          <w:lang w:val="es-CO"/>
          <w:rPrChange w:id="6730" w:author="Massiel Nayibe Moreno Ladino" w:date="2025-01-15T12:59:00Z" w16du:dateUtc="2025-01-15T17:59:00Z">
            <w:rPr>
              <w:rStyle w:val="Ttulo3Car"/>
              <w:b/>
              <w:bCs/>
            </w:rPr>
          </w:rPrChange>
        </w:rPr>
        <w:t>14.</w:t>
      </w:r>
      <w:r w:rsidR="0011599F" w:rsidRPr="00963ED8">
        <w:rPr>
          <w:rStyle w:val="Ttulo3Car"/>
          <w:b/>
          <w:bCs/>
          <w:lang w:val="es-CO"/>
          <w:rPrChange w:id="6731" w:author="Massiel Nayibe Moreno Ladino" w:date="2025-01-15T12:59:00Z" w16du:dateUtc="2025-01-15T17:59:00Z">
            <w:rPr>
              <w:rStyle w:val="Ttulo3Car"/>
              <w:b/>
              <w:bCs/>
            </w:rPr>
          </w:rPrChange>
        </w:rPr>
        <w:t>8</w:t>
      </w:r>
      <w:r w:rsidRPr="00963ED8">
        <w:rPr>
          <w:rStyle w:val="Ttulo3Car"/>
          <w:b/>
          <w:bCs/>
          <w:lang w:val="es-CO"/>
          <w:rPrChange w:id="6732" w:author="Massiel Nayibe Moreno Ladino" w:date="2025-01-15T12:59:00Z" w16du:dateUtc="2025-01-15T17:59:00Z">
            <w:rPr>
              <w:rStyle w:val="Ttulo3Car"/>
              <w:b/>
              <w:bCs/>
            </w:rPr>
          </w:rPrChange>
        </w:rPr>
        <w:t xml:space="preserve">.1 Informes de gastos para reembolso - Personal de la oficina exterior de </w:t>
      </w:r>
      <w:r w:rsidR="006F3F15" w:rsidRPr="00963ED8">
        <w:rPr>
          <w:rStyle w:val="Ttulo3Car"/>
          <w:b/>
          <w:bCs/>
          <w:lang w:val="es-CO"/>
          <w:rPrChange w:id="6733" w:author="Massiel Nayibe Moreno Ladino" w:date="2025-01-15T12:59:00Z" w16du:dateUtc="2025-01-15T17:59:00Z">
            <w:rPr>
              <w:rStyle w:val="Ttulo3Car"/>
              <w:b/>
              <w:bCs/>
            </w:rPr>
          </w:rPrChange>
        </w:rPr>
        <w:t xml:space="preserve">Colombia </w:t>
      </w:r>
      <w:bookmarkEnd w:id="6728"/>
      <w:bookmarkEnd w:id="6729"/>
    </w:p>
    <w:p w14:paraId="772FC69C" w14:textId="77777777" w:rsidR="00441859" w:rsidRDefault="00DE7F5C">
      <w:pPr>
        <w:spacing w:line="360" w:lineRule="auto"/>
        <w:jc w:val="both"/>
        <w:rPr>
          <w:rFonts w:cs="Times New Roman"/>
        </w:rPr>
      </w:pPr>
      <w:r w:rsidRPr="00963ED8">
        <w:rPr>
          <w:rFonts w:cs="Times New Roman"/>
          <w:lang w:val="es-CO"/>
          <w:rPrChange w:id="6734" w:author="Massiel Nayibe Moreno Ladino" w:date="2025-01-15T12:59:00Z" w16du:dateUtc="2025-01-15T17:59:00Z">
            <w:rPr>
              <w:rFonts w:cs="Times New Roman"/>
            </w:rPr>
          </w:rPrChange>
        </w:rPr>
        <w:t xml:space="preserve">A más tardar 30 días después del último día de un viaje en caso necesario (en el que las compras no se realicen por cuenta del viajero con antelación), deberá prepararse una solicitud de reembolso </w:t>
      </w:r>
      <w:r w:rsidR="00303F9A" w:rsidRPr="00963ED8">
        <w:rPr>
          <w:rFonts w:cs="Times New Roman"/>
          <w:lang w:val="es-CO"/>
          <w:rPrChange w:id="6735" w:author="Massiel Nayibe Moreno Ladino" w:date="2025-01-15T12:59:00Z" w16du:dateUtc="2025-01-15T17:59:00Z">
            <w:rPr>
              <w:rFonts w:cs="Times New Roman"/>
            </w:rPr>
          </w:rPrChange>
        </w:rPr>
        <w:t xml:space="preserve">en Replicon </w:t>
      </w:r>
      <w:r w:rsidRPr="00963ED8">
        <w:rPr>
          <w:rFonts w:cs="Times New Roman"/>
          <w:lang w:val="es-CO"/>
          <w:rPrChange w:id="6736" w:author="Massiel Nayibe Moreno Ladino" w:date="2025-01-15T12:59:00Z" w16du:dateUtc="2025-01-15T17:59:00Z">
            <w:rPr>
              <w:rFonts w:cs="Times New Roman"/>
            </w:rPr>
          </w:rPrChange>
        </w:rPr>
        <w:t>y presentarse al Departamento Financiero de la Oficina Federal</w:t>
      </w:r>
      <w:r w:rsidR="003860E2" w:rsidRPr="00963ED8">
        <w:rPr>
          <w:rFonts w:cs="Times New Roman"/>
          <w:lang w:val="es-CO"/>
          <w:rPrChange w:id="6737" w:author="Massiel Nayibe Moreno Ladino" w:date="2025-01-15T12:59:00Z" w16du:dateUtc="2025-01-15T17:59:00Z">
            <w:rPr>
              <w:rFonts w:cs="Times New Roman"/>
            </w:rPr>
          </w:rPrChange>
        </w:rPr>
        <w:t xml:space="preserve">. </w:t>
      </w:r>
      <w:r w:rsidRPr="00963ED8">
        <w:rPr>
          <w:rFonts w:cs="Times New Roman"/>
          <w:lang w:val="es-CO"/>
          <w:rPrChange w:id="6738" w:author="Massiel Nayibe Moreno Ladino" w:date="2025-01-15T12:59:00Z" w16du:dateUtc="2025-01-15T17:59:00Z">
            <w:rPr>
              <w:rFonts w:cs="Times New Roman"/>
            </w:rPr>
          </w:rPrChange>
        </w:rPr>
        <w:t xml:space="preserve">El método para solicitar el reembolso de </w:t>
      </w:r>
      <w:r w:rsidR="001447C3" w:rsidRPr="00963ED8">
        <w:rPr>
          <w:rFonts w:cs="Times New Roman"/>
          <w:lang w:val="es-CO"/>
          <w:rPrChange w:id="6739" w:author="Massiel Nayibe Moreno Ladino" w:date="2025-01-15T12:59:00Z" w16du:dateUtc="2025-01-15T17:59:00Z">
            <w:rPr>
              <w:rFonts w:cs="Times New Roman"/>
            </w:rPr>
          </w:rPrChange>
        </w:rPr>
        <w:t xml:space="preserve">gastos </w:t>
      </w:r>
      <w:r w:rsidRPr="00963ED8">
        <w:rPr>
          <w:rFonts w:cs="Times New Roman"/>
          <w:lang w:val="es-CO"/>
          <w:rPrChange w:id="6740" w:author="Massiel Nayibe Moreno Ladino" w:date="2025-01-15T12:59:00Z" w16du:dateUtc="2025-01-15T17:59:00Z">
            <w:rPr>
              <w:rFonts w:cs="Times New Roman"/>
            </w:rPr>
          </w:rPrChange>
        </w:rPr>
        <w:t>se realizará a través de la aplicación Replicon</w:t>
      </w:r>
      <w:r w:rsidR="008354DA" w:rsidRPr="00963ED8">
        <w:rPr>
          <w:rFonts w:cs="Times New Roman"/>
          <w:lang w:val="es-CO"/>
          <w:rPrChange w:id="6741" w:author="Massiel Nayibe Moreno Ladino" w:date="2025-01-15T12:59:00Z" w16du:dateUtc="2025-01-15T17:59:00Z">
            <w:rPr>
              <w:rFonts w:cs="Times New Roman"/>
            </w:rPr>
          </w:rPrChange>
        </w:rPr>
        <w:t>.</w:t>
      </w:r>
      <w:r w:rsidRPr="00963ED8">
        <w:rPr>
          <w:rFonts w:cs="Times New Roman"/>
          <w:lang w:val="es-CO"/>
          <w:rPrChange w:id="6742" w:author="Massiel Nayibe Moreno Ladino" w:date="2025-01-15T12:59:00Z" w16du:dateUtc="2025-01-15T17:59:00Z">
            <w:rPr>
              <w:rFonts w:cs="Times New Roman"/>
            </w:rPr>
          </w:rPrChange>
        </w:rPr>
        <w:t xml:space="preserve"> </w:t>
      </w:r>
      <w:r w:rsidRPr="255DC594">
        <w:rPr>
          <w:rFonts w:cs="Times New Roman"/>
        </w:rPr>
        <w:t>Este informe deberá incluir lo siguiente</w:t>
      </w:r>
    </w:p>
    <w:p w14:paraId="7EE33DC9" w14:textId="77777777" w:rsidR="00441859" w:rsidRPr="00963ED8" w:rsidRDefault="00DE7F5C">
      <w:pPr>
        <w:pStyle w:val="Prrafodelista"/>
        <w:numPr>
          <w:ilvl w:val="0"/>
          <w:numId w:val="20"/>
        </w:numPr>
        <w:spacing w:after="200" w:line="360" w:lineRule="auto"/>
        <w:jc w:val="both"/>
        <w:rPr>
          <w:rFonts w:cs="Times New Roman"/>
          <w:lang w:val="es-CO"/>
          <w:rPrChange w:id="6743" w:author="Massiel Nayibe Moreno Ladino" w:date="2025-01-15T12:59:00Z" w16du:dateUtc="2025-01-15T17:59:00Z">
            <w:rPr>
              <w:rFonts w:cs="Times New Roman"/>
            </w:rPr>
          </w:rPrChange>
        </w:rPr>
      </w:pPr>
      <w:r w:rsidRPr="00963ED8">
        <w:rPr>
          <w:rFonts w:cs="Times New Roman"/>
          <w:lang w:val="es-CO"/>
          <w:rPrChange w:id="6744" w:author="Massiel Nayibe Moreno Ladino" w:date="2025-01-15T12:59:00Z" w16du:dateUtc="2025-01-15T17:59:00Z">
            <w:rPr>
              <w:rFonts w:cs="Times New Roman"/>
            </w:rPr>
          </w:rPrChange>
        </w:rPr>
        <w:t xml:space="preserve">Una autorización de viaje debidamente cumplimentada </w:t>
      </w:r>
    </w:p>
    <w:p w14:paraId="6EC6569B" w14:textId="77777777" w:rsidR="00441859" w:rsidRPr="00963ED8" w:rsidRDefault="00DE7F5C">
      <w:pPr>
        <w:pStyle w:val="Prrafodelista"/>
        <w:numPr>
          <w:ilvl w:val="0"/>
          <w:numId w:val="20"/>
        </w:numPr>
        <w:spacing w:after="200" w:line="360" w:lineRule="auto"/>
        <w:jc w:val="both"/>
        <w:rPr>
          <w:rFonts w:cs="Times New Roman"/>
          <w:lang w:val="es-CO"/>
          <w:rPrChange w:id="6745" w:author="Massiel Nayibe Moreno Ladino" w:date="2025-01-15T12:59:00Z" w16du:dateUtc="2025-01-15T17:59:00Z">
            <w:rPr>
              <w:rFonts w:cs="Times New Roman"/>
            </w:rPr>
          </w:rPrChange>
        </w:rPr>
      </w:pPr>
      <w:r w:rsidRPr="00963ED8">
        <w:rPr>
          <w:rFonts w:cs="Times New Roman"/>
          <w:lang w:val="es-CO"/>
          <w:rPrChange w:id="6746" w:author="Massiel Nayibe Moreno Ladino" w:date="2025-01-15T12:59:00Z" w16du:dateUtc="2025-01-15T17:59:00Z">
            <w:rPr>
              <w:rFonts w:cs="Times New Roman"/>
            </w:rPr>
          </w:rPrChange>
        </w:rPr>
        <w:t xml:space="preserve">Informe de gastos que incluya toda la documentación adecuada y copias de los recibos adjuntos para todos los artículos que superen los 25 </w:t>
      </w:r>
      <w:r w:rsidR="00C70CEA" w:rsidRPr="00963ED8">
        <w:rPr>
          <w:rFonts w:cs="Times New Roman"/>
          <w:lang w:val="es-CO"/>
          <w:rPrChange w:id="6747" w:author="Massiel Nayibe Moreno Ladino" w:date="2025-01-15T12:59:00Z" w16du:dateUtc="2025-01-15T17:59:00Z">
            <w:rPr>
              <w:rFonts w:cs="Times New Roman"/>
            </w:rPr>
          </w:rPrChange>
        </w:rPr>
        <w:t xml:space="preserve">USD </w:t>
      </w:r>
      <w:r w:rsidR="00E437B1" w:rsidRPr="00963ED8">
        <w:rPr>
          <w:rFonts w:cs="Times New Roman"/>
          <w:lang w:val="es-CO"/>
          <w:rPrChange w:id="6748" w:author="Massiel Nayibe Moreno Ladino" w:date="2025-01-15T12:59:00Z" w16du:dateUtc="2025-01-15T17:59:00Z">
            <w:rPr>
              <w:rFonts w:cs="Times New Roman"/>
            </w:rPr>
          </w:rPrChange>
        </w:rPr>
        <w:t>o el equivalente local en COP</w:t>
      </w:r>
      <w:r w:rsidRPr="00963ED8">
        <w:rPr>
          <w:rFonts w:cs="Times New Roman"/>
          <w:lang w:val="es-CO"/>
          <w:rPrChange w:id="6749" w:author="Massiel Nayibe Moreno Ladino" w:date="2025-01-15T12:59:00Z" w16du:dateUtc="2025-01-15T17:59:00Z">
            <w:rPr>
              <w:rFonts w:cs="Times New Roman"/>
            </w:rPr>
          </w:rPrChange>
        </w:rPr>
        <w:t xml:space="preserve">. </w:t>
      </w:r>
    </w:p>
    <w:p w14:paraId="49F56B9F" w14:textId="77777777" w:rsidR="00441859" w:rsidRPr="00963ED8" w:rsidRDefault="00DE7F5C">
      <w:pPr>
        <w:pStyle w:val="Prrafodelista"/>
        <w:numPr>
          <w:ilvl w:val="1"/>
          <w:numId w:val="20"/>
        </w:numPr>
        <w:spacing w:after="200" w:line="360" w:lineRule="auto"/>
        <w:jc w:val="both"/>
        <w:rPr>
          <w:rFonts w:cs="Times New Roman"/>
          <w:lang w:val="es-CO"/>
          <w:rPrChange w:id="6750" w:author="Massiel Nayibe Moreno Ladino" w:date="2025-01-15T12:59:00Z" w16du:dateUtc="2025-01-15T17:59:00Z">
            <w:rPr>
              <w:rFonts w:cs="Times New Roman"/>
            </w:rPr>
          </w:rPrChange>
        </w:rPr>
      </w:pPr>
      <w:r w:rsidRPr="00963ED8">
        <w:rPr>
          <w:rFonts w:cs="Times New Roman"/>
          <w:lang w:val="es-CO"/>
          <w:rPrChange w:id="6751" w:author="Massiel Nayibe Moreno Ladino" w:date="2025-01-15T12:59:00Z" w16du:dateUtc="2025-01-15T17:59:00Z">
            <w:rPr>
              <w:rFonts w:cs="Times New Roman"/>
            </w:rPr>
          </w:rPrChange>
        </w:rPr>
        <w:t xml:space="preserve">Tenga en cuenta que un extracto bancario o de tarjeta de crédito no es documentación suficiente para un recibo. Si no se ha obtenido documentación suficiente, deberá rellenarse una declaración jurada que confirme que los gastos se realizaron por motivos profesionales y que no incluían alcohol. En </w:t>
      </w:r>
      <w:r>
        <w:fldChar w:fldCharType="begin"/>
      </w:r>
      <w:r w:rsidRPr="00963ED8">
        <w:rPr>
          <w:lang w:val="es-CO"/>
          <w:rPrChange w:id="6752" w:author="Massiel Nayibe Moreno Ladino" w:date="2025-01-15T12:59:00Z" w16du:dateUtc="2025-01-15T17:59:00Z">
            <w:rPr/>
          </w:rPrChange>
        </w:rPr>
        <w:instrText>HYPERLINK "HYPERLINK" \l "_Annex_M"</w:instrText>
      </w:r>
      <w:r>
        <w:fldChar w:fldCharType="separate"/>
      </w:r>
      <w:r w:rsidRPr="00963ED8">
        <w:rPr>
          <w:rStyle w:val="Hipervnculo"/>
          <w:rFonts w:cs="Times New Roman"/>
          <w:lang w:val="es-CO"/>
          <w:rPrChange w:id="6753" w:author="Massiel Nayibe Moreno Ladino" w:date="2025-01-15T12:59:00Z" w16du:dateUtc="2025-01-15T17:59:00Z">
            <w:rPr>
              <w:rStyle w:val="Hipervnculo"/>
              <w:rFonts w:cs="Times New Roman"/>
            </w:rPr>
          </w:rPrChange>
        </w:rPr>
        <w:t xml:space="preserve">el Anexo </w:t>
      </w:r>
      <w:r w:rsidR="0070063A" w:rsidRPr="00963ED8">
        <w:rPr>
          <w:rStyle w:val="Hipervnculo"/>
          <w:rFonts w:cs="Times New Roman"/>
          <w:lang w:val="es-CO"/>
          <w:rPrChange w:id="6754" w:author="Massiel Nayibe Moreno Ladino" w:date="2025-01-15T12:59:00Z" w16du:dateUtc="2025-01-15T17:59:00Z">
            <w:rPr>
              <w:rStyle w:val="Hipervnculo"/>
              <w:rFonts w:cs="Times New Roman"/>
            </w:rPr>
          </w:rPrChange>
        </w:rPr>
        <w:t>S</w:t>
      </w:r>
      <w:r>
        <w:fldChar w:fldCharType="end"/>
      </w:r>
      <w:r w:rsidRPr="00963ED8">
        <w:rPr>
          <w:rFonts w:cs="Times New Roman"/>
          <w:lang w:val="es-CO"/>
          <w:rPrChange w:id="6755" w:author="Massiel Nayibe Moreno Ladino" w:date="2025-01-15T12:59:00Z" w16du:dateUtc="2025-01-15T17:59:00Z">
            <w:rPr>
              <w:rFonts w:cs="Times New Roman"/>
            </w:rPr>
          </w:rPrChange>
        </w:rPr>
        <w:t xml:space="preserve"> figura un modelo de declaración jurada.</w:t>
      </w:r>
    </w:p>
    <w:p w14:paraId="672EA194" w14:textId="77777777" w:rsidR="00441859" w:rsidRDefault="00DE7F5C">
      <w:pPr>
        <w:pStyle w:val="Prrafodelista"/>
        <w:numPr>
          <w:ilvl w:val="0"/>
          <w:numId w:val="20"/>
        </w:numPr>
        <w:spacing w:after="200" w:line="360" w:lineRule="auto"/>
        <w:jc w:val="both"/>
        <w:rPr>
          <w:rFonts w:cs="Times New Roman"/>
          <w:lang w:val="pt-BR"/>
        </w:rPr>
      </w:pPr>
      <w:r w:rsidRPr="00963ED8">
        <w:rPr>
          <w:rFonts w:cs="Times New Roman"/>
          <w:lang w:val="es-CO"/>
          <w:rPrChange w:id="6756" w:author="Massiel Nayibe Moreno Ladino" w:date="2025-01-15T12:59:00Z" w16du:dateUtc="2025-01-15T17:59:00Z">
            <w:rPr>
              <w:rFonts w:cs="Times New Roman"/>
            </w:rPr>
          </w:rPrChange>
        </w:rPr>
        <w:t>El tipo de cambio se rellena automáticamente en Replicon utilizando el tipo de cambio medio del mes anterior.</w:t>
      </w:r>
      <w:r w:rsidR="00C524A6" w:rsidRPr="0050671C">
        <w:rPr>
          <w:rFonts w:cs="Times New Roman"/>
          <w:lang w:val="pt-BR"/>
        </w:rPr>
        <w:t xml:space="preserve">Oanda: </w:t>
      </w:r>
      <w:r w:rsidR="00E228BA">
        <w:fldChar w:fldCharType="begin"/>
      </w:r>
      <w:r w:rsidR="00E228BA" w:rsidRPr="00963ED8">
        <w:rPr>
          <w:lang w:val="es-CO"/>
          <w:rPrChange w:id="6757" w:author="Massiel Nayibe Moreno Ladino" w:date="2025-01-15T12:59:00Z" w16du:dateUtc="2025-01-15T17:59:00Z">
            <w:rPr/>
          </w:rPrChange>
        </w:rPr>
        <w:instrText>HYPERLINK "https://www.oanda.com/fx-for-business/historical-rates"</w:instrText>
      </w:r>
      <w:r w:rsidR="00E228BA">
        <w:fldChar w:fldCharType="separate"/>
      </w:r>
      <w:r w:rsidR="00E228BA" w:rsidRPr="00727BA6">
        <w:rPr>
          <w:rStyle w:val="Hipervnculo"/>
          <w:rFonts w:cs="Times New Roman"/>
          <w:lang w:val="pt-BR"/>
        </w:rPr>
        <w:t>https:</w:t>
      </w:r>
      <w:r w:rsidR="00E228BA">
        <w:fldChar w:fldCharType="end"/>
      </w:r>
      <w:r w:rsidR="00744154">
        <w:rPr>
          <w:rFonts w:cs="Times New Roman"/>
          <w:lang w:val="pt-BR"/>
        </w:rPr>
        <w:t xml:space="preserve">//www.oanda.com/fx-for-business/historical-rates </w:t>
      </w:r>
    </w:p>
    <w:p w14:paraId="02F99D69" w14:textId="77777777" w:rsidR="00441859" w:rsidRPr="00963ED8" w:rsidRDefault="00DE7F5C">
      <w:pPr>
        <w:pStyle w:val="Ttulo2"/>
        <w:jc w:val="both"/>
        <w:rPr>
          <w:lang w:val="es-CO"/>
          <w:rPrChange w:id="6758" w:author="Massiel Nayibe Moreno Ladino" w:date="2025-01-15T12:59:00Z" w16du:dateUtc="2025-01-15T17:59:00Z">
            <w:rPr/>
          </w:rPrChange>
        </w:rPr>
      </w:pPr>
      <w:bookmarkStart w:id="6759" w:name="_Toc29250593"/>
      <w:bookmarkStart w:id="6760" w:name="_Toc185435508"/>
      <w:r w:rsidRPr="00963ED8">
        <w:rPr>
          <w:lang w:val="es-CO"/>
          <w:rPrChange w:id="6761" w:author="Massiel Nayibe Moreno Ladino" w:date="2025-01-15T12:59:00Z" w16du:dateUtc="2025-01-15T17:59:00Z">
            <w:rPr/>
          </w:rPrChange>
        </w:rPr>
        <w:t>14.</w:t>
      </w:r>
      <w:r w:rsidR="00FA2DC1" w:rsidRPr="00963ED8">
        <w:rPr>
          <w:lang w:val="es-CO"/>
          <w:rPrChange w:id="6762" w:author="Massiel Nayibe Moreno Ladino" w:date="2025-01-15T12:59:00Z" w16du:dateUtc="2025-01-15T17:59:00Z">
            <w:rPr/>
          </w:rPrChange>
        </w:rPr>
        <w:t xml:space="preserve">9 </w:t>
      </w:r>
      <w:r w:rsidRPr="00963ED8">
        <w:rPr>
          <w:lang w:val="es-CO"/>
          <w:rPrChange w:id="6763" w:author="Massiel Nayibe Moreno Ladino" w:date="2025-01-15T12:59:00Z" w16du:dateUtc="2025-01-15T17:59:00Z">
            <w:rPr/>
          </w:rPrChange>
        </w:rPr>
        <w:t>Desplazamientos personales durante viajes de trabajo</w:t>
      </w:r>
      <w:bookmarkEnd w:id="6759"/>
      <w:bookmarkEnd w:id="6760"/>
    </w:p>
    <w:p w14:paraId="3D18752D" w14:textId="77777777" w:rsidR="00441859" w:rsidRPr="00963ED8" w:rsidRDefault="00DE7F5C">
      <w:pPr>
        <w:spacing w:line="360" w:lineRule="auto"/>
        <w:jc w:val="both"/>
        <w:rPr>
          <w:lang w:val="es-CO"/>
          <w:rPrChange w:id="6764" w:author="Massiel Nayibe Moreno Ladino" w:date="2025-01-15T12:59:00Z" w16du:dateUtc="2025-01-15T17:59:00Z">
            <w:rPr/>
          </w:rPrChange>
        </w:rPr>
      </w:pPr>
      <w:r w:rsidRPr="00963ED8">
        <w:rPr>
          <w:rFonts w:cs="Times New Roman"/>
          <w:lang w:val="es-CO"/>
          <w:rPrChange w:id="6765" w:author="Massiel Nayibe Moreno Ladino" w:date="2025-01-15T12:59:00Z" w16du:dateUtc="2025-01-15T17:59:00Z">
            <w:rPr>
              <w:rFonts w:cs="Times New Roman"/>
            </w:rPr>
          </w:rPrChange>
        </w:rPr>
        <w:t xml:space="preserve">Si, </w:t>
      </w:r>
      <w:r w:rsidR="00A12CC5" w:rsidRPr="00963ED8">
        <w:rPr>
          <w:rFonts w:cs="Times New Roman"/>
          <w:lang w:val="es-CO"/>
          <w:rPrChange w:id="6766" w:author="Massiel Nayibe Moreno Ladino" w:date="2025-01-15T12:59:00Z" w16du:dateUtc="2025-01-15T17:59:00Z">
            <w:rPr>
              <w:rFonts w:cs="Times New Roman"/>
            </w:rPr>
          </w:rPrChange>
        </w:rPr>
        <w:t xml:space="preserve">por motivos personales, el viajero desea ir a lugares distintos de los que figuran en el itinerario autorizado de los Socios, puede reservar y debe pagar esas reservas y los costes adicionales. Para documentar la diferencia de precio, el viajero deberá elaborar un cálculo de costes. Para ello, el viajero deberá obtener dos presupuestos de nuestras agencias de viajes, 1) para las fechas y rutas aprobadas por el POA, y 2) para las fechas y/o rutas preferidas por el viajero. El viajero debe proporcionar una copia del presupuesto al Equipo de Cumplimiento si está reservando un viaje </w:t>
      </w:r>
      <w:r w:rsidR="00A12CC5" w:rsidRPr="00963ED8">
        <w:rPr>
          <w:rFonts w:cs="Times New Roman"/>
          <w:lang w:val="es-CO"/>
          <w:rPrChange w:id="6767" w:author="Massiel Nayibe Moreno Ladino" w:date="2025-01-15T12:59:00Z" w16du:dateUtc="2025-01-15T17:59:00Z">
            <w:rPr>
              <w:rFonts w:cs="Times New Roman"/>
            </w:rPr>
          </w:rPrChange>
        </w:rPr>
        <w:lastRenderedPageBreak/>
        <w:t>personal. Si el coste del vuelo es un precio de billete más barato incluyendo días personales al principio o al final del viaje, el viajero no tiene que reembolsar ningún dinero. Los viajeros sólo son responsables de pagar la diferencia del precio del billete. Por ejemplo, las fechas de viaje por el coste del billete de negocios equivalen a 500 $, las fechas de viaje que incluyen una parte personal del viaje equivalen a 600 $, el personal debe reembolsar a los socios la diferencia de 100 $ entre el coste del billete de negocios y la parte personal del viaje. Si el viaje personal se reserva con el mismo billete que el viaje autorizado por Compañeros, el viajero será responsable de cubrir su viaje personal dentro de los 10 días siguientes a la reserva. La documentación apropiada que demuestre los costos adicionales deberá ser archivada con fines de auditoría</w:t>
      </w:r>
      <w:r w:rsidR="00201CDE" w:rsidRPr="00963ED8">
        <w:rPr>
          <w:rFonts w:asciiTheme="majorHAnsi" w:hAnsiTheme="majorHAnsi" w:cstheme="majorHAnsi"/>
          <w:lang w:val="es-CO"/>
          <w:rPrChange w:id="6768" w:author="Massiel Nayibe Moreno Ladino" w:date="2025-01-15T12:59:00Z" w16du:dateUtc="2025-01-15T17:59:00Z">
            <w:rPr>
              <w:rFonts w:asciiTheme="majorHAnsi" w:hAnsiTheme="majorHAnsi" w:cstheme="majorHAnsi"/>
            </w:rPr>
          </w:rPrChange>
        </w:rPr>
        <w:t xml:space="preserve">. </w:t>
      </w:r>
    </w:p>
    <w:p w14:paraId="6E540362" w14:textId="77777777" w:rsidR="00441859" w:rsidRPr="00963ED8" w:rsidRDefault="00126FD7">
      <w:pPr>
        <w:pStyle w:val="Ttulo1"/>
        <w:rPr>
          <w:lang w:val="es-CO"/>
          <w:rPrChange w:id="6769" w:author="Massiel Nayibe Moreno Ladino" w:date="2025-01-15T12:59:00Z" w16du:dateUtc="2025-01-15T17:59:00Z">
            <w:rPr/>
          </w:rPrChange>
        </w:rPr>
      </w:pPr>
      <w:bookmarkStart w:id="6770" w:name="_Toc185435509"/>
      <w:r w:rsidRPr="00963ED8">
        <w:rPr>
          <w:lang w:val="es-CO"/>
          <w:rPrChange w:id="6771" w:author="Massiel Nayibe Moreno Ladino" w:date="2025-01-15T12:59:00Z" w16du:dateUtc="2025-01-15T17:59:00Z">
            <w:rPr/>
          </w:rPrChange>
        </w:rPr>
        <w:t>Política y procedimiento de vehículos</w:t>
      </w:r>
      <w:bookmarkEnd w:id="6770"/>
    </w:p>
    <w:p w14:paraId="2812B4BF" w14:textId="77777777" w:rsidR="00441859" w:rsidRPr="00963ED8" w:rsidRDefault="00DE7F5C">
      <w:pPr>
        <w:pStyle w:val="Ttulo2"/>
        <w:rPr>
          <w:lang w:val="es-CO"/>
          <w:rPrChange w:id="6772" w:author="Massiel Nayibe Moreno Ladino" w:date="2025-01-15T12:59:00Z" w16du:dateUtc="2025-01-15T17:59:00Z">
            <w:rPr/>
          </w:rPrChange>
        </w:rPr>
      </w:pPr>
      <w:bookmarkStart w:id="6773" w:name="_Toc184806985"/>
      <w:bookmarkStart w:id="6774" w:name="_Toc82539629"/>
      <w:bookmarkStart w:id="6775" w:name="_Toc185435510"/>
      <w:r w:rsidRPr="00963ED8">
        <w:rPr>
          <w:lang w:val="es-CO"/>
          <w:rPrChange w:id="6776" w:author="Massiel Nayibe Moreno Ladino" w:date="2025-01-15T12:59:00Z" w16du:dateUtc="2025-01-15T17:59:00Z">
            <w:rPr/>
          </w:rPrChange>
        </w:rPr>
        <w:t>15.1 Visión general de la política de vehículos</w:t>
      </w:r>
      <w:bookmarkEnd w:id="6773"/>
      <w:bookmarkEnd w:id="6774"/>
      <w:bookmarkEnd w:id="6775"/>
    </w:p>
    <w:p w14:paraId="70ACDDD3" w14:textId="77777777" w:rsidR="00441859" w:rsidRPr="00963ED8" w:rsidRDefault="00DE7F5C">
      <w:pPr>
        <w:spacing w:line="360" w:lineRule="auto"/>
        <w:jc w:val="both"/>
        <w:rPr>
          <w:rFonts w:cs="Times New Roman"/>
          <w:lang w:val="es-CO"/>
          <w:rPrChange w:id="6777" w:author="Massiel Nayibe Moreno Ladino" w:date="2025-01-15T12:59:00Z" w16du:dateUtc="2025-01-15T17:59:00Z">
            <w:rPr>
              <w:rFonts w:cs="Times New Roman"/>
            </w:rPr>
          </w:rPrChange>
        </w:rPr>
      </w:pPr>
      <w:r w:rsidRPr="00963ED8">
        <w:rPr>
          <w:rFonts w:cs="Times New Roman"/>
          <w:lang w:val="es-CO"/>
          <w:rPrChange w:id="6778" w:author="Massiel Nayibe Moreno Ladino" w:date="2025-01-15T12:59:00Z" w16du:dateUtc="2025-01-15T17:59:00Z">
            <w:rPr>
              <w:rFonts w:cs="Times New Roman"/>
            </w:rPr>
          </w:rPrChange>
        </w:rPr>
        <w:t xml:space="preserve">Partners </w:t>
      </w:r>
      <w:r w:rsidR="007E7936" w:rsidRPr="00963ED8">
        <w:rPr>
          <w:rFonts w:cs="Times New Roman"/>
          <w:lang w:val="es-CO"/>
          <w:rPrChange w:id="6779" w:author="Massiel Nayibe Moreno Ladino" w:date="2025-01-15T12:59:00Z" w16du:dateUtc="2025-01-15T17:59:00Z">
            <w:rPr>
              <w:rFonts w:cs="Times New Roman"/>
            </w:rPr>
          </w:rPrChange>
        </w:rPr>
        <w:t xml:space="preserve">Colombia </w:t>
      </w:r>
      <w:r w:rsidRPr="00963ED8">
        <w:rPr>
          <w:rFonts w:cs="Times New Roman"/>
          <w:lang w:val="es-CO"/>
          <w:rPrChange w:id="6780" w:author="Massiel Nayibe Moreno Ladino" w:date="2025-01-15T12:59:00Z" w16du:dateUtc="2025-01-15T17:59:00Z">
            <w:rPr>
              <w:rFonts w:cs="Times New Roman"/>
            </w:rPr>
          </w:rPrChange>
        </w:rPr>
        <w:t xml:space="preserve">tiene vehículos de la compañía/proyectos que pueden estar disponibles solamente para propósitos de negocios. Todos los empleados deben cumplir con la siguiente política que describe los procesos para operar, abastecer de combustible, mantener, llevar registros y, en general, administrar los vehículos de propiedad, alquilados o arrendados por Partners. La política tiene por objeto reducir los riesgos para Partners y su personal mediante el establecimiento de restricciones razonables sobre el uso, mantenimiento y gestión de los vehículos de propiedad, alquilados o arrendados directamente por Partners. Cada </w:t>
      </w:r>
      <w:r w:rsidR="00320E81" w:rsidRPr="00963ED8">
        <w:rPr>
          <w:rFonts w:cs="Times New Roman"/>
          <w:lang w:val="es-CO"/>
          <w:rPrChange w:id="6781" w:author="Massiel Nayibe Moreno Ladino" w:date="2025-01-15T12:59:00Z" w16du:dateUtc="2025-01-15T17:59:00Z">
            <w:rPr>
              <w:rFonts w:cs="Times New Roman"/>
            </w:rPr>
          </w:rPrChange>
        </w:rPr>
        <w:t xml:space="preserve">DP </w:t>
      </w:r>
      <w:r w:rsidRPr="00963ED8">
        <w:rPr>
          <w:rFonts w:cs="Times New Roman"/>
          <w:lang w:val="es-CO"/>
          <w:rPrChange w:id="6782" w:author="Massiel Nayibe Moreno Ladino" w:date="2025-01-15T12:59:00Z" w16du:dateUtc="2025-01-15T17:59:00Z">
            <w:rPr>
              <w:rFonts w:cs="Times New Roman"/>
            </w:rPr>
          </w:rPrChange>
        </w:rPr>
        <w:t xml:space="preserve">es responsable del cumplimiento de la política de cualquier vehículo propiedad de Partners o alquilado por Partners en el marco de su proyecto. Para los propósitos de esta política un "Vehículo" se define como automóviles, camiones, motocicletas, o cualquier otro vehículo motorizado propiedad de Compañeros </w:t>
      </w:r>
      <w:r w:rsidR="007E7936" w:rsidRPr="00963ED8">
        <w:rPr>
          <w:rFonts w:cs="Times New Roman"/>
          <w:lang w:val="es-CO"/>
          <w:rPrChange w:id="6783" w:author="Massiel Nayibe Moreno Ladino" w:date="2025-01-15T12:59:00Z" w16du:dateUtc="2025-01-15T17:59:00Z">
            <w:rPr>
              <w:rFonts w:cs="Times New Roman"/>
            </w:rPr>
          </w:rPrChange>
        </w:rPr>
        <w:t>Colombia</w:t>
      </w:r>
      <w:r w:rsidRPr="00963ED8">
        <w:rPr>
          <w:rFonts w:cs="Times New Roman"/>
          <w:lang w:val="es-CO"/>
          <w:rPrChange w:id="6784" w:author="Massiel Nayibe Moreno Ladino" w:date="2025-01-15T12:59:00Z" w16du:dateUtc="2025-01-15T17:59:00Z">
            <w:rPr>
              <w:rFonts w:cs="Times New Roman"/>
            </w:rPr>
          </w:rPrChange>
        </w:rPr>
        <w:t>. El incumplimiento de esta política constituirá una falta grave y resultará en una acción disciplinaria que puede incluir el despido.</w:t>
      </w:r>
    </w:p>
    <w:p w14:paraId="32C6CAB5" w14:textId="77777777" w:rsidR="00441859" w:rsidRPr="00963ED8" w:rsidRDefault="00DE7F5C">
      <w:pPr>
        <w:pStyle w:val="Ttulo2"/>
        <w:rPr>
          <w:lang w:val="es-CO"/>
          <w:rPrChange w:id="6785" w:author="Massiel Nayibe Moreno Ladino" w:date="2025-01-15T12:59:00Z" w16du:dateUtc="2025-01-15T17:59:00Z">
            <w:rPr/>
          </w:rPrChange>
        </w:rPr>
      </w:pPr>
      <w:bookmarkStart w:id="6786" w:name="_Toc184806986"/>
      <w:bookmarkStart w:id="6787" w:name="_Toc185435511"/>
      <w:r w:rsidRPr="00963ED8">
        <w:rPr>
          <w:lang w:val="es-CO"/>
          <w:rPrChange w:id="6788" w:author="Massiel Nayibe Moreno Ladino" w:date="2025-01-15T12:59:00Z" w16du:dateUtc="2025-01-15T17:59:00Z">
            <w:rPr/>
          </w:rPrChange>
        </w:rPr>
        <w:t xml:space="preserve">15.2 Autorización para el Uso de Vehículos </w:t>
      </w:r>
      <w:r w:rsidR="007E7936" w:rsidRPr="00963ED8">
        <w:rPr>
          <w:lang w:val="es-CO"/>
          <w:rPrChange w:id="6789" w:author="Massiel Nayibe Moreno Ladino" w:date="2025-01-15T12:59:00Z" w16du:dateUtc="2025-01-15T17:59:00Z">
            <w:rPr/>
          </w:rPrChange>
        </w:rPr>
        <w:t xml:space="preserve">de </w:t>
      </w:r>
      <w:r w:rsidRPr="00963ED8">
        <w:rPr>
          <w:lang w:val="es-CO"/>
          <w:rPrChange w:id="6790" w:author="Massiel Nayibe Moreno Ladino" w:date="2025-01-15T12:59:00Z" w16du:dateUtc="2025-01-15T17:59:00Z">
            <w:rPr/>
          </w:rPrChange>
        </w:rPr>
        <w:t xml:space="preserve">Partners </w:t>
      </w:r>
      <w:r w:rsidR="007E7936" w:rsidRPr="00963ED8">
        <w:rPr>
          <w:lang w:val="es-CO"/>
          <w:rPrChange w:id="6791" w:author="Massiel Nayibe Moreno Ladino" w:date="2025-01-15T12:59:00Z" w16du:dateUtc="2025-01-15T17:59:00Z">
            <w:rPr/>
          </w:rPrChange>
        </w:rPr>
        <w:t>Colombia</w:t>
      </w:r>
      <w:bookmarkEnd w:id="6786"/>
      <w:bookmarkEnd w:id="6787"/>
    </w:p>
    <w:p w14:paraId="0F5B60B1" w14:textId="77777777" w:rsidR="00441859" w:rsidRPr="00963ED8" w:rsidRDefault="00DE7F5C">
      <w:pPr>
        <w:spacing w:line="360" w:lineRule="auto"/>
        <w:jc w:val="both"/>
        <w:rPr>
          <w:rFonts w:cs="Times New Roman"/>
          <w:color w:val="000000" w:themeColor="text1"/>
          <w:lang w:val="es-CO"/>
          <w:rPrChange w:id="6792"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6793" w:author="Massiel Nayibe Moreno Ladino" w:date="2025-01-15T12:59:00Z" w16du:dateUtc="2025-01-15T17:59:00Z">
            <w:rPr>
              <w:rFonts w:cs="Times New Roman"/>
              <w:color w:val="000000" w:themeColor="text1"/>
            </w:rPr>
          </w:rPrChange>
        </w:rPr>
        <w:t xml:space="preserve">Sólo los empleados autorizados o los conductores externos aprobados pueden conducir vehículos de Compañeros. Todos los empleados autorizados y conductores externos aprobados deben estar nombrados/cobijados por pólizas de seguro locales y/o internacionales. La autorización puede </w:t>
      </w:r>
      <w:r w:rsidRPr="00963ED8">
        <w:rPr>
          <w:rFonts w:cs="Times New Roman"/>
          <w:color w:val="000000" w:themeColor="text1"/>
          <w:lang w:val="es-CO"/>
          <w:rPrChange w:id="6794" w:author="Massiel Nayibe Moreno Ladino" w:date="2025-01-15T12:59:00Z" w16du:dateUtc="2025-01-15T17:59:00Z">
            <w:rPr>
              <w:rFonts w:cs="Times New Roman"/>
              <w:color w:val="000000" w:themeColor="text1"/>
            </w:rPr>
          </w:rPrChange>
        </w:rPr>
        <w:lastRenderedPageBreak/>
        <w:t xml:space="preserve">otorgarse por un período corto y único o por períodos más prolongados, hasta la duración total del proyecto en el que se utilizará el vehículo. La autorización podrá ser revocada en función de cambios en el contexto de seguridad, accidentes u otros usos indebidos de los vehículos, operación del vehículo por conductores no autorizados, falta de seguimiento del kilometraje u otros incumplimientos de esta política. Para ser conductor autorizado de un vehículo de los Socios, debe cumplimentarse el </w:t>
      </w:r>
      <w:r>
        <w:fldChar w:fldCharType="begin"/>
      </w:r>
      <w:r w:rsidRPr="00963ED8">
        <w:rPr>
          <w:lang w:val="es-CO"/>
          <w:rPrChange w:id="6795" w:author="Massiel Nayibe Moreno Ladino" w:date="2025-01-15T12:59:00Z" w16du:dateUtc="2025-01-15T17:59:00Z">
            <w:rPr/>
          </w:rPrChange>
        </w:rPr>
        <w:instrText>HYPERLINK \l "_Attachment_1_–"</w:instrText>
      </w:r>
      <w:r>
        <w:fldChar w:fldCharType="separate"/>
      </w:r>
      <w:r w:rsidRPr="00963ED8">
        <w:rPr>
          <w:rStyle w:val="Hipervnculo"/>
          <w:rFonts w:cs="Times New Roman"/>
          <w:lang w:val="es-CO"/>
          <w:rPrChange w:id="6796" w:author="Massiel Nayibe Moreno Ladino" w:date="2025-01-15T12:59:00Z" w16du:dateUtc="2025-01-15T17:59:00Z">
            <w:rPr>
              <w:rStyle w:val="Hipervnculo"/>
              <w:rFonts w:cs="Times New Roman"/>
            </w:rPr>
          </w:rPrChange>
        </w:rPr>
        <w:t>formulario de autorización que figura en el anexo 1</w:t>
      </w:r>
      <w:r>
        <w:fldChar w:fldCharType="end"/>
      </w:r>
      <w:r w:rsidRPr="00963ED8">
        <w:rPr>
          <w:rFonts w:cs="Times New Roman"/>
          <w:color w:val="000000" w:themeColor="text1"/>
          <w:lang w:val="es-CO"/>
          <w:rPrChange w:id="6797" w:author="Massiel Nayibe Moreno Ladino" w:date="2025-01-15T12:59:00Z" w16du:dateUtc="2025-01-15T17:59:00Z">
            <w:rPr>
              <w:rFonts w:cs="Times New Roman"/>
              <w:color w:val="000000" w:themeColor="text1"/>
            </w:rPr>
          </w:rPrChange>
        </w:rPr>
        <w:t xml:space="preserve">. </w:t>
      </w:r>
      <w:r>
        <w:fldChar w:fldCharType="begin"/>
      </w:r>
      <w:r w:rsidRPr="00963ED8">
        <w:rPr>
          <w:lang w:val="es-CO"/>
          <w:rPrChange w:id="6798" w:author="Massiel Nayibe Moreno Ladino" w:date="2025-01-15T12:59:00Z" w16du:dateUtc="2025-01-15T17:59:00Z">
            <w:rPr/>
          </w:rPrChange>
        </w:rPr>
        <w:instrText>HYPERLINK "https://app.pandadoc.com/a/" \l "/templates/R9rYeoYNuT7EzV7bAL6UHk"</w:instrText>
      </w:r>
      <w:r>
        <w:fldChar w:fldCharType="separate"/>
      </w:r>
      <w:r w:rsidRPr="00963ED8">
        <w:rPr>
          <w:rStyle w:val="Hipervnculo"/>
          <w:rFonts w:cs="Times New Roman"/>
          <w:lang w:val="es-CO"/>
          <w:rPrChange w:id="6799" w:author="Massiel Nayibe Moreno Ladino" w:date="2025-01-15T12:59:00Z" w16du:dateUtc="2025-01-15T17:59:00Z">
            <w:rPr>
              <w:rStyle w:val="Hipervnculo"/>
              <w:rFonts w:cs="Times New Roman"/>
            </w:rPr>
          </w:rPrChange>
        </w:rPr>
        <w:t>Disponible en Pandadoc aquí</w:t>
      </w:r>
      <w:r>
        <w:fldChar w:fldCharType="end"/>
      </w:r>
      <w:r w:rsidRPr="00963ED8">
        <w:rPr>
          <w:rFonts w:cs="Times New Roman"/>
          <w:color w:val="000000" w:themeColor="text1"/>
          <w:lang w:val="es-CO"/>
          <w:rPrChange w:id="6800" w:author="Massiel Nayibe Moreno Ladino" w:date="2025-01-15T12:59:00Z" w16du:dateUtc="2025-01-15T17:59:00Z">
            <w:rPr>
              <w:rFonts w:cs="Times New Roman"/>
              <w:color w:val="000000" w:themeColor="text1"/>
            </w:rPr>
          </w:rPrChange>
        </w:rPr>
        <w:t>.</w:t>
      </w:r>
    </w:p>
    <w:p w14:paraId="3F991F19" w14:textId="77777777" w:rsidR="00441859" w:rsidRPr="00963ED8" w:rsidRDefault="00DE7F5C">
      <w:pPr>
        <w:pStyle w:val="Ttulo2"/>
        <w:rPr>
          <w:lang w:val="es-CO"/>
          <w:rPrChange w:id="6801" w:author="Massiel Nayibe Moreno Ladino" w:date="2025-01-15T12:59:00Z" w16du:dateUtc="2025-01-15T17:59:00Z">
            <w:rPr/>
          </w:rPrChange>
        </w:rPr>
      </w:pPr>
      <w:bookmarkStart w:id="6802" w:name="_Toc184806987"/>
      <w:bookmarkStart w:id="6803" w:name="_Toc185435512"/>
      <w:r w:rsidRPr="00963ED8">
        <w:rPr>
          <w:lang w:val="es-CO"/>
          <w:rPrChange w:id="6804" w:author="Massiel Nayibe Moreno Ladino" w:date="2025-01-15T12:59:00Z" w16du:dateUtc="2025-01-15T17:59:00Z">
            <w:rPr/>
          </w:rPrChange>
        </w:rPr>
        <w:t>15.3 Requisitos generales sobre el uso de vehículos de los socios</w:t>
      </w:r>
      <w:bookmarkEnd w:id="6802"/>
      <w:bookmarkEnd w:id="6803"/>
    </w:p>
    <w:p w14:paraId="704ACFC8" w14:textId="77777777" w:rsidR="00441859" w:rsidRPr="00963ED8" w:rsidRDefault="00DE7F5C">
      <w:pPr>
        <w:spacing w:line="360" w:lineRule="auto"/>
        <w:jc w:val="both"/>
        <w:rPr>
          <w:rFonts w:cs="Times New Roman"/>
          <w:lang w:val="es-CO"/>
          <w:rPrChange w:id="6805" w:author="Massiel Nayibe Moreno Ladino" w:date="2025-01-15T12:59:00Z" w16du:dateUtc="2025-01-15T17:59:00Z">
            <w:rPr>
              <w:rFonts w:cs="Times New Roman"/>
            </w:rPr>
          </w:rPrChange>
        </w:rPr>
      </w:pPr>
      <w:r w:rsidRPr="00963ED8">
        <w:rPr>
          <w:rFonts w:cs="Times New Roman"/>
          <w:lang w:val="es-CO"/>
          <w:rPrChange w:id="6806" w:author="Massiel Nayibe Moreno Ladino" w:date="2025-01-15T12:59:00Z" w16du:dateUtc="2025-01-15T17:59:00Z">
            <w:rPr>
              <w:rFonts w:cs="Times New Roman"/>
            </w:rPr>
          </w:rPrChange>
        </w:rPr>
        <w:t>Todos los empleados que utilicen vehículos de la empresa deben cumplir los siguientes requisitos:</w:t>
      </w:r>
    </w:p>
    <w:p w14:paraId="0002FC32" w14:textId="77777777" w:rsidR="00126FD7" w:rsidRPr="00963ED8" w:rsidRDefault="00126FD7" w:rsidP="00126FD7">
      <w:pPr>
        <w:spacing w:line="360" w:lineRule="auto"/>
        <w:jc w:val="both"/>
        <w:rPr>
          <w:rFonts w:cs="Times New Roman"/>
          <w:lang w:val="es-CO"/>
          <w:rPrChange w:id="6807" w:author="Massiel Nayibe Moreno Ladino" w:date="2025-01-15T12:59:00Z" w16du:dateUtc="2025-01-15T17:59:00Z">
            <w:rPr>
              <w:rFonts w:cs="Times New Roman"/>
            </w:rPr>
          </w:rPrChange>
        </w:rPr>
      </w:pPr>
    </w:p>
    <w:p w14:paraId="0112135C" w14:textId="77777777" w:rsidR="00441859" w:rsidRPr="00963ED8" w:rsidRDefault="00DE7F5C">
      <w:pPr>
        <w:pStyle w:val="Prrafodelista"/>
        <w:numPr>
          <w:ilvl w:val="0"/>
          <w:numId w:val="40"/>
        </w:numPr>
        <w:autoSpaceDE w:val="0"/>
        <w:autoSpaceDN w:val="0"/>
        <w:adjustRightInd w:val="0"/>
        <w:spacing w:line="360" w:lineRule="auto"/>
        <w:jc w:val="both"/>
        <w:rPr>
          <w:rFonts w:cs="Times New Roman"/>
          <w:color w:val="000000" w:themeColor="text1"/>
          <w:lang w:val="es-CO"/>
          <w:rPrChange w:id="6808" w:author="Massiel Nayibe Moreno Ladino" w:date="2025-01-15T12:59:00Z" w16du:dateUtc="2025-01-15T17:59:00Z">
            <w:rPr>
              <w:rFonts w:cs="Times New Roman"/>
              <w:color w:val="000000" w:themeColor="text1"/>
            </w:rPr>
          </w:rPrChange>
        </w:rPr>
      </w:pPr>
      <w:r w:rsidRPr="00963ED8">
        <w:rPr>
          <w:rFonts w:cs="Times New Roman"/>
          <w:lang w:val="es-CO"/>
          <w:rPrChange w:id="6809" w:author="Massiel Nayibe Moreno Ladino" w:date="2025-01-15T12:59:00Z" w16du:dateUtc="2025-01-15T17:59:00Z">
            <w:rPr>
              <w:rFonts w:cs="Times New Roman"/>
            </w:rPr>
          </w:rPrChange>
        </w:rPr>
        <w:t>Sólo los empleados autorizados de Partners pueden conducir vehículos de la empresa.</w:t>
      </w:r>
    </w:p>
    <w:p w14:paraId="2D7D72E2" w14:textId="77777777" w:rsidR="00441859" w:rsidRPr="00963ED8" w:rsidRDefault="00DE7F5C">
      <w:pPr>
        <w:pStyle w:val="Prrafodelista"/>
        <w:numPr>
          <w:ilvl w:val="0"/>
          <w:numId w:val="40"/>
        </w:numPr>
        <w:spacing w:line="360" w:lineRule="auto"/>
        <w:jc w:val="both"/>
        <w:rPr>
          <w:rFonts w:cs="Times New Roman"/>
          <w:lang w:val="es-CO"/>
          <w:rPrChange w:id="6810" w:author="Massiel Nayibe Moreno Ladino" w:date="2025-01-15T12:59:00Z" w16du:dateUtc="2025-01-15T17:59:00Z">
            <w:rPr>
              <w:rFonts w:cs="Times New Roman"/>
            </w:rPr>
          </w:rPrChange>
        </w:rPr>
      </w:pPr>
      <w:r w:rsidRPr="00963ED8">
        <w:rPr>
          <w:rFonts w:cs="Times New Roman"/>
          <w:lang w:val="es-CO"/>
          <w:rPrChange w:id="6811" w:author="Massiel Nayibe Moreno Ladino" w:date="2025-01-15T12:59:00Z" w16du:dateUtc="2025-01-15T17:59:00Z">
            <w:rPr>
              <w:rFonts w:cs="Times New Roman"/>
            </w:rPr>
          </w:rPrChange>
        </w:rPr>
        <w:t xml:space="preserve">Partners pone a disposición de sus empleados vehículos para uso profesional con el fin de permitirles conducir en misiones profesionales designadas. Los vehículos de la empresa </w:t>
      </w:r>
      <w:r w:rsidRPr="00963ED8">
        <w:rPr>
          <w:rFonts w:cs="Times New Roman"/>
          <w:b/>
          <w:bCs/>
          <w:u w:val="single"/>
          <w:lang w:val="es-CO"/>
          <w:rPrChange w:id="6812" w:author="Massiel Nayibe Moreno Ladino" w:date="2025-01-15T12:59:00Z" w16du:dateUtc="2025-01-15T17:59:00Z">
            <w:rPr>
              <w:rFonts w:cs="Times New Roman"/>
              <w:b/>
              <w:bCs/>
              <w:u w:val="single"/>
            </w:rPr>
          </w:rPrChange>
        </w:rPr>
        <w:t xml:space="preserve">sólo </w:t>
      </w:r>
      <w:r w:rsidRPr="00963ED8">
        <w:rPr>
          <w:rFonts w:cs="Times New Roman"/>
          <w:lang w:val="es-CO"/>
          <w:rPrChange w:id="6813" w:author="Massiel Nayibe Moreno Ladino" w:date="2025-01-15T12:59:00Z" w16du:dateUtc="2025-01-15T17:59:00Z">
            <w:rPr>
              <w:rFonts w:cs="Times New Roman"/>
            </w:rPr>
          </w:rPrChange>
        </w:rPr>
        <w:t>deben utilizarse para viajes de negocios.</w:t>
      </w:r>
    </w:p>
    <w:p w14:paraId="40AD265D" w14:textId="77777777" w:rsidR="00441859" w:rsidRPr="00963ED8" w:rsidRDefault="00DE7F5C">
      <w:pPr>
        <w:pStyle w:val="Prrafodelista"/>
        <w:numPr>
          <w:ilvl w:val="0"/>
          <w:numId w:val="40"/>
        </w:numPr>
        <w:autoSpaceDE w:val="0"/>
        <w:autoSpaceDN w:val="0"/>
        <w:adjustRightInd w:val="0"/>
        <w:spacing w:line="360" w:lineRule="auto"/>
        <w:jc w:val="both"/>
        <w:rPr>
          <w:rFonts w:cs="Times New Roman"/>
          <w:color w:val="000000" w:themeColor="text1"/>
          <w:lang w:val="es-CO"/>
          <w:rPrChange w:id="6814"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6815" w:author="Massiel Nayibe Moreno Ladino" w:date="2025-01-15T12:59:00Z" w16du:dateUtc="2025-01-15T17:59:00Z">
            <w:rPr>
              <w:rFonts w:cs="Times New Roman"/>
              <w:color w:val="000000" w:themeColor="text1"/>
            </w:rPr>
          </w:rPrChange>
        </w:rPr>
        <w:t>Los conductores de vehículos no realizarán acciones que contradigan las políticas y procedimientos de Compañeros, a menos que exista una situación de seguridad o emergencia que lo requiera.</w:t>
      </w:r>
    </w:p>
    <w:p w14:paraId="4DA59018" w14:textId="77777777" w:rsidR="00441859" w:rsidRPr="00963ED8" w:rsidRDefault="00DE7F5C">
      <w:pPr>
        <w:pStyle w:val="Prrafodelista"/>
        <w:numPr>
          <w:ilvl w:val="0"/>
          <w:numId w:val="40"/>
        </w:numPr>
        <w:autoSpaceDE w:val="0"/>
        <w:autoSpaceDN w:val="0"/>
        <w:adjustRightInd w:val="0"/>
        <w:spacing w:line="360" w:lineRule="auto"/>
        <w:jc w:val="both"/>
        <w:rPr>
          <w:rFonts w:cs="Times New Roman"/>
          <w:color w:val="000000" w:themeColor="text1"/>
          <w:lang w:val="es-CO"/>
          <w:rPrChange w:id="6816"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6817" w:author="Massiel Nayibe Moreno Ladino" w:date="2025-01-15T12:59:00Z" w16du:dateUtc="2025-01-15T17:59:00Z">
            <w:rPr>
              <w:rFonts w:cs="Times New Roman"/>
              <w:color w:val="000000" w:themeColor="text1"/>
            </w:rPr>
          </w:rPrChange>
        </w:rPr>
        <w:t xml:space="preserve">Sólo los vehículos propiedad de Compañeros o titulados por Compañeros pueden ser utilizados para asuntos oficiales de Compañeros, a menos que el </w:t>
      </w:r>
      <w:r w:rsidR="00320E81" w:rsidRPr="00963ED8">
        <w:rPr>
          <w:rFonts w:cs="Times New Roman"/>
          <w:color w:val="000000" w:themeColor="text1"/>
          <w:lang w:val="es-CO"/>
          <w:rPrChange w:id="6818" w:author="Massiel Nayibe Moreno Ladino" w:date="2025-01-15T12:59:00Z" w16du:dateUtc="2025-01-15T17:59:00Z">
            <w:rPr>
              <w:rFonts w:cs="Times New Roman"/>
              <w:color w:val="000000" w:themeColor="text1"/>
            </w:rPr>
          </w:rPrChange>
        </w:rPr>
        <w:t xml:space="preserve">DP </w:t>
      </w:r>
      <w:r w:rsidRPr="00963ED8">
        <w:rPr>
          <w:rFonts w:cs="Times New Roman"/>
          <w:color w:val="000000" w:themeColor="text1"/>
          <w:lang w:val="es-CO"/>
          <w:rPrChange w:id="6819" w:author="Massiel Nayibe Moreno Ladino" w:date="2025-01-15T12:59:00Z" w16du:dateUtc="2025-01-15T17:59:00Z">
            <w:rPr>
              <w:rFonts w:cs="Times New Roman"/>
              <w:color w:val="000000" w:themeColor="text1"/>
            </w:rPr>
          </w:rPrChange>
        </w:rPr>
        <w:t xml:space="preserve">autorice por escrito el uso de un vehículo personal para uso de negocios, ver pautas para vehículos personales más abajo. </w:t>
      </w:r>
    </w:p>
    <w:p w14:paraId="6395C3D4" w14:textId="77777777" w:rsidR="00441859" w:rsidRPr="00963ED8" w:rsidRDefault="00DE7F5C">
      <w:pPr>
        <w:pStyle w:val="Prrafodelista"/>
        <w:numPr>
          <w:ilvl w:val="0"/>
          <w:numId w:val="40"/>
        </w:numPr>
        <w:autoSpaceDE w:val="0"/>
        <w:autoSpaceDN w:val="0"/>
        <w:adjustRightInd w:val="0"/>
        <w:spacing w:line="360" w:lineRule="auto"/>
        <w:jc w:val="both"/>
        <w:rPr>
          <w:rFonts w:cs="Times New Roman"/>
          <w:color w:val="000000" w:themeColor="text1"/>
          <w:lang w:val="es-CO"/>
          <w:rPrChange w:id="6820"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6821" w:author="Massiel Nayibe Moreno Ladino" w:date="2025-01-15T12:59:00Z" w16du:dateUtc="2025-01-15T17:59:00Z">
            <w:rPr>
              <w:rFonts w:cs="Times New Roman"/>
              <w:color w:val="000000" w:themeColor="text1"/>
            </w:rPr>
          </w:rPrChange>
        </w:rPr>
        <w:t>Las personas que no sean empleados y los pasajeros que no estén directamente vinculados a los proyectos de Partners sólo podrán viajar en los vehículos de Partners cuando estén autorizados.</w:t>
      </w:r>
    </w:p>
    <w:p w14:paraId="0386976D" w14:textId="77777777" w:rsidR="00441859" w:rsidRPr="00963ED8" w:rsidRDefault="00DE7F5C">
      <w:pPr>
        <w:pStyle w:val="Prrafodelista"/>
        <w:numPr>
          <w:ilvl w:val="0"/>
          <w:numId w:val="40"/>
        </w:numPr>
        <w:autoSpaceDE w:val="0"/>
        <w:autoSpaceDN w:val="0"/>
        <w:adjustRightInd w:val="0"/>
        <w:spacing w:after="200" w:line="360" w:lineRule="auto"/>
        <w:jc w:val="both"/>
        <w:rPr>
          <w:rFonts w:cs="Times New Roman"/>
          <w:color w:val="000000" w:themeColor="text1"/>
          <w:lang w:val="es-CO"/>
          <w:rPrChange w:id="6822"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6823" w:author="Massiel Nayibe Moreno Ladino" w:date="2025-01-15T12:59:00Z" w16du:dateUtc="2025-01-15T17:59:00Z">
            <w:rPr>
              <w:rFonts w:cs="Times New Roman"/>
              <w:color w:val="000000" w:themeColor="text1"/>
            </w:rPr>
          </w:rPrChange>
        </w:rPr>
        <w:t xml:space="preserve">Todos los empleados autorizados o conductores externos aprobados deben tener 25 años de edad o más y estar en posesión de un permiso de conducir válido, así como una prueba de verificación anual de antecedentes y de revisión de la vista. </w:t>
      </w:r>
      <w:r w:rsidR="00320E81" w:rsidRPr="00963ED8">
        <w:rPr>
          <w:rFonts w:cs="Times New Roman"/>
          <w:color w:val="000000" w:themeColor="text1"/>
          <w:lang w:val="es-CO"/>
          <w:rPrChange w:id="6824" w:author="Massiel Nayibe Moreno Ladino" w:date="2025-01-15T12:59:00Z" w16du:dateUtc="2025-01-15T17:59:00Z">
            <w:rPr>
              <w:rFonts w:cs="Times New Roman"/>
              <w:color w:val="000000" w:themeColor="text1"/>
            </w:rPr>
          </w:rPrChange>
        </w:rPr>
        <w:t xml:space="preserve">Los DP </w:t>
      </w:r>
      <w:r w:rsidRPr="00963ED8">
        <w:rPr>
          <w:rFonts w:cs="Times New Roman"/>
          <w:color w:val="000000" w:themeColor="text1"/>
          <w:lang w:val="es-CO"/>
          <w:rPrChange w:id="6825" w:author="Massiel Nayibe Moreno Ladino" w:date="2025-01-15T12:59:00Z" w16du:dateUtc="2025-01-15T17:59:00Z">
            <w:rPr>
              <w:rFonts w:cs="Times New Roman"/>
              <w:color w:val="000000" w:themeColor="text1"/>
            </w:rPr>
          </w:rPrChange>
        </w:rPr>
        <w:t>de cada proyecto deben conservar copias de toda la documentación en los archivos del proyecto.</w:t>
      </w:r>
    </w:p>
    <w:p w14:paraId="5D6BEA4A" w14:textId="77777777" w:rsidR="00441859" w:rsidRPr="00963ED8" w:rsidRDefault="00DE7F5C">
      <w:pPr>
        <w:pStyle w:val="Prrafodelista"/>
        <w:numPr>
          <w:ilvl w:val="0"/>
          <w:numId w:val="40"/>
        </w:numPr>
        <w:autoSpaceDE w:val="0"/>
        <w:autoSpaceDN w:val="0"/>
        <w:adjustRightInd w:val="0"/>
        <w:spacing w:line="360" w:lineRule="auto"/>
        <w:jc w:val="both"/>
        <w:rPr>
          <w:rFonts w:cs="Times New Roman"/>
          <w:color w:val="000000" w:themeColor="text1"/>
          <w:lang w:val="es-CO"/>
          <w:rPrChange w:id="6826"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6827" w:author="Massiel Nayibe Moreno Ladino" w:date="2025-01-15T12:59:00Z" w16du:dateUtc="2025-01-15T17:59:00Z">
            <w:rPr>
              <w:rFonts w:cs="Times New Roman"/>
              <w:color w:val="000000" w:themeColor="text1"/>
            </w:rPr>
          </w:rPrChange>
        </w:rPr>
        <w:lastRenderedPageBreak/>
        <w:t xml:space="preserve">Los empleados autorizados y los conductores externos aprobados para conducir vehículos de Partners deben informar </w:t>
      </w:r>
      <w:r w:rsidR="00320E81" w:rsidRPr="00963ED8">
        <w:rPr>
          <w:rFonts w:cs="Times New Roman"/>
          <w:color w:val="000000" w:themeColor="text1"/>
          <w:lang w:val="es-CO"/>
          <w:rPrChange w:id="6828" w:author="Massiel Nayibe Moreno Ladino" w:date="2025-01-15T12:59:00Z" w16du:dateUtc="2025-01-15T17:59:00Z">
            <w:rPr>
              <w:rFonts w:cs="Times New Roman"/>
              <w:color w:val="000000" w:themeColor="text1"/>
            </w:rPr>
          </w:rPrChange>
        </w:rPr>
        <w:t xml:space="preserve">al DP </w:t>
      </w:r>
      <w:r w:rsidRPr="00963ED8">
        <w:rPr>
          <w:rFonts w:cs="Times New Roman"/>
          <w:color w:val="000000" w:themeColor="text1"/>
          <w:lang w:val="es-CO"/>
          <w:rPrChange w:id="6829" w:author="Massiel Nayibe Moreno Ladino" w:date="2025-01-15T12:59:00Z" w16du:dateUtc="2025-01-15T17:59:00Z">
            <w:rPr>
              <w:rFonts w:cs="Times New Roman"/>
              <w:color w:val="000000" w:themeColor="text1"/>
            </w:rPr>
          </w:rPrChange>
        </w:rPr>
        <w:t>de cualquier cambio que pueda afectar a su capacidad legal o física para conducir.</w:t>
      </w:r>
    </w:p>
    <w:p w14:paraId="100813D8" w14:textId="77777777" w:rsidR="00441859" w:rsidRPr="00963ED8" w:rsidRDefault="00DE7F5C">
      <w:pPr>
        <w:pStyle w:val="Prrafodelista"/>
        <w:numPr>
          <w:ilvl w:val="0"/>
          <w:numId w:val="40"/>
        </w:numPr>
        <w:spacing w:line="360" w:lineRule="auto"/>
        <w:jc w:val="both"/>
        <w:rPr>
          <w:rFonts w:cs="Times New Roman"/>
          <w:lang w:val="es-CO"/>
          <w:rPrChange w:id="6830" w:author="Massiel Nayibe Moreno Ladino" w:date="2025-01-15T12:59:00Z" w16du:dateUtc="2025-01-15T17:59:00Z">
            <w:rPr>
              <w:rFonts w:cs="Times New Roman"/>
            </w:rPr>
          </w:rPrChange>
        </w:rPr>
      </w:pPr>
      <w:r w:rsidRPr="00963ED8">
        <w:rPr>
          <w:rFonts w:cs="Times New Roman"/>
          <w:lang w:val="es-CO"/>
          <w:rPrChange w:id="6831" w:author="Massiel Nayibe Moreno Ladino" w:date="2025-01-15T12:59:00Z" w16du:dateUtc="2025-01-15T17:59:00Z">
            <w:rPr>
              <w:rFonts w:cs="Times New Roman"/>
            </w:rPr>
          </w:rPrChange>
        </w:rPr>
        <w:t>En ocasiones, los supervisores deben comprobar el historial de conducción del empleado para asegurarse de que está limpio y sin infracciones de vehículos motorizados.</w:t>
      </w:r>
    </w:p>
    <w:p w14:paraId="20EDFBB8" w14:textId="77777777" w:rsidR="00441859" w:rsidRPr="00963ED8" w:rsidRDefault="00DE7F5C">
      <w:pPr>
        <w:pStyle w:val="Prrafodelista"/>
        <w:numPr>
          <w:ilvl w:val="0"/>
          <w:numId w:val="40"/>
        </w:numPr>
        <w:autoSpaceDE w:val="0"/>
        <w:autoSpaceDN w:val="0"/>
        <w:adjustRightInd w:val="0"/>
        <w:spacing w:line="360" w:lineRule="auto"/>
        <w:jc w:val="both"/>
        <w:rPr>
          <w:rFonts w:cs="Times New Roman"/>
          <w:color w:val="000000" w:themeColor="text1"/>
          <w:lang w:val="es-CO"/>
          <w:rPrChange w:id="6832"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6833" w:author="Massiel Nayibe Moreno Ladino" w:date="2025-01-15T12:59:00Z" w16du:dateUtc="2025-01-15T17:59:00Z">
            <w:rPr>
              <w:rFonts w:cs="Times New Roman"/>
              <w:color w:val="000000" w:themeColor="text1"/>
            </w:rPr>
          </w:rPrChange>
        </w:rPr>
        <w:t>Las copias del seguro del vehículo, la matrícula y los números de teléfono de emergencia deben permanecer en todo momento en los vehículos de los Socios.</w:t>
      </w:r>
    </w:p>
    <w:p w14:paraId="64DE88CD" w14:textId="77777777" w:rsidR="00441859" w:rsidRPr="00963ED8" w:rsidRDefault="00DE7F5C">
      <w:pPr>
        <w:pStyle w:val="Prrafodelista"/>
        <w:numPr>
          <w:ilvl w:val="0"/>
          <w:numId w:val="40"/>
        </w:numPr>
        <w:autoSpaceDE w:val="0"/>
        <w:autoSpaceDN w:val="0"/>
        <w:adjustRightInd w:val="0"/>
        <w:spacing w:line="360" w:lineRule="auto"/>
        <w:jc w:val="both"/>
        <w:rPr>
          <w:rFonts w:cs="Times New Roman"/>
          <w:color w:val="000000" w:themeColor="text1"/>
          <w:lang w:val="es-CO"/>
          <w:rPrChange w:id="6834"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6835" w:author="Massiel Nayibe Moreno Ladino" w:date="2025-01-15T12:59:00Z" w16du:dateUtc="2025-01-15T17:59:00Z">
            <w:rPr>
              <w:rFonts w:cs="Times New Roman"/>
              <w:color w:val="000000" w:themeColor="text1"/>
            </w:rPr>
          </w:rPrChange>
        </w:rPr>
        <w:t>Está prohibido fumar o vaporizar en todos los vehículos de los Socios.</w:t>
      </w:r>
    </w:p>
    <w:p w14:paraId="4832FAD6" w14:textId="77777777" w:rsidR="00441859" w:rsidRPr="00963ED8" w:rsidRDefault="00DE7F5C">
      <w:pPr>
        <w:pStyle w:val="Prrafodelista"/>
        <w:numPr>
          <w:ilvl w:val="0"/>
          <w:numId w:val="40"/>
        </w:numPr>
        <w:autoSpaceDE w:val="0"/>
        <w:autoSpaceDN w:val="0"/>
        <w:adjustRightInd w:val="0"/>
        <w:spacing w:line="360" w:lineRule="auto"/>
        <w:jc w:val="both"/>
        <w:rPr>
          <w:rFonts w:cs="Times New Roman"/>
          <w:color w:val="000000" w:themeColor="text1"/>
          <w:lang w:val="es-CO"/>
          <w:rPrChange w:id="6836"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6837" w:author="Massiel Nayibe Moreno Ladino" w:date="2025-01-15T12:59:00Z" w16du:dateUtc="2025-01-15T17:59:00Z">
            <w:rPr>
              <w:rFonts w:cs="Times New Roman"/>
              <w:color w:val="000000" w:themeColor="text1"/>
            </w:rPr>
          </w:rPrChange>
        </w:rPr>
        <w:t>En ningún caso podrán transportarse armas o sustancias ilegales en los vehículos de los Compañeros.</w:t>
      </w:r>
    </w:p>
    <w:p w14:paraId="66CDBFD4" w14:textId="77777777" w:rsidR="00441859" w:rsidRPr="00963ED8" w:rsidRDefault="00DE7F5C">
      <w:pPr>
        <w:pStyle w:val="Prrafodelista"/>
        <w:numPr>
          <w:ilvl w:val="0"/>
          <w:numId w:val="40"/>
        </w:numPr>
        <w:spacing w:line="360" w:lineRule="auto"/>
        <w:jc w:val="both"/>
        <w:rPr>
          <w:rFonts w:cs="Times New Roman"/>
          <w:lang w:val="es-CO"/>
          <w:rPrChange w:id="6838" w:author="Massiel Nayibe Moreno Ladino" w:date="2025-01-15T12:59:00Z" w16du:dateUtc="2025-01-15T17:59:00Z">
            <w:rPr>
              <w:rFonts w:cs="Times New Roman"/>
            </w:rPr>
          </w:rPrChange>
        </w:rPr>
      </w:pPr>
      <w:r w:rsidRPr="00963ED8">
        <w:rPr>
          <w:rFonts w:cs="Times New Roman"/>
          <w:color w:val="000000" w:themeColor="text1"/>
          <w:lang w:val="es-CO"/>
          <w:rPrChange w:id="6839" w:author="Massiel Nayibe Moreno Ladino" w:date="2025-01-15T12:59:00Z" w16du:dateUtc="2025-01-15T17:59:00Z">
            <w:rPr>
              <w:rFonts w:cs="Times New Roman"/>
              <w:color w:val="000000" w:themeColor="text1"/>
            </w:rPr>
          </w:rPrChange>
        </w:rPr>
        <w:t xml:space="preserve">Las llaves deben guardarse en un lugar seguro o </w:t>
      </w:r>
      <w:r w:rsidRPr="00963ED8">
        <w:rPr>
          <w:rFonts w:cs="Times New Roman"/>
          <w:lang w:val="es-CO"/>
          <w:rPrChange w:id="6840" w:author="Massiel Nayibe Moreno Ladino" w:date="2025-01-15T12:59:00Z" w16du:dateUtc="2025-01-15T17:59:00Z">
            <w:rPr>
              <w:rFonts w:cs="Times New Roman"/>
            </w:rPr>
          </w:rPrChange>
        </w:rPr>
        <w:t xml:space="preserve">deben devolverse </w:t>
      </w:r>
      <w:r w:rsidR="00320E81" w:rsidRPr="00963ED8">
        <w:rPr>
          <w:rFonts w:cs="Times New Roman"/>
          <w:lang w:val="es-CO"/>
          <w:rPrChange w:id="6841" w:author="Massiel Nayibe Moreno Ladino" w:date="2025-01-15T12:59:00Z" w16du:dateUtc="2025-01-15T17:59:00Z">
            <w:rPr>
              <w:rFonts w:cs="Times New Roman"/>
            </w:rPr>
          </w:rPrChange>
        </w:rPr>
        <w:t xml:space="preserve">al DP </w:t>
      </w:r>
      <w:r w:rsidRPr="00963ED8">
        <w:rPr>
          <w:rFonts w:cs="Times New Roman"/>
          <w:color w:val="000000" w:themeColor="text1"/>
          <w:lang w:val="es-CO"/>
          <w:rPrChange w:id="6842" w:author="Massiel Nayibe Moreno Ladino" w:date="2025-01-15T12:59:00Z" w16du:dateUtc="2025-01-15T17:59:00Z">
            <w:rPr>
              <w:rFonts w:cs="Times New Roman"/>
              <w:color w:val="000000" w:themeColor="text1"/>
            </w:rPr>
          </w:rPrChange>
        </w:rPr>
        <w:t xml:space="preserve">cuando el vehículo no esté en uso </w:t>
      </w:r>
      <w:r w:rsidRPr="00963ED8">
        <w:rPr>
          <w:rFonts w:cs="Times New Roman"/>
          <w:lang w:val="es-CO"/>
          <w:rPrChange w:id="6843" w:author="Massiel Nayibe Moreno Ladino" w:date="2025-01-15T12:59:00Z" w16du:dateUtc="2025-01-15T17:59:00Z">
            <w:rPr>
              <w:rFonts w:cs="Times New Roman"/>
            </w:rPr>
          </w:rPrChange>
        </w:rPr>
        <w:t>o en misión de trabajo.</w:t>
      </w:r>
    </w:p>
    <w:p w14:paraId="7E450AEB" w14:textId="77777777" w:rsidR="00441859" w:rsidRPr="00963ED8" w:rsidRDefault="00DE7F5C">
      <w:pPr>
        <w:pStyle w:val="Prrafodelista"/>
        <w:numPr>
          <w:ilvl w:val="0"/>
          <w:numId w:val="40"/>
        </w:numPr>
        <w:autoSpaceDE w:val="0"/>
        <w:autoSpaceDN w:val="0"/>
        <w:adjustRightInd w:val="0"/>
        <w:spacing w:line="360" w:lineRule="auto"/>
        <w:jc w:val="both"/>
        <w:rPr>
          <w:rFonts w:cs="Times New Roman"/>
          <w:color w:val="000000" w:themeColor="text1"/>
          <w:lang w:val="es-CO"/>
          <w:rPrChange w:id="6844"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6845" w:author="Massiel Nayibe Moreno Ladino" w:date="2025-01-15T12:59:00Z" w16du:dateUtc="2025-01-15T17:59:00Z">
            <w:rPr>
              <w:rFonts w:cs="Times New Roman"/>
              <w:color w:val="000000" w:themeColor="text1"/>
            </w:rPr>
          </w:rPrChange>
        </w:rPr>
        <w:t xml:space="preserve">Las llaves </w:t>
      </w:r>
      <w:r w:rsidRPr="00963ED8">
        <w:rPr>
          <w:rFonts w:cs="Times New Roman"/>
          <w:lang w:val="es-CO"/>
          <w:rPrChange w:id="6846" w:author="Massiel Nayibe Moreno Ladino" w:date="2025-01-15T12:59:00Z" w16du:dateUtc="2025-01-15T17:59:00Z">
            <w:rPr>
              <w:rFonts w:cs="Times New Roman"/>
            </w:rPr>
          </w:rPrChange>
        </w:rPr>
        <w:t xml:space="preserve">sólo deben estar en posesión de empleados autorizados de Partners que reúnan los requisitos para conducir vehículos de la empresa. </w:t>
      </w:r>
    </w:p>
    <w:p w14:paraId="39C0D095" w14:textId="77777777" w:rsidR="00441859" w:rsidRPr="00963ED8" w:rsidRDefault="00DE7F5C">
      <w:pPr>
        <w:pStyle w:val="Prrafodelista"/>
        <w:numPr>
          <w:ilvl w:val="0"/>
          <w:numId w:val="40"/>
        </w:numPr>
        <w:spacing w:line="360" w:lineRule="auto"/>
        <w:jc w:val="both"/>
        <w:rPr>
          <w:rFonts w:cs="Times New Roman"/>
          <w:lang w:val="es-CO"/>
          <w:rPrChange w:id="6847" w:author="Massiel Nayibe Moreno Ladino" w:date="2025-01-15T12:59:00Z" w16du:dateUtc="2025-01-15T17:59:00Z">
            <w:rPr>
              <w:rFonts w:cs="Times New Roman"/>
            </w:rPr>
          </w:rPrChange>
        </w:rPr>
      </w:pPr>
      <w:r w:rsidRPr="00963ED8">
        <w:rPr>
          <w:rFonts w:cs="Times New Roman"/>
          <w:lang w:val="es-CO"/>
          <w:rPrChange w:id="6848" w:author="Massiel Nayibe Moreno Ladino" w:date="2025-01-15T12:59:00Z" w16du:dateUtc="2025-01-15T17:59:00Z">
            <w:rPr>
              <w:rFonts w:cs="Times New Roman"/>
            </w:rPr>
          </w:rPrChange>
        </w:rPr>
        <w:t xml:space="preserve">Todo conductor de vehículos de Partners debe velar por que el equipamiento no experimente deterioro alguno, ya sea por su negligencia directa o por culpa de terceros. Por ello, velará personalmente por el correcto mantenimiento físico del vehículo del que es responsable, comprobando la limpieza diaria y los parámetros rutinarios, que anotará antes de cada uso. </w:t>
      </w:r>
    </w:p>
    <w:p w14:paraId="350EBDAB" w14:textId="77777777" w:rsidR="00441859" w:rsidRPr="00963ED8" w:rsidRDefault="00DE7F5C">
      <w:pPr>
        <w:pStyle w:val="Prrafodelista"/>
        <w:numPr>
          <w:ilvl w:val="0"/>
          <w:numId w:val="40"/>
        </w:numPr>
        <w:spacing w:line="360" w:lineRule="auto"/>
        <w:jc w:val="both"/>
        <w:rPr>
          <w:rFonts w:cs="Times New Roman"/>
          <w:lang w:val="es-CO"/>
          <w:rPrChange w:id="6849" w:author="Massiel Nayibe Moreno Ladino" w:date="2025-01-15T12:59:00Z" w16du:dateUtc="2025-01-15T17:59:00Z">
            <w:rPr>
              <w:rFonts w:cs="Times New Roman"/>
            </w:rPr>
          </w:rPrChange>
        </w:rPr>
      </w:pPr>
      <w:r w:rsidRPr="00963ED8">
        <w:rPr>
          <w:rFonts w:cs="Times New Roman"/>
          <w:lang w:val="es-CO"/>
          <w:rPrChange w:id="6850" w:author="Massiel Nayibe Moreno Ladino" w:date="2025-01-15T12:59:00Z" w16du:dateUtc="2025-01-15T17:59:00Z">
            <w:rPr>
              <w:rFonts w:cs="Times New Roman"/>
            </w:rPr>
          </w:rPrChange>
        </w:rPr>
        <w:t xml:space="preserve">Todas las personas que conduzcan vehículos de Partners, deben llevar siempre consigo un permiso de conducir válido mientras utilicen el vehículo de la empresa. </w:t>
      </w:r>
    </w:p>
    <w:p w14:paraId="118F2549" w14:textId="77777777" w:rsidR="00441859" w:rsidRPr="00963ED8" w:rsidRDefault="00DE7F5C">
      <w:pPr>
        <w:pStyle w:val="Prrafodelista"/>
        <w:numPr>
          <w:ilvl w:val="0"/>
          <w:numId w:val="40"/>
        </w:numPr>
        <w:spacing w:line="360" w:lineRule="auto"/>
        <w:jc w:val="both"/>
        <w:rPr>
          <w:rFonts w:cs="Times New Roman"/>
          <w:lang w:val="es-CO"/>
          <w:rPrChange w:id="6851" w:author="Massiel Nayibe Moreno Ladino" w:date="2025-01-15T12:59:00Z" w16du:dateUtc="2025-01-15T17:59:00Z">
            <w:rPr>
              <w:rFonts w:cs="Times New Roman"/>
            </w:rPr>
          </w:rPrChange>
        </w:rPr>
      </w:pPr>
      <w:r w:rsidRPr="00963ED8">
        <w:rPr>
          <w:rFonts w:cs="Times New Roman"/>
          <w:lang w:val="es-CO"/>
          <w:rPrChange w:id="6852" w:author="Massiel Nayibe Moreno Ladino" w:date="2025-01-15T12:59:00Z" w16du:dateUtc="2025-01-15T17:59:00Z">
            <w:rPr>
              <w:rFonts w:cs="Times New Roman"/>
            </w:rPr>
          </w:rPrChange>
        </w:rPr>
        <w:t>Los empleados que ocupen puestos de trabajo que requieran la conducción regular por motivos profesionales como función laboral esencial deberán, como condición de empleo, ser capaces de cumplir en todo momento las normas de aprobación de conductores de esta política.</w:t>
      </w:r>
    </w:p>
    <w:p w14:paraId="3B962508" w14:textId="77777777" w:rsidR="00441859" w:rsidRPr="00963ED8" w:rsidRDefault="00DE7F5C">
      <w:pPr>
        <w:pStyle w:val="Prrafodelista"/>
        <w:numPr>
          <w:ilvl w:val="0"/>
          <w:numId w:val="40"/>
        </w:numPr>
        <w:spacing w:line="360" w:lineRule="auto"/>
        <w:jc w:val="both"/>
        <w:rPr>
          <w:rFonts w:cs="Times New Roman"/>
          <w:lang w:val="es-CO"/>
          <w:rPrChange w:id="6853" w:author="Massiel Nayibe Moreno Ladino" w:date="2025-01-15T12:59:00Z" w16du:dateUtc="2025-01-15T17:59:00Z">
            <w:rPr>
              <w:rFonts w:cs="Times New Roman"/>
            </w:rPr>
          </w:rPrChange>
        </w:rPr>
      </w:pPr>
      <w:r w:rsidRPr="00963ED8">
        <w:rPr>
          <w:rFonts w:cs="Times New Roman"/>
          <w:lang w:val="es-CO"/>
          <w:rPrChange w:id="6854" w:author="Massiel Nayibe Moreno Ladino" w:date="2025-01-15T12:59:00Z" w16du:dateUtc="2025-01-15T17:59:00Z">
            <w:rPr>
              <w:rFonts w:cs="Times New Roman"/>
            </w:rPr>
          </w:rPrChange>
        </w:rPr>
        <w:t>Los conductores deben conducir siempre de forma segura y responsable y respetar todas las normas de tráfico, incluido el límite de velocidad, y prestar especial atención a peatones y ciclistas.</w:t>
      </w:r>
    </w:p>
    <w:p w14:paraId="0A1770A3" w14:textId="77777777" w:rsidR="00441859" w:rsidRPr="00963ED8" w:rsidRDefault="00DE7F5C">
      <w:pPr>
        <w:pStyle w:val="Prrafodelista"/>
        <w:numPr>
          <w:ilvl w:val="0"/>
          <w:numId w:val="40"/>
        </w:numPr>
        <w:spacing w:line="360" w:lineRule="auto"/>
        <w:jc w:val="both"/>
        <w:rPr>
          <w:rFonts w:cs="Times New Roman"/>
          <w:lang w:val="es-CO"/>
          <w:rPrChange w:id="6855" w:author="Massiel Nayibe Moreno Ladino" w:date="2025-01-15T12:59:00Z" w16du:dateUtc="2025-01-15T17:59:00Z">
            <w:rPr>
              <w:rFonts w:cs="Times New Roman"/>
            </w:rPr>
          </w:rPrChange>
        </w:rPr>
      </w:pPr>
      <w:r w:rsidRPr="00963ED8">
        <w:rPr>
          <w:rFonts w:cs="Times New Roman"/>
          <w:lang w:val="es-CO"/>
          <w:rPrChange w:id="6856" w:author="Massiel Nayibe Moreno Ladino" w:date="2025-01-15T12:59:00Z" w16du:dateUtc="2025-01-15T17:59:00Z">
            <w:rPr>
              <w:rFonts w:cs="Times New Roman"/>
            </w:rPr>
          </w:rPrChange>
        </w:rPr>
        <w:lastRenderedPageBreak/>
        <w:t>Los conductores deben estar atentos a las condiciones meteorológicas y, siempre que sea posible, evitar conducir en condiciones meteorológicas adversas.</w:t>
      </w:r>
    </w:p>
    <w:p w14:paraId="4048D0B1" w14:textId="77777777" w:rsidR="00441859" w:rsidRPr="00963ED8" w:rsidRDefault="00DE7F5C">
      <w:pPr>
        <w:pStyle w:val="Prrafodelista"/>
        <w:numPr>
          <w:ilvl w:val="0"/>
          <w:numId w:val="40"/>
        </w:numPr>
        <w:spacing w:line="360" w:lineRule="auto"/>
        <w:jc w:val="both"/>
        <w:rPr>
          <w:rFonts w:cs="Times New Roman"/>
          <w:lang w:val="es-CO"/>
          <w:rPrChange w:id="6857" w:author="Massiel Nayibe Moreno Ladino" w:date="2025-01-15T12:59:00Z" w16du:dateUtc="2025-01-15T17:59:00Z">
            <w:rPr>
              <w:rFonts w:cs="Times New Roman"/>
            </w:rPr>
          </w:rPrChange>
        </w:rPr>
      </w:pPr>
      <w:r w:rsidRPr="00963ED8">
        <w:rPr>
          <w:rFonts w:cs="Times New Roman"/>
          <w:lang w:val="es-CO"/>
          <w:rPrChange w:id="6858" w:author="Massiel Nayibe Moreno Ladino" w:date="2025-01-15T12:59:00Z" w16du:dateUtc="2025-01-15T17:59:00Z">
            <w:rPr>
              <w:rFonts w:cs="Times New Roman"/>
            </w:rPr>
          </w:rPrChange>
        </w:rPr>
        <w:t xml:space="preserve">Está estrictamente prohibido el uso de teléfonos móviles de mano (incluidos los mensajes de texto) mientras se está al volante de un vehículo en movimiento utilizado para asuntos de la empresa. </w:t>
      </w:r>
    </w:p>
    <w:p w14:paraId="447AE7F9" w14:textId="77777777" w:rsidR="00441859" w:rsidRPr="00963ED8" w:rsidRDefault="00DE7F5C">
      <w:pPr>
        <w:pStyle w:val="Prrafodelista"/>
        <w:numPr>
          <w:ilvl w:val="0"/>
          <w:numId w:val="40"/>
        </w:numPr>
        <w:spacing w:line="360" w:lineRule="auto"/>
        <w:jc w:val="both"/>
        <w:rPr>
          <w:rFonts w:cs="Times New Roman"/>
          <w:lang w:val="es-CO"/>
          <w:rPrChange w:id="6859" w:author="Massiel Nayibe Moreno Ladino" w:date="2025-01-15T12:59:00Z" w16du:dateUtc="2025-01-15T17:59:00Z">
            <w:rPr>
              <w:rFonts w:cs="Times New Roman"/>
            </w:rPr>
          </w:rPrChange>
        </w:rPr>
      </w:pPr>
      <w:r w:rsidRPr="00963ED8">
        <w:rPr>
          <w:rFonts w:cs="Times New Roman"/>
          <w:lang w:val="es-CO"/>
          <w:rPrChange w:id="6860" w:author="Massiel Nayibe Moreno Ladino" w:date="2025-01-15T12:59:00Z" w16du:dateUtc="2025-01-15T17:59:00Z">
            <w:rPr>
              <w:rFonts w:cs="Times New Roman"/>
            </w:rPr>
          </w:rPrChange>
        </w:rPr>
        <w:t>Los empleados son responsables de cualquier infracción o multa que cometan al volante como consecuencia de su conducción.</w:t>
      </w:r>
    </w:p>
    <w:p w14:paraId="3A2214D9" w14:textId="77777777" w:rsidR="00441859" w:rsidRPr="00963ED8" w:rsidRDefault="00DE7F5C">
      <w:pPr>
        <w:pStyle w:val="Prrafodelista"/>
        <w:numPr>
          <w:ilvl w:val="0"/>
          <w:numId w:val="40"/>
        </w:numPr>
        <w:spacing w:line="360" w:lineRule="auto"/>
        <w:jc w:val="both"/>
        <w:rPr>
          <w:rFonts w:cs="Times New Roman"/>
          <w:lang w:val="es-CO"/>
          <w:rPrChange w:id="6861" w:author="Massiel Nayibe Moreno Ladino" w:date="2025-01-15T12:59:00Z" w16du:dateUtc="2025-01-15T17:59:00Z">
            <w:rPr>
              <w:rFonts w:cs="Times New Roman"/>
            </w:rPr>
          </w:rPrChange>
        </w:rPr>
      </w:pPr>
      <w:r w:rsidRPr="00963ED8">
        <w:rPr>
          <w:rFonts w:cs="Times New Roman"/>
          <w:lang w:val="es-CO"/>
          <w:rPrChange w:id="6862" w:author="Massiel Nayibe Moreno Ladino" w:date="2025-01-15T12:59:00Z" w16du:dateUtc="2025-01-15T17:59:00Z">
            <w:rPr>
              <w:rFonts w:cs="Times New Roman"/>
            </w:rPr>
          </w:rPrChange>
        </w:rPr>
        <w:t>Los pasajeros no profesionales (es decir, familiares y amigos) no deben viajar en vehículos de empresa.</w:t>
      </w:r>
    </w:p>
    <w:p w14:paraId="4886970F" w14:textId="77777777" w:rsidR="00441859" w:rsidRPr="00963ED8" w:rsidRDefault="00DE7F5C">
      <w:pPr>
        <w:pStyle w:val="Prrafodelista"/>
        <w:numPr>
          <w:ilvl w:val="0"/>
          <w:numId w:val="40"/>
        </w:numPr>
        <w:spacing w:line="360" w:lineRule="auto"/>
        <w:jc w:val="both"/>
        <w:rPr>
          <w:rFonts w:cs="Times New Roman"/>
          <w:lang w:val="es-CO"/>
          <w:rPrChange w:id="6863" w:author="Massiel Nayibe Moreno Ladino" w:date="2025-01-15T12:59:00Z" w16du:dateUtc="2025-01-15T17:59:00Z">
            <w:rPr>
              <w:rFonts w:cs="Times New Roman"/>
            </w:rPr>
          </w:rPrChange>
        </w:rPr>
      </w:pPr>
      <w:r w:rsidRPr="00963ED8">
        <w:rPr>
          <w:rFonts w:cs="Times New Roman"/>
          <w:lang w:val="es-CO"/>
          <w:rPrChange w:id="6864" w:author="Massiel Nayibe Moreno Ladino" w:date="2025-01-15T12:59:00Z" w16du:dateUtc="2025-01-15T17:59:00Z">
            <w:rPr>
              <w:rFonts w:cs="Times New Roman"/>
            </w:rPr>
          </w:rPrChange>
        </w:rPr>
        <w:t>Las puertas del vehículo deben estar bloqueadas cuando esté en movimiento.</w:t>
      </w:r>
    </w:p>
    <w:p w14:paraId="6E5DE633" w14:textId="77777777" w:rsidR="00441859" w:rsidRPr="00963ED8" w:rsidRDefault="00DE7F5C">
      <w:pPr>
        <w:pStyle w:val="Prrafodelista"/>
        <w:numPr>
          <w:ilvl w:val="0"/>
          <w:numId w:val="40"/>
        </w:numPr>
        <w:spacing w:line="360" w:lineRule="auto"/>
        <w:jc w:val="both"/>
        <w:rPr>
          <w:rFonts w:cs="Times New Roman"/>
          <w:lang w:val="es-CO"/>
          <w:rPrChange w:id="6865" w:author="Massiel Nayibe Moreno Ladino" w:date="2025-01-15T12:59:00Z" w16du:dateUtc="2025-01-15T17:59:00Z">
            <w:rPr>
              <w:rFonts w:cs="Times New Roman"/>
            </w:rPr>
          </w:rPrChange>
        </w:rPr>
      </w:pPr>
      <w:r w:rsidRPr="00963ED8">
        <w:rPr>
          <w:rFonts w:cs="Times New Roman"/>
          <w:lang w:val="es-CO"/>
          <w:rPrChange w:id="6866" w:author="Massiel Nayibe Moreno Ladino" w:date="2025-01-15T12:59:00Z" w16du:dateUtc="2025-01-15T17:59:00Z">
            <w:rPr>
              <w:rFonts w:cs="Times New Roman"/>
            </w:rPr>
          </w:rPrChange>
        </w:rPr>
        <w:t>Los vehículos de la empresa deberán estar siempre asegurados cuando no estén en tránsito, cerrándolos con llave, retirando las llaves y activando las alarmas si están equipados para ello.</w:t>
      </w:r>
    </w:p>
    <w:p w14:paraId="235524DF" w14:textId="77777777" w:rsidR="00441859" w:rsidRPr="00963ED8" w:rsidRDefault="00DE7F5C">
      <w:pPr>
        <w:pStyle w:val="Prrafodelista"/>
        <w:numPr>
          <w:ilvl w:val="0"/>
          <w:numId w:val="40"/>
        </w:numPr>
        <w:spacing w:line="360" w:lineRule="auto"/>
        <w:jc w:val="both"/>
        <w:rPr>
          <w:rFonts w:cs="Times New Roman"/>
          <w:lang w:val="es-CO"/>
          <w:rPrChange w:id="6867" w:author="Massiel Nayibe Moreno Ladino" w:date="2025-01-15T12:59:00Z" w16du:dateUtc="2025-01-15T17:59:00Z">
            <w:rPr>
              <w:rFonts w:cs="Times New Roman"/>
            </w:rPr>
          </w:rPrChange>
        </w:rPr>
      </w:pPr>
      <w:r w:rsidRPr="00963ED8">
        <w:rPr>
          <w:rFonts w:cs="Times New Roman"/>
          <w:lang w:val="es-CO"/>
          <w:rPrChange w:id="6868" w:author="Massiel Nayibe Moreno Ladino" w:date="2025-01-15T12:59:00Z" w16du:dateUtc="2025-01-15T17:59:00Z">
            <w:rPr>
              <w:rFonts w:cs="Times New Roman"/>
            </w:rPr>
          </w:rPrChange>
        </w:rPr>
        <w:t xml:space="preserve">Los empleados deben informar de cualquier accidente, robo o daño malintencionado que afecte a un vehículo de la empresa al equipo del proyecto </w:t>
      </w:r>
      <w:r w:rsidR="00320E81" w:rsidRPr="00963ED8">
        <w:rPr>
          <w:rFonts w:cs="Times New Roman"/>
          <w:lang w:val="es-CO"/>
          <w:rPrChange w:id="6869" w:author="Massiel Nayibe Moreno Ladino" w:date="2025-01-15T12:59:00Z" w16du:dateUtc="2025-01-15T17:59:00Z">
            <w:rPr>
              <w:rFonts w:cs="Times New Roman"/>
            </w:rPr>
          </w:rPrChange>
        </w:rPr>
        <w:t xml:space="preserve">PD </w:t>
      </w:r>
      <w:r w:rsidRPr="00963ED8">
        <w:rPr>
          <w:rFonts w:cs="Times New Roman"/>
          <w:lang w:val="es-CO"/>
          <w:rPrChange w:id="6870" w:author="Massiel Nayibe Moreno Ladino" w:date="2025-01-15T12:59:00Z" w16du:dateUtc="2025-01-15T17:59:00Z">
            <w:rPr>
              <w:rFonts w:cs="Times New Roman"/>
            </w:rPr>
          </w:rPrChange>
        </w:rPr>
        <w:t xml:space="preserve">y HO y al Equipo de Cumplimiento en compliance@partners.net, independientemente del alcance de los daños o de la ausencia de lesiones. Dichos informes deben realizarse lo antes posible, pero no más tarde de 6 horas después del incidente, a menos que el empleado esté médicamente incapacitado para informar. </w:t>
      </w:r>
    </w:p>
    <w:p w14:paraId="147439AF" w14:textId="77777777" w:rsidR="00441859" w:rsidRPr="00963ED8" w:rsidRDefault="00DE7F5C">
      <w:pPr>
        <w:pStyle w:val="Prrafodelista"/>
        <w:numPr>
          <w:ilvl w:val="0"/>
          <w:numId w:val="40"/>
        </w:numPr>
        <w:spacing w:line="360" w:lineRule="auto"/>
        <w:jc w:val="both"/>
        <w:rPr>
          <w:rFonts w:cs="Times New Roman"/>
          <w:lang w:val="es-CO"/>
          <w:rPrChange w:id="6871" w:author="Massiel Nayibe Moreno Ladino" w:date="2025-01-15T12:59:00Z" w16du:dateUtc="2025-01-15T17:59:00Z">
            <w:rPr>
              <w:rFonts w:cs="Times New Roman"/>
            </w:rPr>
          </w:rPrChange>
        </w:rPr>
      </w:pPr>
      <w:r w:rsidRPr="00963ED8">
        <w:rPr>
          <w:rFonts w:cs="Times New Roman"/>
          <w:lang w:val="es-CO"/>
          <w:rPrChange w:id="6872" w:author="Massiel Nayibe Moreno Ladino" w:date="2025-01-15T12:59:00Z" w16du:dateUtc="2025-01-15T17:59:00Z">
            <w:rPr>
              <w:rFonts w:cs="Times New Roman"/>
            </w:rPr>
          </w:rPrChange>
        </w:rPr>
        <w:t>Se espera que los empleados cooperen plenamente con las autoridades en caso de accidente. Sin embargo, los empleados no deben hacer ninguna declaración voluntaria si no es en respuesta a las preguntas de los funcionarios encargados de la investigación.</w:t>
      </w:r>
    </w:p>
    <w:p w14:paraId="49D5AAAB" w14:textId="77777777" w:rsidR="00441859" w:rsidRPr="00963ED8" w:rsidRDefault="00DE7F5C">
      <w:pPr>
        <w:pStyle w:val="Prrafodelista"/>
        <w:numPr>
          <w:ilvl w:val="0"/>
          <w:numId w:val="40"/>
        </w:numPr>
        <w:spacing w:line="360" w:lineRule="auto"/>
        <w:jc w:val="both"/>
        <w:rPr>
          <w:rFonts w:cs="Times New Roman"/>
          <w:lang w:val="es-CO"/>
          <w:rPrChange w:id="6873" w:author="Massiel Nayibe Moreno Ladino" w:date="2025-01-15T12:59:00Z" w16du:dateUtc="2025-01-15T17:59:00Z">
            <w:rPr>
              <w:rFonts w:cs="Times New Roman"/>
            </w:rPr>
          </w:rPrChange>
        </w:rPr>
      </w:pPr>
      <w:r w:rsidRPr="00963ED8">
        <w:rPr>
          <w:rFonts w:cs="Times New Roman"/>
          <w:lang w:val="es-CO"/>
          <w:rPrChange w:id="6874" w:author="Massiel Nayibe Moreno Ladino" w:date="2025-01-15T12:59:00Z" w16du:dateUtc="2025-01-15T17:59:00Z">
            <w:rPr>
              <w:rFonts w:cs="Times New Roman"/>
            </w:rPr>
          </w:rPrChange>
        </w:rPr>
        <w:t>Todos los pasajeros del vehículo deben llevar siempre puesto el cinturón de seguridad.</w:t>
      </w:r>
    </w:p>
    <w:p w14:paraId="25012F86" w14:textId="77777777" w:rsidR="00441859" w:rsidRPr="00963ED8" w:rsidRDefault="00DE7F5C">
      <w:pPr>
        <w:pStyle w:val="Prrafodelista"/>
        <w:numPr>
          <w:ilvl w:val="0"/>
          <w:numId w:val="40"/>
        </w:numPr>
        <w:spacing w:line="360" w:lineRule="auto"/>
        <w:jc w:val="both"/>
        <w:rPr>
          <w:rFonts w:cs="Times New Roman"/>
          <w:lang w:val="es-CO"/>
          <w:rPrChange w:id="6875" w:author="Massiel Nayibe Moreno Ladino" w:date="2025-01-15T12:59:00Z" w16du:dateUtc="2025-01-15T17:59:00Z">
            <w:rPr>
              <w:rFonts w:cs="Times New Roman"/>
            </w:rPr>
          </w:rPrChange>
        </w:rPr>
      </w:pPr>
      <w:r w:rsidRPr="00963ED8">
        <w:rPr>
          <w:rFonts w:cs="Times New Roman"/>
          <w:lang w:val="es-CO"/>
          <w:rPrChange w:id="6876" w:author="Massiel Nayibe Moreno Ladino" w:date="2025-01-15T12:59:00Z" w16du:dateUtc="2025-01-15T17:59:00Z">
            <w:rPr>
              <w:rFonts w:cs="Times New Roman"/>
            </w:rPr>
          </w:rPrChange>
        </w:rPr>
        <w:t xml:space="preserve">No se permite a los empleados, bajo ninguna circunstancia, conducir un vehículo de la empresa con cualquier impedimento físico o mental que haga que el empleado sea incapaz de conducir con seguridad. Además, los empleados no conducirán ningún vehículo de la empresa mientras usen o consuman alcohol, drogas ilegales o medicamentos recetados que puedan afectar a su capacidad para conducir. </w:t>
      </w:r>
    </w:p>
    <w:p w14:paraId="3988F382" w14:textId="77777777" w:rsidR="00441859" w:rsidRPr="00963ED8" w:rsidRDefault="00DE7F5C">
      <w:pPr>
        <w:pStyle w:val="Prrafodelista"/>
        <w:numPr>
          <w:ilvl w:val="0"/>
          <w:numId w:val="40"/>
        </w:numPr>
        <w:spacing w:line="360" w:lineRule="auto"/>
        <w:jc w:val="both"/>
        <w:rPr>
          <w:rFonts w:cs="Times New Roman"/>
          <w:lang w:val="es-CO"/>
          <w:rPrChange w:id="6877" w:author="Massiel Nayibe Moreno Ladino" w:date="2025-01-15T12:59:00Z" w16du:dateUtc="2025-01-15T17:59:00Z">
            <w:rPr>
              <w:rFonts w:cs="Times New Roman"/>
            </w:rPr>
          </w:rPrChange>
        </w:rPr>
      </w:pPr>
      <w:r w:rsidRPr="00963ED8">
        <w:rPr>
          <w:rFonts w:cs="Times New Roman"/>
          <w:lang w:val="es-CO"/>
          <w:rPrChange w:id="6878" w:author="Massiel Nayibe Moreno Ladino" w:date="2025-01-15T12:59:00Z" w16du:dateUtc="2025-01-15T17:59:00Z">
            <w:rPr>
              <w:rFonts w:cs="Times New Roman"/>
            </w:rPr>
          </w:rPrChange>
        </w:rPr>
        <w:lastRenderedPageBreak/>
        <w:t>El conductor es responsable de que se tomen siempre todas las precauciones necesarias para evitar daños y robos del vehículo de la empresa y/o de su contenido. Siempre que un empleado abandone un vehículo de la empresa, deberá hacer lo siguiente:</w:t>
      </w:r>
    </w:p>
    <w:p w14:paraId="55F2952C" w14:textId="77777777" w:rsidR="00441859" w:rsidRDefault="00DE7F5C">
      <w:pPr>
        <w:pStyle w:val="Prrafodelista"/>
        <w:numPr>
          <w:ilvl w:val="1"/>
          <w:numId w:val="40"/>
        </w:numPr>
        <w:spacing w:line="360" w:lineRule="auto"/>
        <w:jc w:val="both"/>
        <w:rPr>
          <w:rFonts w:cs="Times New Roman"/>
        </w:rPr>
      </w:pPr>
      <w:r w:rsidRPr="00B04363">
        <w:rPr>
          <w:rFonts w:cs="Times New Roman"/>
        </w:rPr>
        <w:t>Subir todas las ventanillas</w:t>
      </w:r>
    </w:p>
    <w:p w14:paraId="565195BF" w14:textId="77777777" w:rsidR="00441859" w:rsidRDefault="00DE7F5C">
      <w:pPr>
        <w:pStyle w:val="Prrafodelista"/>
        <w:numPr>
          <w:ilvl w:val="1"/>
          <w:numId w:val="40"/>
        </w:numPr>
        <w:spacing w:line="360" w:lineRule="auto"/>
        <w:jc w:val="both"/>
        <w:rPr>
          <w:rFonts w:cs="Times New Roman"/>
        </w:rPr>
      </w:pPr>
      <w:r w:rsidRPr="00B04363">
        <w:rPr>
          <w:rFonts w:cs="Times New Roman"/>
        </w:rPr>
        <w:t xml:space="preserve">Cierre todas las puertas </w:t>
      </w:r>
    </w:p>
    <w:p w14:paraId="12EA9549" w14:textId="77777777" w:rsidR="00441859" w:rsidRPr="00963ED8" w:rsidRDefault="00DE7F5C">
      <w:pPr>
        <w:pStyle w:val="Prrafodelista"/>
        <w:numPr>
          <w:ilvl w:val="1"/>
          <w:numId w:val="40"/>
        </w:numPr>
        <w:spacing w:line="360" w:lineRule="auto"/>
        <w:jc w:val="both"/>
        <w:rPr>
          <w:rFonts w:cs="Times New Roman"/>
          <w:lang w:val="es-CO"/>
          <w:rPrChange w:id="6879" w:author="Massiel Nayibe Moreno Ladino" w:date="2025-01-15T12:59:00Z" w16du:dateUtc="2025-01-15T17:59:00Z">
            <w:rPr>
              <w:rFonts w:cs="Times New Roman"/>
            </w:rPr>
          </w:rPrChange>
        </w:rPr>
      </w:pPr>
      <w:r w:rsidRPr="00963ED8">
        <w:rPr>
          <w:rFonts w:cs="Times New Roman"/>
          <w:lang w:val="es-CO"/>
          <w:rPrChange w:id="6880" w:author="Massiel Nayibe Moreno Ladino" w:date="2025-01-15T12:59:00Z" w16du:dateUtc="2025-01-15T17:59:00Z">
            <w:rPr>
              <w:rFonts w:cs="Times New Roman"/>
            </w:rPr>
          </w:rPrChange>
        </w:rPr>
        <w:t>No deje mercancías ni equipos a la vista en el interior de un coche, ya que pueden tentar a un ladrón. Retire todos los objetos de valor o guárdelos bajo llave en el maletero y fuera de la vista cuando el vehículo quede desatendido.</w:t>
      </w:r>
    </w:p>
    <w:p w14:paraId="4C6DBD47" w14:textId="77777777" w:rsidR="00441859" w:rsidRPr="00963ED8" w:rsidRDefault="00DE7F5C">
      <w:pPr>
        <w:pStyle w:val="Prrafodelista"/>
        <w:numPr>
          <w:ilvl w:val="0"/>
          <w:numId w:val="40"/>
        </w:numPr>
        <w:autoSpaceDE w:val="0"/>
        <w:autoSpaceDN w:val="0"/>
        <w:adjustRightInd w:val="0"/>
        <w:spacing w:after="200" w:line="360" w:lineRule="auto"/>
        <w:jc w:val="both"/>
        <w:rPr>
          <w:rFonts w:cs="Times New Roman"/>
          <w:color w:val="000000" w:themeColor="text1"/>
          <w:lang w:val="es-CO"/>
          <w:rPrChange w:id="6881"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6882" w:author="Massiel Nayibe Moreno Ladino" w:date="2025-01-15T12:59:00Z" w16du:dateUtc="2025-01-15T17:59:00Z">
            <w:rPr>
              <w:rFonts w:cs="Times New Roman"/>
              <w:color w:val="000000" w:themeColor="text1"/>
            </w:rPr>
          </w:rPrChange>
        </w:rPr>
        <w:t>Los empleados autorizados y los conductores externos aprobados nunca deben dejar el vehículo desatendido a menos que esté estacionado en un estacionamiento o garaje seguro. En el caso de que el empleado autorizado o conductor externo aprobado no encuentre un lugar seguro para guardar el vehículo de Compañeros durante la noche, deberá regresar y guardarlo en el estacionamiento de la oficina de Compañeros.</w:t>
      </w:r>
    </w:p>
    <w:p w14:paraId="290329A1" w14:textId="77777777" w:rsidR="00441859" w:rsidRPr="00963ED8" w:rsidRDefault="00DE7F5C">
      <w:pPr>
        <w:spacing w:line="360" w:lineRule="auto"/>
        <w:jc w:val="both"/>
        <w:rPr>
          <w:rFonts w:cs="Times New Roman"/>
          <w:lang w:val="es-CO"/>
          <w:rPrChange w:id="6883" w:author="Massiel Nayibe Moreno Ladino" w:date="2025-01-15T12:59:00Z" w16du:dateUtc="2025-01-15T17:59:00Z">
            <w:rPr>
              <w:rFonts w:cs="Times New Roman"/>
            </w:rPr>
          </w:rPrChange>
        </w:rPr>
      </w:pPr>
      <w:r w:rsidRPr="00963ED8">
        <w:rPr>
          <w:rFonts w:cs="Times New Roman"/>
          <w:lang w:val="es-CO"/>
          <w:rPrChange w:id="6884" w:author="Massiel Nayibe Moreno Ladino" w:date="2025-01-15T12:59:00Z" w16du:dateUtc="2025-01-15T17:59:00Z">
            <w:rPr>
              <w:rFonts w:cs="Times New Roman"/>
            </w:rPr>
          </w:rPrChange>
        </w:rPr>
        <w:t>Cualquier infracción de los requisitos anteriores dará lugar a la adopción de medidas disciplinarias, incluido el despido.</w:t>
      </w:r>
    </w:p>
    <w:p w14:paraId="7960E159" w14:textId="77777777" w:rsidR="00441859" w:rsidRPr="00963ED8" w:rsidRDefault="00DE7F5C">
      <w:pPr>
        <w:pStyle w:val="Ttulo2"/>
        <w:rPr>
          <w:lang w:val="es-CO"/>
          <w:rPrChange w:id="6885" w:author="Massiel Nayibe Moreno Ladino" w:date="2025-01-15T12:59:00Z" w16du:dateUtc="2025-01-15T17:59:00Z">
            <w:rPr/>
          </w:rPrChange>
        </w:rPr>
      </w:pPr>
      <w:bookmarkStart w:id="6886" w:name="_Toc184806988"/>
      <w:bookmarkStart w:id="6887" w:name="_Toc185435513"/>
      <w:r w:rsidRPr="00963ED8">
        <w:rPr>
          <w:lang w:val="es-CO"/>
          <w:rPrChange w:id="6888" w:author="Massiel Nayibe Moreno Ladino" w:date="2025-01-15T12:59:00Z" w16du:dateUtc="2025-01-15T17:59:00Z">
            <w:rPr/>
          </w:rPrChange>
        </w:rPr>
        <w:t>15.4 Requisitos generales sobre el uso de vehículos personales</w:t>
      </w:r>
      <w:bookmarkEnd w:id="6886"/>
      <w:bookmarkEnd w:id="6887"/>
    </w:p>
    <w:p w14:paraId="14B207B3" w14:textId="77777777" w:rsidR="00441859" w:rsidRPr="00963ED8" w:rsidRDefault="00DE7F5C">
      <w:pPr>
        <w:autoSpaceDE w:val="0"/>
        <w:autoSpaceDN w:val="0"/>
        <w:adjustRightInd w:val="0"/>
        <w:spacing w:line="360" w:lineRule="auto"/>
        <w:jc w:val="both"/>
        <w:rPr>
          <w:rFonts w:cs="Times New Roman"/>
          <w:color w:val="000000" w:themeColor="text1"/>
          <w:lang w:val="es-CO"/>
          <w:rPrChange w:id="6889"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6890" w:author="Massiel Nayibe Moreno Ladino" w:date="2025-01-15T12:59:00Z" w16du:dateUtc="2025-01-15T17:59:00Z">
            <w:rPr>
              <w:rFonts w:cs="Times New Roman"/>
              <w:color w:val="000000" w:themeColor="text1"/>
            </w:rPr>
          </w:rPrChange>
        </w:rPr>
        <w:t xml:space="preserve">Los vehículos personales no podrán utilizarse para asuntos oficiales sin el permiso expreso y por escrito </w:t>
      </w:r>
      <w:r w:rsidR="00320E81" w:rsidRPr="00963ED8">
        <w:rPr>
          <w:rFonts w:cs="Times New Roman"/>
          <w:color w:val="000000" w:themeColor="text1"/>
          <w:lang w:val="es-CO"/>
          <w:rPrChange w:id="6891" w:author="Massiel Nayibe Moreno Ladino" w:date="2025-01-15T12:59:00Z" w16du:dateUtc="2025-01-15T17:59:00Z">
            <w:rPr>
              <w:rFonts w:cs="Times New Roman"/>
              <w:color w:val="000000" w:themeColor="text1"/>
            </w:rPr>
          </w:rPrChange>
        </w:rPr>
        <w:t xml:space="preserve">del DP </w:t>
      </w:r>
      <w:r w:rsidRPr="00963ED8">
        <w:rPr>
          <w:rFonts w:cs="Times New Roman"/>
          <w:color w:val="000000" w:themeColor="text1"/>
          <w:lang w:val="es-CO"/>
          <w:rPrChange w:id="6892" w:author="Massiel Nayibe Moreno Ladino" w:date="2025-01-15T12:59:00Z" w16du:dateUtc="2025-01-15T17:59:00Z">
            <w:rPr>
              <w:rFonts w:cs="Times New Roman"/>
              <w:color w:val="000000" w:themeColor="text1"/>
            </w:rPr>
          </w:rPrChange>
        </w:rPr>
        <w:t xml:space="preserve">y el reconocimiento de que Compañeros no se hace responsable de la pérdida, daños, lesiones o muerte de los pasajeros resultantes de su uso. Si se autoriza a un empleado a utilizar su vehículo, deberá cumplir con todos los requisitos de mantenimiento e inspección técnica y mecánica, así como con otras obligaciones legales. Para solicitar la autorización de uso de un vehículo personal con fines profesionales, deberá cumplimentarse el </w:t>
      </w:r>
      <w:r>
        <w:fldChar w:fldCharType="begin"/>
      </w:r>
      <w:r w:rsidRPr="00963ED8">
        <w:rPr>
          <w:lang w:val="es-CO"/>
          <w:rPrChange w:id="6893" w:author="Massiel Nayibe Moreno Ladino" w:date="2025-01-15T12:59:00Z" w16du:dateUtc="2025-01-15T17:59:00Z">
            <w:rPr/>
          </w:rPrChange>
        </w:rPr>
        <w:instrText>HYPERLINK \l "_Attachment_2_–"</w:instrText>
      </w:r>
      <w:r>
        <w:fldChar w:fldCharType="separate"/>
      </w:r>
      <w:r w:rsidRPr="00963ED8">
        <w:rPr>
          <w:rStyle w:val="Hipervnculo"/>
          <w:rFonts w:cs="Times New Roman"/>
          <w:lang w:val="es-CO"/>
          <w:rPrChange w:id="6894" w:author="Massiel Nayibe Moreno Ladino" w:date="2025-01-15T12:59:00Z" w16du:dateUtc="2025-01-15T17:59:00Z">
            <w:rPr>
              <w:rStyle w:val="Hipervnculo"/>
              <w:rFonts w:cs="Times New Roman"/>
            </w:rPr>
          </w:rPrChange>
        </w:rPr>
        <w:t>formulario de autorización que figura en el anexo 2</w:t>
      </w:r>
      <w:r>
        <w:fldChar w:fldCharType="end"/>
      </w:r>
      <w:r w:rsidRPr="00963ED8">
        <w:rPr>
          <w:rFonts w:cs="Times New Roman"/>
          <w:color w:val="000000" w:themeColor="text1"/>
          <w:lang w:val="es-CO"/>
          <w:rPrChange w:id="6895" w:author="Massiel Nayibe Moreno Ladino" w:date="2025-01-15T12:59:00Z" w16du:dateUtc="2025-01-15T17:59:00Z">
            <w:rPr>
              <w:rFonts w:cs="Times New Roman"/>
              <w:color w:val="000000" w:themeColor="text1"/>
            </w:rPr>
          </w:rPrChange>
        </w:rPr>
        <w:t xml:space="preserve">. También </w:t>
      </w:r>
      <w:r>
        <w:fldChar w:fldCharType="begin"/>
      </w:r>
      <w:r w:rsidRPr="00963ED8">
        <w:rPr>
          <w:lang w:val="es-CO"/>
          <w:rPrChange w:id="6896" w:author="Massiel Nayibe Moreno Ladino" w:date="2025-01-15T12:59:00Z" w16du:dateUtc="2025-01-15T17:59:00Z">
            <w:rPr/>
          </w:rPrChange>
        </w:rPr>
        <w:instrText>HYPERLINK "https://app.pandadoc.com/a/" \l "/templates/GUxRV4K5PxkWRhfH2wet2G"</w:instrText>
      </w:r>
      <w:r>
        <w:fldChar w:fldCharType="separate"/>
      </w:r>
      <w:r w:rsidRPr="00963ED8">
        <w:rPr>
          <w:rStyle w:val="Hipervnculo"/>
          <w:rFonts w:cs="Times New Roman"/>
          <w:lang w:val="es-CO"/>
          <w:rPrChange w:id="6897" w:author="Massiel Nayibe Moreno Ladino" w:date="2025-01-15T12:59:00Z" w16du:dateUtc="2025-01-15T17:59:00Z">
            <w:rPr>
              <w:rStyle w:val="Hipervnculo"/>
              <w:rFonts w:cs="Times New Roman"/>
            </w:rPr>
          </w:rPrChange>
        </w:rPr>
        <w:t>disponible en PandaDoc aquí</w:t>
      </w:r>
      <w:r>
        <w:fldChar w:fldCharType="end"/>
      </w:r>
      <w:r w:rsidRPr="00963ED8">
        <w:rPr>
          <w:rFonts w:cs="Times New Roman"/>
          <w:color w:val="000000" w:themeColor="text1"/>
          <w:lang w:val="es-CO"/>
          <w:rPrChange w:id="6898" w:author="Massiel Nayibe Moreno Ladino" w:date="2025-01-15T12:59:00Z" w16du:dateUtc="2025-01-15T17:59:00Z">
            <w:rPr>
              <w:rFonts w:cs="Times New Roman"/>
              <w:color w:val="000000" w:themeColor="text1"/>
            </w:rPr>
          </w:rPrChange>
        </w:rPr>
        <w:t>. Para utilizar un vehículo personal con fines profesionales, el vehículo debe tener la siguiente cobertura de seguro mínima: cobertura de 100.000 USD con una franquicia máxima de 5.000 USD por responsabilidad civil.</w:t>
      </w:r>
    </w:p>
    <w:p w14:paraId="0CDE14F4" w14:textId="77777777" w:rsidR="00441859" w:rsidRPr="00963ED8" w:rsidRDefault="00DE7F5C">
      <w:pPr>
        <w:pStyle w:val="Ttulo2"/>
        <w:rPr>
          <w:lang w:val="es-CO"/>
          <w:rPrChange w:id="6899" w:author="Massiel Nayibe Moreno Ladino" w:date="2025-01-15T12:59:00Z" w16du:dateUtc="2025-01-15T17:59:00Z">
            <w:rPr/>
          </w:rPrChange>
        </w:rPr>
      </w:pPr>
      <w:bookmarkStart w:id="6900" w:name="_Toc184806989"/>
      <w:bookmarkStart w:id="6901" w:name="_Toc185435514"/>
      <w:r w:rsidRPr="00963ED8">
        <w:rPr>
          <w:lang w:val="es-CO"/>
          <w:rPrChange w:id="6902" w:author="Massiel Nayibe Moreno Ladino" w:date="2025-01-15T12:59:00Z" w16du:dateUtc="2025-01-15T17:59:00Z">
            <w:rPr/>
          </w:rPrChange>
        </w:rPr>
        <w:t>15.5 Exenciones para pasajeros no relacionados con la empresa</w:t>
      </w:r>
      <w:bookmarkEnd w:id="6900"/>
      <w:bookmarkEnd w:id="6901"/>
    </w:p>
    <w:p w14:paraId="3ED68D96" w14:textId="77777777" w:rsidR="00441859" w:rsidRPr="00963ED8" w:rsidRDefault="00DE7F5C">
      <w:pPr>
        <w:autoSpaceDE w:val="0"/>
        <w:autoSpaceDN w:val="0"/>
        <w:adjustRightInd w:val="0"/>
        <w:spacing w:line="360" w:lineRule="auto"/>
        <w:jc w:val="both"/>
        <w:rPr>
          <w:rFonts w:cs="Times New Roman"/>
          <w:color w:val="000000" w:themeColor="text1"/>
          <w:lang w:val="es-CO"/>
          <w:rPrChange w:id="6903"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6904" w:author="Massiel Nayibe Moreno Ladino" w:date="2025-01-15T12:59:00Z" w16du:dateUtc="2025-01-15T17:59:00Z">
            <w:rPr>
              <w:rFonts w:cs="Times New Roman"/>
              <w:color w:val="000000" w:themeColor="text1"/>
            </w:rPr>
          </w:rPrChange>
        </w:rPr>
        <w:t xml:space="preserve">Los pasajeros no relacionados con la empresa (es decir, familiares o amigos) que deseen acompañar a empleados en viajes patrocinados por la empresa deben obtener una exención antes </w:t>
      </w:r>
      <w:r w:rsidRPr="00963ED8">
        <w:rPr>
          <w:rFonts w:cs="Times New Roman"/>
          <w:color w:val="000000" w:themeColor="text1"/>
          <w:lang w:val="es-CO"/>
          <w:rPrChange w:id="6905" w:author="Massiel Nayibe Moreno Ladino" w:date="2025-01-15T12:59:00Z" w16du:dateUtc="2025-01-15T17:59:00Z">
            <w:rPr>
              <w:rFonts w:cs="Times New Roman"/>
              <w:color w:val="000000" w:themeColor="text1"/>
            </w:rPr>
          </w:rPrChange>
        </w:rPr>
        <w:lastRenderedPageBreak/>
        <w:t xml:space="preserve">del viaje. Este proceso de exención garantiza que las personas no relacionadas con la empresa reconocen y asumen todos los riesgos, obligaciones y responsabilidades asociados durante el viaje. Si no se obtiene la exención, los pasajeros no relacionados con la empresa no podrán participar en las actividades de viaje de la empresa. Todos los pasajeros no relacionados con la empresa deben firmar las exenciones de indemnización que figuran en </w:t>
      </w:r>
      <w:r>
        <w:fldChar w:fldCharType="begin"/>
      </w:r>
      <w:r w:rsidRPr="00963ED8">
        <w:rPr>
          <w:lang w:val="es-CO"/>
          <w:rPrChange w:id="6906" w:author="Massiel Nayibe Moreno Ladino" w:date="2025-01-15T12:59:00Z" w16du:dateUtc="2025-01-15T17:59:00Z">
            <w:rPr/>
          </w:rPrChange>
        </w:rPr>
        <w:instrText>HYPERLINK \l "_Attachment_3_-"</w:instrText>
      </w:r>
      <w:r>
        <w:fldChar w:fldCharType="separate"/>
      </w:r>
      <w:r w:rsidRPr="00963ED8">
        <w:rPr>
          <w:rStyle w:val="Hipervnculo"/>
          <w:rFonts w:cs="Times New Roman"/>
          <w:lang w:val="es-CO"/>
          <w:rPrChange w:id="6907" w:author="Massiel Nayibe Moreno Ladino" w:date="2025-01-15T12:59:00Z" w16du:dateUtc="2025-01-15T17:59:00Z">
            <w:rPr>
              <w:rStyle w:val="Hipervnculo"/>
              <w:rFonts w:cs="Times New Roman"/>
            </w:rPr>
          </w:rPrChange>
        </w:rPr>
        <w:t>el anexo 3</w:t>
      </w:r>
      <w:r>
        <w:fldChar w:fldCharType="end"/>
      </w:r>
      <w:r w:rsidRPr="00963ED8">
        <w:rPr>
          <w:rFonts w:cs="Times New Roman"/>
          <w:color w:val="000000" w:themeColor="text1"/>
          <w:lang w:val="es-CO"/>
          <w:rPrChange w:id="6908" w:author="Massiel Nayibe Moreno Ladino" w:date="2025-01-15T12:59:00Z" w16du:dateUtc="2025-01-15T17:59:00Z">
            <w:rPr>
              <w:rFonts w:cs="Times New Roman"/>
              <w:color w:val="000000" w:themeColor="text1"/>
            </w:rPr>
          </w:rPrChange>
        </w:rPr>
        <w:t xml:space="preserve"> y que </w:t>
      </w:r>
      <w:r>
        <w:fldChar w:fldCharType="begin"/>
      </w:r>
      <w:r w:rsidRPr="00963ED8">
        <w:rPr>
          <w:lang w:val="es-CO"/>
          <w:rPrChange w:id="6909" w:author="Massiel Nayibe Moreno Ladino" w:date="2025-01-15T12:59:00Z" w16du:dateUtc="2025-01-15T17:59:00Z">
            <w:rPr/>
          </w:rPrChange>
        </w:rPr>
        <w:instrText>HYPERLINK "https://app.pandadoc.com/a/" \l "/templates/ANigp4EWPncUCas4RvWE4N"</w:instrText>
      </w:r>
      <w:r>
        <w:fldChar w:fldCharType="separate"/>
      </w:r>
      <w:r w:rsidRPr="00963ED8">
        <w:rPr>
          <w:rStyle w:val="Hipervnculo"/>
          <w:rFonts w:cs="Times New Roman"/>
          <w:lang w:val="es-CO"/>
          <w:rPrChange w:id="6910" w:author="Massiel Nayibe Moreno Ladino" w:date="2025-01-15T12:59:00Z" w16du:dateUtc="2025-01-15T17:59:00Z">
            <w:rPr>
              <w:rStyle w:val="Hipervnculo"/>
              <w:rFonts w:cs="Times New Roman"/>
            </w:rPr>
          </w:rPrChange>
        </w:rPr>
        <w:t>están disponibles en PandaDoc aquí</w:t>
      </w:r>
      <w:r>
        <w:fldChar w:fldCharType="end"/>
      </w:r>
      <w:r w:rsidRPr="00963ED8">
        <w:rPr>
          <w:rFonts w:cs="Times New Roman"/>
          <w:color w:val="000000" w:themeColor="text1"/>
          <w:lang w:val="es-CO"/>
          <w:rPrChange w:id="6911" w:author="Massiel Nayibe Moreno Ladino" w:date="2025-01-15T12:59:00Z" w16du:dateUtc="2025-01-15T17:59:00Z">
            <w:rPr>
              <w:rFonts w:cs="Times New Roman"/>
              <w:color w:val="000000" w:themeColor="text1"/>
            </w:rPr>
          </w:rPrChange>
        </w:rPr>
        <w:t>.</w:t>
      </w:r>
    </w:p>
    <w:p w14:paraId="48028F21" w14:textId="77777777" w:rsidR="00441859" w:rsidRPr="00963ED8" w:rsidRDefault="00DE7F5C">
      <w:pPr>
        <w:pStyle w:val="Ttulo2"/>
        <w:rPr>
          <w:lang w:val="es-CO"/>
          <w:rPrChange w:id="6912" w:author="Massiel Nayibe Moreno Ladino" w:date="2025-01-15T12:59:00Z" w16du:dateUtc="2025-01-15T17:59:00Z">
            <w:rPr/>
          </w:rPrChange>
        </w:rPr>
      </w:pPr>
      <w:bookmarkStart w:id="6913" w:name="_Toc184806990"/>
      <w:bookmarkStart w:id="6914" w:name="_Toc185435515"/>
      <w:r w:rsidRPr="00963ED8">
        <w:rPr>
          <w:lang w:val="es-CO"/>
          <w:rPrChange w:id="6915" w:author="Massiel Nayibe Moreno Ladino" w:date="2025-01-15T12:59:00Z" w16du:dateUtc="2025-01-15T17:59:00Z">
            <w:rPr/>
          </w:rPrChange>
        </w:rPr>
        <w:t>15.6 Restricciones a la circulación de vehículos</w:t>
      </w:r>
      <w:bookmarkEnd w:id="6913"/>
      <w:bookmarkEnd w:id="6914"/>
    </w:p>
    <w:p w14:paraId="2539C473" w14:textId="77777777" w:rsidR="00441859" w:rsidRDefault="00DE7F5C">
      <w:pPr>
        <w:autoSpaceDE w:val="0"/>
        <w:autoSpaceDN w:val="0"/>
        <w:adjustRightInd w:val="0"/>
        <w:spacing w:line="360" w:lineRule="auto"/>
        <w:jc w:val="both"/>
        <w:rPr>
          <w:rFonts w:cs="Times New Roman"/>
        </w:rPr>
      </w:pPr>
      <w:r w:rsidRPr="00963ED8">
        <w:rPr>
          <w:rFonts w:cs="Times New Roman"/>
          <w:lang w:val="es-CO"/>
          <w:rPrChange w:id="6916" w:author="Massiel Nayibe Moreno Ladino" w:date="2025-01-15T12:59:00Z" w16du:dateUtc="2025-01-15T17:59:00Z">
            <w:rPr>
              <w:rFonts w:cs="Times New Roman"/>
            </w:rPr>
          </w:rPrChange>
        </w:rPr>
        <w:t xml:space="preserve">Cualquier empleado que haya cometido una "infracción grave" en los últimos cinco años no podrá conducir vehículos de la empresa a menos que el COO le conceda una autorización especial. </w:t>
      </w:r>
      <w:r w:rsidRPr="001807CA">
        <w:rPr>
          <w:rFonts w:cs="Times New Roman"/>
        </w:rPr>
        <w:t>Las infracciones graves incluyen, entre otras, las siguientes</w:t>
      </w:r>
      <w:r w:rsidRPr="00C17238">
        <w:rPr>
          <w:rFonts w:cs="Times New Roman"/>
        </w:rPr>
        <w:t>:</w:t>
      </w:r>
    </w:p>
    <w:p w14:paraId="343232FD" w14:textId="77777777" w:rsidR="00441859" w:rsidRPr="00963ED8" w:rsidRDefault="00DE7F5C">
      <w:pPr>
        <w:pStyle w:val="Prrafodelista"/>
        <w:numPr>
          <w:ilvl w:val="0"/>
          <w:numId w:val="41"/>
        </w:numPr>
        <w:spacing w:line="360" w:lineRule="auto"/>
        <w:jc w:val="both"/>
        <w:rPr>
          <w:rFonts w:cs="Times New Roman"/>
          <w:lang w:val="es-CO"/>
          <w:rPrChange w:id="6917" w:author="Massiel Nayibe Moreno Ladino" w:date="2025-01-15T12:59:00Z" w16du:dateUtc="2025-01-15T17:59:00Z">
            <w:rPr>
              <w:rFonts w:cs="Times New Roman"/>
            </w:rPr>
          </w:rPrChange>
        </w:rPr>
      </w:pPr>
      <w:r w:rsidRPr="00963ED8">
        <w:rPr>
          <w:rFonts w:cs="Times New Roman"/>
          <w:lang w:val="es-CO"/>
          <w:rPrChange w:id="6918" w:author="Massiel Nayibe Moreno Ladino" w:date="2025-01-15T12:59:00Z" w16du:dateUtc="2025-01-15T17:59:00Z">
            <w:rPr>
              <w:rFonts w:cs="Times New Roman"/>
            </w:rPr>
          </w:rPrChange>
        </w:rPr>
        <w:t>Conducir bajo los efectos de las drogas o el alcohol;</w:t>
      </w:r>
    </w:p>
    <w:p w14:paraId="04DAEB21" w14:textId="77777777" w:rsidR="00441859" w:rsidRPr="00963ED8" w:rsidRDefault="00DE7F5C">
      <w:pPr>
        <w:pStyle w:val="Prrafodelista"/>
        <w:numPr>
          <w:ilvl w:val="0"/>
          <w:numId w:val="41"/>
        </w:numPr>
        <w:spacing w:line="360" w:lineRule="auto"/>
        <w:jc w:val="both"/>
        <w:rPr>
          <w:rFonts w:cs="Times New Roman"/>
          <w:lang w:val="es-CO"/>
          <w:rPrChange w:id="6919" w:author="Massiel Nayibe Moreno Ladino" w:date="2025-01-15T12:59:00Z" w16du:dateUtc="2025-01-15T17:59:00Z">
            <w:rPr>
              <w:rFonts w:cs="Times New Roman"/>
            </w:rPr>
          </w:rPrChange>
        </w:rPr>
      </w:pPr>
      <w:r w:rsidRPr="00963ED8">
        <w:rPr>
          <w:rFonts w:cs="Times New Roman"/>
          <w:lang w:val="es-CO"/>
          <w:rPrChange w:id="6920" w:author="Massiel Nayibe Moreno Ladino" w:date="2025-01-15T12:59:00Z" w16du:dateUtc="2025-01-15T17:59:00Z">
            <w:rPr>
              <w:rFonts w:cs="Times New Roman"/>
            </w:rPr>
          </w:rPrChange>
        </w:rPr>
        <w:t>No informar de un accidente;</w:t>
      </w:r>
    </w:p>
    <w:p w14:paraId="5D7B14F2" w14:textId="77777777" w:rsidR="00441859" w:rsidRDefault="00DE7F5C">
      <w:pPr>
        <w:pStyle w:val="Prrafodelista"/>
        <w:numPr>
          <w:ilvl w:val="0"/>
          <w:numId w:val="41"/>
        </w:numPr>
        <w:spacing w:line="360" w:lineRule="auto"/>
        <w:jc w:val="both"/>
        <w:rPr>
          <w:rFonts w:cs="Times New Roman"/>
        </w:rPr>
      </w:pPr>
      <w:r w:rsidRPr="00C17238">
        <w:rPr>
          <w:rFonts w:cs="Times New Roman"/>
        </w:rPr>
        <w:t>Conducción temeraria;</w:t>
      </w:r>
    </w:p>
    <w:p w14:paraId="55DF7E73" w14:textId="77777777" w:rsidR="00441859" w:rsidRDefault="00DE7F5C">
      <w:pPr>
        <w:pStyle w:val="Prrafodelista"/>
        <w:numPr>
          <w:ilvl w:val="0"/>
          <w:numId w:val="41"/>
        </w:numPr>
        <w:spacing w:line="360" w:lineRule="auto"/>
        <w:jc w:val="both"/>
        <w:rPr>
          <w:rFonts w:cs="Times New Roman"/>
        </w:rPr>
      </w:pPr>
      <w:r w:rsidRPr="00C17238">
        <w:rPr>
          <w:rFonts w:cs="Times New Roman"/>
        </w:rPr>
        <w:t>Presentar un parte de accidente falso;</w:t>
      </w:r>
    </w:p>
    <w:p w14:paraId="7A02E940" w14:textId="77777777" w:rsidR="00441859" w:rsidRPr="00963ED8" w:rsidRDefault="00DE7F5C">
      <w:pPr>
        <w:pStyle w:val="Prrafodelista"/>
        <w:numPr>
          <w:ilvl w:val="0"/>
          <w:numId w:val="41"/>
        </w:numPr>
        <w:spacing w:line="360" w:lineRule="auto"/>
        <w:jc w:val="both"/>
        <w:rPr>
          <w:rFonts w:cs="Times New Roman"/>
          <w:lang w:val="es-CO"/>
          <w:rPrChange w:id="6921" w:author="Massiel Nayibe Moreno Ladino" w:date="2025-01-15T12:59:00Z" w16du:dateUtc="2025-01-15T17:59:00Z">
            <w:rPr>
              <w:rFonts w:cs="Times New Roman"/>
            </w:rPr>
          </w:rPrChange>
        </w:rPr>
      </w:pPr>
      <w:r w:rsidRPr="00963ED8">
        <w:rPr>
          <w:rFonts w:cs="Times New Roman"/>
          <w:lang w:val="es-CO"/>
          <w:rPrChange w:id="6922" w:author="Massiel Nayibe Moreno Ladino" w:date="2025-01-15T12:59:00Z" w16du:dateUtc="2025-01-15T17:59:00Z">
            <w:rPr>
              <w:rFonts w:cs="Times New Roman"/>
            </w:rPr>
          </w:rPrChange>
        </w:rPr>
        <w:t>Conducir con el permiso suspendido o retirado; o</w:t>
      </w:r>
    </w:p>
    <w:p w14:paraId="5CBB3688" w14:textId="77777777" w:rsidR="00441859" w:rsidRPr="00963ED8" w:rsidRDefault="00DE7F5C">
      <w:pPr>
        <w:pStyle w:val="Prrafodelista"/>
        <w:numPr>
          <w:ilvl w:val="0"/>
          <w:numId w:val="41"/>
        </w:numPr>
        <w:spacing w:line="360" w:lineRule="auto"/>
        <w:jc w:val="both"/>
        <w:rPr>
          <w:rFonts w:cs="Times New Roman"/>
          <w:lang w:val="es-CO"/>
          <w:rPrChange w:id="6923" w:author="Massiel Nayibe Moreno Ladino" w:date="2025-01-15T12:59:00Z" w16du:dateUtc="2025-01-15T17:59:00Z">
            <w:rPr>
              <w:rFonts w:cs="Times New Roman"/>
            </w:rPr>
          </w:rPrChange>
        </w:rPr>
      </w:pPr>
      <w:r w:rsidRPr="00963ED8">
        <w:rPr>
          <w:rFonts w:cs="Times New Roman"/>
          <w:lang w:val="es-CO"/>
          <w:rPrChange w:id="6924" w:author="Massiel Nayibe Moreno Ladino" w:date="2025-01-15T12:59:00Z" w16du:dateUtc="2025-01-15T17:59:00Z">
            <w:rPr>
              <w:rFonts w:cs="Times New Roman"/>
            </w:rPr>
          </w:rPrChange>
        </w:rPr>
        <w:t>Intentar eludir a un agente de policía.</w:t>
      </w:r>
    </w:p>
    <w:p w14:paraId="1527EA08" w14:textId="77777777" w:rsidR="00441859" w:rsidRPr="00963ED8" w:rsidRDefault="00DE7F5C">
      <w:pPr>
        <w:pStyle w:val="Ttulo2"/>
        <w:rPr>
          <w:lang w:val="es-CO"/>
          <w:rPrChange w:id="6925" w:author="Massiel Nayibe Moreno Ladino" w:date="2025-01-15T12:59:00Z" w16du:dateUtc="2025-01-15T17:59:00Z">
            <w:rPr/>
          </w:rPrChange>
        </w:rPr>
      </w:pPr>
      <w:bookmarkStart w:id="6926" w:name="_Toc184806991"/>
      <w:bookmarkStart w:id="6927" w:name="_Toc185435516"/>
      <w:r w:rsidRPr="00963ED8">
        <w:rPr>
          <w:lang w:val="es-CO"/>
          <w:rPrChange w:id="6928" w:author="Massiel Nayibe Moreno Ladino" w:date="2025-01-15T12:59:00Z" w16du:dateUtc="2025-01-15T17:59:00Z">
            <w:rPr/>
          </w:rPrChange>
        </w:rPr>
        <w:t>15.7 Restricciones a la circulación de vehículos</w:t>
      </w:r>
      <w:bookmarkEnd w:id="6926"/>
      <w:bookmarkEnd w:id="6927"/>
    </w:p>
    <w:p w14:paraId="3749FA97" w14:textId="77777777" w:rsidR="00441859" w:rsidRPr="00963ED8" w:rsidRDefault="00DE7F5C">
      <w:pPr>
        <w:spacing w:line="360" w:lineRule="auto"/>
        <w:jc w:val="both"/>
        <w:rPr>
          <w:rFonts w:cs="Times New Roman"/>
          <w:lang w:val="es-CO"/>
          <w:rPrChange w:id="6929" w:author="Massiel Nayibe Moreno Ladino" w:date="2025-01-15T12:59:00Z" w16du:dateUtc="2025-01-15T17:59:00Z">
            <w:rPr>
              <w:rFonts w:cs="Times New Roman"/>
            </w:rPr>
          </w:rPrChange>
        </w:rPr>
      </w:pPr>
      <w:r w:rsidRPr="00963ED8">
        <w:rPr>
          <w:rFonts w:cs="Times New Roman"/>
          <w:lang w:val="es-CO"/>
          <w:rPrChange w:id="6930" w:author="Massiel Nayibe Moreno Ladino" w:date="2025-01-15T12:59:00Z" w16du:dateUtc="2025-01-15T17:59:00Z">
            <w:rPr>
              <w:rFonts w:cs="Times New Roman"/>
            </w:rPr>
          </w:rPrChange>
        </w:rPr>
        <w:t xml:space="preserve">Los vehículos dentro de las ciudades deben tener en cuenta la situación actual de la seguridad en el país. Se recomienda consultar con el Director Financiero de la FO las restricciones vigentes y atenerse a las restricciones de la Embajada de EE.UU. para viajar. Para los viajes, la hora máxima de salida es 5:00am y la hora máxima de regreso es 7:00pm. Pueden solicitarse excepciones por escrito a la sede de Compañeros, en consulta con la Seguridad de la Embajada y dependiendo de la zona geográfica para viajar. </w:t>
      </w:r>
    </w:p>
    <w:p w14:paraId="4785D5D7" w14:textId="77777777" w:rsidR="00126FD7" w:rsidRPr="00963ED8" w:rsidRDefault="00126FD7" w:rsidP="00126FD7">
      <w:pPr>
        <w:spacing w:line="360" w:lineRule="auto"/>
        <w:jc w:val="both"/>
        <w:rPr>
          <w:rFonts w:cs="Times New Roman"/>
          <w:lang w:val="es-CO"/>
          <w:rPrChange w:id="6931" w:author="Massiel Nayibe Moreno Ladino" w:date="2025-01-15T12:59:00Z" w16du:dateUtc="2025-01-15T17:59:00Z">
            <w:rPr>
              <w:rFonts w:cs="Times New Roman"/>
            </w:rPr>
          </w:rPrChange>
        </w:rPr>
      </w:pPr>
    </w:p>
    <w:p w14:paraId="2C1F49D9" w14:textId="77777777" w:rsidR="00441859" w:rsidRPr="00963ED8" w:rsidRDefault="00DE7F5C">
      <w:pPr>
        <w:spacing w:line="360" w:lineRule="auto"/>
        <w:jc w:val="both"/>
        <w:rPr>
          <w:rFonts w:cs="Times New Roman"/>
          <w:lang w:val="es-CO"/>
          <w:rPrChange w:id="6932" w:author="Massiel Nayibe Moreno Ladino" w:date="2025-01-15T12:59:00Z" w16du:dateUtc="2025-01-15T17:59:00Z">
            <w:rPr>
              <w:rFonts w:cs="Times New Roman"/>
            </w:rPr>
          </w:rPrChange>
        </w:rPr>
      </w:pPr>
      <w:r w:rsidRPr="00963ED8">
        <w:rPr>
          <w:lang w:val="es-CO"/>
          <w:rPrChange w:id="6933" w:author="Massiel Nayibe Moreno Ladino" w:date="2025-01-15T12:59:00Z" w16du:dateUtc="2025-01-15T17:59:00Z">
            <w:rPr/>
          </w:rPrChange>
        </w:rPr>
        <w:t>El cinturón de seguridad es obligatorio en todo momento y la velocidad no debe superar los 100 km/h o 60 millas en carreteras nacionales y los 40-50 km/h en caminos de tierra, dependiendo del estado, o menos según las señales de tráfico y las leyes de tráfico colombianas.</w:t>
      </w:r>
    </w:p>
    <w:p w14:paraId="4760DF40" w14:textId="77777777" w:rsidR="00441859" w:rsidRPr="00963ED8" w:rsidRDefault="00DE7F5C">
      <w:pPr>
        <w:pStyle w:val="Ttulo2"/>
        <w:rPr>
          <w:lang w:val="es-CO"/>
          <w:rPrChange w:id="6934" w:author="Massiel Nayibe Moreno Ladino" w:date="2025-01-15T12:59:00Z" w16du:dateUtc="2025-01-15T17:59:00Z">
            <w:rPr/>
          </w:rPrChange>
        </w:rPr>
      </w:pPr>
      <w:bookmarkStart w:id="6935" w:name="_Toc184806992"/>
      <w:bookmarkStart w:id="6936" w:name="_Toc185435517"/>
      <w:r w:rsidRPr="00963ED8">
        <w:rPr>
          <w:lang w:val="es-CO"/>
          <w:rPrChange w:id="6937" w:author="Massiel Nayibe Moreno Ladino" w:date="2025-01-15T12:59:00Z" w16du:dateUtc="2025-01-15T17:59:00Z">
            <w:rPr/>
          </w:rPrChange>
        </w:rPr>
        <w:lastRenderedPageBreak/>
        <w:t>15.8 Inspecciones de vehículos</w:t>
      </w:r>
      <w:bookmarkEnd w:id="6935"/>
      <w:bookmarkEnd w:id="6936"/>
    </w:p>
    <w:p w14:paraId="6A6176C9" w14:textId="77777777" w:rsidR="00441859" w:rsidRPr="00963ED8" w:rsidRDefault="00DE7F5C">
      <w:pPr>
        <w:spacing w:line="360" w:lineRule="auto"/>
        <w:jc w:val="both"/>
        <w:rPr>
          <w:rFonts w:cs="Times New Roman"/>
          <w:lang w:val="es-CO"/>
          <w:rPrChange w:id="6938" w:author="Massiel Nayibe Moreno Ladino" w:date="2025-01-15T12:59:00Z" w16du:dateUtc="2025-01-15T17:59:00Z">
            <w:rPr>
              <w:rFonts w:cs="Times New Roman"/>
            </w:rPr>
          </w:rPrChange>
        </w:rPr>
      </w:pPr>
      <w:r w:rsidRPr="00963ED8">
        <w:rPr>
          <w:rFonts w:cs="Times New Roman"/>
          <w:lang w:val="es-CO"/>
          <w:rPrChange w:id="6939" w:author="Massiel Nayibe Moreno Ladino" w:date="2025-01-15T12:59:00Z" w16du:dateUtc="2025-01-15T17:59:00Z">
            <w:rPr>
              <w:rFonts w:cs="Times New Roman"/>
            </w:rPr>
          </w:rPrChange>
        </w:rPr>
        <w:t xml:space="preserve">Antes de cada uso, los empleados deben completar una comprobación básica del vehículo y de seguridad y actualizar la aplicación </w:t>
      </w:r>
      <w:r>
        <w:fldChar w:fldCharType="begin"/>
      </w:r>
      <w:r w:rsidRPr="00963ED8">
        <w:rPr>
          <w:lang w:val="es-CO"/>
          <w:rPrChange w:id="6940" w:author="Massiel Nayibe Moreno Ladino" w:date="2025-01-15T12:59:00Z" w16du:dateUtc="2025-01-15T17:59:00Z">
            <w:rPr/>
          </w:rPrChange>
        </w:rPr>
        <w:instrText>HYPERLINK "https://www.triplogmileage.com/"</w:instrText>
      </w:r>
      <w:r>
        <w:fldChar w:fldCharType="separate"/>
      </w:r>
      <w:r w:rsidRPr="00963ED8">
        <w:rPr>
          <w:rStyle w:val="Hipervnculo"/>
          <w:rFonts w:cs="Times New Roman"/>
          <w:lang w:val="es-CO"/>
          <w:rPrChange w:id="6941" w:author="Massiel Nayibe Moreno Ladino" w:date="2025-01-15T12:59:00Z" w16du:dateUtc="2025-01-15T17:59:00Z">
            <w:rPr>
              <w:rStyle w:val="Hipervnculo"/>
              <w:rFonts w:cs="Times New Roman"/>
            </w:rPr>
          </w:rPrChange>
        </w:rPr>
        <w:t>TripLog</w:t>
      </w:r>
      <w:r>
        <w:fldChar w:fldCharType="end"/>
      </w:r>
      <w:r w:rsidRPr="00963ED8">
        <w:rPr>
          <w:rFonts w:cs="Times New Roman"/>
          <w:lang w:val="es-CO"/>
          <w:rPrChange w:id="6942" w:author="Massiel Nayibe Moreno Ladino" w:date="2025-01-15T12:59:00Z" w16du:dateUtc="2025-01-15T17:59:00Z">
            <w:rPr>
              <w:rFonts w:cs="Times New Roman"/>
            </w:rPr>
          </w:rPrChange>
        </w:rPr>
        <w:t>. Los vehículos que se encuentren en condiciones inseguras no podrán utilizarse hasta que sean reparados. La comprobación básica debe incluir la confirmación de que las siguientes piezas y componentes funcionan correctamente:</w:t>
      </w:r>
    </w:p>
    <w:p w14:paraId="3816E35F" w14:textId="77777777" w:rsidR="00441859" w:rsidRDefault="00DE7F5C">
      <w:pPr>
        <w:pStyle w:val="Prrafodelista"/>
        <w:numPr>
          <w:ilvl w:val="0"/>
          <w:numId w:val="193"/>
        </w:numPr>
        <w:spacing w:after="200" w:line="360" w:lineRule="auto"/>
        <w:jc w:val="both"/>
        <w:rPr>
          <w:rFonts w:cs="Times New Roman"/>
        </w:rPr>
      </w:pPr>
      <w:r w:rsidRPr="00B04363">
        <w:rPr>
          <w:rFonts w:cs="Times New Roman"/>
        </w:rPr>
        <w:t>o frenos</w:t>
      </w:r>
    </w:p>
    <w:p w14:paraId="611D91FF" w14:textId="77777777" w:rsidR="00441859" w:rsidRDefault="00DE7F5C">
      <w:pPr>
        <w:pStyle w:val="Prrafodelista"/>
        <w:numPr>
          <w:ilvl w:val="0"/>
          <w:numId w:val="193"/>
        </w:numPr>
        <w:spacing w:after="200" w:line="360" w:lineRule="auto"/>
        <w:jc w:val="both"/>
        <w:rPr>
          <w:rFonts w:cs="Times New Roman"/>
        </w:rPr>
      </w:pPr>
      <w:r w:rsidRPr="00B04363">
        <w:rPr>
          <w:rFonts w:cs="Times New Roman"/>
        </w:rPr>
        <w:t>o mecanismo de dirección</w:t>
      </w:r>
    </w:p>
    <w:p w14:paraId="4676BF59" w14:textId="77777777" w:rsidR="00441859" w:rsidRDefault="00DE7F5C">
      <w:pPr>
        <w:pStyle w:val="Prrafodelista"/>
        <w:numPr>
          <w:ilvl w:val="0"/>
          <w:numId w:val="193"/>
        </w:numPr>
        <w:spacing w:after="200" w:line="360" w:lineRule="auto"/>
        <w:jc w:val="both"/>
        <w:rPr>
          <w:rFonts w:cs="Times New Roman"/>
        </w:rPr>
      </w:pPr>
      <w:r w:rsidRPr="00B04363">
        <w:rPr>
          <w:rFonts w:cs="Times New Roman"/>
        </w:rPr>
        <w:t>o silbar</w:t>
      </w:r>
    </w:p>
    <w:p w14:paraId="54979FC2" w14:textId="77777777" w:rsidR="00441859" w:rsidRDefault="00DE7F5C">
      <w:pPr>
        <w:pStyle w:val="Prrafodelista"/>
        <w:numPr>
          <w:ilvl w:val="0"/>
          <w:numId w:val="193"/>
        </w:numPr>
        <w:spacing w:after="200" w:line="360" w:lineRule="auto"/>
        <w:jc w:val="both"/>
        <w:rPr>
          <w:rFonts w:cs="Times New Roman"/>
        </w:rPr>
      </w:pPr>
      <w:r w:rsidRPr="00B04363">
        <w:rPr>
          <w:rFonts w:cs="Times New Roman"/>
        </w:rPr>
        <w:t>o limpiaparabrisas</w:t>
      </w:r>
    </w:p>
    <w:p w14:paraId="57D8BAEE" w14:textId="77777777" w:rsidR="00441859" w:rsidRDefault="00DE7F5C">
      <w:pPr>
        <w:pStyle w:val="Prrafodelista"/>
        <w:numPr>
          <w:ilvl w:val="0"/>
          <w:numId w:val="193"/>
        </w:numPr>
        <w:spacing w:after="200" w:line="360" w:lineRule="auto"/>
        <w:jc w:val="both"/>
        <w:rPr>
          <w:rFonts w:cs="Times New Roman"/>
        </w:rPr>
      </w:pPr>
      <w:r w:rsidRPr="00B04363">
        <w:rPr>
          <w:rFonts w:cs="Times New Roman"/>
        </w:rPr>
        <w:t>o espejos</w:t>
      </w:r>
    </w:p>
    <w:p w14:paraId="3088140E" w14:textId="77777777" w:rsidR="00441859" w:rsidRDefault="00DE7F5C">
      <w:pPr>
        <w:pStyle w:val="Prrafodelista"/>
        <w:numPr>
          <w:ilvl w:val="0"/>
          <w:numId w:val="193"/>
        </w:numPr>
        <w:spacing w:after="200" w:line="360" w:lineRule="auto"/>
        <w:jc w:val="both"/>
        <w:rPr>
          <w:rFonts w:cs="Times New Roman"/>
        </w:rPr>
      </w:pPr>
      <w:r w:rsidRPr="00B04363">
        <w:rPr>
          <w:rFonts w:cs="Times New Roman"/>
        </w:rPr>
        <w:t>o luces</w:t>
      </w:r>
    </w:p>
    <w:p w14:paraId="6F761D86" w14:textId="77777777" w:rsidR="00441859" w:rsidRDefault="00DE7F5C">
      <w:pPr>
        <w:pStyle w:val="Prrafodelista"/>
        <w:numPr>
          <w:ilvl w:val="0"/>
          <w:numId w:val="193"/>
        </w:numPr>
        <w:spacing w:after="200" w:line="360" w:lineRule="auto"/>
        <w:jc w:val="both"/>
        <w:rPr>
          <w:rFonts w:cs="Times New Roman"/>
        </w:rPr>
      </w:pPr>
      <w:r w:rsidRPr="00B04363">
        <w:rPr>
          <w:rFonts w:cs="Times New Roman"/>
        </w:rPr>
        <w:t>o neumáticos</w:t>
      </w:r>
    </w:p>
    <w:p w14:paraId="21577F9D" w14:textId="77777777" w:rsidR="00441859" w:rsidRPr="00963ED8" w:rsidRDefault="00DE7F5C">
      <w:pPr>
        <w:spacing w:line="360" w:lineRule="auto"/>
        <w:jc w:val="both"/>
        <w:rPr>
          <w:rFonts w:cs="Times New Roman"/>
          <w:lang w:val="es-CO"/>
          <w:rPrChange w:id="6943" w:author="Massiel Nayibe Moreno Ladino" w:date="2025-01-15T12:59:00Z" w16du:dateUtc="2025-01-15T17:59:00Z">
            <w:rPr>
              <w:rFonts w:cs="Times New Roman"/>
            </w:rPr>
          </w:rPrChange>
        </w:rPr>
      </w:pPr>
      <w:r w:rsidRPr="00963ED8">
        <w:rPr>
          <w:rFonts w:cs="Times New Roman"/>
          <w:lang w:val="es-CO"/>
          <w:rPrChange w:id="6944" w:author="Massiel Nayibe Moreno Ladino" w:date="2025-01-15T12:59:00Z" w16du:dateUtc="2025-01-15T17:59:00Z">
            <w:rPr>
              <w:rFonts w:cs="Times New Roman"/>
            </w:rPr>
          </w:rPrChange>
        </w:rPr>
        <w:t xml:space="preserve">Cualquier daño identificado durante la verificación básica debe registrarse en </w:t>
      </w:r>
      <w:r>
        <w:fldChar w:fldCharType="begin"/>
      </w:r>
      <w:r w:rsidRPr="00963ED8">
        <w:rPr>
          <w:lang w:val="es-CO"/>
          <w:rPrChange w:id="6945" w:author="Massiel Nayibe Moreno Ladino" w:date="2025-01-15T12:59:00Z" w16du:dateUtc="2025-01-15T17:59:00Z">
            <w:rPr/>
          </w:rPrChange>
        </w:rPr>
        <w:instrText>HYPERLINK "https://www.triplogmileage.com/"</w:instrText>
      </w:r>
      <w:r>
        <w:fldChar w:fldCharType="separate"/>
      </w:r>
      <w:r w:rsidRPr="00963ED8">
        <w:rPr>
          <w:rStyle w:val="Hipervnculo"/>
          <w:rFonts w:cs="Times New Roman"/>
          <w:lang w:val="es-CO"/>
          <w:rPrChange w:id="6946" w:author="Massiel Nayibe Moreno Ladino" w:date="2025-01-15T12:59:00Z" w16du:dateUtc="2025-01-15T17:59:00Z">
            <w:rPr>
              <w:rStyle w:val="Hipervnculo"/>
              <w:rFonts w:cs="Times New Roman"/>
            </w:rPr>
          </w:rPrChange>
        </w:rPr>
        <w:t>TripLog</w:t>
      </w:r>
      <w:r>
        <w:fldChar w:fldCharType="end"/>
      </w:r>
      <w:r w:rsidRPr="00963ED8">
        <w:rPr>
          <w:rFonts w:cs="Times New Roman"/>
          <w:lang w:val="es-CO"/>
          <w:rPrChange w:id="6947" w:author="Massiel Nayibe Moreno Ladino" w:date="2025-01-15T12:59:00Z" w16du:dateUtc="2025-01-15T17:59:00Z">
            <w:rPr>
              <w:rFonts w:cs="Times New Roman"/>
            </w:rPr>
          </w:rPrChange>
        </w:rPr>
        <w:t xml:space="preserve"> y notificarse </w:t>
      </w:r>
      <w:r w:rsidR="00320E81" w:rsidRPr="00963ED8">
        <w:rPr>
          <w:rFonts w:cs="Times New Roman"/>
          <w:lang w:val="es-CO"/>
          <w:rPrChange w:id="6948" w:author="Massiel Nayibe Moreno Ladino" w:date="2025-01-15T12:59:00Z" w16du:dateUtc="2025-01-15T17:59:00Z">
            <w:rPr>
              <w:rFonts w:cs="Times New Roman"/>
            </w:rPr>
          </w:rPrChange>
        </w:rPr>
        <w:t>al DP</w:t>
      </w:r>
      <w:r w:rsidRPr="00963ED8">
        <w:rPr>
          <w:rFonts w:cs="Times New Roman"/>
          <w:lang w:val="es-CO"/>
          <w:rPrChange w:id="6949" w:author="Massiel Nayibe Moreno Ladino" w:date="2025-01-15T12:59:00Z" w16du:dateUtc="2025-01-15T17:59:00Z">
            <w:rPr>
              <w:rFonts w:cs="Times New Roman"/>
            </w:rPr>
          </w:rPrChange>
        </w:rPr>
        <w:t>.</w:t>
      </w:r>
    </w:p>
    <w:p w14:paraId="34C76D19" w14:textId="77777777" w:rsidR="00441859" w:rsidRPr="00963ED8" w:rsidRDefault="00DE7F5C">
      <w:pPr>
        <w:pStyle w:val="Ttulo2"/>
        <w:rPr>
          <w:lang w:val="es-CO"/>
          <w:rPrChange w:id="6950" w:author="Massiel Nayibe Moreno Ladino" w:date="2025-01-15T12:59:00Z" w16du:dateUtc="2025-01-15T17:59:00Z">
            <w:rPr/>
          </w:rPrChange>
        </w:rPr>
      </w:pPr>
      <w:bookmarkStart w:id="6951" w:name="_Toc184806993"/>
      <w:bookmarkStart w:id="6952" w:name="_Toc185435518"/>
      <w:r w:rsidRPr="00963ED8">
        <w:rPr>
          <w:lang w:val="es-CO"/>
          <w:rPrChange w:id="6953" w:author="Massiel Nayibe Moreno Ladino" w:date="2025-01-15T12:59:00Z" w16du:dateUtc="2025-01-15T17:59:00Z">
            <w:rPr/>
          </w:rPrChange>
        </w:rPr>
        <w:t>15.9 Registros de vehículos</w:t>
      </w:r>
      <w:bookmarkEnd w:id="6951"/>
      <w:bookmarkEnd w:id="6952"/>
    </w:p>
    <w:p w14:paraId="61B1215C" w14:textId="77777777" w:rsidR="00441859" w:rsidRPr="00963ED8" w:rsidRDefault="00DE7F5C">
      <w:pPr>
        <w:autoSpaceDE w:val="0"/>
        <w:autoSpaceDN w:val="0"/>
        <w:adjustRightInd w:val="0"/>
        <w:spacing w:line="360" w:lineRule="auto"/>
        <w:jc w:val="both"/>
        <w:rPr>
          <w:rFonts w:cs="Times New Roman"/>
          <w:color w:val="000000" w:themeColor="text1"/>
          <w:lang w:val="es-CO"/>
          <w:rPrChange w:id="6954" w:author="Massiel Nayibe Moreno Ladino" w:date="2025-01-15T12:59:00Z" w16du:dateUtc="2025-01-15T17:59:00Z">
            <w:rPr>
              <w:rFonts w:cs="Times New Roman"/>
              <w:color w:val="000000" w:themeColor="text1"/>
            </w:rPr>
          </w:rPrChange>
        </w:rPr>
      </w:pPr>
      <w:r w:rsidRPr="00963ED8">
        <w:rPr>
          <w:rFonts w:cs="Times New Roman"/>
          <w:lang w:val="es-CO"/>
          <w:rPrChange w:id="6955" w:author="Massiel Nayibe Moreno Ladino" w:date="2025-01-15T12:59:00Z" w16du:dateUtc="2025-01-15T17:59:00Z">
            <w:rPr>
              <w:rFonts w:cs="Times New Roman"/>
            </w:rPr>
          </w:rPrChange>
        </w:rPr>
        <w:t xml:space="preserve">Se debe llevar un registro de kilometraje para cada vehículo, identificando la fecha y el propósito de cada viaje y las lecturas iniciales y finales del cuentakilómetros. </w:t>
      </w:r>
      <w:r w:rsidRPr="00963ED8">
        <w:rPr>
          <w:rFonts w:cs="Times New Roman"/>
          <w:color w:val="000000" w:themeColor="text1"/>
          <w:lang w:val="es-CO"/>
          <w:rPrChange w:id="6956" w:author="Massiel Nayibe Moreno Ladino" w:date="2025-01-15T12:59:00Z" w16du:dateUtc="2025-01-15T17:59:00Z">
            <w:rPr>
              <w:rFonts w:cs="Times New Roman"/>
              <w:color w:val="000000" w:themeColor="text1"/>
            </w:rPr>
          </w:rPrChange>
        </w:rPr>
        <w:t xml:space="preserve">El registro de kilometraje debe mantenerse para cada vehículo utilizando la aplicación </w:t>
      </w:r>
      <w:r>
        <w:fldChar w:fldCharType="begin"/>
      </w:r>
      <w:r w:rsidRPr="00963ED8">
        <w:rPr>
          <w:lang w:val="es-CO"/>
          <w:rPrChange w:id="6957" w:author="Massiel Nayibe Moreno Ladino" w:date="2025-01-15T12:59:00Z" w16du:dateUtc="2025-01-15T17:59:00Z">
            <w:rPr/>
          </w:rPrChange>
        </w:rPr>
        <w:instrText>HYPERLINK "https://www.triplogmileage.com/"</w:instrText>
      </w:r>
      <w:r>
        <w:fldChar w:fldCharType="separate"/>
      </w:r>
      <w:r w:rsidRPr="00963ED8">
        <w:rPr>
          <w:rStyle w:val="Hipervnculo"/>
          <w:rFonts w:cs="Times New Roman"/>
          <w:lang w:val="es-CO"/>
          <w:rPrChange w:id="6958" w:author="Massiel Nayibe Moreno Ladino" w:date="2025-01-15T12:59:00Z" w16du:dateUtc="2025-01-15T17:59:00Z">
            <w:rPr>
              <w:rStyle w:val="Hipervnculo"/>
              <w:rFonts w:cs="Times New Roman"/>
            </w:rPr>
          </w:rPrChange>
        </w:rPr>
        <w:t>TripLog</w:t>
      </w:r>
      <w:r>
        <w:fldChar w:fldCharType="end"/>
      </w:r>
      <w:r w:rsidRPr="00963ED8">
        <w:rPr>
          <w:rFonts w:cs="Times New Roman"/>
          <w:color w:val="000000" w:themeColor="text1"/>
          <w:lang w:val="es-CO"/>
          <w:rPrChange w:id="6959" w:author="Massiel Nayibe Moreno Ladino" w:date="2025-01-15T12:59:00Z" w16du:dateUtc="2025-01-15T17:59:00Z">
            <w:rPr>
              <w:rFonts w:cs="Times New Roman"/>
              <w:color w:val="000000" w:themeColor="text1"/>
            </w:rPr>
          </w:rPrChange>
        </w:rPr>
        <w:t xml:space="preserve">. Los conductores de los vehículos son responsables de garantizar el seguimiento de la aplicación para cada viaje. El kilometraje se rastrea en la aplicación, incluso cuando está fuera de línea. Si por alguna razón el conductor tiene dificultades con el AutoStart de la aplicación, debe iniciar y detener manualmente la ruta de su viaje en la aplicación. </w:t>
      </w:r>
    </w:p>
    <w:p w14:paraId="01E8BD3F" w14:textId="77777777" w:rsidR="00126FD7" w:rsidRPr="00963ED8" w:rsidRDefault="00126FD7" w:rsidP="00126FD7">
      <w:pPr>
        <w:autoSpaceDE w:val="0"/>
        <w:autoSpaceDN w:val="0"/>
        <w:adjustRightInd w:val="0"/>
        <w:spacing w:line="360" w:lineRule="auto"/>
        <w:jc w:val="both"/>
        <w:rPr>
          <w:rFonts w:cs="Times New Roman"/>
          <w:color w:val="000000" w:themeColor="text1"/>
          <w:lang w:val="es-CO"/>
          <w:rPrChange w:id="6960" w:author="Massiel Nayibe Moreno Ladino" w:date="2025-01-15T12:59:00Z" w16du:dateUtc="2025-01-15T17:59:00Z">
            <w:rPr>
              <w:rFonts w:cs="Times New Roman"/>
              <w:color w:val="000000" w:themeColor="text1"/>
            </w:rPr>
          </w:rPrChange>
        </w:rPr>
      </w:pPr>
    </w:p>
    <w:p w14:paraId="6359B8FC" w14:textId="77777777" w:rsidR="00441859" w:rsidRPr="00963ED8" w:rsidRDefault="00DE7F5C">
      <w:pPr>
        <w:spacing w:line="360" w:lineRule="auto"/>
        <w:jc w:val="both"/>
        <w:rPr>
          <w:rFonts w:cs="Times New Roman"/>
          <w:color w:val="000000" w:themeColor="text1"/>
          <w:lang w:val="es-CO"/>
          <w:rPrChange w:id="6961" w:author="Massiel Nayibe Moreno Ladino" w:date="2025-01-15T12:59:00Z" w16du:dateUtc="2025-01-15T17:59:00Z">
            <w:rPr>
              <w:rFonts w:cs="Times New Roman"/>
              <w:color w:val="000000" w:themeColor="text1"/>
            </w:rPr>
          </w:rPrChange>
        </w:rPr>
      </w:pPr>
      <w:r w:rsidRPr="00963ED8">
        <w:rPr>
          <w:rFonts w:cs="Times New Roman"/>
          <w:lang w:val="es-CO"/>
          <w:rPrChange w:id="6962" w:author="Massiel Nayibe Moreno Ladino" w:date="2025-01-15T12:59:00Z" w16du:dateUtc="2025-01-15T17:59:00Z">
            <w:rPr>
              <w:rFonts w:cs="Times New Roman"/>
            </w:rPr>
          </w:rPrChange>
        </w:rPr>
        <w:t xml:space="preserve">Al final de cada día, el empleado deberá asegurarse de que </w:t>
      </w:r>
      <w:r>
        <w:fldChar w:fldCharType="begin"/>
      </w:r>
      <w:r w:rsidRPr="00963ED8">
        <w:rPr>
          <w:lang w:val="es-CO"/>
          <w:rPrChange w:id="6963" w:author="Massiel Nayibe Moreno Ladino" w:date="2025-01-15T12:59:00Z" w16du:dateUtc="2025-01-15T17:59:00Z">
            <w:rPr/>
          </w:rPrChange>
        </w:rPr>
        <w:instrText>HYPERLINK "https://www.triplogmileage.com/"</w:instrText>
      </w:r>
      <w:r>
        <w:fldChar w:fldCharType="separate"/>
      </w:r>
      <w:r w:rsidRPr="00963ED8">
        <w:rPr>
          <w:rStyle w:val="Hipervnculo"/>
          <w:rFonts w:cs="Times New Roman"/>
          <w:lang w:val="es-CO"/>
          <w:rPrChange w:id="6964" w:author="Massiel Nayibe Moreno Ladino" w:date="2025-01-15T12:59:00Z" w16du:dateUtc="2025-01-15T17:59:00Z">
            <w:rPr>
              <w:rStyle w:val="Hipervnculo"/>
              <w:rFonts w:cs="Times New Roman"/>
            </w:rPr>
          </w:rPrChange>
        </w:rPr>
        <w:t>TripLog</w:t>
      </w:r>
      <w:r>
        <w:fldChar w:fldCharType="end"/>
      </w:r>
      <w:r w:rsidRPr="00963ED8">
        <w:rPr>
          <w:rFonts w:cs="Times New Roman"/>
          <w:lang w:val="es-CO"/>
          <w:rPrChange w:id="6965" w:author="Massiel Nayibe Moreno Ladino" w:date="2025-01-15T12:59:00Z" w16du:dateUtc="2025-01-15T17:59:00Z">
            <w:rPr>
              <w:rFonts w:cs="Times New Roman"/>
            </w:rPr>
          </w:rPrChange>
        </w:rPr>
        <w:t xml:space="preserve"> está actualizado e informar de cualquier daño y/o problema con el vehículo en la aplicación, incluyendo la toma de fotos de los problemas/daños. Si un empleado no actualiza el registro de kilometraje, se enfrentará a medidas disciplinarias. </w:t>
      </w:r>
      <w:r w:rsidR="00320E81" w:rsidRPr="00963ED8">
        <w:rPr>
          <w:rFonts w:cs="Times New Roman"/>
          <w:color w:val="000000" w:themeColor="text1"/>
          <w:lang w:val="es-CO"/>
          <w:rPrChange w:id="6966" w:author="Massiel Nayibe Moreno Ladino" w:date="2025-01-15T12:59:00Z" w16du:dateUtc="2025-01-15T17:59:00Z">
            <w:rPr>
              <w:rFonts w:cs="Times New Roman"/>
              <w:color w:val="000000" w:themeColor="text1"/>
            </w:rPr>
          </w:rPrChange>
        </w:rPr>
        <w:t xml:space="preserve">El DP </w:t>
      </w:r>
      <w:r w:rsidRPr="00963ED8">
        <w:rPr>
          <w:rFonts w:cs="Times New Roman"/>
          <w:color w:val="000000" w:themeColor="text1"/>
          <w:lang w:val="es-CO"/>
          <w:rPrChange w:id="6967" w:author="Massiel Nayibe Moreno Ladino" w:date="2025-01-15T12:59:00Z" w16du:dateUtc="2025-01-15T17:59:00Z">
            <w:rPr>
              <w:rFonts w:cs="Times New Roman"/>
              <w:color w:val="000000" w:themeColor="text1"/>
            </w:rPr>
          </w:rPrChange>
        </w:rPr>
        <w:t xml:space="preserve">es responsable de garantizar que se lleven registros precisos de los vehículos del proyecto. </w:t>
      </w:r>
    </w:p>
    <w:p w14:paraId="124D3441" w14:textId="77777777" w:rsidR="00126FD7" w:rsidRPr="00963ED8" w:rsidRDefault="00126FD7" w:rsidP="00126FD7">
      <w:pPr>
        <w:spacing w:line="360" w:lineRule="auto"/>
        <w:jc w:val="both"/>
        <w:rPr>
          <w:rFonts w:cs="Times New Roman"/>
          <w:color w:val="000000" w:themeColor="text1"/>
          <w:lang w:val="es-CO"/>
          <w:rPrChange w:id="6968" w:author="Massiel Nayibe Moreno Ladino" w:date="2025-01-15T12:59:00Z" w16du:dateUtc="2025-01-15T17:59:00Z">
            <w:rPr>
              <w:rFonts w:cs="Times New Roman"/>
              <w:color w:val="000000" w:themeColor="text1"/>
            </w:rPr>
          </w:rPrChange>
        </w:rPr>
      </w:pPr>
    </w:p>
    <w:p w14:paraId="041A9157" w14:textId="77777777" w:rsidR="00441859" w:rsidRPr="00963ED8" w:rsidRDefault="00DE7F5C">
      <w:pPr>
        <w:spacing w:line="360" w:lineRule="auto"/>
        <w:jc w:val="both"/>
        <w:rPr>
          <w:rFonts w:cs="Times New Roman"/>
          <w:color w:val="000000" w:themeColor="text1"/>
          <w:lang w:val="es-CO"/>
          <w:rPrChange w:id="6969"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6970" w:author="Massiel Nayibe Moreno Ladino" w:date="2025-01-15T12:59:00Z" w16du:dateUtc="2025-01-15T17:59:00Z">
            <w:rPr>
              <w:rFonts w:cs="Times New Roman"/>
              <w:color w:val="000000" w:themeColor="text1"/>
            </w:rPr>
          </w:rPrChange>
        </w:rPr>
        <w:t>Al final de cada mes, antes del 5</w:t>
      </w:r>
      <w:r w:rsidRPr="00963ED8">
        <w:rPr>
          <w:rFonts w:cs="Times New Roman"/>
          <w:color w:val="000000" w:themeColor="text1"/>
          <w:vertAlign w:val="superscript"/>
          <w:lang w:val="es-CO"/>
          <w:rPrChange w:id="6971" w:author="Massiel Nayibe Moreno Ladino" w:date="2025-01-15T12:59:00Z" w16du:dateUtc="2025-01-15T17:59:00Z">
            <w:rPr>
              <w:rFonts w:cs="Times New Roman"/>
              <w:color w:val="000000" w:themeColor="text1"/>
              <w:vertAlign w:val="superscript"/>
            </w:rPr>
          </w:rPrChange>
        </w:rPr>
        <w:t>th</w:t>
      </w:r>
      <w:r w:rsidRPr="00963ED8">
        <w:rPr>
          <w:rFonts w:cs="Times New Roman"/>
          <w:color w:val="000000" w:themeColor="text1"/>
          <w:lang w:val="es-CO"/>
          <w:rPrChange w:id="6972" w:author="Massiel Nayibe Moreno Ladino" w:date="2025-01-15T12:59:00Z" w16du:dateUtc="2025-01-15T17:59:00Z">
            <w:rPr>
              <w:rFonts w:cs="Times New Roman"/>
              <w:color w:val="000000" w:themeColor="text1"/>
            </w:rPr>
          </w:rPrChange>
        </w:rPr>
        <w:t xml:space="preserve"> del mes siguiente (o un día laborable antes si el 5</w:t>
      </w:r>
      <w:r w:rsidRPr="00963ED8">
        <w:rPr>
          <w:rFonts w:cs="Times New Roman"/>
          <w:color w:val="000000" w:themeColor="text1"/>
          <w:vertAlign w:val="superscript"/>
          <w:lang w:val="es-CO"/>
          <w:rPrChange w:id="6973" w:author="Massiel Nayibe Moreno Ladino" w:date="2025-01-15T12:59:00Z" w16du:dateUtc="2025-01-15T17:59:00Z">
            <w:rPr>
              <w:rFonts w:cs="Times New Roman"/>
              <w:color w:val="000000" w:themeColor="text1"/>
              <w:vertAlign w:val="superscript"/>
            </w:rPr>
          </w:rPrChange>
        </w:rPr>
        <w:t>th</w:t>
      </w:r>
      <w:r w:rsidRPr="00963ED8">
        <w:rPr>
          <w:rFonts w:cs="Times New Roman"/>
          <w:color w:val="000000" w:themeColor="text1"/>
          <w:lang w:val="es-CO"/>
          <w:rPrChange w:id="6974" w:author="Massiel Nayibe Moreno Ladino" w:date="2025-01-15T12:59:00Z" w16du:dateUtc="2025-01-15T17:59:00Z">
            <w:rPr>
              <w:rFonts w:cs="Times New Roman"/>
              <w:color w:val="000000" w:themeColor="text1"/>
            </w:rPr>
          </w:rPrChange>
        </w:rPr>
        <w:t xml:space="preserve"> cae en fin de semana o festivo), los empleados enviarán todos los viajes del mes anterior en </w:t>
      </w:r>
      <w:r>
        <w:fldChar w:fldCharType="begin"/>
      </w:r>
      <w:r w:rsidRPr="00963ED8">
        <w:rPr>
          <w:lang w:val="es-CO"/>
          <w:rPrChange w:id="6975" w:author="Massiel Nayibe Moreno Ladino" w:date="2025-01-15T12:59:00Z" w16du:dateUtc="2025-01-15T17:59:00Z">
            <w:rPr/>
          </w:rPrChange>
        </w:rPr>
        <w:instrText>HYPERLINK "https://www.triplogmileage.com/"</w:instrText>
      </w:r>
      <w:r>
        <w:fldChar w:fldCharType="separate"/>
      </w:r>
      <w:r w:rsidRPr="00963ED8">
        <w:rPr>
          <w:rStyle w:val="Hipervnculo"/>
          <w:rFonts w:cs="Times New Roman"/>
          <w:lang w:val="es-CO"/>
          <w:rPrChange w:id="6976" w:author="Massiel Nayibe Moreno Ladino" w:date="2025-01-15T12:59:00Z" w16du:dateUtc="2025-01-15T17:59:00Z">
            <w:rPr>
              <w:rStyle w:val="Hipervnculo"/>
              <w:rFonts w:cs="Times New Roman"/>
            </w:rPr>
          </w:rPrChange>
        </w:rPr>
        <w:t>TripLog</w:t>
      </w:r>
      <w:r>
        <w:fldChar w:fldCharType="end"/>
      </w:r>
      <w:r w:rsidRPr="00963ED8">
        <w:rPr>
          <w:rFonts w:cs="Times New Roman"/>
          <w:lang w:val="es-CO"/>
          <w:rPrChange w:id="6977" w:author="Massiel Nayibe Moreno Ladino" w:date="2025-01-15T12:59:00Z" w16du:dateUtc="2025-01-15T17:59:00Z">
            <w:rPr>
              <w:rFonts w:cs="Times New Roman"/>
            </w:rPr>
          </w:rPrChange>
        </w:rPr>
        <w:t>. Los supervisores deberán revisar y aprobar los viajes del mes anterior en la aplicación antes del 10</w:t>
      </w:r>
      <w:r w:rsidRPr="00963ED8">
        <w:rPr>
          <w:rFonts w:cs="Times New Roman"/>
          <w:vertAlign w:val="superscript"/>
          <w:lang w:val="es-CO"/>
          <w:rPrChange w:id="6978" w:author="Massiel Nayibe Moreno Ladino" w:date="2025-01-15T12:59:00Z" w16du:dateUtc="2025-01-15T17:59:00Z">
            <w:rPr>
              <w:rFonts w:cs="Times New Roman"/>
              <w:vertAlign w:val="superscript"/>
            </w:rPr>
          </w:rPrChange>
        </w:rPr>
        <w:t>th</w:t>
      </w:r>
      <w:r w:rsidRPr="00963ED8">
        <w:rPr>
          <w:rFonts w:cs="Times New Roman"/>
          <w:lang w:val="es-CO"/>
          <w:rPrChange w:id="6979" w:author="Massiel Nayibe Moreno Ladino" w:date="2025-01-15T12:59:00Z" w16du:dateUtc="2025-01-15T17:59:00Z">
            <w:rPr>
              <w:rFonts w:cs="Times New Roman"/>
            </w:rPr>
          </w:rPrChange>
        </w:rPr>
        <w:t xml:space="preserve"> del mes </w:t>
      </w:r>
      <w:r w:rsidRPr="00963ED8">
        <w:rPr>
          <w:rFonts w:cs="Times New Roman"/>
          <w:color w:val="000000" w:themeColor="text1"/>
          <w:lang w:val="es-CO"/>
          <w:rPrChange w:id="6980" w:author="Massiel Nayibe Moreno Ladino" w:date="2025-01-15T12:59:00Z" w16du:dateUtc="2025-01-15T17:59:00Z">
            <w:rPr>
              <w:rFonts w:cs="Times New Roman"/>
              <w:color w:val="000000" w:themeColor="text1"/>
            </w:rPr>
          </w:rPrChange>
        </w:rPr>
        <w:t>(o el día laborable anterior si el 10</w:t>
      </w:r>
      <w:r w:rsidRPr="00963ED8">
        <w:rPr>
          <w:rFonts w:cs="Times New Roman"/>
          <w:color w:val="000000" w:themeColor="text1"/>
          <w:vertAlign w:val="superscript"/>
          <w:lang w:val="es-CO"/>
          <w:rPrChange w:id="6981" w:author="Massiel Nayibe Moreno Ladino" w:date="2025-01-15T12:59:00Z" w16du:dateUtc="2025-01-15T17:59:00Z">
            <w:rPr>
              <w:rFonts w:cs="Times New Roman"/>
              <w:color w:val="000000" w:themeColor="text1"/>
              <w:vertAlign w:val="superscript"/>
            </w:rPr>
          </w:rPrChange>
        </w:rPr>
        <w:t>th</w:t>
      </w:r>
      <w:r w:rsidRPr="00963ED8">
        <w:rPr>
          <w:rFonts w:cs="Times New Roman"/>
          <w:color w:val="000000" w:themeColor="text1"/>
          <w:lang w:val="es-CO"/>
          <w:rPrChange w:id="6982" w:author="Massiel Nayibe Moreno Ladino" w:date="2025-01-15T12:59:00Z" w16du:dateUtc="2025-01-15T17:59:00Z">
            <w:rPr>
              <w:rFonts w:cs="Times New Roman"/>
              <w:color w:val="000000" w:themeColor="text1"/>
            </w:rPr>
          </w:rPrChange>
        </w:rPr>
        <w:t xml:space="preserve"> cae en fin de semana o festivo).</w:t>
      </w:r>
    </w:p>
    <w:p w14:paraId="0A465867" w14:textId="77777777" w:rsidR="00441859" w:rsidRPr="00963ED8" w:rsidRDefault="00DE7F5C">
      <w:pPr>
        <w:pStyle w:val="Ttulo2"/>
        <w:rPr>
          <w:lang w:val="es-CO"/>
          <w:rPrChange w:id="6983" w:author="Massiel Nayibe Moreno Ladino" w:date="2025-01-15T12:59:00Z" w16du:dateUtc="2025-01-15T17:59:00Z">
            <w:rPr/>
          </w:rPrChange>
        </w:rPr>
      </w:pPr>
      <w:bookmarkStart w:id="6984" w:name="_Toc184806994"/>
      <w:bookmarkStart w:id="6985" w:name="_Toc185435519"/>
      <w:r w:rsidRPr="00963ED8">
        <w:rPr>
          <w:lang w:val="es-CO"/>
          <w:rPrChange w:id="6986" w:author="Massiel Nayibe Moreno Ladino" w:date="2025-01-15T12:59:00Z" w16du:dateUtc="2025-01-15T17:59:00Z">
            <w:rPr/>
          </w:rPrChange>
        </w:rPr>
        <w:t xml:space="preserve">15.10 Notificación de accidentes de tráfico </w:t>
      </w:r>
      <w:bookmarkEnd w:id="6984"/>
      <w:bookmarkEnd w:id="6985"/>
    </w:p>
    <w:p w14:paraId="47BA17D2" w14:textId="77777777" w:rsidR="00441859" w:rsidRPr="00963ED8" w:rsidRDefault="00DE7F5C">
      <w:pPr>
        <w:spacing w:line="360" w:lineRule="auto"/>
        <w:jc w:val="both"/>
        <w:rPr>
          <w:rFonts w:cs="Times New Roman"/>
          <w:color w:val="000000" w:themeColor="text1"/>
          <w:lang w:val="es-CO"/>
          <w:rPrChange w:id="6987"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6988" w:author="Massiel Nayibe Moreno Ladino" w:date="2025-01-15T12:59:00Z" w16du:dateUtc="2025-01-15T17:59:00Z">
            <w:rPr>
              <w:rFonts w:cs="Times New Roman"/>
              <w:color w:val="000000" w:themeColor="text1"/>
            </w:rPr>
          </w:rPrChange>
        </w:rPr>
        <w:t>En caso de accidente, los conductores implicados/responsables adoptarán las siguientes medidas:</w:t>
      </w:r>
    </w:p>
    <w:p w14:paraId="4930BA2A" w14:textId="77777777" w:rsidR="00441859" w:rsidRPr="00963ED8" w:rsidRDefault="00DE7F5C">
      <w:pPr>
        <w:pStyle w:val="Prrafodelista"/>
        <w:numPr>
          <w:ilvl w:val="0"/>
          <w:numId w:val="42"/>
        </w:numPr>
        <w:spacing w:line="360" w:lineRule="auto"/>
        <w:jc w:val="both"/>
        <w:rPr>
          <w:rFonts w:cs="Times New Roman"/>
          <w:lang w:val="es-CO"/>
          <w:rPrChange w:id="6989" w:author="Massiel Nayibe Moreno Ladino" w:date="2025-01-15T12:59:00Z" w16du:dateUtc="2025-01-15T17:59:00Z">
            <w:rPr>
              <w:rFonts w:cs="Times New Roman"/>
            </w:rPr>
          </w:rPrChange>
        </w:rPr>
      </w:pPr>
      <w:r w:rsidRPr="00963ED8">
        <w:rPr>
          <w:rFonts w:cs="Times New Roman"/>
          <w:lang w:val="es-CO"/>
          <w:rPrChange w:id="6990" w:author="Massiel Nayibe Moreno Ladino" w:date="2025-01-15T12:59:00Z" w16du:dateUtc="2025-01-15T17:59:00Z">
            <w:rPr>
              <w:rFonts w:cs="Times New Roman"/>
            </w:rPr>
          </w:rPrChange>
        </w:rPr>
        <w:t>Si alguien resulta herido o lesionado, solicite asistencia médica;</w:t>
      </w:r>
    </w:p>
    <w:p w14:paraId="6D62C628" w14:textId="77777777" w:rsidR="00441859" w:rsidRPr="00963ED8" w:rsidRDefault="00DE7F5C">
      <w:pPr>
        <w:pStyle w:val="Prrafodelista"/>
        <w:numPr>
          <w:ilvl w:val="0"/>
          <w:numId w:val="42"/>
        </w:numPr>
        <w:spacing w:line="360" w:lineRule="auto"/>
        <w:jc w:val="both"/>
        <w:rPr>
          <w:rFonts w:cs="Times New Roman"/>
          <w:lang w:val="es-CO"/>
          <w:rPrChange w:id="6991" w:author="Massiel Nayibe Moreno Ladino" w:date="2025-01-15T12:59:00Z" w16du:dateUtc="2025-01-15T17:59:00Z">
            <w:rPr>
              <w:rFonts w:cs="Times New Roman"/>
            </w:rPr>
          </w:rPrChange>
        </w:rPr>
      </w:pPr>
      <w:r w:rsidRPr="00963ED8">
        <w:rPr>
          <w:rFonts w:cs="Times New Roman"/>
          <w:lang w:val="es-CO"/>
          <w:rPrChange w:id="6992" w:author="Massiel Nayibe Moreno Ladino" w:date="2025-01-15T12:59:00Z" w16du:dateUtc="2025-01-15T17:59:00Z">
            <w:rPr>
              <w:rFonts w:cs="Times New Roman"/>
            </w:rPr>
          </w:rPrChange>
        </w:rPr>
        <w:t xml:space="preserve">Póngase en contacto inmediatamente con el equipo del proyecto </w:t>
      </w:r>
      <w:r w:rsidR="00320E81" w:rsidRPr="00963ED8">
        <w:rPr>
          <w:rFonts w:cs="Times New Roman"/>
          <w:lang w:val="es-CO"/>
          <w:rPrChange w:id="6993" w:author="Massiel Nayibe Moreno Ladino" w:date="2025-01-15T12:59:00Z" w16du:dateUtc="2025-01-15T17:59:00Z">
            <w:rPr>
              <w:rFonts w:cs="Times New Roman"/>
            </w:rPr>
          </w:rPrChange>
        </w:rPr>
        <w:t xml:space="preserve">PD </w:t>
      </w:r>
      <w:r w:rsidRPr="00963ED8">
        <w:rPr>
          <w:rFonts w:cs="Times New Roman"/>
          <w:lang w:val="es-CO"/>
          <w:rPrChange w:id="6994" w:author="Massiel Nayibe Moreno Ladino" w:date="2025-01-15T12:59:00Z" w16du:dateUtc="2025-01-15T17:59:00Z">
            <w:rPr>
              <w:rFonts w:cs="Times New Roman"/>
            </w:rPr>
          </w:rPrChange>
        </w:rPr>
        <w:t>y HO;</w:t>
      </w:r>
    </w:p>
    <w:p w14:paraId="0158D1C3" w14:textId="77777777" w:rsidR="00441859" w:rsidRPr="00963ED8" w:rsidRDefault="00DE7F5C">
      <w:pPr>
        <w:pStyle w:val="Prrafodelista"/>
        <w:numPr>
          <w:ilvl w:val="0"/>
          <w:numId w:val="42"/>
        </w:numPr>
        <w:spacing w:line="360" w:lineRule="auto"/>
        <w:jc w:val="both"/>
        <w:rPr>
          <w:rFonts w:cs="Times New Roman"/>
          <w:lang w:val="es-CO"/>
          <w:rPrChange w:id="6995" w:author="Massiel Nayibe Moreno Ladino" w:date="2025-01-15T12:59:00Z" w16du:dateUtc="2025-01-15T17:59:00Z">
            <w:rPr>
              <w:rFonts w:cs="Times New Roman"/>
            </w:rPr>
          </w:rPrChange>
        </w:rPr>
      </w:pPr>
      <w:r w:rsidRPr="00963ED8">
        <w:rPr>
          <w:rFonts w:cs="Times New Roman"/>
          <w:lang w:val="es-CO"/>
          <w:rPrChange w:id="6996" w:author="Massiel Nayibe Moreno Ladino" w:date="2025-01-15T12:59:00Z" w16du:dateUtc="2025-01-15T17:59:00Z">
            <w:rPr>
              <w:rFonts w:cs="Times New Roman"/>
            </w:rPr>
          </w:rPrChange>
        </w:rPr>
        <w:t>Informa inmediatamente del incidente a la policía local y obtén una copia del informe policial;</w:t>
      </w:r>
    </w:p>
    <w:p w14:paraId="4773E89A" w14:textId="77777777" w:rsidR="00441859" w:rsidRPr="00963ED8" w:rsidRDefault="00DE7F5C">
      <w:pPr>
        <w:pStyle w:val="Prrafodelista"/>
        <w:numPr>
          <w:ilvl w:val="0"/>
          <w:numId w:val="42"/>
        </w:numPr>
        <w:spacing w:line="360" w:lineRule="auto"/>
        <w:jc w:val="both"/>
        <w:rPr>
          <w:rFonts w:cs="Times New Roman"/>
          <w:lang w:val="es-CO"/>
          <w:rPrChange w:id="6997" w:author="Massiel Nayibe Moreno Ladino" w:date="2025-01-15T12:59:00Z" w16du:dateUtc="2025-01-15T17:59:00Z">
            <w:rPr>
              <w:rFonts w:cs="Times New Roman"/>
            </w:rPr>
          </w:rPrChange>
        </w:rPr>
      </w:pPr>
      <w:r w:rsidRPr="00963ED8">
        <w:rPr>
          <w:rFonts w:cs="Times New Roman"/>
          <w:lang w:val="es-CO"/>
          <w:rPrChange w:id="6998" w:author="Massiel Nayibe Moreno Ladino" w:date="2025-01-15T12:59:00Z" w16du:dateUtc="2025-01-15T17:59:00Z">
            <w:rPr>
              <w:rFonts w:cs="Times New Roman"/>
            </w:rPr>
          </w:rPrChange>
        </w:rPr>
        <w:t>Obtenga la siguiente información si es posible:</w:t>
      </w:r>
    </w:p>
    <w:p w14:paraId="44AF2FB7" w14:textId="77777777" w:rsidR="00441859" w:rsidRPr="00963ED8" w:rsidRDefault="00DE7F5C">
      <w:pPr>
        <w:pStyle w:val="Prrafodelista"/>
        <w:numPr>
          <w:ilvl w:val="1"/>
          <w:numId w:val="42"/>
        </w:numPr>
        <w:spacing w:line="360" w:lineRule="auto"/>
        <w:jc w:val="both"/>
        <w:rPr>
          <w:rFonts w:cs="Times New Roman"/>
          <w:lang w:val="es-CO"/>
          <w:rPrChange w:id="6999" w:author="Massiel Nayibe Moreno Ladino" w:date="2025-01-15T12:59:00Z" w16du:dateUtc="2025-01-15T17:59:00Z">
            <w:rPr>
              <w:rFonts w:cs="Times New Roman"/>
            </w:rPr>
          </w:rPrChange>
        </w:rPr>
      </w:pPr>
      <w:r w:rsidRPr="00963ED8">
        <w:rPr>
          <w:rFonts w:cs="Times New Roman"/>
          <w:lang w:val="es-CO"/>
          <w:rPrChange w:id="7000" w:author="Massiel Nayibe Moreno Ladino" w:date="2025-01-15T12:59:00Z" w16du:dateUtc="2025-01-15T17:59:00Z">
            <w:rPr>
              <w:rFonts w:cs="Times New Roman"/>
            </w:rPr>
          </w:rPrChange>
        </w:rPr>
        <w:t>Naturaleza y alcance de los daños a vehículos y otros bienes;</w:t>
      </w:r>
    </w:p>
    <w:p w14:paraId="0FC667A2" w14:textId="77777777" w:rsidR="00441859" w:rsidRPr="00963ED8" w:rsidRDefault="00DE7F5C">
      <w:pPr>
        <w:pStyle w:val="Prrafodelista"/>
        <w:numPr>
          <w:ilvl w:val="1"/>
          <w:numId w:val="42"/>
        </w:numPr>
        <w:spacing w:line="360" w:lineRule="auto"/>
        <w:jc w:val="both"/>
        <w:rPr>
          <w:rFonts w:cs="Times New Roman"/>
          <w:lang w:val="es-CO"/>
          <w:rPrChange w:id="7001" w:author="Massiel Nayibe Moreno Ladino" w:date="2025-01-15T12:59:00Z" w16du:dateUtc="2025-01-15T17:59:00Z">
            <w:rPr>
              <w:rFonts w:cs="Times New Roman"/>
            </w:rPr>
          </w:rPrChange>
        </w:rPr>
      </w:pPr>
      <w:r w:rsidRPr="00963ED8">
        <w:rPr>
          <w:rFonts w:cs="Times New Roman"/>
          <w:lang w:val="es-CO"/>
          <w:rPrChange w:id="7002" w:author="Massiel Nayibe Moreno Ladino" w:date="2025-01-15T12:59:00Z" w16du:dateUtc="2025-01-15T17:59:00Z">
            <w:rPr>
              <w:rFonts w:cs="Times New Roman"/>
            </w:rPr>
          </w:rPrChange>
        </w:rPr>
        <w:t>Nombre y dirección del propietario legal del otro vehículo o vehículos, en su caso.</w:t>
      </w:r>
    </w:p>
    <w:p w14:paraId="498277C2" w14:textId="77777777" w:rsidR="00441859" w:rsidRPr="00963ED8" w:rsidRDefault="00DE7F5C">
      <w:pPr>
        <w:pStyle w:val="Prrafodelista"/>
        <w:numPr>
          <w:ilvl w:val="1"/>
          <w:numId w:val="42"/>
        </w:numPr>
        <w:spacing w:line="360" w:lineRule="auto"/>
        <w:jc w:val="both"/>
        <w:rPr>
          <w:rFonts w:cs="Times New Roman"/>
          <w:lang w:val="es-CO"/>
          <w:rPrChange w:id="7003" w:author="Massiel Nayibe Moreno Ladino" w:date="2025-01-15T12:59:00Z" w16du:dateUtc="2025-01-15T17:59:00Z">
            <w:rPr>
              <w:rFonts w:cs="Times New Roman"/>
            </w:rPr>
          </w:rPrChange>
        </w:rPr>
      </w:pPr>
      <w:r w:rsidRPr="00963ED8">
        <w:rPr>
          <w:rFonts w:cs="Times New Roman"/>
          <w:lang w:val="es-CO"/>
          <w:rPrChange w:id="7004" w:author="Massiel Nayibe Moreno Ladino" w:date="2025-01-15T12:59:00Z" w16du:dateUtc="2025-01-15T17:59:00Z">
            <w:rPr>
              <w:rFonts w:cs="Times New Roman"/>
            </w:rPr>
          </w:rPrChange>
        </w:rPr>
        <w:t>Nombre, dirección, número de permiso de conducir y fecha de nacimiento del conductor del otro vehículo o vehículos, en su caso;</w:t>
      </w:r>
    </w:p>
    <w:p w14:paraId="2D393960" w14:textId="77777777" w:rsidR="00441859" w:rsidRPr="00963ED8" w:rsidRDefault="00DE7F5C">
      <w:pPr>
        <w:pStyle w:val="Prrafodelista"/>
        <w:numPr>
          <w:ilvl w:val="1"/>
          <w:numId w:val="42"/>
        </w:numPr>
        <w:spacing w:line="360" w:lineRule="auto"/>
        <w:jc w:val="both"/>
        <w:rPr>
          <w:rFonts w:cs="Times New Roman"/>
          <w:lang w:val="es-CO"/>
          <w:rPrChange w:id="7005" w:author="Massiel Nayibe Moreno Ladino" w:date="2025-01-15T12:59:00Z" w16du:dateUtc="2025-01-15T17:59:00Z">
            <w:rPr>
              <w:rFonts w:cs="Times New Roman"/>
            </w:rPr>
          </w:rPrChange>
        </w:rPr>
      </w:pPr>
      <w:r w:rsidRPr="00963ED8">
        <w:rPr>
          <w:rFonts w:cs="Times New Roman"/>
          <w:lang w:val="es-CO"/>
          <w:rPrChange w:id="7006" w:author="Massiel Nayibe Moreno Ladino" w:date="2025-01-15T12:59:00Z" w16du:dateUtc="2025-01-15T17:59:00Z">
            <w:rPr>
              <w:rFonts w:cs="Times New Roman"/>
            </w:rPr>
          </w:rPrChange>
        </w:rPr>
        <w:t>Número de matrícula, marca y modelo del otro vehículo o vehículos, en su caso;</w:t>
      </w:r>
    </w:p>
    <w:p w14:paraId="075AE0EF" w14:textId="77777777" w:rsidR="00441859" w:rsidRPr="00963ED8" w:rsidRDefault="00DE7F5C">
      <w:pPr>
        <w:pStyle w:val="Prrafodelista"/>
        <w:numPr>
          <w:ilvl w:val="1"/>
          <w:numId w:val="42"/>
        </w:numPr>
        <w:spacing w:line="360" w:lineRule="auto"/>
        <w:jc w:val="both"/>
        <w:rPr>
          <w:rFonts w:cs="Times New Roman"/>
          <w:lang w:val="es-CO"/>
          <w:rPrChange w:id="7007" w:author="Massiel Nayibe Moreno Ladino" w:date="2025-01-15T12:59:00Z" w16du:dateUtc="2025-01-15T17:59:00Z">
            <w:rPr>
              <w:rFonts w:cs="Times New Roman"/>
            </w:rPr>
          </w:rPrChange>
        </w:rPr>
      </w:pPr>
      <w:r w:rsidRPr="00963ED8">
        <w:rPr>
          <w:rFonts w:cs="Times New Roman"/>
          <w:lang w:val="es-CO"/>
          <w:rPrChange w:id="7008" w:author="Massiel Nayibe Moreno Ladino" w:date="2025-01-15T12:59:00Z" w16du:dateUtc="2025-01-15T17:59:00Z">
            <w:rPr>
              <w:rFonts w:cs="Times New Roman"/>
            </w:rPr>
          </w:rPrChange>
        </w:rPr>
        <w:t>Nombre de la compañía de seguros de cualquier otro conductor o conductores, número de póliza y fecha de caducidad, y nombre y dirección del titular de la póliza;</w:t>
      </w:r>
    </w:p>
    <w:p w14:paraId="4473E81F" w14:textId="77777777" w:rsidR="00441859" w:rsidRPr="00963ED8" w:rsidRDefault="00DE7F5C">
      <w:pPr>
        <w:pStyle w:val="Prrafodelista"/>
        <w:numPr>
          <w:ilvl w:val="1"/>
          <w:numId w:val="42"/>
        </w:numPr>
        <w:spacing w:line="360" w:lineRule="auto"/>
        <w:jc w:val="both"/>
        <w:rPr>
          <w:rFonts w:cs="Times New Roman"/>
          <w:lang w:val="es-CO"/>
          <w:rPrChange w:id="7009" w:author="Massiel Nayibe Moreno Ladino" w:date="2025-01-15T12:59:00Z" w16du:dateUtc="2025-01-15T17:59:00Z">
            <w:rPr>
              <w:rFonts w:cs="Times New Roman"/>
            </w:rPr>
          </w:rPrChange>
        </w:rPr>
      </w:pPr>
      <w:r w:rsidRPr="00963ED8">
        <w:rPr>
          <w:rFonts w:cs="Times New Roman"/>
          <w:lang w:val="es-CO"/>
          <w:rPrChange w:id="7010" w:author="Massiel Nayibe Moreno Ladino" w:date="2025-01-15T12:59:00Z" w16du:dateUtc="2025-01-15T17:59:00Z">
            <w:rPr>
              <w:rFonts w:cs="Times New Roman"/>
            </w:rPr>
          </w:rPrChange>
        </w:rPr>
        <w:t>Hora, lugar y fecha del accidente;</w:t>
      </w:r>
    </w:p>
    <w:p w14:paraId="2D9CC90D" w14:textId="77777777" w:rsidR="00441859" w:rsidRPr="00963ED8" w:rsidRDefault="00DE7F5C">
      <w:pPr>
        <w:pStyle w:val="Prrafodelista"/>
        <w:numPr>
          <w:ilvl w:val="1"/>
          <w:numId w:val="42"/>
        </w:numPr>
        <w:spacing w:line="360" w:lineRule="auto"/>
        <w:jc w:val="both"/>
        <w:rPr>
          <w:rFonts w:cs="Times New Roman"/>
          <w:lang w:val="es-CO"/>
          <w:rPrChange w:id="7011" w:author="Massiel Nayibe Moreno Ladino" w:date="2025-01-15T12:59:00Z" w16du:dateUtc="2025-01-15T17:59:00Z">
            <w:rPr>
              <w:rFonts w:cs="Times New Roman"/>
            </w:rPr>
          </w:rPrChange>
        </w:rPr>
      </w:pPr>
      <w:r w:rsidRPr="00963ED8">
        <w:rPr>
          <w:rFonts w:cs="Times New Roman"/>
          <w:lang w:val="es-CO"/>
          <w:rPrChange w:id="7012" w:author="Massiel Nayibe Moreno Ladino" w:date="2025-01-15T12:59:00Z" w16du:dateUtc="2025-01-15T17:59:00Z">
            <w:rPr>
              <w:rFonts w:cs="Times New Roman"/>
            </w:rPr>
          </w:rPrChange>
        </w:rPr>
        <w:t>Nombre y dirección de los heridos y descripción de las lesiones.</w:t>
      </w:r>
    </w:p>
    <w:p w14:paraId="72D9BEC0" w14:textId="77777777" w:rsidR="00441859" w:rsidRPr="00963ED8" w:rsidRDefault="00DE7F5C">
      <w:pPr>
        <w:pStyle w:val="Prrafodelista"/>
        <w:numPr>
          <w:ilvl w:val="1"/>
          <w:numId w:val="42"/>
        </w:numPr>
        <w:spacing w:line="360" w:lineRule="auto"/>
        <w:jc w:val="both"/>
        <w:rPr>
          <w:rFonts w:cs="Times New Roman"/>
          <w:lang w:val="es-CO"/>
          <w:rPrChange w:id="7013" w:author="Massiel Nayibe Moreno Ladino" w:date="2025-01-15T12:59:00Z" w16du:dateUtc="2025-01-15T17:59:00Z">
            <w:rPr>
              <w:rFonts w:cs="Times New Roman"/>
            </w:rPr>
          </w:rPrChange>
        </w:rPr>
      </w:pPr>
      <w:r w:rsidRPr="00963ED8">
        <w:rPr>
          <w:rFonts w:cs="Times New Roman"/>
          <w:lang w:val="es-CO"/>
          <w:rPrChange w:id="7014" w:author="Massiel Nayibe Moreno Ladino" w:date="2025-01-15T12:59:00Z" w16du:dateUtc="2025-01-15T17:59:00Z">
            <w:rPr>
              <w:rFonts w:cs="Times New Roman"/>
            </w:rPr>
          </w:rPrChange>
        </w:rPr>
        <w:t>Nombres y direcciones de los pasajeros y otros testigos.</w:t>
      </w:r>
    </w:p>
    <w:p w14:paraId="2677D372" w14:textId="77777777" w:rsidR="00441859" w:rsidRPr="00963ED8" w:rsidRDefault="00DE7F5C">
      <w:pPr>
        <w:pStyle w:val="Prrafodelista"/>
        <w:numPr>
          <w:ilvl w:val="0"/>
          <w:numId w:val="42"/>
        </w:numPr>
        <w:spacing w:line="360" w:lineRule="auto"/>
        <w:jc w:val="both"/>
        <w:rPr>
          <w:rFonts w:cs="Times New Roman"/>
          <w:lang w:val="es-CO"/>
          <w:rPrChange w:id="7015" w:author="Massiel Nayibe Moreno Ladino" w:date="2025-01-15T12:59:00Z" w16du:dateUtc="2025-01-15T17:59:00Z">
            <w:rPr>
              <w:rFonts w:cs="Times New Roman"/>
            </w:rPr>
          </w:rPrChange>
        </w:rPr>
      </w:pPr>
      <w:r w:rsidRPr="00963ED8">
        <w:rPr>
          <w:rFonts w:cs="Times New Roman"/>
          <w:lang w:val="es-CO"/>
          <w:rPrChange w:id="7016" w:author="Massiel Nayibe Moreno Ladino" w:date="2025-01-15T12:59:00Z" w16du:dateUtc="2025-01-15T17:59:00Z">
            <w:rPr>
              <w:rFonts w:cs="Times New Roman"/>
            </w:rPr>
          </w:rPrChange>
        </w:rPr>
        <w:t>Intercambia la identificación del vehículo, el nombre de la compañía de seguros y los números de póliza con el otro conductor (si procede);</w:t>
      </w:r>
    </w:p>
    <w:p w14:paraId="5DF79474" w14:textId="77777777" w:rsidR="00441859" w:rsidRPr="00963ED8" w:rsidRDefault="00DE7F5C">
      <w:pPr>
        <w:pStyle w:val="Prrafodelista"/>
        <w:numPr>
          <w:ilvl w:val="0"/>
          <w:numId w:val="42"/>
        </w:numPr>
        <w:spacing w:line="360" w:lineRule="auto"/>
        <w:jc w:val="both"/>
        <w:rPr>
          <w:rFonts w:cs="Times New Roman"/>
          <w:lang w:val="es-CO"/>
          <w:rPrChange w:id="7017" w:author="Massiel Nayibe Moreno Ladino" w:date="2025-01-15T12:59:00Z" w16du:dateUtc="2025-01-15T17:59:00Z">
            <w:rPr>
              <w:rFonts w:cs="Times New Roman"/>
            </w:rPr>
          </w:rPrChange>
        </w:rPr>
      </w:pPr>
      <w:r w:rsidRPr="00963ED8">
        <w:rPr>
          <w:rFonts w:cs="Times New Roman"/>
          <w:lang w:val="es-CO"/>
          <w:rPrChange w:id="7018" w:author="Massiel Nayibe Moreno Ladino" w:date="2025-01-15T12:59:00Z" w16du:dateUtc="2025-01-15T17:59:00Z">
            <w:rPr>
              <w:rFonts w:cs="Times New Roman"/>
            </w:rPr>
          </w:rPrChange>
        </w:rPr>
        <w:t>No admita negligencia ni responsabilidad. No facilite ninguna información, salvo la requerida por los agentes de la ley;</w:t>
      </w:r>
    </w:p>
    <w:p w14:paraId="7E071063" w14:textId="77777777" w:rsidR="00441859" w:rsidRPr="00963ED8" w:rsidRDefault="00DE7F5C">
      <w:pPr>
        <w:pStyle w:val="Prrafodelista"/>
        <w:numPr>
          <w:ilvl w:val="0"/>
          <w:numId w:val="42"/>
        </w:numPr>
        <w:spacing w:line="360" w:lineRule="auto"/>
        <w:jc w:val="both"/>
        <w:rPr>
          <w:rFonts w:cs="Times New Roman"/>
          <w:lang w:val="es-CO"/>
          <w:rPrChange w:id="7019" w:author="Massiel Nayibe Moreno Ladino" w:date="2025-01-15T12:59:00Z" w16du:dateUtc="2025-01-15T17:59:00Z">
            <w:rPr>
              <w:rFonts w:cs="Times New Roman"/>
            </w:rPr>
          </w:rPrChange>
        </w:rPr>
      </w:pPr>
      <w:r w:rsidRPr="00963ED8">
        <w:rPr>
          <w:rFonts w:cs="Times New Roman"/>
          <w:lang w:val="es-CO"/>
          <w:rPrChange w:id="7020" w:author="Massiel Nayibe Moreno Ladino" w:date="2025-01-15T12:59:00Z" w16du:dateUtc="2025-01-15T17:59:00Z">
            <w:rPr>
              <w:rFonts w:cs="Times New Roman"/>
            </w:rPr>
          </w:rPrChange>
        </w:rPr>
        <w:t>No intente llegar a un acuerdo, por pequeño que sea;</w:t>
      </w:r>
    </w:p>
    <w:p w14:paraId="700C9588" w14:textId="77777777" w:rsidR="00441859" w:rsidRPr="00963ED8" w:rsidRDefault="00DE7F5C">
      <w:pPr>
        <w:pStyle w:val="Prrafodelista"/>
        <w:numPr>
          <w:ilvl w:val="0"/>
          <w:numId w:val="42"/>
        </w:numPr>
        <w:spacing w:line="360" w:lineRule="auto"/>
        <w:jc w:val="both"/>
        <w:rPr>
          <w:rFonts w:cs="Times New Roman"/>
          <w:lang w:val="es-CO"/>
          <w:rPrChange w:id="7021" w:author="Massiel Nayibe Moreno Ladino" w:date="2025-01-15T12:59:00Z" w16du:dateUtc="2025-01-15T17:59:00Z">
            <w:rPr>
              <w:rFonts w:cs="Times New Roman"/>
            </w:rPr>
          </w:rPrChange>
        </w:rPr>
      </w:pPr>
      <w:r w:rsidRPr="00963ED8">
        <w:rPr>
          <w:rFonts w:cs="Times New Roman"/>
          <w:lang w:val="es-CO"/>
          <w:rPrChange w:id="7022" w:author="Massiel Nayibe Moreno Ladino" w:date="2025-01-15T12:59:00Z" w16du:dateUtc="2025-01-15T17:59:00Z">
            <w:rPr>
              <w:rFonts w:cs="Times New Roman"/>
            </w:rPr>
          </w:rPrChange>
        </w:rPr>
        <w:t>Tome una fotografía del lugar del accidente;</w:t>
      </w:r>
    </w:p>
    <w:p w14:paraId="2DD16E14" w14:textId="77777777" w:rsidR="00441859" w:rsidRPr="00963ED8" w:rsidRDefault="00DE7F5C">
      <w:pPr>
        <w:pStyle w:val="Prrafodelista"/>
        <w:numPr>
          <w:ilvl w:val="0"/>
          <w:numId w:val="42"/>
        </w:numPr>
        <w:spacing w:line="360" w:lineRule="auto"/>
        <w:jc w:val="both"/>
        <w:rPr>
          <w:rFonts w:cs="Times New Roman"/>
          <w:lang w:val="es-CO"/>
          <w:rPrChange w:id="7023" w:author="Massiel Nayibe Moreno Ladino" w:date="2025-01-15T12:59:00Z" w16du:dateUtc="2025-01-15T17:59:00Z">
            <w:rPr>
              <w:rFonts w:cs="Times New Roman"/>
            </w:rPr>
          </w:rPrChange>
        </w:rPr>
      </w:pPr>
      <w:r w:rsidRPr="00963ED8">
        <w:rPr>
          <w:rFonts w:cs="Times New Roman"/>
          <w:lang w:val="es-CO"/>
          <w:rPrChange w:id="7024" w:author="Massiel Nayibe Moreno Ladino" w:date="2025-01-15T12:59:00Z" w16du:dateUtc="2025-01-15T17:59:00Z">
            <w:rPr>
              <w:rFonts w:cs="Times New Roman"/>
            </w:rPr>
          </w:rPrChange>
        </w:rPr>
        <w:t xml:space="preserve">Cumplimentar el parte de accidente del trabajador que se encuentra en </w:t>
      </w:r>
      <w:r>
        <w:fldChar w:fldCharType="begin"/>
      </w:r>
      <w:r w:rsidRPr="00963ED8">
        <w:rPr>
          <w:lang w:val="es-CO"/>
          <w:rPrChange w:id="7025" w:author="Massiel Nayibe Moreno Ladino" w:date="2025-01-15T12:59:00Z" w16du:dateUtc="2025-01-15T17:59:00Z">
            <w:rPr/>
          </w:rPrChange>
        </w:rPr>
        <w:instrText>HYPERLINK \l "_Annex_G_1"</w:instrText>
      </w:r>
      <w:r>
        <w:fldChar w:fldCharType="separate"/>
      </w:r>
      <w:r w:rsidRPr="00963ED8">
        <w:rPr>
          <w:rStyle w:val="Hipervnculo"/>
          <w:rFonts w:cs="Times New Roman"/>
          <w:lang w:val="es-CO"/>
          <w:rPrChange w:id="7026" w:author="Massiel Nayibe Moreno Ladino" w:date="2025-01-15T12:59:00Z" w16du:dateUtc="2025-01-15T17:59:00Z">
            <w:rPr>
              <w:rStyle w:val="Hipervnculo"/>
              <w:rFonts w:cs="Times New Roman"/>
            </w:rPr>
          </w:rPrChange>
        </w:rPr>
        <w:t xml:space="preserve">el Anexo </w:t>
      </w:r>
      <w:r w:rsidR="00134355" w:rsidRPr="00963ED8">
        <w:rPr>
          <w:rStyle w:val="Hipervnculo"/>
          <w:rFonts w:cs="Times New Roman"/>
          <w:lang w:val="es-CO"/>
          <w:rPrChange w:id="7027" w:author="Massiel Nayibe Moreno Ladino" w:date="2025-01-15T12:59:00Z" w16du:dateUtc="2025-01-15T17:59:00Z">
            <w:rPr>
              <w:rStyle w:val="Hipervnculo"/>
              <w:rFonts w:cs="Times New Roman"/>
            </w:rPr>
          </w:rPrChange>
        </w:rPr>
        <w:t>K</w:t>
      </w:r>
      <w:r>
        <w:fldChar w:fldCharType="end"/>
      </w:r>
      <w:r w:rsidRPr="00963ED8">
        <w:rPr>
          <w:rFonts w:cs="Times New Roman"/>
          <w:color w:val="000000" w:themeColor="text1"/>
          <w:lang w:val="es-CO"/>
          <w:rPrChange w:id="7028" w:author="Massiel Nayibe Moreno Ladino" w:date="2025-01-15T12:59:00Z" w16du:dateUtc="2025-01-15T17:59:00Z">
            <w:rPr>
              <w:rFonts w:cs="Times New Roman"/>
              <w:color w:val="000000" w:themeColor="text1"/>
            </w:rPr>
          </w:rPrChange>
        </w:rPr>
        <w:t>.</w:t>
      </w:r>
    </w:p>
    <w:p w14:paraId="7FAFAFEF" w14:textId="77777777" w:rsidR="00126FD7" w:rsidRPr="00963ED8" w:rsidRDefault="00126FD7" w:rsidP="00126FD7">
      <w:pPr>
        <w:spacing w:line="360" w:lineRule="auto"/>
        <w:jc w:val="both"/>
        <w:rPr>
          <w:rFonts w:cs="Times New Roman"/>
          <w:lang w:val="es-CO"/>
          <w:rPrChange w:id="7029" w:author="Massiel Nayibe Moreno Ladino" w:date="2025-01-15T12:59:00Z" w16du:dateUtc="2025-01-15T17:59:00Z">
            <w:rPr>
              <w:rFonts w:cs="Times New Roman"/>
            </w:rPr>
          </w:rPrChange>
        </w:rPr>
      </w:pPr>
    </w:p>
    <w:p w14:paraId="5678CFDA" w14:textId="77777777" w:rsidR="00441859" w:rsidRPr="00963ED8" w:rsidRDefault="00DE7F5C">
      <w:pPr>
        <w:spacing w:line="360" w:lineRule="auto"/>
        <w:jc w:val="both"/>
        <w:rPr>
          <w:rFonts w:cs="Times New Roman"/>
          <w:lang w:val="es-CO"/>
          <w:rPrChange w:id="7030" w:author="Massiel Nayibe Moreno Ladino" w:date="2025-01-15T12:59:00Z" w16du:dateUtc="2025-01-15T17:59:00Z">
            <w:rPr>
              <w:rFonts w:cs="Times New Roman"/>
            </w:rPr>
          </w:rPrChange>
        </w:rPr>
      </w:pPr>
      <w:r w:rsidRPr="00963ED8">
        <w:rPr>
          <w:rFonts w:cs="Times New Roman"/>
          <w:lang w:val="es-CO"/>
          <w:rPrChange w:id="7031" w:author="Massiel Nayibe Moreno Ladino" w:date="2025-01-15T12:59:00Z" w16du:dateUtc="2025-01-15T17:59:00Z">
            <w:rPr>
              <w:rFonts w:cs="Times New Roman"/>
            </w:rPr>
          </w:rPrChange>
        </w:rPr>
        <w:t xml:space="preserve">Tras el accidente, el empleado debe seguir las directrices legales para intercambiar información con otros conductores e informar del accidente a la policía local. Los empleados no pueden garantizar el pago a otras partes. El empleado será responsable de rellenar el Formulario de Informe de Accidente del Empleado que se encuentra en el </w:t>
      </w:r>
      <w:r w:rsidR="00134355">
        <w:fldChar w:fldCharType="begin"/>
      </w:r>
      <w:r w:rsidR="00134355" w:rsidRPr="00963ED8">
        <w:rPr>
          <w:lang w:val="es-CO"/>
          <w:rPrChange w:id="7032" w:author="Massiel Nayibe Moreno Ladino" w:date="2025-01-15T12:59:00Z" w16du:dateUtc="2025-01-15T17:59:00Z">
            <w:rPr/>
          </w:rPrChange>
        </w:rPr>
        <w:instrText>HYPERLINK \l "_Annex_G_1"</w:instrText>
      </w:r>
      <w:r w:rsidR="00134355">
        <w:fldChar w:fldCharType="separate"/>
      </w:r>
      <w:r w:rsidR="00134355" w:rsidRPr="00963ED8">
        <w:rPr>
          <w:rStyle w:val="Hipervnculo"/>
          <w:rFonts w:cs="Times New Roman"/>
          <w:lang w:val="es-CO"/>
          <w:rPrChange w:id="7033" w:author="Massiel Nayibe Moreno Ladino" w:date="2025-01-15T12:59:00Z" w16du:dateUtc="2025-01-15T17:59:00Z">
            <w:rPr>
              <w:rStyle w:val="Hipervnculo"/>
              <w:rFonts w:cs="Times New Roman"/>
            </w:rPr>
          </w:rPrChange>
        </w:rPr>
        <w:t>Anexo K</w:t>
      </w:r>
      <w:r w:rsidR="00134355">
        <w:fldChar w:fldCharType="end"/>
      </w:r>
      <w:r w:rsidRPr="00963ED8">
        <w:rPr>
          <w:rFonts w:cs="Times New Roman"/>
          <w:lang w:val="es-CO"/>
          <w:rPrChange w:id="7034" w:author="Massiel Nayibe Moreno Ladino" w:date="2025-01-15T12:59:00Z" w16du:dateUtc="2025-01-15T17:59:00Z">
            <w:rPr>
              <w:rFonts w:cs="Times New Roman"/>
            </w:rPr>
          </w:rPrChange>
        </w:rPr>
        <w:t xml:space="preserve">. Dichos informes deben realizarse lo antes posible, pero no más tarde de 6 horas después del incidente, a menos que el empleado esté médicamente incapacitado para informar. Todas las fotos, informes policiales, informes de accidentes de empleados y demás información relacionada con el incidente deben conservarse y debe enviarse una copia al </w:t>
      </w:r>
      <w:r w:rsidR="00320E81" w:rsidRPr="00963ED8">
        <w:rPr>
          <w:rFonts w:cs="Times New Roman"/>
          <w:lang w:val="es-CO"/>
          <w:rPrChange w:id="7035" w:author="Massiel Nayibe Moreno Ladino" w:date="2025-01-15T12:59:00Z" w16du:dateUtc="2025-01-15T17:59:00Z">
            <w:rPr>
              <w:rFonts w:cs="Times New Roman"/>
            </w:rPr>
          </w:rPrChange>
        </w:rPr>
        <w:t xml:space="preserve">DP </w:t>
      </w:r>
      <w:r w:rsidRPr="00963ED8">
        <w:rPr>
          <w:rFonts w:cs="Times New Roman"/>
          <w:lang w:val="es-CO"/>
          <w:rPrChange w:id="7036" w:author="Massiel Nayibe Moreno Ladino" w:date="2025-01-15T12:59:00Z" w16du:dateUtc="2025-01-15T17:59:00Z">
            <w:rPr>
              <w:rFonts w:cs="Times New Roman"/>
            </w:rPr>
          </w:rPrChange>
        </w:rPr>
        <w:t>y al Equipo del Proyecto HO. El Equipo del Proyecto HO trabajará con el Equipo de Cumplimiento y RRHH para ponerse en contacto con el proveedor de seguros y presentar la reclamación, según sea necesario.</w:t>
      </w:r>
    </w:p>
    <w:p w14:paraId="73CACF2F" w14:textId="77777777" w:rsidR="00441859" w:rsidRPr="00963ED8" w:rsidRDefault="00DE7F5C">
      <w:pPr>
        <w:pStyle w:val="Ttulo2"/>
        <w:rPr>
          <w:lang w:val="es-CO"/>
          <w:rPrChange w:id="7037" w:author="Massiel Nayibe Moreno Ladino" w:date="2025-01-15T12:59:00Z" w16du:dateUtc="2025-01-15T17:59:00Z">
            <w:rPr/>
          </w:rPrChange>
        </w:rPr>
      </w:pPr>
      <w:bookmarkStart w:id="7038" w:name="_Toc184806995"/>
      <w:bookmarkStart w:id="7039" w:name="_Toc185435520"/>
      <w:r w:rsidRPr="00963ED8">
        <w:rPr>
          <w:lang w:val="es-CO"/>
          <w:rPrChange w:id="7040" w:author="Massiel Nayibe Moreno Ladino" w:date="2025-01-15T12:59:00Z" w16du:dateUtc="2025-01-15T17:59:00Z">
            <w:rPr/>
          </w:rPrChange>
        </w:rPr>
        <w:t>15.11 Reparación y mantenimiento de vehículos</w:t>
      </w:r>
      <w:bookmarkEnd w:id="7038"/>
      <w:bookmarkEnd w:id="7039"/>
    </w:p>
    <w:p w14:paraId="467B3AFB" w14:textId="77777777" w:rsidR="00441859" w:rsidRPr="00963ED8" w:rsidRDefault="00DE7F5C">
      <w:pPr>
        <w:spacing w:line="360" w:lineRule="auto"/>
        <w:jc w:val="both"/>
        <w:rPr>
          <w:rFonts w:cs="Times New Roman"/>
          <w:lang w:val="es-CO"/>
          <w:rPrChange w:id="7041" w:author="Massiel Nayibe Moreno Ladino" w:date="2025-01-15T12:59:00Z" w16du:dateUtc="2025-01-15T17:59:00Z">
            <w:rPr>
              <w:rFonts w:cs="Times New Roman"/>
            </w:rPr>
          </w:rPrChange>
        </w:rPr>
      </w:pPr>
      <w:r w:rsidRPr="00963ED8">
        <w:rPr>
          <w:rFonts w:cs="Times New Roman"/>
          <w:lang w:val="es-CO"/>
          <w:rPrChange w:id="7042" w:author="Massiel Nayibe Moreno Ladino" w:date="2025-01-15T12:59:00Z" w16du:dateUtc="2025-01-15T17:59:00Z">
            <w:rPr>
              <w:rFonts w:cs="Times New Roman"/>
            </w:rPr>
          </w:rPrChange>
        </w:rPr>
        <w:t>Para todas las reparaciones de vehículos, los empleados deben revisar la garantía del vehículo cuando proceda. Se debe revisar la garantía para asegurarse de que las reparaciones no están cubiertas por la garantía existente y/o que las reparaciones se realizan en el taller necesario, que son puntos de servicio autorizados. Además, el conductor debe comprobar que las piezas originales del vehículo no se sustituyen por piezas usadas, una práctica deshonesta bastante común para radiadores, baterías, lámparas, etc. en algunos lugares.</w:t>
      </w:r>
    </w:p>
    <w:p w14:paraId="0092813C" w14:textId="77777777" w:rsidR="00441859" w:rsidRPr="00963ED8" w:rsidRDefault="00DE7F5C">
      <w:pPr>
        <w:pStyle w:val="Ttulo3"/>
        <w:rPr>
          <w:b w:val="0"/>
          <w:lang w:val="es-CO"/>
          <w:rPrChange w:id="7043" w:author="Massiel Nayibe Moreno Ladino" w:date="2025-01-15T12:59:00Z" w16du:dateUtc="2025-01-15T17:59:00Z">
            <w:rPr>
              <w:b w:val="0"/>
            </w:rPr>
          </w:rPrChange>
        </w:rPr>
      </w:pPr>
      <w:bookmarkStart w:id="7044" w:name="_Toc82539634"/>
      <w:bookmarkStart w:id="7045" w:name="_Toc184806996"/>
      <w:bookmarkStart w:id="7046" w:name="_Toc185435521"/>
      <w:r w:rsidRPr="00963ED8">
        <w:rPr>
          <w:rStyle w:val="Ttulo3Car"/>
          <w:b/>
          <w:bCs/>
          <w:lang w:val="es-CO"/>
          <w:rPrChange w:id="7047" w:author="Massiel Nayibe Moreno Ladino" w:date="2025-01-15T12:59:00Z" w16du:dateUtc="2025-01-15T17:59:00Z">
            <w:rPr>
              <w:rStyle w:val="Ttulo3Car"/>
              <w:b/>
              <w:bCs/>
            </w:rPr>
          </w:rPrChange>
        </w:rPr>
        <w:t xml:space="preserve">15.11.1 Mantenimiento normal del vehículo </w:t>
      </w:r>
      <w:bookmarkEnd w:id="7044"/>
      <w:bookmarkEnd w:id="7045"/>
      <w:bookmarkEnd w:id="7046"/>
    </w:p>
    <w:p w14:paraId="0F748A4E" w14:textId="77777777" w:rsidR="00441859" w:rsidRPr="00963ED8" w:rsidRDefault="00DE7F5C">
      <w:pPr>
        <w:spacing w:line="360" w:lineRule="auto"/>
        <w:jc w:val="both"/>
        <w:rPr>
          <w:rFonts w:cs="Times New Roman"/>
          <w:lang w:val="es-CO"/>
          <w:rPrChange w:id="7048" w:author="Massiel Nayibe Moreno Ladino" w:date="2025-01-15T12:59:00Z" w16du:dateUtc="2025-01-15T17:59:00Z">
            <w:rPr>
              <w:rFonts w:cs="Times New Roman"/>
            </w:rPr>
          </w:rPrChange>
        </w:rPr>
      </w:pPr>
      <w:r w:rsidRPr="00963ED8">
        <w:rPr>
          <w:rFonts w:cs="Times New Roman"/>
          <w:lang w:val="es-CO"/>
          <w:rPrChange w:id="7049" w:author="Massiel Nayibe Moreno Ladino" w:date="2025-01-15T12:59:00Z" w16du:dateUtc="2025-01-15T17:59:00Z">
            <w:rPr>
              <w:rFonts w:cs="Times New Roman"/>
            </w:rPr>
          </w:rPrChange>
        </w:rPr>
        <w:t xml:space="preserve">El conductor respetará el calendario normal de mantenimiento del vehículo, normalmente basado en el kilometraje del coche o en el número de meses de uso si se produce antes. El objetivo es mantener los vehículos de la empresa en condiciones seguras y operativas utilizando los procedimientos y tecnologías más económicos, fiables y actualizados disponibles, todo ello de acuerdo con las recomendaciones del fabricante original. Los empleados que lleven los vehículos a revisión para su mantenimiento normal, deben seguir todas las normas de adquisición necesarias y los plazos de mantenimiento recomendados. </w:t>
      </w:r>
    </w:p>
    <w:p w14:paraId="04EA8BF6" w14:textId="77777777" w:rsidR="00441859" w:rsidRPr="00963ED8" w:rsidRDefault="00320E81">
      <w:pPr>
        <w:spacing w:line="360" w:lineRule="auto"/>
        <w:jc w:val="both"/>
        <w:rPr>
          <w:rFonts w:cs="Times New Roman"/>
          <w:lang w:val="es-CO"/>
          <w:rPrChange w:id="7050" w:author="Massiel Nayibe Moreno Ladino" w:date="2025-01-15T12:59:00Z" w16du:dateUtc="2025-01-15T17:59:00Z">
            <w:rPr>
              <w:rFonts w:cs="Times New Roman"/>
            </w:rPr>
          </w:rPrChange>
        </w:rPr>
      </w:pPr>
      <w:r w:rsidRPr="00963ED8">
        <w:rPr>
          <w:rFonts w:cs="Times New Roman"/>
          <w:lang w:val="es-CO"/>
          <w:rPrChange w:id="7051" w:author="Massiel Nayibe Moreno Ladino" w:date="2025-01-15T12:59:00Z" w16du:dateUtc="2025-01-15T17:59:00Z">
            <w:rPr>
              <w:rFonts w:cs="Times New Roman"/>
            </w:rPr>
          </w:rPrChange>
        </w:rPr>
        <w:t xml:space="preserve">El DP </w:t>
      </w:r>
      <w:r w:rsidR="00DE7F5C" w:rsidRPr="00963ED8">
        <w:rPr>
          <w:rFonts w:cs="Times New Roman"/>
          <w:lang w:val="es-CO"/>
          <w:rPrChange w:id="7052" w:author="Massiel Nayibe Moreno Ladino" w:date="2025-01-15T12:59:00Z" w16du:dateUtc="2025-01-15T17:59:00Z">
            <w:rPr>
              <w:rFonts w:cs="Times New Roman"/>
            </w:rPr>
          </w:rPrChange>
        </w:rPr>
        <w:t>es responsable de garantizar que los vehículos de los Socios reciban el mantenimiento normal de acuerdo con el calendario (por ejemplo, en función del kilometraje o del número de meses de uso).</w:t>
      </w:r>
    </w:p>
    <w:p w14:paraId="35080F22" w14:textId="77777777" w:rsidR="00441859" w:rsidRPr="00963ED8" w:rsidRDefault="00DE7F5C">
      <w:pPr>
        <w:pStyle w:val="Ttulo3"/>
        <w:rPr>
          <w:b w:val="0"/>
          <w:lang w:val="es-CO"/>
          <w:rPrChange w:id="7053" w:author="Massiel Nayibe Moreno Ladino" w:date="2025-01-15T12:59:00Z" w16du:dateUtc="2025-01-15T17:59:00Z">
            <w:rPr>
              <w:b w:val="0"/>
            </w:rPr>
          </w:rPrChange>
        </w:rPr>
      </w:pPr>
      <w:bookmarkStart w:id="7054" w:name="_Toc184806997"/>
      <w:bookmarkStart w:id="7055" w:name="_Toc185435522"/>
      <w:r w:rsidRPr="00963ED8">
        <w:rPr>
          <w:rStyle w:val="Ttulo3Car"/>
          <w:b/>
          <w:bCs/>
          <w:lang w:val="es-CO"/>
          <w:rPrChange w:id="7056" w:author="Massiel Nayibe Moreno Ladino" w:date="2025-01-15T12:59:00Z" w16du:dateUtc="2025-01-15T17:59:00Z">
            <w:rPr>
              <w:rStyle w:val="Ttulo3Car"/>
              <w:b/>
              <w:bCs/>
            </w:rPr>
          </w:rPrChange>
        </w:rPr>
        <w:lastRenderedPageBreak/>
        <w:t>15.11.2 Reparaciones importantes de vehículos</w:t>
      </w:r>
      <w:bookmarkEnd w:id="7054"/>
      <w:bookmarkEnd w:id="7055"/>
    </w:p>
    <w:p w14:paraId="1139545F" w14:textId="77777777" w:rsidR="00441859" w:rsidRPr="00963ED8" w:rsidRDefault="00DE7F5C">
      <w:pPr>
        <w:spacing w:line="360" w:lineRule="auto"/>
        <w:jc w:val="both"/>
        <w:rPr>
          <w:rFonts w:cs="Times New Roman"/>
          <w:lang w:val="es-CO"/>
          <w:rPrChange w:id="7057" w:author="Massiel Nayibe Moreno Ladino" w:date="2025-01-15T12:59:00Z" w16du:dateUtc="2025-01-15T17:59:00Z">
            <w:rPr>
              <w:rFonts w:cs="Times New Roman"/>
            </w:rPr>
          </w:rPrChange>
        </w:rPr>
      </w:pPr>
      <w:r w:rsidRPr="00963ED8">
        <w:rPr>
          <w:rFonts w:cs="Times New Roman"/>
          <w:lang w:val="es-CO"/>
          <w:rPrChange w:id="7058" w:author="Massiel Nayibe Moreno Ladino" w:date="2025-01-15T12:59:00Z" w16du:dateUtc="2025-01-15T17:59:00Z">
            <w:rPr>
              <w:rFonts w:cs="Times New Roman"/>
            </w:rPr>
          </w:rPrChange>
        </w:rPr>
        <w:t xml:space="preserve">Para todas las reparaciones importantes de vehículos, el proceso y la selección del proveedor se documentarán de acuerdo con las normas normales de adquisición establecidas en </w:t>
      </w:r>
      <w:r>
        <w:fldChar w:fldCharType="begin"/>
      </w:r>
      <w:r w:rsidRPr="00963ED8">
        <w:rPr>
          <w:lang w:val="es-CO"/>
          <w:rPrChange w:id="7059" w:author="Massiel Nayibe Moreno Ladino" w:date="2025-01-15T12:59:00Z" w16du:dateUtc="2025-01-15T17:59:00Z">
            <w:rPr/>
          </w:rPrChange>
        </w:rPr>
        <w:instrText>HYPERLINK "https://partnersnet107.sharepoint.com/:f:/s/FA/EpdtYRrgzXZYiQlnwGjnndcBBo9G1FoNGdfQ0jZAby0bSw?e=efsIPx"</w:instrText>
      </w:r>
      <w:r>
        <w:fldChar w:fldCharType="separate"/>
      </w:r>
      <w:r w:rsidRPr="00963ED8">
        <w:rPr>
          <w:rStyle w:val="Hipervnculo"/>
          <w:rFonts w:cs="Times New Roman"/>
          <w:lang w:val="es-CO"/>
          <w:rPrChange w:id="7060" w:author="Massiel Nayibe Moreno Ladino" w:date="2025-01-15T12:59:00Z" w16du:dateUtc="2025-01-15T17:59:00Z">
            <w:rPr>
              <w:rStyle w:val="Hipervnculo"/>
              <w:rFonts w:cs="Times New Roman"/>
            </w:rPr>
          </w:rPrChange>
        </w:rPr>
        <w:t>la Política de Adquisiciones</w:t>
      </w:r>
      <w:r>
        <w:fldChar w:fldCharType="end"/>
      </w:r>
      <w:r w:rsidRPr="00963ED8">
        <w:rPr>
          <w:rFonts w:cs="Times New Roman"/>
          <w:lang w:val="es-CO"/>
          <w:rPrChange w:id="7061" w:author="Massiel Nayibe Moreno Ladino" w:date="2025-01-15T12:59:00Z" w16du:dateUtc="2025-01-15T17:59:00Z">
            <w:rPr>
              <w:rFonts w:cs="Times New Roman"/>
            </w:rPr>
          </w:rPrChange>
        </w:rPr>
        <w:t xml:space="preserve"> de los Socios. Si la reparación importante corresponde a un informe de accidente y se presenta una reclamación al seguro, entonces el Equipo de Cumplimiento de HO, en coordinación con </w:t>
      </w:r>
      <w:r w:rsidR="00320E81" w:rsidRPr="00963ED8">
        <w:rPr>
          <w:rFonts w:cs="Times New Roman"/>
          <w:lang w:val="es-CO"/>
          <w:rPrChange w:id="7062" w:author="Massiel Nayibe Moreno Ladino" w:date="2025-01-15T12:59:00Z" w16du:dateUtc="2025-01-15T17:59:00Z">
            <w:rPr>
              <w:rFonts w:cs="Times New Roman"/>
            </w:rPr>
          </w:rPrChange>
        </w:rPr>
        <w:t>el DP</w:t>
      </w:r>
      <w:r w:rsidRPr="00963ED8">
        <w:rPr>
          <w:rFonts w:cs="Times New Roman"/>
          <w:lang w:val="es-CO"/>
          <w:rPrChange w:id="7063" w:author="Massiel Nayibe Moreno Ladino" w:date="2025-01-15T12:59:00Z" w16du:dateUtc="2025-01-15T17:59:00Z">
            <w:rPr>
              <w:rFonts w:cs="Times New Roman"/>
            </w:rPr>
          </w:rPrChange>
        </w:rPr>
        <w:t>, trabajará con el agente de seguros para cubrir el costo menos cualquier deducible.</w:t>
      </w:r>
    </w:p>
    <w:p w14:paraId="5F668781" w14:textId="77777777" w:rsidR="00441859" w:rsidRPr="00963ED8" w:rsidRDefault="00DE7F5C">
      <w:pPr>
        <w:pStyle w:val="Ttulo2"/>
        <w:rPr>
          <w:lang w:val="es-CO"/>
          <w:rPrChange w:id="7064" w:author="Massiel Nayibe Moreno Ladino" w:date="2025-01-15T12:59:00Z" w16du:dateUtc="2025-01-15T17:59:00Z">
            <w:rPr/>
          </w:rPrChange>
        </w:rPr>
      </w:pPr>
      <w:bookmarkStart w:id="7065" w:name="_Toc184806998"/>
      <w:bookmarkStart w:id="7066" w:name="_Toc185435523"/>
      <w:r w:rsidRPr="00963ED8">
        <w:rPr>
          <w:lang w:val="es-CO"/>
          <w:rPrChange w:id="7067" w:author="Massiel Nayibe Moreno Ladino" w:date="2025-01-15T12:59:00Z" w16du:dateUtc="2025-01-15T17:59:00Z">
            <w:rPr/>
          </w:rPrChange>
        </w:rPr>
        <w:t xml:space="preserve">15.12 Seguro y matriculación de vehículos </w:t>
      </w:r>
      <w:bookmarkEnd w:id="7065"/>
      <w:bookmarkEnd w:id="7066"/>
    </w:p>
    <w:p w14:paraId="7B6950E4" w14:textId="77777777" w:rsidR="00441859" w:rsidRPr="00963ED8" w:rsidRDefault="00DE7F5C">
      <w:pPr>
        <w:spacing w:line="360" w:lineRule="auto"/>
        <w:jc w:val="both"/>
        <w:rPr>
          <w:rFonts w:cs="Times New Roman"/>
          <w:lang w:val="es-CO"/>
          <w:rPrChange w:id="7068" w:author="Massiel Nayibe Moreno Ladino" w:date="2025-01-15T12:59:00Z" w16du:dateUtc="2025-01-15T17:59:00Z">
            <w:rPr>
              <w:rFonts w:cs="Times New Roman"/>
            </w:rPr>
          </w:rPrChange>
        </w:rPr>
      </w:pPr>
      <w:r w:rsidRPr="00963ED8">
        <w:rPr>
          <w:rFonts w:cs="Times New Roman"/>
          <w:lang w:val="es-CO"/>
          <w:rPrChange w:id="7069" w:author="Massiel Nayibe Moreno Ladino" w:date="2025-01-15T12:59:00Z" w16du:dateUtc="2025-01-15T17:59:00Z">
            <w:rPr>
              <w:rFonts w:cs="Times New Roman"/>
            </w:rPr>
          </w:rPrChange>
        </w:rPr>
        <w:t xml:space="preserve">Todos los vehículos de los socios deben estar matriculados en el país correspondiente ante las autoridades competentes. Todo vehículo que no esté debidamente matriculado no podrá utilizarse para fines comerciales hasta que se haya completado y/o actualizado la matriculación. En la guantera del vehículo deben conservarse siempre copias de la información actualizada sobre la matriculación del vehículo, y una segunda copia debe archivarse en el equipo del Proyecto </w:t>
      </w:r>
      <w:r w:rsidR="00320E81" w:rsidRPr="00963ED8">
        <w:rPr>
          <w:rFonts w:cs="Times New Roman"/>
          <w:lang w:val="es-CO"/>
          <w:rPrChange w:id="7070" w:author="Massiel Nayibe Moreno Ladino" w:date="2025-01-15T12:59:00Z" w16du:dateUtc="2025-01-15T17:59:00Z">
            <w:rPr>
              <w:rFonts w:cs="Times New Roman"/>
            </w:rPr>
          </w:rPrChange>
        </w:rPr>
        <w:t xml:space="preserve">PD </w:t>
      </w:r>
      <w:r w:rsidRPr="00963ED8">
        <w:rPr>
          <w:rFonts w:cs="Times New Roman"/>
          <w:lang w:val="es-CO"/>
          <w:rPrChange w:id="7071" w:author="Massiel Nayibe Moreno Ladino" w:date="2025-01-15T12:59:00Z" w16du:dateUtc="2025-01-15T17:59:00Z">
            <w:rPr>
              <w:rFonts w:cs="Times New Roman"/>
            </w:rPr>
          </w:rPrChange>
        </w:rPr>
        <w:t>y HO.</w:t>
      </w:r>
    </w:p>
    <w:p w14:paraId="5FF6AEE4" w14:textId="77777777" w:rsidR="00126FD7" w:rsidRPr="00963ED8" w:rsidRDefault="00126FD7" w:rsidP="00126FD7">
      <w:pPr>
        <w:spacing w:line="360" w:lineRule="auto"/>
        <w:jc w:val="both"/>
        <w:rPr>
          <w:rFonts w:cs="Times New Roman"/>
          <w:lang w:val="es-CO"/>
          <w:rPrChange w:id="7072" w:author="Massiel Nayibe Moreno Ladino" w:date="2025-01-15T12:59:00Z" w16du:dateUtc="2025-01-15T17:59:00Z">
            <w:rPr>
              <w:rFonts w:cs="Times New Roman"/>
            </w:rPr>
          </w:rPrChange>
        </w:rPr>
      </w:pPr>
    </w:p>
    <w:p w14:paraId="12512814" w14:textId="77777777" w:rsidR="00441859" w:rsidRPr="00963ED8" w:rsidRDefault="00DE7F5C">
      <w:pPr>
        <w:spacing w:after="160" w:line="360" w:lineRule="auto"/>
        <w:jc w:val="both"/>
        <w:rPr>
          <w:rFonts w:cs="Times New Roman"/>
          <w:lang w:val="es-CO"/>
          <w:rPrChange w:id="7073" w:author="Massiel Nayibe Moreno Ladino" w:date="2025-01-15T12:59:00Z" w16du:dateUtc="2025-01-15T17:59:00Z">
            <w:rPr>
              <w:rFonts w:cs="Times New Roman"/>
            </w:rPr>
          </w:rPrChange>
        </w:rPr>
      </w:pPr>
      <w:r w:rsidRPr="00963ED8">
        <w:rPr>
          <w:rFonts w:cs="Times New Roman"/>
          <w:lang w:val="es-CO"/>
          <w:rPrChange w:id="7074" w:author="Massiel Nayibe Moreno Ladino" w:date="2025-01-15T12:59:00Z" w16du:dateUtc="2025-01-15T17:59:00Z">
            <w:rPr>
              <w:rFonts w:cs="Times New Roman"/>
            </w:rPr>
          </w:rPrChange>
        </w:rPr>
        <w:t>La póliza de seguro de vehículos de Partners HO ofrece protección a los conductores autorizados de vehículos de empresa mientras se encuentran en misión oficial. La póliza de seguro cubre colisión, incendio, robo y responsabilidad civil e incluye una franquicia. Si el accidente se debe a una negligencia del conductor, la reclamación al seguro puede ser denegada, y el empleado puede ser responsable de todos los costes asociados al incidente.</w:t>
      </w:r>
      <w:r w:rsidRPr="00963ED8">
        <w:rPr>
          <w:rFonts w:cs="Times New Roman"/>
          <w:lang w:val="es-CO"/>
          <w:rPrChange w:id="7075" w:author="Massiel Nayibe Moreno Ladino" w:date="2025-01-15T12:59:00Z" w16du:dateUtc="2025-01-15T17:59:00Z">
            <w:rPr>
              <w:rFonts w:cs="Times New Roman"/>
            </w:rPr>
          </w:rPrChange>
        </w:rPr>
        <w:br w:type="page"/>
      </w:r>
    </w:p>
    <w:p w14:paraId="4E7B3472" w14:textId="77777777" w:rsidR="00441859" w:rsidRPr="00963ED8" w:rsidRDefault="00DE7F5C">
      <w:pPr>
        <w:pStyle w:val="Ttulo2"/>
        <w:rPr>
          <w:lang w:val="es-CO"/>
          <w:rPrChange w:id="7076" w:author="Massiel Nayibe Moreno Ladino" w:date="2025-01-15T12:59:00Z" w16du:dateUtc="2025-01-15T17:59:00Z">
            <w:rPr/>
          </w:rPrChange>
        </w:rPr>
      </w:pPr>
      <w:bookmarkStart w:id="7077" w:name="_Attachment_1_–"/>
      <w:bookmarkStart w:id="7078" w:name="_Toc182397650"/>
      <w:bookmarkStart w:id="7079" w:name="_Toc184806999"/>
      <w:bookmarkStart w:id="7080" w:name="_Toc185435524"/>
      <w:bookmarkEnd w:id="7077"/>
      <w:r w:rsidRPr="00963ED8">
        <w:rPr>
          <w:lang w:val="es-CO"/>
          <w:rPrChange w:id="7081" w:author="Massiel Nayibe Moreno Ladino" w:date="2025-01-15T12:59:00Z" w16du:dateUtc="2025-01-15T17:59:00Z">
            <w:rPr/>
          </w:rPrChange>
        </w:rPr>
        <w:lastRenderedPageBreak/>
        <w:t>Anexo 1 - Formulario de autorización: Uso del vehículo para fines profesionales</w:t>
      </w:r>
      <w:bookmarkEnd w:id="7078"/>
      <w:bookmarkEnd w:id="7079"/>
      <w:bookmarkEnd w:id="7080"/>
    </w:p>
    <w:p w14:paraId="7D875081" w14:textId="77777777" w:rsidR="00126FD7" w:rsidRPr="00963ED8" w:rsidRDefault="00126FD7" w:rsidP="00126FD7">
      <w:pPr>
        <w:rPr>
          <w:lang w:val="es-CO"/>
          <w:rPrChange w:id="7082" w:author="Massiel Nayibe Moreno Ladino" w:date="2025-01-15T12:59:00Z" w16du:dateUtc="2025-01-15T17:59:00Z">
            <w:rPr/>
          </w:rPrChange>
        </w:rPr>
      </w:pPr>
    </w:p>
    <w:p w14:paraId="6797E78E" w14:textId="77777777" w:rsidR="00441859" w:rsidRPr="00963ED8" w:rsidRDefault="00DE7F5C">
      <w:pPr>
        <w:jc w:val="center"/>
        <w:rPr>
          <w:rFonts w:cs="Times New Roman"/>
          <w:b/>
          <w:bCs/>
          <w:color w:val="000000" w:themeColor="text1"/>
          <w:lang w:val="es-CO"/>
          <w:rPrChange w:id="7083" w:author="Massiel Nayibe Moreno Ladino" w:date="2025-01-15T12:59:00Z" w16du:dateUtc="2025-01-15T17:59:00Z">
            <w:rPr>
              <w:rFonts w:cs="Times New Roman"/>
              <w:b/>
              <w:bCs/>
              <w:color w:val="000000" w:themeColor="text1"/>
            </w:rPr>
          </w:rPrChange>
        </w:rPr>
      </w:pPr>
      <w:r w:rsidRPr="00963ED8">
        <w:rPr>
          <w:rFonts w:cs="Times New Roman"/>
          <w:b/>
          <w:bCs/>
          <w:color w:val="000000" w:themeColor="text1"/>
          <w:lang w:val="es-CO"/>
          <w:rPrChange w:id="7084" w:author="Massiel Nayibe Moreno Ladino" w:date="2025-01-15T12:59:00Z" w16du:dateUtc="2025-01-15T17:59:00Z">
            <w:rPr>
              <w:rFonts w:cs="Times New Roman"/>
              <w:b/>
              <w:bCs/>
              <w:color w:val="000000" w:themeColor="text1"/>
            </w:rPr>
          </w:rPrChange>
        </w:rPr>
        <w:t>SOLICITUD DE AUTORIZACIÓN PARA CONDUCIR VEHÍCULOS ASOCIADOS</w:t>
      </w:r>
    </w:p>
    <w:p w14:paraId="697D5A8B" w14:textId="77777777" w:rsidR="00126FD7" w:rsidRPr="00963ED8" w:rsidRDefault="00126FD7" w:rsidP="00126FD7">
      <w:pPr>
        <w:jc w:val="center"/>
        <w:rPr>
          <w:rFonts w:cs="Times New Roman"/>
          <w:b/>
          <w:bCs/>
          <w:color w:val="000000" w:themeColor="text1"/>
          <w:lang w:val="es-CO"/>
          <w:rPrChange w:id="7085" w:author="Massiel Nayibe Moreno Ladino" w:date="2025-01-15T12:59:00Z" w16du:dateUtc="2025-01-15T17:59:00Z">
            <w:rPr>
              <w:rFonts w:cs="Times New Roman"/>
              <w:b/>
              <w:bCs/>
              <w:color w:val="000000" w:themeColor="text1"/>
            </w:rPr>
          </w:rPrChange>
        </w:rPr>
      </w:pPr>
    </w:p>
    <w:p w14:paraId="499B333D" w14:textId="77777777" w:rsidR="00441859" w:rsidRPr="00963ED8" w:rsidRDefault="00126FD7">
      <w:pPr>
        <w:jc w:val="both"/>
        <w:rPr>
          <w:rFonts w:cs="Times New Roman"/>
          <w:color w:val="000000" w:themeColor="text1"/>
          <w:lang w:val="es-CO"/>
          <w:rPrChange w:id="7086" w:author="Massiel Nayibe Moreno Ladino" w:date="2025-01-15T12:59:00Z" w16du:dateUtc="2025-01-15T17:59:00Z">
            <w:rPr>
              <w:rFonts w:cs="Times New Roman"/>
              <w:color w:val="000000" w:themeColor="text1"/>
            </w:rPr>
          </w:rPrChange>
        </w:rPr>
      </w:pPr>
      <w:r>
        <w:fldChar w:fldCharType="begin"/>
      </w:r>
      <w:r w:rsidRPr="00963ED8">
        <w:rPr>
          <w:lang w:val="es-CO"/>
          <w:rPrChange w:id="7087" w:author="Massiel Nayibe Moreno Ladino" w:date="2025-01-15T12:59:00Z" w16du:dateUtc="2025-01-15T17:59:00Z">
            <w:rPr/>
          </w:rPrChange>
        </w:rPr>
        <w:instrText>HYPERLINK "https://app.pandadoc.com/a/" \l "/templates/R9rYeoYNuT7EzV7bAL6UHk"</w:instrText>
      </w:r>
      <w:r>
        <w:fldChar w:fldCharType="separate"/>
      </w:r>
      <w:r w:rsidRPr="00963ED8">
        <w:rPr>
          <w:rStyle w:val="Hipervnculo"/>
          <w:rFonts w:cs="Times New Roman"/>
          <w:lang w:val="es-CO"/>
          <w:rPrChange w:id="7088" w:author="Massiel Nayibe Moreno Ladino" w:date="2025-01-15T12:59:00Z" w16du:dateUtc="2025-01-15T17:59:00Z">
            <w:rPr>
              <w:rStyle w:val="Hipervnculo"/>
              <w:rFonts w:cs="Times New Roman"/>
            </w:rPr>
          </w:rPrChange>
        </w:rPr>
        <w:t>Disponible en Pandadoc aquí</w:t>
      </w:r>
      <w:r>
        <w:fldChar w:fldCharType="end"/>
      </w:r>
      <w:r w:rsidRPr="00963ED8">
        <w:rPr>
          <w:rFonts w:cs="Times New Roman"/>
          <w:color w:val="000000" w:themeColor="text1"/>
          <w:lang w:val="es-CO"/>
          <w:rPrChange w:id="7089" w:author="Massiel Nayibe Moreno Ladino" w:date="2025-01-15T12:59:00Z" w16du:dateUtc="2025-01-15T17:59:00Z">
            <w:rPr>
              <w:rFonts w:cs="Times New Roman"/>
              <w:color w:val="000000" w:themeColor="text1"/>
            </w:rPr>
          </w:rPrChange>
        </w:rPr>
        <w:t>.</w:t>
      </w:r>
    </w:p>
    <w:p w14:paraId="7BBCACC3" w14:textId="77777777" w:rsidR="00126FD7" w:rsidRPr="00963ED8" w:rsidRDefault="00126FD7" w:rsidP="00126FD7">
      <w:pPr>
        <w:jc w:val="both"/>
        <w:rPr>
          <w:rFonts w:cs="Times New Roman"/>
          <w:color w:val="000000" w:themeColor="text1"/>
          <w:lang w:val="es-CO"/>
          <w:rPrChange w:id="7090" w:author="Massiel Nayibe Moreno Ladino" w:date="2025-01-15T12:59:00Z" w16du:dateUtc="2025-01-15T17:59:00Z">
            <w:rPr>
              <w:rFonts w:cs="Times New Roman"/>
              <w:color w:val="000000" w:themeColor="text1"/>
            </w:rPr>
          </w:rPrChange>
        </w:rPr>
      </w:pPr>
    </w:p>
    <w:p w14:paraId="62098047" w14:textId="77777777" w:rsidR="00441859" w:rsidRPr="00963ED8" w:rsidRDefault="00DE7F5C">
      <w:pPr>
        <w:jc w:val="both"/>
        <w:rPr>
          <w:rFonts w:cs="Times New Roman"/>
          <w:color w:val="000000" w:themeColor="text1"/>
          <w:lang w:val="es-CO"/>
          <w:rPrChange w:id="7091"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7092" w:author="Massiel Nayibe Moreno Ladino" w:date="2025-01-15T12:59:00Z" w16du:dateUtc="2025-01-15T17:59:00Z">
            <w:rPr>
              <w:rFonts w:cs="Times New Roman"/>
              <w:color w:val="000000" w:themeColor="text1"/>
            </w:rPr>
          </w:rPrChange>
        </w:rPr>
        <w:t xml:space="preserve">Este formulario es la solicitud para operar vehículos en Compañeros. Usted debe tener la aprobación del </w:t>
      </w:r>
      <w:r w:rsidR="00320E81" w:rsidRPr="00963ED8">
        <w:rPr>
          <w:rFonts w:cs="Times New Roman"/>
          <w:color w:val="000000" w:themeColor="text1"/>
          <w:lang w:val="es-CO"/>
          <w:rPrChange w:id="7093" w:author="Massiel Nayibe Moreno Ladino" w:date="2025-01-15T12:59:00Z" w16du:dateUtc="2025-01-15T17:59:00Z">
            <w:rPr>
              <w:rFonts w:cs="Times New Roman"/>
              <w:color w:val="000000" w:themeColor="text1"/>
            </w:rPr>
          </w:rPrChange>
        </w:rPr>
        <w:t xml:space="preserve">DP </w:t>
      </w:r>
      <w:r w:rsidRPr="00963ED8">
        <w:rPr>
          <w:rFonts w:cs="Times New Roman"/>
          <w:color w:val="000000" w:themeColor="text1"/>
          <w:lang w:val="es-CO"/>
          <w:rPrChange w:id="7094" w:author="Massiel Nayibe Moreno Ladino" w:date="2025-01-15T12:59:00Z" w16du:dateUtc="2025-01-15T17:59:00Z">
            <w:rPr>
              <w:rFonts w:cs="Times New Roman"/>
              <w:color w:val="000000" w:themeColor="text1"/>
            </w:rPr>
          </w:rPrChange>
        </w:rPr>
        <w:t>para operar cualquier vehículo en Partners.</w:t>
      </w:r>
    </w:p>
    <w:p w14:paraId="053F0A0F" w14:textId="77777777" w:rsidR="00126FD7" w:rsidRPr="00963ED8" w:rsidRDefault="00126FD7" w:rsidP="00126FD7">
      <w:pPr>
        <w:jc w:val="both"/>
        <w:rPr>
          <w:rFonts w:cs="Times New Roman"/>
          <w:color w:val="000000" w:themeColor="text1"/>
          <w:lang w:val="es-CO"/>
          <w:rPrChange w:id="7095" w:author="Massiel Nayibe Moreno Ladino" w:date="2025-01-15T12:59:00Z" w16du:dateUtc="2025-01-15T17:59:00Z">
            <w:rPr>
              <w:rFonts w:cs="Times New Roman"/>
              <w:color w:val="000000" w:themeColor="text1"/>
            </w:rPr>
          </w:rPrChange>
        </w:rPr>
      </w:pPr>
    </w:p>
    <w:tbl>
      <w:tblPr>
        <w:tblStyle w:val="Tablaconcuadrcula"/>
        <w:tblW w:w="0" w:type="auto"/>
        <w:tblLook w:val="04A0" w:firstRow="1" w:lastRow="0" w:firstColumn="1" w:lastColumn="0" w:noHBand="0" w:noVBand="1"/>
      </w:tblPr>
      <w:tblGrid>
        <w:gridCol w:w="2049"/>
        <w:gridCol w:w="498"/>
        <w:gridCol w:w="1961"/>
        <w:gridCol w:w="2302"/>
        <w:gridCol w:w="2540"/>
      </w:tblGrid>
      <w:tr w:rsidR="00126FD7" w:rsidRPr="00A032E3" w14:paraId="5534C09E" w14:textId="77777777" w:rsidTr="005D17BB">
        <w:tc>
          <w:tcPr>
            <w:tcW w:w="2049" w:type="dxa"/>
          </w:tcPr>
          <w:p w14:paraId="218B0AD2" w14:textId="77777777" w:rsidR="00441859" w:rsidRDefault="00DE7F5C">
            <w:pPr>
              <w:pStyle w:val="Textoindependiente"/>
              <w:spacing w:before="10" w:line="276" w:lineRule="auto"/>
              <w:rPr>
                <w:b/>
                <w:bCs/>
                <w:i/>
                <w:iCs/>
                <w:color w:val="000000" w:themeColor="text1"/>
                <w:sz w:val="24"/>
                <w:szCs w:val="24"/>
              </w:rPr>
            </w:pPr>
            <w:r w:rsidRPr="007F4B37">
              <w:rPr>
                <w:b/>
                <w:bCs/>
                <w:color w:val="000000" w:themeColor="text1"/>
                <w:sz w:val="24"/>
                <w:szCs w:val="24"/>
              </w:rPr>
              <w:t>País:</w:t>
            </w:r>
          </w:p>
        </w:tc>
        <w:tc>
          <w:tcPr>
            <w:tcW w:w="2459" w:type="dxa"/>
            <w:gridSpan w:val="2"/>
          </w:tcPr>
          <w:p w14:paraId="458DC3BA" w14:textId="77777777" w:rsidR="00126FD7" w:rsidRPr="007F4B37" w:rsidRDefault="00126FD7" w:rsidP="005D17BB">
            <w:pPr>
              <w:pStyle w:val="Textoindependiente"/>
              <w:spacing w:before="10" w:line="276" w:lineRule="auto"/>
              <w:rPr>
                <w:b/>
                <w:bCs/>
                <w:i/>
                <w:iCs/>
                <w:color w:val="000000" w:themeColor="text1"/>
                <w:sz w:val="24"/>
                <w:szCs w:val="24"/>
              </w:rPr>
            </w:pPr>
          </w:p>
        </w:tc>
        <w:tc>
          <w:tcPr>
            <w:tcW w:w="2302" w:type="dxa"/>
          </w:tcPr>
          <w:p w14:paraId="6E2AEAC2" w14:textId="77777777" w:rsidR="00441859" w:rsidRPr="00963ED8" w:rsidRDefault="00DE7F5C">
            <w:pPr>
              <w:pStyle w:val="Textoindependiente"/>
              <w:spacing w:before="10" w:line="276" w:lineRule="auto"/>
              <w:rPr>
                <w:b/>
                <w:bCs/>
                <w:color w:val="000000" w:themeColor="text1"/>
                <w:sz w:val="24"/>
                <w:szCs w:val="24"/>
                <w:lang w:val="es-CO"/>
                <w:rPrChange w:id="7096" w:author="Massiel Nayibe Moreno Ladino" w:date="2025-01-15T12:59:00Z" w16du:dateUtc="2025-01-15T17:59:00Z">
                  <w:rPr>
                    <w:b/>
                    <w:bCs/>
                    <w:color w:val="000000" w:themeColor="text1"/>
                    <w:sz w:val="24"/>
                    <w:szCs w:val="24"/>
                  </w:rPr>
                </w:rPrChange>
              </w:rPr>
            </w:pPr>
            <w:r w:rsidRPr="00963ED8">
              <w:rPr>
                <w:b/>
                <w:bCs/>
                <w:color w:val="000000" w:themeColor="text1"/>
                <w:sz w:val="24"/>
                <w:szCs w:val="24"/>
                <w:lang w:val="es-CO"/>
                <w:rPrChange w:id="7097" w:author="Massiel Nayibe Moreno Ladino" w:date="2025-01-15T12:59:00Z" w16du:dateUtc="2025-01-15T17:59:00Z">
                  <w:rPr>
                    <w:b/>
                    <w:bCs/>
                    <w:color w:val="000000" w:themeColor="text1"/>
                    <w:sz w:val="24"/>
                    <w:szCs w:val="24"/>
                  </w:rPr>
                </w:rPrChange>
              </w:rPr>
              <w:t>Descripción del vehículo</w:t>
            </w:r>
          </w:p>
          <w:p w14:paraId="7F7D17D3" w14:textId="77777777" w:rsidR="00441859" w:rsidRPr="00963ED8" w:rsidRDefault="00DE7F5C">
            <w:pPr>
              <w:pStyle w:val="Textoindependiente"/>
              <w:spacing w:before="10" w:line="276" w:lineRule="auto"/>
              <w:rPr>
                <w:b/>
                <w:bCs/>
                <w:i/>
                <w:iCs/>
                <w:color w:val="000000" w:themeColor="text1"/>
                <w:sz w:val="24"/>
                <w:szCs w:val="24"/>
                <w:lang w:val="es-CO"/>
                <w:rPrChange w:id="7098" w:author="Massiel Nayibe Moreno Ladino" w:date="2025-01-15T12:59:00Z" w16du:dateUtc="2025-01-15T17:59:00Z">
                  <w:rPr>
                    <w:b/>
                    <w:bCs/>
                    <w:i/>
                    <w:iCs/>
                    <w:color w:val="000000" w:themeColor="text1"/>
                    <w:sz w:val="24"/>
                    <w:szCs w:val="24"/>
                  </w:rPr>
                </w:rPrChange>
              </w:rPr>
            </w:pPr>
            <w:r w:rsidRPr="00963ED8">
              <w:rPr>
                <w:b/>
                <w:bCs/>
                <w:color w:val="000000" w:themeColor="text1"/>
                <w:sz w:val="24"/>
                <w:szCs w:val="24"/>
                <w:lang w:val="es-CO"/>
                <w:rPrChange w:id="7099" w:author="Massiel Nayibe Moreno Ladino" w:date="2025-01-15T12:59:00Z" w16du:dateUtc="2025-01-15T17:59:00Z">
                  <w:rPr>
                    <w:b/>
                    <w:bCs/>
                    <w:color w:val="000000" w:themeColor="text1"/>
                    <w:sz w:val="24"/>
                    <w:szCs w:val="24"/>
                  </w:rPr>
                </w:rPrChange>
              </w:rPr>
              <w:t>y número de placa:</w:t>
            </w:r>
          </w:p>
        </w:tc>
        <w:tc>
          <w:tcPr>
            <w:tcW w:w="2540" w:type="dxa"/>
          </w:tcPr>
          <w:p w14:paraId="3BB977C6" w14:textId="77777777" w:rsidR="00126FD7" w:rsidRPr="00963ED8" w:rsidRDefault="00126FD7" w:rsidP="005D17BB">
            <w:pPr>
              <w:pStyle w:val="Textoindependiente"/>
              <w:spacing w:before="10" w:line="276" w:lineRule="auto"/>
              <w:rPr>
                <w:b/>
                <w:bCs/>
                <w:i/>
                <w:iCs/>
                <w:color w:val="000000" w:themeColor="text1"/>
                <w:sz w:val="24"/>
                <w:szCs w:val="24"/>
                <w:lang w:val="es-CO"/>
                <w:rPrChange w:id="7100" w:author="Massiel Nayibe Moreno Ladino" w:date="2025-01-15T12:59:00Z" w16du:dateUtc="2025-01-15T17:59:00Z">
                  <w:rPr>
                    <w:b/>
                    <w:bCs/>
                    <w:i/>
                    <w:iCs/>
                    <w:color w:val="000000" w:themeColor="text1"/>
                    <w:sz w:val="24"/>
                    <w:szCs w:val="24"/>
                  </w:rPr>
                </w:rPrChange>
              </w:rPr>
            </w:pPr>
          </w:p>
        </w:tc>
      </w:tr>
      <w:tr w:rsidR="00126FD7" w:rsidRPr="00C63F15" w14:paraId="76E2514F" w14:textId="77777777" w:rsidTr="005D17BB">
        <w:tc>
          <w:tcPr>
            <w:tcW w:w="2049" w:type="dxa"/>
          </w:tcPr>
          <w:p w14:paraId="7D07E386" w14:textId="77777777" w:rsidR="00441859" w:rsidRDefault="00DE7F5C">
            <w:pPr>
              <w:pStyle w:val="Textoindependiente"/>
              <w:spacing w:before="10" w:line="276" w:lineRule="auto"/>
              <w:rPr>
                <w:b/>
                <w:bCs/>
                <w:i/>
                <w:iCs/>
                <w:color w:val="000000" w:themeColor="text1"/>
                <w:sz w:val="24"/>
                <w:szCs w:val="24"/>
              </w:rPr>
            </w:pPr>
            <w:r w:rsidRPr="007F4B37">
              <w:rPr>
                <w:b/>
                <w:bCs/>
                <w:color w:val="000000" w:themeColor="text1"/>
                <w:sz w:val="24"/>
                <w:szCs w:val="24"/>
              </w:rPr>
              <w:t>Nombre completo del empleado</w:t>
            </w:r>
          </w:p>
        </w:tc>
        <w:tc>
          <w:tcPr>
            <w:tcW w:w="2459" w:type="dxa"/>
            <w:gridSpan w:val="2"/>
          </w:tcPr>
          <w:p w14:paraId="7DFF84C4" w14:textId="77777777" w:rsidR="00126FD7" w:rsidRPr="007F4B37" w:rsidRDefault="00126FD7" w:rsidP="005D17BB">
            <w:pPr>
              <w:pStyle w:val="Textoindependiente"/>
              <w:spacing w:before="10" w:line="276" w:lineRule="auto"/>
              <w:rPr>
                <w:b/>
                <w:bCs/>
                <w:i/>
                <w:iCs/>
                <w:color w:val="000000" w:themeColor="text1"/>
                <w:sz w:val="24"/>
                <w:szCs w:val="24"/>
              </w:rPr>
            </w:pPr>
          </w:p>
        </w:tc>
        <w:tc>
          <w:tcPr>
            <w:tcW w:w="2302" w:type="dxa"/>
          </w:tcPr>
          <w:p w14:paraId="32B07ED8" w14:textId="77777777" w:rsidR="00441859" w:rsidRDefault="00DE7F5C">
            <w:pPr>
              <w:pStyle w:val="Textoindependiente"/>
              <w:spacing w:before="10" w:line="276" w:lineRule="auto"/>
              <w:rPr>
                <w:b/>
                <w:bCs/>
                <w:i/>
                <w:iCs/>
                <w:color w:val="000000" w:themeColor="text1"/>
                <w:sz w:val="24"/>
                <w:szCs w:val="24"/>
              </w:rPr>
            </w:pPr>
            <w:r w:rsidRPr="007F4B37">
              <w:rPr>
                <w:b/>
                <w:bCs/>
                <w:color w:val="000000" w:themeColor="text1"/>
                <w:sz w:val="24"/>
                <w:szCs w:val="24"/>
              </w:rPr>
              <w:t>Posición</w:t>
            </w:r>
          </w:p>
        </w:tc>
        <w:tc>
          <w:tcPr>
            <w:tcW w:w="2540" w:type="dxa"/>
          </w:tcPr>
          <w:p w14:paraId="4FD343F1" w14:textId="77777777" w:rsidR="00126FD7" w:rsidRPr="007F4B37" w:rsidRDefault="00126FD7" w:rsidP="005D17BB">
            <w:pPr>
              <w:pStyle w:val="Textoindependiente"/>
              <w:spacing w:before="10" w:line="276" w:lineRule="auto"/>
              <w:rPr>
                <w:b/>
                <w:bCs/>
                <w:i/>
                <w:iCs/>
                <w:color w:val="000000" w:themeColor="text1"/>
                <w:sz w:val="24"/>
                <w:szCs w:val="24"/>
              </w:rPr>
            </w:pPr>
          </w:p>
        </w:tc>
      </w:tr>
      <w:tr w:rsidR="00126FD7" w:rsidRPr="00C63F15" w14:paraId="42E5FB55" w14:textId="77777777" w:rsidTr="005D17BB">
        <w:tc>
          <w:tcPr>
            <w:tcW w:w="4508" w:type="dxa"/>
            <w:gridSpan w:val="3"/>
          </w:tcPr>
          <w:p w14:paraId="37FF055A" w14:textId="77777777" w:rsidR="00441859" w:rsidRPr="00963ED8" w:rsidRDefault="00DE7F5C">
            <w:pPr>
              <w:pStyle w:val="Textoindependiente"/>
              <w:spacing w:before="10" w:line="276" w:lineRule="auto"/>
              <w:rPr>
                <w:b/>
                <w:bCs/>
                <w:i/>
                <w:iCs/>
                <w:color w:val="000000" w:themeColor="text1"/>
                <w:sz w:val="24"/>
                <w:szCs w:val="24"/>
                <w:lang w:val="es-CO"/>
                <w:rPrChange w:id="7101" w:author="Massiel Nayibe Moreno Ladino" w:date="2025-01-15T12:59:00Z" w16du:dateUtc="2025-01-15T17:59:00Z">
                  <w:rPr>
                    <w:b/>
                    <w:bCs/>
                    <w:i/>
                    <w:iCs/>
                    <w:color w:val="000000" w:themeColor="text1"/>
                    <w:sz w:val="24"/>
                    <w:szCs w:val="24"/>
                  </w:rPr>
                </w:rPrChange>
              </w:rPr>
            </w:pPr>
            <w:r w:rsidRPr="00963ED8">
              <w:rPr>
                <w:b/>
                <w:bCs/>
                <w:color w:val="000000" w:themeColor="text1"/>
                <w:sz w:val="24"/>
                <w:szCs w:val="24"/>
                <w:lang w:val="es-CO"/>
                <w:rPrChange w:id="7102" w:author="Massiel Nayibe Moreno Ladino" w:date="2025-01-15T12:59:00Z" w16du:dateUtc="2025-01-15T17:59:00Z">
                  <w:rPr>
                    <w:b/>
                    <w:bCs/>
                    <w:color w:val="000000" w:themeColor="text1"/>
                    <w:sz w:val="24"/>
                    <w:szCs w:val="24"/>
                  </w:rPr>
                </w:rPrChange>
              </w:rPr>
              <w:t xml:space="preserve">Fecha de solicitud del vehículo: </w:t>
            </w:r>
          </w:p>
        </w:tc>
        <w:tc>
          <w:tcPr>
            <w:tcW w:w="4842" w:type="dxa"/>
            <w:gridSpan w:val="2"/>
          </w:tcPr>
          <w:p w14:paraId="4D7D2237" w14:textId="77777777" w:rsidR="00441859" w:rsidRDefault="00DE7F5C">
            <w:pPr>
              <w:pStyle w:val="Textoindependiente"/>
              <w:spacing w:before="10" w:line="276" w:lineRule="auto"/>
              <w:rPr>
                <w:b/>
                <w:bCs/>
                <w:i/>
                <w:iCs/>
                <w:color w:val="000000" w:themeColor="text1"/>
                <w:sz w:val="24"/>
                <w:szCs w:val="24"/>
              </w:rPr>
            </w:pPr>
            <w:r w:rsidRPr="007F4B37">
              <w:rPr>
                <w:b/>
                <w:bCs/>
                <w:color w:val="000000" w:themeColor="text1"/>
                <w:sz w:val="24"/>
                <w:szCs w:val="24"/>
              </w:rPr>
              <w:t xml:space="preserve">Periodo de autorización: </w:t>
            </w:r>
          </w:p>
        </w:tc>
      </w:tr>
      <w:tr w:rsidR="00126FD7" w:rsidRPr="00A032E3" w14:paraId="32823396" w14:textId="77777777" w:rsidTr="005D17BB">
        <w:tc>
          <w:tcPr>
            <w:tcW w:w="2049" w:type="dxa"/>
          </w:tcPr>
          <w:p w14:paraId="54966D9F" w14:textId="77777777" w:rsidR="00441859" w:rsidRDefault="00DE7F5C">
            <w:pPr>
              <w:pStyle w:val="Textoindependiente"/>
              <w:spacing w:before="10" w:line="276" w:lineRule="auto"/>
              <w:rPr>
                <w:b/>
                <w:bCs/>
                <w:i/>
                <w:iCs/>
                <w:color w:val="000000" w:themeColor="text1"/>
                <w:sz w:val="24"/>
                <w:szCs w:val="24"/>
              </w:rPr>
            </w:pPr>
            <w:r w:rsidRPr="007F4B37">
              <w:rPr>
                <w:b/>
                <w:bCs/>
                <w:color w:val="000000" w:themeColor="text1"/>
                <w:sz w:val="24"/>
                <w:szCs w:val="24"/>
              </w:rPr>
              <w:t>Localización del vehículo (Dirección)</w:t>
            </w:r>
          </w:p>
        </w:tc>
        <w:tc>
          <w:tcPr>
            <w:tcW w:w="2459" w:type="dxa"/>
            <w:gridSpan w:val="2"/>
          </w:tcPr>
          <w:p w14:paraId="55487923" w14:textId="77777777" w:rsidR="00126FD7" w:rsidRPr="007F4B37" w:rsidRDefault="00126FD7" w:rsidP="005D17BB">
            <w:pPr>
              <w:pStyle w:val="Textoindependiente"/>
              <w:spacing w:before="10" w:line="276" w:lineRule="auto"/>
              <w:rPr>
                <w:b/>
                <w:bCs/>
                <w:i/>
                <w:iCs/>
                <w:color w:val="000000" w:themeColor="text1"/>
                <w:sz w:val="24"/>
                <w:szCs w:val="24"/>
              </w:rPr>
            </w:pPr>
          </w:p>
        </w:tc>
        <w:tc>
          <w:tcPr>
            <w:tcW w:w="2302" w:type="dxa"/>
          </w:tcPr>
          <w:p w14:paraId="29F85E34" w14:textId="77777777" w:rsidR="00441859" w:rsidRPr="00963ED8" w:rsidRDefault="00DE7F5C">
            <w:pPr>
              <w:pStyle w:val="Textoindependiente"/>
              <w:spacing w:before="10" w:line="276" w:lineRule="auto"/>
              <w:rPr>
                <w:b/>
                <w:bCs/>
                <w:i/>
                <w:iCs/>
                <w:color w:val="000000" w:themeColor="text1"/>
                <w:sz w:val="24"/>
                <w:szCs w:val="24"/>
                <w:lang w:val="es-CO"/>
                <w:rPrChange w:id="7103" w:author="Massiel Nayibe Moreno Ladino" w:date="2025-01-15T12:59:00Z" w16du:dateUtc="2025-01-15T17:59:00Z">
                  <w:rPr>
                    <w:b/>
                    <w:bCs/>
                    <w:i/>
                    <w:iCs/>
                    <w:color w:val="000000" w:themeColor="text1"/>
                    <w:sz w:val="24"/>
                    <w:szCs w:val="24"/>
                  </w:rPr>
                </w:rPrChange>
              </w:rPr>
            </w:pPr>
            <w:r w:rsidRPr="00963ED8">
              <w:rPr>
                <w:b/>
                <w:bCs/>
                <w:color w:val="000000" w:themeColor="text1"/>
                <w:sz w:val="24"/>
                <w:szCs w:val="24"/>
                <w:lang w:val="es-CO"/>
                <w:rPrChange w:id="7104" w:author="Massiel Nayibe Moreno Ladino" w:date="2025-01-15T12:59:00Z" w16du:dateUtc="2025-01-15T17:59:00Z">
                  <w:rPr>
                    <w:b/>
                    <w:bCs/>
                    <w:color w:val="000000" w:themeColor="text1"/>
                    <w:sz w:val="24"/>
                    <w:szCs w:val="24"/>
                  </w:rPr>
                </w:rPrChange>
              </w:rPr>
              <w:t>Número de subvención por motivo de uso del vehículo:</w:t>
            </w:r>
          </w:p>
        </w:tc>
        <w:tc>
          <w:tcPr>
            <w:tcW w:w="2540" w:type="dxa"/>
          </w:tcPr>
          <w:p w14:paraId="5E7B1284" w14:textId="77777777" w:rsidR="00126FD7" w:rsidRPr="00963ED8" w:rsidRDefault="00126FD7" w:rsidP="005D17BB">
            <w:pPr>
              <w:pStyle w:val="Textoindependiente"/>
              <w:spacing w:before="10" w:line="276" w:lineRule="auto"/>
              <w:rPr>
                <w:b/>
                <w:bCs/>
                <w:i/>
                <w:iCs/>
                <w:color w:val="000000" w:themeColor="text1"/>
                <w:sz w:val="24"/>
                <w:szCs w:val="24"/>
                <w:lang w:val="es-CO"/>
                <w:rPrChange w:id="7105" w:author="Massiel Nayibe Moreno Ladino" w:date="2025-01-15T12:59:00Z" w16du:dateUtc="2025-01-15T17:59:00Z">
                  <w:rPr>
                    <w:b/>
                    <w:bCs/>
                    <w:i/>
                    <w:iCs/>
                    <w:color w:val="000000" w:themeColor="text1"/>
                    <w:sz w:val="24"/>
                    <w:szCs w:val="24"/>
                  </w:rPr>
                </w:rPrChange>
              </w:rPr>
            </w:pPr>
          </w:p>
        </w:tc>
      </w:tr>
      <w:tr w:rsidR="00126FD7" w:rsidRPr="00C63F15" w14:paraId="54703ACE" w14:textId="77777777" w:rsidTr="005D17BB">
        <w:tc>
          <w:tcPr>
            <w:tcW w:w="2049" w:type="dxa"/>
          </w:tcPr>
          <w:p w14:paraId="3842CAE1" w14:textId="77777777" w:rsidR="00441859" w:rsidRDefault="00DE7F5C">
            <w:pPr>
              <w:pStyle w:val="Textoindependiente"/>
              <w:spacing w:before="10" w:line="276" w:lineRule="auto"/>
              <w:rPr>
                <w:b/>
                <w:bCs/>
                <w:i/>
                <w:iCs/>
                <w:color w:val="000000" w:themeColor="text1"/>
                <w:sz w:val="24"/>
                <w:szCs w:val="24"/>
              </w:rPr>
            </w:pPr>
            <w:r w:rsidRPr="007F4B37">
              <w:rPr>
                <w:b/>
                <w:bCs/>
                <w:color w:val="000000" w:themeColor="text1"/>
                <w:sz w:val="24"/>
                <w:szCs w:val="24"/>
              </w:rPr>
              <w:t>Motivo de su uso:</w:t>
            </w:r>
          </w:p>
        </w:tc>
        <w:tc>
          <w:tcPr>
            <w:tcW w:w="7301" w:type="dxa"/>
            <w:gridSpan w:val="4"/>
          </w:tcPr>
          <w:p w14:paraId="086DD2E5" w14:textId="77777777" w:rsidR="00126FD7" w:rsidRPr="007F4B37" w:rsidRDefault="00126FD7" w:rsidP="005D17BB">
            <w:pPr>
              <w:pStyle w:val="Textoindependiente"/>
              <w:spacing w:before="10" w:line="276" w:lineRule="auto"/>
              <w:rPr>
                <w:b/>
                <w:bCs/>
                <w:i/>
                <w:iCs/>
                <w:color w:val="000000" w:themeColor="text1"/>
                <w:sz w:val="24"/>
                <w:szCs w:val="24"/>
              </w:rPr>
            </w:pPr>
          </w:p>
          <w:p w14:paraId="784043A6" w14:textId="77777777" w:rsidR="00126FD7" w:rsidRPr="007F4B37" w:rsidRDefault="00126FD7" w:rsidP="005D17BB">
            <w:pPr>
              <w:pStyle w:val="Textoindependiente"/>
              <w:spacing w:before="10" w:line="276" w:lineRule="auto"/>
              <w:rPr>
                <w:b/>
                <w:bCs/>
                <w:i/>
                <w:iCs/>
                <w:color w:val="000000" w:themeColor="text1"/>
                <w:sz w:val="24"/>
                <w:szCs w:val="24"/>
              </w:rPr>
            </w:pPr>
          </w:p>
        </w:tc>
      </w:tr>
      <w:tr w:rsidR="00126FD7" w:rsidRPr="00A032E3" w14:paraId="7F461419" w14:textId="77777777" w:rsidTr="005D17BB">
        <w:tc>
          <w:tcPr>
            <w:tcW w:w="2547" w:type="dxa"/>
            <w:gridSpan w:val="2"/>
          </w:tcPr>
          <w:p w14:paraId="756DF958" w14:textId="77777777" w:rsidR="00441859" w:rsidRPr="00963ED8" w:rsidRDefault="00DE7F5C">
            <w:pPr>
              <w:pStyle w:val="Textoindependiente"/>
              <w:spacing w:before="10" w:line="276" w:lineRule="auto"/>
              <w:jc w:val="both"/>
              <w:rPr>
                <w:b/>
                <w:bCs/>
                <w:i/>
                <w:iCs/>
                <w:color w:val="000000" w:themeColor="text1"/>
                <w:sz w:val="24"/>
                <w:szCs w:val="24"/>
                <w:lang w:val="es-CO"/>
                <w:rPrChange w:id="7106" w:author="Massiel Nayibe Moreno Ladino" w:date="2025-01-15T12:59:00Z" w16du:dateUtc="2025-01-15T17:59:00Z">
                  <w:rPr>
                    <w:b/>
                    <w:bCs/>
                    <w:i/>
                    <w:iCs/>
                    <w:color w:val="000000" w:themeColor="text1"/>
                    <w:sz w:val="24"/>
                    <w:szCs w:val="24"/>
                  </w:rPr>
                </w:rPrChange>
              </w:rPr>
            </w:pPr>
            <w:r w:rsidRPr="00963ED8">
              <w:rPr>
                <w:b/>
                <w:bCs/>
                <w:color w:val="000000" w:themeColor="text1"/>
                <w:sz w:val="24"/>
                <w:szCs w:val="24"/>
                <w:lang w:val="es-CO"/>
                <w:rPrChange w:id="7107" w:author="Massiel Nayibe Moreno Ladino" w:date="2025-01-15T12:59:00Z" w16du:dateUtc="2025-01-15T17:59:00Z">
                  <w:rPr>
                    <w:b/>
                    <w:bCs/>
                    <w:color w:val="000000" w:themeColor="text1"/>
                    <w:sz w:val="24"/>
                    <w:szCs w:val="24"/>
                  </w:rPr>
                </w:rPrChange>
              </w:rPr>
              <w:t>Firma de entrega de llaves y comprobación del estado del vehículo</w:t>
            </w:r>
          </w:p>
        </w:tc>
        <w:tc>
          <w:tcPr>
            <w:tcW w:w="6803" w:type="dxa"/>
            <w:gridSpan w:val="3"/>
          </w:tcPr>
          <w:p w14:paraId="63062F01" w14:textId="77777777" w:rsidR="00126FD7" w:rsidRPr="00963ED8" w:rsidRDefault="00126FD7" w:rsidP="005D17BB">
            <w:pPr>
              <w:pStyle w:val="Textoindependiente"/>
              <w:spacing w:before="10" w:line="276" w:lineRule="auto"/>
              <w:jc w:val="both"/>
              <w:rPr>
                <w:i/>
                <w:iCs/>
                <w:color w:val="000000" w:themeColor="text1"/>
                <w:sz w:val="24"/>
                <w:szCs w:val="24"/>
                <w:lang w:val="es-CO"/>
                <w:rPrChange w:id="7108" w:author="Massiel Nayibe Moreno Ladino" w:date="2025-01-15T12:59:00Z" w16du:dateUtc="2025-01-15T17:59:00Z">
                  <w:rPr>
                    <w:i/>
                    <w:iCs/>
                    <w:color w:val="000000" w:themeColor="text1"/>
                    <w:sz w:val="24"/>
                    <w:szCs w:val="24"/>
                  </w:rPr>
                </w:rPrChange>
              </w:rPr>
            </w:pPr>
          </w:p>
        </w:tc>
      </w:tr>
    </w:tbl>
    <w:p w14:paraId="3E7E0203" w14:textId="77777777" w:rsidR="00126FD7" w:rsidRPr="00963ED8" w:rsidRDefault="00126FD7" w:rsidP="00126FD7">
      <w:pPr>
        <w:pStyle w:val="Textoindependiente"/>
        <w:spacing w:before="9" w:line="276" w:lineRule="auto"/>
        <w:jc w:val="both"/>
        <w:rPr>
          <w:i/>
          <w:iCs/>
          <w:color w:val="000000" w:themeColor="text1"/>
          <w:sz w:val="24"/>
          <w:szCs w:val="24"/>
          <w:lang w:val="es-CO"/>
          <w:rPrChange w:id="7109" w:author="Massiel Nayibe Moreno Ladino" w:date="2025-01-15T12:59:00Z" w16du:dateUtc="2025-01-15T17:59:00Z">
            <w:rPr>
              <w:i/>
              <w:iCs/>
              <w:color w:val="000000" w:themeColor="text1"/>
              <w:sz w:val="24"/>
              <w:szCs w:val="24"/>
            </w:rPr>
          </w:rPrChange>
        </w:rPr>
      </w:pPr>
    </w:p>
    <w:p w14:paraId="17039C7B" w14:textId="77777777" w:rsidR="00441859" w:rsidRPr="00963ED8" w:rsidRDefault="00DE7F5C">
      <w:pPr>
        <w:spacing w:before="64"/>
        <w:ind w:left="120"/>
        <w:jc w:val="both"/>
        <w:rPr>
          <w:rFonts w:cs="Times New Roman"/>
          <w:b/>
          <w:color w:val="000000" w:themeColor="text1"/>
          <w:lang w:val="es-CO"/>
          <w:rPrChange w:id="7110" w:author="Massiel Nayibe Moreno Ladino" w:date="2025-01-15T12:59:00Z" w16du:dateUtc="2025-01-15T17:59:00Z">
            <w:rPr>
              <w:rFonts w:cs="Times New Roman"/>
              <w:b/>
              <w:color w:val="000000" w:themeColor="text1"/>
            </w:rPr>
          </w:rPrChange>
        </w:rPr>
      </w:pPr>
      <w:r w:rsidRPr="00963ED8">
        <w:rPr>
          <w:rFonts w:cs="Times New Roman"/>
          <w:b/>
          <w:color w:val="000000" w:themeColor="text1"/>
          <w:lang w:val="es-CO"/>
          <w:rPrChange w:id="7111" w:author="Massiel Nayibe Moreno Ladino" w:date="2025-01-15T12:59:00Z" w16du:dateUtc="2025-01-15T17:59:00Z">
            <w:rPr>
              <w:rFonts w:cs="Times New Roman"/>
              <w:b/>
              <w:color w:val="000000" w:themeColor="text1"/>
            </w:rPr>
          </w:rPrChange>
        </w:rPr>
        <w:t xml:space="preserve">CERTIFICACIÓN Y CONOCIMIENTOS </w:t>
      </w:r>
    </w:p>
    <w:p w14:paraId="0096E9BD" w14:textId="77777777" w:rsidR="00441859" w:rsidRPr="00963ED8" w:rsidRDefault="00DE7F5C">
      <w:pPr>
        <w:spacing w:before="64"/>
        <w:ind w:left="120"/>
        <w:jc w:val="both"/>
        <w:rPr>
          <w:rFonts w:cs="Times New Roman"/>
          <w:color w:val="000000" w:themeColor="text1"/>
          <w:lang w:val="es-CO"/>
          <w:rPrChange w:id="7112" w:author="Massiel Nayibe Moreno Ladino" w:date="2025-01-15T12:59:00Z" w16du:dateUtc="2025-01-15T17:59:00Z">
            <w:rPr>
              <w:rFonts w:cs="Times New Roman"/>
              <w:color w:val="000000" w:themeColor="text1"/>
            </w:rPr>
          </w:rPrChange>
        </w:rPr>
      </w:pPr>
      <w:r w:rsidRPr="00963ED8">
        <w:rPr>
          <w:rFonts w:cs="Times New Roman"/>
          <w:bCs/>
          <w:color w:val="000000" w:themeColor="text1"/>
          <w:lang w:val="es-CO"/>
          <w:rPrChange w:id="7113" w:author="Massiel Nayibe Moreno Ladino" w:date="2025-01-15T12:59:00Z" w16du:dateUtc="2025-01-15T17:59:00Z">
            <w:rPr>
              <w:rFonts w:cs="Times New Roman"/>
              <w:bCs/>
              <w:color w:val="000000" w:themeColor="text1"/>
            </w:rPr>
          </w:rPrChange>
        </w:rPr>
        <w:t>Por la presente certifico que, siempre que conduzca un vehículo para asuntos de la empresa, cumpliré:</w:t>
      </w:r>
    </w:p>
    <w:p w14:paraId="38919CFA" w14:textId="77777777" w:rsidR="00441859"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6E4B7D">
        <w:rPr>
          <w:rFonts w:cs="Times New Roman"/>
          <w:color w:val="000000" w:themeColor="text1"/>
        </w:rPr>
        <w:t>Que soy un empleado con un contrato vigente con Partners.</w:t>
      </w:r>
    </w:p>
    <w:p w14:paraId="453FE7D5"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114"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7115" w:author="Massiel Nayibe Moreno Ladino" w:date="2025-01-15T12:59:00Z" w16du:dateUtc="2025-01-15T17:59:00Z">
            <w:rPr>
              <w:rFonts w:cs="Times New Roman"/>
              <w:color w:val="000000" w:themeColor="text1"/>
            </w:rPr>
          </w:rPrChange>
        </w:rPr>
        <w:t>Tengo un permiso de conducir válido y no conduciré con un permiso suspendido o cancelado.</w:t>
      </w:r>
    </w:p>
    <w:p w14:paraId="3FADA07C"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116"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7117" w:author="Massiel Nayibe Moreno Ladino" w:date="2025-01-15T12:59:00Z" w16du:dateUtc="2025-01-15T17:59:00Z">
            <w:rPr>
              <w:rFonts w:cs="Times New Roman"/>
              <w:color w:val="000000" w:themeColor="text1"/>
            </w:rPr>
          </w:rPrChange>
        </w:rPr>
        <w:t>Que tengo más de 25 años.</w:t>
      </w:r>
    </w:p>
    <w:p w14:paraId="02F2812E"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118"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7119" w:author="Massiel Nayibe Moreno Ladino" w:date="2025-01-15T12:59:00Z" w16du:dateUtc="2025-01-15T17:59:00Z">
            <w:rPr>
              <w:rFonts w:cs="Times New Roman"/>
              <w:color w:val="000000" w:themeColor="text1"/>
            </w:rPr>
          </w:rPrChange>
        </w:rPr>
        <w:t>No he recibido más de una multa de tráfico y no he tenido ningún accidente en el último año.</w:t>
      </w:r>
    </w:p>
    <w:p w14:paraId="2C5263CE"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120"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7121" w:author="Massiel Nayibe Moreno Ladino" w:date="2025-01-15T12:59:00Z" w16du:dateUtc="2025-01-15T17:59:00Z">
            <w:rPr>
              <w:rFonts w:cs="Times New Roman"/>
              <w:color w:val="000000" w:themeColor="text1"/>
            </w:rPr>
          </w:rPrChange>
        </w:rPr>
        <w:t>Que el vehículo se utilizará para actividades del programa y no para actividades personales.</w:t>
      </w:r>
    </w:p>
    <w:p w14:paraId="6FCBA21D"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122"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7123" w:author="Massiel Nayibe Moreno Ladino" w:date="2025-01-15T12:59:00Z" w16du:dateUtc="2025-01-15T17:59:00Z">
            <w:rPr>
              <w:rFonts w:cs="Times New Roman"/>
              <w:color w:val="000000" w:themeColor="text1"/>
            </w:rPr>
          </w:rPrChange>
        </w:rPr>
        <w:t>Realice la inspección del vehículo y de seguridad antes de iniciar el viaje.</w:t>
      </w:r>
    </w:p>
    <w:p w14:paraId="72171FED"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124"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7125" w:author="Massiel Nayibe Moreno Ladino" w:date="2025-01-15T12:59:00Z" w16du:dateUtc="2025-01-15T17:59:00Z">
            <w:rPr>
              <w:rFonts w:cs="Times New Roman"/>
              <w:color w:val="000000" w:themeColor="text1"/>
            </w:rPr>
          </w:rPrChange>
        </w:rPr>
        <w:lastRenderedPageBreak/>
        <w:t>Realizará un seguimiento del kilometraje en la aplicación TripLog.</w:t>
      </w:r>
    </w:p>
    <w:p w14:paraId="7C30CECA"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126"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7127" w:author="Massiel Nayibe Moreno Ladino" w:date="2025-01-15T12:59:00Z" w16du:dateUtc="2025-01-15T17:59:00Z">
            <w:rPr>
              <w:rFonts w:cs="Times New Roman"/>
              <w:color w:val="000000" w:themeColor="text1"/>
            </w:rPr>
          </w:rPrChange>
        </w:rPr>
        <w:t>No fumaré ni permitiré el uso de cigarrillos de ningún tipo dentro del vehículo.</w:t>
      </w:r>
    </w:p>
    <w:p w14:paraId="777A19C9"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128"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7129" w:author="Massiel Nayibe Moreno Ladino" w:date="2025-01-15T12:59:00Z" w16du:dateUtc="2025-01-15T17:59:00Z">
            <w:rPr>
              <w:rFonts w:cs="Times New Roman"/>
              <w:color w:val="000000" w:themeColor="text1"/>
            </w:rPr>
          </w:rPrChange>
        </w:rPr>
        <w:t>Mantendré todas las medidas de seguridad para el vehículo, incluido el estacionamiento en lugares autorizados y seguros.</w:t>
      </w:r>
    </w:p>
    <w:p w14:paraId="223C1E58"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130"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7131" w:author="Massiel Nayibe Moreno Ladino" w:date="2025-01-15T12:59:00Z" w16du:dateUtc="2025-01-15T17:59:00Z">
            <w:rPr>
              <w:rFonts w:cs="Times New Roman"/>
              <w:color w:val="000000" w:themeColor="text1"/>
            </w:rPr>
          </w:rPrChange>
        </w:rPr>
        <w:t>Que cumpliré las normas de velocidad y tráfico vigentes.</w:t>
      </w:r>
    </w:p>
    <w:p w14:paraId="7764E637"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132"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7133" w:author="Massiel Nayibe Moreno Ladino" w:date="2025-01-15T12:59:00Z" w16du:dateUtc="2025-01-15T17:59:00Z">
            <w:rPr>
              <w:rFonts w:cs="Times New Roman"/>
              <w:color w:val="000000" w:themeColor="text1"/>
            </w:rPr>
          </w:rPrChange>
        </w:rPr>
        <w:t>Cumpliré las normas de seguridad, incluido el uso del cinturón de seguridad para el conductor y los pasajeros, no utilizaré el teléfono móvil mientras conduzco, ni conduciré fatigado, bajo los efectos del alcohol/drogas ilegales o en condiciones meteorológicas desfavorables.</w:t>
      </w:r>
    </w:p>
    <w:p w14:paraId="74E0BA6C"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134"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7135" w:author="Massiel Nayibe Moreno Ladino" w:date="2025-01-15T12:59:00Z" w16du:dateUtc="2025-01-15T17:59:00Z">
            <w:rPr>
              <w:rFonts w:cs="Times New Roman"/>
              <w:color w:val="000000" w:themeColor="text1"/>
            </w:rPr>
          </w:rPrChange>
        </w:rPr>
        <w:t>No transportar ni permitir el transporte de armas o sustancias ilícitas en vehículos.</w:t>
      </w:r>
    </w:p>
    <w:p w14:paraId="6C5CB78B"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136"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7137" w:author="Massiel Nayibe Moreno Ladino" w:date="2025-01-15T12:59:00Z" w16du:dateUtc="2025-01-15T17:59:00Z">
            <w:rPr>
              <w:rFonts w:cs="Times New Roman"/>
              <w:color w:val="000000" w:themeColor="text1"/>
            </w:rPr>
          </w:rPrChange>
        </w:rPr>
        <w:t>Asumiré el pago de las infracciones de tráfico que se hayan impuesto al vehículo durante el tiempo que el vehículo me sea asignado.</w:t>
      </w:r>
    </w:p>
    <w:p w14:paraId="3BFA4882"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138"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7139" w:author="Massiel Nayibe Moreno Ladino" w:date="2025-01-15T12:59:00Z" w16du:dateUtc="2025-01-15T17:59:00Z">
            <w:rPr>
              <w:rFonts w:cs="Times New Roman"/>
              <w:color w:val="000000" w:themeColor="text1"/>
            </w:rPr>
          </w:rPrChange>
        </w:rPr>
        <w:t xml:space="preserve">Informaré inmediatamente a la </w:t>
      </w:r>
      <w:r w:rsidR="00320E81" w:rsidRPr="00963ED8">
        <w:rPr>
          <w:rFonts w:cs="Times New Roman"/>
          <w:color w:val="000000" w:themeColor="text1"/>
          <w:lang w:val="es-CO"/>
          <w:rPrChange w:id="7140" w:author="Massiel Nayibe Moreno Ladino" w:date="2025-01-15T12:59:00Z" w16du:dateUtc="2025-01-15T17:59:00Z">
            <w:rPr>
              <w:rFonts w:cs="Times New Roman"/>
              <w:color w:val="000000" w:themeColor="text1"/>
            </w:rPr>
          </w:rPrChange>
        </w:rPr>
        <w:t xml:space="preserve">policía de </w:t>
      </w:r>
      <w:r w:rsidRPr="00963ED8">
        <w:rPr>
          <w:rFonts w:cs="Times New Roman"/>
          <w:color w:val="000000" w:themeColor="text1"/>
          <w:lang w:val="es-CO"/>
          <w:rPrChange w:id="7141" w:author="Massiel Nayibe Moreno Ladino" w:date="2025-01-15T12:59:00Z" w16du:dateUtc="2025-01-15T17:59:00Z">
            <w:rPr>
              <w:rFonts w:cs="Times New Roman"/>
              <w:color w:val="000000" w:themeColor="text1"/>
            </w:rPr>
          </w:rPrChange>
        </w:rPr>
        <w:t>cualquier accidente o daño que se produzca en el vehículo.</w:t>
      </w:r>
    </w:p>
    <w:p w14:paraId="0BBC6431"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b/>
          <w:bCs/>
          <w:color w:val="000000" w:themeColor="text1"/>
          <w:lang w:val="es-CO"/>
          <w:rPrChange w:id="7142" w:author="Massiel Nayibe Moreno Ladino" w:date="2025-01-15T12:59:00Z" w16du:dateUtc="2025-01-15T17:59:00Z">
            <w:rPr>
              <w:rFonts w:cs="Times New Roman"/>
              <w:b/>
              <w:bCs/>
              <w:color w:val="000000" w:themeColor="text1"/>
            </w:rPr>
          </w:rPrChange>
        </w:rPr>
      </w:pPr>
      <w:r w:rsidRPr="00963ED8">
        <w:rPr>
          <w:rFonts w:cs="Times New Roman"/>
          <w:color w:val="000000" w:themeColor="text1"/>
          <w:lang w:val="es-CO"/>
          <w:rPrChange w:id="7143" w:author="Massiel Nayibe Moreno Ladino" w:date="2025-01-15T12:59:00Z" w16du:dateUtc="2025-01-15T17:59:00Z">
            <w:rPr>
              <w:rFonts w:cs="Times New Roman"/>
              <w:color w:val="000000" w:themeColor="text1"/>
            </w:rPr>
          </w:rPrChange>
        </w:rPr>
        <w:t>Cualquier infracción de los requisitos anteriores puede dar lugar a medidas disciplinarias para la persona responsable del vehículo, incluido el despido con causa justificada.</w:t>
      </w:r>
    </w:p>
    <w:p w14:paraId="346B7B5B" w14:textId="77777777" w:rsidR="00126FD7" w:rsidRPr="00963ED8" w:rsidRDefault="00126FD7" w:rsidP="00126FD7">
      <w:pPr>
        <w:widowControl w:val="0"/>
        <w:tabs>
          <w:tab w:val="left" w:pos="840"/>
          <w:tab w:val="left" w:pos="841"/>
        </w:tabs>
        <w:autoSpaceDE w:val="0"/>
        <w:autoSpaceDN w:val="0"/>
        <w:spacing w:before="1"/>
        <w:jc w:val="both"/>
        <w:rPr>
          <w:rFonts w:cs="Times New Roman"/>
          <w:b/>
          <w:bCs/>
          <w:color w:val="000000" w:themeColor="text1"/>
          <w:lang w:val="es-CO"/>
          <w:rPrChange w:id="7144" w:author="Massiel Nayibe Moreno Ladino" w:date="2025-01-15T12:59:00Z" w16du:dateUtc="2025-01-15T17:59:00Z">
            <w:rPr>
              <w:rFonts w:cs="Times New Roman"/>
              <w:b/>
              <w:bCs/>
              <w:color w:val="000000" w:themeColor="text1"/>
            </w:rPr>
          </w:rPrChange>
        </w:rPr>
      </w:pPr>
    </w:p>
    <w:p w14:paraId="555C71C8" w14:textId="77777777" w:rsidR="00441859" w:rsidRPr="00963ED8" w:rsidRDefault="00DE7F5C">
      <w:pPr>
        <w:pStyle w:val="Textoindependiente"/>
        <w:spacing w:line="276" w:lineRule="auto"/>
        <w:jc w:val="both"/>
        <w:rPr>
          <w:b/>
          <w:bCs/>
          <w:color w:val="000000" w:themeColor="text1"/>
          <w:sz w:val="24"/>
          <w:szCs w:val="24"/>
          <w:lang w:val="es-CO"/>
          <w:rPrChange w:id="7145" w:author="Massiel Nayibe Moreno Ladino" w:date="2025-01-15T12:59:00Z" w16du:dateUtc="2025-01-15T17:59:00Z">
            <w:rPr>
              <w:b/>
              <w:bCs/>
              <w:color w:val="000000" w:themeColor="text1"/>
              <w:sz w:val="24"/>
              <w:szCs w:val="24"/>
            </w:rPr>
          </w:rPrChange>
        </w:rPr>
      </w:pPr>
      <w:r w:rsidRPr="00963ED8">
        <w:rPr>
          <w:b/>
          <w:bCs/>
          <w:color w:val="000000" w:themeColor="text1"/>
          <w:sz w:val="24"/>
          <w:szCs w:val="24"/>
          <w:lang w:val="es-CO"/>
          <w:rPrChange w:id="7146" w:author="Massiel Nayibe Moreno Ladino" w:date="2025-01-15T12:59:00Z" w16du:dateUtc="2025-01-15T17:59:00Z">
            <w:rPr>
              <w:b/>
              <w:bCs/>
              <w:color w:val="000000" w:themeColor="text1"/>
              <w:sz w:val="24"/>
              <w:szCs w:val="24"/>
            </w:rPr>
          </w:rPrChange>
        </w:rPr>
        <w:t>Al firmar a continuación, certifica que ha leído y comprendido las condiciones de uso de la política de uso de vehículos de los socios y la condición establecida anteriormente.</w:t>
      </w:r>
    </w:p>
    <w:p w14:paraId="267AA9FC" w14:textId="77777777" w:rsidR="00126FD7" w:rsidRPr="00963ED8" w:rsidRDefault="00126FD7" w:rsidP="00126FD7">
      <w:pPr>
        <w:snapToGrid w:val="0"/>
        <w:jc w:val="both"/>
        <w:rPr>
          <w:rFonts w:cs="Times New Roman"/>
          <w:b/>
          <w:bCs/>
          <w:color w:val="000000" w:themeColor="text1"/>
          <w:lang w:val="es-CO"/>
          <w:rPrChange w:id="7147" w:author="Massiel Nayibe Moreno Ladino" w:date="2025-01-15T12:59:00Z" w16du:dateUtc="2025-01-15T17:59:00Z">
            <w:rPr>
              <w:rFonts w:cs="Times New Roman"/>
              <w:b/>
              <w:bCs/>
              <w:color w:val="000000" w:themeColor="text1"/>
            </w:rPr>
          </w:rPrChange>
        </w:rPr>
      </w:pPr>
    </w:p>
    <w:p w14:paraId="5685F885" w14:textId="77777777" w:rsidR="00441859" w:rsidRPr="00963ED8" w:rsidRDefault="00DE7F5C">
      <w:pPr>
        <w:snapToGrid w:val="0"/>
        <w:rPr>
          <w:rFonts w:eastAsia="Times New Roman" w:cs="Times New Roman"/>
          <w:color w:val="000000" w:themeColor="text1"/>
          <w:lang w:val="es-CO"/>
          <w:rPrChange w:id="7148" w:author="Massiel Nayibe Moreno Ladino" w:date="2025-01-15T12:59:00Z" w16du:dateUtc="2025-01-15T17:59:00Z">
            <w:rPr>
              <w:rFonts w:eastAsia="Times New Roman" w:cs="Times New Roman"/>
              <w:color w:val="000000" w:themeColor="text1"/>
            </w:rPr>
          </w:rPrChange>
        </w:rPr>
      </w:pPr>
      <w:r w:rsidRPr="00963ED8">
        <w:rPr>
          <w:rFonts w:cs="Times New Roman"/>
          <w:color w:val="000000" w:themeColor="text1"/>
          <w:lang w:val="es-CO"/>
          <w:rPrChange w:id="7149" w:author="Massiel Nayibe Moreno Ladino" w:date="2025-01-15T12:59:00Z" w16du:dateUtc="2025-01-15T17:59:00Z">
            <w:rPr>
              <w:rFonts w:cs="Times New Roman"/>
              <w:color w:val="000000" w:themeColor="text1"/>
            </w:rPr>
          </w:rPrChange>
        </w:rPr>
        <w:t xml:space="preserve">Firma del empleado: </w:t>
      </w:r>
      <w:r w:rsidRPr="00963ED8">
        <w:rPr>
          <w:rFonts w:eastAsia="Times New Roman" w:cs="Times New Roman"/>
          <w:color w:val="000000" w:themeColor="text1"/>
          <w:lang w:val="es-CO"/>
          <w:rPrChange w:id="7150" w:author="Massiel Nayibe Moreno Ladino" w:date="2025-01-15T12:59:00Z" w16du:dateUtc="2025-01-15T17:59:00Z">
            <w:rPr>
              <w:rFonts w:eastAsia="Times New Roman" w:cs="Times New Roman"/>
              <w:color w:val="000000" w:themeColor="text1"/>
            </w:rPr>
          </w:rPrChange>
        </w:rPr>
        <w:t>__________________________________________________</w:t>
      </w:r>
    </w:p>
    <w:p w14:paraId="5646022B" w14:textId="77777777" w:rsidR="00126FD7" w:rsidRPr="00963ED8" w:rsidRDefault="00126FD7" w:rsidP="00126FD7">
      <w:pPr>
        <w:snapToGrid w:val="0"/>
        <w:rPr>
          <w:rFonts w:eastAsia="Times New Roman" w:cs="Times New Roman"/>
          <w:color w:val="000000" w:themeColor="text1"/>
          <w:lang w:val="es-CO"/>
          <w:rPrChange w:id="7151" w:author="Massiel Nayibe Moreno Ladino" w:date="2025-01-15T12:59:00Z" w16du:dateUtc="2025-01-15T17:59:00Z">
            <w:rPr>
              <w:rFonts w:eastAsia="Times New Roman" w:cs="Times New Roman"/>
              <w:color w:val="000000" w:themeColor="text1"/>
            </w:rPr>
          </w:rPrChange>
        </w:rPr>
      </w:pPr>
    </w:p>
    <w:p w14:paraId="6C9BF19C" w14:textId="77777777" w:rsidR="00441859" w:rsidRPr="00963ED8" w:rsidRDefault="00DE7F5C">
      <w:pPr>
        <w:snapToGrid w:val="0"/>
        <w:rPr>
          <w:rFonts w:eastAsia="Times New Roman" w:cs="Times New Roman"/>
          <w:color w:val="000000" w:themeColor="text1"/>
          <w:lang w:val="es-CO"/>
          <w:rPrChange w:id="7152" w:author="Massiel Nayibe Moreno Ladino" w:date="2025-01-15T12:59:00Z" w16du:dateUtc="2025-01-15T17:59:00Z">
            <w:rPr>
              <w:rFonts w:eastAsia="Times New Roman" w:cs="Times New Roman"/>
              <w:color w:val="000000" w:themeColor="text1"/>
            </w:rPr>
          </w:rPrChange>
        </w:rPr>
      </w:pPr>
      <w:r w:rsidRPr="00963ED8">
        <w:rPr>
          <w:rFonts w:eastAsia="Times New Roman" w:cs="Times New Roman"/>
          <w:color w:val="000000" w:themeColor="text1"/>
          <w:lang w:val="es-CO"/>
          <w:rPrChange w:id="7153" w:author="Massiel Nayibe Moreno Ladino" w:date="2025-01-15T12:59:00Z" w16du:dateUtc="2025-01-15T17:59:00Z">
            <w:rPr>
              <w:rFonts w:eastAsia="Times New Roman" w:cs="Times New Roman"/>
              <w:color w:val="000000" w:themeColor="text1"/>
            </w:rPr>
          </w:rPrChange>
        </w:rPr>
        <w:t>Date:______________________</w:t>
      </w:r>
    </w:p>
    <w:p w14:paraId="3C1B4A5B" w14:textId="77777777" w:rsidR="00126FD7" w:rsidRPr="00963ED8" w:rsidRDefault="00126FD7" w:rsidP="00126FD7">
      <w:pPr>
        <w:snapToGrid w:val="0"/>
        <w:rPr>
          <w:rFonts w:eastAsia="Times New Roman" w:cs="Times New Roman"/>
          <w:color w:val="000000" w:themeColor="text1"/>
          <w:lang w:val="es-CO"/>
          <w:rPrChange w:id="7154" w:author="Massiel Nayibe Moreno Ladino" w:date="2025-01-15T12:59:00Z" w16du:dateUtc="2025-01-15T17:59:00Z">
            <w:rPr>
              <w:rFonts w:eastAsia="Times New Roman" w:cs="Times New Roman"/>
              <w:color w:val="000000" w:themeColor="text1"/>
            </w:rPr>
          </w:rPrChange>
        </w:rPr>
      </w:pPr>
    </w:p>
    <w:p w14:paraId="3590F212" w14:textId="77777777" w:rsidR="00441859" w:rsidRPr="00963ED8" w:rsidRDefault="00DE7F5C">
      <w:pPr>
        <w:snapToGrid w:val="0"/>
        <w:jc w:val="both"/>
        <w:rPr>
          <w:rFonts w:cs="Times New Roman"/>
          <w:b/>
          <w:bCs/>
          <w:color w:val="000000" w:themeColor="text1"/>
          <w:lang w:val="es-CO"/>
          <w:rPrChange w:id="7155" w:author="Massiel Nayibe Moreno Ladino" w:date="2025-01-15T12:59:00Z" w16du:dateUtc="2025-01-15T17:59:00Z">
            <w:rPr>
              <w:rFonts w:cs="Times New Roman"/>
              <w:b/>
              <w:bCs/>
              <w:color w:val="000000" w:themeColor="text1"/>
            </w:rPr>
          </w:rPrChange>
        </w:rPr>
      </w:pPr>
      <w:r w:rsidRPr="00963ED8">
        <w:rPr>
          <w:rFonts w:cs="Times New Roman"/>
          <w:b/>
          <w:bCs/>
          <w:color w:val="000000" w:themeColor="text1"/>
          <w:lang w:val="es-CO"/>
          <w:rPrChange w:id="7156" w:author="Massiel Nayibe Moreno Ladino" w:date="2025-01-15T12:59:00Z" w16du:dateUtc="2025-01-15T17:59:00Z">
            <w:rPr>
              <w:rFonts w:cs="Times New Roman"/>
              <w:b/>
              <w:bCs/>
              <w:color w:val="000000" w:themeColor="text1"/>
            </w:rPr>
          </w:rPrChange>
        </w:rPr>
        <w:t>Al firmar a continuación, apruebo la autorización del empleado para utilizar el vehículo de Partners.</w:t>
      </w:r>
    </w:p>
    <w:p w14:paraId="6C0C7457" w14:textId="77777777" w:rsidR="00126FD7" w:rsidRPr="00963ED8" w:rsidRDefault="00126FD7" w:rsidP="00126FD7">
      <w:pPr>
        <w:snapToGrid w:val="0"/>
        <w:jc w:val="both"/>
        <w:rPr>
          <w:rFonts w:cs="Times New Roman"/>
          <w:b/>
          <w:bCs/>
          <w:color w:val="000000" w:themeColor="text1"/>
          <w:lang w:val="es-CO"/>
          <w:rPrChange w:id="7157" w:author="Massiel Nayibe Moreno Ladino" w:date="2025-01-15T12:59:00Z" w16du:dateUtc="2025-01-15T17:59:00Z">
            <w:rPr>
              <w:rFonts w:cs="Times New Roman"/>
              <w:b/>
              <w:bCs/>
              <w:color w:val="000000" w:themeColor="text1"/>
            </w:rPr>
          </w:rPrChange>
        </w:rPr>
      </w:pPr>
    </w:p>
    <w:p w14:paraId="14A374E2" w14:textId="77777777" w:rsidR="00441859" w:rsidRPr="00963ED8" w:rsidRDefault="00DE7F5C">
      <w:pPr>
        <w:widowControl w:val="0"/>
        <w:tabs>
          <w:tab w:val="left" w:pos="840"/>
          <w:tab w:val="left" w:pos="841"/>
        </w:tabs>
        <w:autoSpaceDE w:val="0"/>
        <w:autoSpaceDN w:val="0"/>
        <w:spacing w:before="1"/>
        <w:rPr>
          <w:rFonts w:eastAsia="Times New Roman" w:cs="Times New Roman"/>
          <w:color w:val="000000" w:themeColor="text1"/>
          <w:lang w:val="es-CO"/>
          <w:rPrChange w:id="7158" w:author="Massiel Nayibe Moreno Ladino" w:date="2025-01-15T12:59:00Z" w16du:dateUtc="2025-01-15T17:59:00Z">
            <w:rPr>
              <w:rFonts w:eastAsia="Times New Roman" w:cs="Times New Roman"/>
              <w:color w:val="000000" w:themeColor="text1"/>
            </w:rPr>
          </w:rPrChange>
        </w:rPr>
      </w:pPr>
      <w:r w:rsidRPr="00963ED8">
        <w:rPr>
          <w:rFonts w:cs="Times New Roman"/>
          <w:color w:val="000000" w:themeColor="text1"/>
          <w:lang w:val="es-CO"/>
          <w:rPrChange w:id="7159" w:author="Massiel Nayibe Moreno Ladino" w:date="2025-01-15T12:59:00Z" w16du:dateUtc="2025-01-15T17:59:00Z">
            <w:rPr>
              <w:rFonts w:cs="Times New Roman"/>
              <w:color w:val="000000" w:themeColor="text1"/>
            </w:rPr>
          </w:rPrChange>
        </w:rPr>
        <w:t xml:space="preserve">Firma </w:t>
      </w:r>
      <w:r w:rsidR="00320E81" w:rsidRPr="00963ED8">
        <w:rPr>
          <w:rFonts w:cs="Times New Roman"/>
          <w:color w:val="000000" w:themeColor="text1"/>
          <w:lang w:val="es-CO"/>
          <w:rPrChange w:id="7160" w:author="Massiel Nayibe Moreno Ladino" w:date="2025-01-15T12:59:00Z" w16du:dateUtc="2025-01-15T17:59:00Z">
            <w:rPr>
              <w:rFonts w:cs="Times New Roman"/>
              <w:color w:val="000000" w:themeColor="text1"/>
            </w:rPr>
          </w:rPrChange>
        </w:rPr>
        <w:t>del DP</w:t>
      </w:r>
      <w:r w:rsidRPr="00963ED8">
        <w:rPr>
          <w:rFonts w:cs="Times New Roman"/>
          <w:color w:val="000000" w:themeColor="text1"/>
          <w:lang w:val="es-CO"/>
          <w:rPrChange w:id="7161" w:author="Massiel Nayibe Moreno Ladino" w:date="2025-01-15T12:59:00Z" w16du:dateUtc="2025-01-15T17:59:00Z">
            <w:rPr>
              <w:rFonts w:cs="Times New Roman"/>
              <w:color w:val="000000" w:themeColor="text1"/>
            </w:rPr>
          </w:rPrChange>
        </w:rPr>
        <w:t xml:space="preserve">: </w:t>
      </w:r>
      <w:r w:rsidRPr="00963ED8">
        <w:rPr>
          <w:rFonts w:eastAsia="Times New Roman" w:cs="Times New Roman"/>
          <w:color w:val="000000" w:themeColor="text1"/>
          <w:lang w:val="es-CO"/>
          <w:rPrChange w:id="7162" w:author="Massiel Nayibe Moreno Ladino" w:date="2025-01-15T12:59:00Z" w16du:dateUtc="2025-01-15T17:59:00Z">
            <w:rPr>
              <w:rFonts w:eastAsia="Times New Roman" w:cs="Times New Roman"/>
              <w:color w:val="000000" w:themeColor="text1"/>
            </w:rPr>
          </w:rPrChange>
        </w:rPr>
        <w:t>____________________________________________</w:t>
      </w:r>
    </w:p>
    <w:p w14:paraId="6359BBD8" w14:textId="77777777" w:rsidR="00126FD7" w:rsidRPr="00963ED8" w:rsidRDefault="00126FD7" w:rsidP="00126FD7">
      <w:pPr>
        <w:widowControl w:val="0"/>
        <w:tabs>
          <w:tab w:val="left" w:pos="840"/>
          <w:tab w:val="left" w:pos="841"/>
        </w:tabs>
        <w:autoSpaceDE w:val="0"/>
        <w:autoSpaceDN w:val="0"/>
        <w:spacing w:before="1"/>
        <w:rPr>
          <w:rFonts w:eastAsia="Times New Roman" w:cs="Times New Roman"/>
          <w:color w:val="000000" w:themeColor="text1"/>
          <w:lang w:val="es-CO"/>
          <w:rPrChange w:id="7163" w:author="Massiel Nayibe Moreno Ladino" w:date="2025-01-15T12:59:00Z" w16du:dateUtc="2025-01-15T17:59:00Z">
            <w:rPr>
              <w:rFonts w:eastAsia="Times New Roman" w:cs="Times New Roman"/>
              <w:color w:val="000000" w:themeColor="text1"/>
            </w:rPr>
          </w:rPrChange>
        </w:rPr>
      </w:pPr>
    </w:p>
    <w:p w14:paraId="5DC7BB7F" w14:textId="77777777" w:rsidR="00441859" w:rsidRPr="00963ED8" w:rsidRDefault="00DE7F5C">
      <w:pPr>
        <w:widowControl w:val="0"/>
        <w:tabs>
          <w:tab w:val="left" w:pos="840"/>
          <w:tab w:val="left" w:pos="841"/>
        </w:tabs>
        <w:autoSpaceDE w:val="0"/>
        <w:autoSpaceDN w:val="0"/>
        <w:spacing w:before="1"/>
        <w:rPr>
          <w:rFonts w:cs="Times New Roman"/>
          <w:b/>
          <w:bCs/>
          <w:color w:val="000000" w:themeColor="text1"/>
          <w:lang w:val="es-CO"/>
          <w:rPrChange w:id="7164" w:author="Massiel Nayibe Moreno Ladino" w:date="2025-01-15T12:59:00Z" w16du:dateUtc="2025-01-15T17:59:00Z">
            <w:rPr>
              <w:rFonts w:cs="Times New Roman"/>
              <w:b/>
              <w:bCs/>
              <w:color w:val="000000" w:themeColor="text1"/>
            </w:rPr>
          </w:rPrChange>
        </w:rPr>
      </w:pPr>
      <w:r w:rsidRPr="00963ED8">
        <w:rPr>
          <w:rFonts w:eastAsia="Times New Roman" w:cs="Times New Roman"/>
          <w:color w:val="000000" w:themeColor="text1"/>
          <w:lang w:val="es-CO"/>
          <w:rPrChange w:id="7165" w:author="Massiel Nayibe Moreno Ladino" w:date="2025-01-15T12:59:00Z" w16du:dateUtc="2025-01-15T17:59:00Z">
            <w:rPr>
              <w:rFonts w:eastAsia="Times New Roman" w:cs="Times New Roman"/>
              <w:color w:val="000000" w:themeColor="text1"/>
            </w:rPr>
          </w:rPrChange>
        </w:rPr>
        <w:t>Date:______________________</w:t>
      </w:r>
    </w:p>
    <w:p w14:paraId="76A66FE0" w14:textId="77777777" w:rsidR="00126FD7" w:rsidRPr="00963ED8" w:rsidRDefault="00126FD7" w:rsidP="00126FD7">
      <w:pPr>
        <w:jc w:val="both"/>
        <w:rPr>
          <w:rFonts w:cs="Times New Roman"/>
          <w:b/>
          <w:bCs/>
          <w:color w:val="000000" w:themeColor="text1"/>
          <w:lang w:val="es-CO"/>
          <w:rPrChange w:id="7166" w:author="Massiel Nayibe Moreno Ladino" w:date="2025-01-15T12:59:00Z" w16du:dateUtc="2025-01-15T17:59:00Z">
            <w:rPr>
              <w:rFonts w:cs="Times New Roman"/>
              <w:b/>
              <w:bCs/>
              <w:color w:val="000000" w:themeColor="text1"/>
            </w:rPr>
          </w:rPrChange>
        </w:rPr>
      </w:pPr>
      <w:r w:rsidRPr="00963ED8">
        <w:rPr>
          <w:rFonts w:cs="Times New Roman"/>
          <w:b/>
          <w:bCs/>
          <w:color w:val="000000" w:themeColor="text1"/>
          <w:lang w:val="es-CO"/>
          <w:rPrChange w:id="7167" w:author="Massiel Nayibe Moreno Ladino" w:date="2025-01-15T12:59:00Z" w16du:dateUtc="2025-01-15T17:59:00Z">
            <w:rPr>
              <w:rFonts w:cs="Times New Roman"/>
              <w:b/>
              <w:bCs/>
              <w:color w:val="000000" w:themeColor="text1"/>
            </w:rPr>
          </w:rPrChange>
        </w:rPr>
        <w:br w:type="page"/>
      </w:r>
    </w:p>
    <w:p w14:paraId="5270D638" w14:textId="77777777" w:rsidR="00441859" w:rsidRPr="00963ED8" w:rsidRDefault="00DE7F5C">
      <w:pPr>
        <w:pStyle w:val="Ttulo2"/>
        <w:rPr>
          <w:lang w:val="es-CO"/>
          <w:rPrChange w:id="7168" w:author="Massiel Nayibe Moreno Ladino" w:date="2025-01-15T12:59:00Z" w16du:dateUtc="2025-01-15T17:59:00Z">
            <w:rPr/>
          </w:rPrChange>
        </w:rPr>
      </w:pPr>
      <w:bookmarkStart w:id="7169" w:name="_Attachment_2_–"/>
      <w:bookmarkStart w:id="7170" w:name="_Toc182397651"/>
      <w:bookmarkStart w:id="7171" w:name="_Toc184807000"/>
      <w:bookmarkStart w:id="7172" w:name="_Toc185435525"/>
      <w:bookmarkEnd w:id="7169"/>
      <w:r w:rsidRPr="00963ED8">
        <w:rPr>
          <w:lang w:val="es-CO"/>
          <w:rPrChange w:id="7173" w:author="Massiel Nayibe Moreno Ladino" w:date="2025-01-15T12:59:00Z" w16du:dateUtc="2025-01-15T17:59:00Z">
            <w:rPr/>
          </w:rPrChange>
        </w:rPr>
        <w:lastRenderedPageBreak/>
        <w:t>Anexo 2 - Autorización de uso de vehículos de personal para asuntos oficiales</w:t>
      </w:r>
      <w:bookmarkEnd w:id="7170"/>
      <w:bookmarkEnd w:id="7171"/>
      <w:bookmarkEnd w:id="7172"/>
    </w:p>
    <w:p w14:paraId="3EB52D9E" w14:textId="77777777" w:rsidR="00126FD7" w:rsidRPr="00963ED8" w:rsidRDefault="00126FD7" w:rsidP="00126FD7">
      <w:pPr>
        <w:rPr>
          <w:lang w:val="es-CO"/>
          <w:rPrChange w:id="7174" w:author="Massiel Nayibe Moreno Ladino" w:date="2025-01-15T12:59:00Z" w16du:dateUtc="2025-01-15T17:59:00Z">
            <w:rPr/>
          </w:rPrChange>
        </w:rPr>
      </w:pPr>
    </w:p>
    <w:p w14:paraId="4DD70F70" w14:textId="77777777" w:rsidR="00441859" w:rsidRPr="00963ED8" w:rsidRDefault="00126FD7">
      <w:pPr>
        <w:snapToGrid w:val="0"/>
        <w:jc w:val="both"/>
        <w:rPr>
          <w:rFonts w:cs="Times New Roman"/>
          <w:color w:val="000000" w:themeColor="text1"/>
          <w:lang w:val="es-CO"/>
          <w:rPrChange w:id="7175" w:author="Massiel Nayibe Moreno Ladino" w:date="2025-01-15T12:59:00Z" w16du:dateUtc="2025-01-15T17:59:00Z">
            <w:rPr>
              <w:rFonts w:cs="Times New Roman"/>
              <w:color w:val="000000" w:themeColor="text1"/>
            </w:rPr>
          </w:rPrChange>
        </w:rPr>
      </w:pPr>
      <w:r>
        <w:fldChar w:fldCharType="begin"/>
      </w:r>
      <w:r w:rsidRPr="00963ED8">
        <w:rPr>
          <w:lang w:val="es-CO"/>
          <w:rPrChange w:id="7176" w:author="Massiel Nayibe Moreno Ladino" w:date="2025-01-15T12:59:00Z" w16du:dateUtc="2025-01-15T17:59:00Z">
            <w:rPr/>
          </w:rPrChange>
        </w:rPr>
        <w:instrText>HYPERLINK "https://app.pandadoc.com/a/" \l "/templates/GUxRV4K5PxkWRhfH2wet2G"</w:instrText>
      </w:r>
      <w:r>
        <w:fldChar w:fldCharType="separate"/>
      </w:r>
      <w:r w:rsidRPr="00963ED8">
        <w:rPr>
          <w:rStyle w:val="Hipervnculo"/>
          <w:rFonts w:cs="Times New Roman"/>
          <w:lang w:val="es-CO"/>
          <w:rPrChange w:id="7177" w:author="Massiel Nayibe Moreno Ladino" w:date="2025-01-15T12:59:00Z" w16du:dateUtc="2025-01-15T17:59:00Z">
            <w:rPr>
              <w:rStyle w:val="Hipervnculo"/>
              <w:rFonts w:cs="Times New Roman"/>
            </w:rPr>
          </w:rPrChange>
        </w:rPr>
        <w:t>Disponible en PandaDoc aquí</w:t>
      </w:r>
      <w:r>
        <w:fldChar w:fldCharType="end"/>
      </w:r>
      <w:r w:rsidRPr="00963ED8">
        <w:rPr>
          <w:rFonts w:cs="Times New Roman"/>
          <w:color w:val="000000" w:themeColor="text1"/>
          <w:lang w:val="es-CO"/>
          <w:rPrChange w:id="7178" w:author="Massiel Nayibe Moreno Ladino" w:date="2025-01-15T12:59:00Z" w16du:dateUtc="2025-01-15T17:59:00Z">
            <w:rPr>
              <w:rFonts w:cs="Times New Roman"/>
              <w:color w:val="000000" w:themeColor="text1"/>
            </w:rPr>
          </w:rPrChange>
        </w:rPr>
        <w:t>.</w:t>
      </w:r>
    </w:p>
    <w:p w14:paraId="4E782782" w14:textId="77777777" w:rsidR="00441859" w:rsidRPr="00963ED8" w:rsidRDefault="00DE7F5C">
      <w:pPr>
        <w:snapToGrid w:val="0"/>
        <w:rPr>
          <w:rFonts w:eastAsia="Times New Roman" w:cs="Times New Roman"/>
          <w:color w:val="000000" w:themeColor="text1"/>
          <w:lang w:val="es-CO"/>
          <w:rPrChange w:id="7179" w:author="Massiel Nayibe Moreno Ladino" w:date="2025-01-15T12:59:00Z" w16du:dateUtc="2025-01-15T17:59:00Z">
            <w:rPr>
              <w:rFonts w:eastAsia="Times New Roman" w:cs="Times New Roman"/>
              <w:color w:val="000000" w:themeColor="text1"/>
            </w:rPr>
          </w:rPrChange>
        </w:rPr>
      </w:pPr>
      <w:r w:rsidRPr="00963ED8">
        <w:rPr>
          <w:rFonts w:cs="Times New Roman"/>
          <w:color w:val="000000" w:themeColor="text1"/>
          <w:lang w:val="es-CO"/>
          <w:rPrChange w:id="7180" w:author="Massiel Nayibe Moreno Ladino" w:date="2025-01-15T12:59:00Z" w16du:dateUtc="2025-01-15T17:59:00Z">
            <w:rPr>
              <w:rFonts w:cs="Times New Roman"/>
              <w:color w:val="000000" w:themeColor="text1"/>
            </w:rPr>
          </w:rPrChange>
        </w:rPr>
        <w:t xml:space="preserve">Nombre y cargo del empleado: </w:t>
      </w:r>
      <w:r w:rsidRPr="00963ED8">
        <w:rPr>
          <w:rFonts w:eastAsia="Times New Roman" w:cs="Times New Roman"/>
          <w:color w:val="000000" w:themeColor="text1"/>
          <w:lang w:val="es-CO"/>
          <w:rPrChange w:id="7181" w:author="Massiel Nayibe Moreno Ladino" w:date="2025-01-15T12:59:00Z" w16du:dateUtc="2025-01-15T17:59:00Z">
            <w:rPr>
              <w:rFonts w:eastAsia="Times New Roman" w:cs="Times New Roman"/>
              <w:color w:val="000000" w:themeColor="text1"/>
            </w:rPr>
          </w:rPrChange>
        </w:rPr>
        <w:t>________________________________________________________</w:t>
      </w:r>
    </w:p>
    <w:p w14:paraId="184A5322" w14:textId="77777777" w:rsidR="00126FD7" w:rsidRPr="00963ED8" w:rsidRDefault="00126FD7" w:rsidP="00126FD7">
      <w:pPr>
        <w:snapToGrid w:val="0"/>
        <w:rPr>
          <w:rFonts w:cs="Times New Roman"/>
          <w:color w:val="000000" w:themeColor="text1"/>
          <w:lang w:val="es-CO"/>
          <w:rPrChange w:id="7182" w:author="Massiel Nayibe Moreno Ladino" w:date="2025-01-15T12:59:00Z" w16du:dateUtc="2025-01-15T17:59:00Z">
            <w:rPr>
              <w:rFonts w:cs="Times New Roman"/>
              <w:color w:val="000000" w:themeColor="text1"/>
            </w:rPr>
          </w:rPrChange>
        </w:rPr>
      </w:pPr>
    </w:p>
    <w:p w14:paraId="72908EAD" w14:textId="77777777" w:rsidR="00441859" w:rsidRPr="00963ED8" w:rsidRDefault="00DE7F5C">
      <w:pPr>
        <w:snapToGrid w:val="0"/>
        <w:rPr>
          <w:rFonts w:eastAsia="Times New Roman" w:cs="Times New Roman"/>
          <w:color w:val="000000" w:themeColor="text1"/>
          <w:lang w:val="es-CO"/>
          <w:rPrChange w:id="7183" w:author="Massiel Nayibe Moreno Ladino" w:date="2025-01-15T12:59:00Z" w16du:dateUtc="2025-01-15T17:59:00Z">
            <w:rPr>
              <w:rFonts w:eastAsia="Times New Roman" w:cs="Times New Roman"/>
              <w:color w:val="000000" w:themeColor="text1"/>
            </w:rPr>
          </w:rPrChange>
        </w:rPr>
      </w:pPr>
      <w:r w:rsidRPr="00963ED8">
        <w:rPr>
          <w:rFonts w:cs="Times New Roman"/>
          <w:color w:val="000000" w:themeColor="text1"/>
          <w:lang w:val="es-CO"/>
          <w:rPrChange w:id="7184" w:author="Massiel Nayibe Moreno Ladino" w:date="2025-01-15T12:59:00Z" w16du:dateUtc="2025-01-15T17:59:00Z">
            <w:rPr>
              <w:rFonts w:cs="Times New Roman"/>
              <w:color w:val="000000" w:themeColor="text1"/>
            </w:rPr>
          </w:rPrChange>
        </w:rPr>
        <w:t xml:space="preserve">Periodo de autorización: </w:t>
      </w:r>
      <w:r w:rsidRPr="00B04363">
        <w:rPr>
          <w:rFonts w:eastAsia="Times New Roman" w:cs="Times New Roman"/>
          <w:color w:val="000000" w:themeColor="text1"/>
        </w:rPr>
        <w:fldChar w:fldCharType="begin">
          <w:ffData>
            <w:name w:val="Check3"/>
            <w:enabled/>
            <w:calcOnExit w:val="0"/>
            <w:checkBox>
              <w:sizeAuto/>
              <w:default w:val="0"/>
            </w:checkBox>
          </w:ffData>
        </w:fldChar>
      </w:r>
      <w:r w:rsidRPr="00963ED8">
        <w:rPr>
          <w:rFonts w:eastAsia="Times New Roman" w:cs="Times New Roman"/>
          <w:color w:val="000000" w:themeColor="text1"/>
          <w:lang w:val="es-CO"/>
          <w:rPrChange w:id="7185" w:author="Massiel Nayibe Moreno Ladino" w:date="2025-01-15T12:59:00Z" w16du:dateUtc="2025-01-15T17:59:00Z">
            <w:rPr>
              <w:rFonts w:eastAsia="Times New Roman" w:cs="Times New Roman"/>
              <w:color w:val="000000" w:themeColor="text1"/>
            </w:rPr>
          </w:rPrChange>
        </w:rPr>
        <w:instrText xml:space="preserve"> FORMCHECKBOX </w:instrText>
      </w:r>
      <w:r w:rsidRPr="00B04363">
        <w:rPr>
          <w:rFonts w:eastAsia="Times New Roman" w:cs="Times New Roman"/>
          <w:color w:val="000000" w:themeColor="text1"/>
        </w:rPr>
      </w:r>
      <w:r w:rsidRPr="00B04363">
        <w:rPr>
          <w:rFonts w:eastAsia="Times New Roman" w:cs="Times New Roman"/>
          <w:color w:val="000000" w:themeColor="text1"/>
        </w:rPr>
        <w:fldChar w:fldCharType="separate"/>
      </w:r>
      <w:r w:rsidRPr="00B04363">
        <w:rPr>
          <w:rFonts w:eastAsia="Times New Roman" w:cs="Times New Roman"/>
          <w:color w:val="000000" w:themeColor="text1"/>
        </w:rPr>
        <w:fldChar w:fldCharType="end"/>
      </w:r>
      <w:r w:rsidRPr="00963ED8">
        <w:rPr>
          <w:rFonts w:cs="Times New Roman"/>
          <w:color w:val="000000" w:themeColor="text1"/>
          <w:lang w:val="es-CO"/>
          <w:rPrChange w:id="7186" w:author="Massiel Nayibe Moreno Ladino" w:date="2025-01-15T12:59:00Z" w16du:dateUtc="2025-01-15T17:59:00Z">
            <w:rPr>
              <w:rFonts w:cs="Times New Roman"/>
              <w:color w:val="000000" w:themeColor="text1"/>
            </w:rPr>
          </w:rPrChange>
        </w:rPr>
        <w:t xml:space="preserve"> Duración del proyecto </w:t>
      </w:r>
      <w:r w:rsidRPr="00B04363">
        <w:rPr>
          <w:rFonts w:eastAsia="Times New Roman" w:cs="Times New Roman"/>
          <w:color w:val="000000" w:themeColor="text1"/>
        </w:rPr>
        <w:fldChar w:fldCharType="begin">
          <w:ffData>
            <w:name w:val="Check3"/>
            <w:enabled/>
            <w:calcOnExit w:val="0"/>
            <w:checkBox>
              <w:sizeAuto/>
              <w:default w:val="0"/>
            </w:checkBox>
          </w:ffData>
        </w:fldChar>
      </w:r>
      <w:r w:rsidRPr="00963ED8">
        <w:rPr>
          <w:rFonts w:eastAsia="Times New Roman" w:cs="Times New Roman"/>
          <w:color w:val="000000" w:themeColor="text1"/>
          <w:lang w:val="es-CO"/>
          <w:rPrChange w:id="7187" w:author="Massiel Nayibe Moreno Ladino" w:date="2025-01-15T12:59:00Z" w16du:dateUtc="2025-01-15T17:59:00Z">
            <w:rPr>
              <w:rFonts w:eastAsia="Times New Roman" w:cs="Times New Roman"/>
              <w:color w:val="000000" w:themeColor="text1"/>
            </w:rPr>
          </w:rPrChange>
        </w:rPr>
        <w:instrText xml:space="preserve"> FORMCHECKBOX </w:instrText>
      </w:r>
      <w:r w:rsidRPr="00B04363">
        <w:rPr>
          <w:rFonts w:eastAsia="Times New Roman" w:cs="Times New Roman"/>
          <w:color w:val="000000" w:themeColor="text1"/>
        </w:rPr>
      </w:r>
      <w:r w:rsidRPr="00B04363">
        <w:rPr>
          <w:rFonts w:eastAsia="Times New Roman" w:cs="Times New Roman"/>
          <w:color w:val="000000" w:themeColor="text1"/>
        </w:rPr>
        <w:fldChar w:fldCharType="separate"/>
      </w:r>
      <w:r w:rsidRPr="00B04363">
        <w:rPr>
          <w:rFonts w:eastAsia="Times New Roman" w:cs="Times New Roman"/>
          <w:color w:val="000000" w:themeColor="text1"/>
        </w:rPr>
        <w:fldChar w:fldCharType="end"/>
      </w:r>
      <w:r w:rsidRPr="00963ED8">
        <w:rPr>
          <w:rFonts w:eastAsia="Times New Roman" w:cs="Times New Roman"/>
          <w:color w:val="000000" w:themeColor="text1"/>
          <w:lang w:val="es-CO"/>
          <w:rPrChange w:id="7188" w:author="Massiel Nayibe Moreno Ladino" w:date="2025-01-15T12:59:00Z" w16du:dateUtc="2025-01-15T17:59:00Z">
            <w:rPr>
              <w:rFonts w:eastAsia="Times New Roman" w:cs="Times New Roman"/>
              <w:color w:val="000000" w:themeColor="text1"/>
            </w:rPr>
          </w:rPrChange>
        </w:rPr>
        <w:t xml:space="preserve"> Otros ________________ </w:t>
      </w:r>
    </w:p>
    <w:p w14:paraId="761961A5" w14:textId="77777777" w:rsidR="00126FD7" w:rsidRPr="00963ED8" w:rsidRDefault="00126FD7" w:rsidP="00126FD7">
      <w:pPr>
        <w:snapToGrid w:val="0"/>
        <w:rPr>
          <w:rFonts w:eastAsia="Times New Roman" w:cs="Times New Roman"/>
          <w:color w:val="000000" w:themeColor="text1"/>
          <w:lang w:val="es-CO"/>
          <w:rPrChange w:id="7189" w:author="Massiel Nayibe Moreno Ladino" w:date="2025-01-15T12:59:00Z" w16du:dateUtc="2025-01-15T17:59:00Z">
            <w:rPr>
              <w:rFonts w:eastAsia="Times New Roman" w:cs="Times New Roman"/>
              <w:color w:val="000000" w:themeColor="text1"/>
            </w:rPr>
          </w:rPrChange>
        </w:rPr>
      </w:pPr>
    </w:p>
    <w:p w14:paraId="2EBE64A1" w14:textId="77777777" w:rsidR="00441859" w:rsidRPr="00963ED8" w:rsidRDefault="00DE7F5C">
      <w:pPr>
        <w:snapToGrid w:val="0"/>
        <w:ind w:firstLine="720"/>
        <w:rPr>
          <w:rFonts w:eastAsia="Times New Roman" w:cs="Times New Roman"/>
          <w:color w:val="000000" w:themeColor="text1"/>
          <w:lang w:val="es-CO"/>
          <w:rPrChange w:id="7190" w:author="Massiel Nayibe Moreno Ladino" w:date="2025-01-15T12:59:00Z" w16du:dateUtc="2025-01-15T17:59:00Z">
            <w:rPr>
              <w:rFonts w:eastAsia="Times New Roman" w:cs="Times New Roman"/>
              <w:color w:val="000000" w:themeColor="text1"/>
            </w:rPr>
          </w:rPrChange>
        </w:rPr>
      </w:pPr>
      <w:r w:rsidRPr="00963ED8">
        <w:rPr>
          <w:rFonts w:eastAsia="Times New Roman" w:cs="Times New Roman"/>
          <w:color w:val="000000" w:themeColor="text1"/>
          <w:lang w:val="es-CO"/>
          <w:rPrChange w:id="7191" w:author="Massiel Nayibe Moreno Ladino" w:date="2025-01-15T12:59:00Z" w16du:dateUtc="2025-01-15T17:59:00Z">
            <w:rPr>
              <w:rFonts w:eastAsia="Times New Roman" w:cs="Times New Roman"/>
              <w:color w:val="000000" w:themeColor="text1"/>
            </w:rPr>
          </w:rPrChange>
        </w:rPr>
        <w:t>Si es otro, fechas y finalidad: ________________________________________________________</w:t>
      </w:r>
    </w:p>
    <w:p w14:paraId="68238A38" w14:textId="77777777" w:rsidR="00126FD7" w:rsidRPr="00963ED8" w:rsidRDefault="00126FD7" w:rsidP="00126FD7">
      <w:pPr>
        <w:snapToGrid w:val="0"/>
        <w:ind w:firstLine="720"/>
        <w:rPr>
          <w:rFonts w:eastAsia="Times New Roman" w:cs="Times New Roman"/>
          <w:color w:val="000000" w:themeColor="text1"/>
          <w:lang w:val="es-CO"/>
          <w:rPrChange w:id="7192" w:author="Massiel Nayibe Moreno Ladino" w:date="2025-01-15T12:59:00Z" w16du:dateUtc="2025-01-15T17:59:00Z">
            <w:rPr>
              <w:rFonts w:eastAsia="Times New Roman" w:cs="Times New Roman"/>
              <w:color w:val="000000" w:themeColor="text1"/>
            </w:rPr>
          </w:rPrChange>
        </w:rPr>
      </w:pPr>
    </w:p>
    <w:p w14:paraId="59274FF9" w14:textId="77777777" w:rsidR="00441859" w:rsidRPr="00963ED8" w:rsidRDefault="00DE7F5C">
      <w:pPr>
        <w:snapToGrid w:val="0"/>
        <w:jc w:val="both"/>
        <w:rPr>
          <w:rFonts w:eastAsia="Times New Roman" w:cs="Times New Roman"/>
          <w:color w:val="000000" w:themeColor="text1"/>
          <w:lang w:val="es-CO"/>
          <w:rPrChange w:id="7193" w:author="Massiel Nayibe Moreno Ladino" w:date="2025-01-15T12:59:00Z" w16du:dateUtc="2025-01-15T17:59:00Z">
            <w:rPr>
              <w:rFonts w:eastAsia="Times New Roman" w:cs="Times New Roman"/>
              <w:color w:val="000000" w:themeColor="text1"/>
            </w:rPr>
          </w:rPrChange>
        </w:rPr>
      </w:pPr>
      <w:r w:rsidRPr="00963ED8">
        <w:rPr>
          <w:rFonts w:eastAsia="Times New Roman" w:cs="Times New Roman"/>
          <w:color w:val="000000" w:themeColor="text1"/>
          <w:lang w:val="es-CO"/>
          <w:rPrChange w:id="7194" w:author="Massiel Nayibe Moreno Ladino" w:date="2025-01-15T12:59:00Z" w16du:dateUtc="2025-01-15T17:59:00Z">
            <w:rPr>
              <w:rFonts w:eastAsia="Times New Roman" w:cs="Times New Roman"/>
              <w:color w:val="000000" w:themeColor="text1"/>
            </w:rPr>
          </w:rPrChange>
        </w:rPr>
        <w:t xml:space="preserve">Información del vehículo: </w:t>
      </w:r>
    </w:p>
    <w:p w14:paraId="5433FB57" w14:textId="77777777" w:rsidR="00441859" w:rsidRPr="00963ED8" w:rsidRDefault="00DE7F5C">
      <w:pPr>
        <w:snapToGrid w:val="0"/>
        <w:jc w:val="both"/>
        <w:rPr>
          <w:rFonts w:eastAsia="Times New Roman" w:cs="Times New Roman"/>
          <w:color w:val="000000" w:themeColor="text1"/>
          <w:lang w:val="es-CO"/>
          <w:rPrChange w:id="7195" w:author="Massiel Nayibe Moreno Ladino" w:date="2025-01-15T12:59:00Z" w16du:dateUtc="2025-01-15T17:59:00Z">
            <w:rPr>
              <w:rFonts w:eastAsia="Times New Roman" w:cs="Times New Roman"/>
              <w:color w:val="000000" w:themeColor="text1"/>
            </w:rPr>
          </w:rPrChange>
        </w:rPr>
      </w:pPr>
      <w:r w:rsidRPr="00963ED8">
        <w:rPr>
          <w:rFonts w:eastAsia="Times New Roman" w:cs="Times New Roman"/>
          <w:color w:val="000000" w:themeColor="text1"/>
          <w:lang w:val="es-CO"/>
          <w:rPrChange w:id="7196" w:author="Massiel Nayibe Moreno Ladino" w:date="2025-01-15T12:59:00Z" w16du:dateUtc="2025-01-15T17:59:00Z">
            <w:rPr>
              <w:rFonts w:eastAsia="Times New Roman" w:cs="Times New Roman"/>
              <w:color w:val="000000" w:themeColor="text1"/>
            </w:rPr>
          </w:rPrChange>
        </w:rPr>
        <w:tab/>
        <w:t xml:space="preserve">Marca/Modelo/Año: </w:t>
      </w:r>
    </w:p>
    <w:p w14:paraId="693E2A6B" w14:textId="77777777" w:rsidR="00441859" w:rsidRPr="00963ED8" w:rsidRDefault="00DE7F5C">
      <w:pPr>
        <w:snapToGrid w:val="0"/>
        <w:jc w:val="both"/>
        <w:rPr>
          <w:rFonts w:eastAsia="Times New Roman" w:cs="Times New Roman"/>
          <w:color w:val="000000" w:themeColor="text1"/>
          <w:lang w:val="es-CO"/>
          <w:rPrChange w:id="7197" w:author="Massiel Nayibe Moreno Ladino" w:date="2025-01-15T12:59:00Z" w16du:dateUtc="2025-01-15T17:59:00Z">
            <w:rPr>
              <w:rFonts w:eastAsia="Times New Roman" w:cs="Times New Roman"/>
              <w:color w:val="000000" w:themeColor="text1"/>
            </w:rPr>
          </w:rPrChange>
        </w:rPr>
      </w:pPr>
      <w:r w:rsidRPr="00963ED8">
        <w:rPr>
          <w:rFonts w:eastAsia="Times New Roman" w:cs="Times New Roman"/>
          <w:color w:val="000000" w:themeColor="text1"/>
          <w:lang w:val="es-CO"/>
          <w:rPrChange w:id="7198" w:author="Massiel Nayibe Moreno Ladino" w:date="2025-01-15T12:59:00Z" w16du:dateUtc="2025-01-15T17:59:00Z">
            <w:rPr>
              <w:rFonts w:eastAsia="Times New Roman" w:cs="Times New Roman"/>
              <w:color w:val="000000" w:themeColor="text1"/>
            </w:rPr>
          </w:rPrChange>
        </w:rPr>
        <w:tab/>
        <w:t xml:space="preserve">VIN: </w:t>
      </w:r>
    </w:p>
    <w:p w14:paraId="10EE47B4" w14:textId="77777777" w:rsidR="00441859" w:rsidRPr="00963ED8" w:rsidRDefault="00DE7F5C">
      <w:pPr>
        <w:snapToGrid w:val="0"/>
        <w:ind w:firstLine="720"/>
        <w:jc w:val="both"/>
        <w:rPr>
          <w:rFonts w:eastAsia="Times New Roman" w:cs="Times New Roman"/>
          <w:color w:val="000000" w:themeColor="text1"/>
          <w:lang w:val="es-CO"/>
          <w:rPrChange w:id="7199" w:author="Massiel Nayibe Moreno Ladino" w:date="2025-01-15T12:59:00Z" w16du:dateUtc="2025-01-15T17:59:00Z">
            <w:rPr>
              <w:rFonts w:eastAsia="Times New Roman" w:cs="Times New Roman"/>
              <w:color w:val="000000" w:themeColor="text1"/>
            </w:rPr>
          </w:rPrChange>
        </w:rPr>
      </w:pPr>
      <w:r w:rsidRPr="00963ED8">
        <w:rPr>
          <w:rFonts w:eastAsia="Times New Roman" w:cs="Times New Roman"/>
          <w:color w:val="000000" w:themeColor="text1"/>
          <w:lang w:val="es-CO"/>
          <w:rPrChange w:id="7200" w:author="Massiel Nayibe Moreno Ladino" w:date="2025-01-15T12:59:00Z" w16du:dateUtc="2025-01-15T17:59:00Z">
            <w:rPr>
              <w:rFonts w:eastAsia="Times New Roman" w:cs="Times New Roman"/>
              <w:color w:val="000000" w:themeColor="text1"/>
            </w:rPr>
          </w:rPrChange>
        </w:rPr>
        <w:t xml:space="preserve">Matrícula: </w:t>
      </w:r>
    </w:p>
    <w:p w14:paraId="20418F65" w14:textId="77777777" w:rsidR="00441859" w:rsidRPr="00963ED8" w:rsidRDefault="00DE7F5C">
      <w:pPr>
        <w:snapToGrid w:val="0"/>
        <w:ind w:firstLine="720"/>
        <w:jc w:val="both"/>
        <w:rPr>
          <w:rFonts w:eastAsia="Times New Roman" w:cs="Times New Roman"/>
          <w:color w:val="000000" w:themeColor="text1"/>
          <w:lang w:val="es-CO"/>
          <w:rPrChange w:id="7201" w:author="Massiel Nayibe Moreno Ladino" w:date="2025-01-15T12:59:00Z" w16du:dateUtc="2025-01-15T17:59:00Z">
            <w:rPr>
              <w:rFonts w:eastAsia="Times New Roman" w:cs="Times New Roman"/>
              <w:color w:val="000000" w:themeColor="text1"/>
            </w:rPr>
          </w:rPrChange>
        </w:rPr>
      </w:pPr>
      <w:r w:rsidRPr="00963ED8">
        <w:rPr>
          <w:rFonts w:eastAsia="Times New Roman" w:cs="Times New Roman"/>
          <w:color w:val="000000" w:themeColor="text1"/>
          <w:lang w:val="es-CO"/>
          <w:rPrChange w:id="7202" w:author="Massiel Nayibe Moreno Ladino" w:date="2025-01-15T12:59:00Z" w16du:dateUtc="2025-01-15T17:59:00Z">
            <w:rPr>
              <w:rFonts w:eastAsia="Times New Roman" w:cs="Times New Roman"/>
              <w:color w:val="000000" w:themeColor="text1"/>
            </w:rPr>
          </w:rPrChange>
        </w:rPr>
        <w:t>Información sobre el seguro (adjunte copia de la tarjeta del seguro):</w:t>
      </w:r>
    </w:p>
    <w:p w14:paraId="467C7229" w14:textId="77777777" w:rsidR="00126FD7" w:rsidRPr="00963ED8" w:rsidRDefault="00126FD7" w:rsidP="00126FD7">
      <w:pPr>
        <w:snapToGrid w:val="0"/>
        <w:ind w:firstLine="720"/>
        <w:jc w:val="both"/>
        <w:rPr>
          <w:rFonts w:eastAsia="Times New Roman" w:cs="Times New Roman"/>
          <w:color w:val="000000" w:themeColor="text1"/>
          <w:lang w:val="es-CO"/>
          <w:rPrChange w:id="7203" w:author="Massiel Nayibe Moreno Ladino" w:date="2025-01-15T12:59:00Z" w16du:dateUtc="2025-01-15T17:59:00Z">
            <w:rPr>
              <w:rFonts w:eastAsia="Times New Roman" w:cs="Times New Roman"/>
              <w:color w:val="000000" w:themeColor="text1"/>
            </w:rPr>
          </w:rPrChange>
        </w:rPr>
      </w:pPr>
    </w:p>
    <w:p w14:paraId="0E26E8B7" w14:textId="77777777" w:rsidR="00441859" w:rsidRPr="00963ED8" w:rsidRDefault="00DE7F5C">
      <w:pPr>
        <w:snapToGrid w:val="0"/>
        <w:jc w:val="both"/>
        <w:rPr>
          <w:rFonts w:eastAsia="Times New Roman" w:cs="Times New Roman"/>
          <w:color w:val="000000" w:themeColor="text1"/>
          <w:lang w:val="es-CO"/>
          <w:rPrChange w:id="7204" w:author="Massiel Nayibe Moreno Ladino" w:date="2025-01-15T12:59:00Z" w16du:dateUtc="2025-01-15T17:59:00Z">
            <w:rPr>
              <w:rFonts w:eastAsia="Times New Roman" w:cs="Times New Roman"/>
              <w:color w:val="000000" w:themeColor="text1"/>
            </w:rPr>
          </w:rPrChange>
        </w:rPr>
      </w:pPr>
      <w:r w:rsidRPr="00963ED8">
        <w:rPr>
          <w:rFonts w:eastAsia="Times New Roman" w:cs="Times New Roman"/>
          <w:color w:val="000000" w:themeColor="text1"/>
          <w:lang w:val="es-CO"/>
          <w:rPrChange w:id="7205" w:author="Massiel Nayibe Moreno Ladino" w:date="2025-01-15T12:59:00Z" w16du:dateUtc="2025-01-15T17:59:00Z">
            <w:rPr>
              <w:rFonts w:eastAsia="Times New Roman" w:cs="Times New Roman"/>
              <w:color w:val="000000" w:themeColor="text1"/>
            </w:rPr>
          </w:rPrChange>
        </w:rPr>
        <w:t xml:space="preserve">Información de contacto en caso de emergencia: Nombre </w:t>
      </w:r>
      <w:r w:rsidRPr="00963ED8">
        <w:rPr>
          <w:rFonts w:eastAsia="Times New Roman" w:cs="Times New Roman"/>
          <w:color w:val="000000" w:themeColor="text1"/>
          <w:lang w:val="es-CO"/>
          <w:rPrChange w:id="7206" w:author="Massiel Nayibe Moreno Ladino" w:date="2025-01-15T12:59:00Z" w16du:dateUtc="2025-01-15T17:59:00Z">
            <w:rPr>
              <w:rFonts w:eastAsia="Times New Roman" w:cs="Times New Roman"/>
              <w:color w:val="000000" w:themeColor="text1"/>
            </w:rPr>
          </w:rPrChange>
        </w:rPr>
        <w:tab/>
      </w:r>
      <w:r w:rsidRPr="00963ED8">
        <w:rPr>
          <w:rFonts w:eastAsia="Times New Roman" w:cs="Times New Roman"/>
          <w:color w:val="000000" w:themeColor="text1"/>
          <w:lang w:val="es-CO"/>
          <w:rPrChange w:id="7207" w:author="Massiel Nayibe Moreno Ladino" w:date="2025-01-15T12:59:00Z" w16du:dateUtc="2025-01-15T17:59:00Z">
            <w:rPr>
              <w:rFonts w:eastAsia="Times New Roman" w:cs="Times New Roman"/>
              <w:color w:val="000000" w:themeColor="text1"/>
            </w:rPr>
          </w:rPrChange>
        </w:rPr>
        <w:tab/>
      </w:r>
      <w:r w:rsidRPr="00963ED8">
        <w:rPr>
          <w:rFonts w:eastAsia="Times New Roman" w:cs="Times New Roman"/>
          <w:color w:val="000000" w:themeColor="text1"/>
          <w:lang w:val="es-CO"/>
          <w:rPrChange w:id="7208" w:author="Massiel Nayibe Moreno Ladino" w:date="2025-01-15T12:59:00Z" w16du:dateUtc="2025-01-15T17:59:00Z">
            <w:rPr>
              <w:rFonts w:eastAsia="Times New Roman" w:cs="Times New Roman"/>
              <w:color w:val="000000" w:themeColor="text1"/>
            </w:rPr>
          </w:rPrChange>
        </w:rPr>
        <w:tab/>
        <w:t xml:space="preserve">Teléfono: </w:t>
      </w:r>
    </w:p>
    <w:p w14:paraId="0A467317" w14:textId="77777777" w:rsidR="00126FD7" w:rsidRPr="00963ED8" w:rsidRDefault="00126FD7" w:rsidP="00126FD7">
      <w:pPr>
        <w:snapToGrid w:val="0"/>
        <w:jc w:val="both"/>
        <w:rPr>
          <w:rFonts w:eastAsia="Times New Roman" w:cs="Times New Roman"/>
          <w:color w:val="000000" w:themeColor="text1"/>
          <w:lang w:val="es-CO"/>
          <w:rPrChange w:id="7209" w:author="Massiel Nayibe Moreno Ladino" w:date="2025-01-15T12:59:00Z" w16du:dateUtc="2025-01-15T17:59:00Z">
            <w:rPr>
              <w:rFonts w:eastAsia="Times New Roman" w:cs="Times New Roman"/>
              <w:color w:val="000000" w:themeColor="text1"/>
            </w:rPr>
          </w:rPrChange>
        </w:rPr>
      </w:pPr>
    </w:p>
    <w:p w14:paraId="05BA71DA" w14:textId="77777777" w:rsidR="00441859" w:rsidRPr="00963ED8" w:rsidRDefault="00DE7F5C">
      <w:pPr>
        <w:spacing w:before="64"/>
        <w:jc w:val="both"/>
        <w:rPr>
          <w:rFonts w:cs="Times New Roman"/>
          <w:b/>
          <w:color w:val="000000" w:themeColor="text1"/>
          <w:lang w:val="es-CO"/>
          <w:rPrChange w:id="7210" w:author="Massiel Nayibe Moreno Ladino" w:date="2025-01-15T12:59:00Z" w16du:dateUtc="2025-01-15T17:59:00Z">
            <w:rPr>
              <w:rFonts w:cs="Times New Roman"/>
              <w:b/>
              <w:color w:val="000000" w:themeColor="text1"/>
            </w:rPr>
          </w:rPrChange>
        </w:rPr>
      </w:pPr>
      <w:r w:rsidRPr="00963ED8">
        <w:rPr>
          <w:rFonts w:cs="Times New Roman"/>
          <w:b/>
          <w:color w:val="000000" w:themeColor="text1"/>
          <w:lang w:val="es-CO"/>
          <w:rPrChange w:id="7211" w:author="Massiel Nayibe Moreno Ladino" w:date="2025-01-15T12:59:00Z" w16du:dateUtc="2025-01-15T17:59:00Z">
            <w:rPr>
              <w:rFonts w:cs="Times New Roman"/>
              <w:b/>
              <w:color w:val="000000" w:themeColor="text1"/>
            </w:rPr>
          </w:rPrChange>
        </w:rPr>
        <w:t xml:space="preserve">Certificación y reconocimiento </w:t>
      </w:r>
    </w:p>
    <w:p w14:paraId="5CAE629A" w14:textId="77777777" w:rsidR="00441859" w:rsidRPr="00963ED8" w:rsidRDefault="00DE7F5C">
      <w:pPr>
        <w:spacing w:before="64"/>
        <w:jc w:val="both"/>
        <w:rPr>
          <w:rFonts w:cs="Times New Roman"/>
          <w:color w:val="000000" w:themeColor="text1"/>
          <w:lang w:val="es-CO"/>
          <w:rPrChange w:id="7212" w:author="Massiel Nayibe Moreno Ladino" w:date="2025-01-15T12:59:00Z" w16du:dateUtc="2025-01-15T17:59:00Z">
            <w:rPr>
              <w:rFonts w:cs="Times New Roman"/>
              <w:color w:val="000000" w:themeColor="text1"/>
            </w:rPr>
          </w:rPrChange>
        </w:rPr>
      </w:pPr>
      <w:r w:rsidRPr="00963ED8">
        <w:rPr>
          <w:rFonts w:cs="Times New Roman"/>
          <w:bCs/>
          <w:color w:val="000000" w:themeColor="text1"/>
          <w:lang w:val="es-CO"/>
          <w:rPrChange w:id="7213" w:author="Massiel Nayibe Moreno Ladino" w:date="2025-01-15T12:59:00Z" w16du:dateUtc="2025-01-15T17:59:00Z">
            <w:rPr>
              <w:rFonts w:cs="Times New Roman"/>
              <w:bCs/>
              <w:color w:val="000000" w:themeColor="text1"/>
            </w:rPr>
          </w:rPrChange>
        </w:rPr>
        <w:t>Por la presente certifico que, siempre que conduzca mi vehículo personal para asuntos de la empresa, cumpliré:</w:t>
      </w:r>
    </w:p>
    <w:p w14:paraId="2909A6CE" w14:textId="77777777" w:rsidR="00441859"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rPr>
      </w:pPr>
      <w:r w:rsidRPr="00B04363">
        <w:rPr>
          <w:rFonts w:cs="Times New Roman"/>
          <w:color w:val="000000" w:themeColor="text1"/>
        </w:rPr>
        <w:t>Que soy un empleado con un contrato vigente con Partners.</w:t>
      </w:r>
    </w:p>
    <w:p w14:paraId="72510626"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214"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7215" w:author="Massiel Nayibe Moreno Ladino" w:date="2025-01-15T12:59:00Z" w16du:dateUtc="2025-01-15T17:59:00Z">
            <w:rPr>
              <w:rFonts w:cs="Times New Roman"/>
              <w:color w:val="000000" w:themeColor="text1"/>
            </w:rPr>
          </w:rPrChange>
        </w:rPr>
        <w:t>Tengo un permiso de conducir válido y no conduciré con un permiso suspendido o cancelado.</w:t>
      </w:r>
    </w:p>
    <w:p w14:paraId="2965CD6D"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216"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7217" w:author="Massiel Nayibe Moreno Ladino" w:date="2025-01-15T12:59:00Z" w16du:dateUtc="2025-01-15T17:59:00Z">
            <w:rPr>
              <w:rFonts w:cs="Times New Roman"/>
              <w:color w:val="000000" w:themeColor="text1"/>
            </w:rPr>
          </w:rPrChange>
        </w:rPr>
        <w:t>Que tengo más de 25 años.</w:t>
      </w:r>
    </w:p>
    <w:p w14:paraId="41869E8C"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218"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7219" w:author="Massiel Nayibe Moreno Ladino" w:date="2025-01-15T12:59:00Z" w16du:dateUtc="2025-01-15T17:59:00Z">
            <w:rPr>
              <w:rFonts w:cs="Times New Roman"/>
              <w:color w:val="000000" w:themeColor="text1"/>
            </w:rPr>
          </w:rPrChange>
        </w:rPr>
        <w:t>No he recibido más de una multa de tráfico y no he tenido ningún accidente en el último año.</w:t>
      </w:r>
    </w:p>
    <w:p w14:paraId="647D336E"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220"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7221" w:author="Massiel Nayibe Moreno Ladino" w:date="2025-01-15T12:59:00Z" w16du:dateUtc="2025-01-15T17:59:00Z">
            <w:rPr>
              <w:rFonts w:cs="Times New Roman"/>
              <w:color w:val="000000" w:themeColor="text1"/>
            </w:rPr>
          </w:rPrChange>
        </w:rPr>
        <w:t xml:space="preserve">Que el vehículo </w:t>
      </w:r>
      <w:r w:rsidRPr="00963ED8">
        <w:rPr>
          <w:rFonts w:cs="Times New Roman"/>
          <w:color w:val="000000" w:themeColor="text1"/>
          <w:u w:val="single"/>
          <w:lang w:val="es-CO"/>
          <w:rPrChange w:id="7222" w:author="Massiel Nayibe Moreno Ladino" w:date="2025-01-15T12:59:00Z" w16du:dateUtc="2025-01-15T17:59:00Z">
            <w:rPr>
              <w:rFonts w:cs="Times New Roman"/>
              <w:color w:val="000000" w:themeColor="text1"/>
              <w:u w:val="single"/>
            </w:rPr>
          </w:rPrChange>
        </w:rPr>
        <w:t>se utilizará únicamente para actividades del programa</w:t>
      </w:r>
      <w:r w:rsidRPr="00963ED8">
        <w:rPr>
          <w:rFonts w:cs="Times New Roman"/>
          <w:color w:val="000000" w:themeColor="text1"/>
          <w:lang w:val="es-CO"/>
          <w:rPrChange w:id="7223" w:author="Massiel Nayibe Moreno Ladino" w:date="2025-01-15T12:59:00Z" w16du:dateUtc="2025-01-15T17:59:00Z">
            <w:rPr>
              <w:rFonts w:cs="Times New Roman"/>
              <w:color w:val="000000" w:themeColor="text1"/>
            </w:rPr>
          </w:rPrChange>
        </w:rPr>
        <w:t>.</w:t>
      </w:r>
    </w:p>
    <w:p w14:paraId="322AE33F"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224"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7225" w:author="Massiel Nayibe Moreno Ladino" w:date="2025-01-15T12:59:00Z" w16du:dateUtc="2025-01-15T17:59:00Z">
            <w:rPr>
              <w:rFonts w:cs="Times New Roman"/>
              <w:color w:val="000000" w:themeColor="text1"/>
            </w:rPr>
          </w:rPrChange>
        </w:rPr>
        <w:t>Compruebe la presión de los neumáticos, el nivel de combustible, el líquido de frenos y el nivel de aceite antes de iniciar el viaje.</w:t>
      </w:r>
    </w:p>
    <w:p w14:paraId="325CAB06"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226"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7227" w:author="Massiel Nayibe Moreno Ladino" w:date="2025-01-15T12:59:00Z" w16du:dateUtc="2025-01-15T17:59:00Z">
            <w:rPr>
              <w:rFonts w:cs="Times New Roman"/>
              <w:color w:val="000000" w:themeColor="text1"/>
            </w:rPr>
          </w:rPrChange>
        </w:rPr>
        <w:t>No fumaré ni permitiré el uso de cigarrillos de ningún tipo dentro del vehículo.</w:t>
      </w:r>
    </w:p>
    <w:p w14:paraId="2819D56E"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228"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7229" w:author="Massiel Nayibe Moreno Ladino" w:date="2025-01-15T12:59:00Z" w16du:dateUtc="2025-01-15T17:59:00Z">
            <w:rPr>
              <w:rFonts w:cs="Times New Roman"/>
              <w:color w:val="000000" w:themeColor="text1"/>
            </w:rPr>
          </w:rPrChange>
        </w:rPr>
        <w:t>Mantendré todas las medidas de seguridad para el vehículo, incluido el estacionamiento en lugares autorizados y seguros.</w:t>
      </w:r>
    </w:p>
    <w:p w14:paraId="021DA50C"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230"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7231" w:author="Massiel Nayibe Moreno Ladino" w:date="2025-01-15T12:59:00Z" w16du:dateUtc="2025-01-15T17:59:00Z">
            <w:rPr>
              <w:rFonts w:cs="Times New Roman"/>
              <w:color w:val="000000" w:themeColor="text1"/>
            </w:rPr>
          </w:rPrChange>
        </w:rPr>
        <w:t>Que cumpliré las normas de velocidad y tráfico vigentes.</w:t>
      </w:r>
    </w:p>
    <w:p w14:paraId="465166CB"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232" w:author="Massiel Nayibe Moreno Ladino" w:date="2025-01-15T12:59:00Z" w16du:dateUtc="2025-01-15T17:59:00Z">
            <w:rPr>
              <w:rFonts w:cs="Times New Roman"/>
              <w:color w:val="000000" w:themeColor="text1"/>
            </w:rPr>
          </w:rPrChange>
        </w:rPr>
      </w:pPr>
      <w:r w:rsidRPr="00963ED8">
        <w:rPr>
          <w:rFonts w:cs="Times New Roman"/>
          <w:color w:val="000000" w:themeColor="text1"/>
          <w:lang w:val="es-CO"/>
          <w:rPrChange w:id="7233" w:author="Massiel Nayibe Moreno Ladino" w:date="2025-01-15T12:59:00Z" w16du:dateUtc="2025-01-15T17:59:00Z">
            <w:rPr>
              <w:rFonts w:cs="Times New Roman"/>
              <w:color w:val="000000" w:themeColor="text1"/>
            </w:rPr>
          </w:rPrChange>
        </w:rPr>
        <w:t>Cumpliré las normas de seguridad, incluido el uso del cinturón de seguridad para el conductor y los pasajeros, no utilizaré el teléfono móvil mientras conduzco, ni conduciré fatigado, bajo los efectos del alcohol/drogas ilegales o en condiciones meteorológicas desfavorables.</w:t>
      </w:r>
    </w:p>
    <w:p w14:paraId="3BE164BF"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234"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7235" w:author="Massiel Nayibe Moreno Ladino" w:date="2025-01-15T13:00:00Z" w16du:dateUtc="2025-01-15T18:00:00Z">
            <w:rPr>
              <w:rFonts w:cs="Times New Roman"/>
              <w:color w:val="000000" w:themeColor="text1"/>
            </w:rPr>
          </w:rPrChange>
        </w:rPr>
        <w:lastRenderedPageBreak/>
        <w:t>No transportaré ni permitiré el transporte de armas o sustancias ilícitas en el vehículo.</w:t>
      </w:r>
    </w:p>
    <w:p w14:paraId="50E2CC8D"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236"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7237" w:author="Massiel Nayibe Moreno Ladino" w:date="2025-01-15T13:00:00Z" w16du:dateUtc="2025-01-15T18:00:00Z">
            <w:rPr>
              <w:rFonts w:cs="Times New Roman"/>
              <w:color w:val="000000" w:themeColor="text1"/>
            </w:rPr>
          </w:rPrChange>
        </w:rPr>
        <w:t>Asumiré el pago de las infracciones de tráfico que se hayan impuesto al vehículo durante el tiempo que el vehículo me sea asignado.</w:t>
      </w:r>
    </w:p>
    <w:p w14:paraId="27CE1CE8" w14:textId="77777777" w:rsidR="00441859" w:rsidRPr="00963ED8" w:rsidRDefault="00DE7F5C">
      <w:pPr>
        <w:pStyle w:val="Prrafodelista"/>
        <w:widowControl w:val="0"/>
        <w:numPr>
          <w:ilvl w:val="0"/>
          <w:numId w:val="194"/>
        </w:numPr>
        <w:tabs>
          <w:tab w:val="left" w:pos="840"/>
          <w:tab w:val="left" w:pos="841"/>
        </w:tabs>
        <w:autoSpaceDE w:val="0"/>
        <w:autoSpaceDN w:val="0"/>
        <w:spacing w:before="1" w:line="276" w:lineRule="auto"/>
        <w:ind w:hanging="361"/>
        <w:contextualSpacing w:val="0"/>
        <w:jc w:val="both"/>
        <w:rPr>
          <w:rFonts w:cs="Times New Roman"/>
          <w:color w:val="000000" w:themeColor="text1"/>
          <w:lang w:val="es-CO"/>
          <w:rPrChange w:id="7238"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7239" w:author="Massiel Nayibe Moreno Ladino" w:date="2025-01-15T13:00:00Z" w16du:dateUtc="2025-01-15T18:00:00Z">
            <w:rPr>
              <w:rFonts w:cs="Times New Roman"/>
              <w:color w:val="000000" w:themeColor="text1"/>
            </w:rPr>
          </w:rPrChange>
        </w:rPr>
        <w:t xml:space="preserve">Informaré inmediatamente a la </w:t>
      </w:r>
      <w:r w:rsidR="00320E81" w:rsidRPr="00963ED8">
        <w:rPr>
          <w:rFonts w:cs="Times New Roman"/>
          <w:color w:val="000000" w:themeColor="text1"/>
          <w:lang w:val="es-CO"/>
          <w:rPrChange w:id="7240" w:author="Massiel Nayibe Moreno Ladino" w:date="2025-01-15T13:00:00Z" w16du:dateUtc="2025-01-15T18:00:00Z">
            <w:rPr>
              <w:rFonts w:cs="Times New Roman"/>
              <w:color w:val="000000" w:themeColor="text1"/>
            </w:rPr>
          </w:rPrChange>
        </w:rPr>
        <w:t xml:space="preserve">policía de </w:t>
      </w:r>
      <w:r w:rsidRPr="00963ED8">
        <w:rPr>
          <w:rFonts w:cs="Times New Roman"/>
          <w:color w:val="000000" w:themeColor="text1"/>
          <w:lang w:val="es-CO"/>
          <w:rPrChange w:id="7241" w:author="Massiel Nayibe Moreno Ladino" w:date="2025-01-15T13:00:00Z" w16du:dateUtc="2025-01-15T18:00:00Z">
            <w:rPr>
              <w:rFonts w:cs="Times New Roman"/>
              <w:color w:val="000000" w:themeColor="text1"/>
            </w:rPr>
          </w:rPrChange>
        </w:rPr>
        <w:t>cualquier accidente o daño que se produzca.</w:t>
      </w:r>
    </w:p>
    <w:p w14:paraId="2937C866" w14:textId="77777777" w:rsidR="00441859" w:rsidRPr="00963ED8" w:rsidRDefault="00DE7F5C">
      <w:pPr>
        <w:pStyle w:val="Prrafodelista"/>
        <w:widowControl w:val="0"/>
        <w:numPr>
          <w:ilvl w:val="0"/>
          <w:numId w:val="194"/>
        </w:numPr>
        <w:tabs>
          <w:tab w:val="left" w:pos="840"/>
          <w:tab w:val="left" w:pos="841"/>
        </w:tabs>
        <w:autoSpaceDE w:val="0"/>
        <w:autoSpaceDN w:val="0"/>
        <w:adjustRightInd w:val="0"/>
        <w:spacing w:before="1" w:line="276" w:lineRule="auto"/>
        <w:ind w:hanging="361"/>
        <w:contextualSpacing w:val="0"/>
        <w:jc w:val="both"/>
        <w:rPr>
          <w:rFonts w:cs="Times New Roman"/>
          <w:color w:val="000000" w:themeColor="text1"/>
          <w:lang w:val="es-CO"/>
          <w:rPrChange w:id="7242"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7243" w:author="Massiel Nayibe Moreno Ladino" w:date="2025-01-15T13:00:00Z" w16du:dateUtc="2025-01-15T18:00:00Z">
            <w:rPr>
              <w:rFonts w:cs="Times New Roman"/>
              <w:color w:val="000000" w:themeColor="text1"/>
            </w:rPr>
          </w:rPrChange>
        </w:rPr>
        <w:t>Cualquier infracción de los requisitos anteriores puede dar lugar a medidas disciplinarias para la persona responsable del vehículo, incluido el despido con causa justificada.</w:t>
      </w:r>
    </w:p>
    <w:p w14:paraId="5C0FBBE8" w14:textId="77777777" w:rsidR="00441859" w:rsidRPr="00963ED8" w:rsidRDefault="00DE7F5C">
      <w:pPr>
        <w:pStyle w:val="Prrafodelista"/>
        <w:widowControl w:val="0"/>
        <w:numPr>
          <w:ilvl w:val="0"/>
          <w:numId w:val="194"/>
        </w:numPr>
        <w:tabs>
          <w:tab w:val="left" w:pos="840"/>
          <w:tab w:val="left" w:pos="841"/>
        </w:tabs>
        <w:autoSpaceDE w:val="0"/>
        <w:autoSpaceDN w:val="0"/>
        <w:adjustRightInd w:val="0"/>
        <w:spacing w:before="1" w:line="276" w:lineRule="auto"/>
        <w:ind w:hanging="361"/>
        <w:contextualSpacing w:val="0"/>
        <w:jc w:val="both"/>
        <w:rPr>
          <w:rFonts w:cs="Times New Roman"/>
          <w:color w:val="000000" w:themeColor="text1"/>
          <w:lang w:val="es-CO"/>
          <w:rPrChange w:id="7244"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7245" w:author="Massiel Nayibe Moreno Ladino" w:date="2025-01-15T13:00:00Z" w16du:dateUtc="2025-01-15T18:00:00Z">
            <w:rPr>
              <w:rFonts w:cs="Times New Roman"/>
              <w:color w:val="000000" w:themeColor="text1"/>
            </w:rPr>
          </w:rPrChange>
        </w:rPr>
        <w:t xml:space="preserve">Entiendo que </w:t>
      </w:r>
      <w:r w:rsidRPr="00963ED8">
        <w:rPr>
          <w:rFonts w:cs="Times New Roman"/>
          <w:b/>
          <w:bCs/>
          <w:color w:val="000000" w:themeColor="text1"/>
          <w:lang w:val="es-CO"/>
          <w:rPrChange w:id="7246" w:author="Massiel Nayibe Moreno Ladino" w:date="2025-01-15T13:00:00Z" w16du:dateUtc="2025-01-15T18:00:00Z">
            <w:rPr>
              <w:rFonts w:cs="Times New Roman"/>
              <w:b/>
              <w:bCs/>
              <w:color w:val="000000" w:themeColor="text1"/>
            </w:rPr>
          </w:rPrChange>
        </w:rPr>
        <w:t xml:space="preserve">(i) </w:t>
      </w:r>
      <w:r w:rsidRPr="00963ED8">
        <w:rPr>
          <w:rFonts w:cs="Times New Roman"/>
          <w:color w:val="000000" w:themeColor="text1"/>
          <w:lang w:val="es-CO"/>
          <w:rPrChange w:id="7247" w:author="Massiel Nayibe Moreno Ladino" w:date="2025-01-15T13:00:00Z" w16du:dateUtc="2025-01-15T18:00:00Z">
            <w:rPr>
              <w:rFonts w:cs="Times New Roman"/>
              <w:color w:val="000000" w:themeColor="text1"/>
            </w:rPr>
          </w:rPrChange>
        </w:rPr>
        <w:t xml:space="preserve">Compañeros no es responsable de la pérdida, daño, lesión o muerte de pasajeros resultantes del uso de los mismos, y que </w:t>
      </w:r>
      <w:r w:rsidRPr="00963ED8">
        <w:rPr>
          <w:rFonts w:cs="Times New Roman"/>
          <w:b/>
          <w:bCs/>
          <w:color w:val="000000" w:themeColor="text1"/>
          <w:lang w:val="es-CO"/>
          <w:rPrChange w:id="7248" w:author="Massiel Nayibe Moreno Ladino" w:date="2025-01-15T13:00:00Z" w16du:dateUtc="2025-01-15T18:00:00Z">
            <w:rPr>
              <w:rFonts w:cs="Times New Roman"/>
              <w:b/>
              <w:bCs/>
              <w:color w:val="000000" w:themeColor="text1"/>
            </w:rPr>
          </w:rPrChange>
        </w:rPr>
        <w:t xml:space="preserve">(ii) </w:t>
      </w:r>
      <w:r w:rsidRPr="00963ED8">
        <w:rPr>
          <w:rFonts w:cs="Times New Roman"/>
          <w:color w:val="000000" w:themeColor="text1"/>
          <w:lang w:val="es-CO"/>
          <w:rPrChange w:id="7249" w:author="Massiel Nayibe Moreno Ladino" w:date="2025-01-15T13:00:00Z" w16du:dateUtc="2025-01-15T18:00:00Z">
            <w:rPr>
              <w:rFonts w:cs="Times New Roman"/>
              <w:color w:val="000000" w:themeColor="text1"/>
            </w:rPr>
          </w:rPrChange>
        </w:rPr>
        <w:t xml:space="preserve">la autorización excepcional para usar vehículos personales puede ser revocada en base a cambios en el contexto de seguridad, accidentes u otro mal uso de los vehículos, operación del vehículo por conductores no autorizados, falta de control del kilometraje u otro incumplimiento de esta política. </w:t>
      </w:r>
    </w:p>
    <w:p w14:paraId="165A1D1E" w14:textId="77777777" w:rsidR="00126FD7" w:rsidRPr="00963ED8" w:rsidRDefault="00126FD7" w:rsidP="00126FD7">
      <w:pPr>
        <w:pStyle w:val="Prrafodelista"/>
        <w:widowControl w:val="0"/>
        <w:tabs>
          <w:tab w:val="left" w:pos="840"/>
          <w:tab w:val="left" w:pos="841"/>
        </w:tabs>
        <w:autoSpaceDE w:val="0"/>
        <w:autoSpaceDN w:val="0"/>
        <w:adjustRightInd w:val="0"/>
        <w:spacing w:before="1"/>
        <w:ind w:left="840"/>
        <w:contextualSpacing w:val="0"/>
        <w:jc w:val="both"/>
        <w:rPr>
          <w:rFonts w:cs="Times New Roman"/>
          <w:color w:val="000000" w:themeColor="text1"/>
          <w:lang w:val="es-CO"/>
          <w:rPrChange w:id="7250" w:author="Massiel Nayibe Moreno Ladino" w:date="2025-01-15T13:00:00Z" w16du:dateUtc="2025-01-15T18:00:00Z">
            <w:rPr>
              <w:rFonts w:cs="Times New Roman"/>
              <w:color w:val="000000" w:themeColor="text1"/>
            </w:rPr>
          </w:rPrChange>
        </w:rPr>
      </w:pPr>
    </w:p>
    <w:p w14:paraId="62A89EBA" w14:textId="77777777" w:rsidR="00441859" w:rsidRPr="00963ED8" w:rsidRDefault="00DE7F5C">
      <w:pPr>
        <w:rPr>
          <w:rFonts w:cs="Times New Roman"/>
          <w:b/>
          <w:bCs/>
          <w:color w:val="000000" w:themeColor="text1"/>
          <w:lang w:val="es-CO"/>
          <w:rPrChange w:id="7251" w:author="Massiel Nayibe Moreno Ladino" w:date="2025-01-15T13:00:00Z" w16du:dateUtc="2025-01-15T18:00:00Z">
            <w:rPr>
              <w:rFonts w:cs="Times New Roman"/>
              <w:b/>
              <w:bCs/>
              <w:color w:val="000000" w:themeColor="text1"/>
            </w:rPr>
          </w:rPrChange>
        </w:rPr>
      </w:pPr>
      <w:r w:rsidRPr="00963ED8">
        <w:rPr>
          <w:rFonts w:cs="Times New Roman"/>
          <w:b/>
          <w:bCs/>
          <w:color w:val="000000" w:themeColor="text1"/>
          <w:lang w:val="es-CO"/>
          <w:rPrChange w:id="7252" w:author="Massiel Nayibe Moreno Ladino" w:date="2025-01-15T13:00:00Z" w16du:dateUtc="2025-01-15T18:00:00Z">
            <w:rPr>
              <w:rFonts w:cs="Times New Roman"/>
              <w:b/>
              <w:bCs/>
              <w:color w:val="000000" w:themeColor="text1"/>
            </w:rPr>
          </w:rPrChange>
        </w:rPr>
        <w:t>Consentimiento informado y renuncia a indemnización para pasajeros no empleados</w:t>
      </w:r>
    </w:p>
    <w:p w14:paraId="79DE318A" w14:textId="77777777" w:rsidR="00441859" w:rsidRPr="00963ED8" w:rsidRDefault="00DE7F5C">
      <w:pPr>
        <w:jc w:val="both"/>
        <w:rPr>
          <w:rFonts w:cs="Times New Roman"/>
          <w:color w:val="000000" w:themeColor="text1"/>
          <w:lang w:val="es-CO"/>
          <w:rPrChange w:id="7253"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7254" w:author="Massiel Nayibe Moreno Ladino" w:date="2025-01-15T13:00:00Z" w16du:dateUtc="2025-01-15T18:00:00Z">
            <w:rPr>
              <w:rFonts w:cs="Times New Roman"/>
              <w:color w:val="000000" w:themeColor="text1"/>
            </w:rPr>
          </w:rPrChange>
        </w:rPr>
        <w:t>Yo, el abajo firmante, como ocupante del vehículo con matrícula arriba indicado, declaro y acepto voluntariamente lo siguiente:</w:t>
      </w:r>
    </w:p>
    <w:p w14:paraId="5C1F7185" w14:textId="77777777" w:rsidR="00441859" w:rsidRPr="00963ED8" w:rsidRDefault="00DE7F5C">
      <w:pPr>
        <w:pStyle w:val="Prrafodelista"/>
        <w:numPr>
          <w:ilvl w:val="0"/>
          <w:numId w:val="195"/>
        </w:numPr>
        <w:spacing w:after="200" w:line="276" w:lineRule="auto"/>
        <w:jc w:val="both"/>
        <w:rPr>
          <w:rFonts w:cs="Times New Roman"/>
          <w:color w:val="000000" w:themeColor="text1"/>
          <w:lang w:val="es-CO"/>
          <w:rPrChange w:id="7255"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7256" w:author="Massiel Nayibe Moreno Ladino" w:date="2025-01-15T13:00:00Z" w16du:dateUtc="2025-01-15T18:00:00Z">
            <w:rPr>
              <w:rFonts w:cs="Times New Roman"/>
              <w:color w:val="000000" w:themeColor="text1"/>
            </w:rPr>
          </w:rPrChange>
        </w:rPr>
        <w:t>Que entiendo y acepto que Partners no proporciona un servicio de transporte o alquiler.</w:t>
      </w:r>
    </w:p>
    <w:p w14:paraId="3D52D4DB" w14:textId="77777777" w:rsidR="00441859" w:rsidRPr="00963ED8" w:rsidRDefault="00DE7F5C">
      <w:pPr>
        <w:pStyle w:val="Prrafodelista"/>
        <w:numPr>
          <w:ilvl w:val="0"/>
          <w:numId w:val="195"/>
        </w:numPr>
        <w:spacing w:after="200" w:line="276" w:lineRule="auto"/>
        <w:jc w:val="both"/>
        <w:rPr>
          <w:rFonts w:cs="Times New Roman"/>
          <w:color w:val="000000" w:themeColor="text1"/>
          <w:lang w:val="es-CO"/>
          <w:rPrChange w:id="7257"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7258" w:author="Massiel Nayibe Moreno Ladino" w:date="2025-01-15T13:00:00Z" w16du:dateUtc="2025-01-15T18:00:00Z">
            <w:rPr>
              <w:rFonts w:cs="Times New Roman"/>
              <w:color w:val="000000" w:themeColor="text1"/>
            </w:rPr>
          </w:rPrChange>
        </w:rPr>
        <w:t>Que he decidido utilizar el vehículo como ocupante, asumiendo toda la responsabilidad por la ocurrencia de cualquier conducta que afecte o ponga en peligro mi vida, salud, integridad y conducta.</w:t>
      </w:r>
    </w:p>
    <w:p w14:paraId="2DBCB1B9" w14:textId="77777777" w:rsidR="00441859" w:rsidRPr="00963ED8" w:rsidRDefault="00DE7F5C">
      <w:pPr>
        <w:pStyle w:val="Prrafodelista"/>
        <w:numPr>
          <w:ilvl w:val="0"/>
          <w:numId w:val="195"/>
        </w:numPr>
        <w:spacing w:after="200" w:line="276" w:lineRule="auto"/>
        <w:jc w:val="both"/>
        <w:rPr>
          <w:rFonts w:cs="Times New Roman"/>
          <w:color w:val="000000" w:themeColor="text1"/>
          <w:lang w:val="es-CO"/>
          <w:rPrChange w:id="7259"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7260" w:author="Massiel Nayibe Moreno Ladino" w:date="2025-01-15T13:00:00Z" w16du:dateUtc="2025-01-15T18:00:00Z">
            <w:rPr>
              <w:rFonts w:cs="Times New Roman"/>
              <w:color w:val="000000" w:themeColor="text1"/>
            </w:rPr>
          </w:rPrChange>
        </w:rPr>
        <w:t>Que al ocupar el vehículo entiendo que no tengo ninguna relación contractual con Partners respecto al uso del vehículo y por lo tanto renuncio a reclamar cualquier indemnización, daño o compensación de cualquier naturaleza, derivada de una conducta o hecho que afecte o ponga en peligro mi vida, salud, integridad y conducta.</w:t>
      </w:r>
    </w:p>
    <w:p w14:paraId="3AFAC9B8" w14:textId="77777777" w:rsidR="00441859" w:rsidRPr="00963ED8" w:rsidRDefault="00DE7F5C">
      <w:pPr>
        <w:pStyle w:val="Prrafodelista"/>
        <w:numPr>
          <w:ilvl w:val="0"/>
          <w:numId w:val="195"/>
        </w:numPr>
        <w:spacing w:after="200" w:line="276" w:lineRule="auto"/>
        <w:jc w:val="both"/>
        <w:rPr>
          <w:rFonts w:cs="Times New Roman"/>
          <w:color w:val="000000" w:themeColor="text1"/>
          <w:lang w:val="es-CO"/>
          <w:rPrChange w:id="7261"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7262" w:author="Massiel Nayibe Moreno Ladino" w:date="2025-01-15T13:00:00Z" w16du:dateUtc="2025-01-15T18:00:00Z">
            <w:rPr>
              <w:rFonts w:cs="Times New Roman"/>
              <w:color w:val="000000" w:themeColor="text1"/>
            </w:rPr>
          </w:rPrChange>
        </w:rPr>
        <w:t>Que como consecuencia de lo anterior, eximo de toda responsabilidad a Partners, sus afiliados, directores, empleados, socios y representantes, frente a cualquier conducta o hecho que afecte o ponga en peligro mi vida, salud, integridad y conducta.</w:t>
      </w:r>
    </w:p>
    <w:p w14:paraId="42196492" w14:textId="77777777" w:rsidR="00441859" w:rsidRPr="00963ED8" w:rsidRDefault="00DE7F5C">
      <w:pPr>
        <w:pStyle w:val="Prrafodelista"/>
        <w:numPr>
          <w:ilvl w:val="0"/>
          <w:numId w:val="195"/>
        </w:numPr>
        <w:spacing w:after="200" w:line="276" w:lineRule="auto"/>
        <w:jc w:val="both"/>
        <w:rPr>
          <w:rFonts w:cs="Times New Roman"/>
          <w:color w:val="000000" w:themeColor="text1"/>
          <w:lang w:val="es-CO"/>
          <w:rPrChange w:id="7263"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7264" w:author="Massiel Nayibe Moreno Ladino" w:date="2025-01-15T13:00:00Z" w16du:dateUtc="2025-01-15T18:00:00Z">
            <w:rPr>
              <w:rFonts w:cs="Times New Roman"/>
              <w:color w:val="000000" w:themeColor="text1"/>
            </w:rPr>
          </w:rPrChange>
        </w:rPr>
        <w:t>Que eximo a Partners, sus empleados, administradores y contratistas de toda responsabilidad derivada de la negligencia o culpa de Partners por lesiones personales o muerte,</w:t>
      </w:r>
      <w:r w:rsidRPr="00B04363">
        <w:rPr>
          <w:rFonts w:cs="Times New Roman"/>
          <w:color w:val="000000" w:themeColor="text1"/>
        </w:rPr>
        <w:pgNum/>
      </w:r>
      <w:r w:rsidRPr="00963ED8">
        <w:rPr>
          <w:rFonts w:cs="Times New Roman"/>
          <w:color w:val="000000" w:themeColor="text1"/>
          <w:lang w:val="es-CO"/>
          <w:rPrChange w:id="7265" w:author="Massiel Nayibe Moreno Ladino" w:date="2025-01-15T13:00:00Z" w16du:dateUtc="2025-01-15T18:00:00Z">
            <w:rPr>
              <w:rFonts w:cs="Times New Roman"/>
              <w:color w:val="000000" w:themeColor="text1"/>
            </w:rPr>
          </w:rPrChange>
        </w:rPr>
        <w:t xml:space="preserve"> en o daños a la conducta o cualquier otro riesgo al que pueda estar expuesto y que pueda ocurrirme durante mis traslados en los vehículos administrados por Partners. </w:t>
      </w:r>
    </w:p>
    <w:p w14:paraId="63340EE0" w14:textId="77777777" w:rsidR="00441859" w:rsidRPr="00963ED8" w:rsidRDefault="00DE7F5C">
      <w:pPr>
        <w:pStyle w:val="Prrafodelista"/>
        <w:numPr>
          <w:ilvl w:val="0"/>
          <w:numId w:val="195"/>
        </w:numPr>
        <w:spacing w:after="200" w:line="276" w:lineRule="auto"/>
        <w:jc w:val="both"/>
        <w:rPr>
          <w:rFonts w:cs="Times New Roman"/>
          <w:color w:val="000000" w:themeColor="text1"/>
          <w:lang w:val="es-CO"/>
          <w:rPrChange w:id="7266"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7267" w:author="Massiel Nayibe Moreno Ladino" w:date="2025-01-15T13:00:00Z" w16du:dateUtc="2025-01-15T18:00:00Z">
            <w:rPr>
              <w:rFonts w:cs="Times New Roman"/>
              <w:color w:val="000000" w:themeColor="text1"/>
            </w:rPr>
          </w:rPrChange>
        </w:rPr>
        <w:t>Que me comprometo a mantener indemne a Partners de cualquier reclamación, acción de conducta por cualquier conducta u omisión por mi parte, que afecte a Partners.</w:t>
      </w:r>
    </w:p>
    <w:p w14:paraId="5F2B9F69" w14:textId="77777777" w:rsidR="00441859" w:rsidRPr="00963ED8" w:rsidRDefault="00DE7F5C">
      <w:pPr>
        <w:pStyle w:val="Textoindependiente"/>
        <w:spacing w:line="276" w:lineRule="auto"/>
        <w:jc w:val="both"/>
        <w:rPr>
          <w:b/>
          <w:bCs/>
          <w:color w:val="000000" w:themeColor="text1"/>
          <w:sz w:val="24"/>
          <w:szCs w:val="24"/>
          <w:lang w:val="es-CO"/>
          <w:rPrChange w:id="7268" w:author="Massiel Nayibe Moreno Ladino" w:date="2025-01-15T13:00:00Z" w16du:dateUtc="2025-01-15T18:00:00Z">
            <w:rPr>
              <w:b/>
              <w:bCs/>
              <w:color w:val="000000" w:themeColor="text1"/>
              <w:sz w:val="24"/>
              <w:szCs w:val="24"/>
            </w:rPr>
          </w:rPrChange>
        </w:rPr>
      </w:pPr>
      <w:r w:rsidRPr="00963ED8">
        <w:rPr>
          <w:b/>
          <w:bCs/>
          <w:color w:val="000000" w:themeColor="text1"/>
          <w:sz w:val="24"/>
          <w:szCs w:val="24"/>
          <w:lang w:val="es-CO"/>
          <w:rPrChange w:id="7269" w:author="Massiel Nayibe Moreno Ladino" w:date="2025-01-15T13:00:00Z" w16du:dateUtc="2025-01-15T18:00:00Z">
            <w:rPr>
              <w:b/>
              <w:bCs/>
              <w:color w:val="000000" w:themeColor="text1"/>
              <w:sz w:val="24"/>
              <w:szCs w:val="24"/>
            </w:rPr>
          </w:rPrChange>
        </w:rPr>
        <w:t>Al firmar a continuación, certifica que ha leído y comprendido las condiciones de uso de la política de uso de vehículos de los socios y la condición establecida anteriormente.</w:t>
      </w:r>
    </w:p>
    <w:p w14:paraId="25F02279" w14:textId="77777777" w:rsidR="00126FD7" w:rsidRPr="00963ED8" w:rsidRDefault="00126FD7" w:rsidP="00126FD7">
      <w:pPr>
        <w:snapToGrid w:val="0"/>
        <w:jc w:val="both"/>
        <w:rPr>
          <w:rFonts w:cs="Times New Roman"/>
          <w:b/>
          <w:bCs/>
          <w:color w:val="000000" w:themeColor="text1"/>
          <w:lang w:val="es-CO"/>
          <w:rPrChange w:id="7270" w:author="Massiel Nayibe Moreno Ladino" w:date="2025-01-15T13:00:00Z" w16du:dateUtc="2025-01-15T18:00:00Z">
            <w:rPr>
              <w:rFonts w:cs="Times New Roman"/>
              <w:b/>
              <w:bCs/>
              <w:color w:val="000000" w:themeColor="text1"/>
            </w:rPr>
          </w:rPrChange>
        </w:rPr>
      </w:pPr>
    </w:p>
    <w:p w14:paraId="278F5889" w14:textId="77777777" w:rsidR="00441859" w:rsidRPr="00963ED8" w:rsidRDefault="00DE7F5C">
      <w:pPr>
        <w:snapToGrid w:val="0"/>
        <w:jc w:val="both"/>
        <w:rPr>
          <w:rFonts w:eastAsia="Times New Roman" w:cs="Times New Roman"/>
          <w:color w:val="000000" w:themeColor="text1"/>
          <w:lang w:val="es-CO"/>
          <w:rPrChange w:id="7271" w:author="Massiel Nayibe Moreno Ladino" w:date="2025-01-15T13:00:00Z" w16du:dateUtc="2025-01-15T18:00:00Z">
            <w:rPr>
              <w:rFonts w:eastAsia="Times New Roman" w:cs="Times New Roman"/>
              <w:color w:val="000000" w:themeColor="text1"/>
            </w:rPr>
          </w:rPrChange>
        </w:rPr>
      </w:pPr>
      <w:r w:rsidRPr="00963ED8">
        <w:rPr>
          <w:rFonts w:cs="Times New Roman"/>
          <w:color w:val="000000" w:themeColor="text1"/>
          <w:lang w:val="es-CO"/>
          <w:rPrChange w:id="7272" w:author="Massiel Nayibe Moreno Ladino" w:date="2025-01-15T13:00:00Z" w16du:dateUtc="2025-01-15T18:00:00Z">
            <w:rPr>
              <w:rFonts w:cs="Times New Roman"/>
              <w:color w:val="000000" w:themeColor="text1"/>
            </w:rPr>
          </w:rPrChange>
        </w:rPr>
        <w:t xml:space="preserve">Firma del empleado: </w:t>
      </w:r>
      <w:r w:rsidRPr="00963ED8">
        <w:rPr>
          <w:rFonts w:eastAsia="Times New Roman" w:cs="Times New Roman"/>
          <w:color w:val="000000" w:themeColor="text1"/>
          <w:lang w:val="es-CO"/>
          <w:rPrChange w:id="7273" w:author="Massiel Nayibe Moreno Ladino" w:date="2025-01-15T13:00:00Z" w16du:dateUtc="2025-01-15T18:00:00Z">
            <w:rPr>
              <w:rFonts w:eastAsia="Times New Roman" w:cs="Times New Roman"/>
              <w:color w:val="000000" w:themeColor="text1"/>
            </w:rPr>
          </w:rPrChange>
        </w:rPr>
        <w:t>__________________________________________________</w:t>
      </w:r>
    </w:p>
    <w:p w14:paraId="79E6E33E" w14:textId="77777777" w:rsidR="00126FD7" w:rsidRPr="00963ED8" w:rsidRDefault="00126FD7" w:rsidP="00126FD7">
      <w:pPr>
        <w:snapToGrid w:val="0"/>
        <w:jc w:val="both"/>
        <w:rPr>
          <w:rFonts w:eastAsia="Times New Roman" w:cs="Times New Roman"/>
          <w:color w:val="000000" w:themeColor="text1"/>
          <w:lang w:val="es-CO"/>
          <w:rPrChange w:id="7274" w:author="Massiel Nayibe Moreno Ladino" w:date="2025-01-15T13:00:00Z" w16du:dateUtc="2025-01-15T18:00:00Z">
            <w:rPr>
              <w:rFonts w:eastAsia="Times New Roman" w:cs="Times New Roman"/>
              <w:color w:val="000000" w:themeColor="text1"/>
            </w:rPr>
          </w:rPrChange>
        </w:rPr>
      </w:pPr>
    </w:p>
    <w:p w14:paraId="41444DFF" w14:textId="77777777" w:rsidR="00441859" w:rsidRPr="00963ED8" w:rsidRDefault="00DE7F5C">
      <w:pPr>
        <w:snapToGrid w:val="0"/>
        <w:jc w:val="both"/>
        <w:rPr>
          <w:rFonts w:eastAsia="Times New Roman" w:cs="Times New Roman"/>
          <w:color w:val="000000" w:themeColor="text1"/>
          <w:lang w:val="es-CO"/>
          <w:rPrChange w:id="7275" w:author="Massiel Nayibe Moreno Ladino" w:date="2025-01-15T13:00:00Z" w16du:dateUtc="2025-01-15T18:00:00Z">
            <w:rPr>
              <w:rFonts w:eastAsia="Times New Roman" w:cs="Times New Roman"/>
              <w:color w:val="000000" w:themeColor="text1"/>
            </w:rPr>
          </w:rPrChange>
        </w:rPr>
      </w:pPr>
      <w:r w:rsidRPr="00963ED8">
        <w:rPr>
          <w:rFonts w:eastAsia="Times New Roman" w:cs="Times New Roman"/>
          <w:color w:val="000000" w:themeColor="text1"/>
          <w:lang w:val="es-CO"/>
          <w:rPrChange w:id="7276" w:author="Massiel Nayibe Moreno Ladino" w:date="2025-01-15T13:00:00Z" w16du:dateUtc="2025-01-15T18:00:00Z">
            <w:rPr>
              <w:rFonts w:eastAsia="Times New Roman" w:cs="Times New Roman"/>
              <w:color w:val="000000" w:themeColor="text1"/>
            </w:rPr>
          </w:rPrChange>
        </w:rPr>
        <w:t>Date:______________________</w:t>
      </w:r>
    </w:p>
    <w:p w14:paraId="4961F6CC" w14:textId="77777777" w:rsidR="00126FD7" w:rsidRPr="00963ED8" w:rsidRDefault="00126FD7" w:rsidP="00126FD7">
      <w:pPr>
        <w:snapToGrid w:val="0"/>
        <w:jc w:val="both"/>
        <w:rPr>
          <w:rFonts w:eastAsia="Times New Roman" w:cs="Times New Roman"/>
          <w:color w:val="000000" w:themeColor="text1"/>
          <w:lang w:val="es-CO"/>
          <w:rPrChange w:id="7277" w:author="Massiel Nayibe Moreno Ladino" w:date="2025-01-15T13:00:00Z" w16du:dateUtc="2025-01-15T18:00:00Z">
            <w:rPr>
              <w:rFonts w:eastAsia="Times New Roman" w:cs="Times New Roman"/>
              <w:color w:val="000000" w:themeColor="text1"/>
            </w:rPr>
          </w:rPrChange>
        </w:rPr>
      </w:pPr>
    </w:p>
    <w:p w14:paraId="7470FB63" w14:textId="77777777" w:rsidR="00441859" w:rsidRPr="00963ED8" w:rsidRDefault="00DE7F5C">
      <w:pPr>
        <w:snapToGrid w:val="0"/>
        <w:jc w:val="both"/>
        <w:rPr>
          <w:rFonts w:cs="Times New Roman"/>
          <w:b/>
          <w:bCs/>
          <w:color w:val="000000" w:themeColor="text1"/>
          <w:lang w:val="es-CO"/>
          <w:rPrChange w:id="7278" w:author="Massiel Nayibe Moreno Ladino" w:date="2025-01-15T13:00:00Z" w16du:dateUtc="2025-01-15T18:00:00Z">
            <w:rPr>
              <w:rFonts w:cs="Times New Roman"/>
              <w:b/>
              <w:bCs/>
              <w:color w:val="000000" w:themeColor="text1"/>
            </w:rPr>
          </w:rPrChange>
        </w:rPr>
      </w:pPr>
      <w:r w:rsidRPr="00963ED8">
        <w:rPr>
          <w:rFonts w:cs="Times New Roman"/>
          <w:b/>
          <w:bCs/>
          <w:color w:val="000000" w:themeColor="text1"/>
          <w:lang w:val="es-CO"/>
          <w:rPrChange w:id="7279" w:author="Massiel Nayibe Moreno Ladino" w:date="2025-01-15T13:00:00Z" w16du:dateUtc="2025-01-15T18:00:00Z">
            <w:rPr>
              <w:rFonts w:cs="Times New Roman"/>
              <w:b/>
              <w:bCs/>
              <w:color w:val="000000" w:themeColor="text1"/>
            </w:rPr>
          </w:rPrChange>
        </w:rPr>
        <w:t>Al firmar a continuación, apruebo la solicitud del empleado de utilizar su vehículo personal para fines profesionales.</w:t>
      </w:r>
    </w:p>
    <w:p w14:paraId="684CCAD5" w14:textId="77777777" w:rsidR="00126FD7" w:rsidRPr="00963ED8" w:rsidRDefault="00126FD7" w:rsidP="00126FD7">
      <w:pPr>
        <w:snapToGrid w:val="0"/>
        <w:jc w:val="both"/>
        <w:rPr>
          <w:rFonts w:cs="Times New Roman"/>
          <w:b/>
          <w:bCs/>
          <w:color w:val="000000" w:themeColor="text1"/>
          <w:lang w:val="es-CO"/>
          <w:rPrChange w:id="7280" w:author="Massiel Nayibe Moreno Ladino" w:date="2025-01-15T13:00:00Z" w16du:dateUtc="2025-01-15T18:00:00Z">
            <w:rPr>
              <w:rFonts w:cs="Times New Roman"/>
              <w:b/>
              <w:bCs/>
              <w:color w:val="000000" w:themeColor="text1"/>
            </w:rPr>
          </w:rPrChange>
        </w:rPr>
      </w:pPr>
    </w:p>
    <w:p w14:paraId="2D68F74F" w14:textId="77777777" w:rsidR="00441859" w:rsidRPr="00963ED8" w:rsidRDefault="00DE7F5C">
      <w:pPr>
        <w:snapToGrid w:val="0"/>
        <w:rPr>
          <w:rFonts w:eastAsia="Times New Roman" w:cs="Times New Roman"/>
          <w:color w:val="000000" w:themeColor="text1"/>
          <w:lang w:val="es-CO"/>
          <w:rPrChange w:id="7281" w:author="Massiel Nayibe Moreno Ladino" w:date="2025-01-15T13:00:00Z" w16du:dateUtc="2025-01-15T18:00:00Z">
            <w:rPr>
              <w:rFonts w:eastAsia="Times New Roman" w:cs="Times New Roman"/>
              <w:color w:val="000000" w:themeColor="text1"/>
            </w:rPr>
          </w:rPrChange>
        </w:rPr>
      </w:pPr>
      <w:r w:rsidRPr="00963ED8">
        <w:rPr>
          <w:rFonts w:cs="Times New Roman"/>
          <w:color w:val="000000" w:themeColor="text1"/>
          <w:lang w:val="es-CO"/>
          <w:rPrChange w:id="7282" w:author="Massiel Nayibe Moreno Ladino" w:date="2025-01-15T13:00:00Z" w16du:dateUtc="2025-01-15T18:00:00Z">
            <w:rPr>
              <w:rFonts w:cs="Times New Roman"/>
              <w:color w:val="000000" w:themeColor="text1"/>
            </w:rPr>
          </w:rPrChange>
        </w:rPr>
        <w:t xml:space="preserve">Firma </w:t>
      </w:r>
      <w:r w:rsidR="00320E81" w:rsidRPr="00963ED8">
        <w:rPr>
          <w:rFonts w:cs="Times New Roman"/>
          <w:color w:val="000000" w:themeColor="text1"/>
          <w:lang w:val="es-CO"/>
          <w:rPrChange w:id="7283" w:author="Massiel Nayibe Moreno Ladino" w:date="2025-01-15T13:00:00Z" w16du:dateUtc="2025-01-15T18:00:00Z">
            <w:rPr>
              <w:rFonts w:cs="Times New Roman"/>
              <w:color w:val="000000" w:themeColor="text1"/>
            </w:rPr>
          </w:rPrChange>
        </w:rPr>
        <w:t>del DP</w:t>
      </w:r>
      <w:r w:rsidRPr="00963ED8">
        <w:rPr>
          <w:rFonts w:cs="Times New Roman"/>
          <w:color w:val="000000" w:themeColor="text1"/>
          <w:lang w:val="es-CO"/>
          <w:rPrChange w:id="7284" w:author="Massiel Nayibe Moreno Ladino" w:date="2025-01-15T13:00:00Z" w16du:dateUtc="2025-01-15T18:00:00Z">
            <w:rPr>
              <w:rFonts w:cs="Times New Roman"/>
              <w:color w:val="000000" w:themeColor="text1"/>
            </w:rPr>
          </w:rPrChange>
        </w:rPr>
        <w:t xml:space="preserve">: </w:t>
      </w:r>
      <w:r w:rsidRPr="00963ED8">
        <w:rPr>
          <w:rFonts w:eastAsia="Times New Roman" w:cs="Times New Roman"/>
          <w:color w:val="000000" w:themeColor="text1"/>
          <w:lang w:val="es-CO"/>
          <w:rPrChange w:id="7285" w:author="Massiel Nayibe Moreno Ladino" w:date="2025-01-15T13:00:00Z" w16du:dateUtc="2025-01-15T18:00:00Z">
            <w:rPr>
              <w:rFonts w:eastAsia="Times New Roman" w:cs="Times New Roman"/>
              <w:color w:val="000000" w:themeColor="text1"/>
            </w:rPr>
          </w:rPrChange>
        </w:rPr>
        <w:t>____________________________________________</w:t>
      </w:r>
      <w:r w:rsidRPr="00963ED8">
        <w:rPr>
          <w:rFonts w:eastAsia="Times New Roman" w:cs="Times New Roman"/>
          <w:color w:val="000000" w:themeColor="text1"/>
          <w:lang w:val="es-CO"/>
          <w:rPrChange w:id="7286" w:author="Massiel Nayibe Moreno Ladino" w:date="2025-01-15T13:00:00Z" w16du:dateUtc="2025-01-15T18:00:00Z">
            <w:rPr>
              <w:rFonts w:eastAsia="Times New Roman" w:cs="Times New Roman"/>
              <w:color w:val="000000" w:themeColor="text1"/>
            </w:rPr>
          </w:rPrChange>
        </w:rPr>
        <w:tab/>
      </w:r>
    </w:p>
    <w:p w14:paraId="6E929804" w14:textId="77777777" w:rsidR="00126FD7" w:rsidRPr="00963ED8" w:rsidRDefault="00126FD7" w:rsidP="00126FD7">
      <w:pPr>
        <w:snapToGrid w:val="0"/>
        <w:rPr>
          <w:rFonts w:eastAsia="Times New Roman" w:cs="Times New Roman"/>
          <w:color w:val="000000" w:themeColor="text1"/>
          <w:lang w:val="es-CO"/>
          <w:rPrChange w:id="7287" w:author="Massiel Nayibe Moreno Ladino" w:date="2025-01-15T13:00:00Z" w16du:dateUtc="2025-01-15T18:00:00Z">
            <w:rPr>
              <w:rFonts w:eastAsia="Times New Roman" w:cs="Times New Roman"/>
              <w:color w:val="000000" w:themeColor="text1"/>
            </w:rPr>
          </w:rPrChange>
        </w:rPr>
      </w:pPr>
    </w:p>
    <w:p w14:paraId="2EE44C5F" w14:textId="77777777" w:rsidR="00441859" w:rsidRPr="00963ED8" w:rsidRDefault="00DE7F5C">
      <w:pPr>
        <w:snapToGrid w:val="0"/>
        <w:rPr>
          <w:rFonts w:eastAsia="Times New Roman" w:cs="Times New Roman"/>
          <w:color w:val="000000" w:themeColor="text1"/>
          <w:lang w:val="es-CO"/>
          <w:rPrChange w:id="7288" w:author="Massiel Nayibe Moreno Ladino" w:date="2025-01-15T13:00:00Z" w16du:dateUtc="2025-01-15T18:00:00Z">
            <w:rPr>
              <w:rFonts w:eastAsia="Times New Roman" w:cs="Times New Roman"/>
              <w:color w:val="000000" w:themeColor="text1"/>
            </w:rPr>
          </w:rPrChange>
        </w:rPr>
      </w:pPr>
      <w:r w:rsidRPr="00963ED8">
        <w:rPr>
          <w:rFonts w:eastAsia="Times New Roman" w:cs="Times New Roman"/>
          <w:color w:val="000000" w:themeColor="text1"/>
          <w:lang w:val="es-CO"/>
          <w:rPrChange w:id="7289" w:author="Massiel Nayibe Moreno Ladino" w:date="2025-01-15T13:00:00Z" w16du:dateUtc="2025-01-15T18:00:00Z">
            <w:rPr>
              <w:rFonts w:eastAsia="Times New Roman" w:cs="Times New Roman"/>
              <w:color w:val="000000" w:themeColor="text1"/>
            </w:rPr>
          </w:rPrChange>
        </w:rPr>
        <w:t>Date:______________________</w:t>
      </w:r>
      <w:r w:rsidRPr="00963ED8">
        <w:rPr>
          <w:rFonts w:cs="Times New Roman"/>
          <w:b/>
          <w:bCs/>
          <w:color w:val="000000" w:themeColor="text1"/>
          <w:lang w:val="es-CO"/>
          <w:rPrChange w:id="7290" w:author="Massiel Nayibe Moreno Ladino" w:date="2025-01-15T13:00:00Z" w16du:dateUtc="2025-01-15T18:00:00Z">
            <w:rPr>
              <w:rFonts w:cs="Times New Roman"/>
              <w:b/>
              <w:bCs/>
              <w:color w:val="000000" w:themeColor="text1"/>
            </w:rPr>
          </w:rPrChange>
        </w:rPr>
        <w:br w:type="page"/>
      </w:r>
    </w:p>
    <w:p w14:paraId="0752949C" w14:textId="77777777" w:rsidR="00441859" w:rsidRPr="00963ED8" w:rsidRDefault="00DE7F5C">
      <w:pPr>
        <w:pStyle w:val="Ttulo2"/>
        <w:rPr>
          <w:lang w:val="es-CO"/>
          <w:rPrChange w:id="7291" w:author="Massiel Nayibe Moreno Ladino" w:date="2025-01-15T13:00:00Z" w16du:dateUtc="2025-01-15T18:00:00Z">
            <w:rPr/>
          </w:rPrChange>
        </w:rPr>
      </w:pPr>
      <w:bookmarkStart w:id="7292" w:name="_Attachment_3_-"/>
      <w:bookmarkStart w:id="7293" w:name="_Toc182397652"/>
      <w:bookmarkStart w:id="7294" w:name="_Toc184807001"/>
      <w:bookmarkStart w:id="7295" w:name="_Toc185435526"/>
      <w:bookmarkEnd w:id="7292"/>
      <w:r w:rsidRPr="00963ED8">
        <w:rPr>
          <w:lang w:val="es-CO"/>
          <w:rPrChange w:id="7296" w:author="Massiel Nayibe Moreno Ladino" w:date="2025-01-15T13:00:00Z" w16du:dateUtc="2025-01-15T18:00:00Z">
            <w:rPr/>
          </w:rPrChange>
        </w:rPr>
        <w:lastRenderedPageBreak/>
        <w:t>Anexo 3 - Autorización para pasajeros no relacionados con la empresa</w:t>
      </w:r>
      <w:bookmarkEnd w:id="7293"/>
      <w:bookmarkEnd w:id="7294"/>
      <w:bookmarkEnd w:id="7295"/>
    </w:p>
    <w:p w14:paraId="4ADA4B21" w14:textId="77777777" w:rsidR="00126FD7" w:rsidRPr="00963ED8" w:rsidRDefault="00126FD7" w:rsidP="00126FD7">
      <w:pPr>
        <w:rPr>
          <w:rFonts w:cs="Times New Roman"/>
          <w:lang w:val="es-CO"/>
          <w:rPrChange w:id="7297" w:author="Massiel Nayibe Moreno Ladino" w:date="2025-01-15T13:00:00Z" w16du:dateUtc="2025-01-15T18:00:00Z">
            <w:rPr>
              <w:rFonts w:cs="Times New Roman"/>
            </w:rPr>
          </w:rPrChange>
        </w:rPr>
      </w:pPr>
    </w:p>
    <w:p w14:paraId="061BCBB7" w14:textId="77777777" w:rsidR="00441859" w:rsidRPr="00963ED8" w:rsidRDefault="00126FD7">
      <w:pPr>
        <w:rPr>
          <w:rFonts w:cs="Times New Roman"/>
          <w:lang w:val="es-CO"/>
          <w:rPrChange w:id="7298" w:author="Massiel Nayibe Moreno Ladino" w:date="2025-01-15T13:00:00Z" w16du:dateUtc="2025-01-15T18:00:00Z">
            <w:rPr>
              <w:rFonts w:cs="Times New Roman"/>
            </w:rPr>
          </w:rPrChange>
        </w:rPr>
      </w:pPr>
      <w:r>
        <w:fldChar w:fldCharType="begin"/>
      </w:r>
      <w:r w:rsidRPr="00963ED8">
        <w:rPr>
          <w:lang w:val="es-CO"/>
          <w:rPrChange w:id="7299" w:author="Massiel Nayibe Moreno Ladino" w:date="2025-01-15T13:00:00Z" w16du:dateUtc="2025-01-15T18:00:00Z">
            <w:rPr/>
          </w:rPrChange>
        </w:rPr>
        <w:instrText>HYPERLINK "https://app.pandadoc.com/a/" \l "/templates/ANigp4EWPncUCas4RvWE4N"</w:instrText>
      </w:r>
      <w:r>
        <w:fldChar w:fldCharType="separate"/>
      </w:r>
      <w:r w:rsidRPr="00963ED8">
        <w:rPr>
          <w:rStyle w:val="Hipervnculo"/>
          <w:rFonts w:cs="Times New Roman"/>
          <w:lang w:val="es-CO"/>
          <w:rPrChange w:id="7300" w:author="Massiel Nayibe Moreno Ladino" w:date="2025-01-15T13:00:00Z" w16du:dateUtc="2025-01-15T18:00:00Z">
            <w:rPr>
              <w:rStyle w:val="Hipervnculo"/>
              <w:rFonts w:cs="Times New Roman"/>
            </w:rPr>
          </w:rPrChange>
        </w:rPr>
        <w:t>Disponible en PandaDoc aquí</w:t>
      </w:r>
      <w:r>
        <w:fldChar w:fldCharType="end"/>
      </w:r>
      <w:r w:rsidRPr="00963ED8">
        <w:rPr>
          <w:rFonts w:cs="Times New Roman"/>
          <w:lang w:val="es-CO"/>
          <w:rPrChange w:id="7301" w:author="Massiel Nayibe Moreno Ladino" w:date="2025-01-15T13:00:00Z" w16du:dateUtc="2025-01-15T18:00:00Z">
            <w:rPr>
              <w:rFonts w:cs="Times New Roman"/>
            </w:rPr>
          </w:rPrChange>
        </w:rPr>
        <w:t>.</w:t>
      </w:r>
    </w:p>
    <w:p w14:paraId="7974EE14" w14:textId="77777777" w:rsidR="00126FD7" w:rsidRPr="00963ED8" w:rsidRDefault="00126FD7" w:rsidP="00126FD7">
      <w:pPr>
        <w:rPr>
          <w:rFonts w:cs="Times New Roman"/>
          <w:lang w:val="es-CO"/>
          <w:rPrChange w:id="7302" w:author="Massiel Nayibe Moreno Ladino" w:date="2025-01-15T13:00:00Z" w16du:dateUtc="2025-01-15T18:00:00Z">
            <w:rPr>
              <w:rFonts w:cs="Times New Roman"/>
            </w:rPr>
          </w:rPrChange>
        </w:rPr>
      </w:pPr>
    </w:p>
    <w:p w14:paraId="7362D0F1" w14:textId="77777777" w:rsidR="00441859" w:rsidRPr="00963ED8" w:rsidRDefault="00DE7F5C">
      <w:pPr>
        <w:snapToGrid w:val="0"/>
        <w:rPr>
          <w:rFonts w:eastAsia="Times New Roman" w:cs="Times New Roman"/>
          <w:color w:val="000000" w:themeColor="text1"/>
          <w:lang w:val="es-CO"/>
          <w:rPrChange w:id="7303" w:author="Massiel Nayibe Moreno Ladino" w:date="2025-01-15T13:00:00Z" w16du:dateUtc="2025-01-15T18:00:00Z">
            <w:rPr>
              <w:rFonts w:eastAsia="Times New Roman" w:cs="Times New Roman"/>
              <w:color w:val="000000" w:themeColor="text1"/>
            </w:rPr>
          </w:rPrChange>
        </w:rPr>
      </w:pPr>
      <w:r w:rsidRPr="00963ED8">
        <w:rPr>
          <w:rFonts w:cs="Times New Roman"/>
          <w:color w:val="000000" w:themeColor="text1"/>
          <w:lang w:val="es-CO"/>
          <w:rPrChange w:id="7304" w:author="Massiel Nayibe Moreno Ladino" w:date="2025-01-15T13:00:00Z" w16du:dateUtc="2025-01-15T18:00:00Z">
            <w:rPr>
              <w:rFonts w:cs="Times New Roman"/>
              <w:color w:val="000000" w:themeColor="text1"/>
            </w:rPr>
          </w:rPrChange>
        </w:rPr>
        <w:t xml:space="preserve">Nombre y cargo del empleado: </w:t>
      </w:r>
      <w:r w:rsidRPr="00963ED8">
        <w:rPr>
          <w:rFonts w:eastAsia="Times New Roman" w:cs="Times New Roman"/>
          <w:color w:val="000000" w:themeColor="text1"/>
          <w:lang w:val="es-CO"/>
          <w:rPrChange w:id="7305" w:author="Massiel Nayibe Moreno Ladino" w:date="2025-01-15T13:00:00Z" w16du:dateUtc="2025-01-15T18:00:00Z">
            <w:rPr>
              <w:rFonts w:eastAsia="Times New Roman" w:cs="Times New Roman"/>
              <w:color w:val="000000" w:themeColor="text1"/>
            </w:rPr>
          </w:rPrChange>
        </w:rPr>
        <w:t>________________________________________________________</w:t>
      </w:r>
    </w:p>
    <w:p w14:paraId="1355C272" w14:textId="77777777" w:rsidR="00126FD7" w:rsidRPr="00963ED8" w:rsidRDefault="00126FD7" w:rsidP="00126FD7">
      <w:pPr>
        <w:snapToGrid w:val="0"/>
        <w:rPr>
          <w:rFonts w:cs="Times New Roman"/>
          <w:color w:val="000000" w:themeColor="text1"/>
          <w:lang w:val="es-CO"/>
          <w:rPrChange w:id="7306" w:author="Massiel Nayibe Moreno Ladino" w:date="2025-01-15T13:00:00Z" w16du:dateUtc="2025-01-15T18:00:00Z">
            <w:rPr>
              <w:rFonts w:cs="Times New Roman"/>
              <w:color w:val="000000" w:themeColor="text1"/>
            </w:rPr>
          </w:rPrChange>
        </w:rPr>
      </w:pPr>
    </w:p>
    <w:p w14:paraId="30F6A6DC" w14:textId="77777777" w:rsidR="00441859" w:rsidRPr="00963ED8" w:rsidRDefault="00DE7F5C">
      <w:pPr>
        <w:snapToGrid w:val="0"/>
        <w:rPr>
          <w:rFonts w:cs="Times New Roman"/>
          <w:color w:val="000000" w:themeColor="text1"/>
          <w:lang w:val="es-CO"/>
          <w:rPrChange w:id="7307"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7308" w:author="Massiel Nayibe Moreno Ladino" w:date="2025-01-15T13:00:00Z" w16du:dateUtc="2025-01-15T18:00:00Z">
            <w:rPr>
              <w:rFonts w:cs="Times New Roman"/>
              <w:color w:val="000000" w:themeColor="text1"/>
            </w:rPr>
          </w:rPrChange>
        </w:rPr>
        <w:t xml:space="preserve">Passenger name: </w:t>
      </w:r>
      <w:r w:rsidRPr="00963ED8">
        <w:rPr>
          <w:rFonts w:eastAsia="Times New Roman" w:cs="Times New Roman"/>
          <w:color w:val="000000" w:themeColor="text1"/>
          <w:lang w:val="es-CO"/>
          <w:rPrChange w:id="7309" w:author="Massiel Nayibe Moreno Ladino" w:date="2025-01-15T13:00:00Z" w16du:dateUtc="2025-01-15T18:00:00Z">
            <w:rPr>
              <w:rFonts w:eastAsia="Times New Roman" w:cs="Times New Roman"/>
              <w:color w:val="000000" w:themeColor="text1"/>
            </w:rPr>
          </w:rPrChange>
        </w:rPr>
        <w:t>________________________________________________________</w:t>
      </w:r>
      <w:r w:rsidRPr="00963ED8">
        <w:rPr>
          <w:rFonts w:cs="Times New Roman"/>
          <w:color w:val="000000" w:themeColor="text1"/>
          <w:lang w:val="es-CO"/>
          <w:rPrChange w:id="7310" w:author="Massiel Nayibe Moreno Ladino" w:date="2025-01-15T13:00:00Z" w16du:dateUtc="2025-01-15T18:00:00Z">
            <w:rPr>
              <w:rFonts w:cs="Times New Roman"/>
              <w:color w:val="000000" w:themeColor="text1"/>
            </w:rPr>
          </w:rPrChange>
        </w:rPr>
        <w:tab/>
      </w:r>
      <w:r w:rsidRPr="00963ED8">
        <w:rPr>
          <w:rFonts w:cs="Times New Roman"/>
          <w:color w:val="000000" w:themeColor="text1"/>
          <w:lang w:val="es-CO"/>
          <w:rPrChange w:id="7311" w:author="Massiel Nayibe Moreno Ladino" w:date="2025-01-15T13:00:00Z" w16du:dateUtc="2025-01-15T18:00:00Z">
            <w:rPr>
              <w:rFonts w:cs="Times New Roman"/>
              <w:color w:val="000000" w:themeColor="text1"/>
            </w:rPr>
          </w:rPrChange>
        </w:rPr>
        <w:tab/>
      </w:r>
      <w:r w:rsidRPr="00963ED8">
        <w:rPr>
          <w:rFonts w:cs="Times New Roman"/>
          <w:color w:val="000000" w:themeColor="text1"/>
          <w:lang w:val="es-CO"/>
          <w:rPrChange w:id="7312" w:author="Massiel Nayibe Moreno Ladino" w:date="2025-01-15T13:00:00Z" w16du:dateUtc="2025-01-15T18:00:00Z">
            <w:rPr>
              <w:rFonts w:cs="Times New Roman"/>
              <w:color w:val="000000" w:themeColor="text1"/>
            </w:rPr>
          </w:rPrChange>
        </w:rPr>
        <w:tab/>
      </w:r>
    </w:p>
    <w:p w14:paraId="016C22C3" w14:textId="77777777" w:rsidR="00441859" w:rsidRPr="00963ED8" w:rsidRDefault="00DE7F5C">
      <w:pPr>
        <w:snapToGrid w:val="0"/>
        <w:rPr>
          <w:rFonts w:cs="Times New Roman"/>
          <w:color w:val="000000" w:themeColor="text1"/>
          <w:lang w:val="es-CO"/>
          <w:rPrChange w:id="7313"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7314" w:author="Massiel Nayibe Moreno Ladino" w:date="2025-01-15T13:00:00Z" w16du:dateUtc="2025-01-15T18:00:00Z">
            <w:rPr>
              <w:rFonts w:cs="Times New Roman"/>
              <w:color w:val="000000" w:themeColor="text1"/>
            </w:rPr>
          </w:rPrChange>
        </w:rPr>
        <w:t xml:space="preserve">Conexión de pasajeros con socios: </w:t>
      </w:r>
      <w:r w:rsidRPr="00282C2D">
        <w:rPr>
          <w:rFonts w:eastAsia="Times New Roman" w:cs="Times New Roman"/>
          <w:color w:val="000000" w:themeColor="text1"/>
        </w:rPr>
        <w:fldChar w:fldCharType="begin">
          <w:ffData>
            <w:name w:val="Check3"/>
            <w:enabled/>
            <w:calcOnExit w:val="0"/>
            <w:checkBox>
              <w:sizeAuto/>
              <w:default w:val="0"/>
            </w:checkBox>
          </w:ffData>
        </w:fldChar>
      </w:r>
      <w:r w:rsidRPr="00963ED8">
        <w:rPr>
          <w:rFonts w:eastAsia="Times New Roman" w:cs="Times New Roman"/>
          <w:color w:val="000000" w:themeColor="text1"/>
          <w:lang w:val="es-CO"/>
          <w:rPrChange w:id="7315" w:author="Massiel Nayibe Moreno Ladino" w:date="2025-01-15T13:00:00Z" w16du:dateUtc="2025-01-15T18:00:00Z">
            <w:rPr>
              <w:rFonts w:eastAsia="Times New Roman" w:cs="Times New Roman"/>
              <w:color w:val="000000" w:themeColor="text1"/>
            </w:rPr>
          </w:rPrChange>
        </w:rPr>
        <w:instrText xml:space="preserve"> FORMCHECKBOX </w:instrText>
      </w:r>
      <w:r w:rsidRPr="00282C2D">
        <w:rPr>
          <w:rFonts w:eastAsia="Times New Roman" w:cs="Times New Roman"/>
          <w:color w:val="000000" w:themeColor="text1"/>
        </w:rPr>
      </w:r>
      <w:r w:rsidRPr="00282C2D">
        <w:rPr>
          <w:rFonts w:eastAsia="Times New Roman" w:cs="Times New Roman"/>
          <w:color w:val="000000" w:themeColor="text1"/>
        </w:rPr>
        <w:fldChar w:fldCharType="separate"/>
      </w:r>
      <w:r w:rsidRPr="00282C2D">
        <w:rPr>
          <w:rFonts w:eastAsia="Times New Roman" w:cs="Times New Roman"/>
          <w:color w:val="000000" w:themeColor="text1"/>
        </w:rPr>
        <w:fldChar w:fldCharType="end"/>
      </w:r>
      <w:r w:rsidRPr="00963ED8">
        <w:rPr>
          <w:rFonts w:eastAsia="Times New Roman" w:cs="Times New Roman"/>
          <w:color w:val="000000" w:themeColor="text1"/>
          <w:lang w:val="es-CO"/>
          <w:rPrChange w:id="7316" w:author="Massiel Nayibe Moreno Ladino" w:date="2025-01-15T13:00:00Z" w16du:dateUtc="2025-01-15T18:00:00Z">
            <w:rPr>
              <w:rFonts w:eastAsia="Times New Roman" w:cs="Times New Roman"/>
              <w:color w:val="000000" w:themeColor="text1"/>
            </w:rPr>
          </w:rPrChange>
        </w:rPr>
        <w:t xml:space="preserve"> Amigo</w:t>
      </w:r>
      <w:r w:rsidRPr="00963ED8">
        <w:rPr>
          <w:rFonts w:cs="Times New Roman"/>
          <w:color w:val="000000" w:themeColor="text1"/>
          <w:lang w:val="es-CO"/>
          <w:rPrChange w:id="7317" w:author="Massiel Nayibe Moreno Ladino" w:date="2025-01-15T13:00:00Z" w16du:dateUtc="2025-01-15T18:00:00Z">
            <w:rPr>
              <w:rFonts w:cs="Times New Roman"/>
              <w:color w:val="000000" w:themeColor="text1"/>
            </w:rPr>
          </w:rPrChange>
        </w:rPr>
        <w:t xml:space="preserve">s </w:t>
      </w:r>
      <w:r w:rsidRPr="00282C2D">
        <w:rPr>
          <w:rFonts w:eastAsia="Times New Roman" w:cs="Times New Roman"/>
          <w:color w:val="000000" w:themeColor="text1"/>
        </w:rPr>
        <w:fldChar w:fldCharType="begin">
          <w:ffData>
            <w:name w:val="Check3"/>
            <w:enabled/>
            <w:calcOnExit w:val="0"/>
            <w:checkBox>
              <w:sizeAuto/>
              <w:default w:val="0"/>
            </w:checkBox>
          </w:ffData>
        </w:fldChar>
      </w:r>
      <w:r w:rsidRPr="00963ED8">
        <w:rPr>
          <w:rFonts w:eastAsia="Times New Roman" w:cs="Times New Roman"/>
          <w:color w:val="000000" w:themeColor="text1"/>
          <w:lang w:val="es-CO"/>
          <w:rPrChange w:id="7318" w:author="Massiel Nayibe Moreno Ladino" w:date="2025-01-15T13:00:00Z" w16du:dateUtc="2025-01-15T18:00:00Z">
            <w:rPr>
              <w:rFonts w:eastAsia="Times New Roman" w:cs="Times New Roman"/>
              <w:color w:val="000000" w:themeColor="text1"/>
            </w:rPr>
          </w:rPrChange>
        </w:rPr>
        <w:instrText xml:space="preserve"> FORMCHECKBOX </w:instrText>
      </w:r>
      <w:r w:rsidRPr="00282C2D">
        <w:rPr>
          <w:rFonts w:eastAsia="Times New Roman" w:cs="Times New Roman"/>
          <w:color w:val="000000" w:themeColor="text1"/>
        </w:rPr>
      </w:r>
      <w:r w:rsidRPr="00282C2D">
        <w:rPr>
          <w:rFonts w:eastAsia="Times New Roman" w:cs="Times New Roman"/>
          <w:color w:val="000000" w:themeColor="text1"/>
        </w:rPr>
        <w:fldChar w:fldCharType="separate"/>
      </w:r>
      <w:r w:rsidRPr="00282C2D">
        <w:rPr>
          <w:rFonts w:eastAsia="Times New Roman" w:cs="Times New Roman"/>
          <w:color w:val="000000" w:themeColor="text1"/>
        </w:rPr>
        <w:fldChar w:fldCharType="end"/>
      </w:r>
      <w:r w:rsidRPr="00963ED8">
        <w:rPr>
          <w:rFonts w:eastAsia="Times New Roman" w:cs="Times New Roman"/>
          <w:color w:val="000000" w:themeColor="text1"/>
          <w:lang w:val="es-CO"/>
          <w:rPrChange w:id="7319" w:author="Massiel Nayibe Moreno Ladino" w:date="2025-01-15T13:00:00Z" w16du:dateUtc="2025-01-15T18:00:00Z">
            <w:rPr>
              <w:rFonts w:eastAsia="Times New Roman" w:cs="Times New Roman"/>
              <w:color w:val="000000" w:themeColor="text1"/>
            </w:rPr>
          </w:rPrChange>
        </w:rPr>
        <w:t xml:space="preserve"> Familia </w:t>
      </w:r>
      <w:r w:rsidRPr="00282C2D">
        <w:rPr>
          <w:rFonts w:eastAsia="Times New Roman" w:cs="Times New Roman"/>
          <w:color w:val="000000" w:themeColor="text1"/>
        </w:rPr>
        <w:fldChar w:fldCharType="begin">
          <w:ffData>
            <w:name w:val="Check3"/>
            <w:enabled/>
            <w:calcOnExit w:val="0"/>
            <w:checkBox>
              <w:sizeAuto/>
              <w:default w:val="0"/>
            </w:checkBox>
          </w:ffData>
        </w:fldChar>
      </w:r>
      <w:r w:rsidRPr="00963ED8">
        <w:rPr>
          <w:rFonts w:eastAsia="Times New Roman" w:cs="Times New Roman"/>
          <w:color w:val="000000" w:themeColor="text1"/>
          <w:lang w:val="es-CO"/>
          <w:rPrChange w:id="7320" w:author="Massiel Nayibe Moreno Ladino" w:date="2025-01-15T13:00:00Z" w16du:dateUtc="2025-01-15T18:00:00Z">
            <w:rPr>
              <w:rFonts w:eastAsia="Times New Roman" w:cs="Times New Roman"/>
              <w:color w:val="000000" w:themeColor="text1"/>
            </w:rPr>
          </w:rPrChange>
        </w:rPr>
        <w:instrText xml:space="preserve"> FORMCHECKBOX </w:instrText>
      </w:r>
      <w:r w:rsidRPr="00282C2D">
        <w:rPr>
          <w:rFonts w:eastAsia="Times New Roman" w:cs="Times New Roman"/>
          <w:color w:val="000000" w:themeColor="text1"/>
        </w:rPr>
      </w:r>
      <w:r w:rsidRPr="00282C2D">
        <w:rPr>
          <w:rFonts w:eastAsia="Times New Roman" w:cs="Times New Roman"/>
          <w:color w:val="000000" w:themeColor="text1"/>
        </w:rPr>
        <w:fldChar w:fldCharType="separate"/>
      </w:r>
      <w:r w:rsidRPr="00282C2D">
        <w:rPr>
          <w:rFonts w:eastAsia="Times New Roman" w:cs="Times New Roman"/>
          <w:color w:val="000000" w:themeColor="text1"/>
        </w:rPr>
        <w:fldChar w:fldCharType="end"/>
      </w:r>
      <w:r w:rsidRPr="00963ED8">
        <w:rPr>
          <w:rFonts w:eastAsia="Times New Roman" w:cs="Times New Roman"/>
          <w:color w:val="000000" w:themeColor="text1"/>
          <w:lang w:val="es-CO"/>
          <w:rPrChange w:id="7321" w:author="Massiel Nayibe Moreno Ladino" w:date="2025-01-15T13:00:00Z" w16du:dateUtc="2025-01-15T18:00:00Z">
            <w:rPr>
              <w:rFonts w:eastAsia="Times New Roman" w:cs="Times New Roman"/>
              <w:color w:val="000000" w:themeColor="text1"/>
            </w:rPr>
          </w:rPrChange>
        </w:rPr>
        <w:t xml:space="preserve"> Otros ________________</w:t>
      </w:r>
    </w:p>
    <w:p w14:paraId="2C7E4857" w14:textId="77777777" w:rsidR="00441859" w:rsidRPr="00963ED8" w:rsidRDefault="00DE7F5C">
      <w:pPr>
        <w:snapToGrid w:val="0"/>
        <w:rPr>
          <w:rFonts w:eastAsia="Times New Roman" w:cs="Times New Roman"/>
          <w:color w:val="000000" w:themeColor="text1"/>
          <w:lang w:val="es-CO"/>
          <w:rPrChange w:id="7322" w:author="Massiel Nayibe Moreno Ladino" w:date="2025-01-15T13:00:00Z" w16du:dateUtc="2025-01-15T18:00:00Z">
            <w:rPr>
              <w:rFonts w:eastAsia="Times New Roman" w:cs="Times New Roman"/>
              <w:color w:val="000000" w:themeColor="text1"/>
            </w:rPr>
          </w:rPrChange>
        </w:rPr>
      </w:pPr>
      <w:r w:rsidRPr="00963ED8">
        <w:rPr>
          <w:rFonts w:cs="Times New Roman"/>
          <w:color w:val="000000" w:themeColor="text1"/>
          <w:lang w:val="es-CO"/>
          <w:rPrChange w:id="7323" w:author="Massiel Nayibe Moreno Ladino" w:date="2025-01-15T13:00:00Z" w16du:dateUtc="2025-01-15T18:00:00Z">
            <w:rPr>
              <w:rFonts w:cs="Times New Roman"/>
              <w:color w:val="000000" w:themeColor="text1"/>
            </w:rPr>
          </w:rPrChange>
        </w:rPr>
        <w:t xml:space="preserve">Periodo de autorización: </w:t>
      </w:r>
      <w:r w:rsidRPr="00282C2D">
        <w:rPr>
          <w:rFonts w:eastAsia="Times New Roman" w:cs="Times New Roman"/>
          <w:color w:val="000000" w:themeColor="text1"/>
        </w:rPr>
        <w:fldChar w:fldCharType="begin">
          <w:ffData>
            <w:name w:val="Check3"/>
            <w:enabled/>
            <w:calcOnExit w:val="0"/>
            <w:checkBox>
              <w:sizeAuto/>
              <w:default w:val="0"/>
            </w:checkBox>
          </w:ffData>
        </w:fldChar>
      </w:r>
      <w:r w:rsidRPr="00963ED8">
        <w:rPr>
          <w:rFonts w:eastAsia="Times New Roman" w:cs="Times New Roman"/>
          <w:color w:val="000000" w:themeColor="text1"/>
          <w:lang w:val="es-CO"/>
          <w:rPrChange w:id="7324" w:author="Massiel Nayibe Moreno Ladino" w:date="2025-01-15T13:00:00Z" w16du:dateUtc="2025-01-15T18:00:00Z">
            <w:rPr>
              <w:rFonts w:eastAsia="Times New Roman" w:cs="Times New Roman"/>
              <w:color w:val="000000" w:themeColor="text1"/>
            </w:rPr>
          </w:rPrChange>
        </w:rPr>
        <w:instrText xml:space="preserve"> FORMCHECKBOX </w:instrText>
      </w:r>
      <w:r w:rsidRPr="00282C2D">
        <w:rPr>
          <w:rFonts w:eastAsia="Times New Roman" w:cs="Times New Roman"/>
          <w:color w:val="000000" w:themeColor="text1"/>
        </w:rPr>
      </w:r>
      <w:r w:rsidRPr="00282C2D">
        <w:rPr>
          <w:rFonts w:eastAsia="Times New Roman" w:cs="Times New Roman"/>
          <w:color w:val="000000" w:themeColor="text1"/>
        </w:rPr>
        <w:fldChar w:fldCharType="separate"/>
      </w:r>
      <w:r w:rsidRPr="00282C2D">
        <w:rPr>
          <w:rFonts w:eastAsia="Times New Roman" w:cs="Times New Roman"/>
          <w:color w:val="000000" w:themeColor="text1"/>
        </w:rPr>
        <w:fldChar w:fldCharType="end"/>
      </w:r>
      <w:r w:rsidRPr="00963ED8">
        <w:rPr>
          <w:rFonts w:cs="Times New Roman"/>
          <w:color w:val="000000" w:themeColor="text1"/>
          <w:lang w:val="es-CO"/>
          <w:rPrChange w:id="7325" w:author="Massiel Nayibe Moreno Ladino" w:date="2025-01-15T13:00:00Z" w16du:dateUtc="2025-01-15T18:00:00Z">
            <w:rPr>
              <w:rFonts w:cs="Times New Roman"/>
              <w:color w:val="000000" w:themeColor="text1"/>
            </w:rPr>
          </w:rPrChange>
        </w:rPr>
        <w:t xml:space="preserve"> Duración del proyecto </w:t>
      </w:r>
      <w:r w:rsidRPr="00282C2D">
        <w:rPr>
          <w:rFonts w:eastAsia="Times New Roman" w:cs="Times New Roman"/>
          <w:color w:val="000000" w:themeColor="text1"/>
        </w:rPr>
        <w:fldChar w:fldCharType="begin">
          <w:ffData>
            <w:name w:val="Check3"/>
            <w:enabled/>
            <w:calcOnExit w:val="0"/>
            <w:checkBox>
              <w:sizeAuto/>
              <w:default w:val="0"/>
            </w:checkBox>
          </w:ffData>
        </w:fldChar>
      </w:r>
      <w:r w:rsidRPr="00963ED8">
        <w:rPr>
          <w:rFonts w:eastAsia="Times New Roman" w:cs="Times New Roman"/>
          <w:color w:val="000000" w:themeColor="text1"/>
          <w:lang w:val="es-CO"/>
          <w:rPrChange w:id="7326" w:author="Massiel Nayibe Moreno Ladino" w:date="2025-01-15T13:00:00Z" w16du:dateUtc="2025-01-15T18:00:00Z">
            <w:rPr>
              <w:rFonts w:eastAsia="Times New Roman" w:cs="Times New Roman"/>
              <w:color w:val="000000" w:themeColor="text1"/>
            </w:rPr>
          </w:rPrChange>
        </w:rPr>
        <w:instrText xml:space="preserve"> FORMCHECKBOX </w:instrText>
      </w:r>
      <w:r w:rsidRPr="00282C2D">
        <w:rPr>
          <w:rFonts w:eastAsia="Times New Roman" w:cs="Times New Roman"/>
          <w:color w:val="000000" w:themeColor="text1"/>
        </w:rPr>
      </w:r>
      <w:r w:rsidRPr="00282C2D">
        <w:rPr>
          <w:rFonts w:eastAsia="Times New Roman" w:cs="Times New Roman"/>
          <w:color w:val="000000" w:themeColor="text1"/>
        </w:rPr>
        <w:fldChar w:fldCharType="separate"/>
      </w:r>
      <w:r w:rsidRPr="00282C2D">
        <w:rPr>
          <w:rFonts w:eastAsia="Times New Roman" w:cs="Times New Roman"/>
          <w:color w:val="000000" w:themeColor="text1"/>
        </w:rPr>
        <w:fldChar w:fldCharType="end"/>
      </w:r>
      <w:r w:rsidRPr="00963ED8">
        <w:rPr>
          <w:rFonts w:eastAsia="Times New Roman" w:cs="Times New Roman"/>
          <w:color w:val="000000" w:themeColor="text1"/>
          <w:lang w:val="es-CO"/>
          <w:rPrChange w:id="7327" w:author="Massiel Nayibe Moreno Ladino" w:date="2025-01-15T13:00:00Z" w16du:dateUtc="2025-01-15T18:00:00Z">
            <w:rPr>
              <w:rFonts w:eastAsia="Times New Roman" w:cs="Times New Roman"/>
              <w:color w:val="000000" w:themeColor="text1"/>
            </w:rPr>
          </w:rPrChange>
        </w:rPr>
        <w:t xml:space="preserve"> Otros </w:t>
      </w:r>
    </w:p>
    <w:p w14:paraId="5583B7DC" w14:textId="77777777" w:rsidR="00126FD7" w:rsidRPr="00963ED8" w:rsidRDefault="00126FD7" w:rsidP="00126FD7">
      <w:pPr>
        <w:snapToGrid w:val="0"/>
        <w:rPr>
          <w:rFonts w:eastAsia="Times New Roman" w:cs="Times New Roman"/>
          <w:color w:val="000000" w:themeColor="text1"/>
          <w:lang w:val="es-CO"/>
          <w:rPrChange w:id="7328" w:author="Massiel Nayibe Moreno Ladino" w:date="2025-01-15T13:00:00Z" w16du:dateUtc="2025-01-15T18:00:00Z">
            <w:rPr>
              <w:rFonts w:eastAsia="Times New Roman" w:cs="Times New Roman"/>
              <w:color w:val="000000" w:themeColor="text1"/>
            </w:rPr>
          </w:rPrChange>
        </w:rPr>
      </w:pPr>
    </w:p>
    <w:p w14:paraId="03A9FF9C" w14:textId="77777777" w:rsidR="00441859" w:rsidRPr="00963ED8" w:rsidRDefault="00DE7F5C">
      <w:pPr>
        <w:snapToGrid w:val="0"/>
        <w:ind w:firstLine="720"/>
        <w:rPr>
          <w:rFonts w:eastAsia="Times New Roman" w:cs="Times New Roman"/>
          <w:color w:val="000000" w:themeColor="text1"/>
          <w:lang w:val="es-CO"/>
          <w:rPrChange w:id="7329" w:author="Massiel Nayibe Moreno Ladino" w:date="2025-01-15T13:00:00Z" w16du:dateUtc="2025-01-15T18:00:00Z">
            <w:rPr>
              <w:rFonts w:eastAsia="Times New Roman" w:cs="Times New Roman"/>
              <w:color w:val="000000" w:themeColor="text1"/>
            </w:rPr>
          </w:rPrChange>
        </w:rPr>
      </w:pPr>
      <w:r w:rsidRPr="00963ED8">
        <w:rPr>
          <w:rFonts w:eastAsia="Times New Roman" w:cs="Times New Roman"/>
          <w:color w:val="000000" w:themeColor="text1"/>
          <w:lang w:val="es-CO"/>
          <w:rPrChange w:id="7330" w:author="Massiel Nayibe Moreno Ladino" w:date="2025-01-15T13:00:00Z" w16du:dateUtc="2025-01-15T18:00:00Z">
            <w:rPr>
              <w:rFonts w:eastAsia="Times New Roman" w:cs="Times New Roman"/>
              <w:color w:val="000000" w:themeColor="text1"/>
            </w:rPr>
          </w:rPrChange>
        </w:rPr>
        <w:t>Si es otro, fechas y finalidad: ________________________________________________________</w:t>
      </w:r>
    </w:p>
    <w:p w14:paraId="3426BD55" w14:textId="77777777" w:rsidR="00126FD7" w:rsidRPr="00963ED8" w:rsidRDefault="00126FD7" w:rsidP="00126FD7">
      <w:pPr>
        <w:snapToGrid w:val="0"/>
        <w:ind w:firstLine="720"/>
        <w:rPr>
          <w:rFonts w:eastAsia="Times New Roman" w:cs="Times New Roman"/>
          <w:color w:val="000000" w:themeColor="text1"/>
          <w:lang w:val="es-CO"/>
          <w:rPrChange w:id="7331" w:author="Massiel Nayibe Moreno Ladino" w:date="2025-01-15T13:00:00Z" w16du:dateUtc="2025-01-15T18:00:00Z">
            <w:rPr>
              <w:rFonts w:eastAsia="Times New Roman" w:cs="Times New Roman"/>
              <w:color w:val="000000" w:themeColor="text1"/>
            </w:rPr>
          </w:rPrChange>
        </w:rPr>
      </w:pPr>
    </w:p>
    <w:p w14:paraId="2BBFC606" w14:textId="77777777" w:rsidR="00441859" w:rsidRPr="00963ED8" w:rsidRDefault="00DE7F5C">
      <w:pPr>
        <w:snapToGrid w:val="0"/>
        <w:jc w:val="both"/>
        <w:rPr>
          <w:rFonts w:eastAsia="Times New Roman" w:cs="Times New Roman"/>
          <w:color w:val="000000" w:themeColor="text1"/>
          <w:lang w:val="es-CO"/>
          <w:rPrChange w:id="7332" w:author="Massiel Nayibe Moreno Ladino" w:date="2025-01-15T13:00:00Z" w16du:dateUtc="2025-01-15T18:00:00Z">
            <w:rPr>
              <w:rFonts w:eastAsia="Times New Roman" w:cs="Times New Roman"/>
              <w:color w:val="000000" w:themeColor="text1"/>
            </w:rPr>
          </w:rPrChange>
        </w:rPr>
      </w:pPr>
      <w:r w:rsidRPr="00963ED8">
        <w:rPr>
          <w:rFonts w:eastAsia="Times New Roman" w:cs="Times New Roman"/>
          <w:color w:val="000000" w:themeColor="text1"/>
          <w:lang w:val="es-CO"/>
          <w:rPrChange w:id="7333" w:author="Massiel Nayibe Moreno Ladino" w:date="2025-01-15T13:00:00Z" w16du:dateUtc="2025-01-15T18:00:00Z">
            <w:rPr>
              <w:rFonts w:eastAsia="Times New Roman" w:cs="Times New Roman"/>
              <w:color w:val="000000" w:themeColor="text1"/>
            </w:rPr>
          </w:rPrChange>
        </w:rPr>
        <w:t xml:space="preserve">Información del vehículo: </w:t>
      </w:r>
    </w:p>
    <w:p w14:paraId="771C94CD" w14:textId="77777777" w:rsidR="00441859" w:rsidRPr="00963ED8" w:rsidRDefault="00DE7F5C">
      <w:pPr>
        <w:snapToGrid w:val="0"/>
        <w:jc w:val="both"/>
        <w:rPr>
          <w:rFonts w:eastAsia="Times New Roman" w:cs="Times New Roman"/>
          <w:color w:val="000000" w:themeColor="text1"/>
          <w:lang w:val="es-CO"/>
          <w:rPrChange w:id="7334" w:author="Massiel Nayibe Moreno Ladino" w:date="2025-01-15T13:00:00Z" w16du:dateUtc="2025-01-15T18:00:00Z">
            <w:rPr>
              <w:rFonts w:eastAsia="Times New Roman" w:cs="Times New Roman"/>
              <w:color w:val="000000" w:themeColor="text1"/>
            </w:rPr>
          </w:rPrChange>
        </w:rPr>
      </w:pPr>
      <w:r w:rsidRPr="00963ED8">
        <w:rPr>
          <w:rFonts w:eastAsia="Times New Roman" w:cs="Times New Roman"/>
          <w:color w:val="000000" w:themeColor="text1"/>
          <w:lang w:val="es-CO"/>
          <w:rPrChange w:id="7335" w:author="Massiel Nayibe Moreno Ladino" w:date="2025-01-15T13:00:00Z" w16du:dateUtc="2025-01-15T18:00:00Z">
            <w:rPr>
              <w:rFonts w:eastAsia="Times New Roman" w:cs="Times New Roman"/>
              <w:color w:val="000000" w:themeColor="text1"/>
            </w:rPr>
          </w:rPrChange>
        </w:rPr>
        <w:tab/>
        <w:t xml:space="preserve">Marca/Modelo/Año: </w:t>
      </w:r>
    </w:p>
    <w:p w14:paraId="1E858302" w14:textId="77777777" w:rsidR="00441859" w:rsidRPr="00963ED8" w:rsidRDefault="00DE7F5C">
      <w:pPr>
        <w:snapToGrid w:val="0"/>
        <w:jc w:val="both"/>
        <w:rPr>
          <w:rFonts w:eastAsia="Times New Roman" w:cs="Times New Roman"/>
          <w:color w:val="000000" w:themeColor="text1"/>
          <w:lang w:val="es-CO"/>
          <w:rPrChange w:id="7336" w:author="Massiel Nayibe Moreno Ladino" w:date="2025-01-15T13:00:00Z" w16du:dateUtc="2025-01-15T18:00:00Z">
            <w:rPr>
              <w:rFonts w:eastAsia="Times New Roman" w:cs="Times New Roman"/>
              <w:color w:val="000000" w:themeColor="text1"/>
            </w:rPr>
          </w:rPrChange>
        </w:rPr>
      </w:pPr>
      <w:r w:rsidRPr="00963ED8">
        <w:rPr>
          <w:rFonts w:eastAsia="Times New Roman" w:cs="Times New Roman"/>
          <w:color w:val="000000" w:themeColor="text1"/>
          <w:lang w:val="es-CO"/>
          <w:rPrChange w:id="7337" w:author="Massiel Nayibe Moreno Ladino" w:date="2025-01-15T13:00:00Z" w16du:dateUtc="2025-01-15T18:00:00Z">
            <w:rPr>
              <w:rFonts w:eastAsia="Times New Roman" w:cs="Times New Roman"/>
              <w:color w:val="000000" w:themeColor="text1"/>
            </w:rPr>
          </w:rPrChange>
        </w:rPr>
        <w:tab/>
        <w:t xml:space="preserve">VIN: </w:t>
      </w:r>
    </w:p>
    <w:p w14:paraId="02FFAFA2" w14:textId="77777777" w:rsidR="00441859" w:rsidRPr="00963ED8" w:rsidRDefault="00DE7F5C">
      <w:pPr>
        <w:snapToGrid w:val="0"/>
        <w:ind w:firstLine="720"/>
        <w:jc w:val="both"/>
        <w:rPr>
          <w:rFonts w:eastAsia="Times New Roman" w:cs="Times New Roman"/>
          <w:color w:val="000000" w:themeColor="text1"/>
          <w:lang w:val="es-CO"/>
          <w:rPrChange w:id="7338" w:author="Massiel Nayibe Moreno Ladino" w:date="2025-01-15T13:00:00Z" w16du:dateUtc="2025-01-15T18:00:00Z">
            <w:rPr>
              <w:rFonts w:eastAsia="Times New Roman" w:cs="Times New Roman"/>
              <w:color w:val="000000" w:themeColor="text1"/>
            </w:rPr>
          </w:rPrChange>
        </w:rPr>
      </w:pPr>
      <w:r w:rsidRPr="00963ED8">
        <w:rPr>
          <w:rFonts w:eastAsia="Times New Roman" w:cs="Times New Roman"/>
          <w:color w:val="000000" w:themeColor="text1"/>
          <w:lang w:val="es-CO"/>
          <w:rPrChange w:id="7339" w:author="Massiel Nayibe Moreno Ladino" w:date="2025-01-15T13:00:00Z" w16du:dateUtc="2025-01-15T18:00:00Z">
            <w:rPr>
              <w:rFonts w:eastAsia="Times New Roman" w:cs="Times New Roman"/>
              <w:color w:val="000000" w:themeColor="text1"/>
            </w:rPr>
          </w:rPrChange>
        </w:rPr>
        <w:t xml:space="preserve">Matrícula: </w:t>
      </w:r>
    </w:p>
    <w:p w14:paraId="38124241" w14:textId="77777777" w:rsidR="00126FD7" w:rsidRPr="00963ED8" w:rsidRDefault="00126FD7" w:rsidP="00126FD7">
      <w:pPr>
        <w:snapToGrid w:val="0"/>
        <w:ind w:firstLine="720"/>
        <w:jc w:val="both"/>
        <w:rPr>
          <w:rFonts w:eastAsia="Times New Roman" w:cs="Times New Roman"/>
          <w:color w:val="000000" w:themeColor="text1"/>
          <w:lang w:val="es-CO"/>
          <w:rPrChange w:id="7340" w:author="Massiel Nayibe Moreno Ladino" w:date="2025-01-15T13:00:00Z" w16du:dateUtc="2025-01-15T18:00:00Z">
            <w:rPr>
              <w:rFonts w:eastAsia="Times New Roman" w:cs="Times New Roman"/>
              <w:color w:val="000000" w:themeColor="text1"/>
            </w:rPr>
          </w:rPrChange>
        </w:rPr>
      </w:pPr>
    </w:p>
    <w:p w14:paraId="26018D67" w14:textId="77777777" w:rsidR="00441859" w:rsidRPr="00963ED8" w:rsidRDefault="00DE7F5C">
      <w:pPr>
        <w:rPr>
          <w:rFonts w:cs="Times New Roman"/>
          <w:b/>
          <w:bCs/>
          <w:color w:val="000000" w:themeColor="text1"/>
          <w:lang w:val="es-CO"/>
          <w:rPrChange w:id="7341" w:author="Massiel Nayibe Moreno Ladino" w:date="2025-01-15T13:00:00Z" w16du:dateUtc="2025-01-15T18:00:00Z">
            <w:rPr>
              <w:rFonts w:cs="Times New Roman"/>
              <w:b/>
              <w:bCs/>
              <w:color w:val="000000" w:themeColor="text1"/>
            </w:rPr>
          </w:rPrChange>
        </w:rPr>
      </w:pPr>
      <w:r w:rsidRPr="00963ED8">
        <w:rPr>
          <w:rFonts w:cs="Times New Roman"/>
          <w:b/>
          <w:bCs/>
          <w:color w:val="000000" w:themeColor="text1"/>
          <w:lang w:val="es-CO"/>
          <w:rPrChange w:id="7342" w:author="Massiel Nayibe Moreno Ladino" w:date="2025-01-15T13:00:00Z" w16du:dateUtc="2025-01-15T18:00:00Z">
            <w:rPr>
              <w:rFonts w:cs="Times New Roman"/>
              <w:b/>
              <w:bCs/>
              <w:color w:val="000000" w:themeColor="text1"/>
            </w:rPr>
          </w:rPrChange>
        </w:rPr>
        <w:t>Consentimiento informado y renuncia a indemnización para pasajeros no empleados</w:t>
      </w:r>
    </w:p>
    <w:p w14:paraId="249A8110" w14:textId="77777777" w:rsidR="00441859" w:rsidRPr="00963ED8" w:rsidRDefault="00DE7F5C">
      <w:pPr>
        <w:jc w:val="both"/>
        <w:rPr>
          <w:rFonts w:cs="Times New Roman"/>
          <w:color w:val="000000" w:themeColor="text1"/>
          <w:lang w:val="es-CO"/>
          <w:rPrChange w:id="7343"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7344" w:author="Massiel Nayibe Moreno Ladino" w:date="2025-01-15T13:00:00Z" w16du:dateUtc="2025-01-15T18:00:00Z">
            <w:rPr>
              <w:rFonts w:cs="Times New Roman"/>
              <w:color w:val="000000" w:themeColor="text1"/>
            </w:rPr>
          </w:rPrChange>
        </w:rPr>
        <w:t>Yo, el abajo firmante, como ocupante del vehículo arriba indicado, declaro y acepto voluntariamente lo siguiente:</w:t>
      </w:r>
    </w:p>
    <w:p w14:paraId="565608B8" w14:textId="77777777" w:rsidR="00441859" w:rsidRPr="00963ED8" w:rsidRDefault="00DE7F5C">
      <w:pPr>
        <w:pStyle w:val="Prrafodelista"/>
        <w:numPr>
          <w:ilvl w:val="0"/>
          <w:numId w:val="196"/>
        </w:numPr>
        <w:spacing w:after="200" w:line="276" w:lineRule="auto"/>
        <w:jc w:val="both"/>
        <w:rPr>
          <w:rFonts w:cs="Times New Roman"/>
          <w:color w:val="000000" w:themeColor="text1"/>
          <w:lang w:val="es-CO"/>
          <w:rPrChange w:id="7345"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7346" w:author="Massiel Nayibe Moreno Ladino" w:date="2025-01-15T13:00:00Z" w16du:dateUtc="2025-01-15T18:00:00Z">
            <w:rPr>
              <w:rFonts w:cs="Times New Roman"/>
              <w:color w:val="000000" w:themeColor="text1"/>
            </w:rPr>
          </w:rPrChange>
        </w:rPr>
        <w:t>Que entiendo y acepto que Partners no proporciona un servicio de transporte o alquiler.</w:t>
      </w:r>
    </w:p>
    <w:p w14:paraId="3D9966BE" w14:textId="77777777" w:rsidR="00441859" w:rsidRPr="00963ED8" w:rsidRDefault="00DE7F5C">
      <w:pPr>
        <w:pStyle w:val="Prrafodelista"/>
        <w:numPr>
          <w:ilvl w:val="0"/>
          <w:numId w:val="196"/>
        </w:numPr>
        <w:spacing w:after="200" w:line="276" w:lineRule="auto"/>
        <w:jc w:val="both"/>
        <w:rPr>
          <w:rFonts w:cs="Times New Roman"/>
          <w:color w:val="000000" w:themeColor="text1"/>
          <w:lang w:val="es-CO"/>
          <w:rPrChange w:id="7347"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7348" w:author="Massiel Nayibe Moreno Ladino" w:date="2025-01-15T13:00:00Z" w16du:dateUtc="2025-01-15T18:00:00Z">
            <w:rPr>
              <w:rFonts w:cs="Times New Roman"/>
              <w:color w:val="000000" w:themeColor="text1"/>
            </w:rPr>
          </w:rPrChange>
        </w:rPr>
        <w:t>Que he decidido utilizar el vehículo como ocupante, asumiendo toda la responsabilidad por la ocurrencia de cualquier hecho que afecte o ponga en peligro mi vida, salud, integridad y bienes.</w:t>
      </w:r>
    </w:p>
    <w:p w14:paraId="41075014" w14:textId="77777777" w:rsidR="00441859" w:rsidRPr="00963ED8" w:rsidRDefault="00DE7F5C">
      <w:pPr>
        <w:pStyle w:val="Prrafodelista"/>
        <w:numPr>
          <w:ilvl w:val="0"/>
          <w:numId w:val="196"/>
        </w:numPr>
        <w:spacing w:after="200" w:line="276" w:lineRule="auto"/>
        <w:jc w:val="both"/>
        <w:rPr>
          <w:rFonts w:cs="Times New Roman"/>
          <w:color w:val="000000" w:themeColor="text1"/>
          <w:lang w:val="es-CO"/>
          <w:rPrChange w:id="7349"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7350" w:author="Massiel Nayibe Moreno Ladino" w:date="2025-01-15T13:00:00Z" w16du:dateUtc="2025-01-15T18:00:00Z">
            <w:rPr>
              <w:rFonts w:cs="Times New Roman"/>
              <w:color w:val="000000" w:themeColor="text1"/>
            </w:rPr>
          </w:rPrChange>
        </w:rPr>
        <w:t>Que al ocupar el vehículo entiendo que no tengo ninguna relación contractual con Partners respecto al uso del vehículo y por lo tanto renuncio a reclamar cualquier indemnización, daño o compensación de cualquier naturaleza, derivada de un evento o hecho que afecte o ponga en peligro mi vida, salud, integridad y bienes.</w:t>
      </w:r>
    </w:p>
    <w:p w14:paraId="5097ECED" w14:textId="77777777" w:rsidR="00441859" w:rsidRPr="00963ED8" w:rsidRDefault="00DE7F5C">
      <w:pPr>
        <w:pStyle w:val="Prrafodelista"/>
        <w:numPr>
          <w:ilvl w:val="0"/>
          <w:numId w:val="196"/>
        </w:numPr>
        <w:spacing w:after="200" w:line="276" w:lineRule="auto"/>
        <w:jc w:val="both"/>
        <w:rPr>
          <w:rFonts w:cs="Times New Roman"/>
          <w:color w:val="000000" w:themeColor="text1"/>
          <w:lang w:val="es-CO"/>
          <w:rPrChange w:id="7351"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7352" w:author="Massiel Nayibe Moreno Ladino" w:date="2025-01-15T13:00:00Z" w16du:dateUtc="2025-01-15T18:00:00Z">
            <w:rPr>
              <w:rFonts w:cs="Times New Roman"/>
              <w:color w:val="000000" w:themeColor="text1"/>
            </w:rPr>
          </w:rPrChange>
        </w:rPr>
        <w:t>Que como consecuencia de lo anterior, mantendré indemne a Partners, sus afiliados, directores, empleados, socios y representantes, ante cualquier evento o hecho que afecte o ponga en peligro mi vida, salud, integridad y bienes.</w:t>
      </w:r>
    </w:p>
    <w:p w14:paraId="6F691BE2" w14:textId="77777777" w:rsidR="00441859" w:rsidRPr="00963ED8" w:rsidRDefault="00DE7F5C">
      <w:pPr>
        <w:pStyle w:val="Prrafodelista"/>
        <w:numPr>
          <w:ilvl w:val="0"/>
          <w:numId w:val="196"/>
        </w:numPr>
        <w:spacing w:after="200" w:line="276" w:lineRule="auto"/>
        <w:jc w:val="both"/>
        <w:rPr>
          <w:rFonts w:cs="Times New Roman"/>
          <w:color w:val="000000" w:themeColor="text1"/>
          <w:lang w:val="es-CO"/>
          <w:rPrChange w:id="7353"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7354" w:author="Massiel Nayibe Moreno Ladino" w:date="2025-01-15T13:00:00Z" w16du:dateUtc="2025-01-15T18:00:00Z">
            <w:rPr>
              <w:rFonts w:cs="Times New Roman"/>
              <w:color w:val="000000" w:themeColor="text1"/>
            </w:rPr>
          </w:rPrChange>
        </w:rPr>
        <w:t xml:space="preserve">Que libero a Compañeros, sus empleados, administradores y contratistas de toda responsabilidad derivada de la negligencia o culpa de Compañeros por lesiones personales o muerte, pérdida o daño a la propiedad o cualquier otro riesgo al que pueda estar expuesto y que pueda ocurrirme durante mis traslados en los vehículos administrados por Compañeros. </w:t>
      </w:r>
    </w:p>
    <w:p w14:paraId="2E5F9A80" w14:textId="77777777" w:rsidR="00441859" w:rsidRPr="00963ED8" w:rsidRDefault="00DE7F5C">
      <w:pPr>
        <w:pStyle w:val="Prrafodelista"/>
        <w:numPr>
          <w:ilvl w:val="0"/>
          <w:numId w:val="196"/>
        </w:numPr>
        <w:spacing w:after="200" w:line="276" w:lineRule="auto"/>
        <w:jc w:val="both"/>
        <w:rPr>
          <w:rFonts w:cs="Times New Roman"/>
          <w:color w:val="000000" w:themeColor="text1"/>
          <w:lang w:val="es-CO"/>
          <w:rPrChange w:id="7355"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7356" w:author="Massiel Nayibe Moreno Ladino" w:date="2025-01-15T13:00:00Z" w16du:dateUtc="2025-01-15T18:00:00Z">
            <w:rPr>
              <w:rFonts w:cs="Times New Roman"/>
              <w:color w:val="000000" w:themeColor="text1"/>
            </w:rPr>
          </w:rPrChange>
        </w:rPr>
        <w:lastRenderedPageBreak/>
        <w:t>Que me comprometo a mantener indemne a Partners de cualquier reclamación, demanda o acción por cualquier conducta u omisión por mi parte, que afecte a Partners.</w:t>
      </w:r>
    </w:p>
    <w:p w14:paraId="24B6DB78" w14:textId="77777777" w:rsidR="00441859" w:rsidRPr="00963ED8" w:rsidRDefault="00DE7F5C">
      <w:pPr>
        <w:pStyle w:val="Textoindependiente"/>
        <w:spacing w:line="276" w:lineRule="auto"/>
        <w:jc w:val="both"/>
        <w:rPr>
          <w:b/>
          <w:bCs/>
          <w:color w:val="000000" w:themeColor="text1"/>
          <w:sz w:val="24"/>
          <w:szCs w:val="24"/>
          <w:lang w:val="es-CO"/>
          <w:rPrChange w:id="7357" w:author="Massiel Nayibe Moreno Ladino" w:date="2025-01-15T13:00:00Z" w16du:dateUtc="2025-01-15T18:00:00Z">
            <w:rPr>
              <w:b/>
              <w:bCs/>
              <w:color w:val="000000" w:themeColor="text1"/>
              <w:sz w:val="24"/>
              <w:szCs w:val="24"/>
            </w:rPr>
          </w:rPrChange>
        </w:rPr>
      </w:pPr>
      <w:r w:rsidRPr="00963ED8">
        <w:rPr>
          <w:b/>
          <w:bCs/>
          <w:color w:val="000000" w:themeColor="text1"/>
          <w:sz w:val="24"/>
          <w:szCs w:val="24"/>
          <w:lang w:val="es-CO"/>
          <w:rPrChange w:id="7358" w:author="Massiel Nayibe Moreno Ladino" w:date="2025-01-15T13:00:00Z" w16du:dateUtc="2025-01-15T18:00:00Z">
            <w:rPr>
              <w:b/>
              <w:bCs/>
              <w:color w:val="000000" w:themeColor="text1"/>
              <w:sz w:val="24"/>
              <w:szCs w:val="24"/>
            </w:rPr>
          </w:rPrChange>
        </w:rPr>
        <w:t>Al firmar a continuación, certifica que ha leído y comprendido las condiciones de uso de la política de uso de vehículos de los socios y la condición establecida anteriormente.</w:t>
      </w:r>
    </w:p>
    <w:p w14:paraId="6606E43E" w14:textId="77777777" w:rsidR="00126FD7" w:rsidRPr="00963ED8" w:rsidRDefault="00126FD7" w:rsidP="00126FD7">
      <w:pPr>
        <w:snapToGrid w:val="0"/>
        <w:jc w:val="both"/>
        <w:rPr>
          <w:rFonts w:cs="Times New Roman"/>
          <w:b/>
          <w:bCs/>
          <w:color w:val="000000" w:themeColor="text1"/>
          <w:lang w:val="es-CO"/>
          <w:rPrChange w:id="7359" w:author="Massiel Nayibe Moreno Ladino" w:date="2025-01-15T13:00:00Z" w16du:dateUtc="2025-01-15T18:00:00Z">
            <w:rPr>
              <w:rFonts w:cs="Times New Roman"/>
              <w:b/>
              <w:bCs/>
              <w:color w:val="000000" w:themeColor="text1"/>
            </w:rPr>
          </w:rPrChange>
        </w:rPr>
      </w:pPr>
    </w:p>
    <w:p w14:paraId="160E6290" w14:textId="77777777" w:rsidR="00441859" w:rsidRPr="00963ED8" w:rsidRDefault="00DE7F5C">
      <w:pPr>
        <w:snapToGrid w:val="0"/>
        <w:jc w:val="both"/>
        <w:rPr>
          <w:rFonts w:eastAsia="Times New Roman" w:cs="Times New Roman"/>
          <w:color w:val="000000" w:themeColor="text1"/>
          <w:lang w:val="es-CO"/>
          <w:rPrChange w:id="7360" w:author="Massiel Nayibe Moreno Ladino" w:date="2025-01-15T13:00:00Z" w16du:dateUtc="2025-01-15T18:00:00Z">
            <w:rPr>
              <w:rFonts w:eastAsia="Times New Roman" w:cs="Times New Roman"/>
              <w:color w:val="000000" w:themeColor="text1"/>
            </w:rPr>
          </w:rPrChange>
        </w:rPr>
      </w:pPr>
      <w:r w:rsidRPr="00963ED8">
        <w:rPr>
          <w:rFonts w:cs="Times New Roman"/>
          <w:color w:val="000000" w:themeColor="text1"/>
          <w:lang w:val="es-CO"/>
          <w:rPrChange w:id="7361" w:author="Massiel Nayibe Moreno Ladino" w:date="2025-01-15T13:00:00Z" w16du:dateUtc="2025-01-15T18:00:00Z">
            <w:rPr>
              <w:rFonts w:cs="Times New Roman"/>
              <w:color w:val="000000" w:themeColor="text1"/>
            </w:rPr>
          </w:rPrChange>
        </w:rPr>
        <w:t xml:space="preserve">Firma del ocupante: </w:t>
      </w:r>
      <w:r w:rsidRPr="00963ED8">
        <w:rPr>
          <w:rFonts w:eastAsia="Times New Roman" w:cs="Times New Roman"/>
          <w:color w:val="000000" w:themeColor="text1"/>
          <w:lang w:val="es-CO"/>
          <w:rPrChange w:id="7362" w:author="Massiel Nayibe Moreno Ladino" w:date="2025-01-15T13:00:00Z" w16du:dateUtc="2025-01-15T18:00:00Z">
            <w:rPr>
              <w:rFonts w:eastAsia="Times New Roman" w:cs="Times New Roman"/>
              <w:color w:val="000000" w:themeColor="text1"/>
            </w:rPr>
          </w:rPrChange>
        </w:rPr>
        <w:t>__________________________________________________</w:t>
      </w:r>
    </w:p>
    <w:p w14:paraId="0A406DB1" w14:textId="77777777" w:rsidR="00126FD7" w:rsidRPr="00963ED8" w:rsidRDefault="00126FD7" w:rsidP="00126FD7">
      <w:pPr>
        <w:snapToGrid w:val="0"/>
        <w:jc w:val="both"/>
        <w:rPr>
          <w:rFonts w:eastAsia="Times New Roman" w:cs="Times New Roman"/>
          <w:color w:val="000000" w:themeColor="text1"/>
          <w:lang w:val="es-CO"/>
          <w:rPrChange w:id="7363" w:author="Massiel Nayibe Moreno Ladino" w:date="2025-01-15T13:00:00Z" w16du:dateUtc="2025-01-15T18:00:00Z">
            <w:rPr>
              <w:rFonts w:eastAsia="Times New Roman" w:cs="Times New Roman"/>
              <w:color w:val="000000" w:themeColor="text1"/>
            </w:rPr>
          </w:rPrChange>
        </w:rPr>
      </w:pPr>
    </w:p>
    <w:p w14:paraId="40E7EB3B" w14:textId="77777777" w:rsidR="00441859" w:rsidRPr="00963ED8" w:rsidRDefault="00DE7F5C">
      <w:pPr>
        <w:snapToGrid w:val="0"/>
        <w:jc w:val="both"/>
        <w:rPr>
          <w:rFonts w:eastAsia="Times New Roman" w:cs="Times New Roman"/>
          <w:color w:val="000000" w:themeColor="text1"/>
          <w:lang w:val="es-CO"/>
          <w:rPrChange w:id="7364" w:author="Massiel Nayibe Moreno Ladino" w:date="2025-01-15T13:00:00Z" w16du:dateUtc="2025-01-15T18:00:00Z">
            <w:rPr>
              <w:rFonts w:eastAsia="Times New Roman" w:cs="Times New Roman"/>
              <w:color w:val="000000" w:themeColor="text1"/>
            </w:rPr>
          </w:rPrChange>
        </w:rPr>
      </w:pPr>
      <w:r w:rsidRPr="00963ED8">
        <w:rPr>
          <w:rFonts w:eastAsia="Times New Roman" w:cs="Times New Roman"/>
          <w:color w:val="000000" w:themeColor="text1"/>
          <w:lang w:val="es-CO"/>
          <w:rPrChange w:id="7365" w:author="Massiel Nayibe Moreno Ladino" w:date="2025-01-15T13:00:00Z" w16du:dateUtc="2025-01-15T18:00:00Z">
            <w:rPr>
              <w:rFonts w:eastAsia="Times New Roman" w:cs="Times New Roman"/>
              <w:color w:val="000000" w:themeColor="text1"/>
            </w:rPr>
          </w:rPrChange>
        </w:rPr>
        <w:t>Date:_____________________</w:t>
      </w:r>
    </w:p>
    <w:p w14:paraId="3F576083" w14:textId="77777777" w:rsidR="00126FD7" w:rsidRPr="00963ED8" w:rsidRDefault="00126FD7" w:rsidP="00B66454">
      <w:pPr>
        <w:spacing w:line="360" w:lineRule="auto"/>
        <w:jc w:val="both"/>
        <w:rPr>
          <w:color w:val="000000" w:themeColor="text1"/>
          <w:lang w:val="es-CO"/>
          <w:rPrChange w:id="7366" w:author="Massiel Nayibe Moreno Ladino" w:date="2025-01-15T13:00:00Z" w16du:dateUtc="2025-01-15T18:00:00Z">
            <w:rPr>
              <w:color w:val="000000" w:themeColor="text1"/>
            </w:rPr>
          </w:rPrChange>
        </w:rPr>
      </w:pPr>
    </w:p>
    <w:p w14:paraId="06D7B48B" w14:textId="77777777" w:rsidR="00C524A6" w:rsidRPr="00963ED8" w:rsidRDefault="00C524A6" w:rsidP="00B66454">
      <w:pPr>
        <w:jc w:val="both"/>
        <w:rPr>
          <w:rStyle w:val="Ttulo3Car"/>
          <w:szCs w:val="28"/>
          <w:lang w:val="es-CO"/>
          <w:rPrChange w:id="7367" w:author="Massiel Nayibe Moreno Ladino" w:date="2025-01-15T13:00:00Z" w16du:dateUtc="2025-01-15T18:00:00Z">
            <w:rPr>
              <w:rStyle w:val="Ttulo3Car"/>
              <w:szCs w:val="28"/>
            </w:rPr>
          </w:rPrChange>
        </w:rPr>
      </w:pPr>
      <w:bookmarkStart w:id="7368" w:name="_Annex_A"/>
      <w:bookmarkStart w:id="7369" w:name="_Toc29250603"/>
      <w:bookmarkEnd w:id="7368"/>
      <w:r w:rsidRPr="00963ED8">
        <w:rPr>
          <w:rStyle w:val="Ttulo3Car"/>
          <w:b w:val="0"/>
          <w:bCs w:val="0"/>
          <w:lang w:val="es-CO"/>
          <w:rPrChange w:id="7370" w:author="Massiel Nayibe Moreno Ladino" w:date="2025-01-15T13:00:00Z" w16du:dateUtc="2025-01-15T18:00:00Z">
            <w:rPr>
              <w:rStyle w:val="Ttulo3Car"/>
              <w:b w:val="0"/>
              <w:bCs w:val="0"/>
            </w:rPr>
          </w:rPrChange>
        </w:rPr>
        <w:br w:type="page"/>
      </w:r>
    </w:p>
    <w:p w14:paraId="1C3803C3" w14:textId="77777777" w:rsidR="00441859" w:rsidRPr="00963ED8" w:rsidRDefault="00DE7F5C">
      <w:pPr>
        <w:pStyle w:val="Ttulo1"/>
        <w:jc w:val="both"/>
        <w:rPr>
          <w:rStyle w:val="Ttulo3Car"/>
          <w:b/>
          <w:bCs/>
          <w:lang w:val="es-CO"/>
          <w:rPrChange w:id="7371" w:author="Massiel Nayibe Moreno Ladino" w:date="2025-01-15T13:00:00Z" w16du:dateUtc="2025-01-15T18:00:00Z">
            <w:rPr>
              <w:rStyle w:val="Ttulo3Car"/>
              <w:b/>
              <w:bCs/>
              <w:szCs w:val="24"/>
            </w:rPr>
          </w:rPrChange>
        </w:rPr>
      </w:pPr>
      <w:bookmarkStart w:id="7372" w:name="_Annex_A_1"/>
      <w:bookmarkStart w:id="7373" w:name="_Toc185435527"/>
      <w:bookmarkEnd w:id="7372"/>
      <w:r w:rsidRPr="00963ED8">
        <w:rPr>
          <w:rStyle w:val="Ttulo3Car"/>
          <w:b/>
          <w:bCs/>
          <w:lang w:val="es-CO"/>
          <w:rPrChange w:id="7374" w:author="Massiel Nayibe Moreno Ladino" w:date="2025-01-15T13:00:00Z" w16du:dateUtc="2025-01-15T18:00:00Z">
            <w:rPr>
              <w:rStyle w:val="Ttulo3Car"/>
              <w:b/>
              <w:bCs/>
            </w:rPr>
          </w:rPrChange>
        </w:rPr>
        <w:lastRenderedPageBreak/>
        <w:t>Anexo A</w:t>
      </w:r>
      <w:bookmarkEnd w:id="7369"/>
      <w:r w:rsidR="007C67DD" w:rsidRPr="00963ED8">
        <w:rPr>
          <w:rStyle w:val="Ttulo3Car"/>
          <w:b/>
          <w:bCs/>
          <w:lang w:val="es-CO"/>
          <w:rPrChange w:id="7375" w:author="Massiel Nayibe Moreno Ladino" w:date="2025-01-15T13:00:00Z" w16du:dateUtc="2025-01-15T18:00:00Z">
            <w:rPr>
              <w:rStyle w:val="Ttulo3Car"/>
              <w:b/>
              <w:bCs/>
            </w:rPr>
          </w:rPrChange>
        </w:rPr>
        <w:t xml:space="preserve"> : Informe de inventario y equipamiento</w:t>
      </w:r>
      <w:bookmarkEnd w:id="7373"/>
    </w:p>
    <w:p w14:paraId="2BF514B3" w14:textId="77777777" w:rsidR="00441859" w:rsidRPr="00963ED8" w:rsidRDefault="00DE7F5C">
      <w:pPr>
        <w:jc w:val="both"/>
        <w:rPr>
          <w:lang w:val="es-CO"/>
          <w:rPrChange w:id="7376" w:author="Massiel Nayibe Moreno Ladino" w:date="2025-01-15T13:00:00Z" w16du:dateUtc="2025-01-15T18:00:00Z">
            <w:rPr/>
          </w:rPrChange>
        </w:rPr>
      </w:pPr>
      <w:r>
        <w:rPr>
          <w:noProof/>
        </w:rPr>
        <w:drawing>
          <wp:anchor distT="0" distB="0" distL="114300" distR="114300" simplePos="0" relativeHeight="251658254" behindDoc="1" locked="0" layoutInCell="1" allowOverlap="1" wp14:anchorId="336CEA1F" wp14:editId="745E6C58">
            <wp:simplePos x="0" y="0"/>
            <wp:positionH relativeFrom="margin">
              <wp:posOffset>-750570</wp:posOffset>
            </wp:positionH>
            <wp:positionV relativeFrom="paragraph">
              <wp:posOffset>174625</wp:posOffset>
            </wp:positionV>
            <wp:extent cx="7608570" cy="4355465"/>
            <wp:effectExtent l="0" t="0" r="0" b="6985"/>
            <wp:wrapTight wrapText="bothSides">
              <wp:wrapPolygon edited="0">
                <wp:start x="0" y="0"/>
                <wp:lineTo x="0" y="21540"/>
                <wp:lineTo x="21524" y="21540"/>
                <wp:lineTo x="21524" y="0"/>
                <wp:lineTo x="0" y="0"/>
              </wp:wrapPolygon>
            </wp:wrapTight>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608570" cy="4355465"/>
                    </a:xfrm>
                    <a:prstGeom prst="rect">
                      <a:avLst/>
                    </a:prstGeom>
                  </pic:spPr>
                </pic:pic>
              </a:graphicData>
            </a:graphic>
            <wp14:sizeRelH relativeFrom="margin">
              <wp14:pctWidth>0</wp14:pctWidth>
            </wp14:sizeRelH>
            <wp14:sizeRelV relativeFrom="margin">
              <wp14:pctHeight>0</wp14:pctHeight>
            </wp14:sizeRelV>
          </wp:anchor>
        </w:drawing>
      </w:r>
    </w:p>
    <w:p w14:paraId="79903373" w14:textId="785B1777" w:rsidR="007D45CA" w:rsidRPr="00963ED8" w:rsidRDefault="007D45CA" w:rsidP="00E767D4">
      <w:pPr>
        <w:jc w:val="both"/>
        <w:rPr>
          <w:lang w:val="es-CO"/>
          <w:rPrChange w:id="7377" w:author="Massiel Nayibe Moreno Ladino" w:date="2025-01-15T13:00:00Z" w16du:dateUtc="2025-01-15T18:00:00Z">
            <w:rPr/>
          </w:rPrChange>
        </w:rPr>
      </w:pPr>
    </w:p>
    <w:p w14:paraId="2C12B7BE" w14:textId="77777777" w:rsidR="007D45CA" w:rsidRPr="00963ED8" w:rsidRDefault="007D45CA" w:rsidP="00E767D4">
      <w:pPr>
        <w:jc w:val="both"/>
        <w:rPr>
          <w:rStyle w:val="Ttulo3Car"/>
          <w:szCs w:val="28"/>
          <w:lang w:val="es-CO"/>
          <w:rPrChange w:id="7378" w:author="Massiel Nayibe Moreno Ladino" w:date="2025-01-15T13:00:00Z" w16du:dateUtc="2025-01-15T18:00:00Z">
            <w:rPr>
              <w:rStyle w:val="Ttulo3Car"/>
              <w:szCs w:val="28"/>
            </w:rPr>
          </w:rPrChange>
        </w:rPr>
      </w:pPr>
      <w:bookmarkStart w:id="7379" w:name="_Annex_B_2"/>
      <w:bookmarkEnd w:id="7379"/>
      <w:r w:rsidRPr="00963ED8">
        <w:rPr>
          <w:rStyle w:val="Ttulo3Car"/>
          <w:b w:val="0"/>
          <w:bCs w:val="0"/>
          <w:lang w:val="es-CO"/>
          <w:rPrChange w:id="7380" w:author="Massiel Nayibe Moreno Ladino" w:date="2025-01-15T13:00:00Z" w16du:dateUtc="2025-01-15T18:00:00Z">
            <w:rPr>
              <w:rStyle w:val="Ttulo3Car"/>
              <w:b w:val="0"/>
              <w:bCs w:val="0"/>
            </w:rPr>
          </w:rPrChange>
        </w:rPr>
        <w:br w:type="page"/>
      </w:r>
    </w:p>
    <w:p w14:paraId="7427EE17" w14:textId="77777777" w:rsidR="00441859" w:rsidRPr="00963ED8" w:rsidRDefault="00DE7F5C">
      <w:pPr>
        <w:pStyle w:val="Ttulo1"/>
        <w:jc w:val="both"/>
        <w:rPr>
          <w:rStyle w:val="Ttulo3Car"/>
          <w:b/>
          <w:bCs/>
          <w:lang w:val="es-CO"/>
          <w:rPrChange w:id="7381" w:author="Massiel Nayibe Moreno Ladino" w:date="2025-01-15T13:00:00Z" w16du:dateUtc="2025-01-15T18:00:00Z">
            <w:rPr>
              <w:rStyle w:val="Ttulo3Car"/>
              <w:b/>
              <w:bCs/>
              <w:szCs w:val="24"/>
            </w:rPr>
          </w:rPrChange>
        </w:rPr>
      </w:pPr>
      <w:bookmarkStart w:id="7382" w:name="_Annex_B"/>
      <w:bookmarkStart w:id="7383" w:name="_Toc29250604"/>
      <w:bookmarkStart w:id="7384" w:name="_Toc185435528"/>
      <w:bookmarkEnd w:id="7382"/>
      <w:r w:rsidRPr="00963ED8">
        <w:rPr>
          <w:rStyle w:val="Ttulo3Car"/>
          <w:b/>
          <w:bCs/>
          <w:lang w:val="es-CO"/>
          <w:rPrChange w:id="7385" w:author="Massiel Nayibe Moreno Ladino" w:date="2025-01-15T13:00:00Z" w16du:dateUtc="2025-01-15T18:00:00Z">
            <w:rPr>
              <w:rStyle w:val="Ttulo3Car"/>
              <w:b/>
              <w:bCs/>
            </w:rPr>
          </w:rPrChange>
        </w:rPr>
        <w:lastRenderedPageBreak/>
        <w:t>Anexo B</w:t>
      </w:r>
      <w:bookmarkEnd w:id="7383"/>
      <w:r w:rsidR="0094548F" w:rsidRPr="00963ED8">
        <w:rPr>
          <w:rStyle w:val="Ttulo3Car"/>
          <w:b/>
          <w:bCs/>
          <w:lang w:val="es-CO"/>
          <w:rPrChange w:id="7386" w:author="Massiel Nayibe Moreno Ladino" w:date="2025-01-15T13:00:00Z" w16du:dateUtc="2025-01-15T18:00:00Z">
            <w:rPr>
              <w:rStyle w:val="Ttulo3Car"/>
              <w:b/>
              <w:bCs/>
            </w:rPr>
          </w:rPrChange>
        </w:rPr>
        <w:t xml:space="preserve"> : Recuento de la caja chica</w:t>
      </w:r>
      <w:bookmarkEnd w:id="7384"/>
    </w:p>
    <w:p w14:paraId="3AE5EB1B" w14:textId="77777777" w:rsidR="00441859" w:rsidRDefault="00DE7F5C">
      <w:pPr>
        <w:jc w:val="center"/>
        <w:rPr>
          <w:b/>
          <w:bCs/>
        </w:rPr>
      </w:pPr>
      <w:r>
        <w:rPr>
          <w:b/>
          <w:bCs/>
        </w:rPr>
        <w:t xml:space="preserve">Recuento de </w:t>
      </w:r>
      <w:r w:rsidRPr="00F305AE">
        <w:rPr>
          <w:b/>
          <w:bCs/>
        </w:rPr>
        <w:t>caja chica</w:t>
      </w:r>
    </w:p>
    <w:p w14:paraId="1EBBA665" w14:textId="77777777" w:rsidR="002767A2" w:rsidRPr="00F305AE" w:rsidRDefault="002767A2" w:rsidP="00B66454">
      <w:pPr>
        <w:jc w:val="both"/>
        <w:rPr>
          <w:b/>
          <w:bCs/>
        </w:rPr>
      </w:pPr>
    </w:p>
    <w:p w14:paraId="534F8DFA" w14:textId="199BA780" w:rsidR="007D45CA" w:rsidRDefault="002767A2" w:rsidP="00E767D4">
      <w:pPr>
        <w:jc w:val="both"/>
        <w:rPr>
          <w:rStyle w:val="Ttulo3Car"/>
          <w:b w:val="0"/>
          <w:bCs w:val="0"/>
        </w:rPr>
      </w:pPr>
      <w:r>
        <w:rPr>
          <w:noProof/>
        </w:rPr>
        <w:drawing>
          <wp:inline distT="0" distB="0" distL="0" distR="0" wp14:anchorId="0375A70E" wp14:editId="0A6F815B">
            <wp:extent cx="6172141" cy="3672840"/>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screen">
                      <a:extLst>
                        <a:ext uri="{28A0092B-C50C-407E-A947-70E740481C1C}">
                          <a14:useLocalDpi xmlns:a14="http://schemas.microsoft.com/office/drawing/2010/main"/>
                        </a:ext>
                      </a:extLst>
                    </a:blip>
                    <a:srcRect/>
                    <a:stretch/>
                  </pic:blipFill>
                  <pic:spPr bwMode="auto">
                    <a:xfrm>
                      <a:off x="0" y="0"/>
                      <a:ext cx="6188146" cy="3682364"/>
                    </a:xfrm>
                    <a:prstGeom prst="rect">
                      <a:avLst/>
                    </a:prstGeom>
                    <a:ln>
                      <a:noFill/>
                    </a:ln>
                    <a:extLst>
                      <a:ext uri="{53640926-AAD7-44D8-BBD7-CCE9431645EC}">
                        <a14:shadowObscured xmlns:a14="http://schemas.microsoft.com/office/drawing/2010/main"/>
                      </a:ext>
                    </a:extLst>
                  </pic:spPr>
                </pic:pic>
              </a:graphicData>
            </a:graphic>
          </wp:inline>
        </w:drawing>
      </w:r>
    </w:p>
    <w:p w14:paraId="2E069978" w14:textId="77777777" w:rsidR="007D45CA" w:rsidRDefault="007D45CA" w:rsidP="00E767D4">
      <w:pPr>
        <w:jc w:val="both"/>
        <w:rPr>
          <w:rStyle w:val="Ttulo3Car"/>
          <w:szCs w:val="28"/>
        </w:rPr>
      </w:pPr>
      <w:r>
        <w:rPr>
          <w:rStyle w:val="Ttulo3Car"/>
          <w:b w:val="0"/>
          <w:bCs w:val="0"/>
        </w:rPr>
        <w:t xml:space="preserve"> </w:t>
      </w:r>
      <w:r>
        <w:rPr>
          <w:rStyle w:val="Ttulo3Car"/>
          <w:b w:val="0"/>
          <w:bCs w:val="0"/>
        </w:rPr>
        <w:br w:type="page"/>
      </w:r>
    </w:p>
    <w:p w14:paraId="2179434D" w14:textId="77777777" w:rsidR="00441859" w:rsidRPr="00963ED8" w:rsidRDefault="00DE7F5C">
      <w:pPr>
        <w:pStyle w:val="Ttulo1"/>
        <w:jc w:val="both"/>
        <w:rPr>
          <w:rStyle w:val="Ttulo3Car"/>
          <w:b/>
          <w:bCs/>
          <w:lang w:val="es-CO"/>
          <w:rPrChange w:id="7387" w:author="Massiel Nayibe Moreno Ladino" w:date="2025-01-15T13:00:00Z" w16du:dateUtc="2025-01-15T18:00:00Z">
            <w:rPr>
              <w:rStyle w:val="Ttulo3Car"/>
              <w:b/>
              <w:bCs/>
              <w:szCs w:val="24"/>
            </w:rPr>
          </w:rPrChange>
        </w:rPr>
      </w:pPr>
      <w:bookmarkStart w:id="7388" w:name="_Annex_C"/>
      <w:bookmarkStart w:id="7389" w:name="_Toc29250605"/>
      <w:bookmarkStart w:id="7390" w:name="_Toc185435529"/>
      <w:bookmarkEnd w:id="7388"/>
      <w:r w:rsidRPr="00963ED8">
        <w:rPr>
          <w:rStyle w:val="Ttulo3Car"/>
          <w:b/>
          <w:bCs/>
          <w:lang w:val="es-CO"/>
          <w:rPrChange w:id="7391" w:author="Massiel Nayibe Moreno Ladino" w:date="2025-01-15T13:00:00Z" w16du:dateUtc="2025-01-15T18:00:00Z">
            <w:rPr>
              <w:rStyle w:val="Ttulo3Car"/>
              <w:b/>
              <w:bCs/>
            </w:rPr>
          </w:rPrChange>
        </w:rPr>
        <w:lastRenderedPageBreak/>
        <w:t>Anexo C</w:t>
      </w:r>
      <w:bookmarkEnd w:id="7389"/>
      <w:r w:rsidR="0094548F" w:rsidRPr="00963ED8">
        <w:rPr>
          <w:rStyle w:val="Ttulo3Car"/>
          <w:b/>
          <w:bCs/>
          <w:lang w:val="es-CO"/>
          <w:rPrChange w:id="7392" w:author="Massiel Nayibe Moreno Ladino" w:date="2025-01-15T13:00:00Z" w16du:dateUtc="2025-01-15T18:00:00Z">
            <w:rPr>
              <w:rStyle w:val="Ttulo3Car"/>
              <w:b/>
              <w:bCs/>
            </w:rPr>
          </w:rPrChange>
        </w:rPr>
        <w:t xml:space="preserve"> : Informe de gastos sobre el terreno y certificación</w:t>
      </w:r>
      <w:bookmarkEnd w:id="7390"/>
    </w:p>
    <w:p w14:paraId="4417A84E" w14:textId="77777777" w:rsidR="00441859" w:rsidRPr="00963ED8" w:rsidRDefault="00DE7F5C">
      <w:pPr>
        <w:jc w:val="center"/>
        <w:rPr>
          <w:b/>
          <w:bCs/>
          <w:lang w:val="es-CO"/>
          <w:rPrChange w:id="7393" w:author="Massiel Nayibe Moreno Ladino" w:date="2025-01-15T13:00:00Z" w16du:dateUtc="2025-01-15T18:00:00Z">
            <w:rPr>
              <w:b/>
              <w:bCs/>
            </w:rPr>
          </w:rPrChange>
        </w:rPr>
      </w:pPr>
      <w:r>
        <w:rPr>
          <w:noProof/>
        </w:rPr>
        <w:drawing>
          <wp:anchor distT="0" distB="0" distL="114300" distR="114300" simplePos="0" relativeHeight="251658257" behindDoc="1" locked="0" layoutInCell="1" allowOverlap="1" wp14:anchorId="264C8FA8" wp14:editId="776BEB5B">
            <wp:simplePos x="0" y="0"/>
            <wp:positionH relativeFrom="column">
              <wp:posOffset>-227330</wp:posOffset>
            </wp:positionH>
            <wp:positionV relativeFrom="paragraph">
              <wp:posOffset>344805</wp:posOffset>
            </wp:positionV>
            <wp:extent cx="6311900" cy="2050415"/>
            <wp:effectExtent l="0" t="0" r="0" b="6985"/>
            <wp:wrapTight wrapText="bothSides">
              <wp:wrapPolygon edited="0">
                <wp:start x="0" y="0"/>
                <wp:lineTo x="0" y="21473"/>
                <wp:lineTo x="21513" y="21473"/>
                <wp:lineTo x="21513"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11900" cy="2050415"/>
                    </a:xfrm>
                    <a:prstGeom prst="rect">
                      <a:avLst/>
                    </a:prstGeom>
                  </pic:spPr>
                </pic:pic>
              </a:graphicData>
            </a:graphic>
            <wp14:sizeRelH relativeFrom="margin">
              <wp14:pctWidth>0</wp14:pctWidth>
            </wp14:sizeRelH>
            <wp14:sizeRelV relativeFrom="margin">
              <wp14:pctHeight>0</wp14:pctHeight>
            </wp14:sizeRelV>
          </wp:anchor>
        </w:drawing>
      </w:r>
      <w:r w:rsidR="007D45CA" w:rsidRPr="00963ED8">
        <w:rPr>
          <w:b/>
          <w:bCs/>
          <w:lang w:val="es-CO"/>
          <w:rPrChange w:id="7394" w:author="Massiel Nayibe Moreno Ladino" w:date="2025-01-15T13:00:00Z" w16du:dateUtc="2025-01-15T18:00:00Z">
            <w:rPr>
              <w:b/>
              <w:bCs/>
            </w:rPr>
          </w:rPrChange>
        </w:rPr>
        <w:t>Informe y certificación de gastos sobre el terreno</w:t>
      </w:r>
    </w:p>
    <w:p w14:paraId="7F1BD984" w14:textId="36F4EE37" w:rsidR="002767A2" w:rsidRPr="00963ED8" w:rsidRDefault="003C7A5B" w:rsidP="00B66454">
      <w:pPr>
        <w:jc w:val="both"/>
        <w:rPr>
          <w:rStyle w:val="Ttulo3Car"/>
          <w:b w:val="0"/>
          <w:bCs w:val="0"/>
          <w:lang w:val="es-CO"/>
          <w:rPrChange w:id="7395" w:author="Massiel Nayibe Moreno Ladino" w:date="2025-01-15T13:00:00Z" w16du:dateUtc="2025-01-15T18:00:00Z">
            <w:rPr>
              <w:rStyle w:val="Ttulo3Car"/>
              <w:b w:val="0"/>
              <w:bCs w:val="0"/>
            </w:rPr>
          </w:rPrChange>
        </w:rPr>
      </w:pPr>
      <w:bookmarkStart w:id="7396" w:name="_Annex_D"/>
      <w:bookmarkEnd w:id="7396"/>
      <w:r>
        <w:rPr>
          <w:noProof/>
        </w:rPr>
        <w:lastRenderedPageBreak/>
        <w:drawing>
          <wp:inline distT="0" distB="0" distL="0" distR="0" wp14:anchorId="6D639768" wp14:editId="2D180FCB">
            <wp:extent cx="5943600" cy="68205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6820535"/>
                    </a:xfrm>
                    <a:prstGeom prst="rect">
                      <a:avLst/>
                    </a:prstGeom>
                  </pic:spPr>
                </pic:pic>
              </a:graphicData>
            </a:graphic>
          </wp:inline>
        </w:drawing>
      </w:r>
      <w:r w:rsidR="007D45CA" w:rsidRPr="00963ED8">
        <w:rPr>
          <w:rStyle w:val="Ttulo3Car"/>
          <w:b w:val="0"/>
          <w:bCs w:val="0"/>
          <w:lang w:val="es-CO"/>
          <w:rPrChange w:id="7397" w:author="Massiel Nayibe Moreno Ladino" w:date="2025-01-15T13:00:00Z" w16du:dateUtc="2025-01-15T18:00:00Z">
            <w:rPr>
              <w:rStyle w:val="Ttulo3Car"/>
              <w:b w:val="0"/>
              <w:bCs w:val="0"/>
            </w:rPr>
          </w:rPrChange>
        </w:rPr>
        <w:t xml:space="preserve"> </w:t>
      </w:r>
    </w:p>
    <w:p w14:paraId="5AA08F2D" w14:textId="77777777" w:rsidR="00441859" w:rsidRPr="00963ED8" w:rsidRDefault="00DE7F5C">
      <w:pPr>
        <w:jc w:val="both"/>
        <w:rPr>
          <w:b/>
          <w:bCs/>
          <w:lang w:val="es-CO"/>
          <w:rPrChange w:id="7398" w:author="Massiel Nayibe Moreno Ladino" w:date="2025-01-15T13:00:00Z" w16du:dateUtc="2025-01-15T18:00:00Z">
            <w:rPr>
              <w:b/>
              <w:bCs/>
            </w:rPr>
          </w:rPrChange>
        </w:rPr>
      </w:pPr>
      <w:r>
        <w:rPr>
          <w:noProof/>
        </w:rPr>
        <w:lastRenderedPageBreak/>
        <w:drawing>
          <wp:anchor distT="0" distB="0" distL="114300" distR="114300" simplePos="0" relativeHeight="251658246" behindDoc="1" locked="0" layoutInCell="1" allowOverlap="1" wp14:anchorId="3474BE04" wp14:editId="5AE73BDC">
            <wp:simplePos x="0" y="0"/>
            <wp:positionH relativeFrom="margin">
              <wp:align>left</wp:align>
            </wp:positionH>
            <wp:positionV relativeFrom="paragraph">
              <wp:posOffset>5599430</wp:posOffset>
            </wp:positionV>
            <wp:extent cx="5798820" cy="2162810"/>
            <wp:effectExtent l="0" t="0" r="0" b="8890"/>
            <wp:wrapTight wrapText="bothSides">
              <wp:wrapPolygon edited="0">
                <wp:start x="0" y="0"/>
                <wp:lineTo x="0" y="21499"/>
                <wp:lineTo x="21501" y="21499"/>
                <wp:lineTo x="21501"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cstate="screen">
                      <a:extLst>
                        <a:ext uri="{28A0092B-C50C-407E-A947-70E740481C1C}">
                          <a14:useLocalDpi xmlns:a14="http://schemas.microsoft.com/office/drawing/2010/main"/>
                        </a:ext>
                      </a:extLst>
                    </a:blip>
                    <a:srcRect/>
                    <a:stretch/>
                  </pic:blipFill>
                  <pic:spPr bwMode="auto">
                    <a:xfrm>
                      <a:off x="0" y="0"/>
                      <a:ext cx="5798820" cy="2162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1681">
        <w:rPr>
          <w:noProof/>
        </w:rPr>
        <w:drawing>
          <wp:anchor distT="0" distB="0" distL="114300" distR="114300" simplePos="0" relativeHeight="251658245" behindDoc="1" locked="0" layoutInCell="1" allowOverlap="1" wp14:anchorId="2DF5E81F" wp14:editId="22CE2739">
            <wp:simplePos x="0" y="0"/>
            <wp:positionH relativeFrom="margin">
              <wp:align>center</wp:align>
            </wp:positionH>
            <wp:positionV relativeFrom="paragraph">
              <wp:posOffset>257175</wp:posOffset>
            </wp:positionV>
            <wp:extent cx="5859780" cy="5289550"/>
            <wp:effectExtent l="0" t="0" r="7620" b="6350"/>
            <wp:wrapTight wrapText="bothSides">
              <wp:wrapPolygon edited="0">
                <wp:start x="0" y="0"/>
                <wp:lineTo x="0" y="21548"/>
                <wp:lineTo x="21558" y="21548"/>
                <wp:lineTo x="2155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cstate="email">
                      <a:extLst>
                        <a:ext uri="{28A0092B-C50C-407E-A947-70E740481C1C}">
                          <a14:useLocalDpi xmlns:a14="http://schemas.microsoft.com/office/drawing/2010/main"/>
                        </a:ext>
                      </a:extLst>
                    </a:blip>
                    <a:srcRect/>
                    <a:stretch/>
                  </pic:blipFill>
                  <pic:spPr bwMode="auto">
                    <a:xfrm>
                      <a:off x="0" y="0"/>
                      <a:ext cx="5859780" cy="5289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63ED8">
        <w:rPr>
          <w:b/>
          <w:bCs/>
          <w:lang w:val="es-CO"/>
          <w:rPrChange w:id="7399" w:author="Massiel Nayibe Moreno Ladino" w:date="2025-01-15T13:00:00Z" w16du:dateUtc="2025-01-15T18:00:00Z">
            <w:rPr>
              <w:b/>
              <w:bCs/>
            </w:rPr>
          </w:rPrChange>
        </w:rPr>
        <w:t xml:space="preserve">Conciliación </w:t>
      </w:r>
      <w:r w:rsidR="00DC1681" w:rsidRPr="00963ED8">
        <w:rPr>
          <w:b/>
          <w:bCs/>
          <w:lang w:val="es-CO"/>
          <w:rPrChange w:id="7400" w:author="Massiel Nayibe Moreno Ladino" w:date="2025-01-15T13:00:00Z" w16du:dateUtc="2025-01-15T18:00:00Z">
            <w:rPr>
              <w:b/>
              <w:bCs/>
            </w:rPr>
          </w:rPrChange>
        </w:rPr>
        <w:t>bancaria</w:t>
      </w:r>
    </w:p>
    <w:p w14:paraId="5CA19F31" w14:textId="77777777" w:rsidR="00441859" w:rsidRPr="00963ED8" w:rsidRDefault="00DE7F5C">
      <w:pPr>
        <w:jc w:val="both"/>
        <w:rPr>
          <w:b/>
          <w:bCs/>
          <w:lang w:val="es-CO"/>
          <w:rPrChange w:id="7401" w:author="Massiel Nayibe Moreno Ladino" w:date="2025-01-15T13:00:00Z" w16du:dateUtc="2025-01-15T18:00:00Z">
            <w:rPr>
              <w:b/>
              <w:bCs/>
            </w:rPr>
          </w:rPrChange>
        </w:rPr>
      </w:pPr>
      <w:r>
        <w:rPr>
          <w:noProof/>
        </w:rPr>
        <w:lastRenderedPageBreak/>
        <w:drawing>
          <wp:anchor distT="0" distB="0" distL="114300" distR="114300" simplePos="0" relativeHeight="251658249" behindDoc="1" locked="0" layoutInCell="1" allowOverlap="1" wp14:anchorId="6F281D86" wp14:editId="73B209E0">
            <wp:simplePos x="0" y="0"/>
            <wp:positionH relativeFrom="margin">
              <wp:posOffset>-349885</wp:posOffset>
            </wp:positionH>
            <wp:positionV relativeFrom="paragraph">
              <wp:posOffset>340360</wp:posOffset>
            </wp:positionV>
            <wp:extent cx="6875780" cy="6583680"/>
            <wp:effectExtent l="0" t="0" r="1270" b="7620"/>
            <wp:wrapTight wrapText="bothSides">
              <wp:wrapPolygon edited="0">
                <wp:start x="0" y="0"/>
                <wp:lineTo x="0" y="21563"/>
                <wp:lineTo x="21544" y="21563"/>
                <wp:lineTo x="21544"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cstate="print">
                      <a:extLst>
                        <a:ext uri="{28A0092B-C50C-407E-A947-70E740481C1C}">
                          <a14:useLocalDpi xmlns:a14="http://schemas.microsoft.com/office/drawing/2010/main"/>
                        </a:ext>
                      </a:extLst>
                    </a:blip>
                    <a:srcRect/>
                    <a:stretch/>
                  </pic:blipFill>
                  <pic:spPr bwMode="auto">
                    <a:xfrm>
                      <a:off x="0" y="0"/>
                      <a:ext cx="6875780" cy="6583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8727D" w:rsidRPr="00963ED8">
        <w:rPr>
          <w:b/>
          <w:bCs/>
          <w:lang w:val="es-CO"/>
          <w:rPrChange w:id="7402" w:author="Massiel Nayibe Moreno Ladino" w:date="2025-01-15T13:00:00Z" w16du:dateUtc="2025-01-15T18:00:00Z">
            <w:rPr>
              <w:b/>
              <w:bCs/>
            </w:rPr>
          </w:rPrChange>
        </w:rPr>
        <w:t>Lista de gastos de la oficina exterior (sólo recursos)</w:t>
      </w:r>
    </w:p>
    <w:p w14:paraId="17AF82DF" w14:textId="0779622E" w:rsidR="0038727D" w:rsidRPr="00963ED8" w:rsidRDefault="0038727D" w:rsidP="00B66454">
      <w:pPr>
        <w:jc w:val="both"/>
        <w:rPr>
          <w:b/>
          <w:bCs/>
          <w:lang w:val="es-CO"/>
          <w:rPrChange w:id="7403" w:author="Massiel Nayibe Moreno Ladino" w:date="2025-01-15T13:00:00Z" w16du:dateUtc="2025-01-15T18:00:00Z">
            <w:rPr>
              <w:b/>
              <w:bCs/>
            </w:rPr>
          </w:rPrChange>
        </w:rPr>
      </w:pPr>
    </w:p>
    <w:p w14:paraId="18622416" w14:textId="51B7AB58" w:rsidR="0038727D" w:rsidRPr="00963ED8" w:rsidRDefault="0038727D" w:rsidP="00B66454">
      <w:pPr>
        <w:jc w:val="both"/>
        <w:rPr>
          <w:rStyle w:val="Ttulo3Car"/>
          <w:rFonts w:asciiTheme="minorHAnsi" w:eastAsiaTheme="minorEastAsia" w:hAnsiTheme="minorHAnsi" w:cstheme="minorBidi"/>
          <w:b w:val="0"/>
          <w:bCs w:val="0"/>
          <w:color w:val="auto"/>
          <w:sz w:val="24"/>
          <w:lang w:val="es-CO"/>
          <w:rPrChange w:id="7404" w:author="Massiel Nayibe Moreno Ladino" w:date="2025-01-15T13:00:00Z" w16du:dateUtc="2025-01-15T18:00:00Z">
            <w:rPr>
              <w:rStyle w:val="Ttulo3Car"/>
              <w:rFonts w:asciiTheme="minorHAnsi" w:eastAsiaTheme="minorEastAsia" w:hAnsiTheme="minorHAnsi" w:cstheme="minorBidi"/>
              <w:b w:val="0"/>
              <w:bCs w:val="0"/>
              <w:color w:val="auto"/>
              <w:sz w:val="24"/>
            </w:rPr>
          </w:rPrChange>
        </w:rPr>
      </w:pPr>
    </w:p>
    <w:p w14:paraId="3F64FF94" w14:textId="77777777" w:rsidR="00441859" w:rsidRPr="00963ED8" w:rsidRDefault="00DE7F5C">
      <w:pPr>
        <w:pStyle w:val="Ttulo1"/>
        <w:jc w:val="both"/>
        <w:rPr>
          <w:rStyle w:val="Ttulo3Car"/>
          <w:b/>
          <w:bCs/>
          <w:lang w:val="es-CO"/>
          <w:rPrChange w:id="7405" w:author="Massiel Nayibe Moreno Ladino" w:date="2025-01-15T13:00:00Z" w16du:dateUtc="2025-01-15T18:00:00Z">
            <w:rPr>
              <w:rStyle w:val="Ttulo3Car"/>
              <w:b/>
              <w:bCs/>
              <w:szCs w:val="24"/>
            </w:rPr>
          </w:rPrChange>
        </w:rPr>
      </w:pPr>
      <w:bookmarkStart w:id="7406" w:name="_Annex_D_1"/>
      <w:bookmarkStart w:id="7407" w:name="_Toc29250606"/>
      <w:bookmarkStart w:id="7408" w:name="_Toc185435530"/>
      <w:bookmarkEnd w:id="7406"/>
      <w:r w:rsidRPr="00963ED8">
        <w:rPr>
          <w:rStyle w:val="Ttulo3Car"/>
          <w:b/>
          <w:bCs/>
          <w:lang w:val="es-CO"/>
          <w:rPrChange w:id="7409" w:author="Massiel Nayibe Moreno Ladino" w:date="2025-01-15T13:00:00Z" w16du:dateUtc="2025-01-15T18:00:00Z">
            <w:rPr>
              <w:rStyle w:val="Ttulo3Car"/>
              <w:b/>
              <w:bCs/>
            </w:rPr>
          </w:rPrChange>
        </w:rPr>
        <w:lastRenderedPageBreak/>
        <w:t>Anexo D</w:t>
      </w:r>
      <w:bookmarkEnd w:id="7407"/>
      <w:r w:rsidR="0094548F" w:rsidRPr="00963ED8">
        <w:rPr>
          <w:rStyle w:val="Ttulo3Car"/>
          <w:b/>
          <w:bCs/>
          <w:lang w:val="es-CO"/>
          <w:rPrChange w:id="7410" w:author="Massiel Nayibe Moreno Ladino" w:date="2025-01-15T13:00:00Z" w16du:dateUtc="2025-01-15T18:00:00Z">
            <w:rPr>
              <w:rStyle w:val="Ttulo3Car"/>
              <w:b/>
              <w:bCs/>
            </w:rPr>
          </w:rPrChange>
        </w:rPr>
        <w:t xml:space="preserve"> : Solicitud de flujo de caja</w:t>
      </w:r>
      <w:bookmarkEnd w:id="7408"/>
    </w:p>
    <w:p w14:paraId="20ADB65F" w14:textId="77777777" w:rsidR="00441859" w:rsidRPr="00963ED8" w:rsidRDefault="00DE7F5C">
      <w:pPr>
        <w:jc w:val="center"/>
        <w:rPr>
          <w:b/>
          <w:bCs/>
          <w:lang w:val="es-CO"/>
          <w:rPrChange w:id="7411" w:author="Massiel Nayibe Moreno Ladino" w:date="2025-01-15T13:00:00Z" w16du:dateUtc="2025-01-15T18:00:00Z">
            <w:rPr>
              <w:b/>
              <w:bCs/>
            </w:rPr>
          </w:rPrChange>
        </w:rPr>
      </w:pPr>
      <w:r>
        <w:rPr>
          <w:noProof/>
        </w:rPr>
        <w:drawing>
          <wp:anchor distT="0" distB="0" distL="114300" distR="114300" simplePos="0" relativeHeight="251658248" behindDoc="1" locked="0" layoutInCell="1" allowOverlap="1" wp14:anchorId="654952AF" wp14:editId="77A6415A">
            <wp:simplePos x="0" y="0"/>
            <wp:positionH relativeFrom="margin">
              <wp:align>center</wp:align>
            </wp:positionH>
            <wp:positionV relativeFrom="paragraph">
              <wp:posOffset>293370</wp:posOffset>
            </wp:positionV>
            <wp:extent cx="5585460" cy="7002780"/>
            <wp:effectExtent l="0" t="0" r="0" b="7620"/>
            <wp:wrapTight wrapText="bothSides">
              <wp:wrapPolygon edited="0">
                <wp:start x="0" y="0"/>
                <wp:lineTo x="0" y="21565"/>
                <wp:lineTo x="21512" y="21565"/>
                <wp:lineTo x="21512"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cstate="email">
                      <a:extLst>
                        <a:ext uri="{28A0092B-C50C-407E-A947-70E740481C1C}">
                          <a14:useLocalDpi xmlns:a14="http://schemas.microsoft.com/office/drawing/2010/main"/>
                        </a:ext>
                      </a:extLst>
                    </a:blip>
                    <a:srcRect/>
                    <a:stretch/>
                  </pic:blipFill>
                  <pic:spPr bwMode="auto">
                    <a:xfrm>
                      <a:off x="0" y="0"/>
                      <a:ext cx="5585460" cy="7002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45CA" w:rsidRPr="00963ED8">
        <w:rPr>
          <w:b/>
          <w:bCs/>
          <w:lang w:val="es-CO"/>
          <w:rPrChange w:id="7412" w:author="Massiel Nayibe Moreno Ladino" w:date="2025-01-15T13:00:00Z" w16du:dateUtc="2025-01-15T18:00:00Z">
            <w:rPr>
              <w:b/>
              <w:bCs/>
            </w:rPr>
          </w:rPrChange>
        </w:rPr>
        <w:t>Solicitud de flujo de caja</w:t>
      </w:r>
      <w:bookmarkStart w:id="7413" w:name="_Annex_E"/>
      <w:bookmarkStart w:id="7414" w:name="_Annex_E_1"/>
      <w:bookmarkStart w:id="7415" w:name="_Toc29250607"/>
      <w:bookmarkEnd w:id="7413"/>
      <w:bookmarkEnd w:id="7414"/>
    </w:p>
    <w:p w14:paraId="57B28528" w14:textId="77777777" w:rsidR="00D52F70" w:rsidRPr="00963ED8" w:rsidRDefault="00D52F70">
      <w:pPr>
        <w:rPr>
          <w:b/>
          <w:bCs/>
          <w:lang w:val="es-CO"/>
          <w:rPrChange w:id="7416" w:author="Massiel Nayibe Moreno Ladino" w:date="2025-01-15T13:00:00Z" w16du:dateUtc="2025-01-15T18:00:00Z">
            <w:rPr>
              <w:b/>
              <w:bCs/>
            </w:rPr>
          </w:rPrChange>
        </w:rPr>
      </w:pPr>
      <w:r w:rsidRPr="00963ED8">
        <w:rPr>
          <w:b/>
          <w:bCs/>
          <w:lang w:val="es-CO"/>
          <w:rPrChange w:id="7417" w:author="Massiel Nayibe Moreno Ladino" w:date="2025-01-15T13:00:00Z" w16du:dateUtc="2025-01-15T18:00:00Z">
            <w:rPr>
              <w:b/>
              <w:bCs/>
            </w:rPr>
          </w:rPrChange>
        </w:rPr>
        <w:br w:type="page"/>
      </w:r>
    </w:p>
    <w:p w14:paraId="433A19AD" w14:textId="77777777" w:rsidR="00441859" w:rsidRPr="00963ED8" w:rsidRDefault="00DE7F5C">
      <w:pPr>
        <w:pStyle w:val="Ttulo1"/>
        <w:rPr>
          <w:rStyle w:val="Ttulo3Car"/>
          <w:b/>
          <w:bCs/>
          <w:lang w:val="es-CO"/>
          <w:rPrChange w:id="7418" w:author="Massiel Nayibe Moreno Ladino" w:date="2025-01-15T13:00:00Z" w16du:dateUtc="2025-01-15T18:00:00Z">
            <w:rPr>
              <w:rStyle w:val="Ttulo3Car"/>
              <w:b/>
              <w:bCs/>
              <w:szCs w:val="24"/>
            </w:rPr>
          </w:rPrChange>
        </w:rPr>
      </w:pPr>
      <w:bookmarkStart w:id="7419" w:name="_Annex_E_2"/>
      <w:bookmarkStart w:id="7420" w:name="_Toc185435531"/>
      <w:bookmarkEnd w:id="7419"/>
      <w:r w:rsidRPr="00963ED8">
        <w:rPr>
          <w:rStyle w:val="Ttulo3Car"/>
          <w:b/>
          <w:bCs/>
          <w:lang w:val="es-CO"/>
          <w:rPrChange w:id="7421" w:author="Massiel Nayibe Moreno Ladino" w:date="2025-01-15T13:00:00Z" w16du:dateUtc="2025-01-15T18:00:00Z">
            <w:rPr>
              <w:rStyle w:val="Ttulo3Car"/>
              <w:b/>
              <w:bCs/>
            </w:rPr>
          </w:rPrChange>
        </w:rPr>
        <w:lastRenderedPageBreak/>
        <w:t>Anexo E</w:t>
      </w:r>
      <w:bookmarkEnd w:id="7415"/>
      <w:r w:rsidR="00187262" w:rsidRPr="00963ED8">
        <w:rPr>
          <w:rStyle w:val="Ttulo3Car"/>
          <w:b/>
          <w:bCs/>
          <w:lang w:val="es-CO"/>
          <w:rPrChange w:id="7422" w:author="Massiel Nayibe Moreno Ladino" w:date="2025-01-15T13:00:00Z" w16du:dateUtc="2025-01-15T18:00:00Z">
            <w:rPr>
              <w:rStyle w:val="Ttulo3Car"/>
              <w:b/>
              <w:bCs/>
            </w:rPr>
          </w:rPrChange>
        </w:rPr>
        <w:t xml:space="preserve"> : Certificación de caja chica</w:t>
      </w:r>
      <w:bookmarkEnd w:id="7420"/>
    </w:p>
    <w:p w14:paraId="32D738A4" w14:textId="77777777" w:rsidR="007D45CA" w:rsidRPr="00963ED8" w:rsidRDefault="007D45CA" w:rsidP="00E767D4">
      <w:pPr>
        <w:spacing w:line="300" w:lineRule="exact"/>
        <w:jc w:val="both"/>
        <w:rPr>
          <w:b/>
          <w:bCs/>
          <w:lang w:val="es-CO"/>
          <w:rPrChange w:id="7423" w:author="Massiel Nayibe Moreno Ladino" w:date="2025-01-15T13:00:00Z" w16du:dateUtc="2025-01-15T18:00:00Z">
            <w:rPr>
              <w:b/>
              <w:bCs/>
            </w:rPr>
          </w:rPrChange>
        </w:rPr>
      </w:pPr>
      <w:bookmarkStart w:id="7424" w:name="_Annex_F"/>
      <w:bookmarkEnd w:id="7424"/>
    </w:p>
    <w:p w14:paraId="26F7E069" w14:textId="77777777" w:rsidR="00441859" w:rsidRPr="00963ED8" w:rsidRDefault="00DE7F5C">
      <w:pPr>
        <w:spacing w:line="300" w:lineRule="exact"/>
        <w:jc w:val="center"/>
        <w:rPr>
          <w:b/>
          <w:bCs/>
          <w:lang w:val="es-CO"/>
          <w:rPrChange w:id="7425" w:author="Massiel Nayibe Moreno Ladino" w:date="2025-01-15T13:00:00Z" w16du:dateUtc="2025-01-15T18:00:00Z">
            <w:rPr>
              <w:b/>
              <w:bCs/>
            </w:rPr>
          </w:rPrChange>
        </w:rPr>
      </w:pPr>
      <w:r w:rsidRPr="00963ED8">
        <w:rPr>
          <w:b/>
          <w:bCs/>
          <w:lang w:val="es-CO"/>
          <w:rPrChange w:id="7426" w:author="Massiel Nayibe Moreno Ladino" w:date="2025-01-15T13:00:00Z" w16du:dateUtc="2025-01-15T18:00:00Z">
            <w:rPr>
              <w:b/>
              <w:bCs/>
            </w:rPr>
          </w:rPrChange>
        </w:rPr>
        <w:t>Certificación de caja chica</w:t>
      </w:r>
    </w:p>
    <w:p w14:paraId="1A876A74" w14:textId="77777777" w:rsidR="007D45CA" w:rsidRPr="00963ED8" w:rsidRDefault="007D45CA" w:rsidP="00E767D4">
      <w:pPr>
        <w:spacing w:line="300" w:lineRule="exact"/>
        <w:jc w:val="both"/>
        <w:rPr>
          <w:lang w:val="es-CO"/>
          <w:rPrChange w:id="7427" w:author="Massiel Nayibe Moreno Ladino" w:date="2025-01-15T13:00:00Z" w16du:dateUtc="2025-01-15T18:00:00Z">
            <w:rPr/>
          </w:rPrChange>
        </w:rPr>
      </w:pPr>
    </w:p>
    <w:p w14:paraId="0E68D877" w14:textId="77777777" w:rsidR="00441859" w:rsidRPr="00963ED8" w:rsidRDefault="00DE7F5C">
      <w:pPr>
        <w:spacing w:line="300" w:lineRule="exact"/>
        <w:jc w:val="both"/>
        <w:rPr>
          <w:lang w:val="es-CO"/>
          <w:rPrChange w:id="7428" w:author="Massiel Nayibe Moreno Ladino" w:date="2025-01-15T13:00:00Z" w16du:dateUtc="2025-01-15T18:00:00Z">
            <w:rPr/>
          </w:rPrChange>
        </w:rPr>
      </w:pPr>
      <w:r w:rsidRPr="00963ED8">
        <w:rPr>
          <w:lang w:val="es-CO"/>
          <w:rPrChange w:id="7429" w:author="Massiel Nayibe Moreno Ladino" w:date="2025-01-15T13:00:00Z" w16du:dateUtc="2025-01-15T18:00:00Z">
            <w:rPr/>
          </w:rPrChange>
        </w:rPr>
        <w:t>Fecha</w:t>
      </w:r>
    </w:p>
    <w:p w14:paraId="5392CE3A" w14:textId="77777777" w:rsidR="007D45CA" w:rsidRPr="00963ED8" w:rsidRDefault="007D45CA" w:rsidP="00E767D4">
      <w:pPr>
        <w:spacing w:line="300" w:lineRule="exact"/>
        <w:jc w:val="both"/>
        <w:rPr>
          <w:lang w:val="es-CO"/>
          <w:rPrChange w:id="7430" w:author="Massiel Nayibe Moreno Ladino" w:date="2025-01-15T13:00:00Z" w16du:dateUtc="2025-01-15T18:00:00Z">
            <w:rPr/>
          </w:rPrChange>
        </w:rPr>
      </w:pPr>
    </w:p>
    <w:p w14:paraId="6745092C" w14:textId="77777777" w:rsidR="00441859" w:rsidRPr="00963ED8" w:rsidRDefault="00DE7F5C">
      <w:pPr>
        <w:spacing w:line="300" w:lineRule="exact"/>
        <w:jc w:val="both"/>
        <w:rPr>
          <w:b/>
          <w:lang w:val="es-CO"/>
          <w:rPrChange w:id="7431" w:author="Massiel Nayibe Moreno Ladino" w:date="2025-01-15T13:00:00Z" w16du:dateUtc="2025-01-15T18:00:00Z">
            <w:rPr>
              <w:b/>
            </w:rPr>
          </w:rPrChange>
        </w:rPr>
      </w:pPr>
      <w:r w:rsidRPr="00963ED8">
        <w:rPr>
          <w:b/>
          <w:lang w:val="es-CO"/>
          <w:rPrChange w:id="7432" w:author="Massiel Nayibe Moreno Ladino" w:date="2025-01-15T13:00:00Z" w16du:dateUtc="2025-01-15T18:00:00Z">
            <w:rPr>
              <w:b/>
            </w:rPr>
          </w:rPrChange>
        </w:rPr>
        <w:t>Nombre del Director nacional/Jefe de partido</w:t>
      </w:r>
    </w:p>
    <w:p w14:paraId="5E7DC2CF" w14:textId="77777777" w:rsidR="00441859" w:rsidRPr="00963ED8" w:rsidRDefault="00DE7F5C">
      <w:pPr>
        <w:spacing w:line="300" w:lineRule="exact"/>
        <w:jc w:val="both"/>
        <w:rPr>
          <w:lang w:val="es-CO"/>
          <w:rPrChange w:id="7433" w:author="Massiel Nayibe Moreno Ladino" w:date="2025-01-15T13:00:00Z" w16du:dateUtc="2025-01-15T18:00:00Z">
            <w:rPr/>
          </w:rPrChange>
        </w:rPr>
      </w:pPr>
      <w:r w:rsidRPr="00963ED8">
        <w:rPr>
          <w:lang w:val="es-CO"/>
          <w:rPrChange w:id="7434" w:author="Massiel Nayibe Moreno Ladino" w:date="2025-01-15T13:00:00Z" w16du:dateUtc="2025-01-15T18:00:00Z">
            <w:rPr/>
          </w:rPrChange>
        </w:rPr>
        <w:t>Director nacional/Jefe de partido</w:t>
      </w:r>
    </w:p>
    <w:p w14:paraId="0588DAC9" w14:textId="77777777" w:rsidR="007D45CA" w:rsidRPr="00963ED8" w:rsidRDefault="007D45CA" w:rsidP="00E767D4">
      <w:pPr>
        <w:spacing w:line="300" w:lineRule="exact"/>
        <w:jc w:val="both"/>
        <w:rPr>
          <w:lang w:val="es-CO"/>
          <w:rPrChange w:id="7435" w:author="Massiel Nayibe Moreno Ladino" w:date="2025-01-15T13:00:00Z" w16du:dateUtc="2025-01-15T18:00:00Z">
            <w:rPr/>
          </w:rPrChange>
        </w:rPr>
      </w:pPr>
    </w:p>
    <w:p w14:paraId="19A779A2" w14:textId="77777777" w:rsidR="00441859" w:rsidRPr="00963ED8" w:rsidRDefault="00DE7F5C">
      <w:pPr>
        <w:spacing w:line="300" w:lineRule="exact"/>
        <w:jc w:val="both"/>
        <w:rPr>
          <w:lang w:val="es-CO"/>
          <w:rPrChange w:id="7436" w:author="Massiel Nayibe Moreno Ladino" w:date="2025-01-15T13:00:00Z" w16du:dateUtc="2025-01-15T18:00:00Z">
            <w:rPr/>
          </w:rPrChange>
        </w:rPr>
      </w:pPr>
      <w:r w:rsidRPr="00963ED8">
        <w:rPr>
          <w:lang w:val="es-CO"/>
          <w:rPrChange w:id="7437" w:author="Massiel Nayibe Moreno Ladino" w:date="2025-01-15T13:00:00Z" w16du:dateUtc="2025-01-15T18:00:00Z">
            <w:rPr/>
          </w:rPrChange>
        </w:rPr>
        <w:t xml:space="preserve">Estimado </w:t>
      </w:r>
      <w:r w:rsidRPr="00963ED8">
        <w:rPr>
          <w:b/>
          <w:lang w:val="es-CO"/>
          <w:rPrChange w:id="7438" w:author="Massiel Nayibe Moreno Ladino" w:date="2025-01-15T13:00:00Z" w16du:dateUtc="2025-01-15T18:00:00Z">
            <w:rPr>
              <w:b/>
            </w:rPr>
          </w:rPrChange>
        </w:rPr>
        <w:t>nombre del director nacional/jefe de partido</w:t>
      </w:r>
      <w:r w:rsidRPr="00963ED8">
        <w:rPr>
          <w:lang w:val="es-CO"/>
          <w:rPrChange w:id="7439" w:author="Massiel Nayibe Moreno Ladino" w:date="2025-01-15T13:00:00Z" w16du:dateUtc="2025-01-15T18:00:00Z">
            <w:rPr/>
          </w:rPrChange>
        </w:rPr>
        <w:t xml:space="preserve">: </w:t>
      </w:r>
    </w:p>
    <w:p w14:paraId="59B5AB09" w14:textId="77777777" w:rsidR="007D45CA" w:rsidRPr="00963ED8" w:rsidRDefault="007D45CA" w:rsidP="00E767D4">
      <w:pPr>
        <w:spacing w:line="300" w:lineRule="exact"/>
        <w:jc w:val="both"/>
        <w:rPr>
          <w:lang w:val="es-CO"/>
          <w:rPrChange w:id="7440" w:author="Massiel Nayibe Moreno Ladino" w:date="2025-01-15T13:00:00Z" w16du:dateUtc="2025-01-15T18:00:00Z">
            <w:rPr/>
          </w:rPrChange>
        </w:rPr>
      </w:pPr>
    </w:p>
    <w:p w14:paraId="48F20E0C" w14:textId="77777777" w:rsidR="00441859" w:rsidRPr="00963ED8" w:rsidRDefault="00DE7F5C">
      <w:pPr>
        <w:spacing w:line="300" w:lineRule="exact"/>
        <w:jc w:val="both"/>
        <w:rPr>
          <w:u w:val="single"/>
          <w:lang w:val="es-CO"/>
          <w:rPrChange w:id="7441" w:author="Massiel Nayibe Moreno Ladino" w:date="2025-01-15T13:00:00Z" w16du:dateUtc="2025-01-15T18:00:00Z">
            <w:rPr>
              <w:u w:val="single"/>
            </w:rPr>
          </w:rPrChange>
        </w:rPr>
      </w:pPr>
      <w:r w:rsidRPr="00963ED8">
        <w:rPr>
          <w:u w:val="single"/>
          <w:lang w:val="es-CO"/>
          <w:rPrChange w:id="7442" w:author="Massiel Nayibe Moreno Ladino" w:date="2025-01-15T13:00:00Z" w16du:dateUtc="2025-01-15T18:00:00Z">
            <w:rPr>
              <w:u w:val="single"/>
            </w:rPr>
          </w:rPrChange>
        </w:rPr>
        <w:t xml:space="preserve">Re: CERTIFICADO DEL FONDO DE CAJA </w:t>
      </w:r>
      <w:r w:rsidR="00D853E5" w:rsidRPr="00963ED8">
        <w:rPr>
          <w:u w:val="single"/>
          <w:lang w:val="es-CO"/>
          <w:rPrChange w:id="7443" w:author="Massiel Nayibe Moreno Ladino" w:date="2025-01-15T13:00:00Z" w16du:dateUtc="2025-01-15T18:00:00Z">
            <w:rPr>
              <w:u w:val="single"/>
            </w:rPr>
          </w:rPrChange>
        </w:rPr>
        <w:t xml:space="preserve">PARA </w:t>
      </w:r>
      <w:r w:rsidRPr="00963ED8">
        <w:rPr>
          <w:u w:val="single"/>
          <w:lang w:val="es-CO"/>
          <w:rPrChange w:id="7444" w:author="Massiel Nayibe Moreno Ladino" w:date="2025-01-15T13:00:00Z" w16du:dateUtc="2025-01-15T18:00:00Z">
            <w:rPr>
              <w:u w:val="single"/>
            </w:rPr>
          </w:rPrChange>
        </w:rPr>
        <w:t xml:space="preserve">GASTOS MENORES </w:t>
      </w:r>
      <w:r w:rsidR="00D853E5" w:rsidRPr="00963ED8">
        <w:rPr>
          <w:u w:val="single"/>
          <w:lang w:val="es-CO"/>
          <w:rPrChange w:id="7445" w:author="Massiel Nayibe Moreno Ladino" w:date="2025-01-15T13:00:00Z" w16du:dateUtc="2025-01-15T18:00:00Z">
            <w:rPr>
              <w:u w:val="single"/>
            </w:rPr>
          </w:rPrChange>
        </w:rPr>
        <w:t xml:space="preserve">A </w:t>
      </w:r>
      <w:r w:rsidR="00D853E5" w:rsidRPr="00963ED8">
        <w:rPr>
          <w:highlight w:val="yellow"/>
          <w:u w:val="single"/>
          <w:lang w:val="es-CO"/>
          <w:rPrChange w:id="7446" w:author="Massiel Nayibe Moreno Ladino" w:date="2025-01-15T13:00:00Z" w16du:dateUtc="2025-01-15T18:00:00Z">
            <w:rPr>
              <w:highlight w:val="yellow"/>
              <w:u w:val="single"/>
            </w:rPr>
          </w:rPrChange>
        </w:rPr>
        <w:t xml:space="preserve">NOMBRE DEL </w:t>
      </w:r>
      <w:r w:rsidR="00D853E5" w:rsidRPr="00963ED8">
        <w:rPr>
          <w:u w:val="single"/>
          <w:lang w:val="es-CO"/>
          <w:rPrChange w:id="7447" w:author="Massiel Nayibe Moreno Ladino" w:date="2025-01-15T13:00:00Z" w16du:dateUtc="2025-01-15T18:00:00Z">
            <w:rPr>
              <w:u w:val="single"/>
            </w:rPr>
          </w:rPrChange>
        </w:rPr>
        <w:t xml:space="preserve">PROYECTO </w:t>
      </w:r>
      <w:r w:rsidR="00D853E5" w:rsidRPr="00963ED8">
        <w:rPr>
          <w:highlight w:val="yellow"/>
          <w:u w:val="single"/>
          <w:lang w:val="es-CO"/>
          <w:rPrChange w:id="7448" w:author="Massiel Nayibe Moreno Ladino" w:date="2025-01-15T13:00:00Z" w16du:dateUtc="2025-01-15T18:00:00Z">
            <w:rPr>
              <w:highlight w:val="yellow"/>
              <w:u w:val="single"/>
            </w:rPr>
          </w:rPrChange>
        </w:rPr>
        <w:t xml:space="preserve">Y </w:t>
      </w:r>
      <w:r w:rsidRPr="00963ED8">
        <w:rPr>
          <w:u w:val="single"/>
          <w:lang w:val="es-CO"/>
          <w:rPrChange w:id="7449" w:author="Massiel Nayibe Moreno Ladino" w:date="2025-01-15T13:00:00Z" w16du:dateUtc="2025-01-15T18:00:00Z">
            <w:rPr>
              <w:u w:val="single"/>
            </w:rPr>
          </w:rPrChange>
        </w:rPr>
        <w:t>NÚMERO DE</w:t>
      </w:r>
      <w:r w:rsidR="00D853E5" w:rsidRPr="00963ED8">
        <w:rPr>
          <w:highlight w:val="yellow"/>
          <w:u w:val="single"/>
          <w:lang w:val="es-CO"/>
          <w:rPrChange w:id="7450" w:author="Massiel Nayibe Moreno Ladino" w:date="2025-01-15T13:00:00Z" w16du:dateUtc="2025-01-15T18:00:00Z">
            <w:rPr>
              <w:highlight w:val="yellow"/>
              <w:u w:val="single"/>
            </w:rPr>
          </w:rPrChange>
        </w:rPr>
        <w:t xml:space="preserve"> SUBVENCIÓN </w:t>
      </w:r>
    </w:p>
    <w:p w14:paraId="3034BC42" w14:textId="77777777" w:rsidR="007D45CA" w:rsidRPr="00963ED8" w:rsidRDefault="007D45CA" w:rsidP="00E767D4">
      <w:pPr>
        <w:spacing w:line="300" w:lineRule="exact"/>
        <w:jc w:val="both"/>
        <w:rPr>
          <w:u w:val="single"/>
          <w:lang w:val="es-CO"/>
          <w:rPrChange w:id="7451" w:author="Massiel Nayibe Moreno Ladino" w:date="2025-01-15T13:00:00Z" w16du:dateUtc="2025-01-15T18:00:00Z">
            <w:rPr>
              <w:u w:val="single"/>
            </w:rPr>
          </w:rPrChange>
        </w:rPr>
      </w:pPr>
    </w:p>
    <w:p w14:paraId="7226F1FC" w14:textId="77777777" w:rsidR="007D45CA" w:rsidRPr="00963ED8" w:rsidRDefault="007D45CA" w:rsidP="00E767D4">
      <w:pPr>
        <w:spacing w:line="300" w:lineRule="exact"/>
        <w:jc w:val="both"/>
        <w:rPr>
          <w:lang w:val="es-CO"/>
          <w:rPrChange w:id="7452" w:author="Massiel Nayibe Moreno Ladino" w:date="2025-01-15T13:00:00Z" w16du:dateUtc="2025-01-15T18:00:00Z">
            <w:rPr/>
          </w:rPrChange>
        </w:rPr>
      </w:pPr>
    </w:p>
    <w:p w14:paraId="0911C62B" w14:textId="77777777" w:rsidR="00441859" w:rsidRPr="00963ED8" w:rsidRDefault="00DE7F5C">
      <w:pPr>
        <w:spacing w:line="300" w:lineRule="exact"/>
        <w:jc w:val="both"/>
        <w:rPr>
          <w:lang w:val="es-CO"/>
          <w:rPrChange w:id="7453" w:author="Massiel Nayibe Moreno Ladino" w:date="2025-01-15T13:00:00Z" w16du:dateUtc="2025-01-15T18:00:00Z">
            <w:rPr/>
          </w:rPrChange>
        </w:rPr>
      </w:pPr>
      <w:r w:rsidRPr="00963ED8">
        <w:rPr>
          <w:lang w:val="es-CO"/>
          <w:rPrChange w:id="7454" w:author="Massiel Nayibe Moreno Ladino" w:date="2025-01-15T13:00:00Z" w16du:dateUtc="2025-01-15T18:00:00Z">
            <w:rPr/>
          </w:rPrChange>
        </w:rPr>
        <w:t>TOTAL DEL FONDO DE CAJA PARA GASTOS MENORES: _________________________</w:t>
      </w:r>
    </w:p>
    <w:p w14:paraId="353205BE" w14:textId="77777777" w:rsidR="007D45CA" w:rsidRPr="00963ED8" w:rsidRDefault="007D45CA" w:rsidP="00E767D4">
      <w:pPr>
        <w:spacing w:line="300" w:lineRule="exact"/>
        <w:jc w:val="both"/>
        <w:rPr>
          <w:lang w:val="es-CO"/>
          <w:rPrChange w:id="7455" w:author="Massiel Nayibe Moreno Ladino" w:date="2025-01-15T13:00:00Z" w16du:dateUtc="2025-01-15T18:00:00Z">
            <w:rPr/>
          </w:rPrChange>
        </w:rPr>
      </w:pPr>
    </w:p>
    <w:p w14:paraId="5B131433" w14:textId="77777777" w:rsidR="007D45CA" w:rsidRPr="00963ED8" w:rsidRDefault="007D45CA" w:rsidP="00E767D4">
      <w:pPr>
        <w:spacing w:line="300" w:lineRule="exact"/>
        <w:jc w:val="both"/>
        <w:rPr>
          <w:lang w:val="es-CO"/>
          <w:rPrChange w:id="7456" w:author="Massiel Nayibe Moreno Ladino" w:date="2025-01-15T13:00:00Z" w16du:dateUtc="2025-01-15T18:00:00Z">
            <w:rPr/>
          </w:rPrChange>
        </w:rPr>
      </w:pPr>
    </w:p>
    <w:p w14:paraId="09EC1101" w14:textId="77777777" w:rsidR="00441859" w:rsidRPr="00963ED8" w:rsidRDefault="00DE7F5C">
      <w:pPr>
        <w:spacing w:line="300" w:lineRule="exact"/>
        <w:jc w:val="both"/>
        <w:rPr>
          <w:lang w:val="es-CO"/>
          <w:rPrChange w:id="7457" w:author="Massiel Nayibe Moreno Ladino" w:date="2025-01-15T13:00:00Z" w16du:dateUtc="2025-01-15T18:00:00Z">
            <w:rPr/>
          </w:rPrChange>
        </w:rPr>
      </w:pPr>
      <w:r w:rsidRPr="00963ED8">
        <w:rPr>
          <w:lang w:val="es-CO"/>
          <w:rPrChange w:id="7458" w:author="Massiel Nayibe Moreno Ladino" w:date="2025-01-15T13:00:00Z" w16du:dateUtc="2025-01-15T18:00:00Z">
            <w:rPr/>
          </w:rPrChange>
        </w:rPr>
        <w:t>MENOS EL TOTAL DE VALES DE CAJA MENOR: _________________________</w:t>
      </w:r>
    </w:p>
    <w:p w14:paraId="04BC6B40" w14:textId="77777777" w:rsidR="007D45CA" w:rsidRPr="00963ED8" w:rsidRDefault="007D45CA" w:rsidP="00E767D4">
      <w:pPr>
        <w:spacing w:line="300" w:lineRule="exact"/>
        <w:jc w:val="both"/>
        <w:rPr>
          <w:lang w:val="es-CO"/>
          <w:rPrChange w:id="7459" w:author="Massiel Nayibe Moreno Ladino" w:date="2025-01-15T13:00:00Z" w16du:dateUtc="2025-01-15T18:00:00Z">
            <w:rPr/>
          </w:rPrChange>
        </w:rPr>
      </w:pPr>
    </w:p>
    <w:p w14:paraId="4B6B1C8A" w14:textId="77777777" w:rsidR="007D45CA" w:rsidRPr="00963ED8" w:rsidRDefault="007D45CA" w:rsidP="00E767D4">
      <w:pPr>
        <w:spacing w:line="300" w:lineRule="exact"/>
        <w:jc w:val="both"/>
        <w:rPr>
          <w:lang w:val="es-CO"/>
          <w:rPrChange w:id="7460" w:author="Massiel Nayibe Moreno Ladino" w:date="2025-01-15T13:00:00Z" w16du:dateUtc="2025-01-15T18:00:00Z">
            <w:rPr/>
          </w:rPrChange>
        </w:rPr>
      </w:pPr>
    </w:p>
    <w:p w14:paraId="4054FB60" w14:textId="77777777" w:rsidR="00441859" w:rsidRPr="00963ED8" w:rsidRDefault="00DE7F5C">
      <w:pPr>
        <w:spacing w:line="300" w:lineRule="exact"/>
        <w:jc w:val="both"/>
        <w:rPr>
          <w:lang w:val="es-CO"/>
          <w:rPrChange w:id="7461" w:author="Massiel Nayibe Moreno Ladino" w:date="2025-01-15T13:00:00Z" w16du:dateUtc="2025-01-15T18:00:00Z">
            <w:rPr/>
          </w:rPrChange>
        </w:rPr>
      </w:pPr>
      <w:r w:rsidRPr="00963ED8">
        <w:rPr>
          <w:lang w:val="es-CO"/>
          <w:rPrChange w:id="7462" w:author="Massiel Nayibe Moreno Ladino" w:date="2025-01-15T13:00:00Z" w16du:dateUtc="2025-01-15T18:00:00Z">
            <w:rPr/>
          </w:rPrChange>
        </w:rPr>
        <w:t xml:space="preserve">ES IGUAL AL EFECTIVO TOTAL EN CAJA: </w:t>
      </w:r>
      <w:r w:rsidRPr="00963ED8">
        <w:rPr>
          <w:lang w:val="es-CO"/>
          <w:rPrChange w:id="7463" w:author="Massiel Nayibe Moreno Ladino" w:date="2025-01-15T13:00:00Z" w16du:dateUtc="2025-01-15T18:00:00Z">
            <w:rPr/>
          </w:rPrChange>
        </w:rPr>
        <w:tab/>
      </w:r>
      <w:r w:rsidRPr="00963ED8">
        <w:rPr>
          <w:lang w:val="es-CO"/>
          <w:rPrChange w:id="7464" w:author="Massiel Nayibe Moreno Ladino" w:date="2025-01-15T13:00:00Z" w16du:dateUtc="2025-01-15T18:00:00Z">
            <w:rPr/>
          </w:rPrChange>
        </w:rPr>
        <w:tab/>
      </w:r>
      <w:r w:rsidRPr="00963ED8">
        <w:rPr>
          <w:lang w:val="es-CO"/>
          <w:rPrChange w:id="7465" w:author="Massiel Nayibe Moreno Ladino" w:date="2025-01-15T13:00:00Z" w16du:dateUtc="2025-01-15T18:00:00Z">
            <w:rPr/>
          </w:rPrChange>
        </w:rPr>
        <w:tab/>
        <w:t xml:space="preserve"> _________________________</w:t>
      </w:r>
    </w:p>
    <w:p w14:paraId="1E23D529" w14:textId="77777777" w:rsidR="007D45CA" w:rsidRPr="00963ED8" w:rsidRDefault="007D45CA" w:rsidP="00E767D4">
      <w:pPr>
        <w:spacing w:line="300" w:lineRule="exact"/>
        <w:jc w:val="both"/>
        <w:rPr>
          <w:lang w:val="es-CO"/>
          <w:rPrChange w:id="7466" w:author="Massiel Nayibe Moreno Ladino" w:date="2025-01-15T13:00:00Z" w16du:dateUtc="2025-01-15T18:00:00Z">
            <w:rPr/>
          </w:rPrChange>
        </w:rPr>
      </w:pPr>
    </w:p>
    <w:p w14:paraId="5FB5388B" w14:textId="77777777" w:rsidR="007D45CA" w:rsidRPr="00963ED8" w:rsidRDefault="007D45CA" w:rsidP="00E767D4">
      <w:pPr>
        <w:spacing w:line="300" w:lineRule="exact"/>
        <w:jc w:val="both"/>
        <w:rPr>
          <w:lang w:val="es-CO"/>
          <w:rPrChange w:id="7467" w:author="Massiel Nayibe Moreno Ladino" w:date="2025-01-15T13:00:00Z" w16du:dateUtc="2025-01-15T18:00:00Z">
            <w:rPr/>
          </w:rPrChange>
        </w:rPr>
      </w:pPr>
    </w:p>
    <w:p w14:paraId="4647249B" w14:textId="77777777" w:rsidR="007D45CA" w:rsidRPr="00963ED8" w:rsidRDefault="007D45CA" w:rsidP="00E767D4">
      <w:pPr>
        <w:spacing w:line="300" w:lineRule="exact"/>
        <w:jc w:val="both"/>
        <w:rPr>
          <w:lang w:val="es-CO"/>
          <w:rPrChange w:id="7468" w:author="Massiel Nayibe Moreno Ladino" w:date="2025-01-15T13:00:00Z" w16du:dateUtc="2025-01-15T18:00:00Z">
            <w:rPr/>
          </w:rPrChange>
        </w:rPr>
      </w:pPr>
    </w:p>
    <w:p w14:paraId="173C6B91" w14:textId="77777777" w:rsidR="00441859" w:rsidRPr="00963ED8" w:rsidRDefault="00DE7F5C">
      <w:pPr>
        <w:spacing w:line="300" w:lineRule="exact"/>
        <w:jc w:val="both"/>
        <w:rPr>
          <w:lang w:val="es-CO"/>
          <w:rPrChange w:id="7469" w:author="Massiel Nayibe Moreno Ladino" w:date="2025-01-15T13:00:00Z" w16du:dateUtc="2025-01-15T18:00:00Z">
            <w:rPr/>
          </w:rPrChange>
        </w:rPr>
      </w:pPr>
      <w:r w:rsidRPr="00963ED8">
        <w:rPr>
          <w:lang w:val="es-CO"/>
          <w:rPrChange w:id="7470" w:author="Massiel Nayibe Moreno Ladino" w:date="2025-01-15T13:00:00Z" w16du:dateUtc="2025-01-15T18:00:00Z">
            <w:rPr/>
          </w:rPrChange>
        </w:rPr>
        <w:t xml:space="preserve">Certifico que he realizado un recuento de efectivo en _______________ (fecha) y he verificado la caja menor en presencia del titular de la caja menor. </w:t>
      </w:r>
    </w:p>
    <w:p w14:paraId="628F2039" w14:textId="77777777" w:rsidR="007D45CA" w:rsidRPr="00963ED8" w:rsidRDefault="007D45CA" w:rsidP="00E767D4">
      <w:pPr>
        <w:spacing w:line="300" w:lineRule="exact"/>
        <w:jc w:val="both"/>
        <w:rPr>
          <w:lang w:val="es-CO"/>
          <w:rPrChange w:id="7471" w:author="Massiel Nayibe Moreno Ladino" w:date="2025-01-15T13:00:00Z" w16du:dateUtc="2025-01-15T18:00:00Z">
            <w:rPr/>
          </w:rPrChange>
        </w:rPr>
      </w:pPr>
    </w:p>
    <w:p w14:paraId="03F75D6A" w14:textId="77777777" w:rsidR="00441859" w:rsidRPr="00963ED8" w:rsidRDefault="00DE7F5C">
      <w:pPr>
        <w:spacing w:line="300" w:lineRule="exact"/>
        <w:jc w:val="both"/>
        <w:rPr>
          <w:lang w:val="es-CO"/>
          <w:rPrChange w:id="7472" w:author="Massiel Nayibe Moreno Ladino" w:date="2025-01-15T13:00:00Z" w16du:dateUtc="2025-01-15T18:00:00Z">
            <w:rPr/>
          </w:rPrChange>
        </w:rPr>
      </w:pPr>
      <w:r w:rsidRPr="00963ED8">
        <w:rPr>
          <w:lang w:val="es-CO"/>
          <w:rPrChange w:id="7473" w:author="Massiel Nayibe Moreno Ladino" w:date="2025-01-15T13:00:00Z" w16du:dateUtc="2025-01-15T18:00:00Z">
            <w:rPr/>
          </w:rPrChange>
        </w:rPr>
        <w:t>VERIFICADOR DE EFECTIVO: _____________________ Nombre</w:t>
      </w:r>
    </w:p>
    <w:p w14:paraId="0F70F5FC" w14:textId="77777777" w:rsidR="007D45CA" w:rsidRPr="00963ED8" w:rsidRDefault="007D45CA" w:rsidP="00E767D4">
      <w:pPr>
        <w:spacing w:line="300" w:lineRule="exact"/>
        <w:jc w:val="both"/>
        <w:rPr>
          <w:lang w:val="es-CO"/>
          <w:rPrChange w:id="7474" w:author="Massiel Nayibe Moreno Ladino" w:date="2025-01-15T13:00:00Z" w16du:dateUtc="2025-01-15T18:00:00Z">
            <w:rPr/>
          </w:rPrChange>
        </w:rPr>
      </w:pPr>
    </w:p>
    <w:p w14:paraId="7B9990D2" w14:textId="77777777" w:rsidR="007D45CA" w:rsidRPr="00963ED8" w:rsidRDefault="007D45CA" w:rsidP="00E767D4">
      <w:pPr>
        <w:spacing w:line="300" w:lineRule="exact"/>
        <w:jc w:val="both"/>
        <w:rPr>
          <w:lang w:val="es-CO"/>
          <w:rPrChange w:id="7475" w:author="Massiel Nayibe Moreno Ladino" w:date="2025-01-15T13:00:00Z" w16du:dateUtc="2025-01-15T18:00:00Z">
            <w:rPr/>
          </w:rPrChange>
        </w:rPr>
      </w:pPr>
      <w:r w:rsidRPr="00963ED8">
        <w:rPr>
          <w:lang w:val="es-CO"/>
          <w:rPrChange w:id="7476" w:author="Massiel Nayibe Moreno Ladino" w:date="2025-01-15T13:00:00Z" w16du:dateUtc="2025-01-15T18:00:00Z">
            <w:rPr/>
          </w:rPrChange>
        </w:rPr>
        <w:tab/>
      </w:r>
      <w:r w:rsidRPr="00963ED8">
        <w:rPr>
          <w:lang w:val="es-CO"/>
          <w:rPrChange w:id="7477" w:author="Massiel Nayibe Moreno Ladino" w:date="2025-01-15T13:00:00Z" w16du:dateUtc="2025-01-15T18:00:00Z">
            <w:rPr/>
          </w:rPrChange>
        </w:rPr>
        <w:tab/>
      </w:r>
      <w:r w:rsidRPr="00963ED8">
        <w:rPr>
          <w:lang w:val="es-CO"/>
          <w:rPrChange w:id="7478" w:author="Massiel Nayibe Moreno Ladino" w:date="2025-01-15T13:00:00Z" w16du:dateUtc="2025-01-15T18:00:00Z">
            <w:rPr/>
          </w:rPrChange>
        </w:rPr>
        <w:tab/>
      </w:r>
      <w:r w:rsidRPr="00963ED8">
        <w:rPr>
          <w:lang w:val="es-CO"/>
          <w:rPrChange w:id="7479" w:author="Massiel Nayibe Moreno Ladino" w:date="2025-01-15T13:00:00Z" w16du:dateUtc="2025-01-15T18:00:00Z">
            <w:rPr/>
          </w:rPrChange>
        </w:rPr>
        <w:tab/>
      </w:r>
      <w:r w:rsidRPr="00963ED8">
        <w:rPr>
          <w:lang w:val="es-CO"/>
          <w:rPrChange w:id="7480" w:author="Massiel Nayibe Moreno Ladino" w:date="2025-01-15T13:00:00Z" w16du:dateUtc="2025-01-15T18:00:00Z">
            <w:rPr/>
          </w:rPrChange>
        </w:rPr>
        <w:tab/>
      </w:r>
      <w:r w:rsidRPr="00963ED8">
        <w:rPr>
          <w:lang w:val="es-CO"/>
          <w:rPrChange w:id="7481" w:author="Massiel Nayibe Moreno Ladino" w:date="2025-01-15T13:00:00Z" w16du:dateUtc="2025-01-15T18:00:00Z">
            <w:rPr/>
          </w:rPrChange>
        </w:rPr>
        <w:tab/>
      </w:r>
      <w:r w:rsidRPr="00963ED8">
        <w:rPr>
          <w:lang w:val="es-CO"/>
          <w:rPrChange w:id="7482" w:author="Massiel Nayibe Moreno Ladino" w:date="2025-01-15T13:00:00Z" w16du:dateUtc="2025-01-15T18:00:00Z">
            <w:rPr/>
          </w:rPrChange>
        </w:rPr>
        <w:tab/>
        <w:t xml:space="preserve"> </w:t>
      </w:r>
    </w:p>
    <w:p w14:paraId="43C766C7" w14:textId="77777777" w:rsidR="00441859" w:rsidRPr="00963ED8" w:rsidRDefault="00DE7F5C">
      <w:pPr>
        <w:spacing w:line="300" w:lineRule="exact"/>
        <w:jc w:val="both"/>
        <w:rPr>
          <w:lang w:val="es-CO"/>
          <w:rPrChange w:id="7483" w:author="Massiel Nayibe Moreno Ladino" w:date="2025-01-15T13:00:00Z" w16du:dateUtc="2025-01-15T18:00:00Z">
            <w:rPr/>
          </w:rPrChange>
        </w:rPr>
      </w:pPr>
      <w:r w:rsidRPr="00963ED8">
        <w:rPr>
          <w:lang w:val="es-CO"/>
          <w:rPrChange w:id="7484" w:author="Massiel Nayibe Moreno Ladino" w:date="2025-01-15T13:00:00Z" w16du:dateUtc="2025-01-15T18:00:00Z">
            <w:rPr/>
          </w:rPrChange>
        </w:rPr>
        <w:t xml:space="preserve"> ______________________Signature </w:t>
      </w:r>
    </w:p>
    <w:p w14:paraId="6E752177" w14:textId="77777777" w:rsidR="007D45CA" w:rsidRPr="00963ED8" w:rsidRDefault="007D45CA" w:rsidP="00E767D4">
      <w:pPr>
        <w:spacing w:line="300" w:lineRule="exact"/>
        <w:jc w:val="both"/>
        <w:rPr>
          <w:lang w:val="es-CO"/>
          <w:rPrChange w:id="7485" w:author="Massiel Nayibe Moreno Ladino" w:date="2025-01-15T13:00:00Z" w16du:dateUtc="2025-01-15T18:00:00Z">
            <w:rPr/>
          </w:rPrChange>
        </w:rPr>
      </w:pPr>
    </w:p>
    <w:p w14:paraId="1E91D6B5" w14:textId="77777777" w:rsidR="007D45CA" w:rsidRPr="00963ED8" w:rsidRDefault="007D45CA" w:rsidP="00E767D4">
      <w:pPr>
        <w:spacing w:line="300" w:lineRule="exact"/>
        <w:jc w:val="both"/>
        <w:rPr>
          <w:lang w:val="es-CO"/>
          <w:rPrChange w:id="7486" w:author="Massiel Nayibe Moreno Ladino" w:date="2025-01-15T13:00:00Z" w16du:dateUtc="2025-01-15T18:00:00Z">
            <w:rPr/>
          </w:rPrChange>
        </w:rPr>
      </w:pPr>
    </w:p>
    <w:p w14:paraId="5BE696A0" w14:textId="77777777" w:rsidR="007D45CA" w:rsidRPr="00963ED8" w:rsidRDefault="007D45CA" w:rsidP="00E767D4">
      <w:pPr>
        <w:spacing w:line="300" w:lineRule="exact"/>
        <w:jc w:val="both"/>
        <w:rPr>
          <w:lang w:val="es-CO"/>
          <w:rPrChange w:id="7487" w:author="Massiel Nayibe Moreno Ladino" w:date="2025-01-15T13:00:00Z" w16du:dateUtc="2025-01-15T18:00:00Z">
            <w:rPr/>
          </w:rPrChange>
        </w:rPr>
      </w:pPr>
    </w:p>
    <w:p w14:paraId="53BEADC5" w14:textId="77777777" w:rsidR="00441859" w:rsidRPr="00963ED8" w:rsidRDefault="00DE7F5C">
      <w:pPr>
        <w:spacing w:line="300" w:lineRule="exact"/>
        <w:jc w:val="both"/>
        <w:rPr>
          <w:lang w:val="es-CO"/>
          <w:rPrChange w:id="7488" w:author="Massiel Nayibe Moreno Ladino" w:date="2025-01-15T13:00:00Z" w16du:dateUtc="2025-01-15T18:00:00Z">
            <w:rPr/>
          </w:rPrChange>
        </w:rPr>
      </w:pPr>
      <w:r w:rsidRPr="00963ED8">
        <w:rPr>
          <w:lang w:val="es-CO"/>
          <w:rPrChange w:id="7489" w:author="Massiel Nayibe Moreno Ladino" w:date="2025-01-15T13:00:00Z" w16du:dateUtc="2025-01-15T18:00:00Z">
            <w:rPr/>
          </w:rPrChange>
        </w:rPr>
        <w:t xml:space="preserve">TITULAR DEL FONDO: _____________________ Nombre </w:t>
      </w:r>
    </w:p>
    <w:p w14:paraId="3CE7EB54" w14:textId="77777777" w:rsidR="007D45CA" w:rsidRPr="00963ED8" w:rsidRDefault="007D45CA" w:rsidP="00E767D4">
      <w:pPr>
        <w:spacing w:line="300" w:lineRule="exact"/>
        <w:jc w:val="both"/>
        <w:rPr>
          <w:lang w:val="es-CO"/>
          <w:rPrChange w:id="7490" w:author="Massiel Nayibe Moreno Ladino" w:date="2025-01-15T13:00:00Z" w16du:dateUtc="2025-01-15T18:00:00Z">
            <w:rPr/>
          </w:rPrChange>
        </w:rPr>
      </w:pPr>
    </w:p>
    <w:p w14:paraId="551D315C" w14:textId="77777777" w:rsidR="00441859" w:rsidRPr="00963ED8" w:rsidRDefault="00DE7F5C">
      <w:pPr>
        <w:spacing w:line="300" w:lineRule="exact"/>
        <w:jc w:val="both"/>
        <w:rPr>
          <w:lang w:val="es-CO"/>
          <w:rPrChange w:id="7491" w:author="Massiel Nayibe Moreno Ladino" w:date="2025-01-15T13:00:00Z" w16du:dateUtc="2025-01-15T18:00:00Z">
            <w:rPr/>
          </w:rPrChange>
        </w:rPr>
      </w:pPr>
      <w:r w:rsidRPr="00963ED8">
        <w:rPr>
          <w:lang w:val="es-CO"/>
          <w:rPrChange w:id="7492" w:author="Massiel Nayibe Moreno Ladino" w:date="2025-01-15T13:00:00Z" w16du:dateUtc="2025-01-15T18:00:00Z">
            <w:rPr/>
          </w:rPrChange>
        </w:rPr>
        <w:tab/>
      </w:r>
      <w:r w:rsidRPr="00963ED8">
        <w:rPr>
          <w:lang w:val="es-CO"/>
          <w:rPrChange w:id="7493" w:author="Massiel Nayibe Moreno Ladino" w:date="2025-01-15T13:00:00Z" w16du:dateUtc="2025-01-15T18:00:00Z">
            <w:rPr/>
          </w:rPrChange>
        </w:rPr>
        <w:tab/>
      </w:r>
      <w:r w:rsidRPr="00963ED8">
        <w:rPr>
          <w:lang w:val="es-CO"/>
          <w:rPrChange w:id="7494" w:author="Massiel Nayibe Moreno Ladino" w:date="2025-01-15T13:00:00Z" w16du:dateUtc="2025-01-15T18:00:00Z">
            <w:rPr/>
          </w:rPrChange>
        </w:rPr>
        <w:tab/>
      </w:r>
      <w:r w:rsidRPr="00963ED8">
        <w:rPr>
          <w:lang w:val="es-CO"/>
          <w:rPrChange w:id="7495" w:author="Massiel Nayibe Moreno Ladino" w:date="2025-01-15T13:00:00Z" w16du:dateUtc="2025-01-15T18:00:00Z">
            <w:rPr/>
          </w:rPrChange>
        </w:rPr>
        <w:tab/>
      </w:r>
      <w:r w:rsidRPr="00963ED8">
        <w:rPr>
          <w:lang w:val="es-CO"/>
          <w:rPrChange w:id="7496" w:author="Massiel Nayibe Moreno Ladino" w:date="2025-01-15T13:00:00Z" w16du:dateUtc="2025-01-15T18:00:00Z">
            <w:rPr/>
          </w:rPrChange>
        </w:rPr>
        <w:tab/>
      </w:r>
      <w:r w:rsidRPr="00963ED8">
        <w:rPr>
          <w:lang w:val="es-CO"/>
          <w:rPrChange w:id="7497" w:author="Massiel Nayibe Moreno Ladino" w:date="2025-01-15T13:00:00Z" w16du:dateUtc="2025-01-15T18:00:00Z">
            <w:rPr/>
          </w:rPrChange>
        </w:rPr>
        <w:tab/>
      </w:r>
      <w:r w:rsidRPr="00963ED8">
        <w:rPr>
          <w:lang w:val="es-CO"/>
          <w:rPrChange w:id="7498" w:author="Massiel Nayibe Moreno Ladino" w:date="2025-01-15T13:00:00Z" w16du:dateUtc="2025-01-15T18:00:00Z">
            <w:rPr/>
          </w:rPrChange>
        </w:rPr>
        <w:tab/>
      </w:r>
      <w:r w:rsidRPr="00963ED8">
        <w:rPr>
          <w:lang w:val="es-CO"/>
          <w:rPrChange w:id="7499" w:author="Massiel Nayibe Moreno Ladino" w:date="2025-01-15T13:00:00Z" w16du:dateUtc="2025-01-15T18:00:00Z">
            <w:rPr/>
          </w:rPrChange>
        </w:rPr>
        <w:tab/>
      </w:r>
      <w:r w:rsidRPr="00963ED8">
        <w:rPr>
          <w:lang w:val="es-CO"/>
          <w:rPrChange w:id="7500" w:author="Massiel Nayibe Moreno Ladino" w:date="2025-01-15T13:00:00Z" w16du:dateUtc="2025-01-15T18:00:00Z">
            <w:rPr/>
          </w:rPrChange>
        </w:rPr>
        <w:tab/>
      </w:r>
      <w:r w:rsidRPr="00963ED8">
        <w:rPr>
          <w:lang w:val="es-CO"/>
          <w:rPrChange w:id="7501" w:author="Massiel Nayibe Moreno Ladino" w:date="2025-01-15T13:00:00Z" w16du:dateUtc="2025-01-15T18:00:00Z">
            <w:rPr/>
          </w:rPrChange>
        </w:rPr>
        <w:tab/>
      </w:r>
      <w:r w:rsidRPr="00963ED8">
        <w:rPr>
          <w:lang w:val="es-CO"/>
          <w:rPrChange w:id="7502" w:author="Massiel Nayibe Moreno Ladino" w:date="2025-01-15T13:00:00Z" w16du:dateUtc="2025-01-15T18:00:00Z">
            <w:rPr/>
          </w:rPrChange>
        </w:rPr>
        <w:tab/>
      </w:r>
      <w:r w:rsidRPr="00963ED8">
        <w:rPr>
          <w:lang w:val="es-CO"/>
          <w:rPrChange w:id="7503" w:author="Massiel Nayibe Moreno Ladino" w:date="2025-01-15T13:00:00Z" w16du:dateUtc="2025-01-15T18:00:00Z">
            <w:rPr/>
          </w:rPrChange>
        </w:rPr>
        <w:tab/>
      </w:r>
      <w:r w:rsidRPr="00963ED8">
        <w:rPr>
          <w:lang w:val="es-CO"/>
          <w:rPrChange w:id="7504" w:author="Massiel Nayibe Moreno Ladino" w:date="2025-01-15T13:00:00Z" w16du:dateUtc="2025-01-15T18:00:00Z">
            <w:rPr/>
          </w:rPrChange>
        </w:rPr>
        <w:tab/>
      </w:r>
      <w:r w:rsidRPr="00963ED8">
        <w:rPr>
          <w:lang w:val="es-CO"/>
          <w:rPrChange w:id="7505" w:author="Massiel Nayibe Moreno Ladino" w:date="2025-01-15T13:00:00Z" w16du:dateUtc="2025-01-15T18:00:00Z">
            <w:rPr/>
          </w:rPrChange>
        </w:rPr>
        <w:tab/>
      </w:r>
      <w:r w:rsidRPr="00963ED8">
        <w:rPr>
          <w:lang w:val="es-CO"/>
          <w:rPrChange w:id="7506" w:author="Massiel Nayibe Moreno Ladino" w:date="2025-01-15T13:00:00Z" w16du:dateUtc="2025-01-15T18:00:00Z">
            <w:rPr/>
          </w:rPrChange>
        </w:rPr>
        <w:tab/>
      </w:r>
      <w:r w:rsidRPr="00963ED8">
        <w:rPr>
          <w:lang w:val="es-CO"/>
          <w:rPrChange w:id="7507" w:author="Massiel Nayibe Moreno Ladino" w:date="2025-01-15T13:00:00Z" w16du:dateUtc="2025-01-15T18:00:00Z">
            <w:rPr/>
          </w:rPrChange>
        </w:rPr>
        <w:tab/>
        <w:t xml:space="preserve"> _____________________ Signature </w:t>
      </w:r>
    </w:p>
    <w:p w14:paraId="5BFB8B9C" w14:textId="77777777" w:rsidR="00441859" w:rsidRPr="00963ED8" w:rsidRDefault="00DE7F5C">
      <w:pPr>
        <w:pStyle w:val="Ttulo1"/>
        <w:jc w:val="both"/>
        <w:rPr>
          <w:sz w:val="28"/>
          <w:lang w:val="es-CO"/>
          <w:rPrChange w:id="7508" w:author="Massiel Nayibe Moreno Ladino" w:date="2025-01-15T13:00:00Z" w16du:dateUtc="2025-01-15T18:00:00Z">
            <w:rPr>
              <w:sz w:val="28"/>
            </w:rPr>
          </w:rPrChange>
        </w:rPr>
      </w:pPr>
      <w:bookmarkStart w:id="7509" w:name="_Annex_F_1"/>
      <w:bookmarkStart w:id="7510" w:name="_Toc29250608"/>
      <w:bookmarkStart w:id="7511" w:name="_Toc185435532"/>
      <w:bookmarkEnd w:id="7509"/>
      <w:r w:rsidRPr="00963ED8">
        <w:rPr>
          <w:rStyle w:val="Ttulo3Car"/>
          <w:b/>
          <w:bCs/>
          <w:lang w:val="es-CO"/>
          <w:rPrChange w:id="7512" w:author="Massiel Nayibe Moreno Ladino" w:date="2025-01-15T13:00:00Z" w16du:dateUtc="2025-01-15T18:00:00Z">
            <w:rPr>
              <w:rStyle w:val="Ttulo3Car"/>
              <w:b/>
              <w:bCs/>
            </w:rPr>
          </w:rPrChange>
        </w:rPr>
        <w:lastRenderedPageBreak/>
        <w:t>Anexo F</w:t>
      </w:r>
      <w:bookmarkEnd w:id="7510"/>
      <w:r w:rsidR="00976B4E" w:rsidRPr="00963ED8">
        <w:rPr>
          <w:rStyle w:val="Ttulo3Car"/>
          <w:b/>
          <w:bCs/>
          <w:lang w:val="es-CO"/>
          <w:rPrChange w:id="7513" w:author="Massiel Nayibe Moreno Ladino" w:date="2025-01-15T13:00:00Z" w16du:dateUtc="2025-01-15T18:00:00Z">
            <w:rPr>
              <w:rStyle w:val="Ttulo3Car"/>
              <w:b/>
              <w:bCs/>
            </w:rPr>
          </w:rPrChange>
        </w:rPr>
        <w:t xml:space="preserve"> : Formulario de reclamación</w:t>
      </w:r>
      <w:bookmarkEnd w:id="7511"/>
    </w:p>
    <w:p w14:paraId="5C27BCCE" w14:textId="77777777" w:rsidR="00441859" w:rsidRPr="00963ED8" w:rsidRDefault="00DE7F5C">
      <w:pPr>
        <w:jc w:val="center"/>
        <w:rPr>
          <w:lang w:val="es-CO"/>
          <w:rPrChange w:id="7514" w:author="Massiel Nayibe Moreno Ladino" w:date="2025-01-15T13:00:00Z" w16du:dateUtc="2025-01-15T18:00:00Z">
            <w:rPr/>
          </w:rPrChange>
        </w:rPr>
      </w:pPr>
      <w:r w:rsidRPr="00963ED8">
        <w:rPr>
          <w:lang w:val="es-CO"/>
          <w:rPrChange w:id="7515" w:author="Massiel Nayibe Moreno Ladino" w:date="2025-01-15T13:00:00Z" w16du:dateUtc="2025-01-15T18:00:00Z">
            <w:rPr/>
          </w:rPrChange>
        </w:rPr>
        <w:t>Formulario de reclamación</w:t>
      </w:r>
    </w:p>
    <w:p w14:paraId="10D43222" w14:textId="77777777" w:rsidR="007D45CA" w:rsidRPr="00963ED8" w:rsidRDefault="007D45CA" w:rsidP="00E767D4">
      <w:pPr>
        <w:jc w:val="both"/>
        <w:rPr>
          <w:b/>
          <w:bCs/>
          <w:sz w:val="28"/>
          <w:szCs w:val="28"/>
          <w:lang w:val="es-CO"/>
          <w:rPrChange w:id="7516" w:author="Massiel Nayibe Moreno Ladino" w:date="2025-01-15T13:00:00Z" w16du:dateUtc="2025-01-15T18:00:00Z">
            <w:rPr>
              <w:b/>
              <w:bCs/>
              <w:sz w:val="28"/>
              <w:szCs w:val="28"/>
            </w:rPr>
          </w:rPrChange>
        </w:rPr>
      </w:pPr>
    </w:p>
    <w:p w14:paraId="7B832291" w14:textId="77777777" w:rsidR="00441859" w:rsidRPr="00963ED8" w:rsidRDefault="00DE7F5C">
      <w:pPr>
        <w:jc w:val="both"/>
        <w:rPr>
          <w:lang w:val="es-CO"/>
          <w:rPrChange w:id="7517" w:author="Massiel Nayibe Moreno Ladino" w:date="2025-01-15T13:00:00Z" w16du:dateUtc="2025-01-15T18:00:00Z">
            <w:rPr/>
          </w:rPrChange>
        </w:rPr>
      </w:pPr>
      <w:r w:rsidRPr="00963ED8">
        <w:rPr>
          <w:lang w:val="es-CO"/>
          <w:rPrChange w:id="7518" w:author="Massiel Nayibe Moreno Ladino" w:date="2025-01-15T13:00:00Z" w16du:dateUtc="2025-01-15T18:00:00Z">
            <w:rPr/>
          </w:rPrChange>
        </w:rPr>
        <w:t xml:space="preserve">La información que facilite a continuación se considera sensible y sólo se compartirá con aquellas personas que se consideren esenciales para la investigación y resolución de esta queja. No se sienta limitado por el espacio de este formulario: le animamos a que adjunte páginas adicionales si cree que pueden ayudar en la investigación. </w:t>
      </w:r>
    </w:p>
    <w:p w14:paraId="413983F9" w14:textId="77777777" w:rsidR="007D45CA" w:rsidRPr="00963ED8" w:rsidRDefault="007D45CA" w:rsidP="00E767D4">
      <w:pPr>
        <w:jc w:val="both"/>
        <w:rPr>
          <w:lang w:val="es-CO"/>
          <w:rPrChange w:id="7519" w:author="Massiel Nayibe Moreno Ladino" w:date="2025-01-15T13:00:00Z" w16du:dateUtc="2025-01-15T18:00:00Z">
            <w:rPr/>
          </w:rPrChange>
        </w:rPr>
      </w:pPr>
    </w:p>
    <w:p w14:paraId="70D21EEA" w14:textId="77777777" w:rsidR="00441859" w:rsidRDefault="00DE7F5C">
      <w:pPr>
        <w:jc w:val="both"/>
      </w:pPr>
      <w:r w:rsidRPr="00963ED8">
        <w:rPr>
          <w:lang w:val="es-CO"/>
          <w:rPrChange w:id="7520" w:author="Massiel Nayibe Moreno Ladino" w:date="2025-01-15T13:00:00Z" w16du:dateUtc="2025-01-15T18:00:00Z">
            <w:rPr/>
          </w:rPrChange>
        </w:rPr>
        <w:t xml:space="preserve">Si se siente más cómodo transmitiendo verbalmente su denuncia, su </w:t>
      </w:r>
      <w:r w:rsidR="002A64F5" w:rsidRPr="00963ED8">
        <w:rPr>
          <w:lang w:val="es-CO"/>
          <w:rPrChange w:id="7521" w:author="Massiel Nayibe Moreno Ladino" w:date="2025-01-15T13:00:00Z" w16du:dateUtc="2025-01-15T18:00:00Z">
            <w:rPr/>
          </w:rPrChange>
        </w:rPr>
        <w:t xml:space="preserve">supervisor </w:t>
      </w:r>
      <w:r w:rsidRPr="00963ED8">
        <w:rPr>
          <w:lang w:val="es-CO"/>
          <w:rPrChange w:id="7522" w:author="Massiel Nayibe Moreno Ladino" w:date="2025-01-15T13:00:00Z" w16du:dateUtc="2025-01-15T18:00:00Z">
            <w:rPr/>
          </w:rPrChange>
        </w:rPr>
        <w:t xml:space="preserve">o cualquier miembro de la dirección con el que haya hablado de su queja puede rellenar el formulario en su nombre. </w:t>
      </w:r>
      <w:r w:rsidRPr="00BF39D3">
        <w:t>No obstante, debe firmar la última página.</w:t>
      </w:r>
    </w:p>
    <w:p w14:paraId="5888E57A" w14:textId="77777777" w:rsidR="007D45CA" w:rsidRPr="00BF39D3" w:rsidRDefault="007D45CA" w:rsidP="00E767D4">
      <w:pPr>
        <w:jc w:val="both"/>
      </w:pPr>
    </w:p>
    <w:tbl>
      <w:tblPr>
        <w:tblStyle w:val="Tablaconcuadrcula"/>
        <w:tblW w:w="0" w:type="auto"/>
        <w:tblLook w:val="04A0" w:firstRow="1" w:lastRow="0" w:firstColumn="1" w:lastColumn="0" w:noHBand="0" w:noVBand="1"/>
      </w:tblPr>
      <w:tblGrid>
        <w:gridCol w:w="2183"/>
        <w:gridCol w:w="2238"/>
        <w:gridCol w:w="1876"/>
        <w:gridCol w:w="3053"/>
      </w:tblGrid>
      <w:tr w:rsidR="007D45CA" w:rsidRPr="00BF39D3" w14:paraId="4B72FB46" w14:textId="77777777" w:rsidTr="00FC48D6">
        <w:tc>
          <w:tcPr>
            <w:tcW w:w="2268" w:type="dxa"/>
          </w:tcPr>
          <w:p w14:paraId="47F8FC28" w14:textId="77777777" w:rsidR="00441859" w:rsidRDefault="00DE7F5C">
            <w:pPr>
              <w:jc w:val="both"/>
              <w:rPr>
                <w:b/>
                <w:i/>
                <w:iCs/>
              </w:rPr>
            </w:pPr>
            <w:r w:rsidRPr="00BF39D3">
              <w:rPr>
                <w:b/>
                <w:i/>
                <w:iCs/>
              </w:rPr>
              <w:t>Nombre del denunciante</w:t>
            </w:r>
            <w:r>
              <w:rPr>
                <w:b/>
                <w:i/>
                <w:iCs/>
              </w:rPr>
              <w:t xml:space="preserve">: </w:t>
            </w:r>
          </w:p>
        </w:tc>
        <w:tc>
          <w:tcPr>
            <w:tcW w:w="8748" w:type="dxa"/>
            <w:gridSpan w:val="3"/>
          </w:tcPr>
          <w:p w14:paraId="0603662A" w14:textId="77777777" w:rsidR="007D45CA" w:rsidRPr="00BF39D3" w:rsidRDefault="007D45CA" w:rsidP="00E767D4">
            <w:pPr>
              <w:jc w:val="both"/>
            </w:pPr>
          </w:p>
        </w:tc>
      </w:tr>
      <w:tr w:rsidR="007D45CA" w:rsidRPr="00BF39D3" w14:paraId="7FDE5C06" w14:textId="77777777" w:rsidTr="00FC48D6">
        <w:tc>
          <w:tcPr>
            <w:tcW w:w="2268" w:type="dxa"/>
          </w:tcPr>
          <w:p w14:paraId="35EE5BD4" w14:textId="77777777" w:rsidR="00441859" w:rsidRDefault="00DE7F5C">
            <w:pPr>
              <w:jc w:val="both"/>
              <w:rPr>
                <w:b/>
                <w:i/>
                <w:iCs/>
              </w:rPr>
            </w:pPr>
            <w:r w:rsidRPr="00BF39D3">
              <w:rPr>
                <w:b/>
                <w:i/>
                <w:iCs/>
              </w:rPr>
              <w:t>Cargo:</w:t>
            </w:r>
          </w:p>
        </w:tc>
        <w:tc>
          <w:tcPr>
            <w:tcW w:w="8748" w:type="dxa"/>
            <w:gridSpan w:val="3"/>
          </w:tcPr>
          <w:p w14:paraId="51BDF7F5" w14:textId="77777777" w:rsidR="007D45CA" w:rsidRPr="00BF39D3" w:rsidRDefault="007D45CA" w:rsidP="00E767D4">
            <w:pPr>
              <w:jc w:val="both"/>
            </w:pPr>
          </w:p>
        </w:tc>
      </w:tr>
      <w:tr w:rsidR="007D45CA" w:rsidRPr="00BF39D3" w14:paraId="6C36E25B" w14:textId="77777777" w:rsidTr="00FC48D6">
        <w:tc>
          <w:tcPr>
            <w:tcW w:w="2268" w:type="dxa"/>
          </w:tcPr>
          <w:p w14:paraId="1445B0EE" w14:textId="77777777" w:rsidR="00441859" w:rsidRDefault="00DE7F5C">
            <w:pPr>
              <w:jc w:val="both"/>
              <w:rPr>
                <w:b/>
                <w:i/>
                <w:iCs/>
              </w:rPr>
            </w:pPr>
            <w:r w:rsidRPr="00BF39D3">
              <w:rPr>
                <w:b/>
                <w:i/>
                <w:iCs/>
              </w:rPr>
              <w:t>Departamento</w:t>
            </w:r>
            <w:r>
              <w:rPr>
                <w:b/>
                <w:i/>
                <w:iCs/>
              </w:rPr>
              <w:t xml:space="preserve">: </w:t>
            </w:r>
          </w:p>
        </w:tc>
        <w:tc>
          <w:tcPr>
            <w:tcW w:w="8748" w:type="dxa"/>
            <w:gridSpan w:val="3"/>
          </w:tcPr>
          <w:p w14:paraId="32EDEA00" w14:textId="77777777" w:rsidR="007D45CA" w:rsidRPr="00BF39D3" w:rsidRDefault="007D45CA" w:rsidP="00E767D4">
            <w:pPr>
              <w:jc w:val="both"/>
            </w:pPr>
          </w:p>
        </w:tc>
      </w:tr>
      <w:tr w:rsidR="007D45CA" w:rsidRPr="00BF39D3" w14:paraId="3426A050" w14:textId="77777777" w:rsidTr="00FC48D6">
        <w:tc>
          <w:tcPr>
            <w:tcW w:w="2268" w:type="dxa"/>
          </w:tcPr>
          <w:p w14:paraId="50A156ED" w14:textId="77777777" w:rsidR="00441859" w:rsidRDefault="00DE7F5C">
            <w:pPr>
              <w:jc w:val="both"/>
              <w:rPr>
                <w:b/>
                <w:i/>
                <w:iCs/>
              </w:rPr>
            </w:pPr>
            <w:r w:rsidRPr="00BF39D3">
              <w:rPr>
                <w:b/>
                <w:i/>
                <w:iCs/>
              </w:rPr>
              <w:t>Supervisor:</w:t>
            </w:r>
          </w:p>
        </w:tc>
        <w:tc>
          <w:tcPr>
            <w:tcW w:w="8748" w:type="dxa"/>
            <w:gridSpan w:val="3"/>
          </w:tcPr>
          <w:p w14:paraId="7F8BE03E" w14:textId="77777777" w:rsidR="007D45CA" w:rsidRPr="00BF39D3" w:rsidRDefault="007D45CA" w:rsidP="00E767D4">
            <w:pPr>
              <w:jc w:val="both"/>
            </w:pPr>
          </w:p>
        </w:tc>
      </w:tr>
      <w:tr w:rsidR="007D45CA" w:rsidRPr="00A032E3" w14:paraId="352E550D" w14:textId="77777777" w:rsidTr="00FC48D6">
        <w:trPr>
          <w:trHeight w:val="5192"/>
        </w:trPr>
        <w:tc>
          <w:tcPr>
            <w:tcW w:w="11016" w:type="dxa"/>
            <w:gridSpan w:val="4"/>
          </w:tcPr>
          <w:p w14:paraId="5890B257" w14:textId="77777777" w:rsidR="00441859" w:rsidRPr="00963ED8" w:rsidRDefault="00DE7F5C">
            <w:pPr>
              <w:numPr>
                <w:ilvl w:val="0"/>
                <w:numId w:val="38"/>
              </w:numPr>
              <w:jc w:val="both"/>
              <w:rPr>
                <w:b/>
                <w:i/>
                <w:lang w:val="es-CO"/>
                <w:rPrChange w:id="7523" w:author="Massiel Nayibe Moreno Ladino" w:date="2025-01-15T13:00:00Z" w16du:dateUtc="2025-01-15T18:00:00Z">
                  <w:rPr>
                    <w:b/>
                    <w:i/>
                  </w:rPr>
                </w:rPrChange>
              </w:rPr>
            </w:pPr>
            <w:r w:rsidRPr="00963ED8">
              <w:rPr>
                <w:b/>
                <w:i/>
                <w:lang w:val="es-CO"/>
                <w:rPrChange w:id="7524" w:author="Massiel Nayibe Moreno Ladino" w:date="2025-01-15T13:00:00Z" w16du:dateUtc="2025-01-15T18:00:00Z">
                  <w:rPr>
                    <w:b/>
                    <w:i/>
                  </w:rPr>
                </w:rPrChange>
              </w:rPr>
              <w:t>Describa el incidente o incidentes denunciados.</w:t>
            </w:r>
          </w:p>
          <w:p w14:paraId="76C66C1C" w14:textId="77777777" w:rsidR="007D45CA" w:rsidRPr="00963ED8" w:rsidRDefault="007D45CA" w:rsidP="00E767D4">
            <w:pPr>
              <w:jc w:val="both"/>
              <w:rPr>
                <w:lang w:val="es-CO"/>
                <w:rPrChange w:id="7525" w:author="Massiel Nayibe Moreno Ladino" w:date="2025-01-15T13:00:00Z" w16du:dateUtc="2025-01-15T18:00:00Z">
                  <w:rPr/>
                </w:rPrChange>
              </w:rPr>
            </w:pPr>
          </w:p>
        </w:tc>
      </w:tr>
      <w:tr w:rsidR="007D45CA" w:rsidRPr="00A032E3" w14:paraId="32F4E8D5" w14:textId="77777777" w:rsidTr="00FC48D6">
        <w:trPr>
          <w:trHeight w:val="1440"/>
        </w:trPr>
        <w:tc>
          <w:tcPr>
            <w:tcW w:w="11016" w:type="dxa"/>
            <w:gridSpan w:val="4"/>
          </w:tcPr>
          <w:p w14:paraId="42169131" w14:textId="77777777" w:rsidR="00441859" w:rsidRPr="00963ED8" w:rsidRDefault="00DE7F5C">
            <w:pPr>
              <w:numPr>
                <w:ilvl w:val="0"/>
                <w:numId w:val="38"/>
              </w:numPr>
              <w:jc w:val="both"/>
              <w:rPr>
                <w:b/>
                <w:i/>
                <w:lang w:val="es-CO"/>
                <w:rPrChange w:id="7526" w:author="Massiel Nayibe Moreno Ladino" w:date="2025-01-15T13:00:00Z" w16du:dateUtc="2025-01-15T18:00:00Z">
                  <w:rPr>
                    <w:b/>
                    <w:i/>
                  </w:rPr>
                </w:rPrChange>
              </w:rPr>
            </w:pPr>
            <w:r w:rsidRPr="00963ED8">
              <w:rPr>
                <w:b/>
                <w:i/>
                <w:lang w:val="es-CO"/>
                <w:rPrChange w:id="7527" w:author="Massiel Nayibe Moreno Ladino" w:date="2025-01-15T13:00:00Z" w16du:dateUtc="2025-01-15T18:00:00Z">
                  <w:rPr>
                    <w:b/>
                    <w:i/>
                  </w:rPr>
                </w:rPrChange>
              </w:rPr>
              <w:t>¿Quién fue el responsable de los supuestos incidentes?</w:t>
            </w:r>
          </w:p>
          <w:p w14:paraId="7F712712" w14:textId="77777777" w:rsidR="007D45CA" w:rsidRPr="00963ED8" w:rsidRDefault="007D45CA" w:rsidP="00E767D4">
            <w:pPr>
              <w:jc w:val="both"/>
              <w:rPr>
                <w:lang w:val="es-CO"/>
                <w:rPrChange w:id="7528" w:author="Massiel Nayibe Moreno Ladino" w:date="2025-01-15T13:00:00Z" w16du:dateUtc="2025-01-15T18:00:00Z">
                  <w:rPr/>
                </w:rPrChange>
              </w:rPr>
            </w:pPr>
          </w:p>
        </w:tc>
      </w:tr>
      <w:tr w:rsidR="007D45CA" w:rsidRPr="00A032E3" w14:paraId="2430C85D" w14:textId="77777777" w:rsidTr="00FC48D6">
        <w:trPr>
          <w:trHeight w:val="1440"/>
        </w:trPr>
        <w:tc>
          <w:tcPr>
            <w:tcW w:w="11016" w:type="dxa"/>
            <w:gridSpan w:val="4"/>
          </w:tcPr>
          <w:p w14:paraId="76CCD99E" w14:textId="77777777" w:rsidR="00441859" w:rsidRPr="00963ED8" w:rsidRDefault="00DE7F5C">
            <w:pPr>
              <w:numPr>
                <w:ilvl w:val="0"/>
                <w:numId w:val="38"/>
              </w:numPr>
              <w:jc w:val="both"/>
              <w:rPr>
                <w:b/>
                <w:i/>
                <w:lang w:val="es-CO"/>
                <w:rPrChange w:id="7529" w:author="Massiel Nayibe Moreno Ladino" w:date="2025-01-15T13:00:00Z" w16du:dateUtc="2025-01-15T18:00:00Z">
                  <w:rPr>
                    <w:b/>
                    <w:i/>
                  </w:rPr>
                </w:rPrChange>
              </w:rPr>
            </w:pPr>
            <w:r w:rsidRPr="00963ED8">
              <w:rPr>
                <w:b/>
                <w:i/>
                <w:lang w:val="es-CO"/>
                <w:rPrChange w:id="7530" w:author="Massiel Nayibe Moreno Ladino" w:date="2025-01-15T13:00:00Z" w16du:dateUtc="2025-01-15T18:00:00Z">
                  <w:rPr>
                    <w:b/>
                    <w:i/>
                  </w:rPr>
                </w:rPrChange>
              </w:rPr>
              <w:lastRenderedPageBreak/>
              <w:t>Identifique a los testigos del incidente o incidentes denunciados.</w:t>
            </w:r>
          </w:p>
          <w:p w14:paraId="074604BF" w14:textId="77777777" w:rsidR="007D45CA" w:rsidRPr="00963ED8" w:rsidRDefault="007D45CA" w:rsidP="00E767D4">
            <w:pPr>
              <w:jc w:val="both"/>
              <w:rPr>
                <w:lang w:val="es-CO"/>
                <w:rPrChange w:id="7531" w:author="Massiel Nayibe Moreno Ladino" w:date="2025-01-15T13:00:00Z" w16du:dateUtc="2025-01-15T18:00:00Z">
                  <w:rPr/>
                </w:rPrChange>
              </w:rPr>
            </w:pPr>
          </w:p>
        </w:tc>
      </w:tr>
      <w:tr w:rsidR="007D45CA" w:rsidRPr="00A032E3" w14:paraId="2C9B0A0C" w14:textId="77777777" w:rsidTr="00FC48D6">
        <w:trPr>
          <w:trHeight w:val="1440"/>
        </w:trPr>
        <w:tc>
          <w:tcPr>
            <w:tcW w:w="11016" w:type="dxa"/>
            <w:gridSpan w:val="4"/>
          </w:tcPr>
          <w:p w14:paraId="2BC573EB" w14:textId="77777777" w:rsidR="00441859" w:rsidRPr="00963ED8" w:rsidRDefault="00DE7F5C">
            <w:pPr>
              <w:numPr>
                <w:ilvl w:val="0"/>
                <w:numId w:val="38"/>
              </w:numPr>
              <w:jc w:val="both"/>
              <w:rPr>
                <w:b/>
                <w:i/>
                <w:lang w:val="es-CO"/>
                <w:rPrChange w:id="7532" w:author="Massiel Nayibe Moreno Ladino" w:date="2025-01-15T13:00:00Z" w16du:dateUtc="2025-01-15T18:00:00Z">
                  <w:rPr>
                    <w:b/>
                    <w:i/>
                  </w:rPr>
                </w:rPrChange>
              </w:rPr>
            </w:pPr>
            <w:r w:rsidRPr="00963ED8">
              <w:rPr>
                <w:b/>
                <w:i/>
                <w:lang w:val="es-CO"/>
                <w:rPrChange w:id="7533" w:author="Massiel Nayibe Moreno Ladino" w:date="2025-01-15T13:00:00Z" w16du:dateUtc="2025-01-15T18:00:00Z">
                  <w:rPr>
                    <w:b/>
                    <w:i/>
                  </w:rPr>
                </w:rPrChange>
              </w:rPr>
              <w:t>¿Dónde tuvieron lugar los supuestos incidentes?</w:t>
            </w:r>
          </w:p>
          <w:p w14:paraId="10551F36" w14:textId="77777777" w:rsidR="007D45CA" w:rsidRPr="00963ED8" w:rsidRDefault="007D45CA" w:rsidP="00E767D4">
            <w:pPr>
              <w:jc w:val="both"/>
              <w:rPr>
                <w:lang w:val="es-CO"/>
                <w:rPrChange w:id="7534" w:author="Massiel Nayibe Moreno Ladino" w:date="2025-01-15T13:00:00Z" w16du:dateUtc="2025-01-15T18:00:00Z">
                  <w:rPr/>
                </w:rPrChange>
              </w:rPr>
            </w:pPr>
          </w:p>
        </w:tc>
      </w:tr>
      <w:tr w:rsidR="007D45CA" w:rsidRPr="00A032E3" w14:paraId="63E6571E" w14:textId="77777777" w:rsidTr="00FC48D6">
        <w:trPr>
          <w:trHeight w:val="1440"/>
        </w:trPr>
        <w:tc>
          <w:tcPr>
            <w:tcW w:w="11016" w:type="dxa"/>
            <w:gridSpan w:val="4"/>
          </w:tcPr>
          <w:p w14:paraId="50FCB90A" w14:textId="77777777" w:rsidR="00441859" w:rsidRPr="00963ED8" w:rsidRDefault="00DE7F5C">
            <w:pPr>
              <w:numPr>
                <w:ilvl w:val="0"/>
                <w:numId w:val="38"/>
              </w:numPr>
              <w:jc w:val="both"/>
              <w:rPr>
                <w:b/>
                <w:i/>
                <w:lang w:val="es-CO"/>
                <w:rPrChange w:id="7535" w:author="Massiel Nayibe Moreno Ladino" w:date="2025-01-15T13:00:00Z" w16du:dateUtc="2025-01-15T18:00:00Z">
                  <w:rPr>
                    <w:b/>
                    <w:i/>
                  </w:rPr>
                </w:rPrChange>
              </w:rPr>
            </w:pPr>
            <w:r w:rsidRPr="00963ED8">
              <w:rPr>
                <w:b/>
                <w:i/>
                <w:lang w:val="es-CO"/>
                <w:rPrChange w:id="7536" w:author="Massiel Nayibe Moreno Ladino" w:date="2025-01-15T13:00:00Z" w16du:dateUtc="2025-01-15T18:00:00Z">
                  <w:rPr>
                    <w:b/>
                    <w:i/>
                  </w:rPr>
                </w:rPrChange>
              </w:rPr>
              <w:t>Indique la(s) fecha(s) y hora(s) en que se produjo(aron) el(los) presunto(s) incidente(s).</w:t>
            </w:r>
          </w:p>
          <w:p w14:paraId="0E07FFA0" w14:textId="77777777" w:rsidR="007D45CA" w:rsidRPr="00963ED8" w:rsidRDefault="007D45CA" w:rsidP="00E767D4">
            <w:pPr>
              <w:jc w:val="both"/>
              <w:rPr>
                <w:lang w:val="es-CO"/>
                <w:rPrChange w:id="7537" w:author="Massiel Nayibe Moreno Ladino" w:date="2025-01-15T13:00:00Z" w16du:dateUtc="2025-01-15T18:00:00Z">
                  <w:rPr/>
                </w:rPrChange>
              </w:rPr>
            </w:pPr>
          </w:p>
        </w:tc>
      </w:tr>
      <w:tr w:rsidR="007D45CA" w:rsidRPr="00A032E3" w14:paraId="7E82603F" w14:textId="77777777" w:rsidTr="00FC48D6">
        <w:trPr>
          <w:trHeight w:val="1440"/>
        </w:trPr>
        <w:tc>
          <w:tcPr>
            <w:tcW w:w="11016" w:type="dxa"/>
            <w:gridSpan w:val="4"/>
          </w:tcPr>
          <w:p w14:paraId="0A539718" w14:textId="77777777" w:rsidR="00441859" w:rsidRPr="00963ED8" w:rsidRDefault="00DE7F5C">
            <w:pPr>
              <w:numPr>
                <w:ilvl w:val="0"/>
                <w:numId w:val="38"/>
              </w:numPr>
              <w:jc w:val="both"/>
              <w:rPr>
                <w:b/>
                <w:i/>
                <w:lang w:val="es-CO"/>
                <w:rPrChange w:id="7538" w:author="Massiel Nayibe Moreno Ladino" w:date="2025-01-15T13:00:00Z" w16du:dateUtc="2025-01-15T18:00:00Z">
                  <w:rPr>
                    <w:b/>
                    <w:i/>
                  </w:rPr>
                </w:rPrChange>
              </w:rPr>
            </w:pPr>
            <w:r w:rsidRPr="00963ED8">
              <w:rPr>
                <w:b/>
                <w:i/>
                <w:lang w:val="es-CO"/>
                <w:rPrChange w:id="7539" w:author="Massiel Nayibe Moreno Ladino" w:date="2025-01-15T13:00:00Z" w16du:dateUtc="2025-01-15T18:00:00Z">
                  <w:rPr>
                    <w:b/>
                    <w:i/>
                  </w:rPr>
                </w:rPrChange>
              </w:rPr>
              <w:t>¿Ha denunciado este incidente a alguna otra persona? En caso afirmativo, ¿a quién?</w:t>
            </w:r>
          </w:p>
          <w:p w14:paraId="6DFF8446" w14:textId="77777777" w:rsidR="007D45CA" w:rsidRPr="00963ED8" w:rsidRDefault="007D45CA" w:rsidP="00E767D4">
            <w:pPr>
              <w:jc w:val="both"/>
              <w:rPr>
                <w:lang w:val="es-CO"/>
                <w:rPrChange w:id="7540" w:author="Massiel Nayibe Moreno Ladino" w:date="2025-01-15T13:00:00Z" w16du:dateUtc="2025-01-15T18:00:00Z">
                  <w:rPr/>
                </w:rPrChange>
              </w:rPr>
            </w:pPr>
          </w:p>
        </w:tc>
      </w:tr>
      <w:tr w:rsidR="007D45CA" w:rsidRPr="00BF39D3" w14:paraId="69269E7B" w14:textId="77777777" w:rsidTr="00FC48D6">
        <w:trPr>
          <w:trHeight w:val="576"/>
        </w:trPr>
        <w:tc>
          <w:tcPr>
            <w:tcW w:w="7398" w:type="dxa"/>
            <w:gridSpan w:val="3"/>
            <w:vAlign w:val="bottom"/>
          </w:tcPr>
          <w:p w14:paraId="43D81AC2" w14:textId="77777777" w:rsidR="00441859" w:rsidRDefault="00DE7F5C">
            <w:pPr>
              <w:jc w:val="both"/>
              <w:rPr>
                <w:b/>
                <w:i/>
                <w:iCs/>
              </w:rPr>
            </w:pPr>
            <w:r w:rsidRPr="00BF39D3">
              <w:rPr>
                <w:b/>
                <w:i/>
                <w:iCs/>
              </w:rPr>
              <w:t>Firma del empleado</w:t>
            </w:r>
          </w:p>
        </w:tc>
        <w:tc>
          <w:tcPr>
            <w:tcW w:w="3618" w:type="dxa"/>
            <w:vAlign w:val="bottom"/>
          </w:tcPr>
          <w:p w14:paraId="5487504E" w14:textId="77777777" w:rsidR="00441859" w:rsidRDefault="00DE7F5C">
            <w:pPr>
              <w:jc w:val="both"/>
              <w:rPr>
                <w:b/>
                <w:i/>
                <w:iCs/>
              </w:rPr>
            </w:pPr>
            <w:r w:rsidRPr="00BF39D3">
              <w:rPr>
                <w:b/>
                <w:i/>
                <w:iCs/>
              </w:rPr>
              <w:t>Fecha</w:t>
            </w:r>
          </w:p>
        </w:tc>
      </w:tr>
      <w:tr w:rsidR="007D45CA" w:rsidRPr="00BF39D3" w14:paraId="02936B01" w14:textId="77777777" w:rsidTr="00FC48D6">
        <w:trPr>
          <w:trHeight w:val="576"/>
        </w:trPr>
        <w:tc>
          <w:tcPr>
            <w:tcW w:w="7398" w:type="dxa"/>
            <w:gridSpan w:val="3"/>
            <w:vAlign w:val="bottom"/>
          </w:tcPr>
          <w:p w14:paraId="66209348" w14:textId="77777777" w:rsidR="00441859" w:rsidRPr="00963ED8" w:rsidRDefault="00DE7F5C">
            <w:pPr>
              <w:jc w:val="both"/>
              <w:rPr>
                <w:b/>
                <w:i/>
                <w:iCs/>
                <w:lang w:val="es-CO"/>
                <w:rPrChange w:id="7541" w:author="Massiel Nayibe Moreno Ladino" w:date="2025-01-15T13:00:00Z" w16du:dateUtc="2025-01-15T18:00:00Z">
                  <w:rPr>
                    <w:b/>
                    <w:i/>
                    <w:iCs/>
                  </w:rPr>
                </w:rPrChange>
              </w:rPr>
            </w:pPr>
            <w:r w:rsidRPr="00963ED8">
              <w:rPr>
                <w:b/>
                <w:i/>
                <w:iCs/>
                <w:lang w:val="es-CO"/>
                <w:rPrChange w:id="7542" w:author="Massiel Nayibe Moreno Ladino" w:date="2025-01-15T13:00:00Z" w16du:dateUtc="2025-01-15T18:00:00Z">
                  <w:rPr>
                    <w:b/>
                    <w:i/>
                    <w:iCs/>
                  </w:rPr>
                </w:rPrChange>
              </w:rPr>
              <w:t xml:space="preserve">Firma de la persona </w:t>
            </w:r>
          </w:p>
          <w:p w14:paraId="0ABF0DEC" w14:textId="77777777" w:rsidR="00441859" w:rsidRPr="00963ED8" w:rsidRDefault="00DE7F5C">
            <w:pPr>
              <w:jc w:val="both"/>
              <w:rPr>
                <w:b/>
                <w:i/>
                <w:iCs/>
                <w:lang w:val="es-CO"/>
                <w:rPrChange w:id="7543" w:author="Massiel Nayibe Moreno Ladino" w:date="2025-01-15T13:00:00Z" w16du:dateUtc="2025-01-15T18:00:00Z">
                  <w:rPr>
                    <w:b/>
                    <w:i/>
                    <w:iCs/>
                  </w:rPr>
                </w:rPrChange>
              </w:rPr>
            </w:pPr>
            <w:r w:rsidRPr="00963ED8">
              <w:rPr>
                <w:b/>
                <w:i/>
                <w:iCs/>
                <w:lang w:val="es-CO"/>
                <w:rPrChange w:id="7544" w:author="Massiel Nayibe Moreno Ladino" w:date="2025-01-15T13:00:00Z" w16du:dateUtc="2025-01-15T18:00:00Z">
                  <w:rPr>
                    <w:b/>
                    <w:i/>
                    <w:iCs/>
                  </w:rPr>
                </w:rPrChange>
              </w:rPr>
              <w:t>Cumplimentación del formulario (si no es empleado):</w:t>
            </w:r>
          </w:p>
        </w:tc>
        <w:tc>
          <w:tcPr>
            <w:tcW w:w="3618" w:type="dxa"/>
            <w:vAlign w:val="bottom"/>
          </w:tcPr>
          <w:p w14:paraId="5E85C543" w14:textId="77777777" w:rsidR="00441859" w:rsidRDefault="00DE7F5C">
            <w:pPr>
              <w:jc w:val="both"/>
              <w:rPr>
                <w:b/>
                <w:i/>
                <w:iCs/>
              </w:rPr>
            </w:pPr>
            <w:r w:rsidRPr="00BF39D3">
              <w:rPr>
                <w:b/>
                <w:i/>
                <w:iCs/>
              </w:rPr>
              <w:t>Fecha</w:t>
            </w:r>
          </w:p>
        </w:tc>
      </w:tr>
      <w:tr w:rsidR="007D45CA" w:rsidRPr="00A032E3" w14:paraId="040A4C85" w14:textId="77777777" w:rsidTr="00FC48D6">
        <w:trPr>
          <w:trHeight w:val="20"/>
        </w:trPr>
        <w:tc>
          <w:tcPr>
            <w:tcW w:w="5058" w:type="dxa"/>
            <w:gridSpan w:val="2"/>
            <w:vAlign w:val="bottom"/>
          </w:tcPr>
          <w:p w14:paraId="4CED93D3" w14:textId="77777777" w:rsidR="00441859" w:rsidRPr="00963ED8" w:rsidRDefault="00DE7F5C">
            <w:pPr>
              <w:jc w:val="both"/>
              <w:rPr>
                <w:lang w:val="es-CO"/>
                <w:rPrChange w:id="7545" w:author="Massiel Nayibe Moreno Ladino" w:date="2025-01-15T13:00:00Z" w16du:dateUtc="2025-01-15T18:00:00Z">
                  <w:rPr/>
                </w:rPrChange>
              </w:rPr>
            </w:pPr>
            <w:r w:rsidRPr="00963ED8">
              <w:rPr>
                <w:b/>
                <w:i/>
                <w:iCs/>
                <w:lang w:val="es-CO"/>
                <w:rPrChange w:id="7546" w:author="Massiel Nayibe Moreno Ladino" w:date="2025-01-15T13:00:00Z" w16du:dateUtc="2025-01-15T18:00:00Z">
                  <w:rPr>
                    <w:b/>
                    <w:i/>
                    <w:iCs/>
                  </w:rPr>
                </w:rPrChange>
              </w:rPr>
              <w:t xml:space="preserve">Nombre de la persona que cumplimenta el formulario (si no es un empleado): </w:t>
            </w:r>
          </w:p>
        </w:tc>
        <w:tc>
          <w:tcPr>
            <w:tcW w:w="5958" w:type="dxa"/>
            <w:gridSpan w:val="2"/>
            <w:vAlign w:val="bottom"/>
          </w:tcPr>
          <w:p w14:paraId="09C5CB06" w14:textId="77777777" w:rsidR="007D45CA" w:rsidRPr="00963ED8" w:rsidRDefault="007D45CA" w:rsidP="00E767D4">
            <w:pPr>
              <w:jc w:val="both"/>
              <w:rPr>
                <w:lang w:val="es-CO"/>
                <w:rPrChange w:id="7547" w:author="Massiel Nayibe Moreno Ladino" w:date="2025-01-15T13:00:00Z" w16du:dateUtc="2025-01-15T18:00:00Z">
                  <w:rPr/>
                </w:rPrChange>
              </w:rPr>
            </w:pPr>
          </w:p>
        </w:tc>
      </w:tr>
    </w:tbl>
    <w:p w14:paraId="1A264BA8" w14:textId="77777777" w:rsidR="007D45CA" w:rsidRPr="00963ED8" w:rsidRDefault="007D45CA" w:rsidP="00E767D4">
      <w:pPr>
        <w:jc w:val="both"/>
        <w:rPr>
          <w:i/>
          <w:lang w:val="es-CO"/>
          <w:rPrChange w:id="7548" w:author="Massiel Nayibe Moreno Ladino" w:date="2025-01-15T13:00:00Z" w16du:dateUtc="2025-01-15T18:00:00Z">
            <w:rPr>
              <w:i/>
            </w:rPr>
          </w:rPrChange>
        </w:rPr>
      </w:pPr>
    </w:p>
    <w:p w14:paraId="514CE27D" w14:textId="77777777" w:rsidR="00441859" w:rsidRPr="00963ED8" w:rsidRDefault="00DE7F5C">
      <w:pPr>
        <w:jc w:val="both"/>
        <w:rPr>
          <w:lang w:val="es-CO"/>
          <w:rPrChange w:id="7549" w:author="Massiel Nayibe Moreno Ladino" w:date="2025-01-15T13:00:00Z" w16du:dateUtc="2025-01-15T18:00:00Z">
            <w:rPr/>
          </w:rPrChange>
        </w:rPr>
      </w:pPr>
      <w:r w:rsidRPr="00963ED8">
        <w:rPr>
          <w:lang w:val="es-CO"/>
          <w:rPrChange w:id="7550" w:author="Massiel Nayibe Moreno Ladino" w:date="2025-01-15T13:00:00Z" w16du:dateUtc="2025-01-15T18:00:00Z">
            <w:rPr/>
          </w:rPrChange>
        </w:rPr>
        <w:t xml:space="preserve">Partners Colombia es un empleador que ofrece igualdad de oportunidades. Es política de Partners Colombia que todos los empleados tengan derecho a trabajar en un ambiente libre de discriminación y acoso </w:t>
      </w:r>
      <w:r w:rsidR="00487ACE" w:rsidRPr="00963ED8">
        <w:rPr>
          <w:lang w:val="es-CO"/>
          <w:rPrChange w:id="7551" w:author="Massiel Nayibe Moreno Ladino" w:date="2025-01-15T13:00:00Z" w16du:dateUtc="2025-01-15T18:00:00Z">
            <w:rPr/>
          </w:rPrChange>
        </w:rPr>
        <w:t xml:space="preserve">basado en género, raza, lengua </w:t>
      </w:r>
      <w:r w:rsidR="00695830" w:rsidRPr="00963ED8">
        <w:rPr>
          <w:lang w:val="es-CO"/>
          <w:rPrChange w:id="7552" w:author="Massiel Nayibe Moreno Ladino" w:date="2025-01-15T13:00:00Z" w16du:dateUtc="2025-01-15T18:00:00Z">
            <w:rPr/>
          </w:rPrChange>
        </w:rPr>
        <w:t>materna</w:t>
      </w:r>
      <w:r w:rsidR="00487ACE" w:rsidRPr="00963ED8">
        <w:rPr>
          <w:lang w:val="es-CO"/>
          <w:rPrChange w:id="7553" w:author="Massiel Nayibe Moreno Ladino" w:date="2025-01-15T13:00:00Z" w16du:dateUtc="2025-01-15T18:00:00Z">
            <w:rPr/>
          </w:rPrChange>
        </w:rPr>
        <w:t xml:space="preserve">, color, sexo, religión, edad, embarazo o maternidad, opinión política, discapacidad, orientación sexual, discapacidad o condición de salud, situación económica, filosofía, origen nacional o familiar u origen social </w:t>
      </w:r>
      <w:r w:rsidRPr="00963ED8">
        <w:rPr>
          <w:lang w:val="es-CO"/>
          <w:rPrChange w:id="7554" w:author="Massiel Nayibe Moreno Ladino" w:date="2025-01-15T13:00:00Z" w16du:dateUtc="2025-01-15T18:00:00Z">
            <w:rPr/>
          </w:rPrChange>
        </w:rPr>
        <w:t>o cualquier otra base protegida por la ley local. La política de Partners Colombia prohíbe las represalias contra cualquier empleado que se queje de discriminación o acoso.</w:t>
      </w:r>
    </w:p>
    <w:p w14:paraId="02409F92" w14:textId="3CFFFAED" w:rsidR="005E5BD6" w:rsidRPr="00963ED8" w:rsidRDefault="005E5BD6">
      <w:pPr>
        <w:rPr>
          <w:lang w:val="es-CO"/>
          <w:rPrChange w:id="7555" w:author="Massiel Nayibe Moreno Ladino" w:date="2025-01-15T13:00:00Z" w16du:dateUtc="2025-01-15T18:00:00Z">
            <w:rPr/>
          </w:rPrChange>
        </w:rPr>
      </w:pPr>
      <w:r w:rsidRPr="00963ED8">
        <w:rPr>
          <w:lang w:val="es-CO"/>
          <w:rPrChange w:id="7556" w:author="Massiel Nayibe Moreno Ladino" w:date="2025-01-15T13:00:00Z" w16du:dateUtc="2025-01-15T18:00:00Z">
            <w:rPr/>
          </w:rPrChange>
        </w:rPr>
        <w:br w:type="page"/>
      </w:r>
    </w:p>
    <w:p w14:paraId="0D99B147" w14:textId="77777777" w:rsidR="00441859" w:rsidRPr="00963ED8" w:rsidRDefault="00DE7F5C">
      <w:pPr>
        <w:pStyle w:val="Ttulo1"/>
        <w:jc w:val="both"/>
        <w:rPr>
          <w:rStyle w:val="Ttulo3Car"/>
          <w:b/>
          <w:bCs/>
          <w:lang w:val="es-CO"/>
          <w:rPrChange w:id="7557" w:author="Massiel Nayibe Moreno Ladino" w:date="2025-01-15T13:00:00Z" w16du:dateUtc="2025-01-15T18:00:00Z">
            <w:rPr>
              <w:rStyle w:val="Ttulo3Car"/>
              <w:b/>
              <w:bCs/>
              <w:szCs w:val="24"/>
            </w:rPr>
          </w:rPrChange>
        </w:rPr>
      </w:pPr>
      <w:bookmarkStart w:id="7558" w:name="_Annex_G:_Gender"/>
      <w:bookmarkStart w:id="7559" w:name="_Toc142304197"/>
      <w:bookmarkStart w:id="7560" w:name="_Toc163044493"/>
      <w:bookmarkStart w:id="7561" w:name="_Toc184807008"/>
      <w:bookmarkStart w:id="7562" w:name="_Toc185435533"/>
      <w:bookmarkEnd w:id="7558"/>
      <w:r w:rsidRPr="00963ED8">
        <w:rPr>
          <w:rStyle w:val="Ttulo3Car"/>
          <w:b/>
          <w:bCs/>
          <w:lang w:val="es-CO"/>
          <w:rPrChange w:id="7563" w:author="Massiel Nayibe Moreno Ladino" w:date="2025-01-15T13:00:00Z" w16du:dateUtc="2025-01-15T18:00:00Z">
            <w:rPr>
              <w:rStyle w:val="Ttulo3Car"/>
              <w:b/>
              <w:bCs/>
            </w:rPr>
          </w:rPrChange>
        </w:rPr>
        <w:lastRenderedPageBreak/>
        <w:t>Anexo G: Política de identidad de género</w:t>
      </w:r>
      <w:bookmarkEnd w:id="7559"/>
      <w:bookmarkEnd w:id="7560"/>
      <w:bookmarkEnd w:id="7561"/>
      <w:bookmarkEnd w:id="7562"/>
    </w:p>
    <w:p w14:paraId="5C32986E" w14:textId="77777777" w:rsidR="00441859" w:rsidRPr="00963ED8" w:rsidRDefault="00DE7F5C">
      <w:pPr>
        <w:spacing w:line="360" w:lineRule="auto"/>
        <w:jc w:val="both"/>
        <w:rPr>
          <w:rFonts w:cs="Times New Roman"/>
          <w:lang w:val="es-CO"/>
          <w:rPrChange w:id="7564" w:author="Massiel Nayibe Moreno Ladino" w:date="2025-01-15T13:00:00Z" w16du:dateUtc="2025-01-15T18:00:00Z">
            <w:rPr>
              <w:rFonts w:cs="Times New Roman"/>
            </w:rPr>
          </w:rPrChange>
        </w:rPr>
      </w:pPr>
      <w:r w:rsidRPr="00963ED8">
        <w:rPr>
          <w:rFonts w:cs="Times New Roman"/>
          <w:lang w:val="es-CO"/>
          <w:rPrChange w:id="7565" w:author="Massiel Nayibe Moreno Ladino" w:date="2025-01-15T13:00:00Z" w16du:dateUtc="2025-01-15T18:00:00Z">
            <w:rPr>
              <w:rFonts w:cs="Times New Roman"/>
            </w:rPr>
          </w:rPrChange>
        </w:rPr>
        <w:t xml:space="preserve">Partners no discrimina en modo alguno por razón de sexo, orientación sexual, identidad de género o expresión de género. Esta política está diseñada para crear un entorno de trabajo seguro y productivo para todos los empleados. Esta política establece directrices para abordar las necesidades de los empleados transgénero y no conformes con el género y aclara cómo debe aplicarse la ley en situaciones en las que puedan surgir dudas sobre cómo proteger los derechos legales o la seguridad de dichos empleados. Esta política no prevé todas las situaciones que puedan producirse con respecto a los empleados transgénero o no conformes con el género, y las necesidades de cada empleado transgénero o no conforme con el género deben evaluarse caso por caso. En todos los casos, el objetivo es garantizar la seguridad, la comodidad y el desarrollo saludable de los empleados transgénero o no conformes con su género, al tiempo que se maximiza la integración del empleado en el lugar de trabajo y se minimiza su estigmatización. Póngase en contacto con RRHH para obtener más información sobre esta política. </w:t>
      </w:r>
    </w:p>
    <w:p w14:paraId="5CC3E214" w14:textId="77777777" w:rsidR="005E5BD6" w:rsidRPr="00963ED8" w:rsidRDefault="005E5BD6" w:rsidP="005E5BD6">
      <w:pPr>
        <w:spacing w:line="360" w:lineRule="auto"/>
        <w:jc w:val="both"/>
        <w:rPr>
          <w:rFonts w:cs="Times New Roman"/>
          <w:lang w:val="es-CO"/>
          <w:rPrChange w:id="7566" w:author="Massiel Nayibe Moreno Ladino" w:date="2025-01-15T13:00:00Z" w16du:dateUtc="2025-01-15T18:00:00Z">
            <w:rPr>
              <w:rFonts w:cs="Times New Roman"/>
            </w:rPr>
          </w:rPrChange>
        </w:rPr>
      </w:pPr>
    </w:p>
    <w:p w14:paraId="1C0E912D" w14:textId="77777777" w:rsidR="00441859" w:rsidRPr="00963ED8" w:rsidRDefault="00DE7F5C">
      <w:pPr>
        <w:spacing w:line="360" w:lineRule="auto"/>
        <w:jc w:val="both"/>
        <w:rPr>
          <w:rFonts w:cs="Times New Roman"/>
          <w:lang w:val="es-CO"/>
          <w:rPrChange w:id="7567" w:author="Massiel Nayibe Moreno Ladino" w:date="2025-01-15T13:00:00Z" w16du:dateUtc="2025-01-15T18:00:00Z">
            <w:rPr>
              <w:rFonts w:cs="Times New Roman"/>
            </w:rPr>
          </w:rPrChange>
        </w:rPr>
      </w:pPr>
      <w:r w:rsidRPr="00963ED8">
        <w:rPr>
          <w:rFonts w:cs="Times New Roman"/>
          <w:lang w:val="es-CO"/>
          <w:rPrChange w:id="7568" w:author="Massiel Nayibe Moreno Ladino" w:date="2025-01-15T13:00:00Z" w16du:dateUtc="2025-01-15T18:00:00Z">
            <w:rPr>
              <w:rFonts w:cs="Times New Roman"/>
            </w:rPr>
          </w:rPrChange>
        </w:rPr>
        <w:t>Es política de Partners tratar a todas las personas con dignidad y respeto y proporcionar un lugar de trabajo y un entorno libres de discriminación. Partners reconoce que pueden existir diferencias entre el sexo físico y la identidad y/o expresión de género. Partners no discriminará en ningún momento a las personas por motivos de travestismo, transexualismo, intersexualidad o cualquier proceso de reasignación de género, tanto si ha comenzado como si ha finalizado. Cuando esta política se refiere a "personas trans", tiene en mente a personas que viven con cualquiera de estas identidades. Cuando se refiere a la "identidad de género", abarca tanto la identidad fija de las personas que viven en el género de su nacimiento como las identidades más fluidas de muchas personas trans. El abuso, acoso o intimidación transfóbicos (insultos/bromas despectivas, comportamiento inaceptable o no deseado y preguntas intrusivas) constituyen una falta disciplinaria grave y no se tolerarán en Compañeros. Todas y cada una de las denuncias de acoso o abuso transfóbico seguirán nuestras directrices en materia de acoso e intimidación en el lugar de trabajo.</w:t>
      </w:r>
    </w:p>
    <w:p w14:paraId="5E330783" w14:textId="77777777" w:rsidR="005E5BD6" w:rsidRPr="00963ED8" w:rsidRDefault="005E5BD6" w:rsidP="005E5BD6">
      <w:pPr>
        <w:spacing w:line="360" w:lineRule="auto"/>
        <w:jc w:val="both"/>
        <w:rPr>
          <w:rFonts w:cs="Times New Roman"/>
          <w:lang w:val="es-CO"/>
          <w:rPrChange w:id="7569" w:author="Massiel Nayibe Moreno Ladino" w:date="2025-01-15T13:00:00Z" w16du:dateUtc="2025-01-15T18:00:00Z">
            <w:rPr>
              <w:rFonts w:cs="Times New Roman"/>
            </w:rPr>
          </w:rPrChange>
        </w:rPr>
      </w:pPr>
    </w:p>
    <w:p w14:paraId="75E41D52" w14:textId="77777777" w:rsidR="00441859" w:rsidRPr="00963ED8" w:rsidRDefault="00DE7F5C">
      <w:pPr>
        <w:spacing w:line="360" w:lineRule="auto"/>
        <w:jc w:val="both"/>
        <w:rPr>
          <w:rFonts w:cs="Times New Roman"/>
          <w:lang w:val="es-CO"/>
          <w:rPrChange w:id="7570" w:author="Massiel Nayibe Moreno Ladino" w:date="2025-01-15T13:00:00Z" w16du:dateUtc="2025-01-15T18:00:00Z">
            <w:rPr>
              <w:rFonts w:cs="Times New Roman"/>
            </w:rPr>
          </w:rPrChange>
        </w:rPr>
      </w:pPr>
      <w:r w:rsidRPr="00963ED8">
        <w:rPr>
          <w:rFonts w:cs="Times New Roman"/>
          <w:lang w:val="es-CO"/>
          <w:rPrChange w:id="7571" w:author="Massiel Nayibe Moreno Ladino" w:date="2025-01-15T13:00:00Z" w16du:dateUtc="2025-01-15T18:00:00Z">
            <w:rPr>
              <w:rFonts w:cs="Times New Roman"/>
            </w:rPr>
          </w:rPrChange>
        </w:rPr>
        <w:lastRenderedPageBreak/>
        <w:t>El propósito de esta política es proporcionar descripciones y orientación para abordar algunas de las preguntas más comunes sobre la identidad de género en el lugar de trabajo y el comportamiento apropiado.</w:t>
      </w:r>
    </w:p>
    <w:p w14:paraId="4B45D8E9" w14:textId="77777777" w:rsidR="00441859" w:rsidRDefault="00DE7F5C">
      <w:pPr>
        <w:pStyle w:val="Prrafodelista"/>
        <w:numPr>
          <w:ilvl w:val="0"/>
          <w:numId w:val="122"/>
        </w:numPr>
        <w:spacing w:after="200" w:line="360" w:lineRule="auto"/>
        <w:jc w:val="both"/>
        <w:rPr>
          <w:rFonts w:cs="Times New Roman"/>
        </w:rPr>
      </w:pPr>
      <w:r w:rsidRPr="00963ED8">
        <w:rPr>
          <w:rFonts w:cs="Times New Roman"/>
          <w:i/>
          <w:iCs/>
          <w:u w:val="single"/>
          <w:lang w:val="es-CO"/>
          <w:rPrChange w:id="7572" w:author="Massiel Nayibe Moreno Ladino" w:date="2025-01-15T13:00:00Z" w16du:dateUtc="2025-01-15T18:00:00Z">
            <w:rPr>
              <w:rFonts w:cs="Times New Roman"/>
              <w:i/>
              <w:iCs/>
              <w:u w:val="single"/>
            </w:rPr>
          </w:rPrChange>
        </w:rPr>
        <w:t>Sexo frente a género</w:t>
      </w:r>
      <w:r w:rsidRPr="00963ED8">
        <w:rPr>
          <w:rFonts w:cs="Times New Roman"/>
          <w:lang w:val="es-CO"/>
          <w:rPrChange w:id="7573" w:author="Massiel Nayibe Moreno Ladino" w:date="2025-01-15T13:00:00Z" w16du:dateUtc="2025-01-15T18:00:00Z">
            <w:rPr>
              <w:rFonts w:cs="Times New Roman"/>
            </w:rPr>
          </w:rPrChange>
        </w:rPr>
        <w:t xml:space="preserve">: El sexo (es decir, masculino o femenino) se asigna al nacer basándose en una combinación de las características biológicas del bebé, incluidos los cromosomas, las hormonas y los órganos reproductores, y se documenta originalmente en el certificado de nacimiento de una persona. La Organización Mundial de la Salud define el género como los "roles, comportamientos, actividades y atributos construidos socialmente que una sociedad determinada considera apropiados para hombres y mujeres". </w:t>
      </w:r>
      <w:r w:rsidRPr="008854FC">
        <w:rPr>
          <w:rFonts w:cs="Times New Roman"/>
        </w:rPr>
        <w:t>Estas características se denominan tradicionalmente "masculinas" o "femeninas".</w:t>
      </w:r>
    </w:p>
    <w:p w14:paraId="519F41E1" w14:textId="77777777" w:rsidR="00441859" w:rsidRPr="00963ED8" w:rsidRDefault="00DE7F5C">
      <w:pPr>
        <w:pStyle w:val="Prrafodelista"/>
        <w:numPr>
          <w:ilvl w:val="0"/>
          <w:numId w:val="122"/>
        </w:numPr>
        <w:spacing w:after="200" w:line="360" w:lineRule="auto"/>
        <w:jc w:val="both"/>
        <w:rPr>
          <w:rFonts w:cs="Times New Roman"/>
          <w:lang w:val="es-CO"/>
          <w:rPrChange w:id="7574" w:author="Massiel Nayibe Moreno Ladino" w:date="2025-01-15T13:00:00Z" w16du:dateUtc="2025-01-15T18:00:00Z">
            <w:rPr>
              <w:rFonts w:cs="Times New Roman"/>
            </w:rPr>
          </w:rPrChange>
        </w:rPr>
      </w:pPr>
      <w:r w:rsidRPr="00963ED8">
        <w:rPr>
          <w:rFonts w:cs="Times New Roman"/>
          <w:i/>
          <w:iCs/>
          <w:u w:val="single"/>
          <w:lang w:val="es-CO"/>
          <w:rPrChange w:id="7575" w:author="Massiel Nayibe Moreno Ladino" w:date="2025-01-15T13:00:00Z" w16du:dateUtc="2025-01-15T18:00:00Z">
            <w:rPr>
              <w:rFonts w:cs="Times New Roman"/>
              <w:i/>
              <w:iCs/>
              <w:u w:val="single"/>
            </w:rPr>
          </w:rPrChange>
        </w:rPr>
        <w:t>Transgénero</w:t>
      </w:r>
      <w:r w:rsidRPr="00963ED8">
        <w:rPr>
          <w:rFonts w:cs="Times New Roman"/>
          <w:lang w:val="es-CO"/>
          <w:rPrChange w:id="7576" w:author="Massiel Nayibe Moreno Ladino" w:date="2025-01-15T13:00:00Z" w16du:dateUtc="2025-01-15T18:00:00Z">
            <w:rPr>
              <w:rFonts w:cs="Times New Roman"/>
            </w:rPr>
          </w:rPrChange>
        </w:rPr>
        <w:t>: Los transexuales son personas con una identidad de género diferente del sexo que se les asignó al nacer. Una persona a la que se le asignó el sexo masculino al nacer pero que se identifica como femenina es una mujer transgénero. Del mismo modo, una persona a la que se le asignó el sexo femenino al nacer pero que se identifica como varón es un hombre transgénero. Algunas personas que encajarían en esta definición de transgénero no se identifican como tales, y se identifican simplemente como hombres y mujeres, de acuerdo con su identidad de género. Las orientaciones que se exponen en esta política se aplican independientemente de que una persona concreta se identifique o no como transgénero.</w:t>
      </w:r>
    </w:p>
    <w:p w14:paraId="65AF2968" w14:textId="77777777" w:rsidR="00441859" w:rsidRPr="00963ED8" w:rsidRDefault="00DE7F5C">
      <w:pPr>
        <w:pStyle w:val="Prrafodelista"/>
        <w:numPr>
          <w:ilvl w:val="0"/>
          <w:numId w:val="122"/>
        </w:numPr>
        <w:spacing w:after="200" w:line="360" w:lineRule="auto"/>
        <w:jc w:val="both"/>
        <w:rPr>
          <w:rFonts w:cs="Times New Roman"/>
          <w:lang w:val="es-CO"/>
          <w:rPrChange w:id="7577" w:author="Massiel Nayibe Moreno Ladino" w:date="2025-01-15T13:00:00Z" w16du:dateUtc="2025-01-15T18:00:00Z">
            <w:rPr>
              <w:rFonts w:cs="Times New Roman"/>
            </w:rPr>
          </w:rPrChange>
        </w:rPr>
      </w:pPr>
      <w:r w:rsidRPr="00963ED8">
        <w:rPr>
          <w:rFonts w:cs="Times New Roman"/>
          <w:i/>
          <w:iCs/>
          <w:u w:val="single"/>
          <w:lang w:val="es-CO"/>
          <w:rPrChange w:id="7578" w:author="Massiel Nayibe Moreno Ladino" w:date="2025-01-15T13:00:00Z" w16du:dateUtc="2025-01-15T18:00:00Z">
            <w:rPr>
              <w:rFonts w:cs="Times New Roman"/>
              <w:i/>
              <w:iCs/>
              <w:u w:val="single"/>
            </w:rPr>
          </w:rPrChange>
        </w:rPr>
        <w:t>Transición</w:t>
      </w:r>
      <w:r w:rsidRPr="00963ED8">
        <w:rPr>
          <w:rFonts w:cs="Times New Roman"/>
          <w:lang w:val="es-CO"/>
          <w:rPrChange w:id="7579" w:author="Massiel Nayibe Moreno Ladino" w:date="2025-01-15T13:00:00Z" w16du:dateUtc="2025-01-15T18:00:00Z">
            <w:rPr>
              <w:rFonts w:cs="Times New Roman"/>
            </w:rPr>
          </w:rPrChange>
        </w:rPr>
        <w:t xml:space="preserve">: Para algunas personas es necesario pasar de vivir y trabajar como un género a otro. Trans o transgénero es un término genérico que hace referencia a las personas con diversas identidades y expresiones de género que difieren de las normas de género estereotipadas. Incluye, pero no se limita, a las personas que se identifican como transgénero, mujer trans (de hombre a mujer), hombre trans (de mujer a hombre), transexual, travesti, de género no conforme, de género variante o de género queer. Estas personas pueden buscar algún tipo de tratamiento médico, como asesoramiento, terapia hormonal, electrólisis y cirugía de reasignación. Estos tratamientos pueden considerarse necesarios desde el punto de vista médico para muchas personas, en </w:t>
      </w:r>
      <w:r w:rsidRPr="00963ED8">
        <w:rPr>
          <w:rFonts w:cs="Times New Roman"/>
          <w:lang w:val="es-CO"/>
          <w:rPrChange w:id="7580" w:author="Massiel Nayibe Moreno Ladino" w:date="2025-01-15T13:00:00Z" w16du:dateUtc="2025-01-15T18:00:00Z">
            <w:rPr>
              <w:rFonts w:cs="Times New Roman"/>
            </w:rPr>
          </w:rPrChange>
        </w:rPr>
        <w:lastRenderedPageBreak/>
        <w:t>función de lo que determinen sus médicos. Algunas personas, sin embargo, no seguirán algunas (o ninguna) formas de tratamiento médico debido a su edad, estado de salud, falta de fondos, otras circunstancias personales, o porque pueden sentir que el tratamiento no es necesario para su bienestar. Todas las personas deben ser conscientes de que no todas las personas transgénero seguirán el mismo patrón, pero todas tienen derecho a la misma consideración mientras emprenden los pasos de transición que se consideren apropiados para ellas, y todas deben ser tratadas con dignidad y respeto.</w:t>
      </w:r>
    </w:p>
    <w:p w14:paraId="0BD45E5D" w14:textId="77777777" w:rsidR="00441859" w:rsidRPr="00963ED8" w:rsidRDefault="00DE7F5C">
      <w:pPr>
        <w:pStyle w:val="Prrafodelista"/>
        <w:numPr>
          <w:ilvl w:val="0"/>
          <w:numId w:val="122"/>
        </w:numPr>
        <w:spacing w:after="200" w:line="360" w:lineRule="auto"/>
        <w:jc w:val="both"/>
        <w:rPr>
          <w:rFonts w:cs="Times New Roman"/>
          <w:lang w:val="es-CO"/>
          <w:rPrChange w:id="7581" w:author="Massiel Nayibe Moreno Ladino" w:date="2025-01-15T13:00:00Z" w16du:dateUtc="2025-01-15T18:00:00Z">
            <w:rPr>
              <w:rFonts w:cs="Times New Roman"/>
            </w:rPr>
          </w:rPrChange>
        </w:rPr>
      </w:pPr>
      <w:r w:rsidRPr="00963ED8">
        <w:rPr>
          <w:rFonts w:cs="Times New Roman"/>
          <w:i/>
          <w:iCs/>
          <w:u w:val="single"/>
          <w:lang w:val="es-CO"/>
          <w:rPrChange w:id="7582" w:author="Massiel Nayibe Moreno Ladino" w:date="2025-01-15T13:00:00Z" w16du:dateUtc="2025-01-15T18:00:00Z">
            <w:rPr>
              <w:rFonts w:cs="Times New Roman"/>
              <w:i/>
              <w:iCs/>
              <w:u w:val="single"/>
            </w:rPr>
          </w:rPrChange>
        </w:rPr>
        <w:t>Identidad de género</w:t>
      </w:r>
      <w:r w:rsidRPr="00963ED8">
        <w:rPr>
          <w:rFonts w:cs="Times New Roman"/>
          <w:lang w:val="es-CO"/>
          <w:rPrChange w:id="7583" w:author="Massiel Nayibe Moreno Ladino" w:date="2025-01-15T13:00:00Z" w16du:dateUtc="2025-01-15T18:00:00Z">
            <w:rPr>
              <w:rFonts w:cs="Times New Roman"/>
            </w:rPr>
          </w:rPrChange>
        </w:rPr>
        <w:t>: Es la experiencia interna e individual de género de cada persona. Es su sensación de ser mujer, hombre, ambas cosas, ninguna de las dos, o de estar en cualquier parte del espectro de género. La identidad de género de una persona puede ser igual o diferente al sexo asignado al nacer. La identidad de género es fundamentalmente diferente de la orientación sexual de una persona.</w:t>
      </w:r>
    </w:p>
    <w:p w14:paraId="6D34D89E" w14:textId="77777777" w:rsidR="00441859" w:rsidRPr="00963ED8" w:rsidRDefault="00DE7F5C">
      <w:pPr>
        <w:pStyle w:val="Prrafodelista"/>
        <w:numPr>
          <w:ilvl w:val="0"/>
          <w:numId w:val="122"/>
        </w:numPr>
        <w:spacing w:after="200" w:line="360" w:lineRule="auto"/>
        <w:jc w:val="both"/>
        <w:rPr>
          <w:rFonts w:cs="Times New Roman"/>
          <w:lang w:val="es-CO"/>
          <w:rPrChange w:id="7584" w:author="Massiel Nayibe Moreno Ladino" w:date="2025-01-15T13:00:00Z" w16du:dateUtc="2025-01-15T18:00:00Z">
            <w:rPr>
              <w:rFonts w:cs="Times New Roman"/>
            </w:rPr>
          </w:rPrChange>
        </w:rPr>
      </w:pPr>
      <w:r w:rsidRPr="00963ED8">
        <w:rPr>
          <w:rFonts w:cs="Times New Roman"/>
          <w:i/>
          <w:iCs/>
          <w:u w:val="single"/>
          <w:lang w:val="es-CO"/>
          <w:rPrChange w:id="7585" w:author="Massiel Nayibe Moreno Ladino" w:date="2025-01-15T13:00:00Z" w16du:dateUtc="2025-01-15T18:00:00Z">
            <w:rPr>
              <w:rFonts w:cs="Times New Roman"/>
              <w:i/>
              <w:iCs/>
              <w:u w:val="single"/>
            </w:rPr>
          </w:rPrChange>
        </w:rPr>
        <w:t>Expresión de género</w:t>
      </w:r>
      <w:r w:rsidRPr="00963ED8">
        <w:rPr>
          <w:rFonts w:cs="Times New Roman"/>
          <w:lang w:val="es-CO"/>
          <w:rPrChange w:id="7586" w:author="Massiel Nayibe Moreno Ladino" w:date="2025-01-15T13:00:00Z" w16du:dateUtc="2025-01-15T18:00:00Z">
            <w:rPr>
              <w:rFonts w:cs="Times New Roman"/>
            </w:rPr>
          </w:rPrChange>
        </w:rPr>
        <w:t>: Es la forma en que una persona presenta, representa y expresa públicamente su género. Esto puede incluir el comportamiento y la apariencia externa, como la vestimenta, el peinado, el maquillaje, los gestos, los patrones del habla, el lenguaje corporal, la voz y otras características y comportamientos. El nombre y el pronombre elegidos por una persona también son formas comunes de expresar el género.</w:t>
      </w:r>
    </w:p>
    <w:p w14:paraId="1F672681" w14:textId="77777777" w:rsidR="00441859" w:rsidRPr="00963ED8" w:rsidRDefault="00DE7F5C">
      <w:pPr>
        <w:pStyle w:val="Ttulo4"/>
        <w:rPr>
          <w:szCs w:val="26"/>
          <w:lang w:val="es-CO"/>
          <w:rPrChange w:id="7587" w:author="Massiel Nayibe Moreno Ladino" w:date="2025-01-15T13:00:00Z" w16du:dateUtc="2025-01-15T18:00:00Z">
            <w:rPr>
              <w:szCs w:val="26"/>
            </w:rPr>
          </w:rPrChange>
        </w:rPr>
      </w:pPr>
      <w:r w:rsidRPr="00963ED8">
        <w:rPr>
          <w:szCs w:val="26"/>
          <w:lang w:val="es-CO"/>
          <w:rPrChange w:id="7588" w:author="Massiel Nayibe Moreno Ladino" w:date="2025-01-15T13:00:00Z" w16du:dateUtc="2025-01-15T18:00:00Z">
            <w:rPr>
              <w:szCs w:val="26"/>
            </w:rPr>
          </w:rPrChange>
        </w:rPr>
        <w:t>Transición de todo empleado o no empleado</w:t>
      </w:r>
    </w:p>
    <w:p w14:paraId="533CD524" w14:textId="77777777" w:rsidR="00441859" w:rsidRPr="00963ED8" w:rsidRDefault="00DE7F5C">
      <w:pPr>
        <w:spacing w:line="360" w:lineRule="auto"/>
        <w:jc w:val="both"/>
        <w:rPr>
          <w:rFonts w:cs="Times New Roman"/>
          <w:lang w:val="es-CO"/>
          <w:rPrChange w:id="7589" w:author="Massiel Nayibe Moreno Ladino" w:date="2025-01-15T13:00:00Z" w16du:dateUtc="2025-01-15T18:00:00Z">
            <w:rPr>
              <w:rFonts w:cs="Times New Roman"/>
            </w:rPr>
          </w:rPrChange>
        </w:rPr>
      </w:pPr>
      <w:r w:rsidRPr="00963ED8">
        <w:rPr>
          <w:rFonts w:cs="Times New Roman"/>
          <w:lang w:val="es-CO"/>
          <w:rPrChange w:id="7590" w:author="Massiel Nayibe Moreno Ladino" w:date="2025-01-15T13:00:00Z" w16du:dateUtc="2025-01-15T18:00:00Z">
            <w:rPr>
              <w:rFonts w:cs="Times New Roman"/>
            </w:rPr>
          </w:rPrChange>
        </w:rPr>
        <w:t>Hay varios temas que comúnmente generan preguntas de personas que están trabajando con empleados en transición o no empleados (como pasantes, participantes de programas, voluntarios, consultores y contratistas independientes). Para garantizar que los empleados en transición y los no empleados sean tratados con dignidad y respeto, Compañeros ofrece la siguiente orientación sobre estas cuestiones.</w:t>
      </w:r>
    </w:p>
    <w:p w14:paraId="5FC99B58" w14:textId="77777777" w:rsidR="00441859" w:rsidRPr="00963ED8" w:rsidRDefault="00DE7F5C">
      <w:pPr>
        <w:pStyle w:val="Ttulo4"/>
        <w:rPr>
          <w:szCs w:val="26"/>
          <w:lang w:val="es-CO"/>
          <w:rPrChange w:id="7591" w:author="Massiel Nayibe Moreno Ladino" w:date="2025-01-15T13:00:00Z" w16du:dateUtc="2025-01-15T18:00:00Z">
            <w:rPr>
              <w:szCs w:val="26"/>
            </w:rPr>
          </w:rPrChange>
        </w:rPr>
      </w:pPr>
      <w:r w:rsidRPr="00963ED8">
        <w:rPr>
          <w:szCs w:val="26"/>
          <w:lang w:val="es-CO"/>
          <w:rPrChange w:id="7592" w:author="Massiel Nayibe Moreno Ladino" w:date="2025-01-15T13:00:00Z" w16du:dateUtc="2025-01-15T18:00:00Z">
            <w:rPr>
              <w:szCs w:val="26"/>
            </w:rPr>
          </w:rPrChange>
        </w:rPr>
        <w:t>Confidencialidad y privacidad</w:t>
      </w:r>
    </w:p>
    <w:p w14:paraId="545973EE" w14:textId="77777777" w:rsidR="00441859" w:rsidRPr="00963ED8" w:rsidRDefault="00DE7F5C">
      <w:pPr>
        <w:spacing w:line="360" w:lineRule="auto"/>
        <w:jc w:val="both"/>
        <w:rPr>
          <w:rFonts w:cs="Times New Roman"/>
          <w:lang w:val="es-CO"/>
          <w:rPrChange w:id="7593" w:author="Massiel Nayibe Moreno Ladino" w:date="2025-01-15T13:00:00Z" w16du:dateUtc="2025-01-15T18:00:00Z">
            <w:rPr>
              <w:rFonts w:cs="Times New Roman"/>
            </w:rPr>
          </w:rPrChange>
        </w:rPr>
      </w:pPr>
      <w:r w:rsidRPr="00963ED8">
        <w:rPr>
          <w:rFonts w:cs="Times New Roman"/>
          <w:lang w:val="es-CO"/>
          <w:rPrChange w:id="7594" w:author="Massiel Nayibe Moreno Ladino" w:date="2025-01-15T13:00:00Z" w16du:dateUtc="2025-01-15T18:00:00Z">
            <w:rPr>
              <w:rFonts w:cs="Times New Roman"/>
            </w:rPr>
          </w:rPrChange>
        </w:rPr>
        <w:t xml:space="preserve">La transición de una persona debe tratarse con la misma sensibilidad y confidencialidad que cualquier otra experiencia vital significativa, como una hospitalización o dificultades familiares. Los empleados y no empleados en transición a menudo desean la menor publicidad posible sobre su transición. Puede preocuparles la seguridad, el empleo u otras cuestiones si otras personas o </w:t>
      </w:r>
      <w:r w:rsidRPr="00963ED8">
        <w:rPr>
          <w:rFonts w:cs="Times New Roman"/>
          <w:lang w:val="es-CO"/>
          <w:rPrChange w:id="7595" w:author="Massiel Nayibe Moreno Ladino" w:date="2025-01-15T13:00:00Z" w16du:dateUtc="2025-01-15T18:00:00Z">
            <w:rPr>
              <w:rFonts w:cs="Times New Roman"/>
            </w:rPr>
          </w:rPrChange>
        </w:rPr>
        <w:lastRenderedPageBreak/>
        <w:t>empleadores se enteran de que él o ella ha hecho la transición. Por otra parte, la información médica recibida sobre los empleados individuales está protegida por la Ley de Privacidad (5 U.S.C. 552a).</w:t>
      </w:r>
    </w:p>
    <w:p w14:paraId="3ED4E503" w14:textId="77777777" w:rsidR="005E5BD6" w:rsidRPr="00963ED8" w:rsidRDefault="005E5BD6" w:rsidP="005E5BD6">
      <w:pPr>
        <w:spacing w:line="360" w:lineRule="auto"/>
        <w:jc w:val="both"/>
        <w:rPr>
          <w:rFonts w:cs="Times New Roman"/>
          <w:lang w:val="es-CO"/>
          <w:rPrChange w:id="7596" w:author="Massiel Nayibe Moreno Ladino" w:date="2025-01-15T13:00:00Z" w16du:dateUtc="2025-01-15T18:00:00Z">
            <w:rPr>
              <w:rFonts w:cs="Times New Roman"/>
            </w:rPr>
          </w:rPrChange>
        </w:rPr>
      </w:pPr>
    </w:p>
    <w:p w14:paraId="06C1600F" w14:textId="77777777" w:rsidR="00441859" w:rsidRPr="00963ED8" w:rsidRDefault="00DE7F5C">
      <w:pPr>
        <w:spacing w:line="360" w:lineRule="auto"/>
        <w:jc w:val="both"/>
        <w:rPr>
          <w:rFonts w:cs="Times New Roman"/>
          <w:lang w:val="es-CO"/>
          <w:rPrChange w:id="7597" w:author="Massiel Nayibe Moreno Ladino" w:date="2025-01-15T13:00:00Z" w16du:dateUtc="2025-01-15T18:00:00Z">
            <w:rPr>
              <w:rFonts w:cs="Times New Roman"/>
            </w:rPr>
          </w:rPrChange>
        </w:rPr>
      </w:pPr>
      <w:r w:rsidRPr="00963ED8">
        <w:rPr>
          <w:rFonts w:cs="Times New Roman"/>
          <w:lang w:val="es-CO"/>
          <w:rPrChange w:id="7598" w:author="Massiel Nayibe Moreno Ladino" w:date="2025-01-15T13:00:00Z" w16du:dateUtc="2025-01-15T18:00:00Z">
            <w:rPr>
              <w:rFonts w:cs="Times New Roman"/>
            </w:rPr>
          </w:rPrChange>
        </w:rPr>
        <w:t>Los supervisores deben ser sensibles a estas preocupaciones especiales y aconsejar a los empleados que no difundan información relativa a cualquier empleado o no empleado que esté en transición: los cotilleos y rumores sobre la identidad de género son inapropiados. A otras personas sólo se les puede dar información general sobre la transición del empleado o no empleado. La información personal sobre la persona en transición debe considerarse confidencial y no debe divulgarse sin su consentimiento previo. Las preguntas relativas a la persona en transición deben remitirse a la propia persona. No obstante, debe tenerse en cuenta que las preguntas sobre el proceso médico, el cuerpo y la sexualidad de un compañero de trabajo son inapropiadas. Las cuestiones que puedan surgir deben discutirse lo antes posible de forma confidencial entre el individuo y su supervisor u otro miembro de la Dirección Ejecutiva.</w:t>
      </w:r>
    </w:p>
    <w:p w14:paraId="438ED6D2" w14:textId="77777777" w:rsidR="00441859" w:rsidRPr="00963ED8" w:rsidRDefault="00DE7F5C">
      <w:pPr>
        <w:pStyle w:val="Ttulo4"/>
        <w:rPr>
          <w:szCs w:val="26"/>
          <w:lang w:val="es-CO"/>
          <w:rPrChange w:id="7599" w:author="Massiel Nayibe Moreno Ladino" w:date="2025-01-15T13:00:00Z" w16du:dateUtc="2025-01-15T18:00:00Z">
            <w:rPr>
              <w:szCs w:val="26"/>
            </w:rPr>
          </w:rPrChange>
        </w:rPr>
      </w:pPr>
      <w:r w:rsidRPr="00963ED8">
        <w:rPr>
          <w:szCs w:val="26"/>
          <w:lang w:val="es-CO"/>
          <w:rPrChange w:id="7600" w:author="Massiel Nayibe Moreno Ladino" w:date="2025-01-15T13:00:00Z" w16du:dateUtc="2025-01-15T18:00:00Z">
            <w:rPr>
              <w:szCs w:val="26"/>
            </w:rPr>
          </w:rPrChange>
        </w:rPr>
        <w:t>Vestimenta y apariencia</w:t>
      </w:r>
    </w:p>
    <w:p w14:paraId="59D4190B" w14:textId="77777777" w:rsidR="00441859" w:rsidRPr="00963ED8" w:rsidRDefault="00DE7F5C">
      <w:pPr>
        <w:spacing w:line="360" w:lineRule="auto"/>
        <w:jc w:val="both"/>
        <w:rPr>
          <w:rFonts w:cs="Times New Roman"/>
          <w:lang w:val="es-CO"/>
          <w:rPrChange w:id="7601" w:author="Massiel Nayibe Moreno Ladino" w:date="2025-01-15T13:00:00Z" w16du:dateUtc="2025-01-15T18:00:00Z">
            <w:rPr>
              <w:rFonts w:cs="Times New Roman"/>
            </w:rPr>
          </w:rPrChange>
        </w:rPr>
      </w:pPr>
      <w:r w:rsidRPr="00963ED8">
        <w:rPr>
          <w:rFonts w:cs="Times New Roman"/>
          <w:lang w:val="es-CO"/>
          <w:rPrChange w:id="7602" w:author="Massiel Nayibe Moreno Ladino" w:date="2025-01-15T13:00:00Z" w16du:dateUtc="2025-01-15T18:00:00Z">
            <w:rPr>
              <w:rFonts w:cs="Times New Roman"/>
            </w:rPr>
          </w:rPrChange>
        </w:rPr>
        <w:t>Una vez que un individuo ha informado a Compañeros que él o ella está en transición, los códigos de vestimenta de Compañeros deben ser aplicados al individuo en transición a un género diferente de la misma manera que son aplicados a otros de ese género. Los códigos de vestimenta no deben ser usados para prevenir que un individuo transgénero viva a tiempo completo en el rol consistente con su identidad de género.</w:t>
      </w:r>
    </w:p>
    <w:p w14:paraId="38D1A445" w14:textId="77777777" w:rsidR="00441859" w:rsidRPr="00963ED8" w:rsidRDefault="00DE7F5C">
      <w:pPr>
        <w:pStyle w:val="Ttulo4"/>
        <w:rPr>
          <w:szCs w:val="26"/>
          <w:lang w:val="es-CO"/>
          <w:rPrChange w:id="7603" w:author="Massiel Nayibe Moreno Ladino" w:date="2025-01-15T13:00:00Z" w16du:dateUtc="2025-01-15T18:00:00Z">
            <w:rPr>
              <w:szCs w:val="26"/>
            </w:rPr>
          </w:rPrChange>
        </w:rPr>
      </w:pPr>
      <w:r w:rsidRPr="00963ED8">
        <w:rPr>
          <w:szCs w:val="26"/>
          <w:lang w:val="es-CO"/>
          <w:rPrChange w:id="7604" w:author="Massiel Nayibe Moreno Ladino" w:date="2025-01-15T13:00:00Z" w16du:dateUtc="2025-01-15T18:00:00Z">
            <w:rPr>
              <w:szCs w:val="26"/>
            </w:rPr>
          </w:rPrChange>
        </w:rPr>
        <w:t>Nombres y pronombres</w:t>
      </w:r>
    </w:p>
    <w:p w14:paraId="5D97CCC5" w14:textId="77777777" w:rsidR="00441859" w:rsidRPr="00963ED8" w:rsidRDefault="00DE7F5C">
      <w:pPr>
        <w:spacing w:line="360" w:lineRule="auto"/>
        <w:jc w:val="both"/>
        <w:rPr>
          <w:rFonts w:cs="Times New Roman"/>
          <w:lang w:val="es-CO"/>
          <w:rPrChange w:id="7605" w:author="Massiel Nayibe Moreno Ladino" w:date="2025-01-15T13:00:00Z" w16du:dateUtc="2025-01-15T18:00:00Z">
            <w:rPr>
              <w:rFonts w:cs="Times New Roman"/>
            </w:rPr>
          </w:rPrChange>
        </w:rPr>
      </w:pPr>
      <w:r w:rsidRPr="00963ED8">
        <w:rPr>
          <w:rFonts w:cs="Times New Roman"/>
          <w:lang w:val="es-CO"/>
          <w:rPrChange w:id="7606" w:author="Massiel Nayibe Moreno Ladino" w:date="2025-01-15T13:00:00Z" w16du:dateUtc="2025-01-15T18:00:00Z">
            <w:rPr>
              <w:rFonts w:cs="Times New Roman"/>
            </w:rPr>
          </w:rPrChange>
        </w:rPr>
        <w:t xml:space="preserve">Los supervisores, compañeros de trabajo y otras personas deben utilizar el nombre y los pronombres adecuados al género que presenta ahora el empleado. Diríjase a cada persona por el nombre, y el pronombre específico de género, por el que la persona desea ser llamada. Si no conoce el término adecuado, pregunte con tacto. Además, los supervisores, compañeros de trabajo y otras personas deben tener cuidado de utilizar el nombre y los pronombres correctos en los registros y en las comunicaciones con otras personas en relación con la persona en transición. El uso incorrecto e intencionado del nuevo nombre y pronombres de la persona, así como la referencia a su sexo anterior por parte de supervisores, compañeros de trabajo y otras personas, son contrarios </w:t>
      </w:r>
      <w:r w:rsidRPr="00963ED8">
        <w:rPr>
          <w:rFonts w:cs="Times New Roman"/>
          <w:lang w:val="es-CO"/>
          <w:rPrChange w:id="7607" w:author="Massiel Nayibe Moreno Ladino" w:date="2025-01-15T13:00:00Z" w16du:dateUtc="2025-01-15T18:00:00Z">
            <w:rPr>
              <w:rFonts w:cs="Times New Roman"/>
            </w:rPr>
          </w:rPrChange>
        </w:rPr>
        <w:lastRenderedPageBreak/>
        <w:t>al objetivo de tratar a los empleados en proceso de transición con dignidad y respeto. Crea un ambiente de trabajo poco acogedor y puede considerarse acoso.</w:t>
      </w:r>
    </w:p>
    <w:p w14:paraId="23979C60" w14:textId="77777777" w:rsidR="00441859" w:rsidRPr="00963ED8" w:rsidRDefault="00DE7F5C">
      <w:pPr>
        <w:pStyle w:val="Ttulo4"/>
        <w:rPr>
          <w:szCs w:val="26"/>
          <w:lang w:val="es-CO"/>
          <w:rPrChange w:id="7608" w:author="Massiel Nayibe Moreno Ladino" w:date="2025-01-15T13:00:00Z" w16du:dateUtc="2025-01-15T18:00:00Z">
            <w:rPr>
              <w:szCs w:val="26"/>
            </w:rPr>
          </w:rPrChange>
        </w:rPr>
      </w:pPr>
      <w:r w:rsidRPr="00963ED8">
        <w:rPr>
          <w:szCs w:val="26"/>
          <w:lang w:val="es-CO"/>
          <w:rPrChange w:id="7609" w:author="Massiel Nayibe Moreno Ladino" w:date="2025-01-15T13:00:00Z" w16du:dateUtc="2025-01-15T18:00:00Z">
            <w:rPr>
              <w:szCs w:val="26"/>
            </w:rPr>
          </w:rPrChange>
        </w:rPr>
        <w:t>Aseos, alojamiento y otras instalaciones relacionadas</w:t>
      </w:r>
    </w:p>
    <w:p w14:paraId="0A56DD8E" w14:textId="77777777" w:rsidR="00441859" w:rsidRPr="00963ED8" w:rsidRDefault="00DE7F5C">
      <w:pPr>
        <w:spacing w:line="360" w:lineRule="auto"/>
        <w:jc w:val="both"/>
        <w:rPr>
          <w:rFonts w:cs="Times New Roman"/>
          <w:lang w:val="es-CO"/>
          <w:rPrChange w:id="7610" w:author="Massiel Nayibe Moreno Ladino" w:date="2025-01-15T13:00:00Z" w16du:dateUtc="2025-01-15T18:00:00Z">
            <w:rPr>
              <w:rFonts w:cs="Times New Roman"/>
            </w:rPr>
          </w:rPrChange>
        </w:rPr>
      </w:pPr>
      <w:r w:rsidRPr="00963ED8">
        <w:rPr>
          <w:rFonts w:cs="Times New Roman"/>
          <w:lang w:val="es-CO"/>
          <w:rPrChange w:id="7611" w:author="Massiel Nayibe Moreno Ladino" w:date="2025-01-15T13:00:00Z" w16du:dateUtc="2025-01-15T18:00:00Z">
            <w:rPr>
              <w:rFonts w:cs="Times New Roman"/>
            </w:rPr>
          </w:rPrChange>
        </w:rPr>
        <w:t xml:space="preserve">Para los individuos en transición, esto significa que, una vez que él o ella ha comenzado a actuar y/o trabajar en el género que refleja su identidad de género, Compañeros debe permitir el acceso a los baños, alojamiento y otras instalaciones consistentes con su identidad de género. Compañeros protegerá los derechos y la privacidad del individuo en transición y, por lo tanto, no podrá informar a otros de su orientación sexual, identidad de género o expresión de género. Bajo ninguna circunstancia se podrá exigir a una persona que utilice instalaciones o alojamiento que sean incompatibles con su identidad de género. </w:t>
      </w:r>
    </w:p>
    <w:p w14:paraId="417E396C" w14:textId="77777777" w:rsidR="00441859" w:rsidRPr="00963ED8" w:rsidRDefault="00DE7F5C">
      <w:pPr>
        <w:pStyle w:val="Ttulo4"/>
        <w:rPr>
          <w:szCs w:val="26"/>
          <w:lang w:val="es-CO"/>
          <w:rPrChange w:id="7612" w:author="Massiel Nayibe Moreno Ladino" w:date="2025-01-15T13:00:00Z" w16du:dateUtc="2025-01-15T18:00:00Z">
            <w:rPr>
              <w:szCs w:val="26"/>
            </w:rPr>
          </w:rPrChange>
        </w:rPr>
      </w:pPr>
      <w:r w:rsidRPr="00963ED8">
        <w:rPr>
          <w:szCs w:val="26"/>
          <w:lang w:val="es-CO"/>
          <w:rPrChange w:id="7613" w:author="Massiel Nayibe Moreno Ladino" w:date="2025-01-15T13:00:00Z" w16du:dateUtc="2025-01-15T18:00:00Z">
            <w:rPr>
              <w:szCs w:val="26"/>
            </w:rPr>
          </w:rPrChange>
        </w:rPr>
        <w:t>Tareas y obligaciones</w:t>
      </w:r>
    </w:p>
    <w:p w14:paraId="226DBDDA" w14:textId="77777777" w:rsidR="00441859" w:rsidRPr="00963ED8" w:rsidRDefault="00DE7F5C">
      <w:pPr>
        <w:spacing w:line="360" w:lineRule="auto"/>
        <w:jc w:val="both"/>
        <w:rPr>
          <w:rFonts w:cs="Times New Roman"/>
          <w:lang w:val="es-CO"/>
          <w:rPrChange w:id="7614" w:author="Massiel Nayibe Moreno Ladino" w:date="2025-01-15T13:00:00Z" w16du:dateUtc="2025-01-15T18:00:00Z">
            <w:rPr>
              <w:rFonts w:cs="Times New Roman"/>
            </w:rPr>
          </w:rPrChange>
        </w:rPr>
      </w:pPr>
      <w:r w:rsidRPr="00963ED8">
        <w:rPr>
          <w:rFonts w:cs="Times New Roman"/>
          <w:lang w:val="es-CO"/>
          <w:rPrChange w:id="7615" w:author="Massiel Nayibe Moreno Ladino" w:date="2025-01-15T13:00:00Z" w16du:dateUtc="2025-01-15T18:00:00Z">
            <w:rPr>
              <w:rFonts w:cs="Times New Roman"/>
            </w:rPr>
          </w:rPrChange>
        </w:rPr>
        <w:t xml:space="preserve">En el caso de una persona en transición, una vez que haya comenzado a actuar y/o trabajar a tiempo completo en el género que refleja su identidad de género, los Compañeros deben tratar a la persona como ese género a los efectos de todas las asignaciones y obligaciones laborales. </w:t>
      </w:r>
    </w:p>
    <w:p w14:paraId="671910F6" w14:textId="77777777" w:rsidR="00441859" w:rsidRPr="00963ED8" w:rsidRDefault="00DE7F5C">
      <w:pPr>
        <w:pStyle w:val="Ttulo4"/>
        <w:rPr>
          <w:szCs w:val="26"/>
          <w:lang w:val="es-CO"/>
          <w:rPrChange w:id="7616" w:author="Massiel Nayibe Moreno Ladino" w:date="2025-01-15T13:00:00Z" w16du:dateUtc="2025-01-15T18:00:00Z">
            <w:rPr>
              <w:szCs w:val="26"/>
            </w:rPr>
          </w:rPrChange>
        </w:rPr>
      </w:pPr>
      <w:r w:rsidRPr="00963ED8">
        <w:rPr>
          <w:szCs w:val="26"/>
          <w:lang w:val="es-CO"/>
          <w:rPrChange w:id="7617" w:author="Massiel Nayibe Moreno Ladino" w:date="2025-01-15T13:00:00Z" w16du:dateUtc="2025-01-15T18:00:00Z">
            <w:rPr>
              <w:szCs w:val="26"/>
            </w:rPr>
          </w:rPrChange>
        </w:rPr>
        <w:t>Transiciones de los empleados</w:t>
      </w:r>
    </w:p>
    <w:p w14:paraId="47AC931F" w14:textId="77777777" w:rsidR="00441859" w:rsidRPr="00963ED8" w:rsidRDefault="00DE7F5C">
      <w:pPr>
        <w:spacing w:line="360" w:lineRule="auto"/>
        <w:jc w:val="both"/>
        <w:rPr>
          <w:rFonts w:cs="Times New Roman"/>
          <w:lang w:val="es-CO"/>
          <w:rPrChange w:id="7618" w:author="Massiel Nayibe Moreno Ladino" w:date="2025-01-15T13:00:00Z" w16du:dateUtc="2025-01-15T18:00:00Z">
            <w:rPr>
              <w:rFonts w:cs="Times New Roman"/>
            </w:rPr>
          </w:rPrChange>
        </w:rPr>
      </w:pPr>
      <w:r w:rsidRPr="00963ED8">
        <w:rPr>
          <w:rFonts w:cs="Times New Roman"/>
          <w:lang w:val="es-CO"/>
          <w:rPrChange w:id="7619" w:author="Massiel Nayibe Moreno Ladino" w:date="2025-01-15T13:00:00Z" w16du:dateUtc="2025-01-15T18:00:00Z">
            <w:rPr>
              <w:rFonts w:cs="Times New Roman"/>
            </w:rPr>
          </w:rPrChange>
        </w:rPr>
        <w:t>No debe exigirse a las personas en proceso de transición que se hayan sometido a un procedimiento médico concreto (incluida la cirugía de reasignación de sexo) o que presenten pruebas de ello para poder optar a asignaciones o funciones específicas de su sexo.</w:t>
      </w:r>
    </w:p>
    <w:p w14:paraId="293E69F3" w14:textId="77777777" w:rsidR="005E5BD6" w:rsidRPr="00963ED8" w:rsidRDefault="005E5BD6" w:rsidP="005E5BD6">
      <w:pPr>
        <w:spacing w:line="360" w:lineRule="auto"/>
        <w:jc w:val="both"/>
        <w:rPr>
          <w:rFonts w:cs="Times New Roman"/>
          <w:i/>
          <w:iCs/>
          <w:u w:val="single"/>
          <w:lang w:val="es-CO"/>
          <w:rPrChange w:id="7620" w:author="Massiel Nayibe Moreno Ladino" w:date="2025-01-15T13:00:00Z" w16du:dateUtc="2025-01-15T18:00:00Z">
            <w:rPr>
              <w:rFonts w:cs="Times New Roman"/>
              <w:i/>
              <w:iCs/>
              <w:u w:val="single"/>
            </w:rPr>
          </w:rPrChange>
        </w:rPr>
      </w:pPr>
    </w:p>
    <w:p w14:paraId="4294D95D" w14:textId="77777777" w:rsidR="00441859" w:rsidRPr="00963ED8" w:rsidRDefault="00DE7F5C">
      <w:pPr>
        <w:spacing w:line="360" w:lineRule="auto"/>
        <w:jc w:val="both"/>
        <w:rPr>
          <w:rFonts w:cs="Times New Roman"/>
          <w:lang w:val="es-CO"/>
          <w:rPrChange w:id="7621" w:author="Massiel Nayibe Moreno Ladino" w:date="2025-01-15T13:00:00Z" w16du:dateUtc="2025-01-15T18:00:00Z">
            <w:rPr>
              <w:rFonts w:cs="Times New Roman"/>
            </w:rPr>
          </w:rPrChange>
        </w:rPr>
      </w:pPr>
      <w:r w:rsidRPr="00963ED8">
        <w:rPr>
          <w:rFonts w:cs="Times New Roman"/>
          <w:i/>
          <w:iCs/>
          <w:u w:val="single"/>
          <w:lang w:val="es-CO"/>
          <w:rPrChange w:id="7622" w:author="Massiel Nayibe Moreno Ladino" w:date="2025-01-15T13:00:00Z" w16du:dateUtc="2025-01-15T18:00:00Z">
            <w:rPr>
              <w:rFonts w:cs="Times New Roman"/>
              <w:i/>
              <w:iCs/>
              <w:u w:val="single"/>
            </w:rPr>
          </w:rPrChange>
        </w:rPr>
        <w:t>Mantenimiento de registros</w:t>
      </w:r>
      <w:r w:rsidRPr="00963ED8">
        <w:rPr>
          <w:rFonts w:cs="Times New Roman"/>
          <w:lang w:val="es-CO"/>
          <w:rPrChange w:id="7623" w:author="Massiel Nayibe Moreno Ladino" w:date="2025-01-15T13:00:00Z" w16du:dateUtc="2025-01-15T18:00:00Z">
            <w:rPr>
              <w:rFonts w:cs="Times New Roman"/>
            </w:rPr>
          </w:rPrChange>
        </w:rPr>
        <w:t>: Para los empleados, la carpeta de personal del empleado, y otros registros de los empleados (nómina, documentos de beneficios, y así sucesivamente) deben ser cambiados para mostrar el nuevo nombre del empleado y el género una vez que el empleado ha comenzado a trabajar a tiempo completo en el papel de género coherente con la identidad de género del empleado. El empleado deberá presentar una solicitud a Partners HR para actualizar su información y registros personales. A los empleados también se les permitirá cambiar cualquier documentación de identidad, como pero no limitado a la cuenta de correo electrónico, tarjetas de visita, etc.</w:t>
      </w:r>
    </w:p>
    <w:p w14:paraId="189FF50E" w14:textId="77777777" w:rsidR="005E5BD6" w:rsidRPr="00963ED8" w:rsidRDefault="005E5BD6" w:rsidP="005E5BD6">
      <w:pPr>
        <w:spacing w:line="360" w:lineRule="auto"/>
        <w:jc w:val="both"/>
        <w:rPr>
          <w:rFonts w:cs="Times New Roman"/>
          <w:lang w:val="es-CO"/>
          <w:rPrChange w:id="7624" w:author="Massiel Nayibe Moreno Ladino" w:date="2025-01-15T13:00:00Z" w16du:dateUtc="2025-01-15T18:00:00Z">
            <w:rPr>
              <w:rFonts w:cs="Times New Roman"/>
            </w:rPr>
          </w:rPrChange>
        </w:rPr>
      </w:pPr>
    </w:p>
    <w:p w14:paraId="63639B1A" w14:textId="77777777" w:rsidR="00441859" w:rsidRPr="00963ED8" w:rsidRDefault="00DE7F5C">
      <w:pPr>
        <w:spacing w:line="360" w:lineRule="auto"/>
        <w:jc w:val="both"/>
        <w:rPr>
          <w:rFonts w:cs="Times New Roman"/>
          <w:lang w:val="es-CO"/>
          <w:rPrChange w:id="7625" w:author="Massiel Nayibe Moreno Ladino" w:date="2025-01-15T13:00:00Z" w16du:dateUtc="2025-01-15T18:00:00Z">
            <w:rPr>
              <w:rFonts w:cs="Times New Roman"/>
            </w:rPr>
          </w:rPrChange>
        </w:rPr>
      </w:pPr>
      <w:r w:rsidRPr="00963ED8">
        <w:rPr>
          <w:rFonts w:cs="Times New Roman"/>
          <w:i/>
          <w:iCs/>
          <w:u w:val="single"/>
          <w:lang w:val="es-CO"/>
          <w:rPrChange w:id="7626" w:author="Massiel Nayibe Moreno Ladino" w:date="2025-01-15T13:00:00Z" w16du:dateUtc="2025-01-15T18:00:00Z">
            <w:rPr>
              <w:rFonts w:cs="Times New Roman"/>
              <w:i/>
              <w:iCs/>
              <w:u w:val="single"/>
            </w:rPr>
          </w:rPrChange>
        </w:rPr>
        <w:lastRenderedPageBreak/>
        <w:t>Licencia médica y por enfermedad</w:t>
      </w:r>
      <w:r w:rsidRPr="00963ED8">
        <w:rPr>
          <w:rFonts w:cs="Times New Roman"/>
          <w:lang w:val="es-CO"/>
          <w:rPrChange w:id="7627" w:author="Massiel Nayibe Moreno Ladino" w:date="2025-01-15T13:00:00Z" w16du:dateUtc="2025-01-15T18:00:00Z">
            <w:rPr>
              <w:rFonts w:cs="Times New Roman"/>
            </w:rPr>
          </w:rPrChange>
        </w:rPr>
        <w:t>: Los empleados que reciban tratamiento como parte de su transición pueden utilizar la baja por enfermedad de acuerdo con la política de bajas por enfermedad de Partners. Los empleados que reúnan los requisitos de la Ley de Licencia Médica Familiar también pueden tener derecho a una licencia médica por necesidades relacionadas con la transición para sí mismos o para sus familias.</w:t>
      </w:r>
    </w:p>
    <w:p w14:paraId="5D78F9FF" w14:textId="77777777" w:rsidR="005E5BD6" w:rsidRPr="00963ED8" w:rsidRDefault="005E5BD6" w:rsidP="005E5BD6">
      <w:pPr>
        <w:spacing w:line="360" w:lineRule="auto"/>
        <w:jc w:val="both"/>
        <w:rPr>
          <w:rFonts w:cs="Times New Roman"/>
          <w:lang w:val="es-CO"/>
          <w:rPrChange w:id="7628" w:author="Massiel Nayibe Moreno Ladino" w:date="2025-01-15T13:00:00Z" w16du:dateUtc="2025-01-15T18:00:00Z">
            <w:rPr>
              <w:rFonts w:cs="Times New Roman"/>
            </w:rPr>
          </w:rPrChange>
        </w:rPr>
      </w:pPr>
    </w:p>
    <w:p w14:paraId="7F4217DF" w14:textId="77777777" w:rsidR="00441859" w:rsidRPr="00963ED8" w:rsidRDefault="00DE7F5C">
      <w:pPr>
        <w:spacing w:line="360" w:lineRule="auto"/>
        <w:jc w:val="both"/>
        <w:rPr>
          <w:rFonts w:cs="Times New Roman"/>
          <w:lang w:val="es-CO"/>
          <w:rPrChange w:id="7629" w:author="Massiel Nayibe Moreno Ladino" w:date="2025-01-15T13:00:00Z" w16du:dateUtc="2025-01-15T18:00:00Z">
            <w:rPr>
              <w:rFonts w:cs="Times New Roman"/>
            </w:rPr>
          </w:rPrChange>
        </w:rPr>
      </w:pPr>
      <w:r w:rsidRPr="00963ED8">
        <w:rPr>
          <w:rFonts w:cs="Times New Roman"/>
          <w:i/>
          <w:iCs/>
          <w:u w:val="single"/>
          <w:lang w:val="es-CO"/>
          <w:rPrChange w:id="7630" w:author="Massiel Nayibe Moreno Ladino" w:date="2025-01-15T13:00:00Z" w16du:dateUtc="2025-01-15T18:00:00Z">
            <w:rPr>
              <w:rFonts w:cs="Times New Roman"/>
              <w:i/>
              <w:iCs/>
              <w:u w:val="single"/>
            </w:rPr>
          </w:rPrChange>
        </w:rPr>
        <w:t>Prestaciones del seguro</w:t>
      </w:r>
      <w:r w:rsidRPr="00963ED8">
        <w:rPr>
          <w:rFonts w:cs="Times New Roman"/>
          <w:i/>
          <w:iCs/>
          <w:lang w:val="es-CO"/>
          <w:rPrChange w:id="7631" w:author="Massiel Nayibe Moreno Ladino" w:date="2025-01-15T13:00:00Z" w16du:dateUtc="2025-01-15T18:00:00Z">
            <w:rPr>
              <w:rFonts w:cs="Times New Roman"/>
              <w:i/>
              <w:iCs/>
            </w:rPr>
          </w:rPrChange>
        </w:rPr>
        <w:t>:</w:t>
      </w:r>
      <w:r w:rsidRPr="00963ED8">
        <w:rPr>
          <w:rFonts w:cs="Times New Roman"/>
          <w:lang w:val="es-CO"/>
          <w:rPrChange w:id="7632" w:author="Massiel Nayibe Moreno Ladino" w:date="2025-01-15T13:00:00Z" w16du:dateUtc="2025-01-15T18:00:00Z">
            <w:rPr>
              <w:rFonts w:cs="Times New Roman"/>
            </w:rPr>
          </w:rPrChange>
        </w:rPr>
        <w:t xml:space="preserve"> Se debe permitir que los empleados en transición que ya disfrutan de prestaciones del seguro continúen participando en el mismo, y que los nuevos empleados elijan la participación, en función de sus nombres y géneros actualizados. Si los empleados en transición están legalmente casados en el momento de la transición, la transición no afecta a la validez de ese matrimonio, y la cobertura conyugal debe ampliarse o continuar aunque el empleado en transición tenga un nuevo nombre y género. </w:t>
      </w:r>
    </w:p>
    <w:p w14:paraId="259AC7A4" w14:textId="77777777" w:rsidR="00441859" w:rsidRPr="00963ED8" w:rsidRDefault="00DE7F5C">
      <w:pPr>
        <w:pStyle w:val="Ttulo4"/>
        <w:rPr>
          <w:b w:val="0"/>
          <w:bCs w:val="0"/>
          <w:szCs w:val="26"/>
          <w:lang w:val="es-CO"/>
          <w:rPrChange w:id="7633" w:author="Massiel Nayibe Moreno Ladino" w:date="2025-01-15T13:00:00Z" w16du:dateUtc="2025-01-15T18:00:00Z">
            <w:rPr>
              <w:b w:val="0"/>
              <w:bCs w:val="0"/>
              <w:szCs w:val="26"/>
            </w:rPr>
          </w:rPrChange>
        </w:rPr>
      </w:pPr>
      <w:r w:rsidRPr="00963ED8">
        <w:rPr>
          <w:szCs w:val="26"/>
          <w:lang w:val="es-CO"/>
          <w:rPrChange w:id="7634" w:author="Massiel Nayibe Moreno Ladino" w:date="2025-01-15T13:00:00Z" w16du:dateUtc="2025-01-15T18:00:00Z">
            <w:rPr>
              <w:szCs w:val="26"/>
            </w:rPr>
          </w:rPrChange>
        </w:rPr>
        <w:t>Resumen</w:t>
      </w:r>
    </w:p>
    <w:p w14:paraId="3DE99B58" w14:textId="77777777" w:rsidR="00441859" w:rsidRPr="00963ED8" w:rsidRDefault="00DE7F5C">
      <w:pPr>
        <w:spacing w:line="360" w:lineRule="auto"/>
        <w:jc w:val="both"/>
        <w:rPr>
          <w:rFonts w:cs="Times New Roman"/>
          <w:lang w:val="es-CO"/>
          <w:rPrChange w:id="7635" w:author="Massiel Nayibe Moreno Ladino" w:date="2025-01-15T13:00:00Z" w16du:dateUtc="2025-01-15T18:00:00Z">
            <w:rPr>
              <w:rFonts w:cs="Times New Roman"/>
            </w:rPr>
          </w:rPrChange>
        </w:rPr>
      </w:pPr>
      <w:r w:rsidRPr="00963ED8">
        <w:rPr>
          <w:rFonts w:cs="Times New Roman"/>
          <w:lang w:val="es-CO"/>
          <w:rPrChange w:id="7636" w:author="Massiel Nayibe Moreno Ladino" w:date="2025-01-15T13:00:00Z" w16du:dateUtc="2025-01-15T18:00:00Z">
            <w:rPr>
              <w:rFonts w:cs="Times New Roman"/>
            </w:rPr>
          </w:rPrChange>
        </w:rPr>
        <w:t>Compañeros pretende proporcionar a sus empleados, y no empleados (tales como pasantes, participantes de programas, voluntarios, consultores y contratistas independientes), un ambiente que trate a todos sus empleados y no empleados con dignidad y respeto y proporcionar un ambiente de trabajo libre de discriminación, incluyendo sexo y/o identidad de género. Nuestro enfoque consiste en ser lo más inclusivos y complacientes posible con todas las personas, independientemente de sus identidades. Esta política se aplica a todas las personas que interactúan con miembros del personal o de la red de Partners.</w:t>
      </w:r>
    </w:p>
    <w:p w14:paraId="6C16C28F" w14:textId="77777777" w:rsidR="005E5BD6" w:rsidRPr="00963ED8" w:rsidRDefault="005E5BD6" w:rsidP="005E5BD6">
      <w:pPr>
        <w:spacing w:line="360" w:lineRule="auto"/>
        <w:jc w:val="both"/>
        <w:rPr>
          <w:rFonts w:cs="Times New Roman"/>
          <w:lang w:val="es-CO"/>
          <w:rPrChange w:id="7637" w:author="Massiel Nayibe Moreno Ladino" w:date="2025-01-15T13:00:00Z" w16du:dateUtc="2025-01-15T18:00:00Z">
            <w:rPr>
              <w:rFonts w:cs="Times New Roman"/>
            </w:rPr>
          </w:rPrChange>
        </w:rPr>
      </w:pPr>
    </w:p>
    <w:p w14:paraId="4032C77C" w14:textId="77777777" w:rsidR="005E5BD6" w:rsidRPr="00963ED8" w:rsidRDefault="005E5BD6" w:rsidP="005E5BD6">
      <w:pPr>
        <w:spacing w:after="160" w:line="259" w:lineRule="auto"/>
        <w:rPr>
          <w:rFonts w:eastAsiaTheme="majorEastAsia" w:cstheme="majorBidi"/>
          <w:b/>
          <w:bCs/>
          <w:color w:val="E66800"/>
          <w:sz w:val="32"/>
          <w:szCs w:val="26"/>
          <w:lang w:val="es-CO"/>
          <w:rPrChange w:id="7638" w:author="Massiel Nayibe Moreno Ladino" w:date="2025-01-15T13:00:00Z" w16du:dateUtc="2025-01-15T18:00:00Z">
            <w:rPr>
              <w:rFonts w:eastAsiaTheme="majorEastAsia" w:cstheme="majorBidi"/>
              <w:b/>
              <w:bCs/>
              <w:color w:val="E66800"/>
              <w:sz w:val="32"/>
              <w:szCs w:val="26"/>
            </w:rPr>
          </w:rPrChange>
        </w:rPr>
      </w:pPr>
      <w:r w:rsidRPr="00963ED8">
        <w:rPr>
          <w:lang w:val="es-CO"/>
          <w:rPrChange w:id="7639" w:author="Massiel Nayibe Moreno Ladino" w:date="2025-01-15T13:00:00Z" w16du:dateUtc="2025-01-15T18:00:00Z">
            <w:rPr/>
          </w:rPrChange>
        </w:rPr>
        <w:br w:type="page"/>
      </w:r>
    </w:p>
    <w:p w14:paraId="45F964B9" w14:textId="77777777" w:rsidR="00441859" w:rsidRPr="00963ED8" w:rsidRDefault="00DE7F5C">
      <w:pPr>
        <w:pStyle w:val="Ttulo1"/>
        <w:jc w:val="both"/>
        <w:rPr>
          <w:rStyle w:val="Ttulo3Car"/>
          <w:b/>
          <w:bCs/>
          <w:lang w:val="es-CO"/>
          <w:rPrChange w:id="7640" w:author="Massiel Nayibe Moreno Ladino" w:date="2025-01-15T13:00:00Z" w16du:dateUtc="2025-01-15T18:00:00Z">
            <w:rPr>
              <w:rStyle w:val="Ttulo3Car"/>
              <w:b/>
              <w:bCs/>
              <w:szCs w:val="24"/>
            </w:rPr>
          </w:rPrChange>
        </w:rPr>
      </w:pPr>
      <w:bookmarkStart w:id="7641" w:name="_Annex_H:_Sexual"/>
      <w:bookmarkStart w:id="7642" w:name="_Toc184807009"/>
      <w:bookmarkStart w:id="7643" w:name="_Toc185435534"/>
      <w:bookmarkEnd w:id="7641"/>
      <w:r w:rsidRPr="00963ED8">
        <w:rPr>
          <w:rStyle w:val="Ttulo3Car"/>
          <w:b/>
          <w:bCs/>
          <w:lang w:val="es-CO"/>
          <w:rPrChange w:id="7644" w:author="Massiel Nayibe Moreno Ladino" w:date="2025-01-15T13:00:00Z" w16du:dateUtc="2025-01-15T18:00:00Z">
            <w:rPr>
              <w:rStyle w:val="Ttulo3Car"/>
              <w:b/>
              <w:bCs/>
            </w:rPr>
          </w:rPrChange>
        </w:rPr>
        <w:lastRenderedPageBreak/>
        <w:t>Anexo H: Política en materia de explotación y abusos sexuales</w:t>
      </w:r>
      <w:bookmarkEnd w:id="7642"/>
      <w:bookmarkEnd w:id="7643"/>
    </w:p>
    <w:p w14:paraId="0B99DA50" w14:textId="77777777" w:rsidR="00441859" w:rsidRPr="00963ED8" w:rsidRDefault="00DE7F5C">
      <w:pPr>
        <w:pStyle w:val="Ttulo4"/>
        <w:rPr>
          <w:szCs w:val="26"/>
          <w:lang w:val="es-CO"/>
          <w:rPrChange w:id="7645" w:author="Massiel Nayibe Moreno Ladino" w:date="2025-01-15T13:00:00Z" w16du:dateUtc="2025-01-15T18:00:00Z">
            <w:rPr>
              <w:szCs w:val="26"/>
            </w:rPr>
          </w:rPrChange>
        </w:rPr>
      </w:pPr>
      <w:r w:rsidRPr="00963ED8">
        <w:rPr>
          <w:szCs w:val="26"/>
          <w:lang w:val="es-CO"/>
          <w:rPrChange w:id="7646" w:author="Massiel Nayibe Moreno Ladino" w:date="2025-01-15T13:00:00Z" w16du:dateUtc="2025-01-15T18:00:00Z">
            <w:rPr>
              <w:szCs w:val="26"/>
            </w:rPr>
          </w:rPrChange>
        </w:rPr>
        <w:t>Propósito</w:t>
      </w:r>
    </w:p>
    <w:p w14:paraId="2858DF05" w14:textId="77777777" w:rsidR="00441859" w:rsidRPr="00963ED8" w:rsidRDefault="00DE7F5C">
      <w:pPr>
        <w:spacing w:line="360" w:lineRule="auto"/>
        <w:jc w:val="both"/>
        <w:rPr>
          <w:rFonts w:cs="Times New Roman"/>
          <w:lang w:val="es-CO"/>
          <w:rPrChange w:id="7647" w:author="Massiel Nayibe Moreno Ladino" w:date="2025-01-15T13:00:00Z" w16du:dateUtc="2025-01-15T18:00:00Z">
            <w:rPr>
              <w:rFonts w:cs="Times New Roman"/>
            </w:rPr>
          </w:rPrChange>
        </w:rPr>
      </w:pPr>
      <w:r w:rsidRPr="00963ED8">
        <w:rPr>
          <w:rFonts w:cs="Times New Roman"/>
          <w:lang w:val="es-CO"/>
          <w:rPrChange w:id="7648" w:author="Massiel Nayibe Moreno Ladino" w:date="2025-01-15T13:00:00Z" w16du:dateUtc="2025-01-15T18:00:00Z">
            <w:rPr>
              <w:rFonts w:cs="Times New Roman"/>
            </w:rPr>
          </w:rPrChange>
        </w:rPr>
        <w:t xml:space="preserve">Esta política se aplica a todos los socios afiliados que interactúan con los participantes, tal como se definen más adelante en el </w:t>
      </w:r>
      <w:r>
        <w:fldChar w:fldCharType="begin"/>
      </w:r>
      <w:r w:rsidRPr="00963ED8">
        <w:rPr>
          <w:lang w:val="es-CO"/>
          <w:rPrChange w:id="7649" w:author="Massiel Nayibe Moreno Ladino" w:date="2025-01-15T13:00:00Z" w16du:dateUtc="2025-01-15T18:00:00Z">
            <w:rPr/>
          </w:rPrChange>
        </w:rPr>
        <w:instrText>HYPERLINK \l "_Definitions" \h</w:instrText>
      </w:r>
      <w:r>
        <w:fldChar w:fldCharType="separate"/>
      </w:r>
      <w:r w:rsidRPr="00963ED8">
        <w:rPr>
          <w:rStyle w:val="Hipervnculo"/>
          <w:rFonts w:cs="Times New Roman"/>
          <w:lang w:val="es-CO"/>
          <w:rPrChange w:id="7650" w:author="Massiel Nayibe Moreno Ladino" w:date="2025-01-15T13:00:00Z" w16du:dateUtc="2025-01-15T18:00:00Z">
            <w:rPr>
              <w:rStyle w:val="Hipervnculo"/>
              <w:rFonts w:cs="Times New Roman"/>
            </w:rPr>
          </w:rPrChange>
        </w:rPr>
        <w:t>punto 4. Definiciones</w:t>
      </w:r>
      <w:r>
        <w:fldChar w:fldCharType="end"/>
      </w:r>
      <w:r>
        <w:fldChar w:fldCharType="begin"/>
      </w:r>
      <w:r w:rsidRPr="00963ED8">
        <w:rPr>
          <w:lang w:val="es-CO"/>
          <w:rPrChange w:id="7651" w:author="Massiel Nayibe Moreno Ladino" w:date="2025-01-15T13:00:00Z" w16du:dateUtc="2025-01-15T18:00:00Z">
            <w:rPr/>
          </w:rPrChange>
        </w:rPr>
        <w:instrText>HYPERLINK \l "_Definitions" \h</w:instrText>
      </w:r>
      <w:r>
        <w:fldChar w:fldCharType="separate"/>
      </w:r>
      <w:r w:rsidRPr="00963ED8">
        <w:rPr>
          <w:rStyle w:val="Hipervnculo"/>
          <w:rFonts w:cs="Times New Roman"/>
          <w:lang w:val="es-CO"/>
          <w:rPrChange w:id="7652" w:author="Massiel Nayibe Moreno Ladino" w:date="2025-01-15T13:00:00Z" w16du:dateUtc="2025-01-15T18:00:00Z">
            <w:rPr>
              <w:rStyle w:val="Hipervnculo"/>
              <w:rFonts w:cs="Times New Roman"/>
            </w:rPr>
          </w:rPrChange>
        </w:rPr>
        <w:t>.</w:t>
      </w:r>
      <w:r>
        <w:fldChar w:fldCharType="end"/>
      </w:r>
      <w:r w:rsidRPr="00963ED8">
        <w:rPr>
          <w:rFonts w:cs="Times New Roman"/>
          <w:lang w:val="es-CO"/>
          <w:rPrChange w:id="7653" w:author="Massiel Nayibe Moreno Ladino" w:date="2025-01-15T13:00:00Z" w16du:dateUtc="2025-01-15T18:00:00Z">
            <w:rPr>
              <w:rFonts w:cs="Times New Roman"/>
            </w:rPr>
          </w:rPrChange>
        </w:rPr>
        <w:t xml:space="preserve"> 4. </w:t>
      </w:r>
      <w:r>
        <w:fldChar w:fldCharType="begin"/>
      </w:r>
      <w:r w:rsidRPr="00963ED8">
        <w:rPr>
          <w:lang w:val="es-CO"/>
          <w:rPrChange w:id="7654" w:author="Massiel Nayibe Moreno Ladino" w:date="2025-01-15T13:00:00Z" w16du:dateUtc="2025-01-15T18:00:00Z">
            <w:rPr/>
          </w:rPrChange>
        </w:rPr>
        <w:instrText>HYPERLINK \l "_Definitions" \h</w:instrText>
      </w:r>
      <w:r>
        <w:fldChar w:fldCharType="separate"/>
      </w:r>
      <w:r w:rsidRPr="00963ED8">
        <w:rPr>
          <w:rStyle w:val="Hipervnculo"/>
          <w:rFonts w:cs="Times New Roman"/>
          <w:lang w:val="es-CO"/>
          <w:rPrChange w:id="7655" w:author="Massiel Nayibe Moreno Ladino" w:date="2025-01-15T13:00:00Z" w16du:dateUtc="2025-01-15T18:00:00Z">
            <w:rPr>
              <w:rStyle w:val="Hipervnculo"/>
              <w:rFonts w:cs="Times New Roman"/>
            </w:rPr>
          </w:rPrChange>
        </w:rPr>
        <w:t>Definiciones</w:t>
      </w:r>
      <w:r>
        <w:fldChar w:fldCharType="end"/>
      </w:r>
      <w:r w:rsidRPr="00963ED8">
        <w:rPr>
          <w:rFonts w:cs="Times New Roman"/>
          <w:lang w:val="es-CO"/>
          <w:rPrChange w:id="7656" w:author="Massiel Nayibe Moreno Ladino" w:date="2025-01-15T13:00:00Z" w16du:dateUtc="2025-01-15T18:00:00Z">
            <w:rPr>
              <w:rFonts w:cs="Times New Roman"/>
            </w:rPr>
          </w:rPrChange>
        </w:rPr>
        <w:t>. Compañeros de las Américas (Compañeros) tiene una política de tolerancia cero hacia el acoso, la explotación y el abuso sexual. Esta política está destinada a proteger a los participantes de los programas de Compañeros, y se aplica a las operaciones de Compañeros tanto en los Estados Unidos como en el extranjero. Esta política está destinada a proporcionar una guía general y a cumplir con las regulaciones del Gobierno de los Estados Unidos, los requisitos de los donantes y todas las demás leyes locales aplicables.</w:t>
      </w:r>
    </w:p>
    <w:p w14:paraId="7F0ECAAC" w14:textId="77777777" w:rsidR="005E5BD6" w:rsidRPr="00963ED8" w:rsidRDefault="005E5BD6" w:rsidP="005E5BD6">
      <w:pPr>
        <w:spacing w:line="360" w:lineRule="auto"/>
        <w:jc w:val="both"/>
        <w:rPr>
          <w:rFonts w:cs="Times New Roman"/>
          <w:lang w:val="es-CO"/>
          <w:rPrChange w:id="7657" w:author="Massiel Nayibe Moreno Ladino" w:date="2025-01-15T13:00:00Z" w16du:dateUtc="2025-01-15T18:00:00Z">
            <w:rPr>
              <w:rFonts w:cs="Times New Roman"/>
            </w:rPr>
          </w:rPrChange>
        </w:rPr>
      </w:pPr>
    </w:p>
    <w:p w14:paraId="74707FE1" w14:textId="77777777" w:rsidR="00441859" w:rsidRPr="00963ED8" w:rsidRDefault="00DE7F5C">
      <w:pPr>
        <w:spacing w:line="360" w:lineRule="auto"/>
        <w:jc w:val="both"/>
        <w:rPr>
          <w:rFonts w:cs="Times New Roman"/>
          <w:lang w:val="es-CO"/>
          <w:rPrChange w:id="7658" w:author="Massiel Nayibe Moreno Ladino" w:date="2025-01-15T13:00:00Z" w16du:dateUtc="2025-01-15T18:00:00Z">
            <w:rPr>
              <w:rFonts w:cs="Times New Roman"/>
            </w:rPr>
          </w:rPrChange>
        </w:rPr>
      </w:pPr>
      <w:r w:rsidRPr="00963ED8">
        <w:rPr>
          <w:rFonts w:cs="Times New Roman"/>
          <w:lang w:val="es-CO"/>
          <w:rPrChange w:id="7659" w:author="Massiel Nayibe Moreno Ladino" w:date="2025-01-15T13:00:00Z" w16du:dateUtc="2025-01-15T18:00:00Z">
            <w:rPr>
              <w:rFonts w:cs="Times New Roman"/>
            </w:rPr>
          </w:rPrChange>
        </w:rPr>
        <w:t xml:space="preserve">Aunque Compañeros no tolera el acoso de ninguna naturaleza, existe una distinción entre la explotación y el abuso sexual (EAS) y el acoso sexual. SEA ocurre cuando una posición de poder (como ser miembro del personal de una ONG) es utilizada con fines sexuales contra un beneficiario o miembro vulnerable de la comunidad. El acoso sexual se produce cuando se abusa de las diferencias de poder entre el personal, hasta el punto de que la conducta o el comportamiento del acosador interfiere en el rendimiento laboral de una persona, se convierte en una condición de empleo o crea un entorno de trabajo intimidatorio, hostil u ofensivo. Para más información, consulte </w:t>
      </w:r>
      <w:r>
        <w:fldChar w:fldCharType="begin"/>
      </w:r>
      <w:r w:rsidRPr="00963ED8">
        <w:rPr>
          <w:lang w:val="es-CO"/>
          <w:rPrChange w:id="7660" w:author="Massiel Nayibe Moreno Ladino" w:date="2025-01-15T13:00:00Z" w16du:dateUtc="2025-01-15T18:00:00Z">
            <w:rPr/>
          </w:rPrChange>
        </w:rPr>
        <w:instrText>HYPERLINK "https://partnersnet107.sharepoint.com/:b:/s/FA/EXnzP9ohuY5NlhQFl7JXOiUBKYCCc2Nlz7EbWteu4yf6_g?e=WOejVi"</w:instrText>
      </w:r>
      <w:r>
        <w:fldChar w:fldCharType="separate"/>
      </w:r>
      <w:r w:rsidRPr="00963ED8">
        <w:rPr>
          <w:rStyle w:val="Hipervnculo"/>
          <w:rFonts w:cs="Times New Roman"/>
          <w:lang w:val="es-CO"/>
          <w:rPrChange w:id="7661" w:author="Massiel Nayibe Moreno Ladino" w:date="2025-01-15T13:00:00Z" w16du:dateUtc="2025-01-15T18:00:00Z">
            <w:rPr>
              <w:rStyle w:val="Hipervnculo"/>
              <w:rFonts w:cs="Times New Roman"/>
            </w:rPr>
          </w:rPrChange>
        </w:rPr>
        <w:t>la Política de acoso sexual de Partners</w:t>
      </w:r>
      <w:r>
        <w:fldChar w:fldCharType="end"/>
      </w:r>
      <w:r w:rsidRPr="00963ED8">
        <w:rPr>
          <w:rFonts w:cs="Times New Roman"/>
          <w:lang w:val="es-CO"/>
          <w:rPrChange w:id="7662" w:author="Massiel Nayibe Moreno Ladino" w:date="2025-01-15T13:00:00Z" w16du:dateUtc="2025-01-15T18:00:00Z">
            <w:rPr>
              <w:rFonts w:cs="Times New Roman"/>
            </w:rPr>
          </w:rPrChange>
        </w:rPr>
        <w:t xml:space="preserve">. </w:t>
      </w:r>
    </w:p>
    <w:p w14:paraId="1B9C6E11" w14:textId="77777777" w:rsidR="005E5BD6" w:rsidRPr="00963ED8" w:rsidRDefault="005E5BD6" w:rsidP="005E5BD6">
      <w:pPr>
        <w:spacing w:line="360" w:lineRule="auto"/>
        <w:jc w:val="both"/>
        <w:rPr>
          <w:rFonts w:cs="Times New Roman"/>
          <w:lang w:val="es-CO"/>
          <w:rPrChange w:id="7663" w:author="Massiel Nayibe Moreno Ladino" w:date="2025-01-15T13:00:00Z" w16du:dateUtc="2025-01-15T18:00:00Z">
            <w:rPr>
              <w:rFonts w:cs="Times New Roman"/>
            </w:rPr>
          </w:rPrChange>
        </w:rPr>
      </w:pPr>
    </w:p>
    <w:p w14:paraId="1AE6DC5E" w14:textId="77777777" w:rsidR="00441859" w:rsidRPr="00963ED8" w:rsidRDefault="00DE7F5C">
      <w:pPr>
        <w:spacing w:line="360" w:lineRule="auto"/>
        <w:jc w:val="both"/>
        <w:rPr>
          <w:rFonts w:cs="Times New Roman"/>
          <w:lang w:val="es-CO"/>
          <w:rPrChange w:id="7664" w:author="Massiel Nayibe Moreno Ladino" w:date="2025-01-15T13:00:00Z" w16du:dateUtc="2025-01-15T18:00:00Z">
            <w:rPr>
              <w:rFonts w:cs="Times New Roman"/>
            </w:rPr>
          </w:rPrChange>
        </w:rPr>
      </w:pPr>
      <w:r w:rsidRPr="00963ED8">
        <w:rPr>
          <w:rFonts w:cs="Times New Roman"/>
          <w:lang w:val="es-CO"/>
          <w:rPrChange w:id="7665" w:author="Massiel Nayibe Moreno Ladino" w:date="2025-01-15T13:00:00Z" w16du:dateUtc="2025-01-15T18:00:00Z">
            <w:rPr>
              <w:rFonts w:cs="Times New Roman"/>
            </w:rPr>
          </w:rPrChange>
        </w:rPr>
        <w:t xml:space="preserve">Ningún código o política puede prever todas las situaciones que puedan surgir. En consecuencia, esta política pretende servir como fuente de principios rectores. Partners se reserva el derecho de tomar todas las decisiones caso por caso. </w:t>
      </w:r>
    </w:p>
    <w:p w14:paraId="25A0BEEB" w14:textId="77777777" w:rsidR="00441859" w:rsidRPr="00963ED8" w:rsidRDefault="00DE7F5C">
      <w:pPr>
        <w:pStyle w:val="Ttulo4"/>
        <w:rPr>
          <w:szCs w:val="26"/>
          <w:lang w:val="es-CO"/>
          <w:rPrChange w:id="7666" w:author="Massiel Nayibe Moreno Ladino" w:date="2025-01-15T13:00:00Z" w16du:dateUtc="2025-01-15T18:00:00Z">
            <w:rPr>
              <w:szCs w:val="26"/>
            </w:rPr>
          </w:rPrChange>
        </w:rPr>
      </w:pPr>
      <w:bookmarkStart w:id="7667" w:name="_Toc40479670"/>
      <w:bookmarkStart w:id="7668" w:name="_Toc40479732"/>
      <w:bookmarkStart w:id="7669" w:name="_Toc54279253"/>
      <w:bookmarkEnd w:id="7667"/>
      <w:bookmarkEnd w:id="7668"/>
      <w:r w:rsidRPr="00963ED8">
        <w:rPr>
          <w:szCs w:val="26"/>
          <w:lang w:val="es-CO"/>
          <w:rPrChange w:id="7670" w:author="Massiel Nayibe Moreno Ladino" w:date="2025-01-15T13:00:00Z" w16du:dateUtc="2025-01-15T18:00:00Z">
            <w:rPr>
              <w:szCs w:val="26"/>
            </w:rPr>
          </w:rPrChange>
        </w:rPr>
        <w:t>Objetivo</w:t>
      </w:r>
      <w:bookmarkEnd w:id="7669"/>
    </w:p>
    <w:p w14:paraId="22C8FCC3" w14:textId="77777777" w:rsidR="00441859" w:rsidRPr="00963ED8" w:rsidRDefault="00DE7F5C">
      <w:pPr>
        <w:spacing w:line="360" w:lineRule="auto"/>
        <w:jc w:val="both"/>
        <w:rPr>
          <w:rFonts w:cs="Times New Roman"/>
          <w:lang w:val="es-CO"/>
          <w:rPrChange w:id="7671" w:author="Massiel Nayibe Moreno Ladino" w:date="2025-01-15T13:00:00Z" w16du:dateUtc="2025-01-15T18:00:00Z">
            <w:rPr>
              <w:rFonts w:cs="Times New Roman"/>
            </w:rPr>
          </w:rPrChange>
        </w:rPr>
      </w:pPr>
      <w:r w:rsidRPr="00963ED8">
        <w:rPr>
          <w:rFonts w:cs="Times New Roman"/>
          <w:lang w:val="es-CO"/>
          <w:rPrChange w:id="7672" w:author="Massiel Nayibe Moreno Ladino" w:date="2025-01-15T13:00:00Z" w16du:dateUtc="2025-01-15T18:00:00Z">
            <w:rPr>
              <w:rFonts w:cs="Times New Roman"/>
            </w:rPr>
          </w:rPrChange>
        </w:rPr>
        <w:t xml:space="preserve">Compañeros se compromete a proporcionar un ambiente de trabajo seguro y enriquecedor, libre de abuso sexual, explotación y acoso para todos los beneficiarios de los programas (en adelante denominados "Participantes") que participen en programas y/o eventos patrocinados por la organización. Compañeros se compromete a apoyar a las víctimas, mejorar la capacidad de salvaguarda, denunciar, investigar, responder y prevenir el acoso sexual y la explotación y abuso </w:t>
      </w:r>
      <w:r w:rsidRPr="00963ED8">
        <w:rPr>
          <w:rFonts w:cs="Times New Roman"/>
          <w:lang w:val="es-CO"/>
          <w:rPrChange w:id="7673" w:author="Massiel Nayibe Moreno Ladino" w:date="2025-01-15T13:00:00Z" w16du:dateUtc="2025-01-15T18:00:00Z">
            <w:rPr>
              <w:rFonts w:cs="Times New Roman"/>
            </w:rPr>
          </w:rPrChange>
        </w:rPr>
        <w:lastRenderedPageBreak/>
        <w:t>sexuales. Explotación y abuso sexual</w:t>
      </w:r>
      <w:r w:rsidRPr="00C102E3">
        <w:rPr>
          <w:rStyle w:val="Refdenotaalpie"/>
        </w:rPr>
        <w:footnoteReference w:id="2"/>
      </w:r>
      <w:r w:rsidRPr="00963ED8">
        <w:rPr>
          <w:rFonts w:cs="Times New Roman"/>
          <w:lang w:val="es-CO"/>
          <w:rPrChange w:id="7681" w:author="Massiel Nayibe Moreno Ladino" w:date="2025-01-15T13:00:00Z" w16du:dateUtc="2025-01-15T18:00:00Z">
            <w:rPr>
              <w:rFonts w:cs="Times New Roman"/>
            </w:rPr>
          </w:rPrChange>
        </w:rPr>
        <w:t xml:space="preserve"> (SEA) de cualquier tipo - verbal o físico - está prohibido y no será tolerado por Compañeros. Además, Compañeros no tolerará actos de SEA por parte de ningún empleado, no empleado, miembros de la Junta Directiva, miembros de organizaciones socias con una relación contractual con Compañeros, o miembros de la red de Compañeros, incluyendo pero no limitado a consultores, voluntarios, Capítulos, y miembros (de aquí en adelante referido como "Afiliado de Compañeros"). Esta política tiene por objeto proporcionar directrices y mejores prácticas para promover y mantener un entorno seguro en todas las interacciones con los Participantes, garantizando al mismo tiempo que los Afiliados de Compañeros actúen de manera responsable para proteger a los Participantes. Además, pretende minimizar la posibilidad de actos de SEA contra los Participantes. </w:t>
      </w:r>
    </w:p>
    <w:p w14:paraId="3B844814" w14:textId="77777777" w:rsidR="00441859" w:rsidRPr="00963ED8" w:rsidRDefault="00DE7F5C">
      <w:pPr>
        <w:pStyle w:val="Ttulo4"/>
        <w:rPr>
          <w:rStyle w:val="Ttulo3Car"/>
          <w:b/>
          <w:bCs/>
          <w:lang w:val="es-CO"/>
          <w:rPrChange w:id="7682" w:author="Massiel Nayibe Moreno Ladino" w:date="2025-01-15T13:00:00Z" w16du:dateUtc="2025-01-15T18:00:00Z">
            <w:rPr>
              <w:rStyle w:val="Ttulo3Car"/>
              <w:b/>
              <w:bCs/>
              <w:i w:val="0"/>
              <w:iCs w:val="0"/>
            </w:rPr>
          </w:rPrChange>
        </w:rPr>
      </w:pPr>
      <w:bookmarkStart w:id="7683" w:name="_Toc54279254"/>
      <w:r w:rsidRPr="00963ED8">
        <w:rPr>
          <w:szCs w:val="26"/>
          <w:lang w:val="es-CO"/>
          <w:rPrChange w:id="7684" w:author="Massiel Nayibe Moreno Ladino" w:date="2025-01-15T13:00:00Z" w16du:dateUtc="2025-01-15T18:00:00Z">
            <w:rPr>
              <w:b w:val="0"/>
              <w:bCs w:val="0"/>
              <w:color w:val="E66800"/>
              <w:sz w:val="28"/>
              <w:szCs w:val="26"/>
            </w:rPr>
          </w:rPrChange>
        </w:rPr>
        <w:t>Conformidad</w:t>
      </w:r>
      <w:bookmarkEnd w:id="7683"/>
    </w:p>
    <w:p w14:paraId="5CCE029A" w14:textId="77777777" w:rsidR="00441859" w:rsidRPr="00963ED8" w:rsidRDefault="00DE7F5C">
      <w:pPr>
        <w:spacing w:line="360" w:lineRule="auto"/>
        <w:jc w:val="both"/>
        <w:rPr>
          <w:rFonts w:cs="Times New Roman"/>
          <w:lang w:val="es-CO"/>
          <w:rPrChange w:id="7685" w:author="Massiel Nayibe Moreno Ladino" w:date="2025-01-15T13:00:00Z" w16du:dateUtc="2025-01-15T18:00:00Z">
            <w:rPr>
              <w:rFonts w:cs="Times New Roman"/>
            </w:rPr>
          </w:rPrChange>
        </w:rPr>
      </w:pPr>
      <w:r w:rsidRPr="00963ED8">
        <w:rPr>
          <w:rFonts w:cs="Times New Roman"/>
          <w:lang w:val="es-CO"/>
          <w:rPrChange w:id="7686" w:author="Massiel Nayibe Moreno Ladino" w:date="2025-01-15T13:00:00Z" w16du:dateUtc="2025-01-15T18:00:00Z">
            <w:rPr>
              <w:rFonts w:cs="Times New Roman"/>
            </w:rPr>
          </w:rPrChange>
        </w:rPr>
        <w:t>Esta política se aplica a todos los grupos, actividades y eventos patrocinados por Compañeros, así como a los grupos que utilizan las instalaciones de Compañeros y que sirven a los Participantes. Esta política también se aplica a todos los Afiliados de Compañeros, definidos como:</w:t>
      </w:r>
    </w:p>
    <w:p w14:paraId="6646B7E4" w14:textId="77777777" w:rsidR="00441859" w:rsidRPr="00963ED8" w:rsidRDefault="00DE7F5C">
      <w:pPr>
        <w:pStyle w:val="Prrafodelista"/>
        <w:numPr>
          <w:ilvl w:val="0"/>
          <w:numId w:val="123"/>
        </w:numPr>
        <w:spacing w:after="200" w:line="360" w:lineRule="auto"/>
        <w:jc w:val="both"/>
        <w:rPr>
          <w:rFonts w:cs="Times New Roman"/>
          <w:lang w:val="es-CO"/>
          <w:rPrChange w:id="7687" w:author="Massiel Nayibe Moreno Ladino" w:date="2025-01-15T13:00:00Z" w16du:dateUtc="2025-01-15T18:00:00Z">
            <w:rPr>
              <w:rFonts w:cs="Times New Roman"/>
            </w:rPr>
          </w:rPrChange>
        </w:rPr>
      </w:pPr>
      <w:r w:rsidRPr="00963ED8">
        <w:rPr>
          <w:rFonts w:cs="Times New Roman"/>
          <w:lang w:val="es-CO"/>
          <w:rPrChange w:id="7688" w:author="Massiel Nayibe Moreno Ladino" w:date="2025-01-15T13:00:00Z" w16du:dateUtc="2025-01-15T18:00:00Z">
            <w:rPr>
              <w:rFonts w:cs="Times New Roman"/>
            </w:rPr>
          </w:rPrChange>
        </w:rPr>
        <w:t>Todo el personal (a tiempo completo, a tiempo parcial, internacional y nacional) y el contratado a corto plazo (por ejemplo, consultores, facilitadores, mentores, subcontratistas, investigadores, etc.);</w:t>
      </w:r>
    </w:p>
    <w:p w14:paraId="42099FE3" w14:textId="77777777" w:rsidR="00441859" w:rsidRPr="00963ED8" w:rsidRDefault="00DE7F5C">
      <w:pPr>
        <w:pStyle w:val="Prrafodelista"/>
        <w:numPr>
          <w:ilvl w:val="0"/>
          <w:numId w:val="123"/>
        </w:numPr>
        <w:spacing w:after="200" w:line="360" w:lineRule="auto"/>
        <w:jc w:val="both"/>
        <w:rPr>
          <w:rFonts w:cs="Times New Roman"/>
          <w:lang w:val="es-CO"/>
          <w:rPrChange w:id="7689" w:author="Massiel Nayibe Moreno Ladino" w:date="2025-01-15T13:00:00Z" w16du:dateUtc="2025-01-15T18:00:00Z">
            <w:rPr>
              <w:rFonts w:cs="Times New Roman"/>
            </w:rPr>
          </w:rPrChange>
        </w:rPr>
      </w:pPr>
      <w:r w:rsidRPr="00963ED8">
        <w:rPr>
          <w:rFonts w:cs="Times New Roman"/>
          <w:lang w:val="es-CO"/>
          <w:rPrChange w:id="7690" w:author="Massiel Nayibe Moreno Ladino" w:date="2025-01-15T13:00:00Z" w16du:dateUtc="2025-01-15T18:00:00Z">
            <w:rPr>
              <w:rFonts w:cs="Times New Roman"/>
            </w:rPr>
          </w:rPrChange>
        </w:rPr>
        <w:t>Voluntarios, miembros del consejo de administración, fideicomisarios; y</w:t>
      </w:r>
    </w:p>
    <w:p w14:paraId="06479D30" w14:textId="77777777" w:rsidR="00441859" w:rsidRPr="00963ED8" w:rsidRDefault="00DE7F5C">
      <w:pPr>
        <w:pStyle w:val="Prrafodelista"/>
        <w:numPr>
          <w:ilvl w:val="0"/>
          <w:numId w:val="123"/>
        </w:numPr>
        <w:spacing w:after="200" w:line="360" w:lineRule="auto"/>
        <w:jc w:val="both"/>
        <w:rPr>
          <w:rFonts w:cs="Times New Roman"/>
          <w:lang w:val="es-CO"/>
          <w:rPrChange w:id="7691" w:author="Massiel Nayibe Moreno Ladino" w:date="2025-01-15T13:00:00Z" w16du:dateUtc="2025-01-15T18:00:00Z">
            <w:rPr>
              <w:rFonts w:cs="Times New Roman"/>
            </w:rPr>
          </w:rPrChange>
        </w:rPr>
      </w:pPr>
      <w:r w:rsidRPr="00963ED8">
        <w:rPr>
          <w:rFonts w:cs="Times New Roman"/>
          <w:lang w:val="es-CO"/>
          <w:rPrChange w:id="7692" w:author="Massiel Nayibe Moreno Ladino" w:date="2025-01-15T13:00:00Z" w16du:dateUtc="2025-01-15T18:00:00Z">
            <w:rPr>
              <w:rFonts w:cs="Times New Roman"/>
            </w:rPr>
          </w:rPrChange>
        </w:rPr>
        <w:t>Organizaciones asociadas que mantienen una relación formal/contractual con los socios.</w:t>
      </w:r>
    </w:p>
    <w:p w14:paraId="0465E620" w14:textId="77777777" w:rsidR="00441859" w:rsidRPr="00963ED8" w:rsidRDefault="00DE7F5C">
      <w:pPr>
        <w:pStyle w:val="Ttulo4"/>
        <w:rPr>
          <w:szCs w:val="26"/>
          <w:lang w:val="es-CO"/>
          <w:rPrChange w:id="7693" w:author="Massiel Nayibe Moreno Ladino" w:date="2025-01-15T13:00:00Z" w16du:dateUtc="2025-01-15T18:00:00Z">
            <w:rPr>
              <w:szCs w:val="26"/>
            </w:rPr>
          </w:rPrChange>
        </w:rPr>
      </w:pPr>
      <w:bookmarkStart w:id="7694" w:name="_Toc54279255"/>
      <w:r w:rsidRPr="00963ED8">
        <w:rPr>
          <w:szCs w:val="26"/>
          <w:lang w:val="es-CO"/>
          <w:rPrChange w:id="7695" w:author="Massiel Nayibe Moreno Ladino" w:date="2025-01-15T13:00:00Z" w16du:dateUtc="2025-01-15T18:00:00Z">
            <w:rPr>
              <w:szCs w:val="26"/>
            </w:rPr>
          </w:rPrChange>
        </w:rPr>
        <w:t xml:space="preserve">Orden de precedencia </w:t>
      </w:r>
      <w:bookmarkEnd w:id="7694"/>
    </w:p>
    <w:p w14:paraId="543A0921" w14:textId="77777777" w:rsidR="00441859" w:rsidRPr="00963ED8" w:rsidRDefault="00DE7F5C">
      <w:pPr>
        <w:spacing w:line="360" w:lineRule="auto"/>
        <w:jc w:val="both"/>
        <w:rPr>
          <w:rFonts w:cs="Times New Roman"/>
          <w:lang w:val="es-CO"/>
          <w:rPrChange w:id="7696" w:author="Massiel Nayibe Moreno Ladino" w:date="2025-01-15T13:00:00Z" w16du:dateUtc="2025-01-15T18:00:00Z">
            <w:rPr>
              <w:rFonts w:cs="Times New Roman"/>
            </w:rPr>
          </w:rPrChange>
        </w:rPr>
      </w:pPr>
      <w:r w:rsidRPr="00963ED8">
        <w:rPr>
          <w:rFonts w:cs="Times New Roman"/>
          <w:lang w:val="es-CO"/>
          <w:rPrChange w:id="7697" w:author="Massiel Nayibe Moreno Ladino" w:date="2025-01-15T13:00:00Z" w16du:dateUtc="2025-01-15T18:00:00Z">
            <w:rPr>
              <w:rFonts w:cs="Times New Roman"/>
            </w:rPr>
          </w:rPrChange>
        </w:rPr>
        <w:t>Si se produce algún conflicto entre esta política y los requisitos de los donantes, la cuestión se resolverá dando prioridad en el orden siguiente:</w:t>
      </w:r>
    </w:p>
    <w:p w14:paraId="517D16F8" w14:textId="77777777" w:rsidR="00441859" w:rsidRPr="00963ED8" w:rsidRDefault="00DE7F5C">
      <w:pPr>
        <w:pStyle w:val="Prrafodelista"/>
        <w:numPr>
          <w:ilvl w:val="0"/>
          <w:numId w:val="132"/>
        </w:numPr>
        <w:spacing w:after="200" w:line="360" w:lineRule="auto"/>
        <w:jc w:val="both"/>
        <w:rPr>
          <w:rFonts w:cs="Times New Roman"/>
          <w:lang w:val="es-CO"/>
          <w:rPrChange w:id="7698" w:author="Massiel Nayibe Moreno Ladino" w:date="2025-01-15T13:00:00Z" w16du:dateUtc="2025-01-15T18:00:00Z">
            <w:rPr>
              <w:rFonts w:cs="Times New Roman"/>
            </w:rPr>
          </w:rPrChange>
        </w:rPr>
      </w:pPr>
      <w:r w:rsidRPr="00963ED8">
        <w:rPr>
          <w:rFonts w:cs="Times New Roman"/>
          <w:lang w:val="es-CO"/>
          <w:rPrChange w:id="7699" w:author="Massiel Nayibe Moreno Ladino" w:date="2025-01-15T13:00:00Z" w16du:dateUtc="2025-01-15T18:00:00Z">
            <w:rPr>
              <w:rFonts w:cs="Times New Roman"/>
            </w:rPr>
          </w:rPrChange>
        </w:rPr>
        <w:t>Requisitos según el donante (si el afiliado de Partners trabaja en un proyecto financiado por el Gobierno de EE.UU.)</w:t>
      </w:r>
    </w:p>
    <w:p w14:paraId="46E71C15" w14:textId="77777777" w:rsidR="00441859" w:rsidRPr="00963ED8" w:rsidRDefault="00DE7F5C">
      <w:pPr>
        <w:pStyle w:val="Prrafodelista"/>
        <w:numPr>
          <w:ilvl w:val="0"/>
          <w:numId w:val="132"/>
        </w:numPr>
        <w:spacing w:after="200" w:line="360" w:lineRule="auto"/>
        <w:jc w:val="both"/>
        <w:rPr>
          <w:rFonts w:cs="Times New Roman"/>
          <w:lang w:val="es-CO"/>
          <w:rPrChange w:id="7700" w:author="Massiel Nayibe Moreno Ladino" w:date="2025-01-15T13:00:00Z" w16du:dateUtc="2025-01-15T18:00:00Z">
            <w:rPr>
              <w:rFonts w:cs="Times New Roman"/>
            </w:rPr>
          </w:rPrChange>
        </w:rPr>
      </w:pPr>
      <w:r w:rsidRPr="00963ED8">
        <w:rPr>
          <w:rFonts w:cs="Times New Roman"/>
          <w:lang w:val="es-CO"/>
          <w:rPrChange w:id="7701" w:author="Massiel Nayibe Moreno Ladino" w:date="2025-01-15T13:00:00Z" w16du:dateUtc="2025-01-15T18:00:00Z">
            <w:rPr>
              <w:rFonts w:cs="Times New Roman"/>
            </w:rPr>
          </w:rPrChange>
        </w:rPr>
        <w:lastRenderedPageBreak/>
        <w:t>Política de prevención de la EAS de los socios</w:t>
      </w:r>
    </w:p>
    <w:p w14:paraId="2B2D325D" w14:textId="77777777" w:rsidR="00441859" w:rsidRPr="00963ED8" w:rsidRDefault="00DE7F5C">
      <w:pPr>
        <w:pStyle w:val="Ttulo4"/>
        <w:rPr>
          <w:szCs w:val="26"/>
          <w:lang w:val="es-CO"/>
          <w:rPrChange w:id="7702" w:author="Massiel Nayibe Moreno Ladino" w:date="2025-01-15T13:00:00Z" w16du:dateUtc="2025-01-15T18:00:00Z">
            <w:rPr>
              <w:szCs w:val="26"/>
            </w:rPr>
          </w:rPrChange>
        </w:rPr>
      </w:pPr>
      <w:bookmarkStart w:id="7703" w:name="_Toc40479674"/>
      <w:bookmarkStart w:id="7704" w:name="_Toc40479736"/>
      <w:bookmarkStart w:id="7705" w:name="_Definitions"/>
      <w:bookmarkStart w:id="7706" w:name="_Toc54279256"/>
      <w:bookmarkEnd w:id="7703"/>
      <w:bookmarkEnd w:id="7704"/>
      <w:bookmarkEnd w:id="7705"/>
      <w:r w:rsidRPr="00963ED8">
        <w:rPr>
          <w:szCs w:val="26"/>
          <w:lang w:val="es-CO"/>
          <w:rPrChange w:id="7707" w:author="Massiel Nayibe Moreno Ladino" w:date="2025-01-15T13:00:00Z" w16du:dateUtc="2025-01-15T18:00:00Z">
            <w:rPr>
              <w:szCs w:val="26"/>
            </w:rPr>
          </w:rPrChange>
        </w:rPr>
        <w:t>Definiciones</w:t>
      </w:r>
      <w:bookmarkEnd w:id="7706"/>
    </w:p>
    <w:p w14:paraId="7FF1E05D" w14:textId="77777777" w:rsidR="00441859" w:rsidRPr="00963ED8" w:rsidRDefault="00DE7F5C">
      <w:pPr>
        <w:spacing w:line="360" w:lineRule="auto"/>
        <w:jc w:val="both"/>
        <w:rPr>
          <w:rFonts w:cs="Times New Roman"/>
          <w:lang w:val="es-CO"/>
          <w:rPrChange w:id="7708" w:author="Massiel Nayibe Moreno Ladino" w:date="2025-01-15T13:00:00Z" w16du:dateUtc="2025-01-15T18:00:00Z">
            <w:rPr>
              <w:rFonts w:cs="Times New Roman"/>
            </w:rPr>
          </w:rPrChange>
        </w:rPr>
      </w:pPr>
      <w:r w:rsidRPr="00963ED8">
        <w:rPr>
          <w:rFonts w:cs="Times New Roman"/>
          <w:lang w:val="es-CO"/>
          <w:rPrChange w:id="7709" w:author="Massiel Nayibe Moreno Ladino" w:date="2025-01-15T13:00:00Z" w16du:dateUtc="2025-01-15T18:00:00Z">
            <w:rPr>
              <w:rFonts w:cs="Times New Roman"/>
            </w:rPr>
          </w:rPrChange>
        </w:rPr>
        <w:t>A efectos de esta política, Partners define los siguientes términos:</w:t>
      </w:r>
    </w:p>
    <w:p w14:paraId="7D395408" w14:textId="77777777" w:rsidR="00441859" w:rsidRPr="00963ED8" w:rsidRDefault="00DE7F5C">
      <w:pPr>
        <w:pStyle w:val="Prrafodelista"/>
        <w:numPr>
          <w:ilvl w:val="0"/>
          <w:numId w:val="124"/>
        </w:numPr>
        <w:spacing w:after="200" w:line="360" w:lineRule="auto"/>
        <w:ind w:left="360"/>
        <w:jc w:val="both"/>
        <w:rPr>
          <w:rFonts w:cs="Times New Roman"/>
          <w:lang w:val="es-CO"/>
          <w:rPrChange w:id="7710" w:author="Massiel Nayibe Moreno Ladino" w:date="2025-01-15T13:00:00Z" w16du:dateUtc="2025-01-15T18:00:00Z">
            <w:rPr>
              <w:rFonts w:cs="Times New Roman"/>
            </w:rPr>
          </w:rPrChange>
        </w:rPr>
      </w:pPr>
      <w:r w:rsidRPr="00963ED8">
        <w:rPr>
          <w:rFonts w:cs="Times New Roman"/>
          <w:b/>
          <w:bCs/>
          <w:lang w:val="es-CO"/>
          <w:rPrChange w:id="7711" w:author="Massiel Nayibe Moreno Ladino" w:date="2025-01-15T13:00:00Z" w16du:dateUtc="2025-01-15T18:00:00Z">
            <w:rPr>
              <w:rFonts w:cs="Times New Roman"/>
              <w:b/>
              <w:bCs/>
            </w:rPr>
          </w:rPrChange>
        </w:rPr>
        <w:t>"Afiliado de Compañeros</w:t>
      </w:r>
      <w:r w:rsidRPr="00963ED8">
        <w:rPr>
          <w:rFonts w:cs="Times New Roman"/>
          <w:lang w:val="es-CO"/>
          <w:rPrChange w:id="7712" w:author="Massiel Nayibe Moreno Ladino" w:date="2025-01-15T13:00:00Z" w16du:dateUtc="2025-01-15T18:00:00Z">
            <w:rPr>
              <w:rFonts w:cs="Times New Roman"/>
            </w:rPr>
          </w:rPrChange>
        </w:rPr>
        <w:t xml:space="preserve">": Cualquier empleado, no empleado, miembros de la Junta Directiva, individuos de una organización socia con una relación contractual con Compañeros, o miembros de la red de Compañeros, incluyendo pero no limitado a consultores, voluntarios, y miembros del Capítulo, implementando programas en nombre de Compañeros HQ. </w:t>
      </w:r>
    </w:p>
    <w:p w14:paraId="0449F506" w14:textId="77777777" w:rsidR="005E5BD6" w:rsidRPr="00963ED8" w:rsidRDefault="005E5BD6" w:rsidP="005E5BD6">
      <w:pPr>
        <w:pStyle w:val="Prrafodelista"/>
        <w:spacing w:line="360" w:lineRule="auto"/>
        <w:ind w:left="360"/>
        <w:jc w:val="both"/>
        <w:rPr>
          <w:rFonts w:cs="Times New Roman"/>
          <w:lang w:val="es-CO"/>
          <w:rPrChange w:id="7713" w:author="Massiel Nayibe Moreno Ladino" w:date="2025-01-15T13:00:00Z" w16du:dateUtc="2025-01-15T18:00:00Z">
            <w:rPr>
              <w:rFonts w:cs="Times New Roman"/>
            </w:rPr>
          </w:rPrChange>
        </w:rPr>
      </w:pPr>
    </w:p>
    <w:p w14:paraId="1B59A7AD" w14:textId="77777777" w:rsidR="00441859" w:rsidRPr="00963ED8" w:rsidRDefault="00DE7F5C">
      <w:pPr>
        <w:pStyle w:val="Prrafodelista"/>
        <w:numPr>
          <w:ilvl w:val="0"/>
          <w:numId w:val="124"/>
        </w:numPr>
        <w:spacing w:after="200" w:line="360" w:lineRule="auto"/>
        <w:ind w:left="360"/>
        <w:jc w:val="both"/>
        <w:rPr>
          <w:rFonts w:cs="Times New Roman"/>
          <w:lang w:val="es-CO"/>
          <w:rPrChange w:id="7714" w:author="Massiel Nayibe Moreno Ladino" w:date="2025-01-15T13:00:00Z" w16du:dateUtc="2025-01-15T18:00:00Z">
            <w:rPr>
              <w:rFonts w:cs="Times New Roman"/>
            </w:rPr>
          </w:rPrChange>
        </w:rPr>
      </w:pPr>
      <w:r w:rsidRPr="00963ED8">
        <w:rPr>
          <w:rFonts w:cs="Times New Roman"/>
          <w:b/>
          <w:lang w:val="es-CO"/>
          <w:rPrChange w:id="7715" w:author="Massiel Nayibe Moreno Ladino" w:date="2025-01-15T13:00:00Z" w16du:dateUtc="2025-01-15T18:00:00Z">
            <w:rPr>
              <w:rFonts w:cs="Times New Roman"/>
              <w:b/>
            </w:rPr>
          </w:rPrChange>
        </w:rPr>
        <w:t>"Beneficiario" o "Beneficiarios"</w:t>
      </w:r>
      <w:r w:rsidRPr="00963ED8">
        <w:rPr>
          <w:rFonts w:cs="Times New Roman"/>
          <w:lang w:val="es-CO"/>
          <w:rPrChange w:id="7716" w:author="Massiel Nayibe Moreno Ladino" w:date="2025-01-15T13:00:00Z" w16du:dateUtc="2025-01-15T18:00:00Z">
            <w:rPr>
              <w:rFonts w:cs="Times New Roman"/>
            </w:rPr>
          </w:rPrChange>
        </w:rPr>
        <w:t>: Persona que recibe ayuda en el marco de programas de ayuda humanitaria o de desarrollo.</w:t>
      </w:r>
    </w:p>
    <w:p w14:paraId="38FAF6F8" w14:textId="77777777" w:rsidR="005E5BD6" w:rsidRPr="00963ED8" w:rsidRDefault="005E5BD6" w:rsidP="005E5BD6">
      <w:pPr>
        <w:pStyle w:val="Prrafodelista"/>
        <w:spacing w:line="360" w:lineRule="auto"/>
        <w:ind w:left="360"/>
        <w:jc w:val="both"/>
        <w:rPr>
          <w:rFonts w:cs="Times New Roman"/>
          <w:lang w:val="es-CO"/>
          <w:rPrChange w:id="7717" w:author="Massiel Nayibe Moreno Ladino" w:date="2025-01-15T13:00:00Z" w16du:dateUtc="2025-01-15T18:00:00Z">
            <w:rPr>
              <w:rFonts w:cs="Times New Roman"/>
            </w:rPr>
          </w:rPrChange>
        </w:rPr>
      </w:pPr>
    </w:p>
    <w:p w14:paraId="5982598F" w14:textId="77777777" w:rsidR="00441859" w:rsidRPr="00963ED8" w:rsidRDefault="00DE7F5C">
      <w:pPr>
        <w:pStyle w:val="Prrafodelista"/>
        <w:numPr>
          <w:ilvl w:val="0"/>
          <w:numId w:val="124"/>
        </w:numPr>
        <w:spacing w:after="200" w:line="360" w:lineRule="auto"/>
        <w:ind w:left="360"/>
        <w:jc w:val="both"/>
        <w:rPr>
          <w:rFonts w:cs="Times New Roman"/>
          <w:lang w:val="es-CO"/>
          <w:rPrChange w:id="7718" w:author="Massiel Nayibe Moreno Ladino" w:date="2025-01-15T13:00:00Z" w16du:dateUtc="2025-01-15T18:00:00Z">
            <w:rPr>
              <w:rFonts w:cs="Times New Roman"/>
            </w:rPr>
          </w:rPrChange>
        </w:rPr>
      </w:pPr>
      <w:r w:rsidRPr="00963ED8">
        <w:rPr>
          <w:rFonts w:cs="Times New Roman"/>
          <w:b/>
          <w:bCs/>
          <w:lang w:val="es-CO"/>
          <w:rPrChange w:id="7719" w:author="Massiel Nayibe Moreno Ladino" w:date="2025-01-15T13:00:00Z" w16du:dateUtc="2025-01-15T18:00:00Z">
            <w:rPr>
              <w:rFonts w:cs="Times New Roman"/>
              <w:b/>
              <w:bCs/>
            </w:rPr>
          </w:rPrChange>
        </w:rPr>
        <w:t>"Acoso</w:t>
      </w:r>
      <w:r w:rsidRPr="00963ED8">
        <w:rPr>
          <w:rFonts w:cs="Times New Roman"/>
          <w:lang w:val="es-CO"/>
          <w:rPrChange w:id="7720" w:author="Massiel Nayibe Moreno Ladino" w:date="2025-01-15T13:00:00Z" w16du:dateUtc="2025-01-15T18:00:00Z">
            <w:rPr>
              <w:rFonts w:cs="Times New Roman"/>
            </w:rPr>
          </w:rPrChange>
        </w:rPr>
        <w:t>": Comportamiento intencionado y agresivo que se produce repetidamente contra una víctima cuando existe un desequilibrio de poder real o percibido, y cuando la víctima se siente vulnerable e impotente para defenderse. El comportamiento no deseado es hiriente: puede ser físico, incluidos golpes, patadas y destrucción de bienes; verbal, como burlas, insultos y amenazas; o relacional, mediante la difusión de rumores y la exclusión de un grupo. La definición de intimidación no se limita al acoso manifiesto, sino que abarca cualquier acción repetida que pretenda causar angustia física o emocional.</w:t>
      </w:r>
    </w:p>
    <w:p w14:paraId="753AD93B" w14:textId="77777777" w:rsidR="005E5BD6" w:rsidRPr="00963ED8" w:rsidRDefault="005E5BD6" w:rsidP="005E5BD6">
      <w:pPr>
        <w:pStyle w:val="Prrafodelista"/>
        <w:spacing w:line="360" w:lineRule="auto"/>
        <w:rPr>
          <w:rFonts w:cs="Times New Roman"/>
          <w:bCs/>
          <w:lang w:val="es-CO"/>
          <w:rPrChange w:id="7721" w:author="Massiel Nayibe Moreno Ladino" w:date="2025-01-15T13:00:00Z" w16du:dateUtc="2025-01-15T18:00:00Z">
            <w:rPr>
              <w:rFonts w:cs="Times New Roman"/>
              <w:bCs/>
            </w:rPr>
          </w:rPrChange>
        </w:rPr>
      </w:pPr>
    </w:p>
    <w:p w14:paraId="78B2A840" w14:textId="77777777" w:rsidR="00441859" w:rsidRPr="00963ED8" w:rsidRDefault="00DE7F5C">
      <w:pPr>
        <w:pStyle w:val="Prrafodelista"/>
        <w:numPr>
          <w:ilvl w:val="2"/>
          <w:numId w:val="124"/>
        </w:numPr>
        <w:spacing w:after="200" w:line="360" w:lineRule="auto"/>
        <w:jc w:val="both"/>
        <w:rPr>
          <w:rFonts w:cs="Times New Roman"/>
          <w:lang w:val="es-CO"/>
          <w:rPrChange w:id="7722" w:author="Massiel Nayibe Moreno Ladino" w:date="2025-01-15T13:00:00Z" w16du:dateUtc="2025-01-15T18:00:00Z">
            <w:rPr>
              <w:rFonts w:cs="Times New Roman"/>
            </w:rPr>
          </w:rPrChange>
        </w:rPr>
      </w:pPr>
      <w:r w:rsidRPr="00963ED8">
        <w:rPr>
          <w:rFonts w:cs="Times New Roman"/>
          <w:b/>
          <w:bCs/>
          <w:lang w:val="es-CO"/>
          <w:rPrChange w:id="7723" w:author="Massiel Nayibe Moreno Ladino" w:date="2025-01-15T13:00:00Z" w16du:dateUtc="2025-01-15T18:00:00Z">
            <w:rPr>
              <w:rFonts w:cs="Times New Roman"/>
              <w:b/>
              <w:bCs/>
            </w:rPr>
          </w:rPrChange>
        </w:rPr>
        <w:t>"Ciberacoso</w:t>
      </w:r>
      <w:r w:rsidRPr="00963ED8">
        <w:rPr>
          <w:rFonts w:cs="Times New Roman"/>
          <w:lang w:val="es-CO"/>
          <w:rPrChange w:id="7724" w:author="Massiel Nayibe Moreno Ladino" w:date="2025-01-15T13:00:00Z" w16du:dateUtc="2025-01-15T18:00:00Z">
            <w:rPr>
              <w:rFonts w:cs="Times New Roman"/>
            </w:rPr>
          </w:rPrChange>
        </w:rPr>
        <w:t>": publicación o envío de mensajes electrónicos, incluidas imágenes o vídeos, con el fin de acosar, amenazar o atacar a otra persona. En el ciberacoso se utilizan toda una serie de plataformas sociales, como chats, blogs y mensajería instantánea. El ciberacoso puede causar un daño profundo, ya que deja una huella permanente en el ciberespacio y puede llegar rápidamente a una amplia audiencia. El acoso y el ciberacoso se alimentan mutuamente, formando un continuo de comportamientos perjudiciales.</w:t>
      </w:r>
    </w:p>
    <w:p w14:paraId="10C18512" w14:textId="77777777" w:rsidR="005E5BD6" w:rsidRPr="00963ED8" w:rsidRDefault="005E5BD6" w:rsidP="005E5BD6">
      <w:pPr>
        <w:pStyle w:val="Prrafodelista"/>
        <w:spacing w:line="360" w:lineRule="auto"/>
        <w:rPr>
          <w:rFonts w:cs="Times New Roman"/>
          <w:b/>
          <w:bCs/>
          <w:lang w:val="es-CO"/>
          <w:rPrChange w:id="7725" w:author="Massiel Nayibe Moreno Ladino" w:date="2025-01-15T13:00:00Z" w16du:dateUtc="2025-01-15T18:00:00Z">
            <w:rPr>
              <w:rFonts w:cs="Times New Roman"/>
              <w:b/>
              <w:bCs/>
            </w:rPr>
          </w:rPrChange>
        </w:rPr>
      </w:pPr>
    </w:p>
    <w:p w14:paraId="78ED8F44" w14:textId="77777777" w:rsidR="00441859" w:rsidRPr="00963ED8" w:rsidRDefault="00DE7F5C">
      <w:pPr>
        <w:pStyle w:val="Prrafodelista"/>
        <w:numPr>
          <w:ilvl w:val="0"/>
          <w:numId w:val="124"/>
        </w:numPr>
        <w:spacing w:after="200" w:line="360" w:lineRule="auto"/>
        <w:ind w:left="360"/>
        <w:jc w:val="both"/>
        <w:rPr>
          <w:rFonts w:cs="Times New Roman"/>
          <w:lang w:val="es-CO"/>
          <w:rPrChange w:id="7726" w:author="Massiel Nayibe Moreno Ladino" w:date="2025-01-15T13:00:00Z" w16du:dateUtc="2025-01-15T18:00:00Z">
            <w:rPr>
              <w:rFonts w:cs="Times New Roman"/>
            </w:rPr>
          </w:rPrChange>
        </w:rPr>
      </w:pPr>
      <w:r w:rsidRPr="00963ED8">
        <w:rPr>
          <w:rFonts w:cs="Times New Roman"/>
          <w:b/>
          <w:bCs/>
          <w:lang w:val="es-CO"/>
          <w:rPrChange w:id="7727" w:author="Massiel Nayibe Moreno Ladino" w:date="2025-01-15T13:00:00Z" w16du:dateUtc="2025-01-15T18:00:00Z">
            <w:rPr>
              <w:rFonts w:cs="Times New Roman"/>
              <w:b/>
              <w:bCs/>
            </w:rPr>
          </w:rPrChange>
        </w:rPr>
        <w:lastRenderedPageBreak/>
        <w:t>"Niño" o "niños</w:t>
      </w:r>
      <w:r w:rsidRPr="00963ED8">
        <w:rPr>
          <w:rFonts w:cs="Times New Roman"/>
          <w:lang w:val="es-CO"/>
          <w:rPrChange w:id="7728" w:author="Massiel Nayibe Moreno Ladino" w:date="2025-01-15T13:00:00Z" w16du:dateUtc="2025-01-15T18:00:00Z">
            <w:rPr>
              <w:rFonts w:cs="Times New Roman"/>
            </w:rPr>
          </w:rPrChange>
        </w:rPr>
        <w:t>": Un niño o niños se definen como personas que no han cumplido los 18 años de edad, independientemente de las definiciones locales de cada país sobre cuándo un niño alcanza la mayoría de edad.</w:t>
      </w:r>
    </w:p>
    <w:p w14:paraId="7C72D489" w14:textId="77777777" w:rsidR="005E5BD6" w:rsidRPr="00963ED8" w:rsidRDefault="005E5BD6" w:rsidP="005E5BD6">
      <w:pPr>
        <w:pStyle w:val="Prrafodelista"/>
        <w:spacing w:line="360" w:lineRule="auto"/>
        <w:ind w:left="360"/>
        <w:jc w:val="both"/>
        <w:rPr>
          <w:rFonts w:cs="Times New Roman"/>
          <w:lang w:val="es-CO"/>
          <w:rPrChange w:id="7729" w:author="Massiel Nayibe Moreno Ladino" w:date="2025-01-15T13:00:00Z" w16du:dateUtc="2025-01-15T18:00:00Z">
            <w:rPr>
              <w:rFonts w:cs="Times New Roman"/>
            </w:rPr>
          </w:rPrChange>
        </w:rPr>
      </w:pPr>
    </w:p>
    <w:p w14:paraId="4C9E12D2" w14:textId="77777777" w:rsidR="00441859" w:rsidRPr="00963ED8" w:rsidRDefault="00DE7F5C">
      <w:pPr>
        <w:pStyle w:val="Prrafodelista"/>
        <w:numPr>
          <w:ilvl w:val="0"/>
          <w:numId w:val="124"/>
        </w:numPr>
        <w:spacing w:after="200" w:line="360" w:lineRule="auto"/>
        <w:ind w:left="360"/>
        <w:jc w:val="both"/>
        <w:rPr>
          <w:rFonts w:cs="Times New Roman"/>
          <w:lang w:val="es-CO"/>
          <w:rPrChange w:id="7730" w:author="Massiel Nayibe Moreno Ladino" w:date="2025-01-15T13:00:00Z" w16du:dateUtc="2025-01-15T18:00:00Z">
            <w:rPr>
              <w:rFonts w:cs="Times New Roman"/>
            </w:rPr>
          </w:rPrChange>
        </w:rPr>
      </w:pPr>
      <w:r w:rsidRPr="00963ED8">
        <w:rPr>
          <w:rFonts w:cs="Times New Roman"/>
          <w:b/>
          <w:bCs/>
          <w:lang w:val="es-CO"/>
          <w:rPrChange w:id="7731" w:author="Massiel Nayibe Moreno Ladino" w:date="2025-01-15T13:00:00Z" w16du:dateUtc="2025-01-15T18:00:00Z">
            <w:rPr>
              <w:rFonts w:cs="Times New Roman"/>
              <w:b/>
              <w:bCs/>
            </w:rPr>
          </w:rPrChange>
        </w:rPr>
        <w:t>"Salvaguarda de la Infancia</w:t>
      </w:r>
      <w:r w:rsidRPr="00963ED8">
        <w:rPr>
          <w:rFonts w:cs="Times New Roman"/>
          <w:lang w:val="es-CO"/>
          <w:rPrChange w:id="7732" w:author="Massiel Nayibe Moreno Ladino" w:date="2025-01-15T13:00:00Z" w16du:dateUtc="2025-01-15T18:00:00Z">
            <w:rPr>
              <w:rFonts w:cs="Times New Roman"/>
            </w:rPr>
          </w:rPrChange>
        </w:rPr>
        <w:t>": El conjunto de políticas, procedimientos y prácticas empleadas para asegurar que Compañeros sea una organización segura para los niños. Salvaguardar a los Niños es hacer que Compañeros sea una organización segura para los niños. Involucra nuestra responsabilidad colectiva e individual y acciones preventivas para asegurar que todos los niños estén protegidos de actos deliberados o no intencionales que conlleven al riesgo de daño o daño real por parte de los Afiliados de Compañeros que entran en contacto con niños o los impactan a través de nuestras intervenciones de desarrollo, respuestas humanitarias y operaciones. Esto incluye la implementación directa de nuestros programas, el trabajo a través de nuestros socios y la gestión de los datos personales de los niños. Para más información, consulte la Política de Protección de la Infancia de Partners.</w:t>
      </w:r>
    </w:p>
    <w:p w14:paraId="158A4A13" w14:textId="77777777" w:rsidR="005E5BD6" w:rsidRPr="00963ED8" w:rsidRDefault="005E5BD6" w:rsidP="005E5BD6">
      <w:pPr>
        <w:pStyle w:val="Prrafodelista"/>
        <w:spacing w:line="360" w:lineRule="auto"/>
        <w:rPr>
          <w:rFonts w:cs="Times New Roman"/>
          <w:b/>
          <w:lang w:val="es-CO"/>
          <w:rPrChange w:id="7733" w:author="Massiel Nayibe Moreno Ladino" w:date="2025-01-15T13:00:00Z" w16du:dateUtc="2025-01-15T18:00:00Z">
            <w:rPr>
              <w:rFonts w:cs="Times New Roman"/>
              <w:b/>
            </w:rPr>
          </w:rPrChange>
        </w:rPr>
      </w:pPr>
    </w:p>
    <w:p w14:paraId="6744EA83" w14:textId="77777777" w:rsidR="00441859" w:rsidRPr="00963ED8" w:rsidRDefault="00DE7F5C">
      <w:pPr>
        <w:pStyle w:val="Prrafodelista"/>
        <w:numPr>
          <w:ilvl w:val="0"/>
          <w:numId w:val="124"/>
        </w:numPr>
        <w:spacing w:after="200" w:line="360" w:lineRule="auto"/>
        <w:ind w:left="360"/>
        <w:jc w:val="both"/>
        <w:rPr>
          <w:rFonts w:cs="Times New Roman"/>
          <w:lang w:val="es-CO"/>
          <w:rPrChange w:id="7734" w:author="Massiel Nayibe Moreno Ladino" w:date="2025-01-15T13:00:00Z" w16du:dateUtc="2025-01-15T18:00:00Z">
            <w:rPr>
              <w:rFonts w:cs="Times New Roman"/>
            </w:rPr>
          </w:rPrChange>
        </w:rPr>
      </w:pPr>
      <w:r w:rsidRPr="00963ED8">
        <w:rPr>
          <w:rFonts w:cs="Times New Roman"/>
          <w:b/>
          <w:lang w:val="es-CO"/>
          <w:rPrChange w:id="7735" w:author="Massiel Nayibe Moreno Ladino" w:date="2025-01-15T13:00:00Z" w16du:dateUtc="2025-01-15T18:00:00Z">
            <w:rPr>
              <w:rFonts w:cs="Times New Roman"/>
              <w:b/>
            </w:rPr>
          </w:rPrChange>
        </w:rPr>
        <w:t>"Denunciante</w:t>
      </w:r>
      <w:r w:rsidRPr="00963ED8">
        <w:rPr>
          <w:rFonts w:cs="Times New Roman"/>
          <w:lang w:val="es-CO"/>
          <w:rPrChange w:id="7736" w:author="Massiel Nayibe Moreno Ladino" w:date="2025-01-15T13:00:00Z" w16du:dateUtc="2025-01-15T18:00:00Z">
            <w:rPr>
              <w:rFonts w:cs="Times New Roman"/>
            </w:rPr>
          </w:rPrChange>
        </w:rPr>
        <w:t>": La persona que denuncia (o "presenta una queja" sobre) la EAS. Puede ser la víctima u otra persona que tenga conocimiento de la irregularidad.</w:t>
      </w:r>
    </w:p>
    <w:p w14:paraId="7768E947" w14:textId="77777777" w:rsidR="005E5BD6" w:rsidRPr="00963ED8" w:rsidRDefault="005E5BD6" w:rsidP="005E5BD6">
      <w:pPr>
        <w:pStyle w:val="Prrafodelista"/>
        <w:spacing w:line="360" w:lineRule="auto"/>
        <w:rPr>
          <w:rFonts w:cs="Times New Roman"/>
          <w:b/>
          <w:lang w:val="es-CO"/>
          <w:rPrChange w:id="7737" w:author="Massiel Nayibe Moreno Ladino" w:date="2025-01-15T13:00:00Z" w16du:dateUtc="2025-01-15T18:00:00Z">
            <w:rPr>
              <w:rFonts w:cs="Times New Roman"/>
              <w:b/>
            </w:rPr>
          </w:rPrChange>
        </w:rPr>
      </w:pPr>
    </w:p>
    <w:p w14:paraId="59E596D4" w14:textId="77777777" w:rsidR="00441859" w:rsidRPr="00963ED8" w:rsidRDefault="00DE7F5C">
      <w:pPr>
        <w:pStyle w:val="Prrafodelista"/>
        <w:numPr>
          <w:ilvl w:val="0"/>
          <w:numId w:val="124"/>
        </w:numPr>
        <w:spacing w:after="200" w:line="360" w:lineRule="auto"/>
        <w:ind w:left="360"/>
        <w:jc w:val="both"/>
        <w:rPr>
          <w:rFonts w:cs="Times New Roman"/>
          <w:lang w:val="es-CO"/>
          <w:rPrChange w:id="7738" w:author="Massiel Nayibe Moreno Ladino" w:date="2025-01-15T13:00:00Z" w16du:dateUtc="2025-01-15T18:00:00Z">
            <w:rPr>
              <w:rFonts w:cs="Times New Roman"/>
            </w:rPr>
          </w:rPrChange>
        </w:rPr>
      </w:pPr>
      <w:r w:rsidRPr="00963ED8">
        <w:rPr>
          <w:rFonts w:cs="Times New Roman"/>
          <w:b/>
          <w:lang w:val="es-CO"/>
          <w:rPrChange w:id="7739" w:author="Massiel Nayibe Moreno Ladino" w:date="2025-01-15T13:00:00Z" w16du:dateUtc="2025-01-15T18:00:00Z">
            <w:rPr>
              <w:rFonts w:cs="Times New Roman"/>
              <w:b/>
            </w:rPr>
          </w:rPrChange>
        </w:rPr>
        <w:t>"Denuncia</w:t>
      </w:r>
      <w:r w:rsidRPr="00963ED8">
        <w:rPr>
          <w:rFonts w:cs="Times New Roman"/>
          <w:lang w:val="es-CO"/>
          <w:rPrChange w:id="7740" w:author="Massiel Nayibe Moreno Ladino" w:date="2025-01-15T13:00:00Z" w16du:dateUtc="2025-01-15T18:00:00Z">
            <w:rPr>
              <w:rFonts w:cs="Times New Roman"/>
            </w:rPr>
          </w:rPrChange>
        </w:rPr>
        <w:t>": La denuncia de un incidente de SEA.</w:t>
      </w:r>
    </w:p>
    <w:p w14:paraId="7F5F8766" w14:textId="77777777" w:rsidR="005E5BD6" w:rsidRPr="00963ED8" w:rsidRDefault="005E5BD6" w:rsidP="005E5BD6">
      <w:pPr>
        <w:pStyle w:val="Prrafodelista"/>
        <w:spacing w:line="360" w:lineRule="auto"/>
        <w:rPr>
          <w:rFonts w:cs="Times New Roman"/>
          <w:b/>
          <w:bCs/>
          <w:lang w:val="es-CO"/>
          <w:rPrChange w:id="7741" w:author="Massiel Nayibe Moreno Ladino" w:date="2025-01-15T13:00:00Z" w16du:dateUtc="2025-01-15T18:00:00Z">
            <w:rPr>
              <w:rFonts w:cs="Times New Roman"/>
              <w:b/>
              <w:bCs/>
            </w:rPr>
          </w:rPrChange>
        </w:rPr>
      </w:pPr>
    </w:p>
    <w:p w14:paraId="57D82ACA" w14:textId="77777777" w:rsidR="00441859" w:rsidRPr="00963ED8" w:rsidRDefault="00DE7F5C">
      <w:pPr>
        <w:pStyle w:val="Prrafodelista"/>
        <w:numPr>
          <w:ilvl w:val="0"/>
          <w:numId w:val="124"/>
        </w:numPr>
        <w:spacing w:after="200" w:line="360" w:lineRule="auto"/>
        <w:ind w:left="360"/>
        <w:jc w:val="both"/>
        <w:rPr>
          <w:rFonts w:cs="Times New Roman"/>
          <w:lang w:val="es-CO"/>
          <w:rPrChange w:id="7742" w:author="Massiel Nayibe Moreno Ladino" w:date="2025-01-15T13:00:00Z" w16du:dateUtc="2025-01-15T18:00:00Z">
            <w:rPr>
              <w:rFonts w:cs="Times New Roman"/>
            </w:rPr>
          </w:rPrChange>
        </w:rPr>
      </w:pPr>
      <w:r w:rsidRPr="00963ED8">
        <w:rPr>
          <w:rFonts w:cs="Times New Roman"/>
          <w:b/>
          <w:bCs/>
          <w:lang w:val="es-CO"/>
          <w:rPrChange w:id="7743" w:author="Massiel Nayibe Moreno Ladino" w:date="2025-01-15T13:00:00Z" w16du:dateUtc="2025-01-15T18:00:00Z">
            <w:rPr>
              <w:rFonts w:cs="Times New Roman"/>
              <w:b/>
              <w:bCs/>
            </w:rPr>
          </w:rPrChange>
        </w:rPr>
        <w:t>"Procedimiento de denuncia</w:t>
      </w:r>
      <w:r w:rsidRPr="00963ED8">
        <w:rPr>
          <w:rFonts w:cs="Times New Roman"/>
          <w:lang w:val="es-CO"/>
          <w:rPrChange w:id="7744" w:author="Massiel Nayibe Moreno Ladino" w:date="2025-01-15T13:00:00Z" w16du:dateUtc="2025-01-15T18:00:00Z">
            <w:rPr>
              <w:rFonts w:cs="Times New Roman"/>
            </w:rPr>
          </w:rPrChange>
        </w:rPr>
        <w:t>": Marco que describe el curso de acción para recibir y procesar las denuncias de EAS. Incluye los sistemas de tramitación de reclamaciones dentro de una organización, así como los procedimientos para que los beneficiarios presenten reclamaciones.</w:t>
      </w:r>
    </w:p>
    <w:p w14:paraId="6A8B8660" w14:textId="77777777" w:rsidR="005E5BD6" w:rsidRPr="00963ED8" w:rsidRDefault="005E5BD6" w:rsidP="005E5BD6">
      <w:pPr>
        <w:pStyle w:val="Prrafodelista"/>
        <w:spacing w:line="360" w:lineRule="auto"/>
        <w:rPr>
          <w:rFonts w:cs="Times New Roman"/>
          <w:b/>
          <w:lang w:val="es-CO"/>
          <w:rPrChange w:id="7745" w:author="Massiel Nayibe Moreno Ladino" w:date="2025-01-15T13:00:00Z" w16du:dateUtc="2025-01-15T18:00:00Z">
            <w:rPr>
              <w:rFonts w:cs="Times New Roman"/>
              <w:b/>
            </w:rPr>
          </w:rPrChange>
        </w:rPr>
      </w:pPr>
    </w:p>
    <w:p w14:paraId="1AEE772E" w14:textId="77777777" w:rsidR="00441859" w:rsidRPr="00963ED8" w:rsidRDefault="00DE7F5C">
      <w:pPr>
        <w:pStyle w:val="Prrafodelista"/>
        <w:numPr>
          <w:ilvl w:val="0"/>
          <w:numId w:val="124"/>
        </w:numPr>
        <w:spacing w:after="200" w:line="360" w:lineRule="auto"/>
        <w:ind w:left="360"/>
        <w:jc w:val="both"/>
        <w:rPr>
          <w:rFonts w:cs="Times New Roman"/>
          <w:lang w:val="es-CO"/>
          <w:rPrChange w:id="7746" w:author="Massiel Nayibe Moreno Ladino" w:date="2025-01-15T13:00:00Z" w16du:dateUtc="2025-01-15T18:00:00Z">
            <w:rPr>
              <w:rFonts w:cs="Times New Roman"/>
            </w:rPr>
          </w:rPrChange>
        </w:rPr>
      </w:pPr>
      <w:r w:rsidRPr="00963ED8">
        <w:rPr>
          <w:rFonts w:cs="Times New Roman"/>
          <w:b/>
          <w:lang w:val="es-CO"/>
          <w:rPrChange w:id="7747" w:author="Massiel Nayibe Moreno Ladino" w:date="2025-01-15T13:00:00Z" w16du:dateUtc="2025-01-15T18:00:00Z">
            <w:rPr>
              <w:rFonts w:cs="Times New Roman"/>
              <w:b/>
            </w:rPr>
          </w:rPrChange>
        </w:rPr>
        <w:t>"Explotación económica</w:t>
      </w:r>
      <w:r w:rsidRPr="00963ED8">
        <w:rPr>
          <w:rFonts w:cs="Times New Roman"/>
          <w:lang w:val="es-CO"/>
          <w:rPrChange w:id="7748" w:author="Massiel Nayibe Moreno Ladino" w:date="2025-01-15T13:00:00Z" w16du:dateUtc="2025-01-15T18:00:00Z">
            <w:rPr>
              <w:rFonts w:cs="Times New Roman"/>
            </w:rPr>
          </w:rPrChange>
        </w:rPr>
        <w:t>": El extravío deliberado, la explotación o el uso temporal o permanente indebido de pertenencias o dinero.</w:t>
      </w:r>
    </w:p>
    <w:p w14:paraId="28151F1A" w14:textId="77777777" w:rsidR="005E5BD6" w:rsidRPr="00963ED8" w:rsidRDefault="005E5BD6" w:rsidP="005E5BD6">
      <w:pPr>
        <w:pStyle w:val="Prrafodelista"/>
        <w:spacing w:line="360" w:lineRule="auto"/>
        <w:rPr>
          <w:rFonts w:cs="Times New Roman"/>
          <w:b/>
          <w:lang w:val="es-CO"/>
          <w:rPrChange w:id="7749" w:author="Massiel Nayibe Moreno Ladino" w:date="2025-01-15T13:00:00Z" w16du:dateUtc="2025-01-15T18:00:00Z">
            <w:rPr>
              <w:rFonts w:cs="Times New Roman"/>
              <w:b/>
            </w:rPr>
          </w:rPrChange>
        </w:rPr>
      </w:pPr>
    </w:p>
    <w:p w14:paraId="495ED37C" w14:textId="77777777" w:rsidR="00441859" w:rsidRPr="00963ED8" w:rsidRDefault="00DE7F5C">
      <w:pPr>
        <w:pStyle w:val="Prrafodelista"/>
        <w:numPr>
          <w:ilvl w:val="0"/>
          <w:numId w:val="124"/>
        </w:numPr>
        <w:spacing w:after="200" w:line="360" w:lineRule="auto"/>
        <w:ind w:left="360"/>
        <w:jc w:val="both"/>
        <w:rPr>
          <w:rFonts w:cs="Times New Roman"/>
          <w:lang w:val="es-CO"/>
          <w:rPrChange w:id="7750" w:author="Massiel Nayibe Moreno Ladino" w:date="2025-01-15T13:00:00Z" w16du:dateUtc="2025-01-15T18:00:00Z">
            <w:rPr>
              <w:rFonts w:cs="Times New Roman"/>
            </w:rPr>
          </w:rPrChange>
        </w:rPr>
      </w:pPr>
      <w:r w:rsidRPr="00963ED8">
        <w:rPr>
          <w:rFonts w:cs="Times New Roman"/>
          <w:b/>
          <w:lang w:val="es-CO"/>
          <w:rPrChange w:id="7751" w:author="Massiel Nayibe Moreno Ladino" w:date="2025-01-15T13:00:00Z" w16du:dateUtc="2025-01-15T18:00:00Z">
            <w:rPr>
              <w:rFonts w:cs="Times New Roman"/>
              <w:b/>
            </w:rPr>
          </w:rPrChange>
        </w:rPr>
        <w:t xml:space="preserve"> "Abuso o maltrato emocional</w:t>
      </w:r>
      <w:r w:rsidRPr="00963ED8">
        <w:rPr>
          <w:rFonts w:cs="Times New Roman"/>
          <w:lang w:val="es-CO"/>
          <w:rPrChange w:id="7752" w:author="Massiel Nayibe Moreno Ladino" w:date="2025-01-15T13:00:00Z" w16du:dateUtc="2025-01-15T18:00:00Z">
            <w:rPr>
              <w:rFonts w:cs="Times New Roman"/>
            </w:rPr>
          </w:rPrChange>
        </w:rPr>
        <w:t xml:space="preserve">": Consiste en la lesión de la capacidad psicológica o la estabilidad emocional de una persona, causada por actos, amenazas de actos o tácticas </w:t>
      </w:r>
      <w:r w:rsidRPr="00963ED8">
        <w:rPr>
          <w:rFonts w:cs="Times New Roman"/>
          <w:lang w:val="es-CO"/>
          <w:rPrChange w:id="7753" w:author="Massiel Nayibe Moreno Ladino" w:date="2025-01-15T13:00:00Z" w16du:dateUtc="2025-01-15T18:00:00Z">
            <w:rPr>
              <w:rFonts w:cs="Times New Roman"/>
            </w:rPr>
          </w:rPrChange>
        </w:rPr>
        <w:lastRenderedPageBreak/>
        <w:t>coercitivas. El abuso emocional puede incluir, pero no se limita a: Humillación, control, aislamiento, retención de información o cualquier otra actividad deliberada que haga que uno se sienta disminuido o avergonzado.</w:t>
      </w:r>
    </w:p>
    <w:p w14:paraId="1DBD5F2B" w14:textId="77777777" w:rsidR="005E5BD6" w:rsidRPr="00963ED8" w:rsidRDefault="005E5BD6" w:rsidP="005E5BD6">
      <w:pPr>
        <w:pStyle w:val="Prrafodelista"/>
        <w:spacing w:line="360" w:lineRule="auto"/>
        <w:rPr>
          <w:rFonts w:cs="Times New Roman"/>
          <w:b/>
          <w:bCs/>
          <w:lang w:val="es-CO"/>
          <w:rPrChange w:id="7754" w:author="Massiel Nayibe Moreno Ladino" w:date="2025-01-15T13:00:00Z" w16du:dateUtc="2025-01-15T18:00:00Z">
            <w:rPr>
              <w:rFonts w:cs="Times New Roman"/>
              <w:b/>
              <w:bCs/>
            </w:rPr>
          </w:rPrChange>
        </w:rPr>
      </w:pPr>
    </w:p>
    <w:p w14:paraId="55E42997" w14:textId="77777777" w:rsidR="00441859" w:rsidRPr="00963ED8" w:rsidRDefault="00DE7F5C">
      <w:pPr>
        <w:pStyle w:val="Prrafodelista"/>
        <w:numPr>
          <w:ilvl w:val="0"/>
          <w:numId w:val="124"/>
        </w:numPr>
        <w:spacing w:after="200" w:line="360" w:lineRule="auto"/>
        <w:ind w:left="360"/>
        <w:jc w:val="both"/>
        <w:rPr>
          <w:rFonts w:cs="Times New Roman"/>
          <w:lang w:val="es-CO"/>
          <w:rPrChange w:id="7755" w:author="Massiel Nayibe Moreno Ladino" w:date="2025-01-15T13:00:00Z" w16du:dateUtc="2025-01-15T18:00:00Z">
            <w:rPr>
              <w:rFonts w:cs="Times New Roman"/>
            </w:rPr>
          </w:rPrChange>
        </w:rPr>
      </w:pPr>
      <w:r w:rsidRPr="00963ED8">
        <w:rPr>
          <w:rFonts w:cs="Times New Roman"/>
          <w:b/>
          <w:bCs/>
          <w:lang w:val="es-CO"/>
          <w:rPrChange w:id="7756" w:author="Massiel Nayibe Moreno Ladino" w:date="2025-01-15T13:00:00Z" w16du:dateUtc="2025-01-15T18:00:00Z">
            <w:rPr>
              <w:rFonts w:cs="Times New Roman"/>
              <w:b/>
              <w:bCs/>
            </w:rPr>
          </w:rPrChange>
        </w:rPr>
        <w:t xml:space="preserve"> "Relación de explotación</w:t>
      </w:r>
      <w:r w:rsidRPr="00963ED8">
        <w:rPr>
          <w:rFonts w:cs="Times New Roman"/>
          <w:lang w:val="es-CO"/>
          <w:rPrChange w:id="7757" w:author="Massiel Nayibe Moreno Ladino" w:date="2025-01-15T13:00:00Z" w16du:dateUtc="2025-01-15T18:00:00Z">
            <w:rPr>
              <w:rFonts w:cs="Times New Roman"/>
            </w:rPr>
          </w:rPrChange>
        </w:rPr>
        <w:t>": Una relación que constituye explotación sexual (es decir, cualquier abuso real o intento de abuso de una posición de vulnerabilidad, poder diferencial, o confianza, con fines sexuales, incluyendo, pero no limitado a: Beneficiarse monetaria, social o políticamente de la explotación sexual de otro</w:t>
      </w:r>
      <w:r w:rsidRPr="00963ED8">
        <w:rPr>
          <w:rFonts w:eastAsia="Calibri" w:cs="Times New Roman"/>
          <w:b/>
          <w:bCs/>
          <w:lang w:val="es-CO"/>
          <w:rPrChange w:id="7758" w:author="Massiel Nayibe Moreno Ladino" w:date="2025-01-15T13:00:00Z" w16du:dateUtc="2025-01-15T18:00:00Z">
            <w:rPr>
              <w:rFonts w:eastAsia="Calibri" w:cs="Times New Roman"/>
              <w:b/>
              <w:bCs/>
            </w:rPr>
          </w:rPrChange>
        </w:rPr>
        <w:t xml:space="preserve">). </w:t>
      </w:r>
    </w:p>
    <w:p w14:paraId="54F91A5D" w14:textId="77777777" w:rsidR="005E5BD6" w:rsidRPr="00963ED8" w:rsidRDefault="005E5BD6" w:rsidP="005E5BD6">
      <w:pPr>
        <w:pStyle w:val="Prrafodelista"/>
        <w:spacing w:line="360" w:lineRule="auto"/>
        <w:rPr>
          <w:rFonts w:cs="Times New Roman"/>
          <w:b/>
          <w:bCs/>
          <w:lang w:val="es-CO"/>
          <w:rPrChange w:id="7759" w:author="Massiel Nayibe Moreno Ladino" w:date="2025-01-15T13:00:00Z" w16du:dateUtc="2025-01-15T18:00:00Z">
            <w:rPr>
              <w:rFonts w:cs="Times New Roman"/>
              <w:b/>
              <w:bCs/>
            </w:rPr>
          </w:rPrChange>
        </w:rPr>
      </w:pPr>
    </w:p>
    <w:p w14:paraId="2D1C7520" w14:textId="77777777" w:rsidR="00441859" w:rsidRPr="00963ED8" w:rsidRDefault="00DE7F5C">
      <w:pPr>
        <w:pStyle w:val="Prrafodelista"/>
        <w:numPr>
          <w:ilvl w:val="0"/>
          <w:numId w:val="124"/>
        </w:numPr>
        <w:spacing w:after="200" w:line="360" w:lineRule="auto"/>
        <w:ind w:left="360"/>
        <w:jc w:val="both"/>
        <w:rPr>
          <w:rFonts w:cs="Times New Roman"/>
          <w:lang w:val="es-CO"/>
          <w:rPrChange w:id="7760" w:author="Massiel Nayibe Moreno Ladino" w:date="2025-01-15T13:00:00Z" w16du:dateUtc="2025-01-15T18:00:00Z">
            <w:rPr>
              <w:rFonts w:cs="Times New Roman"/>
            </w:rPr>
          </w:rPrChange>
        </w:rPr>
      </w:pPr>
      <w:r w:rsidRPr="00963ED8">
        <w:rPr>
          <w:rFonts w:cs="Times New Roman"/>
          <w:b/>
          <w:bCs/>
          <w:lang w:val="es-CO"/>
          <w:rPrChange w:id="7761" w:author="Massiel Nayibe Moreno Ladino" w:date="2025-01-15T13:00:00Z" w16du:dateUtc="2025-01-15T18:00:00Z">
            <w:rPr>
              <w:rFonts w:cs="Times New Roman"/>
              <w:b/>
              <w:bCs/>
            </w:rPr>
          </w:rPrChange>
        </w:rPr>
        <w:t xml:space="preserve"> "Incidente</w:t>
      </w:r>
      <w:r w:rsidRPr="00963ED8">
        <w:rPr>
          <w:rFonts w:cs="Times New Roman"/>
          <w:lang w:val="es-CO"/>
          <w:rPrChange w:id="7762" w:author="Massiel Nayibe Moreno Ladino" w:date="2025-01-15T13:00:00Z" w16du:dateUtc="2025-01-15T18:00:00Z">
            <w:rPr>
              <w:rFonts w:cs="Times New Roman"/>
            </w:rPr>
          </w:rPrChange>
        </w:rPr>
        <w:t>": Casos de explotación y abusos sexuales, violencia, suicidio, accidente u otros traumas.</w:t>
      </w:r>
    </w:p>
    <w:p w14:paraId="7204ABBC" w14:textId="77777777" w:rsidR="005E5BD6" w:rsidRPr="00963ED8" w:rsidRDefault="005E5BD6" w:rsidP="005E5BD6">
      <w:pPr>
        <w:pStyle w:val="Prrafodelista"/>
        <w:spacing w:line="360" w:lineRule="auto"/>
        <w:rPr>
          <w:rFonts w:cs="Times New Roman"/>
          <w:b/>
          <w:bCs/>
          <w:lang w:val="es-CO"/>
          <w:rPrChange w:id="7763" w:author="Massiel Nayibe Moreno Ladino" w:date="2025-01-15T13:00:00Z" w16du:dateUtc="2025-01-15T18:00:00Z">
            <w:rPr>
              <w:rFonts w:cs="Times New Roman"/>
              <w:b/>
              <w:bCs/>
            </w:rPr>
          </w:rPrChange>
        </w:rPr>
      </w:pPr>
    </w:p>
    <w:p w14:paraId="37C61C59" w14:textId="77777777" w:rsidR="00441859" w:rsidRPr="00963ED8" w:rsidRDefault="00DE7F5C">
      <w:pPr>
        <w:pStyle w:val="Prrafodelista"/>
        <w:numPr>
          <w:ilvl w:val="0"/>
          <w:numId w:val="124"/>
        </w:numPr>
        <w:spacing w:after="200" w:line="360" w:lineRule="auto"/>
        <w:ind w:left="360"/>
        <w:jc w:val="both"/>
        <w:rPr>
          <w:rFonts w:cs="Times New Roman"/>
          <w:lang w:val="es-CO"/>
          <w:rPrChange w:id="7764" w:author="Massiel Nayibe Moreno Ladino" w:date="2025-01-15T13:00:00Z" w16du:dateUtc="2025-01-15T18:00:00Z">
            <w:rPr>
              <w:rFonts w:cs="Times New Roman"/>
            </w:rPr>
          </w:rPrChange>
        </w:rPr>
      </w:pPr>
      <w:r w:rsidRPr="00963ED8">
        <w:rPr>
          <w:rFonts w:cs="Times New Roman"/>
          <w:b/>
          <w:bCs/>
          <w:lang w:val="es-CO"/>
          <w:rPrChange w:id="7765" w:author="Massiel Nayibe Moreno Ladino" w:date="2025-01-15T13:00:00Z" w16du:dateUtc="2025-01-15T18:00:00Z">
            <w:rPr>
              <w:rFonts w:cs="Times New Roman"/>
              <w:b/>
              <w:bCs/>
            </w:rPr>
          </w:rPrChange>
        </w:rPr>
        <w:t xml:space="preserve"> "Participante o Participantes</w:t>
      </w:r>
      <w:r w:rsidRPr="00963ED8">
        <w:rPr>
          <w:rFonts w:cs="Times New Roman"/>
          <w:lang w:val="es-CO"/>
          <w:rPrChange w:id="7766" w:author="Massiel Nayibe Moreno Ladino" w:date="2025-01-15T13:00:00Z" w16du:dateUtc="2025-01-15T18:00:00Z">
            <w:rPr>
              <w:rFonts w:cs="Times New Roman"/>
            </w:rPr>
          </w:rPrChange>
        </w:rPr>
        <w:t>": Socios beneficiarios del programa</w:t>
      </w:r>
    </w:p>
    <w:p w14:paraId="22E23B1C" w14:textId="77777777" w:rsidR="005E5BD6" w:rsidRPr="00963ED8" w:rsidRDefault="005E5BD6" w:rsidP="005E5BD6">
      <w:pPr>
        <w:pStyle w:val="Prrafodelista"/>
        <w:spacing w:line="360" w:lineRule="auto"/>
        <w:rPr>
          <w:rFonts w:cs="Times New Roman"/>
          <w:lang w:val="es-CO"/>
          <w:rPrChange w:id="7767" w:author="Massiel Nayibe Moreno Ladino" w:date="2025-01-15T13:00:00Z" w16du:dateUtc="2025-01-15T18:00:00Z">
            <w:rPr>
              <w:rFonts w:cs="Times New Roman"/>
            </w:rPr>
          </w:rPrChange>
        </w:rPr>
      </w:pPr>
    </w:p>
    <w:p w14:paraId="463A665C" w14:textId="77777777" w:rsidR="00441859" w:rsidRPr="00963ED8" w:rsidRDefault="00DE7F5C">
      <w:pPr>
        <w:pStyle w:val="Prrafodelista"/>
        <w:numPr>
          <w:ilvl w:val="0"/>
          <w:numId w:val="124"/>
        </w:numPr>
        <w:spacing w:after="200" w:line="360" w:lineRule="auto"/>
        <w:ind w:left="360"/>
        <w:jc w:val="both"/>
        <w:rPr>
          <w:rFonts w:cs="Times New Roman"/>
          <w:lang w:val="es-CO"/>
          <w:rPrChange w:id="7768" w:author="Massiel Nayibe Moreno Ladino" w:date="2025-01-15T13:00:00Z" w16du:dateUtc="2025-01-15T18:00:00Z">
            <w:rPr>
              <w:rFonts w:cs="Times New Roman"/>
            </w:rPr>
          </w:rPrChange>
        </w:rPr>
      </w:pPr>
      <w:r w:rsidRPr="00963ED8">
        <w:rPr>
          <w:rFonts w:cs="Times New Roman"/>
          <w:b/>
          <w:bCs/>
          <w:lang w:val="es-CO"/>
          <w:rPrChange w:id="7769" w:author="Massiel Nayibe Moreno Ladino" w:date="2025-01-15T13:00:00Z" w16du:dateUtc="2025-01-15T18:00:00Z">
            <w:rPr>
              <w:rFonts w:cs="Times New Roman"/>
              <w:b/>
              <w:bCs/>
            </w:rPr>
          </w:rPrChange>
        </w:rPr>
        <w:t xml:space="preserve"> "Organizaciones socias</w:t>
      </w:r>
      <w:r w:rsidRPr="00963ED8">
        <w:rPr>
          <w:rFonts w:cs="Times New Roman"/>
          <w:lang w:val="es-CO"/>
          <w:rPrChange w:id="7770" w:author="Massiel Nayibe Moreno Ladino" w:date="2025-01-15T13:00:00Z" w16du:dateUtc="2025-01-15T18:00:00Z">
            <w:rPr>
              <w:rFonts w:cs="Times New Roman"/>
            </w:rPr>
          </w:rPrChange>
        </w:rPr>
        <w:t>": Cualquier organización que mantenga una relación contractual con los Socios, incluidos los subcontratistas y los subconcesionarios.</w:t>
      </w:r>
    </w:p>
    <w:p w14:paraId="64AC257A" w14:textId="77777777" w:rsidR="005E5BD6" w:rsidRPr="00963ED8" w:rsidRDefault="005E5BD6" w:rsidP="005E5BD6">
      <w:pPr>
        <w:pStyle w:val="Prrafodelista"/>
        <w:spacing w:line="360" w:lineRule="auto"/>
        <w:rPr>
          <w:rFonts w:cs="Times New Roman"/>
          <w:b/>
          <w:bCs/>
          <w:lang w:val="es-CO"/>
          <w:rPrChange w:id="7771" w:author="Massiel Nayibe Moreno Ladino" w:date="2025-01-15T13:00:00Z" w16du:dateUtc="2025-01-15T18:00:00Z">
            <w:rPr>
              <w:rFonts w:cs="Times New Roman"/>
              <w:b/>
              <w:bCs/>
            </w:rPr>
          </w:rPrChange>
        </w:rPr>
      </w:pPr>
    </w:p>
    <w:p w14:paraId="4975C411" w14:textId="77777777" w:rsidR="00441859" w:rsidRPr="00963ED8" w:rsidRDefault="00DE7F5C">
      <w:pPr>
        <w:pStyle w:val="Prrafodelista"/>
        <w:numPr>
          <w:ilvl w:val="0"/>
          <w:numId w:val="124"/>
        </w:numPr>
        <w:spacing w:after="200" w:line="360" w:lineRule="auto"/>
        <w:ind w:left="360"/>
        <w:jc w:val="both"/>
        <w:rPr>
          <w:rFonts w:cs="Times New Roman"/>
          <w:lang w:val="es-CO"/>
          <w:rPrChange w:id="7772" w:author="Massiel Nayibe Moreno Ladino" w:date="2025-01-15T13:00:00Z" w16du:dateUtc="2025-01-15T18:00:00Z">
            <w:rPr>
              <w:rFonts w:cs="Times New Roman"/>
            </w:rPr>
          </w:rPrChange>
        </w:rPr>
      </w:pPr>
      <w:r w:rsidRPr="00963ED8">
        <w:rPr>
          <w:rFonts w:cs="Times New Roman"/>
          <w:b/>
          <w:bCs/>
          <w:lang w:val="es-CO"/>
          <w:rPrChange w:id="7773" w:author="Massiel Nayibe Moreno Ladino" w:date="2025-01-15T13:00:00Z" w16du:dateUtc="2025-01-15T18:00:00Z">
            <w:rPr>
              <w:rFonts w:cs="Times New Roman"/>
              <w:b/>
              <w:bCs/>
            </w:rPr>
          </w:rPrChange>
        </w:rPr>
        <w:t xml:space="preserve"> "Maltrato físico</w:t>
      </w:r>
      <w:r w:rsidRPr="00963ED8">
        <w:rPr>
          <w:rFonts w:cs="Times New Roman"/>
          <w:lang w:val="es-CO"/>
          <w:rPrChange w:id="7774" w:author="Massiel Nayibe Moreno Ladino" w:date="2025-01-15T13:00:00Z" w16du:dateUtc="2025-01-15T18:00:00Z">
            <w:rPr>
              <w:rFonts w:cs="Times New Roman"/>
            </w:rPr>
          </w:rPrChange>
        </w:rPr>
        <w:t>": Consiste en actos u omisiones que provocan lesiones (no necesariamente visibles), dolor o sufrimiento innecesario o injustificado sin causar heridas, daños o riesgo de daños a la salud o el bienestar de una persona, o la muerte. Tales actos pueden incluir, pero no se limitan a: Puñetazos, palizas, patadas, mordiscos, sacudidas, lanzamientos, puñaladas, asfixia o golpes (independientemente del objeto utilizado), o quemaduras. Estos actos se consideran malos tratos, independientemente de si tenían o no la intención de herir al individuo.</w:t>
      </w:r>
    </w:p>
    <w:p w14:paraId="55F60EE1" w14:textId="77777777" w:rsidR="005E5BD6" w:rsidRPr="00963ED8" w:rsidRDefault="005E5BD6" w:rsidP="005E5BD6">
      <w:pPr>
        <w:pStyle w:val="Prrafodelista"/>
        <w:spacing w:line="360" w:lineRule="auto"/>
        <w:rPr>
          <w:rFonts w:cs="Times New Roman"/>
          <w:b/>
          <w:bCs/>
          <w:lang w:val="es-CO"/>
          <w:rPrChange w:id="7775" w:author="Massiel Nayibe Moreno Ladino" w:date="2025-01-15T13:00:00Z" w16du:dateUtc="2025-01-15T18:00:00Z">
            <w:rPr>
              <w:rFonts w:cs="Times New Roman"/>
              <w:b/>
              <w:bCs/>
            </w:rPr>
          </w:rPrChange>
        </w:rPr>
      </w:pPr>
    </w:p>
    <w:p w14:paraId="45EFA88D" w14:textId="77777777" w:rsidR="00441859" w:rsidRPr="00963ED8" w:rsidRDefault="00DE7F5C">
      <w:pPr>
        <w:pStyle w:val="Prrafodelista"/>
        <w:numPr>
          <w:ilvl w:val="0"/>
          <w:numId w:val="124"/>
        </w:numPr>
        <w:spacing w:after="200" w:line="360" w:lineRule="auto"/>
        <w:ind w:left="360"/>
        <w:jc w:val="both"/>
        <w:rPr>
          <w:rFonts w:cs="Times New Roman"/>
          <w:lang w:val="es-CO"/>
          <w:rPrChange w:id="7776" w:author="Massiel Nayibe Moreno Ladino" w:date="2025-01-15T13:00:00Z" w16du:dateUtc="2025-01-15T18:00:00Z">
            <w:rPr>
              <w:rFonts w:cs="Times New Roman"/>
            </w:rPr>
          </w:rPrChange>
        </w:rPr>
      </w:pPr>
      <w:r w:rsidRPr="00963ED8">
        <w:rPr>
          <w:rFonts w:cs="Times New Roman"/>
          <w:b/>
          <w:bCs/>
          <w:lang w:val="es-CO"/>
          <w:rPrChange w:id="7777" w:author="Massiel Nayibe Moreno Ladino" w:date="2025-01-15T13:00:00Z" w16du:dateUtc="2025-01-15T18:00:00Z">
            <w:rPr>
              <w:rFonts w:cs="Times New Roman"/>
              <w:b/>
              <w:bCs/>
            </w:rPr>
          </w:rPrChange>
        </w:rPr>
        <w:t xml:space="preserve"> "Explotación sexual</w:t>
      </w:r>
      <w:r w:rsidRPr="00963ED8">
        <w:rPr>
          <w:rFonts w:cs="Times New Roman"/>
          <w:lang w:val="es-CO"/>
          <w:rPrChange w:id="7778" w:author="Massiel Nayibe Moreno Ladino" w:date="2025-01-15T13:00:00Z" w16du:dateUtc="2025-01-15T18:00:00Z">
            <w:rPr>
              <w:rFonts w:cs="Times New Roman"/>
            </w:rPr>
          </w:rPrChange>
        </w:rPr>
        <w:t xml:space="preserve">": Cualquier abuso real o intento de abuso de posición de vulnerabilidad, poder diferencial, o confianza, con fines sexuales, incluyendo, pero no limitado a: Beneficiarse monetaria, social o políticamente de la explotación sexual de otro. Otros tipos de explotación asociados a la explotación sexual incluyen: </w:t>
      </w:r>
    </w:p>
    <w:p w14:paraId="1622040A" w14:textId="77777777" w:rsidR="00441859" w:rsidRPr="00963ED8" w:rsidRDefault="00DE7F5C">
      <w:pPr>
        <w:pStyle w:val="Prrafodelista"/>
        <w:numPr>
          <w:ilvl w:val="2"/>
          <w:numId w:val="131"/>
        </w:numPr>
        <w:spacing w:after="200" w:line="360" w:lineRule="auto"/>
        <w:ind w:left="1080"/>
        <w:jc w:val="both"/>
        <w:rPr>
          <w:rFonts w:cs="Times New Roman"/>
          <w:lang w:val="es-CO"/>
          <w:rPrChange w:id="7779" w:author="Massiel Nayibe Moreno Ladino" w:date="2025-01-15T13:00:00Z" w16du:dateUtc="2025-01-15T18:00:00Z">
            <w:rPr>
              <w:rFonts w:cs="Times New Roman"/>
            </w:rPr>
          </w:rPrChange>
        </w:rPr>
      </w:pPr>
      <w:r w:rsidRPr="00963ED8">
        <w:rPr>
          <w:rFonts w:cs="Times New Roman"/>
          <w:b/>
          <w:bCs/>
          <w:lang w:val="es-CO"/>
          <w:rPrChange w:id="7780" w:author="Massiel Nayibe Moreno Ladino" w:date="2025-01-15T13:00:00Z" w16du:dateUtc="2025-01-15T18:00:00Z">
            <w:rPr>
              <w:rFonts w:cs="Times New Roman"/>
              <w:b/>
              <w:bCs/>
            </w:rPr>
          </w:rPrChange>
        </w:rPr>
        <w:lastRenderedPageBreak/>
        <w:t>"Sexo transaccional</w:t>
      </w:r>
      <w:r w:rsidRPr="00963ED8">
        <w:rPr>
          <w:rFonts w:cs="Times New Roman"/>
          <w:lang w:val="es-CO"/>
          <w:rPrChange w:id="7781" w:author="Massiel Nayibe Moreno Ladino" w:date="2025-01-15T13:00:00Z" w16du:dateUtc="2025-01-15T18:00:00Z">
            <w:rPr>
              <w:rFonts w:cs="Times New Roman"/>
            </w:rPr>
          </w:rPrChange>
        </w:rPr>
        <w:t>": El intercambio de dinero, empleo, bienes o servicios a cambio de sexo, incluidos favores sexuales u otras formas de comportamiento humillante, degradante o explotador. Esto incluye cualquier intercambio de ayuda que se deba a los beneficiarios de la ayuda.</w:t>
      </w:r>
    </w:p>
    <w:p w14:paraId="3201ACCE" w14:textId="77777777" w:rsidR="00441859" w:rsidRPr="00963ED8" w:rsidRDefault="00DE7F5C">
      <w:pPr>
        <w:pStyle w:val="Prrafodelista"/>
        <w:numPr>
          <w:ilvl w:val="2"/>
          <w:numId w:val="131"/>
        </w:numPr>
        <w:spacing w:after="200" w:line="360" w:lineRule="auto"/>
        <w:ind w:left="1080"/>
        <w:jc w:val="both"/>
        <w:rPr>
          <w:rFonts w:cs="Times New Roman"/>
          <w:lang w:val="es-CO"/>
          <w:rPrChange w:id="7782" w:author="Massiel Nayibe Moreno Ladino" w:date="2025-01-15T13:00:00Z" w16du:dateUtc="2025-01-15T18:00:00Z">
            <w:rPr>
              <w:rFonts w:cs="Times New Roman"/>
            </w:rPr>
          </w:rPrChange>
        </w:rPr>
      </w:pPr>
      <w:r w:rsidRPr="00963ED8">
        <w:rPr>
          <w:rFonts w:cs="Times New Roman"/>
          <w:b/>
          <w:bCs/>
          <w:lang w:val="es-CO"/>
          <w:rPrChange w:id="7783" w:author="Massiel Nayibe Moreno Ladino" w:date="2025-01-15T13:00:00Z" w16du:dateUtc="2025-01-15T18:00:00Z">
            <w:rPr>
              <w:rFonts w:cs="Times New Roman"/>
              <w:b/>
              <w:bCs/>
            </w:rPr>
          </w:rPrChange>
        </w:rPr>
        <w:t>"Solicitud de sexo transaccional</w:t>
      </w:r>
      <w:r w:rsidRPr="00963ED8">
        <w:rPr>
          <w:rFonts w:cs="Times New Roman"/>
          <w:lang w:val="es-CO"/>
          <w:rPrChange w:id="7784" w:author="Massiel Nayibe Moreno Ladino" w:date="2025-01-15T13:00:00Z" w16du:dateUtc="2025-01-15T18:00:00Z">
            <w:rPr>
              <w:rFonts w:cs="Times New Roman"/>
            </w:rPr>
          </w:rPrChange>
        </w:rPr>
        <w:t>": Solicitar sexo transaccional.</w:t>
      </w:r>
    </w:p>
    <w:p w14:paraId="054F2505" w14:textId="77777777" w:rsidR="00441859" w:rsidRPr="00963ED8" w:rsidRDefault="00DE7F5C">
      <w:pPr>
        <w:pStyle w:val="Prrafodelista"/>
        <w:numPr>
          <w:ilvl w:val="2"/>
          <w:numId w:val="131"/>
        </w:numPr>
        <w:spacing w:after="200" w:line="360" w:lineRule="auto"/>
        <w:ind w:left="1080"/>
        <w:jc w:val="both"/>
        <w:rPr>
          <w:rFonts w:cs="Times New Roman"/>
          <w:b/>
          <w:lang w:val="es-CO"/>
          <w:rPrChange w:id="7785" w:author="Massiel Nayibe Moreno Ladino" w:date="2025-01-15T13:00:00Z" w16du:dateUtc="2025-01-15T18:00:00Z">
            <w:rPr>
              <w:rFonts w:cs="Times New Roman"/>
              <w:b/>
            </w:rPr>
          </w:rPrChange>
        </w:rPr>
      </w:pPr>
      <w:r w:rsidRPr="00963ED8">
        <w:rPr>
          <w:rFonts w:cs="Times New Roman"/>
          <w:b/>
          <w:bCs/>
          <w:lang w:val="es-CO"/>
          <w:rPrChange w:id="7786" w:author="Massiel Nayibe Moreno Ladino" w:date="2025-01-15T13:00:00Z" w16du:dateUtc="2025-01-15T18:00:00Z">
            <w:rPr>
              <w:rFonts w:cs="Times New Roman"/>
              <w:b/>
              <w:bCs/>
            </w:rPr>
          </w:rPrChange>
        </w:rPr>
        <w:t>"Explotación digital":</w:t>
      </w:r>
      <w:r w:rsidRPr="00963ED8">
        <w:rPr>
          <w:rFonts w:cs="Times New Roman"/>
          <w:lang w:val="es-CO"/>
          <w:rPrChange w:id="7787" w:author="Massiel Nayibe Moreno Ladino" w:date="2025-01-15T13:00:00Z" w16du:dateUtc="2025-01-15T18:00:00Z">
            <w:rPr>
              <w:rFonts w:cs="Times New Roman"/>
            </w:rPr>
          </w:rPrChange>
        </w:rPr>
        <w:t xml:space="preserve"> Grabación digital, de vídeo o audio no consentida de desnudez o actividad sexual. Compartir o distribuir sin autorización grabaciones digitales, de vídeo o audio de desnudez o actividad sexual.</w:t>
      </w:r>
      <w:r w:rsidRPr="00C102E3">
        <w:rPr>
          <w:rStyle w:val="Refdenotaalpie"/>
        </w:rPr>
        <w:footnoteReference w:id="3"/>
      </w:r>
    </w:p>
    <w:p w14:paraId="7AB8AF01" w14:textId="77777777" w:rsidR="005E5BD6" w:rsidRPr="00963ED8" w:rsidRDefault="005E5BD6" w:rsidP="005E5BD6">
      <w:pPr>
        <w:pStyle w:val="Prrafodelista"/>
        <w:spacing w:line="360" w:lineRule="auto"/>
        <w:ind w:left="1080"/>
        <w:jc w:val="both"/>
        <w:rPr>
          <w:rFonts w:cs="Times New Roman"/>
          <w:lang w:val="es-CO"/>
          <w:rPrChange w:id="7790" w:author="Massiel Nayibe Moreno Ladino" w:date="2025-01-15T13:00:00Z" w16du:dateUtc="2025-01-15T18:00:00Z">
            <w:rPr>
              <w:rFonts w:cs="Times New Roman"/>
            </w:rPr>
          </w:rPrChange>
        </w:rPr>
      </w:pPr>
    </w:p>
    <w:p w14:paraId="217F2E8F" w14:textId="77777777" w:rsidR="00441859" w:rsidRDefault="00DE7F5C">
      <w:pPr>
        <w:pStyle w:val="Prrafodelista"/>
        <w:numPr>
          <w:ilvl w:val="0"/>
          <w:numId w:val="124"/>
        </w:numPr>
        <w:spacing w:after="200" w:line="360" w:lineRule="auto"/>
        <w:ind w:left="360"/>
        <w:jc w:val="both"/>
        <w:rPr>
          <w:rFonts w:cs="Times New Roman"/>
        </w:rPr>
      </w:pPr>
      <w:r w:rsidRPr="00963ED8">
        <w:rPr>
          <w:rFonts w:cs="Times New Roman"/>
          <w:b/>
          <w:bCs/>
          <w:lang w:val="es-CO"/>
          <w:rPrChange w:id="7791" w:author="Massiel Nayibe Moreno Ladino" w:date="2025-01-15T13:00:00Z" w16du:dateUtc="2025-01-15T18:00:00Z">
            <w:rPr>
              <w:rFonts w:cs="Times New Roman"/>
              <w:b/>
              <w:bCs/>
            </w:rPr>
          </w:rPrChange>
        </w:rPr>
        <w:t xml:space="preserve"> "Abuso sexual</w:t>
      </w:r>
      <w:r w:rsidRPr="00963ED8">
        <w:rPr>
          <w:rFonts w:cs="Times New Roman"/>
          <w:lang w:val="es-CO"/>
          <w:rPrChange w:id="7792" w:author="Massiel Nayibe Moreno Ladino" w:date="2025-01-15T13:00:00Z" w16du:dateUtc="2025-01-15T18:00:00Z">
            <w:rPr>
              <w:rFonts w:cs="Times New Roman"/>
            </w:rPr>
          </w:rPrChange>
        </w:rPr>
        <w:t xml:space="preserve">": La intrusión física real o la amenaza de intrusión física de naturaleza sexual, ya sea por la fuerza o en condiciones desiguales o coercitivas. </w:t>
      </w:r>
      <w:r w:rsidRPr="00C102E3">
        <w:rPr>
          <w:rFonts w:cs="Times New Roman"/>
        </w:rPr>
        <w:t>Otros tipos de maltrato asociados al abuso sexual son:</w:t>
      </w:r>
    </w:p>
    <w:p w14:paraId="2729F09A" w14:textId="77777777" w:rsidR="00441859" w:rsidRPr="00963ED8" w:rsidRDefault="00DE7F5C">
      <w:pPr>
        <w:pStyle w:val="Prrafodelista"/>
        <w:widowControl w:val="0"/>
        <w:numPr>
          <w:ilvl w:val="1"/>
          <w:numId w:val="130"/>
        </w:numPr>
        <w:spacing w:after="200" w:line="360" w:lineRule="auto"/>
        <w:jc w:val="both"/>
        <w:rPr>
          <w:rFonts w:cs="Times New Roman"/>
          <w:lang w:val="es-CO"/>
          <w:rPrChange w:id="7793" w:author="Massiel Nayibe Moreno Ladino" w:date="2025-01-15T13:00:00Z" w16du:dateUtc="2025-01-15T18:00:00Z">
            <w:rPr>
              <w:rFonts w:cs="Times New Roman"/>
            </w:rPr>
          </w:rPrChange>
        </w:rPr>
      </w:pPr>
      <w:r w:rsidRPr="00963ED8">
        <w:rPr>
          <w:rFonts w:cs="Times New Roman"/>
          <w:b/>
          <w:bCs/>
          <w:lang w:val="es-CO"/>
          <w:rPrChange w:id="7794" w:author="Massiel Nayibe Moreno Ladino" w:date="2025-01-15T13:00:00Z" w16du:dateUtc="2025-01-15T18:00:00Z">
            <w:rPr>
              <w:rFonts w:cs="Times New Roman"/>
              <w:b/>
              <w:bCs/>
            </w:rPr>
          </w:rPrChange>
        </w:rPr>
        <w:t xml:space="preserve"> "Abuso sexual perpetrado por un adulto</w:t>
      </w:r>
      <w:r w:rsidRPr="00963ED8">
        <w:rPr>
          <w:rFonts w:cs="Times New Roman"/>
          <w:lang w:val="es-CO"/>
          <w:rPrChange w:id="7795" w:author="Massiel Nayibe Moreno Ladino" w:date="2025-01-15T13:00:00Z" w16du:dateUtc="2025-01-15T18:00:00Z">
            <w:rPr>
              <w:rFonts w:cs="Times New Roman"/>
            </w:rPr>
          </w:rPrChange>
        </w:rPr>
        <w:t>": Cualquier contacto o actividad de naturaleza sexual que se produzca entre un niño y un adulto. Esto incluye cualquier actividad destinada a excitar o gratificar los deseos sexuales del adulto o del niño.</w:t>
      </w:r>
    </w:p>
    <w:p w14:paraId="0F0016D2" w14:textId="77777777" w:rsidR="00441859" w:rsidRPr="00963ED8" w:rsidRDefault="00DE7F5C">
      <w:pPr>
        <w:pStyle w:val="Prrafodelista"/>
        <w:widowControl w:val="0"/>
        <w:numPr>
          <w:ilvl w:val="1"/>
          <w:numId w:val="130"/>
        </w:numPr>
        <w:spacing w:after="200" w:line="360" w:lineRule="auto"/>
        <w:jc w:val="both"/>
        <w:rPr>
          <w:rFonts w:cs="Times New Roman"/>
          <w:lang w:val="es-CO"/>
          <w:rPrChange w:id="7796" w:author="Massiel Nayibe Moreno Ladino" w:date="2025-01-15T13:00:00Z" w16du:dateUtc="2025-01-15T18:00:00Z">
            <w:rPr>
              <w:rFonts w:cs="Times New Roman"/>
            </w:rPr>
          </w:rPrChange>
        </w:rPr>
      </w:pPr>
      <w:r w:rsidRPr="00963ED8">
        <w:rPr>
          <w:rFonts w:cs="Times New Roman"/>
          <w:b/>
          <w:lang w:val="es-CO"/>
          <w:rPrChange w:id="7797" w:author="Massiel Nayibe Moreno Ladino" w:date="2025-01-15T13:00:00Z" w16du:dateUtc="2025-01-15T18:00:00Z">
            <w:rPr>
              <w:rFonts w:cs="Times New Roman"/>
              <w:b/>
            </w:rPr>
          </w:rPrChange>
        </w:rPr>
        <w:t xml:space="preserve">"Abuso sexual perpetrado por otro niño o </w:t>
      </w:r>
      <w:r w:rsidRPr="00963ED8">
        <w:rPr>
          <w:rFonts w:cs="Times New Roman"/>
          <w:b/>
          <w:bCs/>
          <w:lang w:val="es-CO"/>
          <w:rPrChange w:id="7798" w:author="Massiel Nayibe Moreno Ladino" w:date="2025-01-15T13:00:00Z" w16du:dateUtc="2025-01-15T18:00:00Z">
            <w:rPr>
              <w:rFonts w:cs="Times New Roman"/>
              <w:b/>
              <w:bCs/>
            </w:rPr>
          </w:rPrChange>
        </w:rPr>
        <w:t>niños</w:t>
      </w:r>
      <w:r w:rsidRPr="00963ED8">
        <w:rPr>
          <w:rFonts w:cs="Times New Roman"/>
          <w:lang w:val="es-CO"/>
          <w:rPrChange w:id="7799" w:author="Massiel Nayibe Moreno Ladino" w:date="2025-01-15T13:00:00Z" w16du:dateUtc="2025-01-15T18:00:00Z">
            <w:rPr>
              <w:rFonts w:cs="Times New Roman"/>
            </w:rPr>
          </w:rPrChange>
        </w:rPr>
        <w:t xml:space="preserve">": Cualquier contacto o actividad de naturaleza sexual que se produce entre un niño o niños y otro niño cuando no hay consentimiento, cuando el consentimiento no es posible, o cuando un niño tiene poder sobre el otro niño. Esto incluye cualquier actividad destinada a excitar o gratificar los deseos sexuales de cualquiera de los niños. </w:t>
      </w:r>
    </w:p>
    <w:p w14:paraId="28C51F2B" w14:textId="77777777" w:rsidR="005E5BD6" w:rsidRPr="00963ED8" w:rsidRDefault="005E5BD6" w:rsidP="005E5BD6">
      <w:pPr>
        <w:pStyle w:val="Prrafodelista"/>
        <w:spacing w:line="360" w:lineRule="auto"/>
        <w:ind w:left="360"/>
        <w:jc w:val="both"/>
        <w:rPr>
          <w:rFonts w:cs="Times New Roman"/>
          <w:lang w:val="es-CO"/>
          <w:rPrChange w:id="7800" w:author="Massiel Nayibe Moreno Ladino" w:date="2025-01-15T13:00:00Z" w16du:dateUtc="2025-01-15T18:00:00Z">
            <w:rPr>
              <w:rFonts w:cs="Times New Roman"/>
            </w:rPr>
          </w:rPrChange>
        </w:rPr>
      </w:pPr>
    </w:p>
    <w:p w14:paraId="117825B9" w14:textId="77777777" w:rsidR="00441859" w:rsidRPr="00963ED8" w:rsidRDefault="00DE7F5C">
      <w:pPr>
        <w:pStyle w:val="Prrafodelista"/>
        <w:numPr>
          <w:ilvl w:val="0"/>
          <w:numId w:val="124"/>
        </w:numPr>
        <w:spacing w:after="200" w:line="360" w:lineRule="auto"/>
        <w:ind w:left="360"/>
        <w:jc w:val="both"/>
        <w:rPr>
          <w:rFonts w:cs="Times New Roman"/>
          <w:lang w:val="es-CO"/>
          <w:rPrChange w:id="7801" w:author="Massiel Nayibe Moreno Ladino" w:date="2025-01-15T13:00:00Z" w16du:dateUtc="2025-01-15T18:00:00Z">
            <w:rPr>
              <w:rFonts w:cs="Times New Roman"/>
            </w:rPr>
          </w:rPrChange>
        </w:rPr>
      </w:pPr>
      <w:r w:rsidRPr="00963ED8">
        <w:rPr>
          <w:rFonts w:cs="Times New Roman"/>
          <w:b/>
          <w:bCs/>
          <w:lang w:val="es-CO"/>
          <w:rPrChange w:id="7802" w:author="Massiel Nayibe Moreno Ladino" w:date="2025-01-15T13:00:00Z" w16du:dateUtc="2025-01-15T18:00:00Z">
            <w:rPr>
              <w:rFonts w:cs="Times New Roman"/>
              <w:b/>
              <w:bCs/>
            </w:rPr>
          </w:rPrChange>
        </w:rPr>
        <w:t xml:space="preserve"> "Víctima</w:t>
      </w:r>
      <w:r w:rsidRPr="00963ED8">
        <w:rPr>
          <w:rFonts w:cs="Times New Roman"/>
          <w:lang w:val="es-CO"/>
          <w:rPrChange w:id="7803" w:author="Massiel Nayibe Moreno Ladino" w:date="2025-01-15T13:00:00Z" w16du:dateUtc="2025-01-15T18:00:00Z">
            <w:rPr>
              <w:rFonts w:cs="Times New Roman"/>
            </w:rPr>
          </w:rPrChange>
        </w:rPr>
        <w:t>": La persona que sufre explotación sexual o abusos sexuales. El término "víctima" no implica falta de fuerza, resistencia o capacidad de supervivencia.</w:t>
      </w:r>
    </w:p>
    <w:p w14:paraId="494BDCDC" w14:textId="77777777" w:rsidR="00441859" w:rsidRPr="00963ED8" w:rsidRDefault="00DE7F5C">
      <w:pPr>
        <w:pStyle w:val="Ttulo4"/>
        <w:rPr>
          <w:szCs w:val="26"/>
          <w:lang w:val="es-CO"/>
          <w:rPrChange w:id="7804" w:author="Massiel Nayibe Moreno Ladino" w:date="2025-01-15T13:00:00Z" w16du:dateUtc="2025-01-15T18:00:00Z">
            <w:rPr>
              <w:szCs w:val="26"/>
            </w:rPr>
          </w:rPrChange>
        </w:rPr>
      </w:pPr>
      <w:bookmarkStart w:id="7805" w:name="_Toc40479676"/>
      <w:bookmarkStart w:id="7806" w:name="_Toc40479738"/>
      <w:bookmarkStart w:id="7807" w:name="_Toc54279257"/>
      <w:bookmarkEnd w:id="7805"/>
      <w:bookmarkEnd w:id="7806"/>
      <w:r w:rsidRPr="00963ED8">
        <w:rPr>
          <w:szCs w:val="26"/>
          <w:lang w:val="es-CO"/>
          <w:rPrChange w:id="7808" w:author="Massiel Nayibe Moreno Ladino" w:date="2025-01-15T13:00:00Z" w16du:dateUtc="2025-01-15T18:00:00Z">
            <w:rPr>
              <w:szCs w:val="26"/>
            </w:rPr>
          </w:rPrChange>
        </w:rPr>
        <w:t>Principios básicos</w:t>
      </w:r>
      <w:bookmarkEnd w:id="7807"/>
    </w:p>
    <w:p w14:paraId="7E64B5AA" w14:textId="77777777" w:rsidR="00441859" w:rsidRPr="00963ED8" w:rsidRDefault="00DE7F5C">
      <w:pPr>
        <w:pBdr>
          <w:top w:val="nil"/>
          <w:left w:val="nil"/>
          <w:bottom w:val="nil"/>
          <w:right w:val="nil"/>
          <w:between w:val="nil"/>
        </w:pBdr>
        <w:spacing w:line="360" w:lineRule="auto"/>
        <w:jc w:val="both"/>
        <w:rPr>
          <w:rFonts w:cs="Times New Roman"/>
          <w:lang w:val="es-CO"/>
          <w:rPrChange w:id="7809" w:author="Massiel Nayibe Moreno Ladino" w:date="2025-01-15T13:00:00Z" w16du:dateUtc="2025-01-15T18:00:00Z">
            <w:rPr>
              <w:rFonts w:cs="Times New Roman"/>
            </w:rPr>
          </w:rPrChange>
        </w:rPr>
      </w:pPr>
      <w:r w:rsidRPr="00963ED8">
        <w:rPr>
          <w:rFonts w:cs="Times New Roman"/>
          <w:lang w:val="es-CO"/>
          <w:rPrChange w:id="7810" w:author="Massiel Nayibe Moreno Ladino" w:date="2025-01-15T13:00:00Z" w16du:dateUtc="2025-01-15T18:00:00Z">
            <w:rPr>
              <w:rFonts w:cs="Times New Roman"/>
            </w:rPr>
          </w:rPrChange>
        </w:rPr>
        <w:t xml:space="preserve">Los Afiliados de Compañeros responderán a los Participantes con respeto, consideración e igualdad de trato, independientemente de su sexo, género, raza, religión, orientación sexual, cultura, capacidad o estatus socioeconómico. Los Afiliados deben comportarse de manera </w:t>
      </w:r>
      <w:r w:rsidRPr="00963ED8">
        <w:rPr>
          <w:rFonts w:cs="Times New Roman"/>
          <w:lang w:val="es-CO"/>
          <w:rPrChange w:id="7811" w:author="Massiel Nayibe Moreno Ladino" w:date="2025-01-15T13:00:00Z" w16du:dateUtc="2025-01-15T18:00:00Z">
            <w:rPr>
              <w:rFonts w:cs="Times New Roman"/>
            </w:rPr>
          </w:rPrChange>
        </w:rPr>
        <w:lastRenderedPageBreak/>
        <w:t>profesional como representantes de la organización, en consonancia con las normas aplicables a los empleados de las Naciones Unidas que figuran en la Sección 3 del Boletín del Secretario General de las Naciones Unidas - Medidas especiales de protección contra la explotación y el abuso sexuales (</w:t>
      </w:r>
      <w:r>
        <w:fldChar w:fldCharType="begin"/>
      </w:r>
      <w:r w:rsidRPr="00963ED8">
        <w:rPr>
          <w:lang w:val="es-CO"/>
          <w:rPrChange w:id="7812" w:author="Massiel Nayibe Moreno Ladino" w:date="2025-01-15T13:00:00Z" w16du:dateUtc="2025-01-15T18:00:00Z">
            <w:rPr/>
          </w:rPrChange>
        </w:rPr>
        <w:instrText>HYPERLINK "https://undocs.org/ST/SGB/2003/13" \h</w:instrText>
      </w:r>
      <w:r>
        <w:fldChar w:fldCharType="separate"/>
      </w:r>
      <w:r w:rsidRPr="00963ED8">
        <w:rPr>
          <w:rStyle w:val="Hipervnculo"/>
          <w:rFonts w:cs="Times New Roman"/>
          <w:lang w:val="es-CO"/>
          <w:rPrChange w:id="7813" w:author="Massiel Nayibe Moreno Ladino" w:date="2025-01-15T13:00:00Z" w16du:dateUtc="2025-01-15T18:00:00Z">
            <w:rPr>
              <w:rStyle w:val="Hipervnculo"/>
              <w:rFonts w:cs="Times New Roman"/>
            </w:rPr>
          </w:rPrChange>
        </w:rPr>
        <w:t>ST/SGB/2003/13</w:t>
      </w:r>
      <w:r>
        <w:fldChar w:fldCharType="end"/>
      </w:r>
      <w:r w:rsidRPr="00963ED8">
        <w:rPr>
          <w:rFonts w:cs="Times New Roman"/>
          <w:lang w:val="es-CO"/>
          <w:rPrChange w:id="7814" w:author="Massiel Nayibe Moreno Ladino" w:date="2025-01-15T13:00:00Z" w16du:dateUtc="2025-01-15T18:00:00Z">
            <w:rPr>
              <w:rFonts w:cs="Times New Roman"/>
            </w:rPr>
          </w:rPrChange>
        </w:rPr>
        <w:t>). Por lo tanto, como condición para su empleo o contratación, los Afiliados de Compañeros deben reconocer y aceptar los siguientes principios básicos que son coherentes con la Sección 3 del Boletín del Secretario General de la ONU (</w:t>
      </w:r>
      <w:r>
        <w:fldChar w:fldCharType="begin"/>
      </w:r>
      <w:r w:rsidRPr="00963ED8">
        <w:rPr>
          <w:lang w:val="es-CO"/>
          <w:rPrChange w:id="7815" w:author="Massiel Nayibe Moreno Ladino" w:date="2025-01-15T13:00:00Z" w16du:dateUtc="2025-01-15T18:00:00Z">
            <w:rPr/>
          </w:rPrChange>
        </w:rPr>
        <w:instrText>HYPERLINK "https://undocs.org/ST/SGB/2003/13" \h</w:instrText>
      </w:r>
      <w:r>
        <w:fldChar w:fldCharType="separate"/>
      </w:r>
      <w:r w:rsidRPr="00963ED8">
        <w:rPr>
          <w:rStyle w:val="Hipervnculo"/>
          <w:rFonts w:cs="Times New Roman"/>
          <w:lang w:val="es-CO"/>
          <w:rPrChange w:id="7816" w:author="Massiel Nayibe Moreno Ladino" w:date="2025-01-15T13:00:00Z" w16du:dateUtc="2025-01-15T18:00:00Z">
            <w:rPr>
              <w:rStyle w:val="Hipervnculo"/>
              <w:rFonts w:cs="Times New Roman"/>
            </w:rPr>
          </w:rPrChange>
        </w:rPr>
        <w:t>ST/SGB/2003/13</w:t>
      </w:r>
      <w:r>
        <w:fldChar w:fldCharType="end"/>
      </w:r>
      <w:r w:rsidRPr="00963ED8">
        <w:rPr>
          <w:rFonts w:cs="Times New Roman"/>
          <w:lang w:val="es-CO"/>
          <w:rPrChange w:id="7817" w:author="Massiel Nayibe Moreno Ladino" w:date="2025-01-15T13:00:00Z" w16du:dateUtc="2025-01-15T18:00:00Z">
            <w:rPr>
              <w:rFonts w:cs="Times New Roman"/>
            </w:rPr>
          </w:rPrChange>
        </w:rPr>
        <w:t xml:space="preserve">): </w:t>
      </w:r>
    </w:p>
    <w:p w14:paraId="43B156D6" w14:textId="77777777" w:rsidR="005E5BD6" w:rsidRPr="00963ED8" w:rsidRDefault="005E5BD6" w:rsidP="005E5BD6">
      <w:pPr>
        <w:pBdr>
          <w:top w:val="nil"/>
          <w:left w:val="nil"/>
          <w:bottom w:val="nil"/>
          <w:right w:val="nil"/>
          <w:between w:val="nil"/>
        </w:pBdr>
        <w:spacing w:line="360" w:lineRule="auto"/>
        <w:jc w:val="both"/>
        <w:rPr>
          <w:rFonts w:cs="Times New Roman"/>
          <w:lang w:val="es-CO"/>
          <w:rPrChange w:id="7818" w:author="Massiel Nayibe Moreno Ladino" w:date="2025-01-15T13:00:00Z" w16du:dateUtc="2025-01-15T18:00:00Z">
            <w:rPr>
              <w:rFonts w:cs="Times New Roman"/>
            </w:rPr>
          </w:rPrChange>
        </w:rPr>
      </w:pPr>
    </w:p>
    <w:p w14:paraId="789A417A" w14:textId="77777777" w:rsidR="00441859" w:rsidRPr="00963ED8" w:rsidRDefault="00DE7F5C">
      <w:pPr>
        <w:numPr>
          <w:ilvl w:val="0"/>
          <w:numId w:val="125"/>
        </w:numPr>
        <w:pBdr>
          <w:top w:val="nil"/>
          <w:left w:val="nil"/>
          <w:bottom w:val="nil"/>
          <w:right w:val="nil"/>
          <w:between w:val="nil"/>
        </w:pBdr>
        <w:spacing w:line="360" w:lineRule="auto"/>
        <w:jc w:val="both"/>
        <w:rPr>
          <w:rFonts w:cs="Times New Roman"/>
          <w:lang w:val="es-CO"/>
          <w:rPrChange w:id="7819" w:author="Massiel Nayibe Moreno Ladino" w:date="2025-01-15T13:00:00Z" w16du:dateUtc="2025-01-15T18:00:00Z">
            <w:rPr>
              <w:rFonts w:cs="Times New Roman"/>
            </w:rPr>
          </w:rPrChange>
        </w:rPr>
      </w:pPr>
      <w:r w:rsidRPr="00963ED8">
        <w:rPr>
          <w:rFonts w:cs="Times New Roman"/>
          <w:lang w:val="es-CO"/>
          <w:rPrChange w:id="7820" w:author="Massiel Nayibe Moreno Ladino" w:date="2025-01-15T13:00:00Z" w16du:dateUtc="2025-01-15T18:00:00Z">
            <w:rPr>
              <w:rFonts w:cs="Times New Roman"/>
            </w:rPr>
          </w:rPrChange>
        </w:rPr>
        <w:t>La explotación y el abuso sexual por parte de un afiliado de Partners constituyen actos de falta grave y, por lo tanto, son motivo de rescisión del contrato de trabajo y/o de la relación;</w:t>
      </w:r>
    </w:p>
    <w:p w14:paraId="64C00BE4" w14:textId="77777777" w:rsidR="005E5BD6" w:rsidRPr="00963ED8" w:rsidRDefault="005E5BD6" w:rsidP="005E5BD6">
      <w:pPr>
        <w:pBdr>
          <w:top w:val="nil"/>
          <w:left w:val="nil"/>
          <w:bottom w:val="nil"/>
          <w:right w:val="nil"/>
          <w:between w:val="nil"/>
        </w:pBdr>
        <w:spacing w:line="360" w:lineRule="auto"/>
        <w:ind w:left="360"/>
        <w:jc w:val="both"/>
        <w:rPr>
          <w:rFonts w:cs="Times New Roman"/>
          <w:lang w:val="es-CO"/>
          <w:rPrChange w:id="7821" w:author="Massiel Nayibe Moreno Ladino" w:date="2025-01-15T13:00:00Z" w16du:dateUtc="2025-01-15T18:00:00Z">
            <w:rPr>
              <w:rFonts w:cs="Times New Roman"/>
            </w:rPr>
          </w:rPrChange>
        </w:rPr>
      </w:pPr>
      <w:bookmarkStart w:id="7822" w:name="_gjdgxs"/>
      <w:bookmarkEnd w:id="7822"/>
    </w:p>
    <w:p w14:paraId="50CED5F0" w14:textId="77777777" w:rsidR="00441859" w:rsidRPr="00963ED8" w:rsidRDefault="00DE7F5C">
      <w:pPr>
        <w:numPr>
          <w:ilvl w:val="0"/>
          <w:numId w:val="125"/>
        </w:numPr>
        <w:pBdr>
          <w:top w:val="nil"/>
          <w:left w:val="nil"/>
          <w:bottom w:val="nil"/>
          <w:right w:val="nil"/>
          <w:between w:val="nil"/>
        </w:pBdr>
        <w:spacing w:line="360" w:lineRule="auto"/>
        <w:jc w:val="both"/>
        <w:rPr>
          <w:rFonts w:cs="Times New Roman"/>
          <w:lang w:val="es-CO"/>
          <w:rPrChange w:id="7823" w:author="Massiel Nayibe Moreno Ladino" w:date="2025-01-15T13:00:00Z" w16du:dateUtc="2025-01-15T18:00:00Z">
            <w:rPr>
              <w:rFonts w:cs="Times New Roman"/>
            </w:rPr>
          </w:rPrChange>
        </w:rPr>
      </w:pPr>
      <w:r w:rsidRPr="00963ED8">
        <w:rPr>
          <w:rFonts w:cs="Times New Roman"/>
          <w:lang w:val="es-CO"/>
          <w:rPrChange w:id="7824" w:author="Massiel Nayibe Moreno Ladino" w:date="2025-01-15T13:00:00Z" w16du:dateUtc="2025-01-15T18:00:00Z">
            <w:rPr>
              <w:rFonts w:cs="Times New Roman"/>
            </w:rPr>
          </w:rPrChange>
        </w:rPr>
        <w:t>La actividad sexual con niños (definidos según la Convención sobre los Derechos del Niño como todas las personas menores de 18 años) está prohibida independientemente de la mayoría de edad o de la edad de consentimiento local. La creencia errónea en la edad de un niño no es una defensa;</w:t>
      </w:r>
    </w:p>
    <w:p w14:paraId="0F8953FA" w14:textId="77777777" w:rsidR="005E5BD6" w:rsidRPr="00963ED8" w:rsidRDefault="005E5BD6" w:rsidP="005E5BD6">
      <w:pPr>
        <w:pBdr>
          <w:top w:val="nil"/>
          <w:left w:val="nil"/>
          <w:bottom w:val="nil"/>
          <w:right w:val="nil"/>
          <w:between w:val="nil"/>
        </w:pBdr>
        <w:spacing w:line="360" w:lineRule="auto"/>
        <w:ind w:left="360"/>
        <w:jc w:val="both"/>
        <w:rPr>
          <w:rFonts w:cs="Times New Roman"/>
          <w:lang w:val="es-CO"/>
          <w:rPrChange w:id="7825" w:author="Massiel Nayibe Moreno Ladino" w:date="2025-01-15T13:00:00Z" w16du:dateUtc="2025-01-15T18:00:00Z">
            <w:rPr>
              <w:rFonts w:cs="Times New Roman"/>
            </w:rPr>
          </w:rPrChange>
        </w:rPr>
      </w:pPr>
    </w:p>
    <w:p w14:paraId="29F23254" w14:textId="77777777" w:rsidR="00441859" w:rsidRPr="00963ED8" w:rsidRDefault="00DE7F5C">
      <w:pPr>
        <w:numPr>
          <w:ilvl w:val="0"/>
          <w:numId w:val="125"/>
        </w:numPr>
        <w:pBdr>
          <w:top w:val="nil"/>
          <w:left w:val="nil"/>
          <w:bottom w:val="nil"/>
          <w:right w:val="nil"/>
          <w:between w:val="nil"/>
        </w:pBdr>
        <w:spacing w:line="360" w:lineRule="auto"/>
        <w:jc w:val="both"/>
        <w:rPr>
          <w:rFonts w:cs="Times New Roman"/>
          <w:lang w:val="es-CO"/>
          <w:rPrChange w:id="7826" w:author="Massiel Nayibe Moreno Ladino" w:date="2025-01-15T13:00:00Z" w16du:dateUtc="2025-01-15T18:00:00Z">
            <w:rPr>
              <w:rFonts w:cs="Times New Roman"/>
            </w:rPr>
          </w:rPrChange>
        </w:rPr>
      </w:pPr>
      <w:r w:rsidRPr="00963ED8">
        <w:rPr>
          <w:rFonts w:cs="Times New Roman"/>
          <w:lang w:val="es-CO"/>
          <w:rPrChange w:id="7827" w:author="Massiel Nayibe Moreno Ladino" w:date="2025-01-15T13:00:00Z" w16du:dateUtc="2025-01-15T18:00:00Z">
            <w:rPr>
              <w:rFonts w:cs="Times New Roman"/>
            </w:rPr>
          </w:rPrChange>
        </w:rPr>
        <w:t>Está prohibido el intercambio de dinero, empleo, bienes o servicios por sexo, incluidos los favores sexuales u otras formas de comportamiento humillante, degradante o explotador. Esto incluye el intercambio de ayuda que se debe a los beneficiarios;</w:t>
      </w:r>
    </w:p>
    <w:p w14:paraId="6EE35695" w14:textId="77777777" w:rsidR="005E5BD6" w:rsidRPr="00963ED8" w:rsidRDefault="005E5BD6" w:rsidP="005E5BD6">
      <w:pPr>
        <w:pBdr>
          <w:top w:val="nil"/>
          <w:left w:val="nil"/>
          <w:bottom w:val="nil"/>
          <w:right w:val="nil"/>
          <w:between w:val="nil"/>
        </w:pBdr>
        <w:spacing w:line="360" w:lineRule="auto"/>
        <w:ind w:left="360"/>
        <w:jc w:val="both"/>
        <w:rPr>
          <w:rFonts w:cs="Times New Roman"/>
          <w:lang w:val="es-CO"/>
          <w:rPrChange w:id="7828" w:author="Massiel Nayibe Moreno Ladino" w:date="2025-01-15T13:00:00Z" w16du:dateUtc="2025-01-15T18:00:00Z">
            <w:rPr>
              <w:rFonts w:cs="Times New Roman"/>
            </w:rPr>
          </w:rPrChange>
        </w:rPr>
      </w:pPr>
    </w:p>
    <w:p w14:paraId="4B8187B2" w14:textId="77777777" w:rsidR="00441859" w:rsidRPr="00963ED8" w:rsidRDefault="00DE7F5C">
      <w:pPr>
        <w:numPr>
          <w:ilvl w:val="0"/>
          <w:numId w:val="125"/>
        </w:numPr>
        <w:pBdr>
          <w:top w:val="nil"/>
          <w:left w:val="nil"/>
          <w:bottom w:val="nil"/>
          <w:right w:val="nil"/>
          <w:between w:val="nil"/>
        </w:pBdr>
        <w:spacing w:line="360" w:lineRule="auto"/>
        <w:jc w:val="both"/>
        <w:rPr>
          <w:rFonts w:cs="Times New Roman"/>
          <w:lang w:val="es-CO"/>
          <w:rPrChange w:id="7829" w:author="Massiel Nayibe Moreno Ladino" w:date="2025-01-15T13:00:00Z" w16du:dateUtc="2025-01-15T18:00:00Z">
            <w:rPr>
              <w:rFonts w:cs="Times New Roman"/>
            </w:rPr>
          </w:rPrChange>
        </w:rPr>
      </w:pPr>
      <w:r w:rsidRPr="00963ED8">
        <w:rPr>
          <w:rFonts w:cs="Times New Roman"/>
          <w:lang w:val="es-CO"/>
          <w:rPrChange w:id="7830" w:author="Massiel Nayibe Moreno Ladino" w:date="2025-01-15T13:00:00Z" w16du:dateUtc="2025-01-15T18:00:00Z">
            <w:rPr>
              <w:rFonts w:cs="Times New Roman"/>
            </w:rPr>
          </w:rPrChange>
        </w:rPr>
        <w:t>Las relaciones sexuales entre Socios Afiliados y Participantes están prohibidas, ya que se basan en una dinámica de poder intrínsecamente desigual. Tales relaciones socavan la credibilidad y la integridad de la labor de ayuda humanitaria;</w:t>
      </w:r>
    </w:p>
    <w:p w14:paraId="458C0240" w14:textId="77777777" w:rsidR="005E5BD6" w:rsidRPr="00963ED8" w:rsidRDefault="005E5BD6" w:rsidP="005E5BD6">
      <w:pPr>
        <w:pBdr>
          <w:top w:val="nil"/>
          <w:left w:val="nil"/>
          <w:bottom w:val="nil"/>
          <w:right w:val="nil"/>
          <w:between w:val="nil"/>
        </w:pBdr>
        <w:spacing w:line="360" w:lineRule="auto"/>
        <w:jc w:val="both"/>
        <w:rPr>
          <w:rFonts w:cs="Times New Roman"/>
          <w:lang w:val="es-CO"/>
          <w:rPrChange w:id="7831" w:author="Massiel Nayibe Moreno Ladino" w:date="2025-01-15T13:00:00Z" w16du:dateUtc="2025-01-15T18:00:00Z">
            <w:rPr>
              <w:rFonts w:cs="Times New Roman"/>
            </w:rPr>
          </w:rPrChange>
        </w:rPr>
      </w:pPr>
    </w:p>
    <w:p w14:paraId="433FA6EF" w14:textId="77777777" w:rsidR="00441859" w:rsidRPr="00963ED8" w:rsidRDefault="00DE7F5C">
      <w:pPr>
        <w:numPr>
          <w:ilvl w:val="0"/>
          <w:numId w:val="125"/>
        </w:numPr>
        <w:pBdr>
          <w:top w:val="nil"/>
          <w:left w:val="nil"/>
          <w:bottom w:val="nil"/>
          <w:right w:val="nil"/>
          <w:between w:val="nil"/>
        </w:pBdr>
        <w:spacing w:line="360" w:lineRule="auto"/>
        <w:jc w:val="both"/>
        <w:rPr>
          <w:rFonts w:cs="Times New Roman"/>
          <w:lang w:val="es-CO"/>
          <w:rPrChange w:id="7832" w:author="Massiel Nayibe Moreno Ladino" w:date="2025-01-15T13:00:00Z" w16du:dateUtc="2025-01-15T18:00:00Z">
            <w:rPr>
              <w:rFonts w:cs="Times New Roman"/>
            </w:rPr>
          </w:rPrChange>
        </w:rPr>
      </w:pPr>
      <w:r w:rsidRPr="00963ED8">
        <w:rPr>
          <w:rFonts w:cs="Times New Roman"/>
          <w:lang w:val="es-CO"/>
          <w:rPrChange w:id="7833" w:author="Massiel Nayibe Moreno Ladino" w:date="2025-01-15T13:00:00Z" w16du:dateUtc="2025-01-15T18:00:00Z">
            <w:rPr>
              <w:rFonts w:cs="Times New Roman"/>
            </w:rPr>
          </w:rPrChange>
        </w:rPr>
        <w:t>Cuando un afiliado de Partners tenga dudas o sospechas sobre la EAE de otro afiliado de Partners, deberá informar de ello a través de los mecanismos de información organizativos establecidos;</w:t>
      </w:r>
    </w:p>
    <w:p w14:paraId="3DA7000E" w14:textId="77777777" w:rsidR="005E5BD6" w:rsidRPr="00963ED8" w:rsidRDefault="005E5BD6" w:rsidP="005E5BD6">
      <w:pPr>
        <w:pBdr>
          <w:top w:val="nil"/>
          <w:left w:val="nil"/>
          <w:bottom w:val="nil"/>
          <w:right w:val="nil"/>
          <w:between w:val="nil"/>
        </w:pBdr>
        <w:spacing w:line="360" w:lineRule="auto"/>
        <w:jc w:val="both"/>
        <w:rPr>
          <w:rFonts w:cs="Times New Roman"/>
          <w:lang w:val="es-CO"/>
          <w:rPrChange w:id="7834" w:author="Massiel Nayibe Moreno Ladino" w:date="2025-01-15T13:00:00Z" w16du:dateUtc="2025-01-15T18:00:00Z">
            <w:rPr>
              <w:rFonts w:cs="Times New Roman"/>
            </w:rPr>
          </w:rPrChange>
        </w:rPr>
      </w:pPr>
    </w:p>
    <w:p w14:paraId="7BF3EE8B" w14:textId="77777777" w:rsidR="00441859" w:rsidRPr="00963ED8" w:rsidRDefault="00DE7F5C">
      <w:pPr>
        <w:pStyle w:val="Prrafodelista"/>
        <w:numPr>
          <w:ilvl w:val="0"/>
          <w:numId w:val="125"/>
        </w:numPr>
        <w:spacing w:line="360" w:lineRule="auto"/>
        <w:jc w:val="both"/>
        <w:rPr>
          <w:rFonts w:cs="Times New Roman"/>
          <w:lang w:val="es-CO"/>
          <w:rPrChange w:id="7835" w:author="Massiel Nayibe Moreno Ladino" w:date="2025-01-15T13:00:00Z" w16du:dateUtc="2025-01-15T18:00:00Z">
            <w:rPr>
              <w:rFonts w:cs="Times New Roman"/>
            </w:rPr>
          </w:rPrChange>
        </w:rPr>
      </w:pPr>
      <w:r w:rsidRPr="00963ED8">
        <w:rPr>
          <w:rFonts w:cs="Times New Roman"/>
          <w:lang w:val="es-CO"/>
          <w:rPrChange w:id="7836" w:author="Massiel Nayibe Moreno Ladino" w:date="2025-01-15T13:00:00Z" w16du:dateUtc="2025-01-15T18:00:00Z">
            <w:rPr>
              <w:rFonts w:cs="Times New Roman"/>
            </w:rPr>
          </w:rPrChange>
        </w:rPr>
        <w:lastRenderedPageBreak/>
        <w:t>Los socios afiliados están obligados a crear y mantener un entorno que impida la EAS y promueva la aplicación de este código de conducta. Los directivos de todos los niveles tienen la responsabilidad particular de apoyar y desarrollar sistemas que mantengan este entorno.</w:t>
      </w:r>
      <w:bookmarkStart w:id="7837" w:name="_Toc54279258"/>
    </w:p>
    <w:p w14:paraId="581354E3" w14:textId="77777777" w:rsidR="00441859" w:rsidRPr="00963ED8" w:rsidRDefault="00DE7F5C">
      <w:pPr>
        <w:pStyle w:val="Ttulo4"/>
        <w:rPr>
          <w:szCs w:val="26"/>
          <w:lang w:val="es-CO"/>
          <w:rPrChange w:id="7838" w:author="Massiel Nayibe Moreno Ladino" w:date="2025-01-15T13:00:00Z" w16du:dateUtc="2025-01-15T18:00:00Z">
            <w:rPr>
              <w:szCs w:val="26"/>
            </w:rPr>
          </w:rPrChange>
        </w:rPr>
      </w:pPr>
      <w:r w:rsidRPr="00963ED8">
        <w:rPr>
          <w:szCs w:val="26"/>
          <w:lang w:val="es-CO"/>
          <w:rPrChange w:id="7839" w:author="Massiel Nayibe Moreno Ladino" w:date="2025-01-15T13:00:00Z" w16du:dateUtc="2025-01-15T18:00:00Z">
            <w:rPr>
              <w:szCs w:val="26"/>
            </w:rPr>
          </w:rPrChange>
        </w:rPr>
        <w:t>Selección y requisitos</w:t>
      </w:r>
      <w:bookmarkEnd w:id="7837"/>
    </w:p>
    <w:p w14:paraId="78AC752F" w14:textId="77777777" w:rsidR="00441859" w:rsidRPr="00963ED8" w:rsidRDefault="00DE7F5C">
      <w:pPr>
        <w:spacing w:line="360" w:lineRule="auto"/>
        <w:jc w:val="both"/>
        <w:rPr>
          <w:rFonts w:cs="Times New Roman"/>
          <w:lang w:val="es-CO"/>
          <w:rPrChange w:id="7840" w:author="Massiel Nayibe Moreno Ladino" w:date="2025-01-15T13:00:00Z" w16du:dateUtc="2025-01-15T18:00:00Z">
            <w:rPr>
              <w:rFonts w:cs="Times New Roman"/>
            </w:rPr>
          </w:rPrChange>
        </w:rPr>
      </w:pPr>
      <w:r w:rsidRPr="00963ED8">
        <w:rPr>
          <w:rFonts w:cs="Times New Roman"/>
          <w:lang w:val="es-CO"/>
          <w:rPrChange w:id="7841" w:author="Massiel Nayibe Moreno Ladino" w:date="2025-01-15T13:00:00Z" w16du:dateUtc="2025-01-15T18:00:00Z">
            <w:rPr>
              <w:rFonts w:cs="Times New Roman"/>
            </w:rPr>
          </w:rPrChange>
        </w:rPr>
        <w:t>Para reducir el riesgo de EAS y proteger a los Participantes, Partners ha establecido las siguientes prácticas, que se aplican a todos los Afiliados de Partners.</w:t>
      </w:r>
    </w:p>
    <w:p w14:paraId="0B187B6C" w14:textId="77777777" w:rsidR="00441859" w:rsidRPr="00963ED8" w:rsidRDefault="00DE7F5C">
      <w:pPr>
        <w:pStyle w:val="Ttulo4"/>
        <w:rPr>
          <w:rStyle w:val="Ttulo3Car"/>
          <w:b/>
          <w:bCs/>
          <w:lang w:val="es-CO"/>
          <w:rPrChange w:id="7842" w:author="Massiel Nayibe Moreno Ladino" w:date="2025-01-15T13:00:00Z" w16du:dateUtc="2025-01-15T18:00:00Z">
            <w:rPr>
              <w:rStyle w:val="Ttulo3Car"/>
              <w:b/>
              <w:bCs/>
              <w:i w:val="0"/>
              <w:iCs w:val="0"/>
            </w:rPr>
          </w:rPrChange>
        </w:rPr>
      </w:pPr>
      <w:bookmarkStart w:id="7843" w:name="_Toc54279259"/>
      <w:r w:rsidRPr="00963ED8">
        <w:rPr>
          <w:szCs w:val="26"/>
          <w:lang w:val="es-CO"/>
          <w:rPrChange w:id="7844" w:author="Massiel Nayibe Moreno Ladino" w:date="2025-01-15T13:00:00Z" w16du:dateUtc="2025-01-15T18:00:00Z">
            <w:rPr>
              <w:b w:val="0"/>
              <w:bCs w:val="0"/>
              <w:color w:val="E66800"/>
              <w:sz w:val="28"/>
              <w:szCs w:val="26"/>
            </w:rPr>
          </w:rPrChange>
        </w:rPr>
        <w:t xml:space="preserve">Proyección </w:t>
      </w:r>
      <w:bookmarkEnd w:id="7843"/>
    </w:p>
    <w:p w14:paraId="45438EB7" w14:textId="77777777" w:rsidR="00441859" w:rsidRPr="00963ED8" w:rsidRDefault="00DE7F5C">
      <w:pPr>
        <w:spacing w:line="360" w:lineRule="auto"/>
        <w:jc w:val="both"/>
        <w:rPr>
          <w:rFonts w:cs="Times New Roman"/>
          <w:lang w:val="es-CO"/>
          <w:rPrChange w:id="7845" w:author="Massiel Nayibe Moreno Ladino" w:date="2025-01-15T13:00:00Z" w16du:dateUtc="2025-01-15T18:00:00Z">
            <w:rPr>
              <w:rFonts w:cs="Times New Roman"/>
            </w:rPr>
          </w:rPrChange>
        </w:rPr>
      </w:pPr>
      <w:r w:rsidRPr="00963ED8">
        <w:rPr>
          <w:rFonts w:cs="Times New Roman"/>
          <w:lang w:val="es-CO"/>
          <w:rPrChange w:id="7846" w:author="Massiel Nayibe Moreno Ladino" w:date="2025-01-15T13:00:00Z" w16du:dateUtc="2025-01-15T18:00:00Z">
            <w:rPr>
              <w:rFonts w:cs="Times New Roman"/>
            </w:rPr>
          </w:rPrChange>
        </w:rPr>
        <w:t>Partners seleccionará a las personas y entidades que se espera que interactúen directamente con los participantes en los programas de Partners HQ de la siguiente manera:</w:t>
      </w:r>
    </w:p>
    <w:p w14:paraId="4BC6C9F6" w14:textId="77777777" w:rsidR="00441859" w:rsidRDefault="00DE7F5C">
      <w:pPr>
        <w:spacing w:line="360" w:lineRule="auto"/>
        <w:jc w:val="both"/>
        <w:rPr>
          <w:rFonts w:cs="Times New Roman"/>
        </w:rPr>
      </w:pPr>
      <w:r w:rsidRPr="00C102E3">
        <w:rPr>
          <w:rFonts w:cs="Times New Roman"/>
        </w:rPr>
        <w:t>Para particulares:</w:t>
      </w:r>
    </w:p>
    <w:p w14:paraId="243EC726" w14:textId="77777777" w:rsidR="00441859" w:rsidRPr="00963ED8" w:rsidRDefault="00DE7F5C">
      <w:pPr>
        <w:pStyle w:val="Prrafodelista"/>
        <w:numPr>
          <w:ilvl w:val="0"/>
          <w:numId w:val="126"/>
        </w:numPr>
        <w:spacing w:after="200" w:line="360" w:lineRule="auto"/>
        <w:jc w:val="both"/>
        <w:rPr>
          <w:rFonts w:cs="Times New Roman"/>
          <w:lang w:val="es-CO"/>
          <w:rPrChange w:id="7847" w:author="Massiel Nayibe Moreno Ladino" w:date="2025-01-15T13:00:00Z" w16du:dateUtc="2025-01-15T18:00:00Z">
            <w:rPr>
              <w:rFonts w:cs="Times New Roman"/>
            </w:rPr>
          </w:rPrChange>
        </w:rPr>
      </w:pPr>
      <w:r w:rsidRPr="00963ED8">
        <w:rPr>
          <w:rFonts w:cs="Times New Roman"/>
          <w:lang w:val="es-CO"/>
          <w:rPrChange w:id="7848" w:author="Massiel Nayibe Moreno Ladino" w:date="2025-01-15T13:00:00Z" w16du:dateUtc="2025-01-15T18:00:00Z">
            <w:rPr>
              <w:rFonts w:cs="Times New Roman"/>
            </w:rPr>
          </w:rPrChange>
        </w:rPr>
        <w:t>Recibir firmado el Código de Conducta para la Prevención de la EAS;</w:t>
      </w:r>
    </w:p>
    <w:p w14:paraId="176ABC0C" w14:textId="77777777" w:rsidR="00441859" w:rsidRPr="00963ED8" w:rsidRDefault="00DE7F5C">
      <w:pPr>
        <w:pStyle w:val="Prrafodelista"/>
        <w:numPr>
          <w:ilvl w:val="0"/>
          <w:numId w:val="126"/>
        </w:numPr>
        <w:spacing w:after="200" w:line="360" w:lineRule="auto"/>
        <w:jc w:val="both"/>
        <w:rPr>
          <w:rFonts w:cs="Times New Roman"/>
          <w:lang w:val="es-CO"/>
          <w:rPrChange w:id="7849" w:author="Massiel Nayibe Moreno Ladino" w:date="2025-01-15T13:00:00Z" w16du:dateUtc="2025-01-15T18:00:00Z">
            <w:rPr>
              <w:rFonts w:cs="Times New Roman"/>
            </w:rPr>
          </w:rPrChange>
        </w:rPr>
      </w:pPr>
      <w:r w:rsidRPr="00963ED8">
        <w:rPr>
          <w:rFonts w:cs="Times New Roman"/>
          <w:lang w:val="es-CO"/>
          <w:rPrChange w:id="7850" w:author="Massiel Nayibe Moreno Ladino" w:date="2025-01-15T13:00:00Z" w16du:dateUtc="2025-01-15T18:00:00Z">
            <w:rPr>
              <w:rFonts w:cs="Times New Roman"/>
            </w:rPr>
          </w:rPrChange>
        </w:rPr>
        <w:t xml:space="preserve">Realice una comprobación visual de la conformidad </w:t>
      </w:r>
      <w:r>
        <w:fldChar w:fldCharType="begin"/>
      </w:r>
      <w:r w:rsidRPr="00963ED8">
        <w:rPr>
          <w:lang w:val="es-CO"/>
          <w:rPrChange w:id="7851" w:author="Massiel Nayibe Moreno Ladino" w:date="2025-01-15T13:00:00Z" w16du:dateUtc="2025-01-15T18:00:00Z">
            <w:rPr/>
          </w:rPrChange>
        </w:rPr>
        <w:instrText>HYPERLINK "https://www4.visualcompliance.com/_logon.cfm"</w:instrText>
      </w:r>
      <w:r>
        <w:fldChar w:fldCharType="separate"/>
      </w:r>
      <w:r w:rsidRPr="00963ED8">
        <w:rPr>
          <w:rStyle w:val="Hipervnculo"/>
          <w:rFonts w:cs="Times New Roman"/>
          <w:lang w:val="es-CO"/>
          <w:rPrChange w:id="7852" w:author="Massiel Nayibe Moreno Ladino" w:date="2025-01-15T13:00:00Z" w16du:dateUtc="2025-01-15T18:00:00Z">
            <w:rPr>
              <w:rStyle w:val="Hipervnculo"/>
              <w:rFonts w:cs="Times New Roman"/>
            </w:rPr>
          </w:rPrChange>
        </w:rPr>
        <w:t>(</w:t>
      </w:r>
      <w:r>
        <w:fldChar w:fldCharType="end"/>
      </w:r>
      <w:r w:rsidRPr="00963ED8">
        <w:rPr>
          <w:rFonts w:cs="Times New Roman"/>
          <w:lang w:val="es-CO"/>
          <w:rPrChange w:id="7853" w:author="Massiel Nayibe Moreno Ladino" w:date="2025-01-15T13:00:00Z" w16du:dateUtc="2025-01-15T18:00:00Z">
            <w:rPr>
              <w:rFonts w:cs="Times New Roman"/>
            </w:rPr>
          </w:rPrChange>
        </w:rPr>
        <w:t>https://www4.visualcompliance.com/_logon.cfm); y</w:t>
      </w:r>
    </w:p>
    <w:p w14:paraId="74BCD785" w14:textId="77777777" w:rsidR="00441859" w:rsidRPr="00963ED8" w:rsidRDefault="00DE7F5C">
      <w:pPr>
        <w:pStyle w:val="Prrafodelista"/>
        <w:numPr>
          <w:ilvl w:val="0"/>
          <w:numId w:val="126"/>
        </w:numPr>
        <w:spacing w:after="200" w:line="360" w:lineRule="auto"/>
        <w:jc w:val="both"/>
        <w:rPr>
          <w:rFonts w:cs="Times New Roman"/>
          <w:lang w:val="es-CO"/>
          <w:rPrChange w:id="7854" w:author="Massiel Nayibe Moreno Ladino" w:date="2025-01-15T13:00:00Z" w16du:dateUtc="2025-01-15T18:00:00Z">
            <w:rPr>
              <w:rFonts w:cs="Times New Roman"/>
            </w:rPr>
          </w:rPrChange>
        </w:rPr>
      </w:pPr>
      <w:r w:rsidRPr="00963ED8">
        <w:rPr>
          <w:rFonts w:cs="Times New Roman"/>
          <w:lang w:val="es-CO"/>
          <w:rPrChange w:id="7855" w:author="Massiel Nayibe Moreno Ladino" w:date="2025-01-15T13:00:00Z" w16du:dateUtc="2025-01-15T18:00:00Z">
            <w:rPr>
              <w:rFonts w:cs="Times New Roman"/>
            </w:rPr>
          </w:rPrChange>
        </w:rPr>
        <w:t xml:space="preserve">Si el individuo reside en Estados Unidos, consulte el registro de delincuentes sexuales </w:t>
      </w:r>
      <w:r>
        <w:fldChar w:fldCharType="begin"/>
      </w:r>
      <w:r w:rsidRPr="00963ED8">
        <w:rPr>
          <w:lang w:val="es-CO"/>
          <w:rPrChange w:id="7856" w:author="Massiel Nayibe Moreno Ladino" w:date="2025-01-15T13:00:00Z" w16du:dateUtc="2025-01-15T18:00:00Z">
            <w:rPr/>
          </w:rPrChange>
        </w:rPr>
        <w:instrText>HYPERLINK "https://www.nsopw.gov/"</w:instrText>
      </w:r>
      <w:r>
        <w:fldChar w:fldCharType="separate"/>
      </w:r>
      <w:r w:rsidRPr="00963ED8">
        <w:rPr>
          <w:rStyle w:val="Hipervnculo"/>
          <w:rFonts w:cs="Times New Roman"/>
          <w:lang w:val="es-CO"/>
          <w:rPrChange w:id="7857" w:author="Massiel Nayibe Moreno Ladino" w:date="2025-01-15T13:00:00Z" w16du:dateUtc="2025-01-15T18:00:00Z">
            <w:rPr>
              <w:rStyle w:val="Hipervnculo"/>
              <w:rFonts w:cs="Times New Roman"/>
            </w:rPr>
          </w:rPrChange>
        </w:rPr>
        <w:t>(</w:t>
      </w:r>
      <w:r>
        <w:fldChar w:fldCharType="end"/>
      </w:r>
      <w:r w:rsidRPr="00963ED8">
        <w:rPr>
          <w:rStyle w:val="Hipervnculo"/>
          <w:rFonts w:cs="Times New Roman"/>
          <w:lang w:val="es-CO"/>
          <w:rPrChange w:id="7858" w:author="Massiel Nayibe Moreno Ladino" w:date="2025-01-15T13:00:00Z" w16du:dateUtc="2025-01-15T18:00:00Z">
            <w:rPr>
              <w:rStyle w:val="Hipervnculo"/>
              <w:rFonts w:cs="Times New Roman"/>
            </w:rPr>
          </w:rPrChange>
        </w:rPr>
        <w:t>https://www.nsopw.gov/)</w:t>
      </w:r>
      <w:r w:rsidRPr="00963ED8">
        <w:rPr>
          <w:rFonts w:cs="Times New Roman"/>
          <w:lang w:val="es-CO"/>
          <w:rPrChange w:id="7859" w:author="Massiel Nayibe Moreno Ladino" w:date="2025-01-15T13:00:00Z" w16du:dateUtc="2025-01-15T18:00:00Z">
            <w:rPr>
              <w:rFonts w:cs="Times New Roman"/>
            </w:rPr>
          </w:rPrChange>
        </w:rPr>
        <w:t>.</w:t>
      </w:r>
    </w:p>
    <w:p w14:paraId="0BA50E3E" w14:textId="77777777" w:rsidR="00441859" w:rsidRPr="00963ED8" w:rsidRDefault="00DE7F5C">
      <w:pPr>
        <w:spacing w:line="360" w:lineRule="auto"/>
        <w:jc w:val="both"/>
        <w:rPr>
          <w:rFonts w:cs="Times New Roman"/>
          <w:lang w:val="es-CO"/>
          <w:rPrChange w:id="7860" w:author="Massiel Nayibe Moreno Ladino" w:date="2025-01-15T13:00:00Z" w16du:dateUtc="2025-01-15T18:00:00Z">
            <w:rPr>
              <w:rFonts w:cs="Times New Roman"/>
            </w:rPr>
          </w:rPrChange>
        </w:rPr>
      </w:pPr>
      <w:r w:rsidRPr="00963ED8">
        <w:rPr>
          <w:rFonts w:cs="Times New Roman"/>
          <w:lang w:val="es-CO"/>
          <w:rPrChange w:id="7861" w:author="Massiel Nayibe Moreno Ladino" w:date="2025-01-15T13:00:00Z" w16du:dateUtc="2025-01-15T18:00:00Z">
            <w:rPr>
              <w:rFonts w:cs="Times New Roman"/>
            </w:rPr>
          </w:rPrChange>
        </w:rPr>
        <w:t>Si se requiere verificación adicional o el personal de Compañeros tiene dudas: verificación de referencias por personas ajenas a la organización que conozcan al afiliado de Compañeros.</w:t>
      </w:r>
    </w:p>
    <w:p w14:paraId="56201CFD" w14:textId="77777777" w:rsidR="00441859" w:rsidRDefault="00DE7F5C">
      <w:pPr>
        <w:spacing w:line="360" w:lineRule="auto"/>
        <w:jc w:val="both"/>
        <w:rPr>
          <w:rFonts w:cs="Times New Roman"/>
        </w:rPr>
      </w:pPr>
      <w:r w:rsidRPr="00C102E3">
        <w:rPr>
          <w:rFonts w:cs="Times New Roman"/>
        </w:rPr>
        <w:t>Para organizaciones asociadas:</w:t>
      </w:r>
    </w:p>
    <w:p w14:paraId="29050628" w14:textId="77777777" w:rsidR="00441859" w:rsidRPr="00963ED8" w:rsidRDefault="00DE7F5C">
      <w:pPr>
        <w:pStyle w:val="Prrafodelista"/>
        <w:numPr>
          <w:ilvl w:val="0"/>
          <w:numId w:val="126"/>
        </w:numPr>
        <w:spacing w:after="200" w:line="360" w:lineRule="auto"/>
        <w:jc w:val="both"/>
        <w:rPr>
          <w:rFonts w:cs="Times New Roman"/>
          <w:lang w:val="es-CO"/>
          <w:rPrChange w:id="7862" w:author="Massiel Nayibe Moreno Ladino" w:date="2025-01-15T13:00:00Z" w16du:dateUtc="2025-01-15T18:00:00Z">
            <w:rPr>
              <w:rFonts w:cs="Times New Roman"/>
            </w:rPr>
          </w:rPrChange>
        </w:rPr>
      </w:pPr>
      <w:r w:rsidRPr="00963ED8">
        <w:rPr>
          <w:rFonts w:cs="Times New Roman"/>
          <w:lang w:val="es-CO"/>
          <w:rPrChange w:id="7863" w:author="Massiel Nayibe Moreno Ladino" w:date="2025-01-15T13:00:00Z" w16du:dateUtc="2025-01-15T18:00:00Z">
            <w:rPr>
              <w:rFonts w:cs="Times New Roman"/>
            </w:rPr>
          </w:rPrChange>
        </w:rPr>
        <w:t>Recibir el Código de Conducta para la Prevención de la EAS firmado por el representante legal de la entidad;</w:t>
      </w:r>
    </w:p>
    <w:p w14:paraId="40C9E3C1" w14:textId="77777777" w:rsidR="00441859" w:rsidRPr="00963ED8" w:rsidRDefault="00DE7F5C">
      <w:pPr>
        <w:pStyle w:val="Prrafodelista"/>
        <w:numPr>
          <w:ilvl w:val="0"/>
          <w:numId w:val="126"/>
        </w:numPr>
        <w:spacing w:after="200" w:line="360" w:lineRule="auto"/>
        <w:jc w:val="both"/>
        <w:rPr>
          <w:rFonts w:cs="Times New Roman"/>
          <w:lang w:val="es-CO"/>
          <w:rPrChange w:id="7864" w:author="Massiel Nayibe Moreno Ladino" w:date="2025-01-15T13:00:00Z" w16du:dateUtc="2025-01-15T18:00:00Z">
            <w:rPr>
              <w:rFonts w:cs="Times New Roman"/>
            </w:rPr>
          </w:rPrChange>
        </w:rPr>
      </w:pPr>
      <w:r w:rsidRPr="00963ED8">
        <w:rPr>
          <w:rFonts w:cs="Times New Roman"/>
          <w:lang w:val="es-CO"/>
          <w:rPrChange w:id="7865" w:author="Massiel Nayibe Moreno Ladino" w:date="2025-01-15T13:00:00Z" w16du:dateUtc="2025-01-15T18:00:00Z">
            <w:rPr>
              <w:rFonts w:cs="Times New Roman"/>
            </w:rPr>
          </w:rPrChange>
        </w:rPr>
        <w:t>Verificar que la entidad cuente con una política y un procedimiento para la Prevención de EAS. Si no es así, proporcione orientación a la entidad para que establezca procedimientos sobre prevención de EAS.</w:t>
      </w:r>
    </w:p>
    <w:p w14:paraId="1C3337EF" w14:textId="77777777" w:rsidR="00441859" w:rsidRPr="00963ED8" w:rsidRDefault="00DE7F5C">
      <w:pPr>
        <w:spacing w:line="360" w:lineRule="auto"/>
        <w:jc w:val="both"/>
        <w:rPr>
          <w:rFonts w:cs="Times New Roman"/>
          <w:lang w:val="es-CO"/>
          <w:rPrChange w:id="7866" w:author="Massiel Nayibe Moreno Ladino" w:date="2025-01-15T13:00:00Z" w16du:dateUtc="2025-01-15T18:00:00Z">
            <w:rPr>
              <w:rFonts w:cs="Times New Roman"/>
            </w:rPr>
          </w:rPrChange>
        </w:rPr>
      </w:pPr>
      <w:r w:rsidRPr="00963ED8">
        <w:rPr>
          <w:rFonts w:cs="Times New Roman"/>
          <w:lang w:val="es-CO"/>
          <w:rPrChange w:id="7867" w:author="Massiel Nayibe Moreno Ladino" w:date="2025-01-15T13:00:00Z" w16du:dateUtc="2025-01-15T18:00:00Z">
            <w:rPr>
              <w:rFonts w:cs="Times New Roman"/>
            </w:rPr>
          </w:rPrChange>
        </w:rPr>
        <w:t>Todos los Directores de Programa son responsables de asegurar que todos los Afiliados de Partners en los programas de Partners HQ sean investigados antes de interactuar con los participantes. El departamento de Recursos Humanos de Partners es responsable de verificar que el personal de Partners HQ, pasantes y consultores cumplan con los requisitos anteriores como parte del proceso de incorporación de nuevos empleados.</w:t>
      </w:r>
    </w:p>
    <w:p w14:paraId="73F596F9" w14:textId="77777777" w:rsidR="00441859" w:rsidRPr="00963ED8" w:rsidRDefault="00DE7F5C">
      <w:pPr>
        <w:pStyle w:val="Ttulo4"/>
        <w:rPr>
          <w:szCs w:val="26"/>
          <w:lang w:val="es-CO"/>
          <w:rPrChange w:id="7868" w:author="Massiel Nayibe Moreno Ladino" w:date="2025-01-15T13:00:00Z" w16du:dateUtc="2025-01-15T18:00:00Z">
            <w:rPr>
              <w:szCs w:val="26"/>
            </w:rPr>
          </w:rPrChange>
        </w:rPr>
      </w:pPr>
      <w:bookmarkStart w:id="7869" w:name="_Toc54279260"/>
      <w:r w:rsidRPr="00963ED8">
        <w:rPr>
          <w:szCs w:val="26"/>
          <w:lang w:val="es-CO"/>
          <w:rPrChange w:id="7870" w:author="Massiel Nayibe Moreno Ladino" w:date="2025-01-15T13:00:00Z" w16du:dateUtc="2025-01-15T18:00:00Z">
            <w:rPr>
              <w:szCs w:val="26"/>
            </w:rPr>
          </w:rPrChange>
        </w:rPr>
        <w:lastRenderedPageBreak/>
        <w:t xml:space="preserve">Requisitos de incorporación </w:t>
      </w:r>
      <w:bookmarkEnd w:id="7869"/>
    </w:p>
    <w:p w14:paraId="2FADD5C7" w14:textId="77777777" w:rsidR="00441859" w:rsidRPr="00963ED8" w:rsidRDefault="00DE7F5C">
      <w:pPr>
        <w:spacing w:line="360" w:lineRule="auto"/>
        <w:jc w:val="both"/>
        <w:rPr>
          <w:rFonts w:cs="Times New Roman"/>
          <w:lang w:val="es-CO"/>
          <w:rPrChange w:id="7871" w:author="Massiel Nayibe Moreno Ladino" w:date="2025-01-15T13:00:00Z" w16du:dateUtc="2025-01-15T18:00:00Z">
            <w:rPr>
              <w:rFonts w:cs="Times New Roman"/>
            </w:rPr>
          </w:rPrChange>
        </w:rPr>
      </w:pPr>
      <w:r w:rsidRPr="00963ED8">
        <w:rPr>
          <w:rFonts w:cs="Times New Roman"/>
          <w:lang w:val="es-CO"/>
          <w:rPrChange w:id="7872" w:author="Massiel Nayibe Moreno Ladino" w:date="2025-01-15T13:00:00Z" w16du:dateUtc="2025-01-15T18:00:00Z">
            <w:rPr>
              <w:rFonts w:cs="Times New Roman"/>
            </w:rPr>
          </w:rPrChange>
        </w:rPr>
        <w:t>Antes de interactuar con los Participantes, todos los Socios Afiliados deben completar lo siguiente:</w:t>
      </w:r>
    </w:p>
    <w:p w14:paraId="3AEF0EEE" w14:textId="77777777" w:rsidR="00441859" w:rsidRDefault="00DE7F5C">
      <w:pPr>
        <w:spacing w:line="360" w:lineRule="auto"/>
        <w:jc w:val="both"/>
        <w:rPr>
          <w:rFonts w:cs="Times New Roman"/>
        </w:rPr>
      </w:pPr>
      <w:r w:rsidRPr="00C102E3">
        <w:rPr>
          <w:rFonts w:cs="Times New Roman"/>
        </w:rPr>
        <w:t>Para particulares:</w:t>
      </w:r>
    </w:p>
    <w:p w14:paraId="001C9FEC" w14:textId="77777777" w:rsidR="00441859" w:rsidRPr="00963ED8" w:rsidRDefault="00DE7F5C">
      <w:pPr>
        <w:pStyle w:val="Prrafodelista"/>
        <w:numPr>
          <w:ilvl w:val="0"/>
          <w:numId w:val="127"/>
        </w:numPr>
        <w:spacing w:after="200" w:line="360" w:lineRule="auto"/>
        <w:jc w:val="both"/>
        <w:rPr>
          <w:rFonts w:cs="Times New Roman"/>
          <w:lang w:val="es-CO"/>
          <w:rPrChange w:id="7873" w:author="Massiel Nayibe Moreno Ladino" w:date="2025-01-15T13:00:00Z" w16du:dateUtc="2025-01-15T18:00:00Z">
            <w:rPr>
              <w:rFonts w:cs="Times New Roman"/>
            </w:rPr>
          </w:rPrChange>
        </w:rPr>
      </w:pPr>
      <w:r w:rsidRPr="00963ED8">
        <w:rPr>
          <w:rFonts w:cs="Times New Roman"/>
          <w:lang w:val="es-CO"/>
          <w:rPrChange w:id="7874" w:author="Massiel Nayibe Moreno Ladino" w:date="2025-01-15T13:00:00Z" w16du:dateUtc="2025-01-15T18:00:00Z">
            <w:rPr>
              <w:rFonts w:cs="Times New Roman"/>
            </w:rPr>
          </w:rPrChange>
        </w:rPr>
        <w:t>Lea y revise detenidamente la Política de Prevención de la EAS;</w:t>
      </w:r>
    </w:p>
    <w:p w14:paraId="652FE3F1" w14:textId="77777777" w:rsidR="00441859" w:rsidRPr="00963ED8" w:rsidRDefault="00DE7F5C">
      <w:pPr>
        <w:pStyle w:val="Prrafodelista"/>
        <w:numPr>
          <w:ilvl w:val="0"/>
          <w:numId w:val="127"/>
        </w:numPr>
        <w:spacing w:after="200" w:line="360" w:lineRule="auto"/>
        <w:jc w:val="both"/>
        <w:rPr>
          <w:rFonts w:cs="Times New Roman"/>
          <w:lang w:val="es-CO"/>
          <w:rPrChange w:id="7875" w:author="Massiel Nayibe Moreno Ladino" w:date="2025-01-15T13:00:00Z" w16du:dateUtc="2025-01-15T18:00:00Z">
            <w:rPr>
              <w:rFonts w:cs="Times New Roman"/>
            </w:rPr>
          </w:rPrChange>
        </w:rPr>
      </w:pPr>
      <w:r w:rsidRPr="00963ED8">
        <w:rPr>
          <w:rFonts w:cs="Times New Roman"/>
          <w:lang w:val="es-CO"/>
          <w:rPrChange w:id="7876" w:author="Massiel Nayibe Moreno Ladino" w:date="2025-01-15T13:00:00Z" w16du:dateUtc="2025-01-15T18:00:00Z">
            <w:rPr>
              <w:rFonts w:cs="Times New Roman"/>
            </w:rPr>
          </w:rPrChange>
        </w:rPr>
        <w:t>Firmar el Código de Conducta para la Prevención de la EAS de Partners; y</w:t>
      </w:r>
    </w:p>
    <w:p w14:paraId="79489221" w14:textId="77777777" w:rsidR="00441859" w:rsidRPr="00963ED8" w:rsidRDefault="00DE7F5C">
      <w:pPr>
        <w:pStyle w:val="Prrafodelista"/>
        <w:numPr>
          <w:ilvl w:val="0"/>
          <w:numId w:val="127"/>
        </w:numPr>
        <w:spacing w:after="200" w:line="360" w:lineRule="auto"/>
        <w:jc w:val="both"/>
        <w:rPr>
          <w:rFonts w:cs="Times New Roman"/>
          <w:lang w:val="es-CO"/>
          <w:rPrChange w:id="7877" w:author="Massiel Nayibe Moreno Ladino" w:date="2025-01-15T13:00:00Z" w16du:dateUtc="2025-01-15T18:00:00Z">
            <w:rPr>
              <w:rFonts w:cs="Times New Roman"/>
            </w:rPr>
          </w:rPrChange>
        </w:rPr>
      </w:pPr>
      <w:r w:rsidRPr="00963ED8">
        <w:rPr>
          <w:rFonts w:cs="Times New Roman"/>
          <w:lang w:val="es-CO"/>
          <w:rPrChange w:id="7878" w:author="Massiel Nayibe Moreno Ladino" w:date="2025-01-15T13:00:00Z" w16du:dateUtc="2025-01-15T18:00:00Z">
            <w:rPr>
              <w:rFonts w:cs="Times New Roman"/>
            </w:rPr>
          </w:rPrChange>
        </w:rPr>
        <w:t>Asistir anualmente a una formación/curso, todos los Socios Afiliados deben elegir una de las siguientes opciones:</w:t>
      </w:r>
    </w:p>
    <w:p w14:paraId="701AF4B2" w14:textId="77777777" w:rsidR="00441859" w:rsidRPr="00963ED8" w:rsidRDefault="00DE7F5C">
      <w:pPr>
        <w:pStyle w:val="Prrafodelista"/>
        <w:numPr>
          <w:ilvl w:val="1"/>
          <w:numId w:val="127"/>
        </w:numPr>
        <w:spacing w:after="200" w:line="360" w:lineRule="auto"/>
        <w:jc w:val="both"/>
        <w:rPr>
          <w:rFonts w:cs="Times New Roman"/>
          <w:lang w:val="es-CO"/>
          <w:rPrChange w:id="7879" w:author="Massiel Nayibe Moreno Ladino" w:date="2025-01-15T13:00:00Z" w16du:dateUtc="2025-01-15T18:00:00Z">
            <w:rPr>
              <w:rFonts w:cs="Times New Roman"/>
            </w:rPr>
          </w:rPrChange>
        </w:rPr>
      </w:pPr>
      <w:r w:rsidRPr="00963ED8">
        <w:rPr>
          <w:rFonts w:cs="Times New Roman"/>
          <w:lang w:val="es-CO"/>
          <w:rPrChange w:id="7880" w:author="Massiel Nayibe Moreno Ladino" w:date="2025-01-15T13:00:00Z" w16du:dateUtc="2025-01-15T18:00:00Z">
            <w:rPr>
              <w:rFonts w:cs="Times New Roman"/>
            </w:rPr>
          </w:rPrChange>
        </w:rPr>
        <w:t>Asista a un entrenamiento de Partners SEA Prevention en persona o véalo en línea bajo demanda. Los entrenamientos estarán disponibles al menos una vez al año en persona dirigidos por el personal de Recursos Humanos de Partners y/o una empresa externa. Los entrenamientos anuales serán grabados y estarán disponibles bajo demanda a través del SharePoint externo de Partners. Estos entrenamientos serán en inglés; sin embargo, las diapositivas de PowerPoint estarán disponibles en español y portugués.</w:t>
      </w:r>
    </w:p>
    <w:p w14:paraId="552A427B" w14:textId="77777777" w:rsidR="00441859" w:rsidRDefault="00DE7F5C">
      <w:pPr>
        <w:pStyle w:val="Prrafodelista"/>
        <w:numPr>
          <w:ilvl w:val="1"/>
          <w:numId w:val="127"/>
        </w:numPr>
        <w:spacing w:after="200" w:line="360" w:lineRule="auto"/>
        <w:jc w:val="both"/>
        <w:rPr>
          <w:rFonts w:cs="Times New Roman"/>
        </w:rPr>
      </w:pPr>
      <w:r w:rsidRPr="00963ED8">
        <w:rPr>
          <w:rFonts w:cs="Times New Roman"/>
          <w:lang w:val="es-CO"/>
          <w:rPrChange w:id="7881" w:author="Massiel Nayibe Moreno Ladino" w:date="2025-01-15T13:00:00Z" w16du:dateUtc="2025-01-15T18:00:00Z">
            <w:rPr>
              <w:rFonts w:cs="Times New Roman"/>
            </w:rPr>
          </w:rPrChange>
        </w:rPr>
        <w:t xml:space="preserve">Completar anualmente el curso online de Prevención de EAS proporcionado por </w:t>
      </w:r>
      <w:r>
        <w:fldChar w:fldCharType="begin"/>
      </w:r>
      <w:r w:rsidRPr="00963ED8">
        <w:rPr>
          <w:lang w:val="es-CO"/>
          <w:rPrChange w:id="7882" w:author="Massiel Nayibe Moreno Ladino" w:date="2025-01-15T13:00:00Z" w16du:dateUtc="2025-01-15T18:00:00Z">
            <w:rPr/>
          </w:rPrChange>
        </w:rPr>
        <w:instrText>HYPERLINK "https://www.interaction.org/courses/sea101v2/"</w:instrText>
      </w:r>
      <w:r>
        <w:fldChar w:fldCharType="separate"/>
      </w:r>
      <w:r w:rsidRPr="00963ED8">
        <w:rPr>
          <w:rStyle w:val="Hipervnculo"/>
          <w:rFonts w:cs="Times New Roman"/>
          <w:lang w:val="es-CO"/>
          <w:rPrChange w:id="7883" w:author="Massiel Nayibe Moreno Ladino" w:date="2025-01-15T13:00:00Z" w16du:dateUtc="2025-01-15T18:00:00Z">
            <w:rPr>
              <w:rStyle w:val="Hipervnculo"/>
              <w:rFonts w:cs="Times New Roman"/>
            </w:rPr>
          </w:rPrChange>
        </w:rPr>
        <w:t>Interaction.org</w:t>
      </w:r>
      <w:r>
        <w:fldChar w:fldCharType="end"/>
      </w:r>
      <w:r w:rsidRPr="00963ED8">
        <w:rPr>
          <w:rFonts w:cs="Times New Roman"/>
          <w:lang w:val="es-CO"/>
          <w:rPrChange w:id="7884" w:author="Massiel Nayibe Moreno Ladino" w:date="2025-01-15T13:00:00Z" w16du:dateUtc="2025-01-15T18:00:00Z">
            <w:rPr>
              <w:rFonts w:cs="Times New Roman"/>
            </w:rPr>
          </w:rPrChange>
        </w:rPr>
        <w:t xml:space="preserve"> y enviar copia de la certificación a su punto de contacto en Partners. </w:t>
      </w:r>
      <w:r w:rsidRPr="00C102E3">
        <w:rPr>
          <w:rFonts w:cs="Times New Roman"/>
        </w:rPr>
        <w:t xml:space="preserve">Este curso solo está disponible en inglés. </w:t>
      </w:r>
    </w:p>
    <w:p w14:paraId="51453F3A" w14:textId="77777777" w:rsidR="00441859" w:rsidRPr="00963ED8" w:rsidRDefault="00DE7F5C">
      <w:pPr>
        <w:pStyle w:val="Prrafodelista"/>
        <w:numPr>
          <w:ilvl w:val="1"/>
          <w:numId w:val="127"/>
        </w:numPr>
        <w:spacing w:after="200" w:line="360" w:lineRule="auto"/>
        <w:jc w:val="both"/>
        <w:rPr>
          <w:rFonts w:cs="Times New Roman"/>
          <w:lang w:val="es-CO"/>
          <w:rPrChange w:id="7885" w:author="Massiel Nayibe Moreno Ladino" w:date="2025-01-15T13:00:00Z" w16du:dateUtc="2025-01-15T18:00:00Z">
            <w:rPr>
              <w:rFonts w:cs="Times New Roman"/>
            </w:rPr>
          </w:rPrChange>
        </w:rPr>
      </w:pPr>
      <w:r w:rsidRPr="00963ED8">
        <w:rPr>
          <w:rFonts w:cs="Times New Roman"/>
          <w:lang w:val="es-CO"/>
          <w:rPrChange w:id="7886" w:author="Massiel Nayibe Moreno Ladino" w:date="2025-01-15T13:00:00Z" w16du:dateUtc="2025-01-15T18:00:00Z">
            <w:rPr>
              <w:rFonts w:cs="Times New Roman"/>
            </w:rPr>
          </w:rPrChange>
        </w:rPr>
        <w:t xml:space="preserve">Para los Afiliados de Partners que no hablan inglés, como alternativa a las opciones anteriores, las personas pueden ver el video de Prevención de SEA que se encuentra </w:t>
      </w:r>
      <w:r>
        <w:fldChar w:fldCharType="begin"/>
      </w:r>
      <w:r w:rsidRPr="00963ED8">
        <w:rPr>
          <w:lang w:val="es-CO"/>
          <w:rPrChange w:id="7887" w:author="Massiel Nayibe Moreno Ladino" w:date="2025-01-15T13:00:00Z" w16du:dateUtc="2025-01-15T18:00:00Z">
            <w:rPr/>
          </w:rPrChange>
        </w:rPr>
        <w:instrText>HYPERLINK "https://www.youtube.com/watch?v=48MCG22FqrE&amp;feature=youtu.be" \h</w:instrText>
      </w:r>
      <w:r>
        <w:fldChar w:fldCharType="separate"/>
      </w:r>
      <w:r w:rsidRPr="00963ED8">
        <w:rPr>
          <w:rStyle w:val="Hipervnculo"/>
          <w:rFonts w:cs="Times New Roman"/>
          <w:lang w:val="es-CO"/>
          <w:rPrChange w:id="7888" w:author="Massiel Nayibe Moreno Ladino" w:date="2025-01-15T13:00:00Z" w16du:dateUtc="2025-01-15T18:00:00Z">
            <w:rPr>
              <w:rStyle w:val="Hipervnculo"/>
              <w:rFonts w:cs="Times New Roman"/>
            </w:rPr>
          </w:rPrChange>
        </w:rPr>
        <w:t>aquí</w:t>
      </w:r>
      <w:r>
        <w:fldChar w:fldCharType="end"/>
      </w:r>
      <w:r w:rsidRPr="00963ED8">
        <w:rPr>
          <w:rFonts w:cs="Times New Roman"/>
          <w:lang w:val="es-CO"/>
          <w:rPrChange w:id="7889" w:author="Massiel Nayibe Moreno Ladino" w:date="2025-01-15T13:00:00Z" w16du:dateUtc="2025-01-15T18:00:00Z">
            <w:rPr>
              <w:rFonts w:cs="Times New Roman"/>
            </w:rPr>
          </w:rPrChange>
        </w:rPr>
        <w:t xml:space="preserve">, con subtítulos en su idioma apropiado. Si las personas seleccionan esta opción, deben enviar un correo electrónico de confirmación a su punto de contacto en Partners para confirmar que han visto el video, dando seguimiento a cualquier pregunta que sea aplicable. </w:t>
      </w:r>
    </w:p>
    <w:p w14:paraId="6897660A" w14:textId="77777777" w:rsidR="00441859" w:rsidRPr="00963ED8" w:rsidRDefault="00DE7F5C">
      <w:pPr>
        <w:pStyle w:val="Prrafodelista"/>
        <w:numPr>
          <w:ilvl w:val="0"/>
          <w:numId w:val="127"/>
        </w:numPr>
        <w:spacing w:after="200" w:line="360" w:lineRule="auto"/>
        <w:jc w:val="both"/>
        <w:rPr>
          <w:rFonts w:cs="Times New Roman"/>
          <w:lang w:val="es-CO"/>
          <w:rPrChange w:id="7890" w:author="Massiel Nayibe Moreno Ladino" w:date="2025-01-15T13:00:00Z" w16du:dateUtc="2025-01-15T18:00:00Z">
            <w:rPr>
              <w:rFonts w:cs="Times New Roman"/>
            </w:rPr>
          </w:rPrChange>
        </w:rPr>
      </w:pPr>
      <w:r w:rsidRPr="00963ED8">
        <w:rPr>
          <w:rFonts w:cs="Times New Roman"/>
          <w:lang w:val="es-CO"/>
          <w:rPrChange w:id="7891" w:author="Massiel Nayibe Moreno Ladino" w:date="2025-01-15T13:00:00Z" w16du:dateUtc="2025-01-15T18:00:00Z">
            <w:rPr>
              <w:rFonts w:cs="Times New Roman"/>
            </w:rPr>
          </w:rPrChange>
        </w:rPr>
        <w:t xml:space="preserve">Una vez finalizada la formación, la persona deberá cumplimentar un formulario de confirmación de la formación, disponible en </w:t>
      </w:r>
      <w:r>
        <w:fldChar w:fldCharType="begin"/>
      </w:r>
      <w:r w:rsidRPr="00963ED8">
        <w:rPr>
          <w:lang w:val="es-CO"/>
          <w:rPrChange w:id="7892" w:author="Massiel Nayibe Moreno Ladino" w:date="2025-01-15T13:00:00Z" w16du:dateUtc="2025-01-15T18:00:00Z">
            <w:rPr/>
          </w:rPrChange>
        </w:rPr>
        <w:instrText>HYPERLINK "https://app.pandadoc.com/a/" \l "/templates/XNTEBDdxhnPBXapqC6Ss7D"</w:instrText>
      </w:r>
      <w:r>
        <w:fldChar w:fldCharType="separate"/>
      </w:r>
      <w:r w:rsidRPr="00963ED8">
        <w:rPr>
          <w:rStyle w:val="Hipervnculo"/>
          <w:rFonts w:cs="Times New Roman"/>
          <w:lang w:val="es-CO"/>
          <w:rPrChange w:id="7893" w:author="Massiel Nayibe Moreno Ladino" w:date="2025-01-15T13:00:00Z" w16du:dateUtc="2025-01-15T18:00:00Z">
            <w:rPr>
              <w:rStyle w:val="Hipervnculo"/>
              <w:rFonts w:cs="Times New Roman"/>
            </w:rPr>
          </w:rPrChange>
        </w:rPr>
        <w:t>formato electrónico</w:t>
      </w:r>
      <w:r>
        <w:fldChar w:fldCharType="end"/>
      </w:r>
      <w:r w:rsidRPr="00963ED8">
        <w:rPr>
          <w:rFonts w:cs="Times New Roman"/>
          <w:lang w:val="es-CO"/>
          <w:rPrChange w:id="7894" w:author="Massiel Nayibe Moreno Ladino" w:date="2025-01-15T13:00:00Z" w16du:dateUtc="2025-01-15T18:00:00Z">
            <w:rPr>
              <w:rFonts w:cs="Times New Roman"/>
            </w:rPr>
          </w:rPrChange>
        </w:rPr>
        <w:t xml:space="preserve"> o impreso, que podrá solicitar a la persona de contacto en Partners.</w:t>
      </w:r>
    </w:p>
    <w:p w14:paraId="133282E6" w14:textId="77777777" w:rsidR="00441859" w:rsidRDefault="00DE7F5C">
      <w:pPr>
        <w:spacing w:line="360" w:lineRule="auto"/>
        <w:jc w:val="both"/>
        <w:rPr>
          <w:rFonts w:cs="Times New Roman"/>
        </w:rPr>
      </w:pPr>
      <w:r w:rsidRPr="00C102E3">
        <w:rPr>
          <w:rFonts w:cs="Times New Roman"/>
        </w:rPr>
        <w:t>Para organizaciones asociadas:</w:t>
      </w:r>
    </w:p>
    <w:p w14:paraId="13D46F4C" w14:textId="77777777" w:rsidR="00441859" w:rsidRPr="00963ED8" w:rsidRDefault="00DE7F5C">
      <w:pPr>
        <w:pStyle w:val="Prrafodelista"/>
        <w:numPr>
          <w:ilvl w:val="0"/>
          <w:numId w:val="134"/>
        </w:numPr>
        <w:spacing w:after="200" w:line="360" w:lineRule="auto"/>
        <w:jc w:val="both"/>
        <w:rPr>
          <w:rFonts w:cs="Times New Roman"/>
          <w:lang w:val="es-CO"/>
          <w:rPrChange w:id="7895" w:author="Massiel Nayibe Moreno Ladino" w:date="2025-01-15T13:00:00Z" w16du:dateUtc="2025-01-15T18:00:00Z">
            <w:rPr>
              <w:rFonts w:cs="Times New Roman"/>
            </w:rPr>
          </w:rPrChange>
        </w:rPr>
      </w:pPr>
      <w:r w:rsidRPr="00963ED8">
        <w:rPr>
          <w:rFonts w:cs="Times New Roman"/>
          <w:lang w:val="es-CO"/>
          <w:rPrChange w:id="7896" w:author="Massiel Nayibe Moreno Ladino" w:date="2025-01-15T13:00:00Z" w16du:dateUtc="2025-01-15T18:00:00Z">
            <w:rPr>
              <w:rFonts w:cs="Times New Roman"/>
            </w:rPr>
          </w:rPrChange>
        </w:rPr>
        <w:t>Si puede, firmar el Código de Conducta para la Prevención de la EAS de Partners; y</w:t>
      </w:r>
    </w:p>
    <w:p w14:paraId="57BE83DC" w14:textId="77777777" w:rsidR="00441859" w:rsidRPr="00963ED8" w:rsidRDefault="00DE7F5C">
      <w:pPr>
        <w:pStyle w:val="Prrafodelista"/>
        <w:numPr>
          <w:ilvl w:val="0"/>
          <w:numId w:val="134"/>
        </w:numPr>
        <w:spacing w:after="200" w:line="360" w:lineRule="auto"/>
        <w:jc w:val="both"/>
        <w:rPr>
          <w:rFonts w:cs="Times New Roman"/>
          <w:lang w:val="es-CO"/>
          <w:rPrChange w:id="7897" w:author="Massiel Nayibe Moreno Ladino" w:date="2025-01-15T13:00:00Z" w16du:dateUtc="2025-01-15T18:00:00Z">
            <w:rPr>
              <w:rFonts w:cs="Times New Roman"/>
            </w:rPr>
          </w:rPrChange>
        </w:rPr>
      </w:pPr>
      <w:r w:rsidRPr="00963ED8">
        <w:rPr>
          <w:rFonts w:cs="Times New Roman"/>
          <w:lang w:val="es-CO"/>
          <w:rPrChange w:id="7898" w:author="Massiel Nayibe Moreno Ladino" w:date="2025-01-15T13:00:00Z" w16du:dateUtc="2025-01-15T18:00:00Z">
            <w:rPr>
              <w:rFonts w:cs="Times New Roman"/>
            </w:rPr>
          </w:rPrChange>
        </w:rPr>
        <w:lastRenderedPageBreak/>
        <w:t>Seguir la política y los procedimientos de la organización en materia de prevención de la EAS</w:t>
      </w:r>
    </w:p>
    <w:p w14:paraId="42D5732D" w14:textId="77777777" w:rsidR="00441859" w:rsidRPr="00963ED8" w:rsidRDefault="00DE7F5C">
      <w:pPr>
        <w:spacing w:line="360" w:lineRule="auto"/>
        <w:jc w:val="both"/>
        <w:rPr>
          <w:rFonts w:cs="Times New Roman"/>
          <w:lang w:val="es-CO"/>
          <w:rPrChange w:id="7899" w:author="Massiel Nayibe Moreno Ladino" w:date="2025-01-15T13:00:00Z" w16du:dateUtc="2025-01-15T18:00:00Z">
            <w:rPr>
              <w:rFonts w:cs="Times New Roman"/>
            </w:rPr>
          </w:rPrChange>
        </w:rPr>
      </w:pPr>
      <w:r w:rsidRPr="00963ED8">
        <w:rPr>
          <w:rFonts w:cs="Times New Roman"/>
          <w:lang w:val="es-CO"/>
          <w:rPrChange w:id="7900" w:author="Massiel Nayibe Moreno Ladino" w:date="2025-01-15T13:00:00Z" w16du:dateUtc="2025-01-15T18:00:00Z">
            <w:rPr>
              <w:rFonts w:cs="Times New Roman"/>
            </w:rPr>
          </w:rPrChange>
        </w:rPr>
        <w:t>Los Directores de Programas de Compañeros son responsables de verificar que los Afiliados de Compañeros bajo su(s) programa(s) completen los requisitos arriba mencionados. El Departamento de Recursos Humanos de Compañeros es responsable de verificar que el personal de la sede de Compañeros, pasantes y consultores cumplan con los requisitos anteriores como parte del proceso de incorporación de nuevos empleados.</w:t>
      </w:r>
    </w:p>
    <w:p w14:paraId="11B0608A" w14:textId="77777777" w:rsidR="00441859" w:rsidRPr="00963ED8" w:rsidRDefault="00DE7F5C">
      <w:pPr>
        <w:pStyle w:val="Ttulo4"/>
        <w:rPr>
          <w:szCs w:val="26"/>
          <w:lang w:val="es-CO"/>
          <w:rPrChange w:id="7901" w:author="Massiel Nayibe Moreno Ladino" w:date="2025-01-15T13:00:00Z" w16du:dateUtc="2025-01-15T18:00:00Z">
            <w:rPr>
              <w:szCs w:val="26"/>
            </w:rPr>
          </w:rPrChange>
        </w:rPr>
      </w:pPr>
      <w:bookmarkStart w:id="7902" w:name="_Toc54279261"/>
      <w:r w:rsidRPr="00963ED8">
        <w:rPr>
          <w:szCs w:val="26"/>
          <w:lang w:val="es-CO"/>
          <w:rPrChange w:id="7903" w:author="Massiel Nayibe Moreno Ladino" w:date="2025-01-15T13:00:00Z" w16du:dateUtc="2025-01-15T18:00:00Z">
            <w:rPr>
              <w:szCs w:val="26"/>
            </w:rPr>
          </w:rPrChange>
        </w:rPr>
        <w:t xml:space="preserve">Requisitos de educación y formación </w:t>
      </w:r>
      <w:bookmarkEnd w:id="7902"/>
    </w:p>
    <w:p w14:paraId="367443C8" w14:textId="77777777" w:rsidR="00441859" w:rsidRDefault="00DE7F5C">
      <w:pPr>
        <w:spacing w:line="360" w:lineRule="auto"/>
        <w:jc w:val="both"/>
        <w:rPr>
          <w:rFonts w:cs="Times New Roman"/>
        </w:rPr>
      </w:pPr>
      <w:r w:rsidRPr="00963ED8">
        <w:rPr>
          <w:rFonts w:cs="Times New Roman"/>
          <w:lang w:val="es-CO"/>
          <w:rPrChange w:id="7904" w:author="Massiel Nayibe Moreno Ladino" w:date="2025-01-15T13:00:00Z" w16du:dateUtc="2025-01-15T18:00:00Z">
            <w:rPr>
              <w:rFonts w:cs="Times New Roman"/>
            </w:rPr>
          </w:rPrChange>
        </w:rPr>
        <w:t xml:space="preserve">Partners es consciente de la importancia de proporcionar una formación y concienciación adecuadas al personal y a los afiliados de Partners para garantizar una comprensión clara y una aplicación eficaz de la política. </w:t>
      </w:r>
      <w:r w:rsidRPr="00C102E3">
        <w:rPr>
          <w:rFonts w:cs="Times New Roman"/>
        </w:rPr>
        <w:t>Por lo tanto, Partners se compromete a:</w:t>
      </w:r>
    </w:p>
    <w:p w14:paraId="25592B98" w14:textId="77777777" w:rsidR="00441859" w:rsidRPr="00963ED8" w:rsidRDefault="00DE7F5C">
      <w:pPr>
        <w:pStyle w:val="Prrafodelista"/>
        <w:numPr>
          <w:ilvl w:val="0"/>
          <w:numId w:val="128"/>
        </w:numPr>
        <w:spacing w:after="200" w:line="360" w:lineRule="auto"/>
        <w:jc w:val="both"/>
        <w:rPr>
          <w:rFonts w:cs="Times New Roman"/>
          <w:lang w:val="es-CO"/>
          <w:rPrChange w:id="7905" w:author="Massiel Nayibe Moreno Ladino" w:date="2025-01-15T13:00:00Z" w16du:dateUtc="2025-01-15T18:00:00Z">
            <w:rPr>
              <w:rFonts w:cs="Times New Roman"/>
            </w:rPr>
          </w:rPrChange>
        </w:rPr>
      </w:pPr>
      <w:r w:rsidRPr="00963ED8">
        <w:rPr>
          <w:rFonts w:cs="Times New Roman"/>
          <w:lang w:val="es-CO"/>
          <w:rPrChange w:id="7906" w:author="Massiel Nayibe Moreno Ladino" w:date="2025-01-15T13:00:00Z" w16du:dateUtc="2025-01-15T18:00:00Z">
            <w:rPr>
              <w:rFonts w:cs="Times New Roman"/>
            </w:rPr>
          </w:rPrChange>
        </w:rPr>
        <w:t xml:space="preserve">Difundir y </w:t>
      </w:r>
      <w:r w:rsidRPr="00963ED8" w:rsidDel="00966766">
        <w:rPr>
          <w:rFonts w:cs="Times New Roman"/>
          <w:lang w:val="es-CO"/>
          <w:rPrChange w:id="7907" w:author="Massiel Nayibe Moreno Ladino" w:date="2025-01-15T13:00:00Z" w16du:dateUtc="2025-01-15T18:00:00Z">
            <w:rPr>
              <w:rFonts w:cs="Times New Roman"/>
            </w:rPr>
          </w:rPrChange>
        </w:rPr>
        <w:t xml:space="preserve">promover </w:t>
      </w:r>
      <w:r w:rsidRPr="00963ED8">
        <w:rPr>
          <w:rFonts w:cs="Times New Roman"/>
          <w:lang w:val="es-CO"/>
          <w:rPrChange w:id="7908" w:author="Massiel Nayibe Moreno Ladino" w:date="2025-01-15T13:00:00Z" w16du:dateUtc="2025-01-15T18:00:00Z">
            <w:rPr>
              <w:rFonts w:cs="Times New Roman"/>
            </w:rPr>
          </w:rPrChange>
        </w:rPr>
        <w:t>la política entre todos los socios afiliados. Los Socios harán que la política esté disponible y accesible tanto en formato impreso como electrónico.</w:t>
      </w:r>
    </w:p>
    <w:p w14:paraId="68EA3B2F" w14:textId="77777777" w:rsidR="00441859" w:rsidRPr="00963ED8" w:rsidRDefault="00DE7F5C">
      <w:pPr>
        <w:pStyle w:val="Prrafodelista"/>
        <w:numPr>
          <w:ilvl w:val="0"/>
          <w:numId w:val="128"/>
        </w:numPr>
        <w:spacing w:after="200" w:line="360" w:lineRule="auto"/>
        <w:jc w:val="both"/>
        <w:rPr>
          <w:rFonts w:cs="Times New Roman"/>
          <w:lang w:val="es-CO"/>
          <w:rPrChange w:id="7909" w:author="Massiel Nayibe Moreno Ladino" w:date="2025-01-15T13:00:00Z" w16du:dateUtc="2025-01-15T18:00:00Z">
            <w:rPr>
              <w:rFonts w:cs="Times New Roman"/>
            </w:rPr>
          </w:rPrChange>
        </w:rPr>
      </w:pPr>
      <w:r w:rsidRPr="00963ED8">
        <w:rPr>
          <w:rFonts w:cs="Times New Roman"/>
          <w:lang w:val="es-CO"/>
          <w:rPrChange w:id="7910" w:author="Massiel Nayibe Moreno Ladino" w:date="2025-01-15T13:00:00Z" w16du:dateUtc="2025-01-15T18:00:00Z">
            <w:rPr>
              <w:rFonts w:cs="Times New Roman"/>
            </w:rPr>
          </w:rPrChange>
        </w:rPr>
        <w:t>Traducir y crear versiones de la política en las lenguas principales (inglés, español, portugués, francés, birmano y otros idiomas, según proceda).</w:t>
      </w:r>
    </w:p>
    <w:p w14:paraId="7CED7986" w14:textId="77777777" w:rsidR="00441859" w:rsidRPr="00963ED8" w:rsidRDefault="00DE7F5C">
      <w:pPr>
        <w:pStyle w:val="Prrafodelista"/>
        <w:numPr>
          <w:ilvl w:val="0"/>
          <w:numId w:val="128"/>
        </w:numPr>
        <w:spacing w:after="200" w:line="360" w:lineRule="auto"/>
        <w:jc w:val="both"/>
        <w:rPr>
          <w:rFonts w:cs="Times New Roman"/>
          <w:lang w:val="es-CO"/>
          <w:rPrChange w:id="7911" w:author="Massiel Nayibe Moreno Ladino" w:date="2025-01-15T13:00:00Z" w16du:dateUtc="2025-01-15T18:00:00Z">
            <w:rPr>
              <w:rFonts w:cs="Times New Roman"/>
            </w:rPr>
          </w:rPrChange>
        </w:rPr>
      </w:pPr>
      <w:r w:rsidRPr="00963ED8">
        <w:rPr>
          <w:rFonts w:cs="Times New Roman"/>
          <w:lang w:val="es-CO"/>
          <w:rPrChange w:id="7912" w:author="Massiel Nayibe Moreno Ladino" w:date="2025-01-15T13:00:00Z" w16du:dateUtc="2025-01-15T18:00:00Z">
            <w:rPr>
              <w:rFonts w:cs="Times New Roman"/>
            </w:rPr>
          </w:rPrChange>
        </w:rPr>
        <w:t>Organizar reuniones informativas periódicas y cursos de formación anuales sobre la política e incorporar cursos de formación en el proceso de incorporación de los nuevos empleados.</w:t>
      </w:r>
    </w:p>
    <w:p w14:paraId="3D5C08C2" w14:textId="77777777" w:rsidR="00441859" w:rsidRPr="00963ED8" w:rsidRDefault="00DE7F5C">
      <w:pPr>
        <w:pStyle w:val="Prrafodelista"/>
        <w:numPr>
          <w:ilvl w:val="0"/>
          <w:numId w:val="128"/>
        </w:numPr>
        <w:spacing w:after="200" w:line="360" w:lineRule="auto"/>
        <w:jc w:val="both"/>
        <w:rPr>
          <w:rFonts w:cs="Times New Roman"/>
          <w:lang w:val="es-CO"/>
          <w:rPrChange w:id="7913" w:author="Massiel Nayibe Moreno Ladino" w:date="2025-01-15T13:00:00Z" w16du:dateUtc="2025-01-15T18:00:00Z">
            <w:rPr>
              <w:rFonts w:cs="Times New Roman"/>
            </w:rPr>
          </w:rPrChange>
        </w:rPr>
      </w:pPr>
      <w:r w:rsidRPr="00963ED8">
        <w:rPr>
          <w:rFonts w:cs="Times New Roman"/>
          <w:lang w:val="es-CO"/>
          <w:rPrChange w:id="7914" w:author="Massiel Nayibe Moreno Ladino" w:date="2025-01-15T13:00:00Z" w16du:dateUtc="2025-01-15T18:00:00Z">
            <w:rPr>
              <w:rFonts w:cs="Times New Roman"/>
            </w:rPr>
          </w:rPrChange>
        </w:rPr>
        <w:t>Proporcionar formación a todos los Socios Afiliados que vayan a enseñar, trabajar con, aconsejar, supervisar, acompañar, liderar o dirigir a cualquier Participante.</w:t>
      </w:r>
    </w:p>
    <w:p w14:paraId="0EC8D6B7" w14:textId="77777777" w:rsidR="00441859" w:rsidRPr="00963ED8" w:rsidRDefault="00DE7F5C">
      <w:pPr>
        <w:pStyle w:val="Prrafodelista"/>
        <w:numPr>
          <w:ilvl w:val="0"/>
          <w:numId w:val="128"/>
        </w:numPr>
        <w:spacing w:after="200" w:line="360" w:lineRule="auto"/>
        <w:jc w:val="both"/>
        <w:rPr>
          <w:rFonts w:cs="Times New Roman"/>
          <w:lang w:val="es-CO"/>
          <w:rPrChange w:id="7915" w:author="Massiel Nayibe Moreno Ladino" w:date="2025-01-15T13:00:00Z" w16du:dateUtc="2025-01-15T18:00:00Z">
            <w:rPr>
              <w:rFonts w:cs="Times New Roman"/>
            </w:rPr>
          </w:rPrChange>
        </w:rPr>
      </w:pPr>
      <w:r w:rsidRPr="00963ED8">
        <w:rPr>
          <w:rFonts w:cs="Times New Roman"/>
          <w:lang w:val="es-CO"/>
          <w:rPrChange w:id="7916" w:author="Massiel Nayibe Moreno Ladino" w:date="2025-01-15T13:00:00Z" w16du:dateUtc="2025-01-15T18:00:00Z">
            <w:rPr>
              <w:rFonts w:cs="Times New Roman"/>
            </w:rPr>
          </w:rPrChange>
        </w:rPr>
        <w:t>Garantizar que los socios afiliados asistan al menos a una formación anual sobre prevención de la EAS.</w:t>
      </w:r>
    </w:p>
    <w:p w14:paraId="49E1F4F5" w14:textId="77777777" w:rsidR="00441859" w:rsidRPr="00963ED8" w:rsidRDefault="00DE7F5C">
      <w:pPr>
        <w:pStyle w:val="Prrafodelista"/>
        <w:numPr>
          <w:ilvl w:val="0"/>
          <w:numId w:val="128"/>
        </w:numPr>
        <w:spacing w:after="200" w:line="360" w:lineRule="auto"/>
        <w:jc w:val="both"/>
        <w:rPr>
          <w:rFonts w:cs="Times New Roman"/>
          <w:lang w:val="es-CO"/>
          <w:rPrChange w:id="7917" w:author="Massiel Nayibe Moreno Ladino" w:date="2025-01-15T13:00:00Z" w16du:dateUtc="2025-01-15T18:00:00Z">
            <w:rPr>
              <w:rFonts w:cs="Times New Roman"/>
            </w:rPr>
          </w:rPrChange>
        </w:rPr>
      </w:pPr>
      <w:r w:rsidRPr="00963ED8">
        <w:rPr>
          <w:rFonts w:cs="Times New Roman"/>
          <w:lang w:val="es-CO"/>
          <w:rPrChange w:id="7918" w:author="Massiel Nayibe Moreno Ladino" w:date="2025-01-15T13:00:00Z" w16du:dateUtc="2025-01-15T18:00:00Z">
            <w:rPr>
              <w:rFonts w:cs="Times New Roman"/>
            </w:rPr>
          </w:rPrChange>
        </w:rPr>
        <w:t>Proporcionar formación adicional a los afiliados de Partners con responsabilidades específicas en virtud de esta política. Estos grupos incluirían a cualquier persona que trabaje directamente con niños, y a los Directores de Programas de Compañeros y Directores de País designados para recibir y responder a las quejas de SEA.</w:t>
      </w:r>
    </w:p>
    <w:p w14:paraId="7C7F49F8" w14:textId="77777777" w:rsidR="00441859" w:rsidRPr="00963ED8" w:rsidRDefault="00DE7F5C">
      <w:pPr>
        <w:pStyle w:val="Prrafodelista"/>
        <w:numPr>
          <w:ilvl w:val="0"/>
          <w:numId w:val="128"/>
        </w:numPr>
        <w:spacing w:after="200" w:line="360" w:lineRule="auto"/>
        <w:jc w:val="both"/>
        <w:rPr>
          <w:rFonts w:cs="Times New Roman"/>
          <w:lang w:val="es-CO"/>
          <w:rPrChange w:id="7919" w:author="Massiel Nayibe Moreno Ladino" w:date="2025-01-15T13:00:00Z" w16du:dateUtc="2025-01-15T18:00:00Z">
            <w:rPr>
              <w:rFonts w:cs="Times New Roman"/>
            </w:rPr>
          </w:rPrChange>
        </w:rPr>
      </w:pPr>
      <w:r w:rsidRPr="00963ED8">
        <w:rPr>
          <w:rFonts w:cs="Times New Roman"/>
          <w:lang w:val="es-CO"/>
          <w:rPrChange w:id="7920" w:author="Massiel Nayibe Moreno Ladino" w:date="2025-01-15T13:00:00Z" w16du:dateUtc="2025-01-15T18:00:00Z">
            <w:rPr>
              <w:rFonts w:cs="Times New Roman"/>
            </w:rPr>
          </w:rPrChange>
        </w:rPr>
        <w:t>Los directores de programas de los socios deben:</w:t>
      </w:r>
    </w:p>
    <w:p w14:paraId="3A45AFAC" w14:textId="77777777" w:rsidR="00441859" w:rsidRPr="00963ED8" w:rsidRDefault="00DE7F5C">
      <w:pPr>
        <w:pStyle w:val="Prrafodelista"/>
        <w:numPr>
          <w:ilvl w:val="1"/>
          <w:numId w:val="128"/>
        </w:numPr>
        <w:spacing w:after="200" w:line="360" w:lineRule="auto"/>
        <w:jc w:val="both"/>
        <w:rPr>
          <w:rFonts w:cs="Times New Roman"/>
          <w:lang w:val="es-CO"/>
          <w:rPrChange w:id="7921" w:author="Massiel Nayibe Moreno Ladino" w:date="2025-01-15T13:00:00Z" w16du:dateUtc="2025-01-15T18:00:00Z">
            <w:rPr>
              <w:rFonts w:cs="Times New Roman"/>
            </w:rPr>
          </w:rPrChange>
        </w:rPr>
      </w:pPr>
      <w:r w:rsidRPr="00963ED8">
        <w:rPr>
          <w:rFonts w:cs="Times New Roman"/>
          <w:lang w:val="es-CO"/>
          <w:rPrChange w:id="7922" w:author="Massiel Nayibe Moreno Ladino" w:date="2025-01-15T13:00:00Z" w16du:dateUtc="2025-01-15T18:00:00Z">
            <w:rPr>
              <w:rFonts w:cs="Times New Roman"/>
            </w:rPr>
          </w:rPrChange>
        </w:rPr>
        <w:t>Asegúrese de que todos los socios afiliados revisan y firman el Código de Conducta para la Prevención de la EAS;</w:t>
      </w:r>
    </w:p>
    <w:p w14:paraId="1E7127A3" w14:textId="77777777" w:rsidR="00441859" w:rsidRPr="00963ED8" w:rsidRDefault="00DE7F5C">
      <w:pPr>
        <w:pStyle w:val="Prrafodelista"/>
        <w:numPr>
          <w:ilvl w:val="1"/>
          <w:numId w:val="128"/>
        </w:numPr>
        <w:spacing w:after="200" w:line="360" w:lineRule="auto"/>
        <w:jc w:val="both"/>
        <w:rPr>
          <w:rFonts w:cs="Times New Roman"/>
          <w:lang w:val="es-CO"/>
          <w:rPrChange w:id="7923" w:author="Massiel Nayibe Moreno Ladino" w:date="2025-01-15T13:00:00Z" w16du:dateUtc="2025-01-15T18:00:00Z">
            <w:rPr>
              <w:rFonts w:cs="Times New Roman"/>
            </w:rPr>
          </w:rPrChange>
        </w:rPr>
      </w:pPr>
      <w:r w:rsidRPr="00963ED8">
        <w:rPr>
          <w:rFonts w:cs="Times New Roman"/>
          <w:lang w:val="es-CO"/>
          <w:rPrChange w:id="7924" w:author="Massiel Nayibe Moreno Ladino" w:date="2025-01-15T13:00:00Z" w16du:dateUtc="2025-01-15T18:00:00Z">
            <w:rPr>
              <w:rFonts w:cs="Times New Roman"/>
            </w:rPr>
          </w:rPrChange>
        </w:rPr>
        <w:lastRenderedPageBreak/>
        <w:t>Garantizar que todo el personal de su unidad asista anualmente a una formación sobre prevención de EAS.</w:t>
      </w:r>
    </w:p>
    <w:p w14:paraId="760A5CFF" w14:textId="77777777" w:rsidR="00441859" w:rsidRPr="00963ED8" w:rsidRDefault="00DE7F5C">
      <w:pPr>
        <w:pStyle w:val="Prrafodelista"/>
        <w:numPr>
          <w:ilvl w:val="1"/>
          <w:numId w:val="128"/>
        </w:numPr>
        <w:spacing w:after="200" w:line="360" w:lineRule="auto"/>
        <w:jc w:val="both"/>
        <w:rPr>
          <w:rFonts w:cs="Times New Roman"/>
          <w:lang w:val="es-CO"/>
          <w:rPrChange w:id="7925" w:author="Massiel Nayibe Moreno Ladino" w:date="2025-01-15T13:00:00Z" w16du:dateUtc="2025-01-15T18:00:00Z">
            <w:rPr>
              <w:rFonts w:cs="Times New Roman"/>
            </w:rPr>
          </w:rPrChange>
        </w:rPr>
      </w:pPr>
      <w:r w:rsidRPr="00963ED8">
        <w:rPr>
          <w:rFonts w:cs="Times New Roman"/>
          <w:lang w:val="es-CO"/>
          <w:rPrChange w:id="7926" w:author="Massiel Nayibe Moreno Ladino" w:date="2025-01-15T13:00:00Z" w16du:dateUtc="2025-01-15T18:00:00Z">
            <w:rPr>
              <w:rFonts w:cs="Times New Roman"/>
            </w:rPr>
          </w:rPrChange>
        </w:rPr>
        <w:t>Mantener registros confidenciales individuales que incluyan quién ha asistido a la formación y la fecha de asistencia.</w:t>
      </w:r>
    </w:p>
    <w:p w14:paraId="069E991A" w14:textId="77777777" w:rsidR="00441859" w:rsidRPr="00963ED8" w:rsidRDefault="00DE7F5C">
      <w:pPr>
        <w:spacing w:line="360" w:lineRule="auto"/>
        <w:jc w:val="both"/>
        <w:rPr>
          <w:rFonts w:cs="Times New Roman"/>
          <w:lang w:val="es-CO"/>
          <w:rPrChange w:id="7927" w:author="Massiel Nayibe Moreno Ladino" w:date="2025-01-15T13:00:00Z" w16du:dateUtc="2025-01-15T18:00:00Z">
            <w:rPr>
              <w:rFonts w:cs="Times New Roman"/>
            </w:rPr>
          </w:rPrChange>
        </w:rPr>
      </w:pPr>
      <w:r w:rsidRPr="00963ED8">
        <w:rPr>
          <w:rFonts w:cs="Times New Roman"/>
          <w:lang w:val="es-CO"/>
          <w:rPrChange w:id="7928" w:author="Massiel Nayibe Moreno Ladino" w:date="2025-01-15T13:00:00Z" w16du:dateUtc="2025-01-15T18:00:00Z">
            <w:rPr>
              <w:rFonts w:cs="Times New Roman"/>
            </w:rPr>
          </w:rPrChange>
        </w:rPr>
        <w:t xml:space="preserve">Los socios utilizarán la </w:t>
      </w:r>
      <w:r>
        <w:fldChar w:fldCharType="begin"/>
      </w:r>
      <w:r w:rsidRPr="00963ED8">
        <w:rPr>
          <w:lang w:val="es-CO"/>
          <w:rPrChange w:id="7929" w:author="Massiel Nayibe Moreno Ladino" w:date="2025-01-15T13:00:00Z" w16du:dateUtc="2025-01-15T18:00:00Z">
            <w:rPr/>
          </w:rPrChange>
        </w:rPr>
        <w:instrText>HYPERLINK "https://partnersnet107.sharepoint.com/:x:/s/FA/EdWYOxhx7whDmSZqYWInb7IBQSI2FO60Xc0xE70zu1cJxA?e=riWpG0"</w:instrText>
      </w:r>
      <w:r>
        <w:fldChar w:fldCharType="separate"/>
      </w:r>
      <w:r w:rsidRPr="00963ED8">
        <w:rPr>
          <w:rStyle w:val="Hipervnculo"/>
          <w:rFonts w:cs="Times New Roman"/>
          <w:lang w:val="es-CO"/>
          <w:rPrChange w:id="7930" w:author="Massiel Nayibe Moreno Ladino" w:date="2025-01-15T13:00:00Z" w16du:dateUtc="2025-01-15T18:00:00Z">
            <w:rPr>
              <w:rStyle w:val="Hipervnculo"/>
              <w:rFonts w:cs="Times New Roman"/>
            </w:rPr>
          </w:rPrChange>
        </w:rPr>
        <w:t>base de datos Excel</w:t>
      </w:r>
      <w:r>
        <w:fldChar w:fldCharType="end"/>
      </w:r>
      <w:r w:rsidRPr="00963ED8">
        <w:rPr>
          <w:rFonts w:cs="Times New Roman"/>
          <w:lang w:val="es-CO"/>
          <w:rPrChange w:id="7931" w:author="Massiel Nayibe Moreno Ladino" w:date="2025-01-15T13:00:00Z" w16du:dateUtc="2025-01-15T18:00:00Z">
            <w:rPr>
              <w:rFonts w:cs="Times New Roman"/>
            </w:rPr>
          </w:rPrChange>
        </w:rPr>
        <w:t xml:space="preserve"> en SharePoint a la que tienen acceso los Directores de RRHH y de Programas para verificar quién ha asistido a los cursos de formación y cuándo, y si esas personas son afiliados de Partners de una sola vez o recurrentes. Los socios utilizarán </w:t>
      </w:r>
      <w:r>
        <w:fldChar w:fldCharType="begin"/>
      </w:r>
      <w:r w:rsidRPr="00963ED8">
        <w:rPr>
          <w:lang w:val="es-CO"/>
          <w:rPrChange w:id="7932" w:author="Massiel Nayibe Moreno Ladino" w:date="2025-01-15T13:00:00Z" w16du:dateUtc="2025-01-15T18:00:00Z">
            <w:rPr/>
          </w:rPrChange>
        </w:rPr>
        <w:instrText>HYPERLINK "https://www.pandadoc.com/"</w:instrText>
      </w:r>
      <w:r>
        <w:fldChar w:fldCharType="separate"/>
      </w:r>
      <w:r w:rsidRPr="00963ED8">
        <w:rPr>
          <w:rStyle w:val="Hipervnculo"/>
          <w:rFonts w:cs="Times New Roman"/>
          <w:lang w:val="es-CO"/>
          <w:rPrChange w:id="7933" w:author="Massiel Nayibe Moreno Ladino" w:date="2025-01-15T13:00:00Z" w16du:dateUtc="2025-01-15T18:00:00Z">
            <w:rPr>
              <w:rStyle w:val="Hipervnculo"/>
              <w:rFonts w:cs="Times New Roman"/>
            </w:rPr>
          </w:rPrChange>
        </w:rPr>
        <w:t>PandaDoc</w:t>
      </w:r>
      <w:r>
        <w:fldChar w:fldCharType="end"/>
      </w:r>
      <w:r w:rsidRPr="00963ED8">
        <w:rPr>
          <w:rFonts w:cs="Times New Roman"/>
          <w:lang w:val="es-CO"/>
          <w:rPrChange w:id="7934" w:author="Massiel Nayibe Moreno Ladino" w:date="2025-01-15T13:00:00Z" w16du:dateUtc="2025-01-15T18:00:00Z">
            <w:rPr>
              <w:rFonts w:cs="Times New Roman"/>
            </w:rPr>
          </w:rPrChange>
        </w:rPr>
        <w:t xml:space="preserve"> para solicitar que los socios afiliados firmen anualmente un formulario de confirmación de formación en prevención de la EAS, adjuntando su certificado de formación si procede. Los Afiliados de Partners firmarán el Código de Conducta de Prevención de EAS cuando empiecen a trabajar con Partners. RRHH realizará comprobaciones anuales para asegurarse de que todos los Afiliados de Partners han firmado el Código de Conducta y han asistido a una formación de Prevención de EAS.</w:t>
      </w:r>
    </w:p>
    <w:p w14:paraId="000F15E4" w14:textId="77777777" w:rsidR="005E5BD6" w:rsidRPr="00963ED8" w:rsidRDefault="005E5BD6" w:rsidP="005E5BD6">
      <w:pPr>
        <w:spacing w:line="360" w:lineRule="auto"/>
        <w:jc w:val="both"/>
        <w:rPr>
          <w:rFonts w:cs="Times New Roman"/>
          <w:lang w:val="es-CO"/>
          <w:rPrChange w:id="7935" w:author="Massiel Nayibe Moreno Ladino" w:date="2025-01-15T13:00:00Z" w16du:dateUtc="2025-01-15T18:00:00Z">
            <w:rPr>
              <w:rFonts w:cs="Times New Roman"/>
            </w:rPr>
          </w:rPrChange>
        </w:rPr>
      </w:pPr>
    </w:p>
    <w:p w14:paraId="0D6434AB" w14:textId="77777777" w:rsidR="00441859" w:rsidRPr="00963ED8" w:rsidRDefault="00DE7F5C">
      <w:pPr>
        <w:spacing w:line="360" w:lineRule="auto"/>
        <w:jc w:val="both"/>
        <w:rPr>
          <w:rFonts w:cs="Times New Roman"/>
          <w:lang w:val="es-CO"/>
          <w:rPrChange w:id="7936" w:author="Massiel Nayibe Moreno Ladino" w:date="2025-01-15T13:00:00Z" w16du:dateUtc="2025-01-15T18:00:00Z">
            <w:rPr>
              <w:rFonts w:cs="Times New Roman"/>
            </w:rPr>
          </w:rPrChange>
        </w:rPr>
      </w:pPr>
      <w:r w:rsidRPr="00963ED8">
        <w:rPr>
          <w:rFonts w:cs="Times New Roman"/>
          <w:lang w:val="es-CO"/>
          <w:rPrChange w:id="7937" w:author="Massiel Nayibe Moreno Ladino" w:date="2025-01-15T13:00:00Z" w16du:dateUtc="2025-01-15T18:00:00Z">
            <w:rPr>
              <w:rFonts w:cs="Times New Roman"/>
            </w:rPr>
          </w:rPrChange>
        </w:rPr>
        <w:t>Los socios se asegurarán de que sus afiliados tengan acceso a materiales y recursos en el SharePoint externo que apoyen la comprensión y aplicación de esta política. Los socios también fomentarán y facilitarán el intercambio de buenas prácticas en la aplicación de la Política de Prevención de EAS.</w:t>
      </w:r>
    </w:p>
    <w:p w14:paraId="58453CC4" w14:textId="77777777" w:rsidR="00441859" w:rsidRPr="00963ED8" w:rsidRDefault="00DE7F5C">
      <w:pPr>
        <w:pStyle w:val="Ttulo4"/>
        <w:rPr>
          <w:szCs w:val="26"/>
          <w:lang w:val="es-CO"/>
          <w:rPrChange w:id="7938" w:author="Massiel Nayibe Moreno Ladino" w:date="2025-01-15T13:00:00Z" w16du:dateUtc="2025-01-15T18:00:00Z">
            <w:rPr>
              <w:szCs w:val="26"/>
            </w:rPr>
          </w:rPrChange>
        </w:rPr>
      </w:pPr>
      <w:bookmarkStart w:id="7939" w:name="_Toc54279262"/>
      <w:r w:rsidRPr="00963ED8">
        <w:rPr>
          <w:szCs w:val="26"/>
          <w:lang w:val="es-CO"/>
          <w:rPrChange w:id="7940" w:author="Massiel Nayibe Moreno Ladino" w:date="2025-01-15T13:00:00Z" w16du:dateUtc="2025-01-15T18:00:00Z">
            <w:rPr>
              <w:szCs w:val="26"/>
            </w:rPr>
          </w:rPrChange>
        </w:rPr>
        <w:t>Procedimientos de notificación</w:t>
      </w:r>
      <w:bookmarkEnd w:id="7939"/>
    </w:p>
    <w:p w14:paraId="73391154" w14:textId="77777777" w:rsidR="00441859" w:rsidRPr="00963ED8" w:rsidRDefault="00DE7F5C">
      <w:pPr>
        <w:spacing w:line="360" w:lineRule="auto"/>
        <w:jc w:val="both"/>
        <w:rPr>
          <w:rFonts w:cs="Times New Roman"/>
          <w:lang w:val="es-CO"/>
          <w:rPrChange w:id="7941" w:author="Massiel Nayibe Moreno Ladino" w:date="2025-01-15T13:00:00Z" w16du:dateUtc="2025-01-15T18:00:00Z">
            <w:rPr>
              <w:rFonts w:cs="Times New Roman"/>
            </w:rPr>
          </w:rPrChange>
        </w:rPr>
      </w:pPr>
      <w:r w:rsidRPr="00963ED8">
        <w:rPr>
          <w:rFonts w:cs="Times New Roman"/>
          <w:lang w:val="es-CO"/>
          <w:rPrChange w:id="7942" w:author="Massiel Nayibe Moreno Ladino" w:date="2025-01-15T13:00:00Z" w16du:dateUtc="2025-01-15T18:00:00Z">
            <w:rPr>
              <w:rFonts w:cs="Times New Roman"/>
            </w:rPr>
          </w:rPrChange>
        </w:rPr>
        <w:t>Partners se compromete a proteger a cualquier Participante afectado por SEA y a cualquier persona que presente un informe en nombre de un Participante afectado por SEA. Por lo tanto, los siguientes procedimientos fueron desarrollados para mantener una experiencia segura y confidencial durante el proceso de reporte.</w:t>
      </w:r>
    </w:p>
    <w:p w14:paraId="6F5AB375" w14:textId="77777777" w:rsidR="00441859" w:rsidRPr="00963ED8" w:rsidRDefault="00DE7F5C">
      <w:pPr>
        <w:pStyle w:val="Ttulo4"/>
        <w:rPr>
          <w:szCs w:val="26"/>
          <w:lang w:val="es-CO"/>
          <w:rPrChange w:id="7943" w:author="Massiel Nayibe Moreno Ladino" w:date="2025-01-15T13:00:00Z" w16du:dateUtc="2025-01-15T18:00:00Z">
            <w:rPr>
              <w:szCs w:val="26"/>
            </w:rPr>
          </w:rPrChange>
        </w:rPr>
      </w:pPr>
      <w:bookmarkStart w:id="7944" w:name="_Toc54279263"/>
      <w:r w:rsidRPr="00963ED8">
        <w:rPr>
          <w:szCs w:val="26"/>
          <w:lang w:val="es-CO"/>
          <w:rPrChange w:id="7945" w:author="Massiel Nayibe Moreno Ladino" w:date="2025-01-15T13:00:00Z" w16du:dateUtc="2025-01-15T18:00:00Z">
            <w:rPr>
              <w:szCs w:val="26"/>
            </w:rPr>
          </w:rPrChange>
        </w:rPr>
        <w:t xml:space="preserve">Presentación de un informe </w:t>
      </w:r>
      <w:bookmarkEnd w:id="7944"/>
    </w:p>
    <w:p w14:paraId="05A377BC" w14:textId="77777777" w:rsidR="00441859" w:rsidRPr="00963ED8" w:rsidRDefault="00DE7F5C">
      <w:pPr>
        <w:spacing w:line="360" w:lineRule="auto"/>
        <w:jc w:val="both"/>
        <w:rPr>
          <w:rFonts w:cs="Times New Roman"/>
          <w:lang w:val="es-CO"/>
          <w:rPrChange w:id="7946" w:author="Massiel Nayibe Moreno Ladino" w:date="2025-01-15T13:00:00Z" w16du:dateUtc="2025-01-15T18:00:00Z">
            <w:rPr>
              <w:rFonts w:cs="Times New Roman"/>
            </w:rPr>
          </w:rPrChange>
        </w:rPr>
      </w:pPr>
      <w:r w:rsidRPr="00963ED8">
        <w:rPr>
          <w:rFonts w:cs="Times New Roman"/>
          <w:lang w:val="es-CO"/>
          <w:rPrChange w:id="7947" w:author="Massiel Nayibe Moreno Ladino" w:date="2025-01-15T13:00:00Z" w16du:dateUtc="2025-01-15T18:00:00Z">
            <w:rPr>
              <w:rFonts w:cs="Times New Roman"/>
            </w:rPr>
          </w:rPrChange>
        </w:rPr>
        <w:t>Para particulares:</w:t>
      </w:r>
    </w:p>
    <w:p w14:paraId="6B350DE2" w14:textId="77777777" w:rsidR="00441859" w:rsidRPr="00963ED8" w:rsidRDefault="00DE7F5C">
      <w:pPr>
        <w:pStyle w:val="Prrafodelista"/>
        <w:numPr>
          <w:ilvl w:val="0"/>
          <w:numId w:val="136"/>
        </w:numPr>
        <w:spacing w:after="200" w:line="360" w:lineRule="auto"/>
        <w:jc w:val="both"/>
        <w:rPr>
          <w:rFonts w:cs="Times New Roman"/>
          <w:lang w:val="es-CO"/>
          <w:rPrChange w:id="7948" w:author="Massiel Nayibe Moreno Ladino" w:date="2025-01-15T13:00:00Z" w16du:dateUtc="2025-01-15T18:00:00Z">
            <w:rPr>
              <w:rFonts w:cs="Times New Roman"/>
            </w:rPr>
          </w:rPrChange>
        </w:rPr>
      </w:pPr>
      <w:r w:rsidRPr="00963ED8">
        <w:rPr>
          <w:rFonts w:cs="Times New Roman"/>
          <w:lang w:val="es-CO"/>
          <w:rPrChange w:id="7949" w:author="Massiel Nayibe Moreno Ladino" w:date="2025-01-15T13:00:00Z" w16du:dateUtc="2025-01-15T18:00:00Z">
            <w:rPr>
              <w:rFonts w:cs="Times New Roman"/>
            </w:rPr>
          </w:rPrChange>
        </w:rPr>
        <w:t>Todos los informes sobre comportamientos inadecuados o infracciones de la política con los Participantes se tomarán en serio. Si los Afiliados de Compañeros observan cualquier comportamiento inapropiado o que pueda violar cualquier disposición de esta política, deben informar inmediatamente de sus observaciones de una de las siguientes maneras:</w:t>
      </w:r>
    </w:p>
    <w:p w14:paraId="6D6285D8" w14:textId="77777777" w:rsidR="00441859" w:rsidRPr="00963ED8" w:rsidRDefault="00DE7F5C">
      <w:pPr>
        <w:pStyle w:val="Prrafodelista"/>
        <w:numPr>
          <w:ilvl w:val="0"/>
          <w:numId w:val="129"/>
        </w:numPr>
        <w:spacing w:after="200" w:line="360" w:lineRule="auto"/>
        <w:jc w:val="both"/>
        <w:rPr>
          <w:rFonts w:cs="Times New Roman"/>
          <w:lang w:val="es-CO"/>
          <w:rPrChange w:id="7950" w:author="Massiel Nayibe Moreno Ladino" w:date="2025-01-15T13:00:00Z" w16du:dateUtc="2025-01-15T18:00:00Z">
            <w:rPr>
              <w:rFonts w:cs="Times New Roman"/>
            </w:rPr>
          </w:rPrChange>
        </w:rPr>
      </w:pPr>
      <w:r w:rsidRPr="00963ED8">
        <w:rPr>
          <w:rFonts w:cs="Times New Roman"/>
          <w:lang w:val="es-CO"/>
          <w:rPrChange w:id="7951" w:author="Massiel Nayibe Moreno Ladino" w:date="2025-01-15T13:00:00Z" w16du:dateUtc="2025-01-15T18:00:00Z">
            <w:rPr>
              <w:rFonts w:cs="Times New Roman"/>
            </w:rPr>
          </w:rPrChange>
        </w:rPr>
        <w:lastRenderedPageBreak/>
        <w:t>Póngase en contacto con el supervisor inmediato, el director del programa o del país del presunto infractor.</w:t>
      </w:r>
    </w:p>
    <w:p w14:paraId="77B59B4A" w14:textId="77777777" w:rsidR="00441859" w:rsidRDefault="00DE7F5C">
      <w:pPr>
        <w:pStyle w:val="Prrafodelista"/>
        <w:numPr>
          <w:ilvl w:val="0"/>
          <w:numId w:val="129"/>
        </w:numPr>
        <w:spacing w:after="200" w:line="360" w:lineRule="auto"/>
        <w:jc w:val="both"/>
        <w:rPr>
          <w:rFonts w:cs="Times New Roman"/>
        </w:rPr>
      </w:pPr>
      <w:r w:rsidRPr="00963ED8">
        <w:rPr>
          <w:rFonts w:cs="Times New Roman"/>
          <w:lang w:val="es-CO"/>
          <w:rPrChange w:id="7952" w:author="Massiel Nayibe Moreno Ladino" w:date="2025-01-15T13:00:00Z" w16du:dateUtc="2025-01-15T18:00:00Z">
            <w:rPr>
              <w:rFonts w:cs="Times New Roman"/>
            </w:rPr>
          </w:rPrChange>
        </w:rPr>
        <w:t xml:space="preserve">Póngase en contacto con la línea directa externa y confidencial de Partners, Foster Thomas, en </w:t>
      </w:r>
      <w:r w:rsidRPr="00963ED8">
        <w:rPr>
          <w:rFonts w:cs="Times New Roman"/>
          <w:i/>
          <w:iCs/>
          <w:lang w:val="es-CO"/>
          <w:rPrChange w:id="7953" w:author="Massiel Nayibe Moreno Ladino" w:date="2025-01-15T13:00:00Z" w16du:dateUtc="2025-01-15T18:00:00Z">
            <w:rPr>
              <w:rFonts w:cs="Times New Roman"/>
              <w:i/>
              <w:iCs/>
            </w:rPr>
          </w:rPrChange>
        </w:rPr>
        <w:t xml:space="preserve">bbulger@fosterthomas.com. Foster Thomas es una parte externa que transmitirá cualquier preocupación al Comité de Ética de la Junta Directiva. </w:t>
      </w:r>
      <w:r w:rsidRPr="00C102E3">
        <w:rPr>
          <w:rFonts w:cs="Times New Roman"/>
          <w:i/>
          <w:iCs/>
        </w:rPr>
        <w:t>Las denuncias pueden hacerse de forma anónima.</w:t>
      </w:r>
    </w:p>
    <w:p w14:paraId="0D134E69" w14:textId="77777777" w:rsidR="00441859" w:rsidRPr="00963ED8" w:rsidRDefault="00DE7F5C">
      <w:pPr>
        <w:pStyle w:val="Prrafodelista"/>
        <w:numPr>
          <w:ilvl w:val="0"/>
          <w:numId w:val="129"/>
        </w:numPr>
        <w:spacing w:after="200" w:line="360" w:lineRule="auto"/>
        <w:jc w:val="both"/>
        <w:rPr>
          <w:rFonts w:cs="Times New Roman"/>
          <w:lang w:val="es-CO"/>
          <w:rPrChange w:id="7954" w:author="Massiel Nayibe Moreno Ladino" w:date="2025-01-15T13:00:00Z" w16du:dateUtc="2025-01-15T18:00:00Z">
            <w:rPr>
              <w:rFonts w:cs="Times New Roman"/>
            </w:rPr>
          </w:rPrChange>
        </w:rPr>
      </w:pPr>
      <w:r w:rsidRPr="00963ED8">
        <w:rPr>
          <w:rFonts w:cs="Times New Roman"/>
          <w:lang w:val="es-CO"/>
          <w:rPrChange w:id="7955" w:author="Massiel Nayibe Moreno Ladino" w:date="2025-01-15T13:00:00Z" w16du:dateUtc="2025-01-15T18:00:00Z">
            <w:rPr>
              <w:rFonts w:cs="Times New Roman"/>
            </w:rPr>
          </w:rPrChange>
        </w:rPr>
        <w:t xml:space="preserve">Póngase en contacto con el departamento interno de RRHH de Partners en Partnershr@partners.net. </w:t>
      </w:r>
    </w:p>
    <w:p w14:paraId="38B3D49B" w14:textId="77777777" w:rsidR="00441859" w:rsidRPr="00963ED8" w:rsidRDefault="00DE7F5C">
      <w:pPr>
        <w:pStyle w:val="Prrafodelista"/>
        <w:numPr>
          <w:ilvl w:val="0"/>
          <w:numId w:val="136"/>
        </w:numPr>
        <w:spacing w:after="200" w:line="360" w:lineRule="auto"/>
        <w:jc w:val="both"/>
        <w:rPr>
          <w:rFonts w:cs="Times New Roman"/>
          <w:lang w:val="es-CO"/>
          <w:rPrChange w:id="7956" w:author="Massiel Nayibe Moreno Ladino" w:date="2025-01-15T13:00:00Z" w16du:dateUtc="2025-01-15T18:00:00Z">
            <w:rPr>
              <w:rFonts w:cs="Times New Roman"/>
            </w:rPr>
          </w:rPrChange>
        </w:rPr>
      </w:pPr>
      <w:r w:rsidRPr="00963ED8">
        <w:rPr>
          <w:rFonts w:cs="Times New Roman"/>
          <w:lang w:val="es-CO"/>
          <w:rPrChange w:id="7957" w:author="Massiel Nayibe Moreno Ladino" w:date="2025-01-15T13:00:00Z" w16du:dateUtc="2025-01-15T18:00:00Z">
            <w:rPr>
              <w:rFonts w:cs="Times New Roman"/>
            </w:rPr>
          </w:rPrChange>
        </w:rPr>
        <w:t xml:space="preserve">Si el denunciante no recibe respuesta de uno de los miembros del personal arriba mencionados en el plazo de tres días laborables, deberá presentar inmediatamente una denuncia por otro de los métodos arriba indicados. </w:t>
      </w:r>
    </w:p>
    <w:p w14:paraId="65F01C91" w14:textId="77777777" w:rsidR="00441859" w:rsidRDefault="00DE7F5C">
      <w:pPr>
        <w:spacing w:line="360" w:lineRule="auto"/>
        <w:jc w:val="both"/>
        <w:rPr>
          <w:rFonts w:cs="Times New Roman"/>
        </w:rPr>
      </w:pPr>
      <w:r w:rsidRPr="00C102E3">
        <w:rPr>
          <w:rFonts w:cs="Times New Roman"/>
        </w:rPr>
        <w:t>Para organizaciones asociadas:</w:t>
      </w:r>
    </w:p>
    <w:p w14:paraId="4784D3D9" w14:textId="77777777" w:rsidR="00441859" w:rsidRPr="00963ED8" w:rsidRDefault="00DE7F5C">
      <w:pPr>
        <w:pStyle w:val="Prrafodelista"/>
        <w:numPr>
          <w:ilvl w:val="0"/>
          <w:numId w:val="135"/>
        </w:numPr>
        <w:spacing w:after="200" w:line="360" w:lineRule="auto"/>
        <w:jc w:val="both"/>
        <w:rPr>
          <w:rFonts w:cs="Times New Roman"/>
          <w:lang w:val="es-CO"/>
          <w:rPrChange w:id="7958" w:author="Massiel Nayibe Moreno Ladino" w:date="2025-01-15T13:00:00Z" w16du:dateUtc="2025-01-15T18:00:00Z">
            <w:rPr>
              <w:rFonts w:cs="Times New Roman"/>
            </w:rPr>
          </w:rPrChange>
        </w:rPr>
      </w:pPr>
      <w:r w:rsidRPr="00963ED8">
        <w:rPr>
          <w:rFonts w:cs="Times New Roman"/>
          <w:lang w:val="es-CO"/>
          <w:rPrChange w:id="7959" w:author="Massiel Nayibe Moreno Ladino" w:date="2025-01-15T13:00:00Z" w16du:dateUtc="2025-01-15T18:00:00Z">
            <w:rPr>
              <w:rFonts w:cs="Times New Roman"/>
            </w:rPr>
          </w:rPrChange>
        </w:rPr>
        <w:t xml:space="preserve">De acuerdo con la Sección </w:t>
      </w:r>
      <w:r>
        <w:fldChar w:fldCharType="begin"/>
      </w:r>
      <w:r w:rsidRPr="00963ED8">
        <w:rPr>
          <w:lang w:val="es-CO"/>
          <w:rPrChange w:id="7960" w:author="Massiel Nayibe Moreno Ladino" w:date="2025-01-15T13:00:00Z" w16du:dateUtc="2025-01-15T18:00:00Z">
            <w:rPr/>
          </w:rPrChange>
        </w:rPr>
        <w:instrText>HYPERLINK \l "_7.5_Complaints_about"</w:instrText>
      </w:r>
      <w:r>
        <w:fldChar w:fldCharType="separate"/>
      </w:r>
      <w:r w:rsidRPr="00963ED8">
        <w:rPr>
          <w:rStyle w:val="Hipervnculo"/>
          <w:rFonts w:cs="Times New Roman"/>
          <w:lang w:val="es-CO"/>
          <w:rPrChange w:id="7961" w:author="Massiel Nayibe Moreno Ladino" w:date="2025-01-15T13:00:00Z" w16du:dateUtc="2025-01-15T18:00:00Z">
            <w:rPr>
              <w:rStyle w:val="Hipervnculo"/>
              <w:rFonts w:cs="Times New Roman"/>
            </w:rPr>
          </w:rPrChange>
        </w:rPr>
        <w:t>Quejas sobre Organizaciones Asociadas</w:t>
      </w:r>
      <w:r>
        <w:fldChar w:fldCharType="end"/>
      </w:r>
      <w:r w:rsidRPr="00963ED8">
        <w:rPr>
          <w:rFonts w:cs="Times New Roman"/>
          <w:lang w:val="es-CO"/>
          <w:rPrChange w:id="7962" w:author="Massiel Nayibe Moreno Ladino" w:date="2025-01-15T13:00:00Z" w16du:dateUtc="2025-01-15T18:00:00Z">
            <w:rPr>
              <w:rFonts w:cs="Times New Roman"/>
            </w:rPr>
          </w:rPrChange>
        </w:rPr>
        <w:t xml:space="preserve">, las Organizaciones Asociadas con una relación contractual con Partners, al recibir un informe de violación de SEA, deben seguir la política de su organización. La notificación de la presunta violación de SEA debe enviarse al punto de contacto de Partners en un plazo de tres (3) días hábiles. </w:t>
      </w:r>
    </w:p>
    <w:p w14:paraId="4DBFF842" w14:textId="77777777" w:rsidR="00441859" w:rsidRPr="00963ED8" w:rsidRDefault="00DE7F5C">
      <w:pPr>
        <w:spacing w:line="360" w:lineRule="auto"/>
        <w:jc w:val="both"/>
        <w:rPr>
          <w:rFonts w:cs="Times New Roman"/>
          <w:lang w:val="es-CO"/>
          <w:rPrChange w:id="7963" w:author="Massiel Nayibe Moreno Ladino" w:date="2025-01-15T13:00:00Z" w16du:dateUtc="2025-01-15T18:00:00Z">
            <w:rPr>
              <w:rFonts w:cs="Times New Roman"/>
            </w:rPr>
          </w:rPrChange>
        </w:rPr>
      </w:pPr>
      <w:r w:rsidRPr="00963ED8">
        <w:rPr>
          <w:rFonts w:cs="Times New Roman"/>
          <w:lang w:val="es-CO"/>
          <w:rPrChange w:id="7964" w:author="Massiel Nayibe Moreno Ladino" w:date="2025-01-15T13:00:00Z" w16du:dateUtc="2025-01-15T18:00:00Z">
            <w:rPr>
              <w:rFonts w:cs="Times New Roman"/>
            </w:rPr>
          </w:rPrChange>
        </w:rPr>
        <w:t xml:space="preserve">La denuncia maliciosa de EAE con la intención de dañar la integridad o la reputación de otra persona constituye una falta de conducta y está sujeta a medidas disciplinarias. Esto es distinto de las denuncias realizadas de buena fe basadas en el juicio y la información disponibles en el momento de la denuncia, que pueden no ser confirmadas por una investigación. </w:t>
      </w:r>
    </w:p>
    <w:p w14:paraId="58A3E04E" w14:textId="77777777" w:rsidR="00441859" w:rsidRPr="00963ED8" w:rsidRDefault="00DE7F5C">
      <w:pPr>
        <w:pStyle w:val="Ttulo4"/>
        <w:rPr>
          <w:szCs w:val="26"/>
          <w:lang w:val="es-CO"/>
          <w:rPrChange w:id="7965" w:author="Massiel Nayibe Moreno Ladino" w:date="2025-01-15T13:00:00Z" w16du:dateUtc="2025-01-15T18:00:00Z">
            <w:rPr>
              <w:szCs w:val="26"/>
            </w:rPr>
          </w:rPrChange>
        </w:rPr>
      </w:pPr>
      <w:bookmarkStart w:id="7966" w:name="_Toc54279264"/>
      <w:r w:rsidRPr="00963ED8">
        <w:rPr>
          <w:szCs w:val="26"/>
          <w:lang w:val="es-CO"/>
          <w:rPrChange w:id="7967" w:author="Massiel Nayibe Moreno Ladino" w:date="2025-01-15T13:00:00Z" w16du:dateUtc="2025-01-15T18:00:00Z">
            <w:rPr>
              <w:szCs w:val="26"/>
            </w:rPr>
          </w:rPrChange>
        </w:rPr>
        <w:t xml:space="preserve">Respuesta a un informe </w:t>
      </w:r>
      <w:bookmarkEnd w:id="7966"/>
    </w:p>
    <w:p w14:paraId="21E0F27F" w14:textId="77777777" w:rsidR="00441859" w:rsidRPr="00963ED8" w:rsidRDefault="00DE7F5C">
      <w:pPr>
        <w:spacing w:line="360" w:lineRule="auto"/>
        <w:jc w:val="both"/>
        <w:rPr>
          <w:rFonts w:cs="Times New Roman"/>
          <w:lang w:val="es-CO"/>
          <w:rPrChange w:id="7968" w:author="Massiel Nayibe Moreno Ladino" w:date="2025-01-15T13:00:00Z" w16du:dateUtc="2025-01-15T18:00:00Z">
            <w:rPr>
              <w:rFonts w:cs="Times New Roman"/>
            </w:rPr>
          </w:rPrChange>
        </w:rPr>
      </w:pPr>
      <w:r w:rsidRPr="00963ED8">
        <w:rPr>
          <w:rFonts w:cs="Times New Roman"/>
          <w:lang w:val="es-CO"/>
          <w:rPrChange w:id="7969" w:author="Massiel Nayibe Moreno Ladino" w:date="2025-01-15T13:00:00Z" w16du:dateUtc="2025-01-15T18:00:00Z">
            <w:rPr>
              <w:rFonts w:cs="Times New Roman"/>
            </w:rPr>
          </w:rPrChange>
        </w:rPr>
        <w:t>Una vez que Partners y/o Foster Thomas reciban un presunto informe de SEA, Partners consultará con una empresa de 3</w:t>
      </w:r>
      <w:r w:rsidRPr="00963ED8">
        <w:rPr>
          <w:rFonts w:cs="Times New Roman"/>
          <w:vertAlign w:val="superscript"/>
          <w:lang w:val="es-CO"/>
          <w:rPrChange w:id="7970" w:author="Massiel Nayibe Moreno Ladino" w:date="2025-01-15T13:00:00Z" w16du:dateUtc="2025-01-15T18:00:00Z">
            <w:rPr>
              <w:rFonts w:cs="Times New Roman"/>
              <w:vertAlign w:val="superscript"/>
            </w:rPr>
          </w:rPrChange>
        </w:rPr>
        <w:t>rd</w:t>
      </w:r>
      <w:r w:rsidRPr="00963ED8">
        <w:rPr>
          <w:rFonts w:cs="Times New Roman"/>
          <w:lang w:val="es-CO"/>
          <w:rPrChange w:id="7971" w:author="Massiel Nayibe Moreno Ladino" w:date="2025-01-15T13:00:00Z" w16du:dateUtc="2025-01-15T18:00:00Z">
            <w:rPr>
              <w:rFonts w:cs="Times New Roman"/>
            </w:rPr>
          </w:rPrChange>
        </w:rPr>
        <w:t xml:space="preserve"> partes para determinar si es necesaria una investigación formal, y en caso afirmativo, la empresa de 3</w:t>
      </w:r>
      <w:r w:rsidRPr="00963ED8">
        <w:rPr>
          <w:rFonts w:cs="Times New Roman"/>
          <w:vertAlign w:val="superscript"/>
          <w:lang w:val="es-CO"/>
          <w:rPrChange w:id="7972" w:author="Massiel Nayibe Moreno Ladino" w:date="2025-01-15T13:00:00Z" w16du:dateUtc="2025-01-15T18:00:00Z">
            <w:rPr>
              <w:rFonts w:cs="Times New Roman"/>
              <w:vertAlign w:val="superscript"/>
            </w:rPr>
          </w:rPrChange>
        </w:rPr>
        <w:t>rd</w:t>
      </w:r>
      <w:r w:rsidRPr="00963ED8">
        <w:rPr>
          <w:rFonts w:cs="Times New Roman"/>
          <w:lang w:val="es-CO"/>
          <w:rPrChange w:id="7973" w:author="Massiel Nayibe Moreno Ladino" w:date="2025-01-15T13:00:00Z" w16du:dateUtc="2025-01-15T18:00:00Z">
            <w:rPr>
              <w:rFonts w:cs="Times New Roman"/>
            </w:rPr>
          </w:rPrChange>
        </w:rPr>
        <w:t xml:space="preserve"> partes dirigirá el esfuerzo de investigación en coordinación con Partners. El departamento de RRHH de Partners notificará al denunciante si la empresa 3</w:t>
      </w:r>
      <w:r w:rsidRPr="00963ED8">
        <w:rPr>
          <w:rFonts w:cs="Times New Roman"/>
          <w:vertAlign w:val="superscript"/>
          <w:lang w:val="es-CO"/>
          <w:rPrChange w:id="7974" w:author="Massiel Nayibe Moreno Ladino" w:date="2025-01-15T13:00:00Z" w16du:dateUtc="2025-01-15T18:00:00Z">
            <w:rPr>
              <w:rFonts w:cs="Times New Roman"/>
              <w:vertAlign w:val="superscript"/>
            </w:rPr>
          </w:rPrChange>
        </w:rPr>
        <w:t>rd</w:t>
      </w:r>
      <w:r w:rsidRPr="00963ED8">
        <w:rPr>
          <w:rFonts w:cs="Times New Roman"/>
          <w:lang w:val="es-CO"/>
          <w:rPrChange w:id="7975" w:author="Massiel Nayibe Moreno Ladino" w:date="2025-01-15T13:00:00Z" w16du:dateUtc="2025-01-15T18:00:00Z">
            <w:rPr>
              <w:rFonts w:cs="Times New Roman"/>
            </w:rPr>
          </w:rPrChange>
        </w:rPr>
        <w:t xml:space="preserve"> considera necesaria una investigación. Foster Thomas, el departamento de RR.HH. de Partners y los supervisores que reciban una denuncia deberán notificar a la empresa 3</w:t>
      </w:r>
      <w:r w:rsidRPr="00963ED8">
        <w:rPr>
          <w:rFonts w:cs="Times New Roman"/>
          <w:vertAlign w:val="superscript"/>
          <w:lang w:val="es-CO"/>
          <w:rPrChange w:id="7976" w:author="Massiel Nayibe Moreno Ladino" w:date="2025-01-15T13:00:00Z" w16du:dateUtc="2025-01-15T18:00:00Z">
            <w:rPr>
              <w:rFonts w:cs="Times New Roman"/>
              <w:vertAlign w:val="superscript"/>
            </w:rPr>
          </w:rPrChange>
        </w:rPr>
        <w:t>rd</w:t>
      </w:r>
      <w:r w:rsidRPr="00963ED8">
        <w:rPr>
          <w:rFonts w:cs="Times New Roman"/>
          <w:lang w:val="es-CO"/>
          <w:rPrChange w:id="7977" w:author="Massiel Nayibe Moreno Ladino" w:date="2025-01-15T13:00:00Z" w16du:dateUtc="2025-01-15T18:00:00Z">
            <w:rPr>
              <w:rFonts w:cs="Times New Roman"/>
            </w:rPr>
          </w:rPrChange>
        </w:rPr>
        <w:t xml:space="preserve"> en un plazo de tres (3) días hábiles. La empresa 3</w:t>
      </w:r>
      <w:r w:rsidRPr="00963ED8">
        <w:rPr>
          <w:rFonts w:cs="Times New Roman"/>
          <w:vertAlign w:val="superscript"/>
          <w:lang w:val="es-CO"/>
          <w:rPrChange w:id="7978" w:author="Massiel Nayibe Moreno Ladino" w:date="2025-01-15T13:00:00Z" w16du:dateUtc="2025-01-15T18:00:00Z">
            <w:rPr>
              <w:rFonts w:cs="Times New Roman"/>
              <w:vertAlign w:val="superscript"/>
            </w:rPr>
          </w:rPrChange>
        </w:rPr>
        <w:t>rd</w:t>
      </w:r>
      <w:r w:rsidRPr="00963ED8">
        <w:rPr>
          <w:rFonts w:cs="Times New Roman"/>
          <w:lang w:val="es-CO"/>
          <w:rPrChange w:id="7979" w:author="Massiel Nayibe Moreno Ladino" w:date="2025-01-15T13:00:00Z" w16du:dateUtc="2025-01-15T18:00:00Z">
            <w:rPr>
              <w:rFonts w:cs="Times New Roman"/>
            </w:rPr>
          </w:rPrChange>
        </w:rPr>
        <w:t xml:space="preserve"> deberá convocar una reunión para revisar el informe en un plazo </w:t>
      </w:r>
      <w:r w:rsidRPr="00963ED8">
        <w:rPr>
          <w:rFonts w:cs="Times New Roman"/>
          <w:lang w:val="es-CO"/>
          <w:rPrChange w:id="7980" w:author="Massiel Nayibe Moreno Ladino" w:date="2025-01-15T13:00:00Z" w16du:dateUtc="2025-01-15T18:00:00Z">
            <w:rPr>
              <w:rFonts w:cs="Times New Roman"/>
            </w:rPr>
          </w:rPrChange>
        </w:rPr>
        <w:lastRenderedPageBreak/>
        <w:t>de tres (3) días laborables a partir de su recepción. A continuación, examinarán las circunstancias del incidente y elaborarán un plan de respuesta en consecuencia. Si Partners y/o la empresa 3</w:t>
      </w:r>
      <w:r w:rsidRPr="00963ED8">
        <w:rPr>
          <w:rFonts w:cs="Times New Roman"/>
          <w:vertAlign w:val="superscript"/>
          <w:lang w:val="es-CO"/>
          <w:rPrChange w:id="7981" w:author="Massiel Nayibe Moreno Ladino" w:date="2025-01-15T13:00:00Z" w16du:dateUtc="2025-01-15T18:00:00Z">
            <w:rPr>
              <w:rFonts w:cs="Times New Roman"/>
              <w:vertAlign w:val="superscript"/>
            </w:rPr>
          </w:rPrChange>
        </w:rPr>
        <w:t>rd</w:t>
      </w:r>
      <w:r w:rsidRPr="00963ED8">
        <w:rPr>
          <w:rFonts w:cs="Times New Roman"/>
          <w:lang w:val="es-CO"/>
          <w:rPrChange w:id="7982" w:author="Massiel Nayibe Moreno Ladino" w:date="2025-01-15T13:00:00Z" w16du:dateUtc="2025-01-15T18:00:00Z">
            <w:rPr>
              <w:rFonts w:cs="Times New Roman"/>
            </w:rPr>
          </w:rPrChange>
        </w:rPr>
        <w:t xml:space="preserve"> creen que existe una amenaza grave o inminente para la seguridad de la persona objeto del informe, se tomarán inmediatamente las medidas oportunas para garantizar la seguridad de dicha persona. El departamento de RRHH de Partners informará continuamente al denunciante sobre el estado de la investigación. </w:t>
      </w:r>
    </w:p>
    <w:p w14:paraId="291D4F88" w14:textId="77777777" w:rsidR="005E5BD6" w:rsidRPr="00963ED8" w:rsidRDefault="005E5BD6" w:rsidP="005E5BD6">
      <w:pPr>
        <w:spacing w:line="360" w:lineRule="auto"/>
        <w:jc w:val="both"/>
        <w:rPr>
          <w:rFonts w:cs="Times New Roman"/>
          <w:lang w:val="es-CO"/>
          <w:rPrChange w:id="7983" w:author="Massiel Nayibe Moreno Ladino" w:date="2025-01-15T13:00:00Z" w16du:dateUtc="2025-01-15T18:00:00Z">
            <w:rPr>
              <w:rFonts w:cs="Times New Roman"/>
            </w:rPr>
          </w:rPrChange>
        </w:rPr>
      </w:pPr>
    </w:p>
    <w:p w14:paraId="4DC3A3AA" w14:textId="77777777" w:rsidR="00441859" w:rsidRPr="00963ED8" w:rsidRDefault="00DE7F5C">
      <w:pPr>
        <w:spacing w:line="360" w:lineRule="auto"/>
        <w:jc w:val="both"/>
        <w:rPr>
          <w:rFonts w:cs="Times New Roman"/>
          <w:lang w:val="es-CO"/>
          <w:rPrChange w:id="7984" w:author="Massiel Nayibe Moreno Ladino" w:date="2025-01-15T13:00:00Z" w16du:dateUtc="2025-01-15T18:00:00Z">
            <w:rPr>
              <w:rFonts w:cs="Times New Roman"/>
            </w:rPr>
          </w:rPrChange>
        </w:rPr>
      </w:pPr>
      <w:r w:rsidRPr="00963ED8">
        <w:rPr>
          <w:rFonts w:cs="Times New Roman"/>
          <w:lang w:val="es-CO"/>
          <w:rPrChange w:id="7985" w:author="Massiel Nayibe Moreno Ladino" w:date="2025-01-15T13:00:00Z" w16du:dateUtc="2025-01-15T18:00:00Z">
            <w:rPr>
              <w:rFonts w:cs="Times New Roman"/>
            </w:rPr>
          </w:rPrChange>
        </w:rPr>
        <w:t>En ausencia de una empresa 3</w:t>
      </w:r>
      <w:r w:rsidRPr="00963ED8">
        <w:rPr>
          <w:rFonts w:cs="Times New Roman"/>
          <w:vertAlign w:val="superscript"/>
          <w:lang w:val="es-CO"/>
          <w:rPrChange w:id="7986" w:author="Massiel Nayibe Moreno Ladino" w:date="2025-01-15T13:00:00Z" w16du:dateUtc="2025-01-15T18:00:00Z">
            <w:rPr>
              <w:rFonts w:cs="Times New Roman"/>
              <w:vertAlign w:val="superscript"/>
            </w:rPr>
          </w:rPrChange>
        </w:rPr>
        <w:t>rd</w:t>
      </w:r>
      <w:r w:rsidRPr="00963ED8">
        <w:rPr>
          <w:rFonts w:cs="Times New Roman"/>
          <w:lang w:val="es-CO"/>
          <w:rPrChange w:id="7987" w:author="Massiel Nayibe Moreno Ladino" w:date="2025-01-15T13:00:00Z" w16du:dateUtc="2025-01-15T18:00:00Z">
            <w:rPr>
              <w:rFonts w:cs="Times New Roman"/>
            </w:rPr>
          </w:rPrChange>
        </w:rPr>
        <w:t xml:space="preserve"> parte, Partners designará a un mínimo de dos miembros de la Junta Directiva para formar parte del Comité de Cumplimiento de Partners, que estarán disponibles para investigar las revelaciones de buena fe o los informes de cualquier irregularidad, incluso de forma anónima o confidencial. El Comité de Cumplimiento de los Socios dirigirá la investigación, con el asesoramiento externo necesario. Basándose en la consulta y la investigación, el Comité de Cumplimiento de Compañeros tomará una decisión sobre cómo responder y qué acciones emprender, en su caso. Para formar parte del comité no es necesario tener experiencia previa en el ámbito jurídico o de la investigación. Sin embargo, Partners asignará fondos para apoyar la formación del Comité de Cumplimiento. </w:t>
      </w:r>
    </w:p>
    <w:p w14:paraId="656A8D11" w14:textId="77777777" w:rsidR="00441859" w:rsidRPr="00963ED8" w:rsidRDefault="00DE7F5C">
      <w:pPr>
        <w:pStyle w:val="Ttulo4"/>
        <w:rPr>
          <w:szCs w:val="26"/>
          <w:lang w:val="es-CO"/>
          <w:rPrChange w:id="7988" w:author="Massiel Nayibe Moreno Ladino" w:date="2025-01-15T13:00:00Z" w16du:dateUtc="2025-01-15T18:00:00Z">
            <w:rPr>
              <w:szCs w:val="26"/>
            </w:rPr>
          </w:rPrChange>
        </w:rPr>
      </w:pPr>
      <w:bookmarkStart w:id="7989" w:name="_Toc54279265"/>
      <w:r w:rsidRPr="00963ED8">
        <w:rPr>
          <w:szCs w:val="26"/>
          <w:lang w:val="es-CO"/>
          <w:rPrChange w:id="7990" w:author="Massiel Nayibe Moreno Ladino" w:date="2025-01-15T13:00:00Z" w16du:dateUtc="2025-01-15T18:00:00Z">
            <w:rPr>
              <w:szCs w:val="26"/>
            </w:rPr>
          </w:rPrChange>
        </w:rPr>
        <w:t xml:space="preserve">Confidencialmente </w:t>
      </w:r>
      <w:bookmarkEnd w:id="7989"/>
    </w:p>
    <w:p w14:paraId="43B2BCFC" w14:textId="77777777" w:rsidR="00441859" w:rsidRPr="00963ED8" w:rsidRDefault="00DE7F5C">
      <w:pPr>
        <w:spacing w:line="360" w:lineRule="auto"/>
        <w:jc w:val="both"/>
        <w:rPr>
          <w:rFonts w:cs="Times New Roman"/>
          <w:lang w:val="es-CO"/>
          <w:rPrChange w:id="7991" w:author="Massiel Nayibe Moreno Ladino" w:date="2025-01-15T13:00:00Z" w16du:dateUtc="2025-01-15T18:00:00Z">
            <w:rPr>
              <w:rFonts w:cs="Times New Roman"/>
            </w:rPr>
          </w:rPrChange>
        </w:rPr>
      </w:pPr>
      <w:r w:rsidRPr="00963ED8">
        <w:rPr>
          <w:rFonts w:cs="Times New Roman"/>
          <w:lang w:val="es-CO"/>
          <w:rPrChange w:id="7992" w:author="Massiel Nayibe Moreno Ladino" w:date="2025-01-15T13:00:00Z" w16du:dateUtc="2025-01-15T18:00:00Z">
            <w:rPr>
              <w:rFonts w:cs="Times New Roman"/>
            </w:rPr>
          </w:rPrChange>
        </w:rPr>
        <w:t xml:space="preserve">Partners entiende que, debido a la naturaleza de los incidentes relacionados con la EAE, es necesario actuar de inmediato. Las investigaciones de SEA se llevarán a cabo de manera oportuna, justa, objetiva y confidencial. Esto incluye el uso de prácticas de entrevista apropiadas con informes y testigos. Toda la información y las pruebas documentadas se conservarán de forma segura y en la más estricta confidencialidad. El nombre del denunciante no se revelará a la(s) persona(s) potencialmente implicada(s) en la denuncia ni a ninguna otra persona, a menos que el individuo autorice personalmente la revelación de su identidad. </w:t>
      </w:r>
    </w:p>
    <w:p w14:paraId="7E733589" w14:textId="77777777" w:rsidR="005E5BD6" w:rsidRPr="00963ED8" w:rsidRDefault="005E5BD6" w:rsidP="005E5BD6">
      <w:pPr>
        <w:spacing w:line="360" w:lineRule="auto"/>
        <w:jc w:val="both"/>
        <w:rPr>
          <w:rFonts w:cs="Times New Roman"/>
          <w:lang w:val="es-CO"/>
          <w:rPrChange w:id="7993" w:author="Massiel Nayibe Moreno Ladino" w:date="2025-01-15T13:00:00Z" w16du:dateUtc="2025-01-15T18:00:00Z">
            <w:rPr>
              <w:rFonts w:cs="Times New Roman"/>
            </w:rPr>
          </w:rPrChange>
        </w:rPr>
      </w:pPr>
    </w:p>
    <w:p w14:paraId="3B08FA65" w14:textId="77777777" w:rsidR="00441859" w:rsidRPr="00963ED8" w:rsidRDefault="00DE7F5C">
      <w:pPr>
        <w:spacing w:line="360" w:lineRule="auto"/>
        <w:jc w:val="both"/>
        <w:rPr>
          <w:rFonts w:cs="Times New Roman"/>
          <w:lang w:val="es-CO"/>
          <w:rPrChange w:id="7994" w:author="Massiel Nayibe Moreno Ladino" w:date="2025-01-15T13:00:00Z" w16du:dateUtc="2025-01-15T18:00:00Z">
            <w:rPr>
              <w:rFonts w:cs="Times New Roman"/>
            </w:rPr>
          </w:rPrChange>
        </w:rPr>
      </w:pPr>
      <w:r w:rsidRPr="00963ED8">
        <w:rPr>
          <w:rFonts w:cs="Times New Roman"/>
          <w:lang w:val="es-CO"/>
          <w:rPrChange w:id="7995" w:author="Massiel Nayibe Moreno Ladino" w:date="2025-01-15T13:00:00Z" w16du:dateUtc="2025-01-15T18:00:00Z">
            <w:rPr>
              <w:rFonts w:cs="Times New Roman"/>
            </w:rPr>
          </w:rPrChange>
        </w:rPr>
        <w:t xml:space="preserve">Se hará todo lo posible por mantener la confidencialidad durante todo el proceso de denuncia. La información que identifique a los individuos implicados en una queja se limitará al personal esencial y no se compartirá sin obtener el consentimiento informado de los implicados, excepto si la vida de alguien está en peligro, un niño está en peligro, o según lo requiera la ley en consulta </w:t>
      </w:r>
      <w:r w:rsidRPr="00963ED8">
        <w:rPr>
          <w:rFonts w:cs="Times New Roman"/>
          <w:lang w:val="es-CO"/>
          <w:rPrChange w:id="7996" w:author="Massiel Nayibe Moreno Ladino" w:date="2025-01-15T13:00:00Z" w16du:dateUtc="2025-01-15T18:00:00Z">
            <w:rPr>
              <w:rFonts w:cs="Times New Roman"/>
            </w:rPr>
          </w:rPrChange>
        </w:rPr>
        <w:lastRenderedPageBreak/>
        <w:t>con el asesor legal y cuando sea seguro hacerlo. La información no identificativa se compartirá con las personas autorizadas, entre las que se incluyen la empresa de investigación 3</w:t>
      </w:r>
      <w:r w:rsidRPr="00963ED8">
        <w:rPr>
          <w:rFonts w:cs="Times New Roman"/>
          <w:vertAlign w:val="superscript"/>
          <w:lang w:val="es-CO"/>
          <w:rPrChange w:id="7997" w:author="Massiel Nayibe Moreno Ladino" w:date="2025-01-15T13:00:00Z" w16du:dateUtc="2025-01-15T18:00:00Z">
            <w:rPr>
              <w:rFonts w:cs="Times New Roman"/>
              <w:vertAlign w:val="superscript"/>
            </w:rPr>
          </w:rPrChange>
        </w:rPr>
        <w:t>rd</w:t>
      </w:r>
      <w:r w:rsidRPr="00963ED8">
        <w:rPr>
          <w:rFonts w:cs="Times New Roman"/>
          <w:lang w:val="es-CO"/>
          <w:rPrChange w:id="7998" w:author="Massiel Nayibe Moreno Ladino" w:date="2025-01-15T13:00:00Z" w16du:dateUtc="2025-01-15T18:00:00Z">
            <w:rPr>
              <w:rFonts w:cs="Times New Roman"/>
            </w:rPr>
          </w:rPrChange>
        </w:rPr>
        <w:t xml:space="preserve"> , el responsable de RRHH de Partners, Foster Thomas y las fuerzas de seguridad locales si fuera necesario. </w:t>
      </w:r>
    </w:p>
    <w:p w14:paraId="627ACF47" w14:textId="77777777" w:rsidR="00441859" w:rsidRPr="00963ED8" w:rsidRDefault="00DE7F5C">
      <w:pPr>
        <w:spacing w:line="360" w:lineRule="auto"/>
        <w:jc w:val="both"/>
        <w:rPr>
          <w:rFonts w:cs="Times New Roman"/>
          <w:lang w:val="es-CO"/>
          <w:rPrChange w:id="7999" w:author="Massiel Nayibe Moreno Ladino" w:date="2025-01-15T13:00:00Z" w16du:dateUtc="2025-01-15T18:00:00Z">
            <w:rPr>
              <w:rFonts w:cs="Times New Roman"/>
            </w:rPr>
          </w:rPrChange>
        </w:rPr>
      </w:pPr>
      <w:r w:rsidRPr="00963ED8">
        <w:rPr>
          <w:rFonts w:cs="Times New Roman"/>
          <w:lang w:val="es-CO"/>
          <w:rPrChange w:id="8000" w:author="Massiel Nayibe Moreno Ladino" w:date="2025-01-15T13:00:00Z" w16du:dateUtc="2025-01-15T18:00:00Z">
            <w:rPr>
              <w:rFonts w:cs="Times New Roman"/>
            </w:rPr>
          </w:rPrChange>
        </w:rPr>
        <w:t>Toda la información relacionada con la EAE debe mantenerse confidencial, las identidades deben protegerse en la medida de lo posible, y la información personal debe recopilarse y compartirse sólo con un número limitado de personas autorizadas con fines de investigación.</w:t>
      </w:r>
    </w:p>
    <w:p w14:paraId="3D3B6BEC" w14:textId="77777777" w:rsidR="005E5BD6" w:rsidRPr="00963ED8" w:rsidRDefault="005E5BD6" w:rsidP="005E5BD6">
      <w:pPr>
        <w:spacing w:line="360" w:lineRule="auto"/>
        <w:jc w:val="both"/>
        <w:rPr>
          <w:rFonts w:cs="Times New Roman"/>
          <w:lang w:val="es-CO"/>
          <w:rPrChange w:id="8001" w:author="Massiel Nayibe Moreno Ladino" w:date="2025-01-15T13:00:00Z" w16du:dateUtc="2025-01-15T18:00:00Z">
            <w:rPr>
              <w:rFonts w:cs="Times New Roman"/>
            </w:rPr>
          </w:rPrChange>
        </w:rPr>
      </w:pPr>
    </w:p>
    <w:p w14:paraId="1C6EC7CA" w14:textId="77777777" w:rsidR="00441859" w:rsidRPr="00963ED8" w:rsidRDefault="00DE7F5C">
      <w:pPr>
        <w:spacing w:line="360" w:lineRule="auto"/>
        <w:jc w:val="both"/>
        <w:rPr>
          <w:rFonts w:cs="Times New Roman"/>
          <w:lang w:val="es-CO"/>
          <w:rPrChange w:id="8002" w:author="Massiel Nayibe Moreno Ladino" w:date="2025-01-15T13:00:00Z" w16du:dateUtc="2025-01-15T18:00:00Z">
            <w:rPr>
              <w:rFonts w:cs="Times New Roman"/>
            </w:rPr>
          </w:rPrChange>
        </w:rPr>
      </w:pPr>
      <w:r w:rsidRPr="00963ED8">
        <w:rPr>
          <w:rFonts w:cs="Times New Roman"/>
          <w:lang w:val="es-CO"/>
          <w:rPrChange w:id="8003" w:author="Massiel Nayibe Moreno Ladino" w:date="2025-01-15T13:00:00Z" w16du:dateUtc="2025-01-15T18:00:00Z">
            <w:rPr>
              <w:rFonts w:cs="Times New Roman"/>
            </w:rPr>
          </w:rPrChange>
        </w:rPr>
        <w:t>Se informará al personal implicado en el proceso de quejas de la importancia de mantener la confidencialidad y se le pedirá que firme un acuerdo de confidencialidad. Los empleados que violen la confidencialidad pueden ser objeto de medidas disciplinarias que pueden llegar hasta el despido, y otras personas que trabajen con Partners pueden ver terminada su relación con Partners. En algunos casos, estas infracciones pueden constituir una violación de la ley.</w:t>
      </w:r>
    </w:p>
    <w:p w14:paraId="60F3408F" w14:textId="77777777" w:rsidR="00441859" w:rsidRPr="00963ED8" w:rsidRDefault="00DE7F5C">
      <w:pPr>
        <w:pStyle w:val="Ttulo4"/>
        <w:rPr>
          <w:szCs w:val="26"/>
          <w:lang w:val="es-CO"/>
          <w:rPrChange w:id="8004" w:author="Massiel Nayibe Moreno Ladino" w:date="2025-01-15T13:00:00Z" w16du:dateUtc="2025-01-15T18:00:00Z">
            <w:rPr>
              <w:szCs w:val="26"/>
            </w:rPr>
          </w:rPrChange>
        </w:rPr>
      </w:pPr>
      <w:bookmarkStart w:id="8005" w:name="_Toc54279266"/>
      <w:r w:rsidRPr="00963ED8">
        <w:rPr>
          <w:szCs w:val="26"/>
          <w:lang w:val="es-CO"/>
          <w:rPrChange w:id="8006" w:author="Massiel Nayibe Moreno Ladino" w:date="2025-01-15T13:00:00Z" w16du:dateUtc="2025-01-15T18:00:00Z">
            <w:rPr>
              <w:szCs w:val="26"/>
            </w:rPr>
          </w:rPrChange>
        </w:rPr>
        <w:t>Represalias contra denunciantes, testigos o víctimas</w:t>
      </w:r>
      <w:bookmarkEnd w:id="8005"/>
    </w:p>
    <w:p w14:paraId="6F00A648" w14:textId="77777777" w:rsidR="00441859" w:rsidRPr="00963ED8" w:rsidRDefault="00DE7F5C">
      <w:pPr>
        <w:pStyle w:val="Default"/>
        <w:spacing w:line="360" w:lineRule="auto"/>
        <w:jc w:val="both"/>
        <w:rPr>
          <w:rFonts w:ascii="Times New Roman" w:hAnsi="Times New Roman" w:cs="Times New Roman"/>
          <w:lang w:val="es-CO"/>
          <w:rPrChange w:id="8007" w:author="Massiel Nayibe Moreno Ladino" w:date="2025-01-15T13:00:00Z" w16du:dateUtc="2025-01-15T18:00:00Z">
            <w:rPr>
              <w:rFonts w:ascii="Times New Roman" w:hAnsi="Times New Roman" w:cs="Times New Roman"/>
            </w:rPr>
          </w:rPrChange>
        </w:rPr>
      </w:pPr>
      <w:r w:rsidRPr="00963ED8">
        <w:rPr>
          <w:rFonts w:ascii="Times New Roman" w:hAnsi="Times New Roman" w:cs="Times New Roman"/>
          <w:lang w:val="es-CO"/>
          <w:rPrChange w:id="8008" w:author="Massiel Nayibe Moreno Ladino" w:date="2025-01-15T13:00:00Z" w16du:dateUtc="2025-01-15T18:00:00Z">
            <w:rPr>
              <w:rFonts w:ascii="Times New Roman" w:hAnsi="Times New Roman" w:cs="Times New Roman"/>
            </w:rPr>
          </w:rPrChange>
        </w:rPr>
        <w:t>Partners prohíbe cualquier represalia contra cualquier persona que ejerza legítimamente sus derechos en virtud de esta política o que participe/coopere en una investigación. No habrá interferencia, coacción, discriminación, represalia o venganza contra ninguna persona por presentar una queja o denuncia válida y veraz de una infracción. Toda persona que considere que está siendo discriminada por presentar legítimamente una denuncia o participar verazmente en una investigación debe presentar inmediatamente una denuncia de una de las siguientes maneras:</w:t>
      </w:r>
    </w:p>
    <w:p w14:paraId="72CFD3D7" w14:textId="77777777" w:rsidR="005E5BD6" w:rsidRPr="00963ED8" w:rsidRDefault="005E5BD6" w:rsidP="005E5BD6">
      <w:pPr>
        <w:pStyle w:val="Default"/>
        <w:spacing w:line="360" w:lineRule="auto"/>
        <w:jc w:val="both"/>
        <w:rPr>
          <w:rFonts w:ascii="Times New Roman" w:hAnsi="Times New Roman" w:cs="Times New Roman"/>
          <w:lang w:val="es-CO"/>
          <w:rPrChange w:id="8009" w:author="Massiel Nayibe Moreno Ladino" w:date="2025-01-15T13:00:00Z" w16du:dateUtc="2025-01-15T18:00:00Z">
            <w:rPr>
              <w:rFonts w:ascii="Times New Roman" w:hAnsi="Times New Roman" w:cs="Times New Roman"/>
            </w:rPr>
          </w:rPrChange>
        </w:rPr>
      </w:pPr>
    </w:p>
    <w:p w14:paraId="06F80D6C" w14:textId="77777777" w:rsidR="00441859" w:rsidRPr="00963ED8" w:rsidRDefault="00DE7F5C">
      <w:pPr>
        <w:pStyle w:val="Prrafodelista"/>
        <w:numPr>
          <w:ilvl w:val="0"/>
          <w:numId w:val="133"/>
        </w:numPr>
        <w:spacing w:after="200" w:line="360" w:lineRule="auto"/>
        <w:jc w:val="both"/>
        <w:rPr>
          <w:rFonts w:cs="Times New Roman"/>
          <w:color w:val="000000"/>
          <w:lang w:val="es-CO"/>
          <w:rPrChange w:id="8010" w:author="Massiel Nayibe Moreno Ladino" w:date="2025-01-15T13:00:00Z" w16du:dateUtc="2025-01-15T18:00:00Z">
            <w:rPr>
              <w:rFonts w:cs="Times New Roman"/>
              <w:color w:val="000000"/>
            </w:rPr>
          </w:rPrChange>
        </w:rPr>
      </w:pPr>
      <w:r w:rsidRPr="00963ED8">
        <w:rPr>
          <w:rFonts w:cs="Times New Roman"/>
          <w:color w:val="000000" w:themeColor="text1"/>
          <w:lang w:val="es-CO"/>
          <w:rPrChange w:id="8011" w:author="Massiel Nayibe Moreno Ladino" w:date="2025-01-15T13:00:00Z" w16du:dateUtc="2025-01-15T18:00:00Z">
            <w:rPr>
              <w:rFonts w:cs="Times New Roman"/>
              <w:color w:val="000000" w:themeColor="text1"/>
            </w:rPr>
          </w:rPrChange>
        </w:rPr>
        <w:t>Póngase en contacto con el supervisor inmediato, el director del programa o del país del presunto infractor.</w:t>
      </w:r>
    </w:p>
    <w:p w14:paraId="7527A60C" w14:textId="77777777" w:rsidR="00441859" w:rsidRDefault="00DE7F5C">
      <w:pPr>
        <w:pStyle w:val="Prrafodelista"/>
        <w:numPr>
          <w:ilvl w:val="0"/>
          <w:numId w:val="133"/>
        </w:numPr>
        <w:spacing w:after="200" w:line="360" w:lineRule="auto"/>
        <w:jc w:val="both"/>
        <w:rPr>
          <w:rFonts w:cs="Times New Roman"/>
          <w:color w:val="000000"/>
        </w:rPr>
      </w:pPr>
      <w:r w:rsidRPr="00963ED8">
        <w:rPr>
          <w:rFonts w:cs="Times New Roman"/>
          <w:color w:val="000000"/>
          <w:lang w:val="es-CO"/>
          <w:rPrChange w:id="8012" w:author="Massiel Nayibe Moreno Ladino" w:date="2025-01-15T13:00:00Z" w16du:dateUtc="2025-01-15T18:00:00Z">
            <w:rPr>
              <w:rFonts w:cs="Times New Roman"/>
              <w:color w:val="000000"/>
            </w:rPr>
          </w:rPrChange>
        </w:rPr>
        <w:t xml:space="preserve">Póngase en contacto con la línea directa externa y confidencial de Partners, Foster Thomas, en bbulger@fosterthomas.com. Foster Thomas es una parte externa que transmitirá cualquier preocupación al Comité de Ética de la Junta Directiva. </w:t>
      </w:r>
      <w:r w:rsidRPr="00C102E3">
        <w:rPr>
          <w:rFonts w:cs="Times New Roman"/>
          <w:color w:val="000000"/>
        </w:rPr>
        <w:t>Las denuncias pueden hacerse de forma anónima.</w:t>
      </w:r>
    </w:p>
    <w:p w14:paraId="0D1A14F2" w14:textId="77777777" w:rsidR="00441859" w:rsidRPr="00963ED8" w:rsidRDefault="00DE7F5C">
      <w:pPr>
        <w:pStyle w:val="Prrafodelista"/>
        <w:numPr>
          <w:ilvl w:val="0"/>
          <w:numId w:val="133"/>
        </w:numPr>
        <w:spacing w:after="200" w:line="360" w:lineRule="auto"/>
        <w:jc w:val="both"/>
        <w:rPr>
          <w:rFonts w:cs="Times New Roman"/>
          <w:lang w:val="es-CO"/>
          <w:rPrChange w:id="8013" w:author="Massiel Nayibe Moreno Ladino" w:date="2025-01-15T13:00:00Z" w16du:dateUtc="2025-01-15T18:00:00Z">
            <w:rPr>
              <w:rFonts w:cs="Times New Roman"/>
            </w:rPr>
          </w:rPrChange>
        </w:rPr>
      </w:pPr>
      <w:r w:rsidRPr="00963ED8">
        <w:rPr>
          <w:rFonts w:cs="Times New Roman"/>
          <w:color w:val="000000" w:themeColor="text1"/>
          <w:lang w:val="es-CO"/>
          <w:rPrChange w:id="8014" w:author="Massiel Nayibe Moreno Ladino" w:date="2025-01-15T13:00:00Z" w16du:dateUtc="2025-01-15T18:00:00Z">
            <w:rPr>
              <w:rFonts w:cs="Times New Roman"/>
              <w:color w:val="000000" w:themeColor="text1"/>
            </w:rPr>
          </w:rPrChange>
        </w:rPr>
        <w:t xml:space="preserve">Póngase en contacto con el departamento interno de RRHH de Partners en Partnershr@partners.net. </w:t>
      </w:r>
    </w:p>
    <w:p w14:paraId="3CA241AF" w14:textId="77777777" w:rsidR="00441859" w:rsidRPr="00963ED8" w:rsidRDefault="00DE7F5C">
      <w:pPr>
        <w:pStyle w:val="Default"/>
        <w:spacing w:line="360" w:lineRule="auto"/>
        <w:jc w:val="both"/>
        <w:rPr>
          <w:rFonts w:ascii="Times New Roman" w:hAnsi="Times New Roman" w:cs="Times New Roman"/>
          <w:color w:val="auto"/>
          <w:lang w:val="es-CO"/>
          <w:rPrChange w:id="8015" w:author="Massiel Nayibe Moreno Ladino" w:date="2025-01-15T13:00:00Z" w16du:dateUtc="2025-01-15T18:00:00Z">
            <w:rPr>
              <w:rFonts w:ascii="Times New Roman" w:hAnsi="Times New Roman" w:cs="Times New Roman"/>
              <w:color w:val="auto"/>
            </w:rPr>
          </w:rPrChange>
        </w:rPr>
      </w:pPr>
      <w:r w:rsidRPr="00963ED8">
        <w:rPr>
          <w:rFonts w:ascii="Times New Roman" w:hAnsi="Times New Roman" w:cs="Times New Roman"/>
          <w:lang w:val="es-CO"/>
          <w:rPrChange w:id="8016" w:author="Massiel Nayibe Moreno Ladino" w:date="2025-01-15T13:00:00Z" w16du:dateUtc="2025-01-15T18:00:00Z">
            <w:rPr>
              <w:rFonts w:ascii="Times New Roman" w:hAnsi="Times New Roman" w:cs="Times New Roman"/>
            </w:rPr>
          </w:rPrChange>
        </w:rPr>
        <w:lastRenderedPageBreak/>
        <w:t xml:space="preserve">Cualquier persona que tenga conocimiento de un posible acoso o represalia debe presentar inmediatamente una denuncia para que la organización pueda investigar de forma oportuna y confidencial. Partners tomará medidas contra cualquier persona, </w:t>
      </w:r>
      <w:r w:rsidRPr="00963ED8">
        <w:rPr>
          <w:rFonts w:ascii="Times New Roman" w:hAnsi="Times New Roman" w:cs="Times New Roman"/>
          <w:color w:val="auto"/>
          <w:lang w:val="es-CO"/>
          <w:rPrChange w:id="8017" w:author="Massiel Nayibe Moreno Ladino" w:date="2025-01-15T13:00:00Z" w16du:dateUtc="2025-01-15T18:00:00Z">
            <w:rPr>
              <w:rFonts w:ascii="Times New Roman" w:hAnsi="Times New Roman" w:cs="Times New Roman"/>
              <w:color w:val="auto"/>
            </w:rPr>
          </w:rPrChange>
        </w:rPr>
        <w:t>sea o no objeto de una denuncia, que busque o lleve a cabo acciones de represalia contra denunciantes, testigos o víctimas. Los empleados pueden ser objeto de medidas disciplinarias, que pueden llegar hasta el despido. Se podrá poner fin a la relación con Partners de otras personas que trabajen con la empresa.</w:t>
      </w:r>
    </w:p>
    <w:p w14:paraId="1172B3BB" w14:textId="77777777" w:rsidR="005E5BD6" w:rsidRPr="00963ED8" w:rsidRDefault="005E5BD6" w:rsidP="005E5BD6">
      <w:pPr>
        <w:spacing w:line="360" w:lineRule="auto"/>
        <w:jc w:val="both"/>
        <w:rPr>
          <w:rFonts w:eastAsiaTheme="majorEastAsia" w:cs="Times New Roman"/>
          <w:b/>
          <w:bCs/>
          <w:color w:val="4F81BD" w:themeColor="accent1"/>
          <w:lang w:val="es-CO"/>
          <w:rPrChange w:id="8018" w:author="Massiel Nayibe Moreno Ladino" w:date="2025-01-15T13:00:00Z" w16du:dateUtc="2025-01-15T18:00:00Z">
            <w:rPr>
              <w:rFonts w:eastAsiaTheme="majorEastAsia" w:cs="Times New Roman"/>
              <w:b/>
              <w:bCs/>
              <w:color w:val="4F81BD" w:themeColor="accent1"/>
            </w:rPr>
          </w:rPrChange>
        </w:rPr>
      </w:pPr>
      <w:bookmarkStart w:id="8019" w:name="_Toc54279267"/>
    </w:p>
    <w:p w14:paraId="37BEB223" w14:textId="77777777" w:rsidR="00441859" w:rsidRPr="00963ED8" w:rsidRDefault="00DE7F5C">
      <w:pPr>
        <w:pStyle w:val="Ttulo4"/>
        <w:rPr>
          <w:szCs w:val="26"/>
          <w:lang w:val="es-CO"/>
          <w:rPrChange w:id="8020" w:author="Massiel Nayibe Moreno Ladino" w:date="2025-01-15T13:00:00Z" w16du:dateUtc="2025-01-15T18:00:00Z">
            <w:rPr>
              <w:szCs w:val="26"/>
            </w:rPr>
          </w:rPrChange>
        </w:rPr>
      </w:pPr>
      <w:r w:rsidRPr="00963ED8">
        <w:rPr>
          <w:szCs w:val="26"/>
          <w:lang w:val="es-CO"/>
          <w:rPrChange w:id="8021" w:author="Massiel Nayibe Moreno Ladino" w:date="2025-01-15T13:00:00Z" w16du:dateUtc="2025-01-15T18:00:00Z">
            <w:rPr>
              <w:szCs w:val="26"/>
            </w:rPr>
          </w:rPrChange>
        </w:rPr>
        <w:t xml:space="preserve">Quejas sobre organizaciones asociadas </w:t>
      </w:r>
      <w:bookmarkEnd w:id="8019"/>
    </w:p>
    <w:p w14:paraId="29C4C135" w14:textId="77777777" w:rsidR="00441859" w:rsidRPr="00963ED8" w:rsidRDefault="00DE7F5C">
      <w:pPr>
        <w:pStyle w:val="Default"/>
        <w:spacing w:line="360" w:lineRule="auto"/>
        <w:jc w:val="both"/>
        <w:rPr>
          <w:rFonts w:ascii="Times New Roman" w:hAnsi="Times New Roman" w:cs="Times New Roman"/>
          <w:color w:val="auto"/>
          <w:lang w:val="es-CO"/>
          <w:rPrChange w:id="8022" w:author="Massiel Nayibe Moreno Ladino" w:date="2025-01-15T13:00:00Z" w16du:dateUtc="2025-01-15T18:00:00Z">
            <w:rPr>
              <w:rFonts w:ascii="Times New Roman" w:hAnsi="Times New Roman" w:cs="Times New Roman"/>
              <w:color w:val="auto"/>
            </w:rPr>
          </w:rPrChange>
        </w:rPr>
      </w:pPr>
      <w:r w:rsidRPr="00963ED8">
        <w:rPr>
          <w:rFonts w:ascii="Times New Roman" w:hAnsi="Times New Roman" w:cs="Times New Roman"/>
          <w:lang w:val="es-CO"/>
          <w:rPrChange w:id="8023" w:author="Massiel Nayibe Moreno Ladino" w:date="2025-01-15T13:00:00Z" w16du:dateUtc="2025-01-15T18:00:00Z">
            <w:rPr>
              <w:rFonts w:ascii="Times New Roman" w:hAnsi="Times New Roman" w:cs="Times New Roman"/>
            </w:rPr>
          </w:rPrChange>
        </w:rPr>
        <w:t xml:space="preserve">Como se menciona en </w:t>
      </w:r>
      <w:r>
        <w:fldChar w:fldCharType="begin"/>
      </w:r>
      <w:r w:rsidRPr="00963ED8">
        <w:rPr>
          <w:lang w:val="es-CO"/>
          <w:rPrChange w:id="8024" w:author="Massiel Nayibe Moreno Ladino" w:date="2025-01-15T13:00:00Z" w16du:dateUtc="2025-01-15T18:00:00Z">
            <w:rPr/>
          </w:rPrChange>
        </w:rPr>
        <w:instrText>HYPERLINK \l "_7.1_Filing_a"</w:instrText>
      </w:r>
      <w:r>
        <w:fldChar w:fldCharType="separate"/>
      </w:r>
      <w:r w:rsidRPr="00963ED8">
        <w:rPr>
          <w:rStyle w:val="Hipervnculo"/>
          <w:rFonts w:ascii="Times New Roman" w:hAnsi="Times New Roman" w:cs="Times New Roman"/>
          <w:lang w:val="es-CO"/>
          <w:rPrChange w:id="8025" w:author="Massiel Nayibe Moreno Ladino" w:date="2025-01-15T13:00:00Z" w16du:dateUtc="2025-01-15T18:00:00Z">
            <w:rPr>
              <w:rStyle w:val="Hipervnculo"/>
              <w:rFonts w:ascii="Times New Roman" w:hAnsi="Times New Roman" w:cs="Times New Roman"/>
            </w:rPr>
          </w:rPrChange>
        </w:rPr>
        <w:t>Presentación de una denuncia</w:t>
      </w:r>
      <w:r>
        <w:fldChar w:fldCharType="end"/>
      </w:r>
      <w:r w:rsidRPr="00963ED8">
        <w:rPr>
          <w:rFonts w:ascii="Times New Roman" w:hAnsi="Times New Roman" w:cs="Times New Roman"/>
          <w:lang w:val="es-CO"/>
          <w:rPrChange w:id="8026" w:author="Massiel Nayibe Moreno Ladino" w:date="2025-01-15T13:00:00Z" w16du:dateUtc="2025-01-15T18:00:00Z">
            <w:rPr>
              <w:rFonts w:ascii="Times New Roman" w:hAnsi="Times New Roman" w:cs="Times New Roman"/>
            </w:rPr>
          </w:rPrChange>
        </w:rPr>
        <w:t xml:space="preserve">, las organizaciones asociadas deben notificar al punto de contacto de Partners cualquier presunta violación de la SEA en un plazo de tres (3) días hábiles. </w:t>
      </w:r>
      <w:r w:rsidRPr="00963ED8">
        <w:rPr>
          <w:rFonts w:ascii="Times New Roman" w:hAnsi="Times New Roman" w:cs="Times New Roman"/>
          <w:color w:val="auto"/>
          <w:lang w:val="es-CO"/>
          <w:rPrChange w:id="8027" w:author="Massiel Nayibe Moreno Ladino" w:date="2025-01-15T13:00:00Z" w16du:dateUtc="2025-01-15T18:00:00Z">
            <w:rPr>
              <w:rFonts w:ascii="Times New Roman" w:hAnsi="Times New Roman" w:cs="Times New Roman"/>
              <w:color w:val="auto"/>
            </w:rPr>
          </w:rPrChange>
        </w:rPr>
        <w:t xml:space="preserve">Cuando Partners reciba una denuncia sobre una organización asociada, esperará que ésta responda de manera segura, rápida y adecuada. Partners ayudará al socio a determinar sus obligaciones de notificación. </w:t>
      </w:r>
    </w:p>
    <w:p w14:paraId="4AA85403" w14:textId="77777777" w:rsidR="005E5BD6" w:rsidRPr="00963ED8" w:rsidRDefault="005E5BD6" w:rsidP="005E5BD6">
      <w:pPr>
        <w:pStyle w:val="Default"/>
        <w:spacing w:line="360" w:lineRule="auto"/>
        <w:jc w:val="both"/>
        <w:rPr>
          <w:rFonts w:ascii="Times New Roman" w:hAnsi="Times New Roman" w:cs="Times New Roman"/>
          <w:color w:val="auto"/>
          <w:lang w:val="es-CO"/>
          <w:rPrChange w:id="8028" w:author="Massiel Nayibe Moreno Ladino" w:date="2025-01-15T13:00:00Z" w16du:dateUtc="2025-01-15T18:00:00Z">
            <w:rPr>
              <w:rFonts w:ascii="Times New Roman" w:hAnsi="Times New Roman" w:cs="Times New Roman"/>
              <w:color w:val="auto"/>
            </w:rPr>
          </w:rPrChange>
        </w:rPr>
      </w:pPr>
    </w:p>
    <w:p w14:paraId="7C34D595" w14:textId="77777777" w:rsidR="00441859" w:rsidRPr="00963ED8" w:rsidRDefault="00DE7F5C">
      <w:pPr>
        <w:pStyle w:val="Default"/>
        <w:spacing w:line="360" w:lineRule="auto"/>
        <w:jc w:val="both"/>
        <w:rPr>
          <w:rFonts w:ascii="Times New Roman" w:hAnsi="Times New Roman" w:cs="Times New Roman"/>
          <w:lang w:val="es-CO"/>
          <w:rPrChange w:id="8029" w:author="Massiel Nayibe Moreno Ladino" w:date="2025-01-15T13:00:00Z" w16du:dateUtc="2025-01-15T18:00:00Z">
            <w:rPr>
              <w:rFonts w:ascii="Times New Roman" w:hAnsi="Times New Roman" w:cs="Times New Roman"/>
            </w:rPr>
          </w:rPrChange>
        </w:rPr>
      </w:pPr>
      <w:r w:rsidRPr="00963ED8">
        <w:rPr>
          <w:rFonts w:ascii="Times New Roman" w:hAnsi="Times New Roman" w:cs="Times New Roman"/>
          <w:color w:val="auto"/>
          <w:lang w:val="es-CO"/>
          <w:rPrChange w:id="8030" w:author="Massiel Nayibe Moreno Ladino" w:date="2025-01-15T13:00:00Z" w16du:dateUtc="2025-01-15T18:00:00Z">
            <w:rPr>
              <w:rFonts w:ascii="Times New Roman" w:hAnsi="Times New Roman" w:cs="Times New Roman"/>
              <w:color w:val="auto"/>
            </w:rPr>
          </w:rPrChange>
        </w:rPr>
        <w:t>Cuando proceda, los Socios trabajarán con el socio para abordar la cuestión mediante una investigación independiente adecuada. Si el resultado es que se han producido abusos, el trabajo en curso con el socio no puede implicar a la persona o personas afectadas. Si hay motivos para creer que una denuncia de abuso ha sido tratada de forma inadecuada por un socio, éste corre el riesgo de que se le retire la financiación o se ponga fin a la relación.</w:t>
      </w:r>
      <w:bookmarkStart w:id="8031" w:name="_Toc54279268"/>
    </w:p>
    <w:p w14:paraId="11F2B256" w14:textId="77777777" w:rsidR="00441859" w:rsidRPr="00963ED8" w:rsidRDefault="00DE7F5C">
      <w:pPr>
        <w:pStyle w:val="Ttulo4"/>
        <w:rPr>
          <w:szCs w:val="26"/>
          <w:lang w:val="es-CO"/>
          <w:rPrChange w:id="8032" w:author="Massiel Nayibe Moreno Ladino" w:date="2025-01-15T13:00:00Z" w16du:dateUtc="2025-01-15T18:00:00Z">
            <w:rPr>
              <w:szCs w:val="26"/>
            </w:rPr>
          </w:rPrChange>
        </w:rPr>
      </w:pPr>
      <w:r w:rsidRPr="00963ED8">
        <w:rPr>
          <w:szCs w:val="26"/>
          <w:lang w:val="es-CO"/>
          <w:rPrChange w:id="8033" w:author="Massiel Nayibe Moreno Ladino" w:date="2025-01-15T13:00:00Z" w16du:dateUtc="2025-01-15T18:00:00Z">
            <w:rPr>
              <w:szCs w:val="26"/>
            </w:rPr>
          </w:rPrChange>
        </w:rPr>
        <w:t xml:space="preserve">Comunicación </w:t>
      </w:r>
      <w:bookmarkEnd w:id="8031"/>
    </w:p>
    <w:p w14:paraId="26B054CD" w14:textId="77777777" w:rsidR="00441859" w:rsidRPr="00963ED8" w:rsidRDefault="00DE7F5C">
      <w:pPr>
        <w:spacing w:line="360" w:lineRule="auto"/>
        <w:jc w:val="both"/>
        <w:rPr>
          <w:rFonts w:cs="Times New Roman"/>
          <w:lang w:val="es-CO"/>
          <w:rPrChange w:id="8034" w:author="Massiel Nayibe Moreno Ladino" w:date="2025-01-15T13:00:00Z" w16du:dateUtc="2025-01-15T18:00:00Z">
            <w:rPr>
              <w:rFonts w:cs="Times New Roman"/>
            </w:rPr>
          </w:rPrChange>
        </w:rPr>
      </w:pPr>
      <w:r w:rsidRPr="00963ED8">
        <w:rPr>
          <w:rFonts w:cs="Times New Roman"/>
          <w:lang w:val="es-CO"/>
          <w:rPrChange w:id="8035" w:author="Massiel Nayibe Moreno Ladino" w:date="2025-01-15T13:00:00Z" w16du:dateUtc="2025-01-15T18:00:00Z">
            <w:rPr>
              <w:rFonts w:cs="Times New Roman"/>
            </w:rPr>
          </w:rPrChange>
        </w:rPr>
        <w:t xml:space="preserve">Si hay una supuesta violación de SEA, los Afiliados de Compañeros no están autorizados a enviar comunicaciones a empleados, donantes, participantes u otros sobre el incidente. Debido a la sensibilidad del tema, todas las comunicaciones deben ser aprobadas por Recursos Humanos de Compañeros. Esto incluye especialmente, pero no se limita a, las comunicaciones con el público en general o los medios de comunicación. </w:t>
      </w:r>
    </w:p>
    <w:p w14:paraId="55B201DB" w14:textId="77777777" w:rsidR="00441859" w:rsidRPr="00963ED8" w:rsidRDefault="00DE7F5C">
      <w:pPr>
        <w:pStyle w:val="Ttulo4"/>
        <w:rPr>
          <w:rStyle w:val="Ttulo3Car"/>
          <w:b/>
          <w:bCs/>
          <w:lang w:val="es-CO"/>
          <w:rPrChange w:id="8036" w:author="Massiel Nayibe Moreno Ladino" w:date="2025-01-15T13:00:00Z" w16du:dateUtc="2025-01-15T18:00:00Z">
            <w:rPr>
              <w:rStyle w:val="Ttulo3Car"/>
              <w:b/>
              <w:bCs/>
              <w:i w:val="0"/>
              <w:iCs w:val="0"/>
            </w:rPr>
          </w:rPrChange>
        </w:rPr>
      </w:pPr>
      <w:bookmarkStart w:id="8037" w:name="_Toc54279269"/>
      <w:r w:rsidRPr="00963ED8">
        <w:rPr>
          <w:szCs w:val="26"/>
          <w:lang w:val="es-CO"/>
          <w:rPrChange w:id="8038" w:author="Massiel Nayibe Moreno Ladino" w:date="2025-01-15T13:00:00Z" w16du:dateUtc="2025-01-15T18:00:00Z">
            <w:rPr>
              <w:b w:val="0"/>
              <w:bCs w:val="0"/>
              <w:color w:val="E66800"/>
              <w:sz w:val="28"/>
              <w:szCs w:val="26"/>
            </w:rPr>
          </w:rPrChange>
        </w:rPr>
        <w:t>Responsabilidad de la dirección</w:t>
      </w:r>
      <w:bookmarkEnd w:id="8037"/>
    </w:p>
    <w:p w14:paraId="28FE100B" w14:textId="77777777" w:rsidR="00441859" w:rsidRPr="00963ED8" w:rsidRDefault="00DE7F5C">
      <w:pPr>
        <w:spacing w:line="360" w:lineRule="auto"/>
        <w:jc w:val="both"/>
        <w:rPr>
          <w:rFonts w:cs="Times New Roman"/>
          <w:lang w:val="es-CO"/>
          <w:rPrChange w:id="8039" w:author="Massiel Nayibe Moreno Ladino" w:date="2025-01-15T13:00:00Z" w16du:dateUtc="2025-01-15T18:00:00Z">
            <w:rPr>
              <w:rFonts w:cs="Times New Roman"/>
            </w:rPr>
          </w:rPrChange>
        </w:rPr>
      </w:pPr>
      <w:r w:rsidRPr="00963ED8">
        <w:rPr>
          <w:rFonts w:cs="Times New Roman"/>
          <w:lang w:val="es-CO"/>
          <w:rPrChange w:id="8040" w:author="Massiel Nayibe Moreno Ladino" w:date="2025-01-15T13:00:00Z" w16du:dateUtc="2025-01-15T18:00:00Z">
            <w:rPr>
              <w:rFonts w:cs="Times New Roman"/>
            </w:rPr>
          </w:rPrChange>
        </w:rPr>
        <w:t xml:space="preserve">La Dirección de Partners se compromete a tomar todas las medidas correctivas apropiadas. Se tomarán medidas disciplinarias, legales o de otro tipo en respuesta a cualquier violación de la Política de Prevención de SEA contra cualquier persona que haya cometido una violación de SEA </w:t>
      </w:r>
      <w:r w:rsidRPr="00963ED8">
        <w:rPr>
          <w:rFonts w:cs="Times New Roman"/>
          <w:lang w:val="es-CO"/>
          <w:rPrChange w:id="8041" w:author="Massiel Nayibe Moreno Ladino" w:date="2025-01-15T13:00:00Z" w16du:dateUtc="2025-01-15T18:00:00Z">
            <w:rPr>
              <w:rFonts w:cs="Times New Roman"/>
            </w:rPr>
          </w:rPrChange>
        </w:rPr>
        <w:lastRenderedPageBreak/>
        <w:t>y/o cualquier persona que supiera de tal violación y no actuara o informara. La Dirección de Partners evaluará continuamente los descubrimientos de violaciones de la Política de Prevención de EAS para identificar y abordar las lagunas y/o debilidades en las políticas, procedimientos y protocolos aplicables.</w:t>
      </w:r>
    </w:p>
    <w:p w14:paraId="3502DE73" w14:textId="77777777" w:rsidR="005E5BD6" w:rsidRPr="00963ED8" w:rsidRDefault="005E5BD6" w:rsidP="005E5BD6">
      <w:pPr>
        <w:spacing w:line="360" w:lineRule="auto"/>
        <w:jc w:val="both"/>
        <w:rPr>
          <w:rFonts w:cs="Times New Roman"/>
          <w:lang w:val="es-CO"/>
          <w:rPrChange w:id="8042" w:author="Massiel Nayibe Moreno Ladino" w:date="2025-01-15T13:00:00Z" w16du:dateUtc="2025-01-15T18:00:00Z">
            <w:rPr>
              <w:rFonts w:cs="Times New Roman"/>
            </w:rPr>
          </w:rPrChange>
        </w:rPr>
      </w:pPr>
    </w:p>
    <w:p w14:paraId="4A1CB818" w14:textId="77777777" w:rsidR="005E5BD6" w:rsidRPr="00963ED8" w:rsidRDefault="005E5BD6" w:rsidP="005E5BD6">
      <w:pPr>
        <w:spacing w:after="160" w:line="259" w:lineRule="auto"/>
        <w:rPr>
          <w:rFonts w:eastAsiaTheme="majorEastAsia" w:cstheme="majorBidi"/>
          <w:b/>
          <w:bCs/>
          <w:color w:val="E66800"/>
          <w:sz w:val="32"/>
          <w:szCs w:val="26"/>
          <w:lang w:val="es-CO"/>
          <w:rPrChange w:id="8043" w:author="Massiel Nayibe Moreno Ladino" w:date="2025-01-15T13:00:00Z" w16du:dateUtc="2025-01-15T18:00:00Z">
            <w:rPr>
              <w:rFonts w:eastAsiaTheme="majorEastAsia" w:cstheme="majorBidi"/>
              <w:b/>
              <w:bCs/>
              <w:color w:val="E66800"/>
              <w:sz w:val="32"/>
              <w:szCs w:val="26"/>
            </w:rPr>
          </w:rPrChange>
        </w:rPr>
      </w:pPr>
      <w:r w:rsidRPr="00963ED8">
        <w:rPr>
          <w:lang w:val="es-CO"/>
          <w:rPrChange w:id="8044" w:author="Massiel Nayibe Moreno Ladino" w:date="2025-01-15T13:00:00Z" w16du:dateUtc="2025-01-15T18:00:00Z">
            <w:rPr/>
          </w:rPrChange>
        </w:rPr>
        <w:br w:type="page"/>
      </w:r>
    </w:p>
    <w:p w14:paraId="35BA3589" w14:textId="77777777" w:rsidR="00441859" w:rsidRPr="00963ED8" w:rsidRDefault="00DE7F5C">
      <w:pPr>
        <w:pStyle w:val="Ttulo1"/>
        <w:jc w:val="both"/>
        <w:rPr>
          <w:b w:val="0"/>
          <w:bCs w:val="0"/>
          <w:lang w:val="es-CO"/>
          <w:rPrChange w:id="8045" w:author="Massiel Nayibe Moreno Ladino" w:date="2025-01-15T13:00:00Z" w16du:dateUtc="2025-01-15T18:00:00Z">
            <w:rPr>
              <w:b w:val="0"/>
              <w:bCs w:val="0"/>
            </w:rPr>
          </w:rPrChange>
        </w:rPr>
      </w:pPr>
      <w:bookmarkStart w:id="8046" w:name="_Annex_I:_Child"/>
      <w:bookmarkStart w:id="8047" w:name="_Toc184807010"/>
      <w:bookmarkStart w:id="8048" w:name="_Toc185435535"/>
      <w:bookmarkEnd w:id="8046"/>
      <w:r w:rsidRPr="00963ED8">
        <w:rPr>
          <w:rStyle w:val="Ttulo3Car"/>
          <w:b/>
          <w:bCs/>
          <w:lang w:val="es-CO"/>
          <w:rPrChange w:id="8049" w:author="Massiel Nayibe Moreno Ladino" w:date="2025-01-15T13:00:00Z" w16du:dateUtc="2025-01-15T18:00:00Z">
            <w:rPr>
              <w:rStyle w:val="Ttulo3Car"/>
              <w:b/>
              <w:bCs/>
            </w:rPr>
          </w:rPrChange>
        </w:rPr>
        <w:lastRenderedPageBreak/>
        <w:t>Anexo I: Política de protección de la infancia</w:t>
      </w:r>
      <w:bookmarkEnd w:id="8047"/>
      <w:bookmarkEnd w:id="8048"/>
    </w:p>
    <w:p w14:paraId="43A4A3CF" w14:textId="77777777" w:rsidR="00441859" w:rsidRPr="00963ED8" w:rsidRDefault="00DE7F5C">
      <w:pPr>
        <w:pStyle w:val="Ttulo4"/>
        <w:rPr>
          <w:szCs w:val="26"/>
          <w:lang w:val="es-CO"/>
          <w:rPrChange w:id="8050" w:author="Massiel Nayibe Moreno Ladino" w:date="2025-01-15T13:00:00Z" w16du:dateUtc="2025-01-15T18:00:00Z">
            <w:rPr>
              <w:szCs w:val="26"/>
            </w:rPr>
          </w:rPrChange>
        </w:rPr>
      </w:pPr>
      <w:r w:rsidRPr="00963ED8">
        <w:rPr>
          <w:szCs w:val="26"/>
          <w:lang w:val="es-CO"/>
          <w:rPrChange w:id="8051" w:author="Massiel Nayibe Moreno Ladino" w:date="2025-01-15T13:00:00Z" w16du:dateUtc="2025-01-15T18:00:00Z">
            <w:rPr>
              <w:szCs w:val="26"/>
            </w:rPr>
          </w:rPrChange>
        </w:rPr>
        <w:t>Introducción</w:t>
      </w:r>
    </w:p>
    <w:p w14:paraId="1E2D0A47" w14:textId="77777777" w:rsidR="00441859" w:rsidRPr="00963ED8" w:rsidRDefault="00DE7F5C">
      <w:pPr>
        <w:spacing w:line="360" w:lineRule="auto"/>
        <w:jc w:val="both"/>
        <w:rPr>
          <w:rFonts w:cs="Times New Roman"/>
          <w:lang w:val="es-CO"/>
          <w:rPrChange w:id="8052" w:author="Massiel Nayibe Moreno Ladino" w:date="2025-01-15T13:00:00Z" w16du:dateUtc="2025-01-15T18:00:00Z">
            <w:rPr>
              <w:rFonts w:cs="Times New Roman"/>
            </w:rPr>
          </w:rPrChange>
        </w:rPr>
      </w:pPr>
      <w:r w:rsidRPr="00963ED8">
        <w:rPr>
          <w:rFonts w:cs="Times New Roman"/>
          <w:lang w:val="es-CO"/>
          <w:rPrChange w:id="8053" w:author="Massiel Nayibe Moreno Ladino" w:date="2025-01-15T13:00:00Z" w16du:dateUtc="2025-01-15T18:00:00Z">
            <w:rPr>
              <w:rFonts w:cs="Times New Roman"/>
            </w:rPr>
          </w:rPrChange>
        </w:rPr>
        <w:t>Esta política y los procedimientos relacionados describen el compromiso de Compañeros de las Américas (Compañeros) con la protección y salvaguarda de los niños. El propósito de esta política es asegurar que los programas y operaciones de Compañeros sean seguros para los niños. Compañeros tiene como objetivo promover la concientización y la prevención para mitigar el riesgo o el daño real que puedan sufrir los niños que participan en los programas y operaciones de Compañeros.</w:t>
      </w:r>
    </w:p>
    <w:p w14:paraId="40F0039C" w14:textId="77777777" w:rsidR="00441859" w:rsidRPr="00963ED8" w:rsidRDefault="00DE7F5C">
      <w:pPr>
        <w:pStyle w:val="Ttulo4"/>
        <w:rPr>
          <w:szCs w:val="26"/>
          <w:lang w:val="es-CO"/>
          <w:rPrChange w:id="8054" w:author="Massiel Nayibe Moreno Ladino" w:date="2025-01-15T13:00:00Z" w16du:dateUtc="2025-01-15T18:00:00Z">
            <w:rPr>
              <w:szCs w:val="26"/>
            </w:rPr>
          </w:rPrChange>
        </w:rPr>
      </w:pPr>
      <w:bookmarkStart w:id="8055" w:name="_Toc71585921"/>
      <w:r w:rsidRPr="00963ED8">
        <w:rPr>
          <w:szCs w:val="26"/>
          <w:lang w:val="es-CO"/>
          <w:rPrChange w:id="8056" w:author="Massiel Nayibe Moreno Ladino" w:date="2025-01-15T13:00:00Z" w16du:dateUtc="2025-01-15T18:00:00Z">
            <w:rPr>
              <w:szCs w:val="26"/>
            </w:rPr>
          </w:rPrChange>
        </w:rPr>
        <w:t>Definiciones</w:t>
      </w:r>
      <w:bookmarkEnd w:id="8055"/>
    </w:p>
    <w:p w14:paraId="52C74BE4" w14:textId="77777777" w:rsidR="00441859" w:rsidRPr="00963ED8" w:rsidRDefault="00DE7F5C">
      <w:pPr>
        <w:spacing w:line="360" w:lineRule="auto"/>
        <w:jc w:val="both"/>
        <w:rPr>
          <w:rFonts w:cs="Times New Roman"/>
          <w:lang w:val="es-CO"/>
          <w:rPrChange w:id="8057" w:author="Massiel Nayibe Moreno Ladino" w:date="2025-01-15T13:00:00Z" w16du:dateUtc="2025-01-15T18:00:00Z">
            <w:rPr>
              <w:rFonts w:cs="Times New Roman"/>
            </w:rPr>
          </w:rPrChange>
        </w:rPr>
      </w:pPr>
      <w:r w:rsidRPr="00963ED8">
        <w:rPr>
          <w:rFonts w:cs="Times New Roman"/>
          <w:lang w:val="es-CO"/>
          <w:rPrChange w:id="8058" w:author="Massiel Nayibe Moreno Ladino" w:date="2025-01-15T13:00:00Z" w16du:dateUtc="2025-01-15T18:00:00Z">
            <w:rPr>
              <w:rFonts w:cs="Times New Roman"/>
            </w:rPr>
          </w:rPrChange>
        </w:rPr>
        <w:t>A efectos de esta política, Partners define los siguientes términos:</w:t>
      </w:r>
    </w:p>
    <w:p w14:paraId="42B749F6" w14:textId="77777777" w:rsidR="00441859" w:rsidRPr="00963ED8" w:rsidRDefault="00DE7F5C">
      <w:pPr>
        <w:pStyle w:val="Prrafodelista"/>
        <w:numPr>
          <w:ilvl w:val="0"/>
          <w:numId w:val="148"/>
        </w:numPr>
        <w:spacing w:after="200" w:line="360" w:lineRule="auto"/>
        <w:ind w:left="360"/>
        <w:jc w:val="both"/>
        <w:rPr>
          <w:rFonts w:cs="Times New Roman"/>
          <w:lang w:val="es-CO"/>
          <w:rPrChange w:id="8059" w:author="Massiel Nayibe Moreno Ladino" w:date="2025-01-15T13:00:00Z" w16du:dateUtc="2025-01-15T18:00:00Z">
            <w:rPr>
              <w:rFonts w:cs="Times New Roman"/>
            </w:rPr>
          </w:rPrChange>
        </w:rPr>
      </w:pPr>
      <w:r w:rsidRPr="00963ED8">
        <w:rPr>
          <w:rFonts w:cs="Times New Roman"/>
          <w:b/>
          <w:lang w:val="es-CO"/>
          <w:rPrChange w:id="8060" w:author="Massiel Nayibe Moreno Ladino" w:date="2025-01-15T13:00:00Z" w16du:dateUtc="2025-01-15T18:00:00Z">
            <w:rPr>
              <w:rFonts w:cs="Times New Roman"/>
              <w:b/>
            </w:rPr>
          </w:rPrChange>
        </w:rPr>
        <w:t>"Beneficiario" o "Beneficiarios"</w:t>
      </w:r>
      <w:r w:rsidRPr="00963ED8">
        <w:rPr>
          <w:rFonts w:cs="Times New Roman"/>
          <w:lang w:val="es-CO"/>
          <w:rPrChange w:id="8061" w:author="Massiel Nayibe Moreno Ladino" w:date="2025-01-15T13:00:00Z" w16du:dateUtc="2025-01-15T18:00:00Z">
            <w:rPr>
              <w:rFonts w:cs="Times New Roman"/>
            </w:rPr>
          </w:rPrChange>
        </w:rPr>
        <w:t>: Persona que recibe ayuda en el marco de programas de ayuda humanitaria o de desarrollo.</w:t>
      </w:r>
    </w:p>
    <w:p w14:paraId="0C9D3DEF" w14:textId="77777777" w:rsidR="00441859" w:rsidRPr="00963ED8" w:rsidRDefault="00DE7F5C">
      <w:pPr>
        <w:pStyle w:val="Prrafodelista"/>
        <w:numPr>
          <w:ilvl w:val="0"/>
          <w:numId w:val="148"/>
        </w:numPr>
        <w:spacing w:after="200" w:line="360" w:lineRule="auto"/>
        <w:ind w:left="360"/>
        <w:jc w:val="both"/>
        <w:rPr>
          <w:rFonts w:cs="Times New Roman"/>
          <w:lang w:val="es-CO"/>
          <w:rPrChange w:id="8062" w:author="Massiel Nayibe Moreno Ladino" w:date="2025-01-15T13:00:00Z" w16du:dateUtc="2025-01-15T18:00:00Z">
            <w:rPr>
              <w:rFonts w:cs="Times New Roman"/>
            </w:rPr>
          </w:rPrChange>
        </w:rPr>
      </w:pPr>
      <w:r w:rsidRPr="00963ED8">
        <w:rPr>
          <w:rFonts w:cs="Times New Roman"/>
          <w:b/>
          <w:bCs/>
          <w:lang w:val="es-CO"/>
          <w:rPrChange w:id="8063" w:author="Massiel Nayibe Moreno Ladino" w:date="2025-01-15T13:00:00Z" w16du:dateUtc="2025-01-15T18:00:00Z">
            <w:rPr>
              <w:rFonts w:cs="Times New Roman"/>
              <w:b/>
              <w:bCs/>
            </w:rPr>
          </w:rPrChange>
        </w:rPr>
        <w:t>"Acoso</w:t>
      </w:r>
      <w:r w:rsidRPr="00963ED8">
        <w:rPr>
          <w:rFonts w:cs="Times New Roman"/>
          <w:lang w:val="es-CO"/>
          <w:rPrChange w:id="8064" w:author="Massiel Nayibe Moreno Ladino" w:date="2025-01-15T13:00:00Z" w16du:dateUtc="2025-01-15T18:00:00Z">
            <w:rPr>
              <w:rFonts w:cs="Times New Roman"/>
            </w:rPr>
          </w:rPrChange>
        </w:rPr>
        <w:t>": Comportamiento intencionado y agresivo que se produce repetidamente contra una víctima cuando existe un desequilibrio de poder real o percibido, y cuando la víctima se siente vulnerable e impotente para defenderse. El comportamiento no deseado es hiriente: puede ser físico, incluidos golpes, patadas y destrucción de bienes; verbal, como burlas, insultos y amenazas; o relacional, mediante la difusión de rumores y la exclusión de un grupo. La definición de intimidación no se limita al acoso manifiesto, sino que abarca cualquier acción repetida que pretenda causar angustia física o emocional.</w:t>
      </w:r>
    </w:p>
    <w:p w14:paraId="075DABF4" w14:textId="77777777" w:rsidR="00441859" w:rsidRPr="00963ED8" w:rsidRDefault="00DE7F5C">
      <w:pPr>
        <w:pStyle w:val="Prrafodelista"/>
        <w:numPr>
          <w:ilvl w:val="0"/>
          <w:numId w:val="148"/>
        </w:numPr>
        <w:spacing w:after="200" w:line="360" w:lineRule="auto"/>
        <w:ind w:left="360"/>
        <w:jc w:val="both"/>
        <w:rPr>
          <w:rFonts w:cs="Times New Roman"/>
          <w:lang w:val="es-CO"/>
          <w:rPrChange w:id="8065" w:author="Massiel Nayibe Moreno Ladino" w:date="2025-01-15T13:00:00Z" w16du:dateUtc="2025-01-15T18:00:00Z">
            <w:rPr>
              <w:rFonts w:cs="Times New Roman"/>
            </w:rPr>
          </w:rPrChange>
        </w:rPr>
      </w:pPr>
      <w:r w:rsidRPr="00963ED8">
        <w:rPr>
          <w:rFonts w:cs="Times New Roman"/>
          <w:b/>
          <w:bCs/>
          <w:lang w:val="es-CO"/>
          <w:rPrChange w:id="8066" w:author="Massiel Nayibe Moreno Ladino" w:date="2025-01-15T13:00:00Z" w16du:dateUtc="2025-01-15T18:00:00Z">
            <w:rPr>
              <w:rFonts w:cs="Times New Roman"/>
              <w:b/>
              <w:bCs/>
            </w:rPr>
          </w:rPrChange>
        </w:rPr>
        <w:t>"Ciberacoso</w:t>
      </w:r>
      <w:r w:rsidRPr="00963ED8">
        <w:rPr>
          <w:rFonts w:cs="Times New Roman"/>
          <w:lang w:val="es-CO"/>
          <w:rPrChange w:id="8067" w:author="Massiel Nayibe Moreno Ladino" w:date="2025-01-15T13:00:00Z" w16du:dateUtc="2025-01-15T18:00:00Z">
            <w:rPr>
              <w:rFonts w:cs="Times New Roman"/>
            </w:rPr>
          </w:rPrChange>
        </w:rPr>
        <w:t>": publicación o envío de mensajes electrónicos, incluidas imágenes o vídeos, con el fin de acosar, amenazar o atacar a otra persona. En el ciberacoso se utilizan toda una serie de plataformas sociales, como chats, blogs y mensajería instantánea. El ciberacoso puede causar daños profundos, ya que deja una huella permanente en el ciberespacio y puede llegar rápidamente a una amplia audiencia. El acoso y el ciberacoso se alimentan mutuamente, formando un continuo de comportamientos perjudiciales.</w:t>
      </w:r>
    </w:p>
    <w:p w14:paraId="2F9A76F9" w14:textId="77777777" w:rsidR="00441859" w:rsidRPr="00963ED8" w:rsidRDefault="00DE7F5C">
      <w:pPr>
        <w:pStyle w:val="Prrafodelista"/>
        <w:numPr>
          <w:ilvl w:val="0"/>
          <w:numId w:val="148"/>
        </w:numPr>
        <w:spacing w:after="200" w:line="360" w:lineRule="auto"/>
        <w:ind w:left="360"/>
        <w:jc w:val="both"/>
        <w:rPr>
          <w:rFonts w:cs="Times New Roman"/>
          <w:lang w:val="es-CO"/>
          <w:rPrChange w:id="8068" w:author="Massiel Nayibe Moreno Ladino" w:date="2025-01-15T13:00:00Z" w16du:dateUtc="2025-01-15T18:00:00Z">
            <w:rPr>
              <w:rFonts w:cs="Times New Roman"/>
            </w:rPr>
          </w:rPrChange>
        </w:rPr>
      </w:pPr>
      <w:r w:rsidRPr="00963ED8">
        <w:rPr>
          <w:rFonts w:cs="Times New Roman"/>
          <w:b/>
          <w:bCs/>
          <w:lang w:val="es-CO"/>
          <w:rPrChange w:id="8069" w:author="Massiel Nayibe Moreno Ladino" w:date="2025-01-15T13:00:00Z" w16du:dateUtc="2025-01-15T18:00:00Z">
            <w:rPr>
              <w:rFonts w:cs="Times New Roman"/>
              <w:b/>
              <w:bCs/>
            </w:rPr>
          </w:rPrChange>
        </w:rPr>
        <w:t>"Niño" o "niños</w:t>
      </w:r>
      <w:r w:rsidRPr="00963ED8">
        <w:rPr>
          <w:rFonts w:cs="Times New Roman"/>
          <w:lang w:val="es-CO"/>
          <w:rPrChange w:id="8070" w:author="Massiel Nayibe Moreno Ladino" w:date="2025-01-15T13:00:00Z" w16du:dateUtc="2025-01-15T18:00:00Z">
            <w:rPr>
              <w:rFonts w:cs="Times New Roman"/>
            </w:rPr>
          </w:rPrChange>
        </w:rPr>
        <w:t>": Un niño o niños se definen como personas que no han cumplido los 18 años de edad, independientemente de las definiciones locales de cada país sobre cuándo un niño alcanza la mayoría de edad.</w:t>
      </w:r>
    </w:p>
    <w:p w14:paraId="53D3054C" w14:textId="77777777" w:rsidR="00441859" w:rsidRPr="00963ED8" w:rsidRDefault="00DE7F5C">
      <w:pPr>
        <w:pStyle w:val="Prrafodelista"/>
        <w:numPr>
          <w:ilvl w:val="0"/>
          <w:numId w:val="148"/>
        </w:numPr>
        <w:spacing w:after="200" w:line="360" w:lineRule="auto"/>
        <w:ind w:left="360"/>
        <w:jc w:val="both"/>
        <w:rPr>
          <w:rFonts w:cs="Times New Roman"/>
          <w:lang w:val="es-CO"/>
          <w:rPrChange w:id="8071" w:author="Massiel Nayibe Moreno Ladino" w:date="2025-01-15T13:00:00Z" w16du:dateUtc="2025-01-15T18:00:00Z">
            <w:rPr>
              <w:rFonts w:cs="Times New Roman"/>
            </w:rPr>
          </w:rPrChange>
        </w:rPr>
      </w:pPr>
      <w:r w:rsidRPr="00963ED8">
        <w:rPr>
          <w:rFonts w:cs="Times New Roman"/>
          <w:b/>
          <w:bCs/>
          <w:lang w:val="es-CO"/>
          <w:rPrChange w:id="8072" w:author="Massiel Nayibe Moreno Ladino" w:date="2025-01-15T13:00:00Z" w16du:dateUtc="2025-01-15T18:00:00Z">
            <w:rPr>
              <w:rFonts w:cs="Times New Roman"/>
              <w:b/>
              <w:bCs/>
            </w:rPr>
          </w:rPrChange>
        </w:rPr>
        <w:lastRenderedPageBreak/>
        <w:t>"Abuso, explotación o abandono de menores</w:t>
      </w:r>
      <w:r w:rsidRPr="00963ED8">
        <w:rPr>
          <w:rFonts w:cs="Times New Roman"/>
          <w:lang w:val="es-CO"/>
          <w:rPrChange w:id="8073" w:author="Massiel Nayibe Moreno Ladino" w:date="2025-01-15T13:00:00Z" w16du:dateUtc="2025-01-15T18:00:00Z">
            <w:rPr>
              <w:rFonts w:cs="Times New Roman"/>
            </w:rPr>
          </w:rPrChange>
        </w:rPr>
        <w:t>": Constituye cualquier forma de abuso físico; maltrato emocional; abuso sexual; negligencia o supervisión insuficiente; trata; o explotación comercial, transaccional, laboral o de otro tipo que resulte en un daño real o potencial para la salud, el bienestar, la supervivencia, el desarrollo o la dignidad del niño. Incluye, pero no se limita a: Cualquier acto u omisión que provoque la muerte, un daño físico o emocional grave a un niño, o un acto u omisión que presente un riesgo inminente de daño grave a un niño. Las principales categorías de maltrato infantil son el maltrato físico, el maltrato emocional, la negligencia, la explotación y el abuso sexuales y la explotación.</w:t>
      </w:r>
    </w:p>
    <w:p w14:paraId="617F2274" w14:textId="77777777" w:rsidR="00441859" w:rsidRPr="00963ED8" w:rsidRDefault="00DE7F5C">
      <w:pPr>
        <w:pStyle w:val="Prrafodelista"/>
        <w:numPr>
          <w:ilvl w:val="2"/>
          <w:numId w:val="137"/>
        </w:numPr>
        <w:spacing w:after="200" w:line="360" w:lineRule="auto"/>
        <w:jc w:val="both"/>
        <w:rPr>
          <w:rFonts w:cs="Times New Roman"/>
          <w:lang w:val="es-CO"/>
          <w:rPrChange w:id="8074" w:author="Massiel Nayibe Moreno Ladino" w:date="2025-01-15T13:00:00Z" w16du:dateUtc="2025-01-15T18:00:00Z">
            <w:rPr>
              <w:rFonts w:cs="Times New Roman"/>
            </w:rPr>
          </w:rPrChange>
        </w:rPr>
      </w:pPr>
      <w:r w:rsidRPr="00963ED8">
        <w:rPr>
          <w:rFonts w:cs="Times New Roman"/>
          <w:b/>
          <w:bCs/>
          <w:lang w:val="es-CO"/>
          <w:rPrChange w:id="8075" w:author="Massiel Nayibe Moreno Ladino" w:date="2025-01-15T13:00:00Z" w16du:dateUtc="2025-01-15T18:00:00Z">
            <w:rPr>
              <w:rFonts w:cs="Times New Roman"/>
              <w:b/>
              <w:bCs/>
            </w:rPr>
          </w:rPrChange>
        </w:rPr>
        <w:t>"Maltrato físico infantil</w:t>
      </w:r>
      <w:r w:rsidRPr="00963ED8">
        <w:rPr>
          <w:rFonts w:cs="Times New Roman"/>
          <w:lang w:val="es-CO"/>
          <w:rPrChange w:id="8076" w:author="Massiel Nayibe Moreno Ladino" w:date="2025-01-15T13:00:00Z" w16du:dateUtc="2025-01-15T18:00:00Z">
            <w:rPr>
              <w:rFonts w:cs="Times New Roman"/>
            </w:rPr>
          </w:rPrChange>
        </w:rPr>
        <w:t>": Consiste en actos u omisiones que provocan lesiones (no necesariamente visibles), dolor o sufrimiento innecesario o injustificado sin causar daño, perjuicio o riesgo de daño para la salud o el bienestar del niño, o la muerte. Tales actos pueden incluir, pero no se limitan a: Puñetazos, palizas, patadas, mordiscos, sacudidas, lanzamientos, puñaladas, asfixia o golpes (independientemente del objeto utilizado), quemaduras, mutilación genital femenina, tortura y otros actos físicos. Estos actos se consideran malos tratos independientemente de si su intención era herir al niño. Las lesiones físicas o el sufrimiento pueden incluir, entre otros: Moratones, marcas, hinchazón de tejidos blandos, hematomas, fracturas, esguinces, dislocación, quemaduras, daños en órganos, muerte, desfiguración permanente y cualquier otra lesión no trivial.</w:t>
      </w:r>
    </w:p>
    <w:p w14:paraId="6559A0EB" w14:textId="77777777" w:rsidR="00441859" w:rsidRPr="00963ED8" w:rsidRDefault="00DE7F5C">
      <w:pPr>
        <w:pStyle w:val="Prrafodelista"/>
        <w:numPr>
          <w:ilvl w:val="2"/>
          <w:numId w:val="137"/>
        </w:numPr>
        <w:spacing w:after="200" w:line="360" w:lineRule="auto"/>
        <w:jc w:val="both"/>
        <w:rPr>
          <w:rFonts w:cs="Times New Roman"/>
          <w:lang w:val="es-CO"/>
          <w:rPrChange w:id="8077" w:author="Massiel Nayibe Moreno Ladino" w:date="2025-01-15T13:00:00Z" w16du:dateUtc="2025-01-15T18:00:00Z">
            <w:rPr>
              <w:rFonts w:cs="Times New Roman"/>
            </w:rPr>
          </w:rPrChange>
        </w:rPr>
      </w:pPr>
      <w:r w:rsidRPr="00963ED8">
        <w:rPr>
          <w:rFonts w:cs="Times New Roman"/>
          <w:b/>
          <w:bCs/>
          <w:lang w:val="es-CO"/>
          <w:rPrChange w:id="8078" w:author="Massiel Nayibe Moreno Ladino" w:date="2025-01-15T13:00:00Z" w16du:dateUtc="2025-01-15T18:00:00Z">
            <w:rPr>
              <w:rFonts w:cs="Times New Roman"/>
              <w:b/>
              <w:bCs/>
            </w:rPr>
          </w:rPrChange>
        </w:rPr>
        <w:t>"Maltrato o abuso emocional infantil</w:t>
      </w:r>
      <w:r w:rsidRPr="00963ED8">
        <w:rPr>
          <w:rFonts w:cs="Times New Roman"/>
          <w:lang w:val="es-CO"/>
          <w:rPrChange w:id="8079" w:author="Massiel Nayibe Moreno Ladino" w:date="2025-01-15T13:00:00Z" w16du:dateUtc="2025-01-15T18:00:00Z">
            <w:rPr>
              <w:rFonts w:cs="Times New Roman"/>
            </w:rPr>
          </w:rPrChange>
        </w:rPr>
        <w:t>": Daño al desarrollo emocional, intelectual, mental o psicológico de un niño causado por actos, amenazas de actos o tácticas coercitivas. Puede producirse como un hecho aislado o de forma continuada. El maltrato emocional incluye, pero no se limita a: Cualquier trato humillante o degradante (por ejemplo, insultos, amenazas, gritos/gritos/maldiciones, burlas, críticas constantes, menosprecio, vergüenza persistente, etc.), control, retención de información sobre sus derechos, no satisfacer las necesidades emocionales de un niño, y rechazar, ignorar, aterrorizar, aislar, confinar a un niño, o cualquier otra actividad deliberada que haga que el niño se sienta disminuido o avergonzado.</w:t>
      </w:r>
    </w:p>
    <w:p w14:paraId="3A7F3CF9" w14:textId="77777777" w:rsidR="00441859" w:rsidRPr="00963ED8" w:rsidRDefault="00DE7F5C">
      <w:pPr>
        <w:pStyle w:val="Prrafodelista"/>
        <w:numPr>
          <w:ilvl w:val="2"/>
          <w:numId w:val="137"/>
        </w:numPr>
        <w:spacing w:after="200" w:line="360" w:lineRule="auto"/>
        <w:jc w:val="both"/>
        <w:rPr>
          <w:rFonts w:cs="Times New Roman"/>
          <w:lang w:val="es-CO"/>
          <w:rPrChange w:id="8080" w:author="Massiel Nayibe Moreno Ladino" w:date="2025-01-15T13:00:00Z" w16du:dateUtc="2025-01-15T18:00:00Z">
            <w:rPr>
              <w:rFonts w:cs="Times New Roman"/>
            </w:rPr>
          </w:rPrChange>
        </w:rPr>
      </w:pPr>
      <w:r w:rsidRPr="00963ED8">
        <w:rPr>
          <w:rFonts w:cs="Times New Roman"/>
          <w:b/>
          <w:bCs/>
          <w:lang w:val="es-CO"/>
          <w:rPrChange w:id="8081" w:author="Massiel Nayibe Moreno Ladino" w:date="2025-01-15T13:00:00Z" w16du:dateUtc="2025-01-15T18:00:00Z">
            <w:rPr>
              <w:rFonts w:cs="Times New Roman"/>
              <w:b/>
              <w:bCs/>
            </w:rPr>
          </w:rPrChange>
        </w:rPr>
        <w:lastRenderedPageBreak/>
        <w:t>"Negligencia infantil</w:t>
      </w:r>
      <w:r w:rsidRPr="00963ED8">
        <w:rPr>
          <w:rFonts w:cs="Times New Roman"/>
          <w:lang w:val="es-CO"/>
          <w:rPrChange w:id="8082" w:author="Massiel Nayibe Moreno Ladino" w:date="2025-01-15T13:00:00Z" w16du:dateUtc="2025-01-15T18:00:00Z">
            <w:rPr>
              <w:rFonts w:cs="Times New Roman"/>
            </w:rPr>
          </w:rPrChange>
        </w:rPr>
        <w:t>": Consiste en no satisfacer las necesidades básicas de un niño durante las actividades que se encargan de su cuidado en ausencia de sus padres o tutores y en no satisfacer las necesidades básicas de un niño deliberadamente o por negligencia. La negligencia incluye, pero no se limita a: No proporcionar alimentos adecuados, ropa suficiente o apropiada para la temporada y/o refugio; no prevenir daños; no garantizar una supervisión adecuada; no garantizar el acceso a la atención o tratamiento médico adecuado o proporcionar un tratamiento médico inadecuado (por ejemplo, administrar medicamentos cuando no está autorizado); o no proporcionar un entorno físico seguro (por ejemplo, exposición a la violencia, lugar de programación inseguro, prácticas de sueño inseguras, entregar un niño a un adulto no autorizado, acceso a armas u objetos dañinos, no poner a prueba de niños un espacio que ocuparán los niños, etc.).</w:t>
      </w:r>
    </w:p>
    <w:p w14:paraId="3E5301FC" w14:textId="77777777" w:rsidR="00441859" w:rsidRPr="00963ED8" w:rsidRDefault="00DE7F5C">
      <w:pPr>
        <w:pStyle w:val="Prrafodelista"/>
        <w:numPr>
          <w:ilvl w:val="2"/>
          <w:numId w:val="137"/>
        </w:numPr>
        <w:spacing w:after="200" w:line="360" w:lineRule="auto"/>
        <w:jc w:val="both"/>
        <w:rPr>
          <w:rFonts w:cs="Times New Roman"/>
          <w:lang w:val="es-CO"/>
          <w:rPrChange w:id="8083" w:author="Massiel Nayibe Moreno Ladino" w:date="2025-01-15T13:00:00Z" w16du:dateUtc="2025-01-15T18:00:00Z">
            <w:rPr>
              <w:rFonts w:cs="Times New Roman"/>
            </w:rPr>
          </w:rPrChange>
        </w:rPr>
      </w:pPr>
      <w:r w:rsidRPr="00963ED8">
        <w:rPr>
          <w:rFonts w:cs="Times New Roman"/>
          <w:b/>
          <w:bCs/>
          <w:lang w:val="es-CO"/>
          <w:rPrChange w:id="8084" w:author="Massiel Nayibe Moreno Ladino" w:date="2025-01-15T13:00:00Z" w16du:dateUtc="2025-01-15T18:00:00Z">
            <w:rPr>
              <w:rFonts w:cs="Times New Roman"/>
              <w:b/>
              <w:bCs/>
            </w:rPr>
          </w:rPrChange>
        </w:rPr>
        <w:t xml:space="preserve"> "Explotación y abuso sexual infantil</w:t>
      </w:r>
      <w:r w:rsidRPr="00963ED8">
        <w:rPr>
          <w:rFonts w:cs="Times New Roman"/>
          <w:lang w:val="es-CO"/>
          <w:rPrChange w:id="8085" w:author="Massiel Nayibe Moreno Ladino" w:date="2025-01-15T13:00:00Z" w16du:dateUtc="2025-01-15T18:00:00Z">
            <w:rPr>
              <w:rFonts w:cs="Times New Roman"/>
            </w:rPr>
          </w:rPrChange>
        </w:rPr>
        <w:t>": Todas las formas de violencia y coacción sexual, solicitación sexual, manipulación o engaño, incluido el incesto, las caricias en los genitales de un niño, la penetración, la sodomía, el matrimonio precoz y forzado, la violación, la participación en imágenes/vídeos indecentes (también conocida como pornografía) o la exposición a ellos, la esclavitud sexual/trata de seres humanos y el estupro. El abuso sexual puede incluir, pero no se limita a: Tocamientos o exposición indecente, lenguaje sexual explícito hacia o sobre un niño, y grooming (ver definición más abajo). El abuso sexual no siempre implica tocamientos. Explotación sexual es cualquier abuso real o intento de abuso de una posición de vulnerabilidad, poder diferencial o confianza con fines sexuales, incluyendo, pero no limitado a: Beneficiarse monetaria, social o políticamente de la explotación sexual de otra persona. Tenga en cuenta que la tecnología es una herramienta que a veces se utiliza para explotar sexualmente a un niño.</w:t>
      </w:r>
    </w:p>
    <w:p w14:paraId="117FFF1C" w14:textId="77777777" w:rsidR="00441859" w:rsidRDefault="00DE7F5C">
      <w:pPr>
        <w:pStyle w:val="Prrafodelista"/>
        <w:numPr>
          <w:ilvl w:val="2"/>
          <w:numId w:val="137"/>
        </w:numPr>
        <w:spacing w:after="200" w:line="360" w:lineRule="auto"/>
        <w:jc w:val="both"/>
        <w:rPr>
          <w:rFonts w:cs="Times New Roman"/>
        </w:rPr>
      </w:pPr>
      <w:r w:rsidRPr="00963ED8">
        <w:rPr>
          <w:rFonts w:cs="Times New Roman"/>
          <w:b/>
          <w:bCs/>
          <w:lang w:val="es-CO"/>
          <w:rPrChange w:id="8086" w:author="Massiel Nayibe Moreno Ladino" w:date="2025-01-15T13:00:00Z" w16du:dateUtc="2025-01-15T18:00:00Z">
            <w:rPr>
              <w:rFonts w:cs="Times New Roman"/>
              <w:b/>
              <w:bCs/>
            </w:rPr>
          </w:rPrChange>
        </w:rPr>
        <w:t xml:space="preserve">"Abuso sexual infantil": </w:t>
      </w:r>
      <w:r w:rsidRPr="00963ED8">
        <w:rPr>
          <w:rFonts w:cs="Times New Roman"/>
          <w:lang w:val="es-CO"/>
          <w:rPrChange w:id="8087" w:author="Massiel Nayibe Moreno Ladino" w:date="2025-01-15T13:00:00Z" w16du:dateUtc="2025-01-15T18:00:00Z">
            <w:rPr>
              <w:rFonts w:cs="Times New Roman"/>
            </w:rPr>
          </w:rPrChange>
        </w:rPr>
        <w:t xml:space="preserve">La intrusión física real o la amenaza de intrusión física de naturaleza sexual, ya sea por la fuerza o en condiciones desiguales o coercitivas. </w:t>
      </w:r>
      <w:r w:rsidRPr="00D57F7F">
        <w:rPr>
          <w:rFonts w:cs="Times New Roman"/>
        </w:rPr>
        <w:t>Otros tipos de maltrato asociados al abuso sexual son:</w:t>
      </w:r>
    </w:p>
    <w:p w14:paraId="766A917C" w14:textId="77777777" w:rsidR="00441859" w:rsidRPr="00963ED8" w:rsidRDefault="00DE7F5C">
      <w:pPr>
        <w:pStyle w:val="Prrafodelista"/>
        <w:widowControl w:val="0"/>
        <w:numPr>
          <w:ilvl w:val="1"/>
          <w:numId w:val="130"/>
        </w:numPr>
        <w:spacing w:line="360" w:lineRule="auto"/>
        <w:ind w:left="2160"/>
        <w:jc w:val="both"/>
        <w:rPr>
          <w:rFonts w:cs="Times New Roman"/>
          <w:lang w:val="es-CO"/>
          <w:rPrChange w:id="8088" w:author="Massiel Nayibe Moreno Ladino" w:date="2025-01-15T13:00:00Z" w16du:dateUtc="2025-01-15T18:00:00Z">
            <w:rPr>
              <w:rFonts w:cs="Times New Roman"/>
            </w:rPr>
          </w:rPrChange>
        </w:rPr>
      </w:pPr>
      <w:r w:rsidRPr="00963ED8">
        <w:rPr>
          <w:rFonts w:cs="Times New Roman"/>
          <w:b/>
          <w:bCs/>
          <w:lang w:val="es-CO"/>
          <w:rPrChange w:id="8089" w:author="Massiel Nayibe Moreno Ladino" w:date="2025-01-15T13:00:00Z" w16du:dateUtc="2025-01-15T18:00:00Z">
            <w:rPr>
              <w:rFonts w:cs="Times New Roman"/>
              <w:b/>
              <w:bCs/>
            </w:rPr>
          </w:rPrChange>
        </w:rPr>
        <w:t xml:space="preserve"> "Abuso sexual perpetrado por un adulto</w:t>
      </w:r>
      <w:r w:rsidRPr="00963ED8">
        <w:rPr>
          <w:rFonts w:cs="Times New Roman"/>
          <w:lang w:val="es-CO"/>
          <w:rPrChange w:id="8090" w:author="Massiel Nayibe Moreno Ladino" w:date="2025-01-15T13:00:00Z" w16du:dateUtc="2025-01-15T18:00:00Z">
            <w:rPr>
              <w:rFonts w:cs="Times New Roman"/>
            </w:rPr>
          </w:rPrChange>
        </w:rPr>
        <w:t xml:space="preserve">": Cualquier contacto o </w:t>
      </w:r>
      <w:r w:rsidRPr="00963ED8">
        <w:rPr>
          <w:rFonts w:cs="Times New Roman"/>
          <w:lang w:val="es-CO"/>
          <w:rPrChange w:id="8091" w:author="Massiel Nayibe Moreno Ladino" w:date="2025-01-15T13:00:00Z" w16du:dateUtc="2025-01-15T18:00:00Z">
            <w:rPr>
              <w:rFonts w:cs="Times New Roman"/>
            </w:rPr>
          </w:rPrChange>
        </w:rPr>
        <w:lastRenderedPageBreak/>
        <w:t>actividad de naturaleza sexual que se produzca entre un niño y un adulto. Esto incluye cualquier actividad destinada a excitar o gratificar los deseos sexuales del adulto o del niño.</w:t>
      </w:r>
    </w:p>
    <w:p w14:paraId="715C4AB7" w14:textId="77777777" w:rsidR="00441859" w:rsidRPr="00963ED8" w:rsidRDefault="00DE7F5C">
      <w:pPr>
        <w:pStyle w:val="Prrafodelista"/>
        <w:widowControl w:val="0"/>
        <w:numPr>
          <w:ilvl w:val="1"/>
          <w:numId w:val="130"/>
        </w:numPr>
        <w:spacing w:line="360" w:lineRule="auto"/>
        <w:ind w:left="2160"/>
        <w:jc w:val="both"/>
        <w:rPr>
          <w:rFonts w:cs="Times New Roman"/>
          <w:lang w:val="es-CO"/>
          <w:rPrChange w:id="8092" w:author="Massiel Nayibe Moreno Ladino" w:date="2025-01-15T13:00:00Z" w16du:dateUtc="2025-01-15T18:00:00Z">
            <w:rPr>
              <w:rFonts w:cs="Times New Roman"/>
            </w:rPr>
          </w:rPrChange>
        </w:rPr>
      </w:pPr>
      <w:r w:rsidRPr="00963ED8">
        <w:rPr>
          <w:rFonts w:cs="Times New Roman"/>
          <w:b/>
          <w:lang w:val="es-CO"/>
          <w:rPrChange w:id="8093" w:author="Massiel Nayibe Moreno Ladino" w:date="2025-01-15T13:00:00Z" w16du:dateUtc="2025-01-15T18:00:00Z">
            <w:rPr>
              <w:rFonts w:cs="Times New Roman"/>
              <w:b/>
            </w:rPr>
          </w:rPrChange>
        </w:rPr>
        <w:t xml:space="preserve">"Abuso sexual perpetrado por otro niño o </w:t>
      </w:r>
      <w:r w:rsidRPr="00963ED8">
        <w:rPr>
          <w:rFonts w:cs="Times New Roman"/>
          <w:b/>
          <w:bCs/>
          <w:lang w:val="es-CO"/>
          <w:rPrChange w:id="8094" w:author="Massiel Nayibe Moreno Ladino" w:date="2025-01-15T13:00:00Z" w16du:dateUtc="2025-01-15T18:00:00Z">
            <w:rPr>
              <w:rFonts w:cs="Times New Roman"/>
              <w:b/>
              <w:bCs/>
            </w:rPr>
          </w:rPrChange>
        </w:rPr>
        <w:t>niños</w:t>
      </w:r>
      <w:r w:rsidRPr="00963ED8">
        <w:rPr>
          <w:rFonts w:cs="Times New Roman"/>
          <w:lang w:val="es-CO"/>
          <w:rPrChange w:id="8095" w:author="Massiel Nayibe Moreno Ladino" w:date="2025-01-15T13:00:00Z" w16du:dateUtc="2025-01-15T18:00:00Z">
            <w:rPr>
              <w:rFonts w:cs="Times New Roman"/>
            </w:rPr>
          </w:rPrChange>
        </w:rPr>
        <w:t xml:space="preserve">": Cualquier contacto o actividad de naturaleza sexual que se produce entre un niño o niños y otro niño cuando no hay consentimiento, cuando el consentimiento no es posible, o cuando un niño tiene poder sobre el otro niño. Esto incluye cualquier actividad destinada a excitar o gratificar los deseos sexuales de cualquiera de los niños. </w:t>
      </w:r>
    </w:p>
    <w:p w14:paraId="7CAB344E" w14:textId="77777777" w:rsidR="00441859" w:rsidRPr="00963ED8" w:rsidRDefault="00DE7F5C">
      <w:pPr>
        <w:pStyle w:val="Prrafodelista"/>
        <w:numPr>
          <w:ilvl w:val="2"/>
          <w:numId w:val="137"/>
        </w:numPr>
        <w:spacing w:after="200" w:line="360" w:lineRule="auto"/>
        <w:jc w:val="both"/>
        <w:rPr>
          <w:rFonts w:cs="Times New Roman"/>
          <w:lang w:val="es-CO"/>
          <w:rPrChange w:id="8096" w:author="Massiel Nayibe Moreno Ladino" w:date="2025-01-15T13:00:00Z" w16du:dateUtc="2025-01-15T18:00:00Z">
            <w:rPr>
              <w:rFonts w:cs="Times New Roman"/>
            </w:rPr>
          </w:rPrChange>
        </w:rPr>
      </w:pPr>
      <w:r w:rsidRPr="00963ED8">
        <w:rPr>
          <w:rFonts w:cs="Times New Roman"/>
          <w:b/>
          <w:bCs/>
          <w:lang w:val="es-CO"/>
          <w:rPrChange w:id="8097" w:author="Massiel Nayibe Moreno Ladino" w:date="2025-01-15T13:00:00Z" w16du:dateUtc="2025-01-15T18:00:00Z">
            <w:rPr>
              <w:rFonts w:cs="Times New Roman"/>
              <w:b/>
              <w:bCs/>
            </w:rPr>
          </w:rPrChange>
        </w:rPr>
        <w:t>"Explotación infantil</w:t>
      </w:r>
      <w:r w:rsidRPr="00963ED8">
        <w:rPr>
          <w:rFonts w:cs="Times New Roman"/>
          <w:lang w:val="es-CO"/>
          <w:rPrChange w:id="8098" w:author="Massiel Nayibe Moreno Ladino" w:date="2025-01-15T13:00:00Z" w16du:dateUtc="2025-01-15T18:00:00Z">
            <w:rPr>
              <w:rFonts w:cs="Times New Roman"/>
            </w:rPr>
          </w:rPrChange>
        </w:rPr>
        <w:t>": Constituye el abuso de un niño en el que interviene algún tipo de remuneración o por el que los autores se benefician de alguna manera. La explotación representa una forma de coacción y violencia que va en detrimento de la salud física o mental, el desarrollo, la educación o el bienestar del niño. El abuso real o el intento de abuso de una posición de vulnerabilidad, diferencia de poder o confianza en beneficio de la persona que aprovecha su posición, poder, privilegio o riqueza (mediante la seducción, la manipulación, la coacción o el engaño) para obligar a un niño a trabajar, a la servidumbre doméstica, a la delincuencia forzada, al servicio militar o a la extracción de órganos. Normalmente, la persona o personas que explotan a un niño lo hacen para beneficiarse monetaria, social o políticamente. Puede ocurrirle a uno o a un grupo de niños en la comunidad de origen, fuera de la comunidad o internacionalmente. La explotación de un niño puede incluir, entre otras cosas:</w:t>
      </w:r>
    </w:p>
    <w:p w14:paraId="4F028ED8" w14:textId="77777777" w:rsidR="00441859" w:rsidRPr="00963ED8" w:rsidRDefault="00DE7F5C">
      <w:pPr>
        <w:pStyle w:val="Prrafodelista"/>
        <w:numPr>
          <w:ilvl w:val="4"/>
          <w:numId w:val="137"/>
        </w:numPr>
        <w:spacing w:after="200" w:line="360" w:lineRule="auto"/>
        <w:jc w:val="both"/>
        <w:rPr>
          <w:rFonts w:cs="Times New Roman"/>
          <w:lang w:val="es-CO"/>
          <w:rPrChange w:id="8099" w:author="Massiel Nayibe Moreno Ladino" w:date="2025-01-15T13:00:00Z" w16du:dateUtc="2025-01-15T18:00:00Z">
            <w:rPr>
              <w:rFonts w:cs="Times New Roman"/>
            </w:rPr>
          </w:rPrChange>
        </w:rPr>
      </w:pPr>
      <w:r w:rsidRPr="00963ED8">
        <w:rPr>
          <w:rFonts w:cs="Times New Roman"/>
          <w:lang w:val="es-CO"/>
          <w:rPrChange w:id="8100" w:author="Massiel Nayibe Moreno Ladino" w:date="2025-01-15T13:00:00Z" w16du:dateUtc="2025-01-15T18:00:00Z">
            <w:rPr>
              <w:rFonts w:cs="Times New Roman"/>
            </w:rPr>
          </w:rPrChange>
        </w:rPr>
        <w:t>Servidumbre doméstica (por ejemplo, limpieza, cuidado de niños, cocina, etc.);</w:t>
      </w:r>
    </w:p>
    <w:p w14:paraId="302ECDB6" w14:textId="77777777" w:rsidR="00441859" w:rsidRPr="00963ED8" w:rsidRDefault="00DE7F5C">
      <w:pPr>
        <w:pStyle w:val="Prrafodelista"/>
        <w:numPr>
          <w:ilvl w:val="4"/>
          <w:numId w:val="137"/>
        </w:numPr>
        <w:spacing w:after="200" w:line="360" w:lineRule="auto"/>
        <w:jc w:val="both"/>
        <w:rPr>
          <w:rFonts w:cs="Times New Roman"/>
          <w:lang w:val="es-CO"/>
          <w:rPrChange w:id="8101" w:author="Massiel Nayibe Moreno Ladino" w:date="2025-01-15T13:00:00Z" w16du:dateUtc="2025-01-15T18:00:00Z">
            <w:rPr>
              <w:rFonts w:cs="Times New Roman"/>
            </w:rPr>
          </w:rPrChange>
        </w:rPr>
      </w:pPr>
      <w:r w:rsidRPr="00963ED8">
        <w:rPr>
          <w:rFonts w:cs="Times New Roman"/>
          <w:lang w:val="es-CO"/>
          <w:rPrChange w:id="8102" w:author="Massiel Nayibe Moreno Ladino" w:date="2025-01-15T13:00:00Z" w16du:dateUtc="2025-01-15T18:00:00Z">
            <w:rPr>
              <w:rFonts w:cs="Times New Roman"/>
            </w:rPr>
          </w:rPrChange>
        </w:rPr>
        <w:t xml:space="preserve">Trabajos forzados (normalmente en fábricas o en la agricultura); </w:t>
      </w:r>
    </w:p>
    <w:p w14:paraId="0E967F69" w14:textId="77777777" w:rsidR="00441859" w:rsidRPr="00963ED8" w:rsidRDefault="00DE7F5C">
      <w:pPr>
        <w:pStyle w:val="Prrafodelista"/>
        <w:numPr>
          <w:ilvl w:val="4"/>
          <w:numId w:val="137"/>
        </w:numPr>
        <w:spacing w:after="200" w:line="360" w:lineRule="auto"/>
        <w:jc w:val="both"/>
        <w:rPr>
          <w:rFonts w:cs="Times New Roman"/>
          <w:lang w:val="es-CO"/>
          <w:rPrChange w:id="8103" w:author="Massiel Nayibe Moreno Ladino" w:date="2025-01-15T13:00:00Z" w16du:dateUtc="2025-01-15T18:00:00Z">
            <w:rPr>
              <w:rFonts w:cs="Times New Roman"/>
            </w:rPr>
          </w:rPrChange>
        </w:rPr>
      </w:pPr>
      <w:r w:rsidRPr="00963ED8">
        <w:rPr>
          <w:rFonts w:cs="Times New Roman"/>
          <w:lang w:val="es-CO"/>
          <w:rPrChange w:id="8104" w:author="Massiel Nayibe Moreno Ladino" w:date="2025-01-15T13:00:00Z" w16du:dateUtc="2025-01-15T18:00:00Z">
            <w:rPr>
              <w:rFonts w:cs="Times New Roman"/>
            </w:rPr>
          </w:rPrChange>
        </w:rPr>
        <w:t>Actividades delictivas forzosas como carterismo, mendicidad, transporte de drogas, fabricación de drogas, venta de mercancías pirateadas;</w:t>
      </w:r>
    </w:p>
    <w:p w14:paraId="3EA28CC7" w14:textId="77777777" w:rsidR="00441859" w:rsidRPr="00963ED8" w:rsidRDefault="00DE7F5C">
      <w:pPr>
        <w:pStyle w:val="Prrafodelista"/>
        <w:numPr>
          <w:ilvl w:val="4"/>
          <w:numId w:val="137"/>
        </w:numPr>
        <w:spacing w:after="200" w:line="360" w:lineRule="auto"/>
        <w:jc w:val="both"/>
        <w:rPr>
          <w:rFonts w:cs="Times New Roman"/>
          <w:lang w:val="es-CO"/>
          <w:rPrChange w:id="8105" w:author="Massiel Nayibe Moreno Ladino" w:date="2025-01-15T13:00:00Z" w16du:dateUtc="2025-01-15T18:00:00Z">
            <w:rPr>
              <w:rFonts w:cs="Times New Roman"/>
            </w:rPr>
          </w:rPrChange>
        </w:rPr>
      </w:pPr>
      <w:r w:rsidRPr="00963ED8">
        <w:rPr>
          <w:rFonts w:cs="Times New Roman"/>
          <w:lang w:val="es-CO"/>
          <w:rPrChange w:id="8106" w:author="Massiel Nayibe Moreno Ladino" w:date="2025-01-15T13:00:00Z" w16du:dateUtc="2025-01-15T18:00:00Z">
            <w:rPr>
              <w:rFonts w:cs="Times New Roman"/>
            </w:rPr>
          </w:rPrChange>
        </w:rPr>
        <w:t>Utilizado para el fraude de prestaciones;</w:t>
      </w:r>
    </w:p>
    <w:p w14:paraId="7CFF7985" w14:textId="77777777" w:rsidR="00441859" w:rsidRPr="00963ED8" w:rsidRDefault="00DE7F5C">
      <w:pPr>
        <w:pStyle w:val="Prrafodelista"/>
        <w:numPr>
          <w:ilvl w:val="4"/>
          <w:numId w:val="137"/>
        </w:numPr>
        <w:spacing w:after="200" w:line="360" w:lineRule="auto"/>
        <w:jc w:val="both"/>
        <w:rPr>
          <w:rFonts w:cs="Times New Roman"/>
          <w:lang w:val="es-CO"/>
          <w:rPrChange w:id="8107" w:author="Massiel Nayibe Moreno Ladino" w:date="2025-01-15T13:00:00Z" w16du:dateUtc="2025-01-15T18:00:00Z">
            <w:rPr>
              <w:rFonts w:cs="Times New Roman"/>
            </w:rPr>
          </w:rPrChange>
        </w:rPr>
      </w:pPr>
      <w:r w:rsidRPr="00963ED8">
        <w:rPr>
          <w:rFonts w:cs="Times New Roman"/>
          <w:lang w:val="es-CO"/>
          <w:rPrChange w:id="8108" w:author="Massiel Nayibe Moreno Ladino" w:date="2025-01-15T13:00:00Z" w16du:dateUtc="2025-01-15T18:00:00Z">
            <w:rPr>
              <w:rFonts w:cs="Times New Roman"/>
            </w:rPr>
          </w:rPrChange>
        </w:rPr>
        <w:t>Obligado a convertirse en niño soldado o a unirse a una banda.</w:t>
      </w:r>
    </w:p>
    <w:p w14:paraId="6FE5CB3D" w14:textId="77777777" w:rsidR="00441859" w:rsidRPr="00963ED8" w:rsidRDefault="00DE7F5C">
      <w:pPr>
        <w:pStyle w:val="Prrafodelista"/>
        <w:numPr>
          <w:ilvl w:val="2"/>
          <w:numId w:val="137"/>
        </w:numPr>
        <w:spacing w:after="200" w:line="360" w:lineRule="auto"/>
        <w:jc w:val="both"/>
        <w:rPr>
          <w:rFonts w:cs="Times New Roman"/>
          <w:lang w:val="es-CO"/>
          <w:rPrChange w:id="8109" w:author="Massiel Nayibe Moreno Ladino" w:date="2025-01-15T13:00:00Z" w16du:dateUtc="2025-01-15T18:00:00Z">
            <w:rPr>
              <w:rFonts w:cs="Times New Roman"/>
            </w:rPr>
          </w:rPrChange>
        </w:rPr>
      </w:pPr>
      <w:r w:rsidRPr="00963ED8">
        <w:rPr>
          <w:rFonts w:cs="Times New Roman"/>
          <w:b/>
          <w:bCs/>
          <w:lang w:val="es-CO"/>
          <w:rPrChange w:id="8110" w:author="Massiel Nayibe Moreno Ladino" w:date="2025-01-15T13:00:00Z" w16du:dateUtc="2025-01-15T18:00:00Z">
            <w:rPr>
              <w:rFonts w:cs="Times New Roman"/>
              <w:b/>
              <w:bCs/>
            </w:rPr>
          </w:rPrChange>
        </w:rPr>
        <w:lastRenderedPageBreak/>
        <w:t>"Sexo transaccional</w:t>
      </w:r>
      <w:r w:rsidRPr="00963ED8">
        <w:rPr>
          <w:rFonts w:cs="Times New Roman"/>
          <w:lang w:val="es-CO"/>
          <w:rPrChange w:id="8111" w:author="Massiel Nayibe Moreno Ladino" w:date="2025-01-15T13:00:00Z" w16du:dateUtc="2025-01-15T18:00:00Z">
            <w:rPr>
              <w:rFonts w:cs="Times New Roman"/>
            </w:rPr>
          </w:rPrChange>
        </w:rPr>
        <w:t>": El intercambio de dinero, empleo, bienes o servicios por sexo, incluidos favores sexuales u otras formas de comportamiento humillante, degradante o explotador. Esto incluye cualquier intercambio de ayuda que se deba a los beneficiarios de la ayuda.</w:t>
      </w:r>
    </w:p>
    <w:p w14:paraId="5DB2E0F7" w14:textId="77777777" w:rsidR="00441859" w:rsidRPr="00963ED8" w:rsidRDefault="00DE7F5C">
      <w:pPr>
        <w:pStyle w:val="Prrafodelista"/>
        <w:numPr>
          <w:ilvl w:val="2"/>
          <w:numId w:val="137"/>
        </w:numPr>
        <w:spacing w:after="200" w:line="360" w:lineRule="auto"/>
        <w:ind w:left="1620" w:hanging="540"/>
        <w:jc w:val="both"/>
        <w:rPr>
          <w:rFonts w:cs="Times New Roman"/>
          <w:lang w:val="es-CO"/>
          <w:rPrChange w:id="8112" w:author="Massiel Nayibe Moreno Ladino" w:date="2025-01-15T13:00:00Z" w16du:dateUtc="2025-01-15T18:00:00Z">
            <w:rPr>
              <w:rFonts w:cs="Times New Roman"/>
            </w:rPr>
          </w:rPrChange>
        </w:rPr>
      </w:pPr>
      <w:r w:rsidRPr="00963ED8">
        <w:rPr>
          <w:rFonts w:cs="Times New Roman"/>
          <w:b/>
          <w:bCs/>
          <w:lang w:val="es-CO"/>
          <w:rPrChange w:id="8113" w:author="Massiel Nayibe Moreno Ladino" w:date="2025-01-15T13:00:00Z" w16du:dateUtc="2025-01-15T18:00:00Z">
            <w:rPr>
              <w:rFonts w:cs="Times New Roman"/>
              <w:b/>
              <w:bCs/>
            </w:rPr>
          </w:rPrChange>
        </w:rPr>
        <w:t>"Solicitud de sexo transaccional</w:t>
      </w:r>
      <w:r w:rsidRPr="00963ED8">
        <w:rPr>
          <w:rFonts w:cs="Times New Roman"/>
          <w:lang w:val="es-CO"/>
          <w:rPrChange w:id="8114" w:author="Massiel Nayibe Moreno Ladino" w:date="2025-01-15T13:00:00Z" w16du:dateUtc="2025-01-15T18:00:00Z">
            <w:rPr>
              <w:rFonts w:cs="Times New Roman"/>
            </w:rPr>
          </w:rPrChange>
        </w:rPr>
        <w:t>": Solicitar sexo transaccional.</w:t>
      </w:r>
    </w:p>
    <w:p w14:paraId="326D3CAC" w14:textId="77777777" w:rsidR="00441859" w:rsidRPr="00963ED8" w:rsidRDefault="00DE7F5C">
      <w:pPr>
        <w:pStyle w:val="Prrafodelista"/>
        <w:numPr>
          <w:ilvl w:val="2"/>
          <w:numId w:val="137"/>
        </w:numPr>
        <w:tabs>
          <w:tab w:val="left" w:pos="2070"/>
        </w:tabs>
        <w:spacing w:after="200" w:line="360" w:lineRule="auto"/>
        <w:jc w:val="both"/>
        <w:rPr>
          <w:rFonts w:cs="Times New Roman"/>
          <w:lang w:val="es-CO"/>
          <w:rPrChange w:id="8115" w:author="Massiel Nayibe Moreno Ladino" w:date="2025-01-15T13:00:00Z" w16du:dateUtc="2025-01-15T18:00:00Z">
            <w:rPr>
              <w:rFonts w:cs="Times New Roman"/>
            </w:rPr>
          </w:rPrChange>
        </w:rPr>
      </w:pPr>
      <w:r w:rsidRPr="00963ED8">
        <w:rPr>
          <w:rFonts w:cs="Times New Roman"/>
          <w:b/>
          <w:bCs/>
          <w:lang w:val="es-CO"/>
          <w:rPrChange w:id="8116" w:author="Massiel Nayibe Moreno Ladino" w:date="2025-01-15T13:00:00Z" w16du:dateUtc="2025-01-15T18:00:00Z">
            <w:rPr>
              <w:rFonts w:cs="Times New Roman"/>
              <w:b/>
              <w:bCs/>
            </w:rPr>
          </w:rPrChange>
        </w:rPr>
        <w:t>"Grooming</w:t>
      </w:r>
      <w:r w:rsidRPr="00963ED8">
        <w:rPr>
          <w:rFonts w:cs="Times New Roman"/>
          <w:lang w:val="es-CO"/>
          <w:rPrChange w:id="8117" w:author="Massiel Nayibe Moreno Ladino" w:date="2025-01-15T13:00:00Z" w16du:dateUtc="2025-01-15T18:00:00Z">
            <w:rPr>
              <w:rFonts w:cs="Times New Roman"/>
            </w:rPr>
          </w:rPrChange>
        </w:rPr>
        <w:t xml:space="preserve">": Es el proceso por el cual un adulto entabla una relación con un niño o con su cuidador para ganarse su confianza con el fin de abusar sexualmente de él y/o explotarlo. El grooming suele producirse por fases, y puede ocurrir en línea o cara a cara, por un extraño o por alguien que el niño o el cuidador conoce. Como es un proceso gradual, a veces puede ser difícil de detectar. He aquí algunos indicadores de que un adulto puede estar seduciendo a un niño o a su cuidador: </w:t>
      </w:r>
    </w:p>
    <w:p w14:paraId="23BD5D44" w14:textId="77777777" w:rsidR="00441859" w:rsidRPr="00963ED8" w:rsidRDefault="00DE7F5C">
      <w:pPr>
        <w:pStyle w:val="Prrafodelista"/>
        <w:numPr>
          <w:ilvl w:val="4"/>
          <w:numId w:val="137"/>
        </w:numPr>
        <w:tabs>
          <w:tab w:val="left" w:pos="2070"/>
          <w:tab w:val="left" w:pos="2160"/>
        </w:tabs>
        <w:spacing w:after="200" w:line="360" w:lineRule="auto"/>
        <w:jc w:val="both"/>
        <w:rPr>
          <w:rFonts w:cs="Times New Roman"/>
          <w:lang w:val="es-CO"/>
          <w:rPrChange w:id="8118" w:author="Massiel Nayibe Moreno Ladino" w:date="2025-01-15T13:00:00Z" w16du:dateUtc="2025-01-15T18:00:00Z">
            <w:rPr>
              <w:rFonts w:cs="Times New Roman"/>
            </w:rPr>
          </w:rPrChange>
        </w:rPr>
      </w:pPr>
      <w:r w:rsidRPr="00963ED8">
        <w:rPr>
          <w:rFonts w:cs="Times New Roman"/>
          <w:lang w:val="es-CO"/>
          <w:rPrChange w:id="8119" w:author="Massiel Nayibe Moreno Ladino" w:date="2025-01-15T13:00:00Z" w16du:dateUtc="2025-01-15T18:00:00Z">
            <w:rPr>
              <w:rFonts w:cs="Times New Roman"/>
            </w:rPr>
          </w:rPrChange>
        </w:rPr>
        <w:t xml:space="preserve"> Favorecer al niño por encima de los demás; </w:t>
      </w:r>
    </w:p>
    <w:p w14:paraId="32AFB7D2" w14:textId="77777777" w:rsidR="00441859" w:rsidRPr="00963ED8" w:rsidRDefault="00DE7F5C">
      <w:pPr>
        <w:pStyle w:val="Prrafodelista"/>
        <w:numPr>
          <w:ilvl w:val="4"/>
          <w:numId w:val="137"/>
        </w:numPr>
        <w:tabs>
          <w:tab w:val="left" w:pos="2070"/>
          <w:tab w:val="left" w:pos="2160"/>
        </w:tabs>
        <w:spacing w:after="200" w:line="360" w:lineRule="auto"/>
        <w:jc w:val="both"/>
        <w:rPr>
          <w:rFonts w:cs="Times New Roman"/>
          <w:lang w:val="es-CO"/>
          <w:rPrChange w:id="8120" w:author="Massiel Nayibe Moreno Ladino" w:date="2025-01-15T13:00:00Z" w16du:dateUtc="2025-01-15T18:00:00Z">
            <w:rPr>
              <w:rFonts w:cs="Times New Roman"/>
            </w:rPr>
          </w:rPrChange>
        </w:rPr>
      </w:pPr>
      <w:r w:rsidRPr="00963ED8">
        <w:rPr>
          <w:rFonts w:cs="Times New Roman"/>
          <w:lang w:val="es-CO"/>
          <w:rPrChange w:id="8121" w:author="Massiel Nayibe Moreno Ladino" w:date="2025-01-15T13:00:00Z" w16du:dateUtc="2025-01-15T18:00:00Z">
            <w:rPr>
              <w:rFonts w:cs="Times New Roman"/>
            </w:rPr>
          </w:rPrChange>
        </w:rPr>
        <w:t>Proporcionar al niño recompensas o privilegios;</w:t>
      </w:r>
    </w:p>
    <w:p w14:paraId="1A2BBD05" w14:textId="77777777" w:rsidR="00441859" w:rsidRPr="00963ED8" w:rsidRDefault="00DE7F5C">
      <w:pPr>
        <w:pStyle w:val="Prrafodelista"/>
        <w:numPr>
          <w:ilvl w:val="4"/>
          <w:numId w:val="137"/>
        </w:numPr>
        <w:tabs>
          <w:tab w:val="left" w:pos="2070"/>
          <w:tab w:val="left" w:pos="2160"/>
        </w:tabs>
        <w:spacing w:after="200" w:line="360" w:lineRule="auto"/>
        <w:jc w:val="both"/>
        <w:rPr>
          <w:rFonts w:cs="Times New Roman"/>
          <w:lang w:val="es-CO"/>
          <w:rPrChange w:id="8122" w:author="Massiel Nayibe Moreno Ladino" w:date="2025-01-15T13:00:00Z" w16du:dateUtc="2025-01-15T18:00:00Z">
            <w:rPr>
              <w:rFonts w:cs="Times New Roman"/>
            </w:rPr>
          </w:rPrChange>
        </w:rPr>
      </w:pPr>
      <w:r w:rsidRPr="00963ED8">
        <w:rPr>
          <w:rFonts w:cs="Times New Roman"/>
          <w:lang w:val="es-CO"/>
          <w:rPrChange w:id="8123" w:author="Massiel Nayibe Moreno Ladino" w:date="2025-01-15T13:00:00Z" w16du:dateUtc="2025-01-15T18:00:00Z">
            <w:rPr>
              <w:rFonts w:cs="Times New Roman"/>
            </w:rPr>
          </w:rPrChange>
        </w:rPr>
        <w:t xml:space="preserve"> Aislar al niño de los demás;</w:t>
      </w:r>
    </w:p>
    <w:p w14:paraId="1AFF3878" w14:textId="77777777" w:rsidR="00441859" w:rsidRPr="00963ED8" w:rsidRDefault="00DE7F5C">
      <w:pPr>
        <w:pStyle w:val="Prrafodelista"/>
        <w:numPr>
          <w:ilvl w:val="4"/>
          <w:numId w:val="137"/>
        </w:numPr>
        <w:tabs>
          <w:tab w:val="left" w:pos="2070"/>
          <w:tab w:val="left" w:pos="2160"/>
        </w:tabs>
        <w:spacing w:after="200" w:line="360" w:lineRule="auto"/>
        <w:jc w:val="both"/>
        <w:rPr>
          <w:rFonts w:cs="Times New Roman"/>
          <w:lang w:val="es-CO"/>
          <w:rPrChange w:id="8124" w:author="Massiel Nayibe Moreno Ladino" w:date="2025-01-15T13:00:00Z" w16du:dateUtc="2025-01-15T18:00:00Z">
            <w:rPr>
              <w:rFonts w:cs="Times New Roman"/>
            </w:rPr>
          </w:rPrChange>
        </w:rPr>
      </w:pPr>
      <w:r w:rsidRPr="00963ED8">
        <w:rPr>
          <w:rFonts w:cs="Times New Roman"/>
          <w:lang w:val="es-CO"/>
          <w:rPrChange w:id="8125" w:author="Massiel Nayibe Moreno Ladino" w:date="2025-01-15T13:00:00Z" w16du:dateUtc="2025-01-15T18:00:00Z">
            <w:rPr>
              <w:rFonts w:cs="Times New Roman"/>
            </w:rPr>
          </w:rPrChange>
        </w:rPr>
        <w:t>Expresar interés por un niño especialmente vulnerable o necesitado de apoyo (por ejemplo, si ha sido maltratado anteriormente por otra persona);</w:t>
      </w:r>
    </w:p>
    <w:p w14:paraId="4C260A4A" w14:textId="77777777" w:rsidR="00441859" w:rsidRPr="00963ED8" w:rsidRDefault="00DE7F5C">
      <w:pPr>
        <w:pStyle w:val="Prrafodelista"/>
        <w:numPr>
          <w:ilvl w:val="4"/>
          <w:numId w:val="137"/>
        </w:numPr>
        <w:tabs>
          <w:tab w:val="left" w:pos="2070"/>
          <w:tab w:val="left" w:pos="2160"/>
        </w:tabs>
        <w:spacing w:after="200" w:line="360" w:lineRule="auto"/>
        <w:jc w:val="both"/>
        <w:rPr>
          <w:rFonts w:cs="Times New Roman"/>
          <w:lang w:val="es-CO"/>
          <w:rPrChange w:id="8126" w:author="Massiel Nayibe Moreno Ladino" w:date="2025-01-15T13:00:00Z" w16du:dateUtc="2025-01-15T18:00:00Z">
            <w:rPr>
              <w:rFonts w:cs="Times New Roman"/>
            </w:rPr>
          </w:rPrChange>
        </w:rPr>
      </w:pPr>
      <w:r w:rsidRPr="00963ED8">
        <w:rPr>
          <w:rFonts w:cs="Times New Roman"/>
          <w:lang w:val="es-CO"/>
          <w:rPrChange w:id="8127" w:author="Massiel Nayibe Moreno Ladino" w:date="2025-01-15T13:00:00Z" w16du:dateUtc="2025-01-15T18:00:00Z">
            <w:rPr>
              <w:rFonts w:cs="Times New Roman"/>
            </w:rPr>
          </w:rPrChange>
        </w:rPr>
        <w:t xml:space="preserve"> Entablar amistad con los padres o cuidadores responsables de proteger al niño;</w:t>
      </w:r>
    </w:p>
    <w:p w14:paraId="6A65A9A6" w14:textId="77777777" w:rsidR="00441859" w:rsidRPr="00963ED8" w:rsidRDefault="00DE7F5C">
      <w:pPr>
        <w:pStyle w:val="Prrafodelista"/>
        <w:numPr>
          <w:ilvl w:val="4"/>
          <w:numId w:val="137"/>
        </w:numPr>
        <w:tabs>
          <w:tab w:val="left" w:pos="2070"/>
          <w:tab w:val="left" w:pos="2160"/>
        </w:tabs>
        <w:spacing w:after="200" w:line="360" w:lineRule="auto"/>
        <w:jc w:val="both"/>
        <w:rPr>
          <w:rFonts w:cs="Times New Roman"/>
          <w:lang w:val="es-CO"/>
          <w:rPrChange w:id="8128" w:author="Massiel Nayibe Moreno Ladino" w:date="2025-01-15T13:00:00Z" w16du:dateUtc="2025-01-15T18:00:00Z">
            <w:rPr>
              <w:rFonts w:cs="Times New Roman"/>
            </w:rPr>
          </w:rPrChange>
        </w:rPr>
      </w:pPr>
      <w:r w:rsidRPr="00963ED8">
        <w:rPr>
          <w:rFonts w:cs="Times New Roman"/>
          <w:lang w:val="es-CO"/>
          <w:rPrChange w:id="8129" w:author="Massiel Nayibe Moreno Ladino" w:date="2025-01-15T13:00:00Z" w16du:dateUtc="2025-01-15T18:00:00Z">
            <w:rPr>
              <w:rFonts w:cs="Times New Roman"/>
            </w:rPr>
          </w:rPrChange>
        </w:rPr>
        <w:t xml:space="preserve"> Proporcionar al niño alcohol o drogas;</w:t>
      </w:r>
    </w:p>
    <w:p w14:paraId="592A2D4E" w14:textId="77777777" w:rsidR="00441859" w:rsidRPr="00963ED8" w:rsidRDefault="00DE7F5C">
      <w:pPr>
        <w:pStyle w:val="Prrafodelista"/>
        <w:numPr>
          <w:ilvl w:val="4"/>
          <w:numId w:val="137"/>
        </w:numPr>
        <w:tabs>
          <w:tab w:val="left" w:pos="2070"/>
          <w:tab w:val="left" w:pos="2160"/>
        </w:tabs>
        <w:spacing w:after="200" w:line="360" w:lineRule="auto"/>
        <w:jc w:val="both"/>
        <w:rPr>
          <w:rFonts w:cs="Times New Roman"/>
          <w:lang w:val="es-CO"/>
          <w:rPrChange w:id="8130" w:author="Massiel Nayibe Moreno Ladino" w:date="2025-01-15T13:00:00Z" w16du:dateUtc="2025-01-15T18:00:00Z">
            <w:rPr>
              <w:rFonts w:cs="Times New Roman"/>
            </w:rPr>
          </w:rPrChange>
        </w:rPr>
      </w:pPr>
      <w:r w:rsidRPr="00963ED8">
        <w:rPr>
          <w:rFonts w:cs="Times New Roman"/>
          <w:lang w:val="es-CO"/>
          <w:rPrChange w:id="8131" w:author="Massiel Nayibe Moreno Ladino" w:date="2025-01-15T13:00:00Z" w16du:dateUtc="2025-01-15T18:00:00Z">
            <w:rPr>
              <w:rFonts w:cs="Times New Roman"/>
            </w:rPr>
          </w:rPrChange>
        </w:rPr>
        <w:t>Crear intimidad (por ejemplo, contar chistes internos o decirle al niño que nadie le entiende como el peluquero);</w:t>
      </w:r>
    </w:p>
    <w:p w14:paraId="4218E7AC" w14:textId="77777777" w:rsidR="00441859" w:rsidRPr="00963ED8" w:rsidRDefault="00DE7F5C">
      <w:pPr>
        <w:pStyle w:val="Prrafodelista"/>
        <w:numPr>
          <w:ilvl w:val="4"/>
          <w:numId w:val="137"/>
        </w:numPr>
        <w:tabs>
          <w:tab w:val="left" w:pos="2070"/>
          <w:tab w:val="left" w:pos="2160"/>
        </w:tabs>
        <w:spacing w:after="200" w:line="360" w:lineRule="auto"/>
        <w:jc w:val="both"/>
        <w:rPr>
          <w:rFonts w:cs="Times New Roman"/>
          <w:lang w:val="es-CO"/>
          <w:rPrChange w:id="8132" w:author="Massiel Nayibe Moreno Ladino" w:date="2025-01-15T13:00:00Z" w16du:dateUtc="2025-01-15T18:00:00Z">
            <w:rPr>
              <w:rFonts w:cs="Times New Roman"/>
            </w:rPr>
          </w:rPrChange>
        </w:rPr>
      </w:pPr>
      <w:r w:rsidRPr="00963ED8">
        <w:rPr>
          <w:rFonts w:cs="Times New Roman"/>
          <w:lang w:val="es-CO"/>
          <w:rPrChange w:id="8133" w:author="Massiel Nayibe Moreno Ladino" w:date="2025-01-15T13:00:00Z" w16du:dateUtc="2025-01-15T18:00:00Z">
            <w:rPr>
              <w:rFonts w:cs="Times New Roman"/>
            </w:rPr>
          </w:rPrChange>
        </w:rPr>
        <w:t>Amenazar, chantajear, intimidar o asustar a un niño diciéndole que el groomer hará algo a su familia o amigos.</w:t>
      </w:r>
    </w:p>
    <w:p w14:paraId="507C7F42" w14:textId="77777777" w:rsidR="00441859" w:rsidRPr="00963ED8" w:rsidRDefault="00DE7F5C">
      <w:pPr>
        <w:pStyle w:val="Prrafodelista"/>
        <w:numPr>
          <w:ilvl w:val="0"/>
          <w:numId w:val="147"/>
        </w:numPr>
        <w:spacing w:after="200" w:line="360" w:lineRule="auto"/>
        <w:ind w:left="360"/>
        <w:jc w:val="both"/>
        <w:rPr>
          <w:rFonts w:cs="Times New Roman"/>
          <w:lang w:val="es-CO"/>
          <w:rPrChange w:id="8134" w:author="Massiel Nayibe Moreno Ladino" w:date="2025-01-15T13:00:00Z" w16du:dateUtc="2025-01-15T18:00:00Z">
            <w:rPr>
              <w:rFonts w:cs="Times New Roman"/>
            </w:rPr>
          </w:rPrChange>
        </w:rPr>
      </w:pPr>
      <w:r w:rsidRPr="00963ED8">
        <w:rPr>
          <w:rFonts w:cs="Times New Roman"/>
          <w:b/>
          <w:bCs/>
          <w:lang w:val="es-CO"/>
          <w:rPrChange w:id="8135" w:author="Massiel Nayibe Moreno Ladino" w:date="2025-01-15T13:00:00Z" w16du:dateUtc="2025-01-15T18:00:00Z">
            <w:rPr>
              <w:rFonts w:cs="Times New Roman"/>
              <w:b/>
              <w:bCs/>
            </w:rPr>
          </w:rPrChange>
        </w:rPr>
        <w:t>"Datos de menores</w:t>
      </w:r>
      <w:r w:rsidRPr="00963ED8">
        <w:rPr>
          <w:rFonts w:cs="Times New Roman"/>
          <w:lang w:val="es-CO"/>
          <w:rPrChange w:id="8136" w:author="Massiel Nayibe Moreno Ladino" w:date="2025-01-15T13:00:00Z" w16du:dateUtc="2025-01-15T18:00:00Z">
            <w:rPr>
              <w:rFonts w:cs="Times New Roman"/>
            </w:rPr>
          </w:rPrChange>
        </w:rPr>
        <w:t>": Información en papel o electrónica que contiene Información de Identificación Personal (IIP) recopilada con fines programáticos u operativos. La IIP se considera confidencial e incluye categorías sensibles o protegidas, como la información sanitaria, entre otras.</w:t>
      </w:r>
    </w:p>
    <w:p w14:paraId="532AF5A5" w14:textId="77777777" w:rsidR="00441859" w:rsidRPr="00963ED8" w:rsidRDefault="00DE7F5C">
      <w:pPr>
        <w:pStyle w:val="Prrafodelista"/>
        <w:numPr>
          <w:ilvl w:val="0"/>
          <w:numId w:val="147"/>
        </w:numPr>
        <w:spacing w:after="200" w:line="360" w:lineRule="auto"/>
        <w:ind w:left="360"/>
        <w:jc w:val="both"/>
        <w:rPr>
          <w:rFonts w:cs="Times New Roman"/>
          <w:lang w:val="es-CO"/>
          <w:rPrChange w:id="8137" w:author="Massiel Nayibe Moreno Ladino" w:date="2025-01-15T13:00:00Z" w16du:dateUtc="2025-01-15T18:00:00Z">
            <w:rPr>
              <w:rFonts w:cs="Times New Roman"/>
            </w:rPr>
          </w:rPrChange>
        </w:rPr>
      </w:pPr>
      <w:r w:rsidRPr="00963ED8">
        <w:rPr>
          <w:rFonts w:cs="Times New Roman"/>
          <w:lang w:val="es-CO"/>
          <w:rPrChange w:id="8138" w:author="Massiel Nayibe Moreno Ladino" w:date="2025-01-15T13:00:00Z" w16du:dateUtc="2025-01-15T18:00:00Z">
            <w:rPr>
              <w:rFonts w:cs="Times New Roman"/>
            </w:rPr>
          </w:rPrChange>
        </w:rPr>
        <w:t>"</w:t>
      </w:r>
      <w:r w:rsidRPr="00963ED8">
        <w:rPr>
          <w:rFonts w:cs="Times New Roman"/>
          <w:b/>
          <w:bCs/>
          <w:lang w:val="es-CO"/>
          <w:rPrChange w:id="8139" w:author="Massiel Nayibe Moreno Ladino" w:date="2025-01-15T13:00:00Z" w16du:dateUtc="2025-01-15T18:00:00Z">
            <w:rPr>
              <w:rFonts w:cs="Times New Roman"/>
              <w:b/>
              <w:bCs/>
            </w:rPr>
          </w:rPrChange>
        </w:rPr>
        <w:t>Protección de la infancia</w:t>
      </w:r>
      <w:r w:rsidRPr="00963ED8">
        <w:rPr>
          <w:rFonts w:cs="Times New Roman"/>
          <w:lang w:val="es-CO"/>
          <w:rPrChange w:id="8140" w:author="Massiel Nayibe Moreno Ladino" w:date="2025-01-15T13:00:00Z" w16du:dateUtc="2025-01-15T18:00:00Z">
            <w:rPr>
              <w:rFonts w:cs="Times New Roman"/>
            </w:rPr>
          </w:rPrChange>
        </w:rPr>
        <w:t xml:space="preserve"> El objetivo de la protección de la infancia es hacer que el mundo sea seguro para los niños. Las respuestas de protección de la infancia son de escala macro e </w:t>
      </w:r>
      <w:r w:rsidRPr="00963ED8">
        <w:rPr>
          <w:rFonts w:cs="Times New Roman"/>
          <w:lang w:val="es-CO"/>
          <w:rPrChange w:id="8141" w:author="Massiel Nayibe Moreno Ladino" w:date="2025-01-15T13:00:00Z" w16du:dateUtc="2025-01-15T18:00:00Z">
            <w:rPr>
              <w:rFonts w:cs="Times New Roman"/>
            </w:rPr>
          </w:rPrChange>
        </w:rPr>
        <w:lastRenderedPageBreak/>
        <w:t>implican enfoques holísticos para satisfacer las necesidades de protección social y jurídica de los niños y sus familias en comunidades vulnerables.</w:t>
      </w:r>
    </w:p>
    <w:p w14:paraId="321E9FA5" w14:textId="77777777" w:rsidR="00441859" w:rsidRPr="00963ED8" w:rsidRDefault="00DE7F5C">
      <w:pPr>
        <w:pStyle w:val="Prrafodelista"/>
        <w:numPr>
          <w:ilvl w:val="0"/>
          <w:numId w:val="147"/>
        </w:numPr>
        <w:spacing w:after="200" w:line="360" w:lineRule="auto"/>
        <w:ind w:left="360"/>
        <w:jc w:val="both"/>
        <w:rPr>
          <w:rFonts w:cs="Times New Roman"/>
          <w:lang w:val="es-CO"/>
          <w:rPrChange w:id="8142" w:author="Massiel Nayibe Moreno Ladino" w:date="2025-01-15T13:00:00Z" w16du:dateUtc="2025-01-15T18:00:00Z">
            <w:rPr>
              <w:rFonts w:cs="Times New Roman"/>
            </w:rPr>
          </w:rPrChange>
        </w:rPr>
      </w:pPr>
      <w:r w:rsidRPr="00963ED8">
        <w:rPr>
          <w:rFonts w:cs="Times New Roman"/>
          <w:b/>
          <w:bCs/>
          <w:lang w:val="es-CO"/>
          <w:rPrChange w:id="8143" w:author="Massiel Nayibe Moreno Ladino" w:date="2025-01-15T13:00:00Z" w16du:dateUtc="2025-01-15T18:00:00Z">
            <w:rPr>
              <w:rFonts w:cs="Times New Roman"/>
              <w:b/>
              <w:bCs/>
            </w:rPr>
          </w:rPrChange>
        </w:rPr>
        <w:t>"Protección de la Infancia</w:t>
      </w:r>
      <w:r w:rsidRPr="00963ED8">
        <w:rPr>
          <w:rFonts w:cs="Times New Roman"/>
          <w:lang w:val="es-CO"/>
          <w:rPrChange w:id="8144" w:author="Massiel Nayibe Moreno Ladino" w:date="2025-01-15T13:00:00Z" w16du:dateUtc="2025-01-15T18:00:00Z">
            <w:rPr>
              <w:rFonts w:cs="Times New Roman"/>
            </w:rPr>
          </w:rPrChange>
        </w:rPr>
        <w:t>": El conjunto de políticas, procedimientos y prácticas empleadas para asegurar que Compañeros sea una organización segura para los niños. Salvaguardar a los Niños es hacer que Compañeros sea una organización segura para los niños. Involucra nuestra responsabilidad colectiva e individual y acciones preventivas para asegurar que todos los niños estén protegidos de actos deliberados o no intencionales que conlleven al riesgo o daño real por parte de los Afiliados de Compañeros que entran en contacto con niños o los impactan a través de nuestras intervenciones de desarrollo, respuestas humanitarias y operaciones. Esto incluye la ejecución directa de nuestros programas, el trabajo a través de nuestros socios y la gestión de los datos personales de los niños.</w:t>
      </w:r>
    </w:p>
    <w:p w14:paraId="5BDF5B93" w14:textId="77777777" w:rsidR="00441859" w:rsidRPr="00963ED8" w:rsidRDefault="00DE7F5C">
      <w:pPr>
        <w:pStyle w:val="Prrafodelista"/>
        <w:numPr>
          <w:ilvl w:val="0"/>
          <w:numId w:val="147"/>
        </w:numPr>
        <w:tabs>
          <w:tab w:val="left" w:pos="1620"/>
        </w:tabs>
        <w:spacing w:after="200" w:line="360" w:lineRule="auto"/>
        <w:ind w:left="360"/>
        <w:jc w:val="both"/>
        <w:rPr>
          <w:rFonts w:cs="Times New Roman"/>
          <w:lang w:val="es-CO"/>
          <w:rPrChange w:id="8145" w:author="Massiel Nayibe Moreno Ladino" w:date="2025-01-15T13:00:00Z" w16du:dateUtc="2025-01-15T18:00:00Z">
            <w:rPr>
              <w:rFonts w:cs="Times New Roman"/>
            </w:rPr>
          </w:rPrChange>
        </w:rPr>
      </w:pPr>
      <w:r w:rsidRPr="00963ED8">
        <w:rPr>
          <w:rFonts w:cs="Times New Roman"/>
          <w:b/>
          <w:bCs/>
          <w:lang w:val="es-CO"/>
          <w:rPrChange w:id="8146" w:author="Massiel Nayibe Moreno Ladino" w:date="2025-01-15T13:00:00Z" w16du:dateUtc="2025-01-15T18:00:00Z">
            <w:rPr>
              <w:rFonts w:cs="Times New Roman"/>
              <w:b/>
              <w:bCs/>
            </w:rPr>
          </w:rPrChange>
        </w:rPr>
        <w:t>"Salvaguardia sensible al género"</w:t>
      </w:r>
      <w:r w:rsidRPr="00963ED8">
        <w:rPr>
          <w:rFonts w:cs="Times New Roman"/>
          <w:lang w:val="es-CO"/>
          <w:rPrChange w:id="8147" w:author="Massiel Nayibe Moreno Ladino" w:date="2025-01-15T13:00:00Z" w16du:dateUtc="2025-01-15T18:00:00Z">
            <w:rPr>
              <w:rFonts w:cs="Times New Roman"/>
            </w:rPr>
          </w:rPrChange>
        </w:rPr>
        <w:t>: es un enfoque de salvaguardia que tiene plenamente en cuenta el género al considerar las necesidades específicas de salvaguardia de las niñas, los niños y otras identidades de género; e integra medidas de salvaguardia que abordan los riesgos de protección para los niños (niñas, niños y otras identidades de género) que se derivan de cuestiones relacionadas con los prejuicios y la discriminación de género.</w:t>
      </w:r>
    </w:p>
    <w:p w14:paraId="22C9000E" w14:textId="77777777" w:rsidR="00441859" w:rsidRPr="00963ED8" w:rsidRDefault="00DE7F5C">
      <w:pPr>
        <w:pStyle w:val="Prrafodelista"/>
        <w:numPr>
          <w:ilvl w:val="0"/>
          <w:numId w:val="147"/>
        </w:numPr>
        <w:spacing w:after="200" w:line="360" w:lineRule="auto"/>
        <w:ind w:left="360"/>
        <w:jc w:val="both"/>
        <w:rPr>
          <w:rFonts w:cs="Times New Roman"/>
          <w:lang w:val="es-CO"/>
          <w:rPrChange w:id="8148" w:author="Massiel Nayibe Moreno Ladino" w:date="2025-01-15T13:00:00Z" w16du:dateUtc="2025-01-15T18:00:00Z">
            <w:rPr>
              <w:rFonts w:cs="Times New Roman"/>
            </w:rPr>
          </w:rPrChange>
        </w:rPr>
      </w:pPr>
      <w:r w:rsidRPr="00963ED8">
        <w:rPr>
          <w:rFonts w:cs="Times New Roman"/>
          <w:b/>
          <w:bCs/>
          <w:lang w:val="es-CO"/>
          <w:rPrChange w:id="8149" w:author="Massiel Nayibe Moreno Ladino" w:date="2025-01-15T13:00:00Z" w16du:dateUtc="2025-01-15T18:00:00Z">
            <w:rPr>
              <w:rFonts w:cs="Times New Roman"/>
              <w:b/>
              <w:bCs/>
            </w:rPr>
          </w:rPrChange>
        </w:rPr>
        <w:t>"Bienestar Infantil</w:t>
      </w:r>
      <w:r w:rsidRPr="00963ED8">
        <w:rPr>
          <w:rFonts w:cs="Times New Roman"/>
          <w:lang w:val="es-CO"/>
          <w:rPrChange w:id="8150" w:author="Massiel Nayibe Moreno Ladino" w:date="2025-01-15T13:00:00Z" w16du:dateUtc="2025-01-15T18:00:00Z">
            <w:rPr>
              <w:rFonts w:cs="Times New Roman"/>
            </w:rPr>
          </w:rPrChange>
        </w:rPr>
        <w:t>": El Bienestar Infantil es hacer que la comunidad sea segura para los niños. Incluye las denuncias de maltrato infantil que se producen fuera de Compañeros y/o que la ley o las normas locales exigen que se denuncien a las autoridades locales.</w:t>
      </w:r>
    </w:p>
    <w:p w14:paraId="1413D0E9" w14:textId="77777777" w:rsidR="00441859" w:rsidRPr="00963ED8" w:rsidRDefault="00DE7F5C">
      <w:pPr>
        <w:pStyle w:val="Prrafodelista"/>
        <w:numPr>
          <w:ilvl w:val="0"/>
          <w:numId w:val="147"/>
        </w:numPr>
        <w:spacing w:after="200" w:line="360" w:lineRule="auto"/>
        <w:ind w:left="360"/>
        <w:jc w:val="both"/>
        <w:rPr>
          <w:rFonts w:cs="Times New Roman"/>
          <w:lang w:val="es-CO"/>
          <w:rPrChange w:id="8151" w:author="Massiel Nayibe Moreno Ladino" w:date="2025-01-15T13:00:00Z" w16du:dateUtc="2025-01-15T18:00:00Z">
            <w:rPr>
              <w:rFonts w:cs="Times New Roman"/>
            </w:rPr>
          </w:rPrChange>
        </w:rPr>
      </w:pPr>
      <w:r w:rsidRPr="00963ED8">
        <w:rPr>
          <w:rFonts w:cs="Times New Roman"/>
          <w:b/>
          <w:lang w:val="es-CO"/>
          <w:rPrChange w:id="8152" w:author="Massiel Nayibe Moreno Ladino" w:date="2025-01-15T13:00:00Z" w16du:dateUtc="2025-01-15T18:00:00Z">
            <w:rPr>
              <w:rFonts w:cs="Times New Roman"/>
              <w:b/>
            </w:rPr>
          </w:rPrChange>
        </w:rPr>
        <w:t xml:space="preserve"> "Denunciante</w:t>
      </w:r>
      <w:r w:rsidRPr="00963ED8">
        <w:rPr>
          <w:rFonts w:cs="Times New Roman"/>
          <w:lang w:val="es-CO"/>
          <w:rPrChange w:id="8153" w:author="Massiel Nayibe Moreno Ladino" w:date="2025-01-15T13:00:00Z" w16du:dateUtc="2025-01-15T18:00:00Z">
            <w:rPr>
              <w:rFonts w:cs="Times New Roman"/>
            </w:rPr>
          </w:rPrChange>
        </w:rPr>
        <w:t>": La persona que informa (o "presenta una denuncia" sobre) una infracción de la Política de Protección de la Infancia. Puede ser la víctima u otra persona que tenga conocimiento de la infracción.</w:t>
      </w:r>
    </w:p>
    <w:p w14:paraId="57423A7B" w14:textId="77777777" w:rsidR="00441859" w:rsidRPr="00963ED8" w:rsidRDefault="00DE7F5C">
      <w:pPr>
        <w:pStyle w:val="Prrafodelista"/>
        <w:numPr>
          <w:ilvl w:val="0"/>
          <w:numId w:val="147"/>
        </w:numPr>
        <w:spacing w:after="200" w:line="360" w:lineRule="auto"/>
        <w:ind w:left="360"/>
        <w:jc w:val="both"/>
        <w:rPr>
          <w:rFonts w:cs="Times New Roman"/>
          <w:lang w:val="es-CO"/>
          <w:rPrChange w:id="8154" w:author="Massiel Nayibe Moreno Ladino" w:date="2025-01-15T13:00:00Z" w16du:dateUtc="2025-01-15T18:00:00Z">
            <w:rPr>
              <w:rFonts w:cs="Times New Roman"/>
            </w:rPr>
          </w:rPrChange>
        </w:rPr>
      </w:pPr>
      <w:r w:rsidRPr="00963ED8">
        <w:rPr>
          <w:rFonts w:cs="Times New Roman"/>
          <w:b/>
          <w:lang w:val="es-CO"/>
          <w:rPrChange w:id="8155" w:author="Massiel Nayibe Moreno Ladino" w:date="2025-01-15T13:00:00Z" w16du:dateUtc="2025-01-15T18:00:00Z">
            <w:rPr>
              <w:rFonts w:cs="Times New Roman"/>
              <w:b/>
            </w:rPr>
          </w:rPrChange>
        </w:rPr>
        <w:t xml:space="preserve"> "Denuncia</w:t>
      </w:r>
      <w:r w:rsidRPr="00963ED8">
        <w:rPr>
          <w:rFonts w:cs="Times New Roman"/>
          <w:lang w:val="es-CO"/>
          <w:rPrChange w:id="8156" w:author="Massiel Nayibe Moreno Ladino" w:date="2025-01-15T13:00:00Z" w16du:dateUtc="2025-01-15T18:00:00Z">
            <w:rPr>
              <w:rFonts w:cs="Times New Roman"/>
            </w:rPr>
          </w:rPrChange>
        </w:rPr>
        <w:t>": La denuncia de una infracción contra la Política de Protección de la Infancia.</w:t>
      </w:r>
    </w:p>
    <w:p w14:paraId="22CA7799" w14:textId="77777777" w:rsidR="00441859" w:rsidRPr="00963ED8" w:rsidRDefault="00DE7F5C">
      <w:pPr>
        <w:pStyle w:val="Prrafodelista"/>
        <w:numPr>
          <w:ilvl w:val="0"/>
          <w:numId w:val="147"/>
        </w:numPr>
        <w:spacing w:after="200" w:line="360" w:lineRule="auto"/>
        <w:ind w:left="360"/>
        <w:jc w:val="both"/>
        <w:rPr>
          <w:rFonts w:cs="Times New Roman"/>
          <w:lang w:val="es-CO"/>
          <w:rPrChange w:id="8157" w:author="Massiel Nayibe Moreno Ladino" w:date="2025-01-15T13:00:00Z" w16du:dateUtc="2025-01-15T18:00:00Z">
            <w:rPr>
              <w:rFonts w:cs="Times New Roman"/>
            </w:rPr>
          </w:rPrChange>
        </w:rPr>
      </w:pPr>
      <w:r w:rsidRPr="00963ED8">
        <w:rPr>
          <w:rFonts w:cs="Times New Roman"/>
          <w:b/>
          <w:bCs/>
          <w:lang w:val="es-CO"/>
          <w:rPrChange w:id="8158" w:author="Massiel Nayibe Moreno Ladino" w:date="2025-01-15T13:00:00Z" w16du:dateUtc="2025-01-15T18:00:00Z">
            <w:rPr>
              <w:rFonts w:cs="Times New Roman"/>
              <w:b/>
              <w:bCs/>
            </w:rPr>
          </w:rPrChange>
        </w:rPr>
        <w:t xml:space="preserve"> "Proceso de denuncia</w:t>
      </w:r>
      <w:r w:rsidRPr="00963ED8">
        <w:rPr>
          <w:rFonts w:cs="Times New Roman"/>
          <w:lang w:val="es-CO"/>
          <w:rPrChange w:id="8159" w:author="Massiel Nayibe Moreno Ladino" w:date="2025-01-15T13:00:00Z" w16du:dateUtc="2025-01-15T18:00:00Z">
            <w:rPr>
              <w:rFonts w:cs="Times New Roman"/>
            </w:rPr>
          </w:rPrChange>
        </w:rPr>
        <w:t>": Marco que describe el curso de acción para recibir y tramitar las denuncias de infracción de la Política de Salvaguarda de la Infancia. Incluye los sistemas de tramitación de denuncias dentro de una organización, así como los procedimientos para que los beneficiarios presenten denuncias.</w:t>
      </w:r>
    </w:p>
    <w:p w14:paraId="4C5AE62C" w14:textId="77777777" w:rsidR="00441859" w:rsidRPr="00963ED8" w:rsidRDefault="00DE7F5C">
      <w:pPr>
        <w:pStyle w:val="Prrafodelista"/>
        <w:numPr>
          <w:ilvl w:val="0"/>
          <w:numId w:val="147"/>
        </w:numPr>
        <w:spacing w:after="200" w:line="360" w:lineRule="auto"/>
        <w:ind w:left="360"/>
        <w:jc w:val="both"/>
        <w:rPr>
          <w:rFonts w:cs="Times New Roman"/>
          <w:lang w:val="es-CO"/>
          <w:rPrChange w:id="8160" w:author="Massiel Nayibe Moreno Ladino" w:date="2025-01-15T13:00:00Z" w16du:dateUtc="2025-01-15T18:00:00Z">
            <w:rPr>
              <w:rFonts w:cs="Times New Roman"/>
            </w:rPr>
          </w:rPrChange>
        </w:rPr>
      </w:pPr>
      <w:r w:rsidRPr="00963ED8">
        <w:rPr>
          <w:rFonts w:cs="Times New Roman"/>
          <w:b/>
          <w:lang w:val="es-CO"/>
          <w:rPrChange w:id="8161" w:author="Massiel Nayibe Moreno Ladino" w:date="2025-01-15T13:00:00Z" w16du:dateUtc="2025-01-15T18:00:00Z">
            <w:rPr>
              <w:rFonts w:cs="Times New Roman"/>
              <w:b/>
            </w:rPr>
          </w:rPrChange>
        </w:rPr>
        <w:t xml:space="preserve"> "Explotación económica</w:t>
      </w:r>
      <w:r w:rsidRPr="00963ED8">
        <w:rPr>
          <w:rFonts w:cs="Times New Roman"/>
          <w:lang w:val="es-CO"/>
          <w:rPrChange w:id="8162" w:author="Massiel Nayibe Moreno Ladino" w:date="2025-01-15T13:00:00Z" w16du:dateUtc="2025-01-15T18:00:00Z">
            <w:rPr>
              <w:rFonts w:cs="Times New Roman"/>
            </w:rPr>
          </w:rPrChange>
        </w:rPr>
        <w:t>": El extravío deliberado, la explotación o el uso temporal o permanente indebido de pertenencias o dinero.</w:t>
      </w:r>
    </w:p>
    <w:p w14:paraId="563D0BA9" w14:textId="77777777" w:rsidR="00441859" w:rsidRPr="00963ED8" w:rsidRDefault="00DE7F5C">
      <w:pPr>
        <w:pStyle w:val="Prrafodelista"/>
        <w:numPr>
          <w:ilvl w:val="0"/>
          <w:numId w:val="147"/>
        </w:numPr>
        <w:spacing w:after="200" w:line="360" w:lineRule="auto"/>
        <w:ind w:left="360"/>
        <w:jc w:val="both"/>
        <w:rPr>
          <w:rFonts w:cs="Times New Roman"/>
          <w:lang w:val="es-CO"/>
          <w:rPrChange w:id="8163" w:author="Massiel Nayibe Moreno Ladino" w:date="2025-01-15T13:00:00Z" w16du:dateUtc="2025-01-15T18:00:00Z">
            <w:rPr>
              <w:rFonts w:cs="Times New Roman"/>
            </w:rPr>
          </w:rPrChange>
        </w:rPr>
      </w:pPr>
      <w:r w:rsidRPr="00963ED8">
        <w:rPr>
          <w:rFonts w:cs="Times New Roman"/>
          <w:b/>
          <w:bCs/>
          <w:lang w:val="es-CO"/>
          <w:rPrChange w:id="8164" w:author="Massiel Nayibe Moreno Ladino" w:date="2025-01-15T13:00:00Z" w16du:dateUtc="2025-01-15T18:00:00Z">
            <w:rPr>
              <w:rFonts w:cs="Times New Roman"/>
              <w:b/>
              <w:bCs/>
            </w:rPr>
          </w:rPrChange>
        </w:rPr>
        <w:lastRenderedPageBreak/>
        <w:t xml:space="preserve"> "Relación de explotación</w:t>
      </w:r>
      <w:r w:rsidRPr="00963ED8">
        <w:rPr>
          <w:rFonts w:cs="Times New Roman"/>
          <w:lang w:val="es-CO"/>
          <w:rPrChange w:id="8165" w:author="Massiel Nayibe Moreno Ladino" w:date="2025-01-15T13:00:00Z" w16du:dateUtc="2025-01-15T18:00:00Z">
            <w:rPr>
              <w:rFonts w:cs="Times New Roman"/>
            </w:rPr>
          </w:rPrChange>
        </w:rPr>
        <w:t>": Una relación que constituye explotación sexual (es decir, cualquier abuso real o intento de abuso de una posición de vulnerabilidad, poder diferencial, o confianza, con fines sexuales, incluyendo, pero no limitado a: Beneficiarse monetaria, social o políticamente de la explotación sexual de otra persona</w:t>
      </w:r>
      <w:r w:rsidRPr="00963ED8">
        <w:rPr>
          <w:rFonts w:eastAsia="Calibri" w:cs="Times New Roman"/>
          <w:b/>
          <w:bCs/>
          <w:lang w:val="es-CO"/>
          <w:rPrChange w:id="8166" w:author="Massiel Nayibe Moreno Ladino" w:date="2025-01-15T13:00:00Z" w16du:dateUtc="2025-01-15T18:00:00Z">
            <w:rPr>
              <w:rFonts w:eastAsia="Calibri" w:cs="Times New Roman"/>
              <w:b/>
              <w:bCs/>
            </w:rPr>
          </w:rPrChange>
        </w:rPr>
        <w:t xml:space="preserve">. </w:t>
      </w:r>
    </w:p>
    <w:p w14:paraId="7EF53EE3" w14:textId="77777777" w:rsidR="00441859" w:rsidRPr="00963ED8" w:rsidRDefault="00DE7F5C">
      <w:pPr>
        <w:pStyle w:val="Prrafodelista"/>
        <w:numPr>
          <w:ilvl w:val="0"/>
          <w:numId w:val="147"/>
        </w:numPr>
        <w:spacing w:after="200" w:line="360" w:lineRule="auto"/>
        <w:ind w:left="360"/>
        <w:jc w:val="both"/>
        <w:rPr>
          <w:rFonts w:cs="Times New Roman"/>
          <w:lang w:val="es-CO"/>
          <w:rPrChange w:id="8167" w:author="Massiel Nayibe Moreno Ladino" w:date="2025-01-15T13:00:00Z" w16du:dateUtc="2025-01-15T18:00:00Z">
            <w:rPr>
              <w:rFonts w:cs="Times New Roman"/>
            </w:rPr>
          </w:rPrChange>
        </w:rPr>
      </w:pPr>
      <w:r w:rsidRPr="00963ED8">
        <w:rPr>
          <w:rFonts w:cs="Times New Roman"/>
          <w:b/>
          <w:bCs/>
          <w:lang w:val="es-CO"/>
          <w:rPrChange w:id="8168" w:author="Massiel Nayibe Moreno Ladino" w:date="2025-01-15T13:00:00Z" w16du:dateUtc="2025-01-15T18:00:00Z">
            <w:rPr>
              <w:rFonts w:cs="Times New Roman"/>
              <w:b/>
              <w:bCs/>
            </w:rPr>
          </w:rPrChange>
        </w:rPr>
        <w:t xml:space="preserve"> "Incidente</w:t>
      </w:r>
      <w:r w:rsidRPr="00963ED8">
        <w:rPr>
          <w:rFonts w:cs="Times New Roman"/>
          <w:lang w:val="es-CO"/>
          <w:rPrChange w:id="8169" w:author="Massiel Nayibe Moreno Ladino" w:date="2025-01-15T13:00:00Z" w16du:dateUtc="2025-01-15T18:00:00Z">
            <w:rPr>
              <w:rFonts w:cs="Times New Roman"/>
            </w:rPr>
          </w:rPrChange>
        </w:rPr>
        <w:t>": Casos de explotación y abusos sexuales, violencia, suicidio, accidente u otros traumas.</w:t>
      </w:r>
    </w:p>
    <w:p w14:paraId="217A8B45" w14:textId="77777777" w:rsidR="00441859" w:rsidRPr="00963ED8" w:rsidRDefault="00DE7F5C">
      <w:pPr>
        <w:pStyle w:val="Prrafodelista"/>
        <w:numPr>
          <w:ilvl w:val="0"/>
          <w:numId w:val="147"/>
        </w:numPr>
        <w:spacing w:line="360" w:lineRule="auto"/>
        <w:ind w:left="360"/>
        <w:jc w:val="both"/>
        <w:rPr>
          <w:rFonts w:cs="Times New Roman"/>
          <w:b/>
          <w:bCs/>
          <w:lang w:val="es-CO"/>
          <w:rPrChange w:id="8170" w:author="Massiel Nayibe Moreno Ladino" w:date="2025-01-15T13:00:00Z" w16du:dateUtc="2025-01-15T18:00:00Z">
            <w:rPr>
              <w:rFonts w:cs="Times New Roman"/>
              <w:b/>
              <w:bCs/>
            </w:rPr>
          </w:rPrChange>
        </w:rPr>
      </w:pPr>
      <w:r w:rsidRPr="00963ED8">
        <w:rPr>
          <w:rFonts w:cs="Times New Roman"/>
          <w:b/>
          <w:bCs/>
          <w:lang w:val="es-CO"/>
          <w:rPrChange w:id="8171" w:author="Massiel Nayibe Moreno Ladino" w:date="2025-01-15T13:00:00Z" w16du:dateUtc="2025-01-15T18:00:00Z">
            <w:rPr>
              <w:rFonts w:cs="Times New Roman"/>
              <w:b/>
              <w:bCs/>
            </w:rPr>
          </w:rPrChange>
        </w:rPr>
        <w:t xml:space="preserve"> "Afiliado de Compañeros</w:t>
      </w:r>
      <w:r w:rsidRPr="00963ED8">
        <w:rPr>
          <w:rFonts w:cs="Times New Roman"/>
          <w:lang w:val="es-CO"/>
          <w:rPrChange w:id="8172" w:author="Massiel Nayibe Moreno Ladino" w:date="2025-01-15T13:00:00Z" w16du:dateUtc="2025-01-15T18:00:00Z">
            <w:rPr>
              <w:rFonts w:cs="Times New Roman"/>
            </w:rPr>
          </w:rPrChange>
        </w:rPr>
        <w:t>": Cualquier empleado, no empleado o miembro de la red de Partners, incluyendo, pero no limitado a todas las relaciones contractuales, consultores, voluntarios, capítulos y miembros.</w:t>
      </w:r>
    </w:p>
    <w:p w14:paraId="753D92D5" w14:textId="77777777" w:rsidR="00441859" w:rsidRPr="00963ED8" w:rsidRDefault="00DE7F5C">
      <w:pPr>
        <w:pStyle w:val="Prrafodelista"/>
        <w:numPr>
          <w:ilvl w:val="0"/>
          <w:numId w:val="147"/>
        </w:numPr>
        <w:spacing w:after="200" w:line="360" w:lineRule="auto"/>
        <w:ind w:left="360"/>
        <w:jc w:val="both"/>
        <w:rPr>
          <w:rFonts w:cs="Times New Roman"/>
          <w:lang w:val="es-CO"/>
          <w:rPrChange w:id="8173" w:author="Massiel Nayibe Moreno Ladino" w:date="2025-01-15T13:00:00Z" w16du:dateUtc="2025-01-15T18:00:00Z">
            <w:rPr>
              <w:rFonts w:cs="Times New Roman"/>
            </w:rPr>
          </w:rPrChange>
        </w:rPr>
      </w:pPr>
      <w:r w:rsidRPr="00963ED8">
        <w:rPr>
          <w:rFonts w:cs="Times New Roman"/>
          <w:b/>
          <w:bCs/>
          <w:lang w:val="es-CO"/>
          <w:rPrChange w:id="8174" w:author="Massiel Nayibe Moreno Ladino" w:date="2025-01-15T13:00:00Z" w16du:dateUtc="2025-01-15T18:00:00Z">
            <w:rPr>
              <w:rFonts w:cs="Times New Roman"/>
              <w:b/>
              <w:bCs/>
            </w:rPr>
          </w:rPrChange>
        </w:rPr>
        <w:t xml:space="preserve"> "Organizaciones socias</w:t>
      </w:r>
      <w:r w:rsidRPr="00963ED8">
        <w:rPr>
          <w:rFonts w:cs="Times New Roman"/>
          <w:lang w:val="es-CO"/>
          <w:rPrChange w:id="8175" w:author="Massiel Nayibe Moreno Ladino" w:date="2025-01-15T13:00:00Z" w16du:dateUtc="2025-01-15T18:00:00Z">
            <w:rPr>
              <w:rFonts w:cs="Times New Roman"/>
            </w:rPr>
          </w:rPrChange>
        </w:rPr>
        <w:t>": Cualquier organización que mantenga una relación contractual con los Socios, incluidos los subcontratistas y los subadjudicatarios.</w:t>
      </w:r>
    </w:p>
    <w:p w14:paraId="5636DB21" w14:textId="77777777" w:rsidR="00441859" w:rsidRPr="00963ED8" w:rsidRDefault="00DE7F5C">
      <w:pPr>
        <w:pStyle w:val="Prrafodelista"/>
        <w:numPr>
          <w:ilvl w:val="0"/>
          <w:numId w:val="147"/>
        </w:numPr>
        <w:spacing w:after="200" w:line="360" w:lineRule="auto"/>
        <w:ind w:left="360"/>
        <w:jc w:val="both"/>
        <w:rPr>
          <w:rFonts w:cs="Times New Roman"/>
          <w:lang w:val="es-CO"/>
          <w:rPrChange w:id="8176" w:author="Massiel Nayibe Moreno Ladino" w:date="2025-01-15T13:00:00Z" w16du:dateUtc="2025-01-15T18:00:00Z">
            <w:rPr>
              <w:rFonts w:cs="Times New Roman"/>
            </w:rPr>
          </w:rPrChange>
        </w:rPr>
      </w:pPr>
      <w:r w:rsidRPr="00963ED8">
        <w:rPr>
          <w:rFonts w:cs="Times New Roman"/>
          <w:b/>
          <w:bCs/>
          <w:lang w:val="es-CO"/>
          <w:rPrChange w:id="8177" w:author="Massiel Nayibe Moreno Ladino" w:date="2025-01-15T13:00:00Z" w16du:dateUtc="2025-01-15T18:00:00Z">
            <w:rPr>
              <w:rFonts w:cs="Times New Roman"/>
              <w:b/>
              <w:bCs/>
            </w:rPr>
          </w:rPrChange>
        </w:rPr>
        <w:t xml:space="preserve"> "Víctima</w:t>
      </w:r>
      <w:r w:rsidRPr="00963ED8">
        <w:rPr>
          <w:rFonts w:cs="Times New Roman"/>
          <w:lang w:val="es-CO"/>
          <w:rPrChange w:id="8178" w:author="Massiel Nayibe Moreno Ladino" w:date="2025-01-15T13:00:00Z" w16du:dateUtc="2025-01-15T18:00:00Z">
            <w:rPr>
              <w:rFonts w:cs="Times New Roman"/>
            </w:rPr>
          </w:rPrChange>
        </w:rPr>
        <w:t>": El niño explotado sexualmente, abusado o dañado de cualquier otra forma. El término "víctima" no implica falta de fuerza, resistencia o capacidad de supervivencia.</w:t>
      </w:r>
    </w:p>
    <w:p w14:paraId="1181749B" w14:textId="77777777" w:rsidR="00441859" w:rsidRPr="00963ED8" w:rsidRDefault="00DE7F5C">
      <w:pPr>
        <w:pStyle w:val="Ttulo4"/>
        <w:rPr>
          <w:rStyle w:val="Ttulo3Car"/>
          <w:b/>
          <w:bCs/>
          <w:lang w:val="es-CO"/>
          <w:rPrChange w:id="8179" w:author="Massiel Nayibe Moreno Ladino" w:date="2025-01-15T13:00:00Z" w16du:dateUtc="2025-01-15T18:00:00Z">
            <w:rPr>
              <w:rStyle w:val="Ttulo3Car"/>
              <w:b/>
              <w:bCs/>
              <w:i w:val="0"/>
              <w:iCs w:val="0"/>
            </w:rPr>
          </w:rPrChange>
        </w:rPr>
      </w:pPr>
      <w:bookmarkStart w:id="8180" w:name="_Toc71585922"/>
      <w:r w:rsidRPr="00963ED8">
        <w:rPr>
          <w:szCs w:val="26"/>
          <w:lang w:val="es-CO"/>
          <w:rPrChange w:id="8181" w:author="Massiel Nayibe Moreno Ladino" w:date="2025-01-15T13:00:00Z" w16du:dateUtc="2025-01-15T18:00:00Z">
            <w:rPr>
              <w:b w:val="0"/>
              <w:bCs w:val="0"/>
              <w:color w:val="E66800"/>
              <w:sz w:val="28"/>
              <w:szCs w:val="26"/>
            </w:rPr>
          </w:rPrChange>
        </w:rPr>
        <w:t>Propósito</w:t>
      </w:r>
      <w:bookmarkEnd w:id="8180"/>
    </w:p>
    <w:p w14:paraId="2E631C33" w14:textId="77777777" w:rsidR="00441859" w:rsidRPr="00963ED8" w:rsidRDefault="00DE7F5C">
      <w:pPr>
        <w:spacing w:line="360" w:lineRule="auto"/>
        <w:jc w:val="both"/>
        <w:rPr>
          <w:rFonts w:cs="Times New Roman"/>
          <w:lang w:val="es-CO"/>
          <w:rPrChange w:id="8182" w:author="Massiel Nayibe Moreno Ladino" w:date="2025-01-15T13:00:00Z" w16du:dateUtc="2025-01-15T18:00:00Z">
            <w:rPr>
              <w:rFonts w:cs="Times New Roman"/>
            </w:rPr>
          </w:rPrChange>
        </w:rPr>
      </w:pPr>
      <w:r w:rsidRPr="00963ED8">
        <w:rPr>
          <w:rFonts w:cs="Times New Roman"/>
          <w:lang w:val="es-CO"/>
          <w:rPrChange w:id="8183" w:author="Massiel Nayibe Moreno Ladino" w:date="2025-01-15T13:00:00Z" w16du:dateUtc="2025-01-15T18:00:00Z">
            <w:rPr>
              <w:rFonts w:cs="Times New Roman"/>
            </w:rPr>
          </w:rPrChange>
        </w:rPr>
        <w:t xml:space="preserve">Esta política se aplica a todos los Afiliados de Compañeros que interactúan con niños tanto en los Estados Unidos como en el extranjero. Esta política y los procedimientos relacionados describen el compromiso de Compañeros con la Salvaguarda de la Infancia. Los programas actuales de Compañeros apoyan actividades con niños, quienes son particularmente vulnerables al abuso y la explotación. Esto se debe a la inherente diferencia de poder que existe entre las organizaciones de ayuda y las comunidades impactadas, lo cual aumenta el riesgo de abuso y explotación. Para proteger a todos los beneficiarios de los programas contra este diferencial de poder, esta Política de Salvaguarda de la Infancia, la </w:t>
      </w:r>
      <w:r>
        <w:fldChar w:fldCharType="begin"/>
      </w:r>
      <w:r w:rsidRPr="00963ED8">
        <w:rPr>
          <w:lang w:val="es-CO"/>
          <w:rPrChange w:id="8184" w:author="Massiel Nayibe Moreno Ladino" w:date="2025-01-15T13:00:00Z" w16du:dateUtc="2025-01-15T18:00:00Z">
            <w:rPr/>
          </w:rPrChange>
        </w:rPr>
        <w:instrText>HYPERLINK "https://partnersnet107.sharepoint.com/:w:/r/sites/FA/_layouts/15/Doc.aspx?sourcedoc=%7B85C79243-C7D2-4DE3-B8CD-09B99D117866%7D&amp;file=SEA%20Prevention%20Policy%20Final%202021-03-31.docx&amp;action=default&amp;mobileredirect=true"</w:instrText>
      </w:r>
      <w:r>
        <w:fldChar w:fldCharType="separate"/>
      </w:r>
      <w:r w:rsidRPr="00963ED8">
        <w:rPr>
          <w:rStyle w:val="Hipervnculo"/>
          <w:rFonts w:cs="Times New Roman"/>
          <w:lang w:val="es-CO"/>
          <w:rPrChange w:id="8185" w:author="Massiel Nayibe Moreno Ladino" w:date="2025-01-15T13:00:00Z" w16du:dateUtc="2025-01-15T18:00:00Z">
            <w:rPr>
              <w:rStyle w:val="Hipervnculo"/>
              <w:rFonts w:cs="Times New Roman"/>
            </w:rPr>
          </w:rPrChange>
        </w:rPr>
        <w:t>Política de Prevención de Abuso y Explotación Sexual</w:t>
      </w:r>
      <w:r>
        <w:fldChar w:fldCharType="end"/>
      </w:r>
      <w:r w:rsidRPr="00963ED8">
        <w:rPr>
          <w:rFonts w:cs="Times New Roman"/>
          <w:lang w:val="es-CO"/>
          <w:rPrChange w:id="8186" w:author="Massiel Nayibe Moreno Ladino" w:date="2025-01-15T13:00:00Z" w16du:dateUtc="2025-01-15T18:00:00Z">
            <w:rPr>
              <w:rFonts w:cs="Times New Roman"/>
            </w:rPr>
          </w:rPrChange>
        </w:rPr>
        <w:t xml:space="preserve">, y la </w:t>
      </w:r>
      <w:r>
        <w:fldChar w:fldCharType="begin"/>
      </w:r>
      <w:r w:rsidRPr="00963ED8">
        <w:rPr>
          <w:lang w:val="es-CO"/>
          <w:rPrChange w:id="8187" w:author="Massiel Nayibe Moreno Ladino" w:date="2025-01-15T13:00:00Z" w16du:dateUtc="2025-01-15T18:00:00Z">
            <w:rPr/>
          </w:rPrChange>
        </w:rPr>
        <w:instrText>HYPERLINK "https://partnersnet107.sharepoint.com/sites/FA/Organizational%20FA/Forms/AllItems.aspx?id=%2Fsites%2FFA%2FOrganizational%20FA%2FHR%2FHR%20Handbook%20%26%20Employee%20Manual%2FSexual%20Harassment%2FHarassment%20Policy%2D%20Various%20Languages%2FHarassment%20Policy%2Epdf&amp;parent=%2Fsites%2FFA%2FOrganizational%20FA%2FHR%2FHR%20Handbook%20%26%20Employee%20Manual%2FSexual%20Harassment%2FHarassment%20Policy%2D%20Various%20Languages&amp;p=true&amp;originalPath=aHR0cHM6Ly9wYXJ0bmVyc25ldDEwNy5zaGFyZXBvaW50LmNvbS86Yjovcy9GQS9FWG56UDlvaHVZNU5saFFGbDdKWE9pVUJLWUNDYzJObHo3RWJXdGV1NHlmNl9nP3J0aW1lPV9LMEhiZElFMlVn"</w:instrText>
      </w:r>
      <w:r>
        <w:fldChar w:fldCharType="separate"/>
      </w:r>
      <w:r w:rsidRPr="00963ED8">
        <w:rPr>
          <w:rStyle w:val="Hipervnculo"/>
          <w:rFonts w:cs="Times New Roman"/>
          <w:lang w:val="es-CO"/>
          <w:rPrChange w:id="8188" w:author="Massiel Nayibe Moreno Ladino" w:date="2025-01-15T13:00:00Z" w16du:dateUtc="2025-01-15T18:00:00Z">
            <w:rPr>
              <w:rStyle w:val="Hipervnculo"/>
              <w:rFonts w:cs="Times New Roman"/>
            </w:rPr>
          </w:rPrChange>
        </w:rPr>
        <w:t>Política de Acoso</w:t>
      </w:r>
      <w:r>
        <w:fldChar w:fldCharType="end"/>
      </w:r>
      <w:r w:rsidRPr="00963ED8">
        <w:rPr>
          <w:rFonts w:cs="Times New Roman"/>
          <w:lang w:val="es-CO"/>
          <w:rPrChange w:id="8189" w:author="Massiel Nayibe Moreno Ladino" w:date="2025-01-15T13:00:00Z" w16du:dateUtc="2025-01-15T18:00:00Z">
            <w:rPr>
              <w:rFonts w:cs="Times New Roman"/>
            </w:rPr>
          </w:rPrChange>
        </w:rPr>
        <w:t xml:space="preserve"> Sexual sirven para transformar los valores de Compañeros en comportamientos a los que se espera que se ajusten todos los Afiliados de Compañeros. </w:t>
      </w:r>
    </w:p>
    <w:p w14:paraId="2B3DABB7" w14:textId="77777777" w:rsidR="00441859" w:rsidRPr="00963ED8" w:rsidRDefault="00DE7F5C">
      <w:pPr>
        <w:spacing w:line="360" w:lineRule="auto"/>
        <w:jc w:val="both"/>
        <w:rPr>
          <w:rFonts w:cs="Times New Roman"/>
          <w:lang w:val="es-CO"/>
          <w:rPrChange w:id="8190" w:author="Massiel Nayibe Moreno Ladino" w:date="2025-01-15T13:00:00Z" w16du:dateUtc="2025-01-15T18:00:00Z">
            <w:rPr>
              <w:rFonts w:cs="Times New Roman"/>
            </w:rPr>
          </w:rPrChange>
        </w:rPr>
      </w:pPr>
      <w:r w:rsidRPr="00963ED8">
        <w:rPr>
          <w:rFonts w:cs="Times New Roman"/>
          <w:lang w:val="es-CO"/>
          <w:rPrChange w:id="8191" w:author="Massiel Nayibe Moreno Ladino" w:date="2025-01-15T13:00:00Z" w16du:dateUtc="2025-01-15T18:00:00Z">
            <w:rPr>
              <w:rFonts w:cs="Times New Roman"/>
            </w:rPr>
          </w:rPrChange>
        </w:rPr>
        <w:t xml:space="preserve">Esta política pretende ofrecer una orientación general y cumplir la normativa del Gobierno de EE.UU., los requisitos de los donantes y el resto de leyes locales aplicables. Ningún código o política puede prever todas las situaciones que puedan surgir. En consecuencia, esta política pretende servir como fuente de principios rectores. Cualquier violación de esta política será tratada como una seria infracción y resultará en una acción disciplinaria, incluyendo el despido, y </w:t>
      </w:r>
      <w:r w:rsidRPr="00963ED8">
        <w:rPr>
          <w:rFonts w:cs="Times New Roman"/>
          <w:lang w:val="es-CO"/>
          <w:rPrChange w:id="8192" w:author="Massiel Nayibe Moreno Ladino" w:date="2025-01-15T13:00:00Z" w16du:dateUtc="2025-01-15T18:00:00Z">
            <w:rPr>
              <w:rFonts w:cs="Times New Roman"/>
            </w:rPr>
          </w:rPrChange>
        </w:rPr>
        <w:lastRenderedPageBreak/>
        <w:t>cualquier otro remedio legal disponible. Partners se reserva el derecho de tomar todas las decisiones caso por caso.</w:t>
      </w:r>
    </w:p>
    <w:p w14:paraId="77F1677D" w14:textId="77777777" w:rsidR="00441859" w:rsidRPr="00963ED8" w:rsidRDefault="00DE7F5C">
      <w:pPr>
        <w:pStyle w:val="Ttulo4"/>
        <w:rPr>
          <w:rStyle w:val="Ttulo3Car"/>
          <w:b/>
          <w:bCs/>
          <w:lang w:val="es-CO"/>
          <w:rPrChange w:id="8193" w:author="Massiel Nayibe Moreno Ladino" w:date="2025-01-15T13:00:00Z" w16du:dateUtc="2025-01-15T18:00:00Z">
            <w:rPr>
              <w:rStyle w:val="Ttulo3Car"/>
              <w:b/>
              <w:bCs/>
              <w:i w:val="0"/>
              <w:iCs w:val="0"/>
            </w:rPr>
          </w:rPrChange>
        </w:rPr>
      </w:pPr>
      <w:bookmarkStart w:id="8194" w:name="_Toc71585923"/>
      <w:r w:rsidRPr="00963ED8">
        <w:rPr>
          <w:szCs w:val="26"/>
          <w:lang w:val="es-CO"/>
          <w:rPrChange w:id="8195" w:author="Massiel Nayibe Moreno Ladino" w:date="2025-01-15T13:00:00Z" w16du:dateUtc="2025-01-15T18:00:00Z">
            <w:rPr>
              <w:b w:val="0"/>
              <w:bCs w:val="0"/>
              <w:color w:val="E66800"/>
              <w:sz w:val="28"/>
              <w:szCs w:val="26"/>
            </w:rPr>
          </w:rPrChange>
        </w:rPr>
        <w:t>Objetivo</w:t>
      </w:r>
      <w:bookmarkEnd w:id="8194"/>
    </w:p>
    <w:p w14:paraId="031C28B7" w14:textId="77777777" w:rsidR="00441859" w:rsidRPr="00963ED8" w:rsidRDefault="00DE7F5C">
      <w:pPr>
        <w:spacing w:line="360" w:lineRule="auto"/>
        <w:jc w:val="both"/>
        <w:rPr>
          <w:rFonts w:cs="Times New Roman"/>
          <w:lang w:val="es-CO"/>
          <w:rPrChange w:id="8196" w:author="Massiel Nayibe Moreno Ladino" w:date="2025-01-15T13:00:00Z" w16du:dateUtc="2025-01-15T18:00:00Z">
            <w:rPr>
              <w:rFonts w:cs="Times New Roman"/>
            </w:rPr>
          </w:rPrChange>
        </w:rPr>
      </w:pPr>
      <w:r w:rsidRPr="00963ED8">
        <w:rPr>
          <w:rFonts w:cs="Times New Roman"/>
          <w:lang w:val="es-CO"/>
          <w:rPrChange w:id="8197" w:author="Massiel Nayibe Moreno Ladino" w:date="2025-01-15T13:00:00Z" w16du:dateUtc="2025-01-15T18:00:00Z">
            <w:rPr>
              <w:rFonts w:cs="Times New Roman"/>
            </w:rPr>
          </w:rPrChange>
        </w:rPr>
        <w:t xml:space="preserve">Compañeros se compromete a proporcionar un entorno de trabajo seguro y enriquecedor y a proteger a los niños que participan en programas y/o eventos patrocinados por la organización. Compañeros se compromete a apoyar a las víctimas, mejorar la capacidad de salvaguarda y asegurar que los niños estén seguros cuando participen en los programas y/o eventos de Compañeros patrocinados por la organización. La Salvaguarda de la Infancia consiste en acciones preventivas para asegurar que todos los niños estén protegidos de actos deliberados o no intencionales que conlleven al riesgo de daño o daño real por parte de los Afiliados de Compañeros que entran en contacto con niños o tienen un impacto sobre ellos a través de nuestras intervenciones de desarrollo, respuestas humanitarias y operaciones. Además, Compañeros no tolerará ninguna violación de esta política de Salvaguarda de la Infancia y confirma su compromiso de informar, investigar y responder a cualquier presunta violación de la política. Compañeros adopta un enfoque de tolerancia cero frente a la explotación y/o abuso infantil por parte de cualquiera de sus afiliados. Esta política está destinada a proporcionar directrices y mejores prácticas para promover y mantener un ambiente seguro y protegido en todas las interacciones con los niños, garantizando al mismo tiempo que los Afiliados de Partners actúen responsablemente para proteger a los niños. </w:t>
      </w:r>
    </w:p>
    <w:p w14:paraId="511CD8BA" w14:textId="77777777" w:rsidR="005E5BD6" w:rsidRPr="00963ED8" w:rsidRDefault="005E5BD6" w:rsidP="005E5BD6">
      <w:pPr>
        <w:spacing w:line="360" w:lineRule="auto"/>
        <w:jc w:val="both"/>
        <w:rPr>
          <w:rFonts w:eastAsiaTheme="majorEastAsia" w:cs="Times New Roman"/>
          <w:b/>
          <w:bCs/>
          <w:color w:val="4F81BD" w:themeColor="accent1"/>
          <w:lang w:val="es-CO"/>
          <w:rPrChange w:id="8198" w:author="Massiel Nayibe Moreno Ladino" w:date="2025-01-15T13:00:00Z" w16du:dateUtc="2025-01-15T18:00:00Z">
            <w:rPr>
              <w:rFonts w:eastAsiaTheme="majorEastAsia" w:cs="Times New Roman"/>
              <w:b/>
              <w:bCs/>
              <w:color w:val="4F81BD" w:themeColor="accent1"/>
            </w:rPr>
          </w:rPrChange>
        </w:rPr>
      </w:pPr>
      <w:bookmarkStart w:id="8199" w:name="_Toc71585924"/>
    </w:p>
    <w:p w14:paraId="6A52A329" w14:textId="77777777" w:rsidR="00441859" w:rsidRPr="00963ED8" w:rsidRDefault="00DE7F5C">
      <w:pPr>
        <w:pStyle w:val="Ttulo4"/>
        <w:rPr>
          <w:rStyle w:val="Ttulo3Car"/>
          <w:b/>
          <w:bCs/>
          <w:lang w:val="es-CO"/>
          <w:rPrChange w:id="8200" w:author="Massiel Nayibe Moreno Ladino" w:date="2025-01-15T13:00:00Z" w16du:dateUtc="2025-01-15T18:00:00Z">
            <w:rPr>
              <w:rStyle w:val="Ttulo3Car"/>
              <w:b/>
              <w:bCs/>
              <w:i w:val="0"/>
              <w:iCs w:val="0"/>
            </w:rPr>
          </w:rPrChange>
        </w:rPr>
      </w:pPr>
      <w:r w:rsidRPr="00963ED8">
        <w:rPr>
          <w:szCs w:val="26"/>
          <w:lang w:val="es-CO"/>
          <w:rPrChange w:id="8201" w:author="Massiel Nayibe Moreno Ladino" w:date="2025-01-15T13:00:00Z" w16du:dateUtc="2025-01-15T18:00:00Z">
            <w:rPr>
              <w:b w:val="0"/>
              <w:bCs w:val="0"/>
              <w:color w:val="E66800"/>
              <w:sz w:val="28"/>
              <w:szCs w:val="26"/>
            </w:rPr>
          </w:rPrChange>
        </w:rPr>
        <w:t>Conformidad</w:t>
      </w:r>
      <w:bookmarkEnd w:id="8199"/>
    </w:p>
    <w:p w14:paraId="7F4A3BF4" w14:textId="77777777" w:rsidR="00441859" w:rsidRPr="00963ED8" w:rsidRDefault="00DE7F5C">
      <w:pPr>
        <w:spacing w:line="360" w:lineRule="auto"/>
        <w:jc w:val="both"/>
        <w:rPr>
          <w:rFonts w:cs="Times New Roman"/>
          <w:lang w:val="es-CO"/>
          <w:rPrChange w:id="8202" w:author="Massiel Nayibe Moreno Ladino" w:date="2025-01-15T13:00:00Z" w16du:dateUtc="2025-01-15T18:00:00Z">
            <w:rPr>
              <w:rFonts w:cs="Times New Roman"/>
            </w:rPr>
          </w:rPrChange>
        </w:rPr>
      </w:pPr>
      <w:r w:rsidRPr="00963ED8">
        <w:rPr>
          <w:rFonts w:cs="Times New Roman"/>
          <w:lang w:val="es-CO"/>
          <w:rPrChange w:id="8203" w:author="Massiel Nayibe Moreno Ladino" w:date="2025-01-15T13:00:00Z" w16du:dateUtc="2025-01-15T18:00:00Z">
            <w:rPr>
              <w:rFonts w:cs="Times New Roman"/>
            </w:rPr>
          </w:rPrChange>
        </w:rPr>
        <w:t>Esta política se aplica a todos los grupos, actividades y eventos patrocinados por Compañeros, así como a los grupos que utilizan las instalaciones de Compañeros y que sirven a los niños. Esta política también se aplica a todos los Afiliados y organizaciones de Compañeros, definidos como:</w:t>
      </w:r>
    </w:p>
    <w:p w14:paraId="5DEAEB3C" w14:textId="77777777" w:rsidR="00441859" w:rsidRPr="00963ED8" w:rsidRDefault="00DE7F5C">
      <w:pPr>
        <w:pStyle w:val="Prrafodelista"/>
        <w:numPr>
          <w:ilvl w:val="0"/>
          <w:numId w:val="123"/>
        </w:numPr>
        <w:spacing w:after="200" w:line="360" w:lineRule="auto"/>
        <w:jc w:val="both"/>
        <w:rPr>
          <w:rFonts w:cs="Times New Roman"/>
          <w:lang w:val="es-CO"/>
          <w:rPrChange w:id="8204" w:author="Massiel Nayibe Moreno Ladino" w:date="2025-01-15T13:00:00Z" w16du:dateUtc="2025-01-15T18:00:00Z">
            <w:rPr>
              <w:rFonts w:cs="Times New Roman"/>
            </w:rPr>
          </w:rPrChange>
        </w:rPr>
      </w:pPr>
      <w:r w:rsidRPr="00963ED8">
        <w:rPr>
          <w:rFonts w:cs="Times New Roman"/>
          <w:lang w:val="es-CO"/>
          <w:rPrChange w:id="8205" w:author="Massiel Nayibe Moreno Ladino" w:date="2025-01-15T13:00:00Z" w16du:dateUtc="2025-01-15T18:00:00Z">
            <w:rPr>
              <w:rFonts w:cs="Times New Roman"/>
            </w:rPr>
          </w:rPrChange>
        </w:rPr>
        <w:t>Todo el personal (a tiempo completo, a tiempo parcial, internacional y nacional) y el contratado a corto plazo (por ejemplo, consultores, facilitadores, mentores, subcontratistas, investigadores, etc.);</w:t>
      </w:r>
    </w:p>
    <w:p w14:paraId="184F56B5" w14:textId="77777777" w:rsidR="00441859" w:rsidRPr="00963ED8" w:rsidRDefault="00DE7F5C">
      <w:pPr>
        <w:pStyle w:val="Prrafodelista"/>
        <w:numPr>
          <w:ilvl w:val="0"/>
          <w:numId w:val="123"/>
        </w:numPr>
        <w:spacing w:after="200" w:line="360" w:lineRule="auto"/>
        <w:jc w:val="both"/>
        <w:rPr>
          <w:rFonts w:cs="Times New Roman"/>
          <w:lang w:val="es-CO"/>
          <w:rPrChange w:id="8206" w:author="Massiel Nayibe Moreno Ladino" w:date="2025-01-15T13:00:00Z" w16du:dateUtc="2025-01-15T18:00:00Z">
            <w:rPr>
              <w:rFonts w:cs="Times New Roman"/>
            </w:rPr>
          </w:rPrChange>
        </w:rPr>
      </w:pPr>
      <w:r w:rsidRPr="00963ED8">
        <w:rPr>
          <w:rFonts w:cs="Times New Roman"/>
          <w:lang w:val="es-CO"/>
          <w:rPrChange w:id="8207" w:author="Massiel Nayibe Moreno Ladino" w:date="2025-01-15T13:00:00Z" w16du:dateUtc="2025-01-15T18:00:00Z">
            <w:rPr>
              <w:rFonts w:cs="Times New Roman"/>
            </w:rPr>
          </w:rPrChange>
        </w:rPr>
        <w:t>Voluntarios, miembros del consejo de administración, fideicomisarios; y</w:t>
      </w:r>
    </w:p>
    <w:p w14:paraId="36BE2589" w14:textId="77777777" w:rsidR="00441859" w:rsidRPr="00963ED8" w:rsidRDefault="00DE7F5C">
      <w:pPr>
        <w:pStyle w:val="Prrafodelista"/>
        <w:numPr>
          <w:ilvl w:val="0"/>
          <w:numId w:val="123"/>
        </w:numPr>
        <w:spacing w:after="200" w:line="360" w:lineRule="auto"/>
        <w:jc w:val="both"/>
        <w:rPr>
          <w:rFonts w:cs="Times New Roman"/>
          <w:lang w:val="es-CO"/>
          <w:rPrChange w:id="8208" w:author="Massiel Nayibe Moreno Ladino" w:date="2025-01-15T13:00:00Z" w16du:dateUtc="2025-01-15T18:00:00Z">
            <w:rPr>
              <w:rFonts w:cs="Times New Roman"/>
            </w:rPr>
          </w:rPrChange>
        </w:rPr>
      </w:pPr>
      <w:r w:rsidRPr="00963ED8">
        <w:rPr>
          <w:rFonts w:cs="Times New Roman"/>
          <w:lang w:val="es-CO"/>
          <w:rPrChange w:id="8209" w:author="Massiel Nayibe Moreno Ladino" w:date="2025-01-15T13:00:00Z" w16du:dateUtc="2025-01-15T18:00:00Z">
            <w:rPr>
              <w:rFonts w:cs="Times New Roman"/>
            </w:rPr>
          </w:rPrChange>
        </w:rPr>
        <w:t>Organizaciones asociadas que mantienen una relación formal/contractual con los socios.</w:t>
      </w:r>
    </w:p>
    <w:p w14:paraId="37B2D30F" w14:textId="77777777" w:rsidR="00441859" w:rsidRPr="00963ED8" w:rsidRDefault="00DE7F5C">
      <w:pPr>
        <w:pStyle w:val="Prrafodelista"/>
        <w:numPr>
          <w:ilvl w:val="1"/>
          <w:numId w:val="123"/>
        </w:numPr>
        <w:spacing w:after="200" w:line="360" w:lineRule="auto"/>
        <w:jc w:val="both"/>
        <w:rPr>
          <w:rFonts w:cs="Times New Roman"/>
          <w:color w:val="000000" w:themeColor="text1"/>
          <w:lang w:val="es-CO"/>
          <w:rPrChange w:id="8210" w:author="Massiel Nayibe Moreno Ladino" w:date="2025-01-15T13:00:00Z" w16du:dateUtc="2025-01-15T18:00:00Z">
            <w:rPr>
              <w:rFonts w:cs="Times New Roman"/>
              <w:color w:val="000000" w:themeColor="text1"/>
            </w:rPr>
          </w:rPrChange>
        </w:rPr>
      </w:pPr>
      <w:r w:rsidRPr="00963ED8">
        <w:rPr>
          <w:rFonts w:eastAsia="Times New Roman" w:cs="Times New Roman"/>
          <w:color w:val="000000" w:themeColor="text1"/>
          <w:lang w:val="es-CO"/>
          <w:rPrChange w:id="8211" w:author="Massiel Nayibe Moreno Ladino" w:date="2025-01-15T13:00:00Z" w16du:dateUtc="2025-01-15T18:00:00Z">
            <w:rPr>
              <w:rFonts w:eastAsia="Times New Roman" w:cs="Times New Roman"/>
              <w:color w:val="000000" w:themeColor="text1"/>
            </w:rPr>
          </w:rPrChange>
        </w:rPr>
        <w:lastRenderedPageBreak/>
        <w:t xml:space="preserve">Los Socios deben verificar que la entidad dispone de una política y un procedimiento para la Salvaguarda de la Infancia. De no ser así, los Socios proporcionarán orientación a la entidad para que establezca procedimientos sobre Salvaguarda de la Infancia. </w:t>
      </w:r>
      <w:r w:rsidRPr="00963ED8">
        <w:rPr>
          <w:rFonts w:cs="Times New Roman"/>
          <w:color w:val="000000" w:themeColor="text1"/>
          <w:lang w:val="es-CO"/>
          <w:rPrChange w:id="8212" w:author="Massiel Nayibe Moreno Ladino" w:date="2025-01-15T13:00:00Z" w16du:dateUtc="2025-01-15T18:00:00Z">
            <w:rPr>
              <w:rFonts w:cs="Times New Roman"/>
              <w:color w:val="000000" w:themeColor="text1"/>
            </w:rPr>
          </w:rPrChange>
        </w:rPr>
        <w:t>Si un socio opta por utilizar su propia política, la política del socio debe tener un nivel igual o superior de protección y reconocimiento de los derechos de los niños, incluido el cumplimiento de cualquier requisito de los donantes.</w:t>
      </w:r>
    </w:p>
    <w:p w14:paraId="6257BB91" w14:textId="77777777" w:rsidR="00441859" w:rsidRPr="00963ED8" w:rsidRDefault="00DE7F5C">
      <w:pPr>
        <w:pStyle w:val="Ttulo4"/>
        <w:rPr>
          <w:szCs w:val="26"/>
          <w:lang w:val="es-CO"/>
          <w:rPrChange w:id="8213" w:author="Massiel Nayibe Moreno Ladino" w:date="2025-01-15T13:00:00Z" w16du:dateUtc="2025-01-15T18:00:00Z">
            <w:rPr>
              <w:szCs w:val="26"/>
            </w:rPr>
          </w:rPrChange>
        </w:rPr>
      </w:pPr>
      <w:bookmarkStart w:id="8214" w:name="_Toc71585925"/>
      <w:r w:rsidRPr="00963ED8">
        <w:rPr>
          <w:szCs w:val="26"/>
          <w:lang w:val="es-CO"/>
          <w:rPrChange w:id="8215" w:author="Massiel Nayibe Moreno Ladino" w:date="2025-01-15T13:00:00Z" w16du:dateUtc="2025-01-15T18:00:00Z">
            <w:rPr>
              <w:szCs w:val="26"/>
            </w:rPr>
          </w:rPrChange>
        </w:rPr>
        <w:t xml:space="preserve">Orden de precedencia </w:t>
      </w:r>
      <w:bookmarkEnd w:id="8214"/>
    </w:p>
    <w:p w14:paraId="5AC390B3" w14:textId="77777777" w:rsidR="00441859" w:rsidRPr="00963ED8" w:rsidRDefault="00DE7F5C">
      <w:pPr>
        <w:spacing w:line="360" w:lineRule="auto"/>
        <w:jc w:val="both"/>
        <w:rPr>
          <w:rFonts w:cs="Times New Roman"/>
          <w:lang w:val="es-CO"/>
          <w:rPrChange w:id="8216" w:author="Massiel Nayibe Moreno Ladino" w:date="2025-01-15T13:00:00Z" w16du:dateUtc="2025-01-15T18:00:00Z">
            <w:rPr>
              <w:rFonts w:cs="Times New Roman"/>
            </w:rPr>
          </w:rPrChange>
        </w:rPr>
      </w:pPr>
      <w:r w:rsidRPr="00963ED8">
        <w:rPr>
          <w:rFonts w:cs="Times New Roman"/>
          <w:lang w:val="es-CO"/>
          <w:rPrChange w:id="8217" w:author="Massiel Nayibe Moreno Ladino" w:date="2025-01-15T13:00:00Z" w16du:dateUtc="2025-01-15T18:00:00Z">
            <w:rPr>
              <w:rFonts w:cs="Times New Roman"/>
            </w:rPr>
          </w:rPrChange>
        </w:rPr>
        <w:t>Si se produce algún conflicto entre esta política y los requisitos del donante, la cuestión se resolverá dando prioridad en el orden siguiente:</w:t>
      </w:r>
    </w:p>
    <w:p w14:paraId="1B9319DE" w14:textId="77777777" w:rsidR="00441859" w:rsidRPr="00963ED8" w:rsidRDefault="00DE7F5C">
      <w:pPr>
        <w:pStyle w:val="Prrafodelista"/>
        <w:numPr>
          <w:ilvl w:val="0"/>
          <w:numId w:val="155"/>
        </w:numPr>
        <w:spacing w:after="200" w:line="360" w:lineRule="auto"/>
        <w:jc w:val="both"/>
        <w:rPr>
          <w:rFonts w:cs="Times New Roman"/>
          <w:lang w:val="es-CO"/>
          <w:rPrChange w:id="8218" w:author="Massiel Nayibe Moreno Ladino" w:date="2025-01-15T13:00:00Z" w16du:dateUtc="2025-01-15T18:00:00Z">
            <w:rPr>
              <w:rFonts w:cs="Times New Roman"/>
            </w:rPr>
          </w:rPrChange>
        </w:rPr>
      </w:pPr>
      <w:r w:rsidRPr="00963ED8">
        <w:rPr>
          <w:rFonts w:cs="Times New Roman"/>
          <w:lang w:val="es-CO"/>
          <w:rPrChange w:id="8219" w:author="Massiel Nayibe Moreno Ladino" w:date="2025-01-15T13:00:00Z" w16du:dateUtc="2025-01-15T18:00:00Z">
            <w:rPr>
              <w:rFonts w:cs="Times New Roman"/>
            </w:rPr>
          </w:rPrChange>
        </w:rPr>
        <w:t>Requisitos según el donante (si la filial de Partners trabaja en un proyecto financiado por el Gobierno de EE.UU.)</w:t>
      </w:r>
    </w:p>
    <w:p w14:paraId="75541045" w14:textId="77777777" w:rsidR="00441859" w:rsidRPr="00963ED8" w:rsidRDefault="00DE7F5C">
      <w:pPr>
        <w:pStyle w:val="Prrafodelista"/>
        <w:numPr>
          <w:ilvl w:val="0"/>
          <w:numId w:val="155"/>
        </w:numPr>
        <w:spacing w:after="200" w:line="360" w:lineRule="auto"/>
        <w:jc w:val="both"/>
        <w:rPr>
          <w:rFonts w:cs="Times New Roman"/>
          <w:lang w:val="es-CO"/>
          <w:rPrChange w:id="8220" w:author="Massiel Nayibe Moreno Ladino" w:date="2025-01-15T13:00:00Z" w16du:dateUtc="2025-01-15T18:00:00Z">
            <w:rPr>
              <w:rFonts w:cs="Times New Roman"/>
            </w:rPr>
          </w:rPrChange>
        </w:rPr>
      </w:pPr>
      <w:r w:rsidRPr="00963ED8">
        <w:rPr>
          <w:rFonts w:cs="Times New Roman"/>
          <w:lang w:val="es-CO"/>
          <w:rPrChange w:id="8221" w:author="Massiel Nayibe Moreno Ladino" w:date="2025-01-15T13:00:00Z" w16du:dateUtc="2025-01-15T18:00:00Z">
            <w:rPr>
              <w:rFonts w:cs="Times New Roman"/>
            </w:rPr>
          </w:rPrChange>
        </w:rPr>
        <w:t>Política de protección de la infancia de los socios</w:t>
      </w:r>
    </w:p>
    <w:p w14:paraId="350110DE" w14:textId="77777777" w:rsidR="00441859" w:rsidRPr="00963ED8" w:rsidRDefault="00DE7F5C">
      <w:pPr>
        <w:pStyle w:val="Ttulo4"/>
        <w:rPr>
          <w:rStyle w:val="Ttulo3Car"/>
          <w:b/>
          <w:bCs/>
          <w:lang w:val="es-CO"/>
          <w:rPrChange w:id="8222" w:author="Massiel Nayibe Moreno Ladino" w:date="2025-01-15T13:00:00Z" w16du:dateUtc="2025-01-15T18:00:00Z">
            <w:rPr>
              <w:rStyle w:val="Ttulo3Car"/>
              <w:b/>
              <w:bCs/>
              <w:i w:val="0"/>
              <w:iCs w:val="0"/>
            </w:rPr>
          </w:rPrChange>
        </w:rPr>
      </w:pPr>
      <w:bookmarkStart w:id="8223" w:name="_Toc71585926"/>
      <w:r w:rsidRPr="00963ED8">
        <w:rPr>
          <w:szCs w:val="26"/>
          <w:lang w:val="es-CO"/>
          <w:rPrChange w:id="8224" w:author="Massiel Nayibe Moreno Ladino" w:date="2025-01-15T13:00:00Z" w16du:dateUtc="2025-01-15T18:00:00Z">
            <w:rPr>
              <w:b w:val="0"/>
              <w:bCs w:val="0"/>
              <w:color w:val="E66800"/>
              <w:sz w:val="28"/>
              <w:szCs w:val="26"/>
            </w:rPr>
          </w:rPrChange>
        </w:rPr>
        <w:t xml:space="preserve">Principios básicos de la protección de la infancia </w:t>
      </w:r>
      <w:bookmarkEnd w:id="8223"/>
    </w:p>
    <w:p w14:paraId="04F0DA69" w14:textId="77777777" w:rsidR="00441859" w:rsidRPr="00963ED8" w:rsidRDefault="00DE7F5C">
      <w:pPr>
        <w:spacing w:line="360" w:lineRule="auto"/>
        <w:jc w:val="both"/>
        <w:rPr>
          <w:rFonts w:cs="Times New Roman"/>
          <w:lang w:val="es-CO"/>
          <w:rPrChange w:id="8225" w:author="Massiel Nayibe Moreno Ladino" w:date="2025-01-15T13:00:00Z" w16du:dateUtc="2025-01-15T18:00:00Z">
            <w:rPr>
              <w:rFonts w:cs="Times New Roman"/>
            </w:rPr>
          </w:rPrChange>
        </w:rPr>
      </w:pPr>
      <w:r w:rsidRPr="00963ED8">
        <w:rPr>
          <w:rFonts w:cs="Times New Roman"/>
          <w:lang w:val="es-CO"/>
          <w:rPrChange w:id="8226" w:author="Massiel Nayibe Moreno Ladino" w:date="2025-01-15T13:00:00Z" w16du:dateUtc="2025-01-15T18:00:00Z">
            <w:rPr>
              <w:rFonts w:cs="Times New Roman"/>
            </w:rPr>
          </w:rPrChange>
        </w:rPr>
        <w:t xml:space="preserve">La capacidad de Partners para alcanzar su visión y misión depende de todos sus Afiliados. Por lo tanto, todos los Afiliados de Compañeros deben mantener y promover los más altos estándares de conducta ética y profesional. Compañeros prohíbe cualquier acto de abuso infantil, explotación infantil, negligencia infantil, explotación económica, bullying y cyberbullying, o maltrato, como se define bajo </w:t>
      </w:r>
      <w:r>
        <w:fldChar w:fldCharType="begin"/>
      </w:r>
      <w:r w:rsidRPr="00963ED8">
        <w:rPr>
          <w:lang w:val="es-CO"/>
          <w:rPrChange w:id="8227" w:author="Massiel Nayibe Moreno Ladino" w:date="2025-01-15T13:00:00Z" w16du:dateUtc="2025-01-15T18:00:00Z">
            <w:rPr/>
          </w:rPrChange>
        </w:rPr>
        <w:instrText>HYPERLINK \l "_Definitions"</w:instrText>
      </w:r>
      <w:r>
        <w:fldChar w:fldCharType="separate"/>
      </w:r>
      <w:r w:rsidRPr="00963ED8">
        <w:rPr>
          <w:rStyle w:val="Hipervnculo"/>
          <w:rFonts w:cs="Times New Roman"/>
          <w:lang w:val="es-CO"/>
          <w:rPrChange w:id="8228" w:author="Massiel Nayibe Moreno Ladino" w:date="2025-01-15T13:00:00Z" w16du:dateUtc="2025-01-15T18:00:00Z">
            <w:rPr>
              <w:rStyle w:val="Hipervnculo"/>
              <w:rFonts w:cs="Times New Roman"/>
            </w:rPr>
          </w:rPrChange>
        </w:rPr>
        <w:t>Definiciones</w:t>
      </w:r>
      <w:r>
        <w:fldChar w:fldCharType="end"/>
      </w:r>
      <w:r w:rsidRPr="00963ED8">
        <w:rPr>
          <w:rFonts w:cs="Times New Roman"/>
          <w:lang w:val="es-CO"/>
          <w:rPrChange w:id="8229" w:author="Massiel Nayibe Moreno Ladino" w:date="2025-01-15T13:00:00Z" w16du:dateUtc="2025-01-15T18:00:00Z">
            <w:rPr>
              <w:rFonts w:cs="Times New Roman"/>
            </w:rPr>
          </w:rPrChange>
        </w:rPr>
        <w:t>. Los siguientes principios fundamentales deben ser seguidos por todos los Afiliados de Compañeros:</w:t>
      </w:r>
    </w:p>
    <w:p w14:paraId="26F7A5BE" w14:textId="77777777" w:rsidR="00441859" w:rsidRPr="00963ED8" w:rsidRDefault="00DE7F5C">
      <w:pPr>
        <w:pStyle w:val="Prrafodelista"/>
        <w:numPr>
          <w:ilvl w:val="0"/>
          <w:numId w:val="142"/>
        </w:numPr>
        <w:spacing w:line="360" w:lineRule="auto"/>
        <w:jc w:val="both"/>
        <w:rPr>
          <w:rFonts w:cs="Times New Roman"/>
          <w:lang w:val="es-CO"/>
          <w:rPrChange w:id="8230" w:author="Massiel Nayibe Moreno Ladino" w:date="2025-01-15T13:00:00Z" w16du:dateUtc="2025-01-15T18:00:00Z">
            <w:rPr>
              <w:rFonts w:cs="Times New Roman"/>
            </w:rPr>
          </w:rPrChange>
        </w:rPr>
      </w:pPr>
      <w:r w:rsidRPr="00963ED8">
        <w:rPr>
          <w:rFonts w:cs="Times New Roman"/>
          <w:lang w:val="es-CO"/>
          <w:rPrChange w:id="8231" w:author="Massiel Nayibe Moreno Ladino" w:date="2025-01-15T13:00:00Z" w16du:dateUtc="2025-01-15T18:00:00Z">
            <w:rPr>
              <w:rFonts w:cs="Times New Roman"/>
            </w:rPr>
          </w:rPrChange>
        </w:rPr>
        <w:t xml:space="preserve">Todos los niños menores de 18 años tienen los mismos derechos a la protección frente a todas las formas de violencia, tal y como se declara en </w:t>
      </w:r>
      <w:r>
        <w:fldChar w:fldCharType="begin"/>
      </w:r>
      <w:r w:rsidRPr="00963ED8">
        <w:rPr>
          <w:lang w:val="es-CO"/>
          <w:rPrChange w:id="8232" w:author="Massiel Nayibe Moreno Ladino" w:date="2025-01-15T13:00:00Z" w16du:dateUtc="2025-01-15T18:00:00Z">
            <w:rPr/>
          </w:rPrChange>
        </w:rPr>
        <w:instrText>HYPERLINK "https://www.ohchr.org/en/professionalinterest/pages/crc.aspx"</w:instrText>
      </w:r>
      <w:r>
        <w:fldChar w:fldCharType="separate"/>
      </w:r>
      <w:r w:rsidRPr="00963ED8">
        <w:rPr>
          <w:rStyle w:val="Hipervnculo"/>
          <w:rFonts w:cs="Times New Roman"/>
          <w:lang w:val="es-CO"/>
          <w:rPrChange w:id="8233" w:author="Massiel Nayibe Moreno Ladino" w:date="2025-01-15T13:00:00Z" w16du:dateUtc="2025-01-15T18:00:00Z">
            <w:rPr>
              <w:rStyle w:val="Hipervnculo"/>
              <w:rFonts w:cs="Times New Roman"/>
            </w:rPr>
          </w:rPrChange>
        </w:rPr>
        <w:t>el artículo 19 de la Convención de las Naciones Unidas sobre los Derechos del Niño</w:t>
      </w:r>
      <w:r>
        <w:fldChar w:fldCharType="end"/>
      </w:r>
      <w:r w:rsidRPr="00963ED8">
        <w:rPr>
          <w:rFonts w:cs="Times New Roman"/>
          <w:lang w:val="es-CO"/>
          <w:rPrChange w:id="8234" w:author="Massiel Nayibe Moreno Ladino" w:date="2025-01-15T13:00:00Z" w16du:dateUtc="2025-01-15T18:00:00Z">
            <w:rPr>
              <w:rFonts w:cs="Times New Roman"/>
            </w:rPr>
          </w:rPrChange>
        </w:rPr>
        <w:t>. Los derechos humanos de los niños se respetarán y aplicarán a todos, independientemente de su edad, sexo, género, identidad de género, orientación sexual, nacionalidad, etnia, color, raza, idioma, creencias religiosas o políticas, estado civil, discapacidad, salud física o mental, familia, origen socioeconómico o cultural, clase o cualquier otro aspecto de su origen o identidad. La desigualdad, la exclusión y la discriminación se cuestionarán y no se tolerarán;</w:t>
      </w:r>
    </w:p>
    <w:p w14:paraId="059E3B53" w14:textId="77777777" w:rsidR="00441859" w:rsidRPr="00963ED8" w:rsidRDefault="00DE7F5C">
      <w:pPr>
        <w:pStyle w:val="Prrafodelista"/>
        <w:numPr>
          <w:ilvl w:val="0"/>
          <w:numId w:val="142"/>
        </w:numPr>
        <w:spacing w:line="360" w:lineRule="auto"/>
        <w:jc w:val="both"/>
        <w:rPr>
          <w:rFonts w:cs="Times New Roman"/>
          <w:lang w:val="es-CO"/>
          <w:rPrChange w:id="8235" w:author="Massiel Nayibe Moreno Ladino" w:date="2025-01-15T13:00:00Z" w16du:dateUtc="2025-01-15T18:00:00Z">
            <w:rPr>
              <w:rFonts w:cs="Times New Roman"/>
            </w:rPr>
          </w:rPrChange>
        </w:rPr>
      </w:pPr>
      <w:r w:rsidRPr="00963ED8">
        <w:rPr>
          <w:rFonts w:cs="Times New Roman"/>
          <w:lang w:val="es-CO"/>
          <w:rPrChange w:id="8236" w:author="Massiel Nayibe Moreno Ladino" w:date="2025-01-15T13:00:00Z" w16du:dateUtc="2025-01-15T18:00:00Z">
            <w:rPr>
              <w:rFonts w:cs="Times New Roman"/>
            </w:rPr>
          </w:rPrChange>
        </w:rPr>
        <w:lastRenderedPageBreak/>
        <w:t>Garantizar el cumplimiento de la legislación local y del país de acogida en materia de bienestar y protección de la infancia o de las normas internacionales, según la que ofrezca mayor protección, y de la legislación estadounidense cuando proceda;</w:t>
      </w:r>
    </w:p>
    <w:p w14:paraId="225695B4" w14:textId="77777777" w:rsidR="00441859" w:rsidRPr="00963ED8" w:rsidRDefault="00DE7F5C">
      <w:pPr>
        <w:pStyle w:val="Prrafodelista"/>
        <w:numPr>
          <w:ilvl w:val="0"/>
          <w:numId w:val="142"/>
        </w:numPr>
        <w:spacing w:line="360" w:lineRule="auto"/>
        <w:jc w:val="both"/>
        <w:rPr>
          <w:rFonts w:cs="Times New Roman"/>
          <w:lang w:val="es-CO"/>
          <w:rPrChange w:id="8237" w:author="Massiel Nayibe Moreno Ladino" w:date="2025-01-15T13:00:00Z" w16du:dateUtc="2025-01-15T18:00:00Z">
            <w:rPr>
              <w:rFonts w:cs="Times New Roman"/>
            </w:rPr>
          </w:rPrChange>
        </w:rPr>
      </w:pPr>
      <w:r w:rsidRPr="00963ED8">
        <w:rPr>
          <w:rFonts w:cs="Times New Roman"/>
          <w:lang w:val="es-CO"/>
          <w:rPrChange w:id="8238" w:author="Massiel Nayibe Moreno Ladino" w:date="2025-01-15T13:00:00Z" w16du:dateUtc="2025-01-15T18:00:00Z">
            <w:rPr>
              <w:rFonts w:cs="Times New Roman"/>
            </w:rPr>
          </w:rPrChange>
        </w:rPr>
        <w:t>Prohibir a todo el personal que cometa abusos, explotación o abandono de menores;</w:t>
      </w:r>
    </w:p>
    <w:p w14:paraId="6EB9D6DB" w14:textId="77777777" w:rsidR="00441859" w:rsidRPr="00963ED8" w:rsidRDefault="00DE7F5C">
      <w:pPr>
        <w:pStyle w:val="Prrafodelista"/>
        <w:numPr>
          <w:ilvl w:val="0"/>
          <w:numId w:val="142"/>
        </w:numPr>
        <w:spacing w:line="360" w:lineRule="auto"/>
        <w:jc w:val="both"/>
        <w:rPr>
          <w:rFonts w:cs="Times New Roman"/>
          <w:lang w:val="es-CO"/>
          <w:rPrChange w:id="8239" w:author="Massiel Nayibe Moreno Ladino" w:date="2025-01-15T13:00:00Z" w16du:dateUtc="2025-01-15T18:00:00Z">
            <w:rPr>
              <w:rFonts w:cs="Times New Roman"/>
            </w:rPr>
          </w:rPrChange>
        </w:rPr>
      </w:pPr>
      <w:r w:rsidRPr="00963ED8">
        <w:rPr>
          <w:rFonts w:cs="Times New Roman"/>
          <w:lang w:val="es-CO"/>
          <w:rPrChange w:id="8240" w:author="Massiel Nayibe Moreno Ladino" w:date="2025-01-15T13:00:00Z" w16du:dateUtc="2025-01-15T18:00:00Z">
            <w:rPr>
              <w:rFonts w:cs="Times New Roman"/>
            </w:rPr>
          </w:rPrChange>
        </w:rPr>
        <w:t>Considerar la Salvaguarda de la Infancia en la planificación y ejecución del proyecto para determinar los riesgos potenciales para los niños que están asociados con las actividades y operaciones del proyecto e identificar lagunas y formas de abordarlas;</w:t>
      </w:r>
    </w:p>
    <w:p w14:paraId="6A747FCD" w14:textId="77777777" w:rsidR="00441859" w:rsidRPr="00963ED8" w:rsidRDefault="00DE7F5C">
      <w:pPr>
        <w:pStyle w:val="Prrafodelista"/>
        <w:numPr>
          <w:ilvl w:val="0"/>
          <w:numId w:val="142"/>
        </w:numPr>
        <w:spacing w:line="360" w:lineRule="auto"/>
        <w:jc w:val="both"/>
        <w:rPr>
          <w:rFonts w:cs="Times New Roman"/>
          <w:lang w:val="es-CO"/>
          <w:rPrChange w:id="8241" w:author="Massiel Nayibe Moreno Ladino" w:date="2025-01-15T13:00:00Z" w16du:dateUtc="2025-01-15T18:00:00Z">
            <w:rPr>
              <w:rFonts w:cs="Times New Roman"/>
            </w:rPr>
          </w:rPrChange>
        </w:rPr>
      </w:pPr>
      <w:r w:rsidRPr="00963ED8">
        <w:rPr>
          <w:rFonts w:cs="Times New Roman"/>
          <w:lang w:val="es-CO"/>
          <w:rPrChange w:id="8242" w:author="Massiel Nayibe Moreno Ladino" w:date="2025-01-15T13:00:00Z" w16du:dateUtc="2025-01-15T18:00:00Z">
            <w:rPr>
              <w:rFonts w:cs="Times New Roman"/>
            </w:rPr>
          </w:rPrChange>
        </w:rPr>
        <w:t xml:space="preserve">Aplicar medidas para reducir el riesgo de abuso, explotación o negligencia infantil, </w:t>
      </w:r>
      <w:r w:rsidRPr="00963ED8">
        <w:rPr>
          <w:rFonts w:cs="Times New Roman"/>
          <w:lang w:val="es-CO"/>
          <w:rPrChange w:id="8243" w:author="Massiel Nayibe Moreno Ladino" w:date="2025-01-15T13:00:00Z" w16du:dateUtc="2025-01-15T18:00:00Z">
            <w:rPr>
              <w:rFonts w:cs="Times New Roman"/>
            </w:rPr>
          </w:rPrChange>
        </w:rPr>
        <w:tab/>
        <w:t>incluyendo, entre otras, limitar las interacciones no supervisadas con niños; prohibir la exposición a pornografía; y cumplir las leyes, reglamentos o costumbres aplicables en relación con la fotografía, filmación u otras actividades generadoras de imágenes de niños;</w:t>
      </w:r>
    </w:p>
    <w:p w14:paraId="1257B936" w14:textId="77777777" w:rsidR="00441859" w:rsidRPr="00963ED8" w:rsidRDefault="00DE7F5C">
      <w:pPr>
        <w:pStyle w:val="Prrafodelista"/>
        <w:numPr>
          <w:ilvl w:val="0"/>
          <w:numId w:val="142"/>
        </w:numPr>
        <w:spacing w:line="360" w:lineRule="auto"/>
        <w:jc w:val="both"/>
        <w:rPr>
          <w:rFonts w:cs="Times New Roman"/>
          <w:lang w:val="es-CO"/>
          <w:rPrChange w:id="8244" w:author="Massiel Nayibe Moreno Ladino" w:date="2025-01-15T13:00:00Z" w16du:dateUtc="2025-01-15T18:00:00Z">
            <w:rPr>
              <w:rFonts w:cs="Times New Roman"/>
            </w:rPr>
          </w:rPrChange>
        </w:rPr>
      </w:pPr>
      <w:r w:rsidRPr="00963ED8">
        <w:rPr>
          <w:rFonts w:cs="Times New Roman"/>
          <w:lang w:val="es-CO"/>
          <w:rPrChange w:id="8245" w:author="Massiel Nayibe Moreno Ladino" w:date="2025-01-15T13:00:00Z" w16du:dateUtc="2025-01-15T18:00:00Z">
            <w:rPr>
              <w:rFonts w:cs="Times New Roman"/>
            </w:rPr>
          </w:rPrChange>
        </w:rPr>
        <w:t xml:space="preserve">Promover procedimientos de control de la seguridad infantil para el personal, en particular el personal cuyo trabajo le pone en contacto directo con niños; </w:t>
      </w:r>
    </w:p>
    <w:p w14:paraId="4A690902" w14:textId="77777777" w:rsidR="00441859" w:rsidRPr="00963ED8" w:rsidRDefault="00DE7F5C">
      <w:pPr>
        <w:pStyle w:val="Prrafodelista"/>
        <w:numPr>
          <w:ilvl w:val="0"/>
          <w:numId w:val="142"/>
        </w:numPr>
        <w:spacing w:line="360" w:lineRule="auto"/>
        <w:jc w:val="both"/>
        <w:rPr>
          <w:rFonts w:cs="Times New Roman"/>
          <w:lang w:val="es-CO"/>
          <w:rPrChange w:id="8246" w:author="Massiel Nayibe Moreno Ladino" w:date="2025-01-15T13:00:00Z" w16du:dateUtc="2025-01-15T18:00:00Z">
            <w:rPr>
              <w:rFonts w:cs="Times New Roman"/>
            </w:rPr>
          </w:rPrChange>
        </w:rPr>
      </w:pPr>
      <w:r w:rsidRPr="00963ED8">
        <w:rPr>
          <w:rFonts w:cs="Times New Roman"/>
          <w:lang w:val="es-CO"/>
          <w:rPrChange w:id="8247" w:author="Massiel Nayibe Moreno Ladino" w:date="2025-01-15T13:00:00Z" w16du:dateUtc="2025-01-15T18:00:00Z">
            <w:rPr>
              <w:rFonts w:cs="Times New Roman"/>
            </w:rPr>
          </w:rPrChange>
        </w:rPr>
        <w:t>Disponer de un procedimiento para garantizar que el personal y otras personas reconozcan el maltrato, la explotación o el abandono de los niños; exigir que el personal y otras personas informen de las denuncias; investigar y gestionar las denuncias; y tomar las medidas adecuadas en respuesta a dichas denuncias, incluido, entre otros, el despido del personal;</w:t>
      </w:r>
    </w:p>
    <w:p w14:paraId="3A8B7B00" w14:textId="77777777" w:rsidR="00441859" w:rsidRPr="00963ED8" w:rsidRDefault="00DE7F5C">
      <w:pPr>
        <w:pStyle w:val="Prrafodelista"/>
        <w:numPr>
          <w:ilvl w:val="0"/>
          <w:numId w:val="142"/>
        </w:numPr>
        <w:spacing w:line="360" w:lineRule="auto"/>
        <w:jc w:val="both"/>
        <w:rPr>
          <w:rFonts w:cs="Times New Roman"/>
          <w:lang w:val="es-CO"/>
          <w:rPrChange w:id="8248" w:author="Massiel Nayibe Moreno Ladino" w:date="2025-01-15T13:00:00Z" w16du:dateUtc="2025-01-15T18:00:00Z">
            <w:rPr>
              <w:rFonts w:cs="Times New Roman"/>
            </w:rPr>
          </w:rPrChange>
        </w:rPr>
      </w:pPr>
      <w:r w:rsidRPr="00963ED8">
        <w:rPr>
          <w:rFonts w:cs="Times New Roman"/>
          <w:lang w:val="es-CO"/>
          <w:rPrChange w:id="8249" w:author="Massiel Nayibe Moreno Ladino" w:date="2025-01-15T13:00:00Z" w16du:dateUtc="2025-01-15T18:00:00Z">
            <w:rPr>
              <w:rFonts w:cs="Times New Roman"/>
            </w:rPr>
          </w:rPrChange>
        </w:rPr>
        <w:t>Formar a todos los socios afiliados para que sepan cómo informar y a quién dirigirse cuando surja cualquier preocupación, por pequeña o insignificante que parezca;</w:t>
      </w:r>
    </w:p>
    <w:p w14:paraId="13FA90B6" w14:textId="77777777" w:rsidR="00441859" w:rsidRPr="00963ED8" w:rsidRDefault="00DE7F5C">
      <w:pPr>
        <w:pStyle w:val="Prrafodelista"/>
        <w:numPr>
          <w:ilvl w:val="0"/>
          <w:numId w:val="142"/>
        </w:numPr>
        <w:spacing w:line="360" w:lineRule="auto"/>
        <w:jc w:val="both"/>
        <w:rPr>
          <w:rFonts w:cs="Times New Roman"/>
          <w:lang w:val="es-CO"/>
          <w:rPrChange w:id="8250" w:author="Massiel Nayibe Moreno Ladino" w:date="2025-01-15T13:00:00Z" w16du:dateUtc="2025-01-15T18:00:00Z">
            <w:rPr>
              <w:rFonts w:cs="Times New Roman"/>
            </w:rPr>
          </w:rPrChange>
        </w:rPr>
      </w:pPr>
      <w:r w:rsidRPr="00963ED8">
        <w:rPr>
          <w:rFonts w:cs="Times New Roman"/>
          <w:lang w:val="es-CO"/>
          <w:rPrChange w:id="8251" w:author="Massiel Nayibe Moreno Ladino" w:date="2025-01-15T13:00:00Z" w16du:dateUtc="2025-01-15T18:00:00Z">
            <w:rPr>
              <w:rFonts w:cs="Times New Roman"/>
            </w:rPr>
          </w:rPrChange>
        </w:rPr>
        <w:t>Responder a las preocupaciones, incluido el mandato de investigar todas las acusaciones creíbles de infracción de la presente Política de Protección de la Infancia. Los socios afiliados están obligados a cooperar con cualquier investigación posterior. Se tomarán medidas correctoras, incluyendo cualquier acción personal o disciplinaria, para prevenir la repetición de dicha actividad; y</w:t>
      </w:r>
    </w:p>
    <w:p w14:paraId="0E8E4434" w14:textId="77777777" w:rsidR="00441859" w:rsidRPr="00963ED8" w:rsidRDefault="00DE7F5C">
      <w:pPr>
        <w:pStyle w:val="Prrafodelista"/>
        <w:numPr>
          <w:ilvl w:val="0"/>
          <w:numId w:val="142"/>
        </w:numPr>
        <w:spacing w:line="360" w:lineRule="auto"/>
        <w:jc w:val="both"/>
        <w:rPr>
          <w:rFonts w:cs="Times New Roman"/>
          <w:lang w:val="es-CO"/>
          <w:rPrChange w:id="8252" w:author="Massiel Nayibe Moreno Ladino" w:date="2025-01-15T13:00:00Z" w16du:dateUtc="2025-01-15T18:00:00Z">
            <w:rPr>
              <w:rFonts w:cs="Times New Roman"/>
            </w:rPr>
          </w:rPrChange>
        </w:rPr>
      </w:pPr>
      <w:r w:rsidRPr="00963ED8">
        <w:rPr>
          <w:rFonts w:cs="Times New Roman"/>
          <w:lang w:val="es-CO"/>
          <w:rPrChange w:id="8253" w:author="Massiel Nayibe Moreno Ladino" w:date="2025-01-15T13:00:00Z" w16du:dateUtc="2025-01-15T18:00:00Z">
            <w:rPr>
              <w:rFonts w:cs="Times New Roman"/>
            </w:rPr>
          </w:rPrChange>
        </w:rPr>
        <w:t xml:space="preserve">Garantizar que todos los afiliados de Partners reciben formación y son conscientes de las expectativas de esta política para prevenir, informar y responder a los problemas de protección. Además, garantizar que todos los beneficiarios del programa son conscientes </w:t>
      </w:r>
      <w:r w:rsidRPr="00963ED8">
        <w:rPr>
          <w:rFonts w:cs="Times New Roman"/>
          <w:lang w:val="es-CO"/>
          <w:rPrChange w:id="8254" w:author="Massiel Nayibe Moreno Ladino" w:date="2025-01-15T13:00:00Z" w16du:dateUtc="2025-01-15T18:00:00Z">
            <w:rPr>
              <w:rFonts w:cs="Times New Roman"/>
            </w:rPr>
          </w:rPrChange>
        </w:rPr>
        <w:lastRenderedPageBreak/>
        <w:t>de las normas de comportamiento que pueden esperar de los afiliados de Partners y de cómo pueden plantear una preocupación o denunciar una presunta violación.</w:t>
      </w:r>
      <w:bookmarkStart w:id="8255" w:name="_Toc71585927"/>
    </w:p>
    <w:p w14:paraId="02DB2735" w14:textId="77777777" w:rsidR="00441859" w:rsidRPr="00963ED8" w:rsidRDefault="00DE7F5C">
      <w:pPr>
        <w:pStyle w:val="Ttulo4"/>
        <w:rPr>
          <w:szCs w:val="26"/>
          <w:lang w:val="es-CO"/>
          <w:rPrChange w:id="8256" w:author="Massiel Nayibe Moreno Ladino" w:date="2025-01-15T13:00:00Z" w16du:dateUtc="2025-01-15T18:00:00Z">
            <w:rPr>
              <w:szCs w:val="26"/>
            </w:rPr>
          </w:rPrChange>
        </w:rPr>
      </w:pPr>
      <w:r w:rsidRPr="00963ED8">
        <w:rPr>
          <w:szCs w:val="26"/>
          <w:lang w:val="es-CO"/>
          <w:rPrChange w:id="8257" w:author="Massiel Nayibe Moreno Ladino" w:date="2025-01-15T13:00:00Z" w16du:dateUtc="2025-01-15T18:00:00Z">
            <w:rPr>
              <w:szCs w:val="26"/>
            </w:rPr>
          </w:rPrChange>
        </w:rPr>
        <w:t>Código de conducta para la protección de la infancia</w:t>
      </w:r>
      <w:bookmarkEnd w:id="8255"/>
    </w:p>
    <w:p w14:paraId="2C7BC517" w14:textId="77777777" w:rsidR="00441859" w:rsidRPr="00963ED8" w:rsidRDefault="00DE7F5C">
      <w:pPr>
        <w:spacing w:line="360" w:lineRule="auto"/>
        <w:jc w:val="both"/>
        <w:rPr>
          <w:rFonts w:cs="Times New Roman"/>
          <w:lang w:val="es-CO"/>
          <w:rPrChange w:id="8258" w:author="Massiel Nayibe Moreno Ladino" w:date="2025-01-15T13:00:00Z" w16du:dateUtc="2025-01-15T18:00:00Z">
            <w:rPr>
              <w:rFonts w:cs="Times New Roman"/>
            </w:rPr>
          </w:rPrChange>
        </w:rPr>
      </w:pPr>
      <w:r w:rsidRPr="00963ED8">
        <w:rPr>
          <w:rFonts w:cs="Times New Roman"/>
          <w:lang w:val="es-CO"/>
          <w:rPrChange w:id="8259" w:author="Massiel Nayibe Moreno Ladino" w:date="2025-01-15T13:00:00Z" w16du:dateUtc="2025-01-15T18:00:00Z">
            <w:rPr>
              <w:rFonts w:cs="Times New Roman"/>
            </w:rPr>
          </w:rPrChange>
        </w:rPr>
        <w:t xml:space="preserve">Los afiliados de Partners deben cumplir el siguiente código de conducta cuando interactúen con niños: </w:t>
      </w:r>
    </w:p>
    <w:p w14:paraId="5EFFCB86" w14:textId="77777777" w:rsidR="005E5BD6" w:rsidRPr="00963ED8" w:rsidRDefault="005E5BD6" w:rsidP="005E5BD6">
      <w:pPr>
        <w:spacing w:line="360" w:lineRule="auto"/>
        <w:jc w:val="both"/>
        <w:rPr>
          <w:rFonts w:cs="Times New Roman"/>
          <w:lang w:val="es-CO"/>
          <w:rPrChange w:id="8260" w:author="Massiel Nayibe Moreno Ladino" w:date="2025-01-15T13:00:00Z" w16du:dateUtc="2025-01-15T18:00:00Z">
            <w:rPr>
              <w:rFonts w:cs="Times New Roman"/>
            </w:rPr>
          </w:rPrChange>
        </w:rPr>
      </w:pPr>
    </w:p>
    <w:p w14:paraId="2344DCF9" w14:textId="77777777" w:rsidR="00441859" w:rsidRPr="00963ED8" w:rsidRDefault="00DE7F5C">
      <w:pPr>
        <w:pStyle w:val="Prrafodelista"/>
        <w:numPr>
          <w:ilvl w:val="0"/>
          <w:numId w:val="141"/>
        </w:numPr>
        <w:spacing w:after="200" w:line="360" w:lineRule="auto"/>
        <w:jc w:val="both"/>
        <w:rPr>
          <w:rFonts w:cs="Times New Roman"/>
          <w:lang w:val="es-CO"/>
          <w:rPrChange w:id="8261" w:author="Massiel Nayibe Moreno Ladino" w:date="2025-01-15T13:00:00Z" w16du:dateUtc="2025-01-15T18:00:00Z">
            <w:rPr>
              <w:rFonts w:cs="Times New Roman"/>
            </w:rPr>
          </w:rPrChange>
        </w:rPr>
      </w:pPr>
      <w:r w:rsidRPr="00963ED8">
        <w:rPr>
          <w:rFonts w:cs="Times New Roman"/>
          <w:lang w:val="es-CO"/>
          <w:rPrChange w:id="8262" w:author="Massiel Nayibe Moreno Ladino" w:date="2025-01-15T13:00:00Z" w16du:dateUtc="2025-01-15T18:00:00Z">
            <w:rPr>
              <w:rFonts w:cs="Times New Roman"/>
            </w:rPr>
          </w:rPrChange>
        </w:rPr>
        <w:t>Cualquier persona menor de 18 años es un niño y es "menor de edad", independientemente de la edad legal de consentimiento del país en el que viva y/o en el que se produzca el delito;</w:t>
      </w:r>
    </w:p>
    <w:p w14:paraId="23DE103B" w14:textId="77777777" w:rsidR="00441859" w:rsidRPr="00963ED8" w:rsidRDefault="00DE7F5C">
      <w:pPr>
        <w:pStyle w:val="Prrafodelista"/>
        <w:numPr>
          <w:ilvl w:val="0"/>
          <w:numId w:val="141"/>
        </w:numPr>
        <w:spacing w:after="200" w:line="360" w:lineRule="auto"/>
        <w:jc w:val="both"/>
        <w:rPr>
          <w:rFonts w:cs="Times New Roman"/>
          <w:lang w:val="es-CO"/>
          <w:rPrChange w:id="8263" w:author="Massiel Nayibe Moreno Ladino" w:date="2025-01-15T13:00:00Z" w16du:dateUtc="2025-01-15T18:00:00Z">
            <w:rPr>
              <w:rFonts w:cs="Times New Roman"/>
            </w:rPr>
          </w:rPrChange>
        </w:rPr>
      </w:pPr>
      <w:r w:rsidRPr="00963ED8">
        <w:rPr>
          <w:rFonts w:cs="Times New Roman"/>
          <w:lang w:val="es-CO"/>
          <w:rPrChange w:id="8264" w:author="Massiel Nayibe Moreno Ladino" w:date="2025-01-15T13:00:00Z" w16du:dateUtc="2025-01-15T18:00:00Z">
            <w:rPr>
              <w:rFonts w:cs="Times New Roman"/>
            </w:rPr>
          </w:rPrChange>
        </w:rPr>
        <w:t>Los socios afiliados no deben abusar de los niños ni explotarlos, ni comportarse de forma que los pongan en peligro;</w:t>
      </w:r>
    </w:p>
    <w:p w14:paraId="19215DC2" w14:textId="77777777" w:rsidR="00441859" w:rsidRPr="00963ED8" w:rsidRDefault="00DE7F5C">
      <w:pPr>
        <w:pStyle w:val="Prrafodelista"/>
        <w:numPr>
          <w:ilvl w:val="0"/>
          <w:numId w:val="141"/>
        </w:numPr>
        <w:spacing w:after="200" w:line="360" w:lineRule="auto"/>
        <w:jc w:val="both"/>
        <w:rPr>
          <w:rFonts w:cs="Times New Roman"/>
          <w:lang w:val="es-CO"/>
          <w:rPrChange w:id="8265" w:author="Massiel Nayibe Moreno Ladino" w:date="2025-01-15T13:00:00Z" w16du:dateUtc="2025-01-15T18:00:00Z">
            <w:rPr>
              <w:rFonts w:cs="Times New Roman"/>
            </w:rPr>
          </w:rPrChange>
        </w:rPr>
      </w:pPr>
      <w:r w:rsidRPr="00963ED8">
        <w:rPr>
          <w:rFonts w:cs="Times New Roman"/>
          <w:lang w:val="es-CO"/>
          <w:rPrChange w:id="8266" w:author="Massiel Nayibe Moreno Ladino" w:date="2025-01-15T13:00:00Z" w16du:dateUtc="2025-01-15T18:00:00Z">
            <w:rPr>
              <w:rFonts w:cs="Times New Roman"/>
            </w:rPr>
          </w:rPrChange>
        </w:rPr>
        <w:t>La actividad sexual con niños (definidos según la Convención sobre los Derechos del Niño como todas las personas menores de 18 años) está prohibida independientemente de la mayoría de edad o de la edad de consentimiento local. La creencia errónea en la edad de un niño no es una defensa;</w:t>
      </w:r>
    </w:p>
    <w:p w14:paraId="3016A967" w14:textId="77777777" w:rsidR="00441859" w:rsidRPr="00963ED8" w:rsidRDefault="00DE7F5C">
      <w:pPr>
        <w:pStyle w:val="Prrafodelista"/>
        <w:numPr>
          <w:ilvl w:val="0"/>
          <w:numId w:val="141"/>
        </w:numPr>
        <w:tabs>
          <w:tab w:val="left" w:pos="378"/>
        </w:tabs>
        <w:spacing w:line="360" w:lineRule="auto"/>
        <w:jc w:val="both"/>
        <w:rPr>
          <w:rFonts w:cs="Times New Roman"/>
          <w:lang w:val="es-CO"/>
          <w:rPrChange w:id="8267" w:author="Massiel Nayibe Moreno Ladino" w:date="2025-01-15T13:00:00Z" w16du:dateUtc="2025-01-15T18:00:00Z">
            <w:rPr>
              <w:rFonts w:cs="Times New Roman"/>
            </w:rPr>
          </w:rPrChange>
        </w:rPr>
      </w:pPr>
      <w:r w:rsidRPr="00963ED8">
        <w:rPr>
          <w:rFonts w:cs="Times New Roman"/>
          <w:lang w:val="es-CO"/>
          <w:rPrChange w:id="8268" w:author="Massiel Nayibe Moreno Ladino" w:date="2025-01-15T13:00:00Z" w16du:dateUtc="2025-01-15T18:00:00Z">
            <w:rPr>
              <w:rFonts w:cs="Times New Roman"/>
            </w:rPr>
          </w:rPrChange>
        </w:rPr>
        <w:t>Socios Se prohíbe a los afiliados salir con un niño o mantener una relación sentimental con él;</w:t>
      </w:r>
    </w:p>
    <w:p w14:paraId="706DAAA8" w14:textId="77777777" w:rsidR="00441859" w:rsidRPr="00963ED8" w:rsidRDefault="00DE7F5C">
      <w:pPr>
        <w:pStyle w:val="Prrafodelista"/>
        <w:numPr>
          <w:ilvl w:val="0"/>
          <w:numId w:val="141"/>
        </w:numPr>
        <w:tabs>
          <w:tab w:val="left" w:pos="378"/>
        </w:tabs>
        <w:spacing w:line="360" w:lineRule="auto"/>
        <w:jc w:val="both"/>
        <w:rPr>
          <w:rFonts w:cs="Times New Roman"/>
          <w:lang w:val="es-CO"/>
          <w:rPrChange w:id="8269" w:author="Massiel Nayibe Moreno Ladino" w:date="2025-01-15T13:00:00Z" w16du:dateUtc="2025-01-15T18:00:00Z">
            <w:rPr>
              <w:rFonts w:cs="Times New Roman"/>
            </w:rPr>
          </w:rPrChange>
        </w:rPr>
      </w:pPr>
      <w:r w:rsidRPr="00963ED8">
        <w:rPr>
          <w:rFonts w:cs="Times New Roman"/>
          <w:lang w:val="es-CO"/>
          <w:rPrChange w:id="8270" w:author="Massiel Nayibe Moreno Ladino" w:date="2025-01-15T13:00:00Z" w16du:dateUtc="2025-01-15T18:00:00Z">
            <w:rPr>
              <w:rFonts w:cs="Times New Roman"/>
            </w:rPr>
          </w:rPrChange>
        </w:rPr>
        <w:t>Se prohíbe a los afiliados de Compañeros utilizar un lenguaje o comportarse con un niño o joven de forma inapropiada, ofensiva, abusiva, sexualmente provocativa, degradante o culturalmente inapropiada;</w:t>
      </w:r>
    </w:p>
    <w:p w14:paraId="3A38F1DB" w14:textId="77777777" w:rsidR="00441859" w:rsidRPr="00963ED8" w:rsidRDefault="00DE7F5C">
      <w:pPr>
        <w:pStyle w:val="Prrafodelista"/>
        <w:numPr>
          <w:ilvl w:val="0"/>
          <w:numId w:val="141"/>
        </w:numPr>
        <w:spacing w:after="200" w:line="360" w:lineRule="auto"/>
        <w:jc w:val="both"/>
        <w:rPr>
          <w:rFonts w:cs="Times New Roman"/>
          <w:lang w:val="es-CO"/>
          <w:rPrChange w:id="8271" w:author="Massiel Nayibe Moreno Ladino" w:date="2025-01-15T13:00:00Z" w16du:dateUtc="2025-01-15T18:00:00Z">
            <w:rPr>
              <w:rFonts w:cs="Times New Roman"/>
            </w:rPr>
          </w:rPrChange>
        </w:rPr>
      </w:pPr>
      <w:r w:rsidRPr="00963ED8">
        <w:rPr>
          <w:rFonts w:cs="Times New Roman"/>
          <w:lang w:val="es-CO"/>
          <w:rPrChange w:id="8272" w:author="Massiel Nayibe Moreno Ladino" w:date="2025-01-15T13:00:00Z" w16du:dateUtc="2025-01-15T18:00:00Z">
            <w:rPr>
              <w:rFonts w:cs="Times New Roman"/>
            </w:rPr>
          </w:rPrChange>
        </w:rPr>
        <w:t>Se prohíbe a los afiliados de Compañeros acariciar, coger en brazos, besar, abrazar o tocar a los niños de forma inapropiada o culturalmente insensible;</w:t>
      </w:r>
    </w:p>
    <w:p w14:paraId="35A33E18" w14:textId="77777777" w:rsidR="00441859" w:rsidRPr="00963ED8" w:rsidRDefault="00DE7F5C">
      <w:pPr>
        <w:pStyle w:val="Prrafodelista"/>
        <w:numPr>
          <w:ilvl w:val="0"/>
          <w:numId w:val="141"/>
        </w:numPr>
        <w:tabs>
          <w:tab w:val="left" w:pos="378"/>
        </w:tabs>
        <w:spacing w:line="360" w:lineRule="auto"/>
        <w:jc w:val="both"/>
        <w:rPr>
          <w:rFonts w:cs="Times New Roman"/>
          <w:lang w:val="es-CO"/>
          <w:rPrChange w:id="8273" w:author="Massiel Nayibe Moreno Ladino" w:date="2025-01-15T13:00:00Z" w16du:dateUtc="2025-01-15T18:00:00Z">
            <w:rPr>
              <w:rFonts w:cs="Times New Roman"/>
            </w:rPr>
          </w:rPrChange>
        </w:rPr>
      </w:pPr>
      <w:r w:rsidRPr="00963ED8">
        <w:rPr>
          <w:rFonts w:cs="Times New Roman"/>
          <w:lang w:val="es-CO"/>
          <w:rPrChange w:id="8274" w:author="Massiel Nayibe Moreno Ladino" w:date="2025-01-15T13:00:00Z" w16du:dateUtc="2025-01-15T18:00:00Z">
            <w:rPr>
              <w:rFonts w:cs="Times New Roman"/>
            </w:rPr>
          </w:rPrChange>
        </w:rPr>
        <w:t>Se prohíbe a los afiliados de Compañeros actuar de forma que avergüence, humille, menosprecie o degrade a niños y jóvenes, o que perpetre cualquier forma de abuso emocional;</w:t>
      </w:r>
    </w:p>
    <w:p w14:paraId="5291E8E6" w14:textId="77777777" w:rsidR="00441859" w:rsidRPr="00963ED8" w:rsidRDefault="00DE7F5C">
      <w:pPr>
        <w:pStyle w:val="Prrafodelista"/>
        <w:numPr>
          <w:ilvl w:val="0"/>
          <w:numId w:val="141"/>
        </w:numPr>
        <w:spacing w:after="200" w:line="360" w:lineRule="auto"/>
        <w:jc w:val="both"/>
        <w:rPr>
          <w:rFonts w:cs="Times New Roman"/>
          <w:lang w:val="es-CO"/>
          <w:rPrChange w:id="8275" w:author="Massiel Nayibe Moreno Ladino" w:date="2025-01-15T13:00:00Z" w16du:dateUtc="2025-01-15T18:00:00Z">
            <w:rPr>
              <w:rFonts w:cs="Times New Roman"/>
            </w:rPr>
          </w:rPrChange>
        </w:rPr>
      </w:pPr>
      <w:r w:rsidRPr="00963ED8">
        <w:rPr>
          <w:rFonts w:cs="Times New Roman"/>
          <w:lang w:val="es-CO"/>
          <w:rPrChange w:id="8276" w:author="Massiel Nayibe Moreno Ladino" w:date="2025-01-15T13:00:00Z" w16du:dateUtc="2025-01-15T18:00:00Z">
            <w:rPr>
              <w:rFonts w:cs="Times New Roman"/>
            </w:rPr>
          </w:rPrChange>
        </w:rPr>
        <w:t>Los socios afiliados tienen prohibido hacer cosas de carácter personal para los niños con los que están en contacto en un contexto relacionado con el trabajo (por ejemplo, llevar a un niño/joven al aseo/baño; ayudarles a desvestirse/vestirse);</w:t>
      </w:r>
    </w:p>
    <w:p w14:paraId="42A092A6" w14:textId="77777777" w:rsidR="00441859" w:rsidRPr="00963ED8" w:rsidRDefault="00DE7F5C">
      <w:pPr>
        <w:pStyle w:val="Prrafodelista"/>
        <w:numPr>
          <w:ilvl w:val="0"/>
          <w:numId w:val="141"/>
        </w:numPr>
        <w:spacing w:after="200" w:line="360" w:lineRule="auto"/>
        <w:jc w:val="both"/>
        <w:rPr>
          <w:rFonts w:cs="Times New Roman"/>
          <w:lang w:val="es-CO"/>
          <w:rPrChange w:id="8277" w:author="Massiel Nayibe Moreno Ladino" w:date="2025-01-15T13:00:00Z" w16du:dateUtc="2025-01-15T18:00:00Z">
            <w:rPr>
              <w:rFonts w:cs="Times New Roman"/>
            </w:rPr>
          </w:rPrChange>
        </w:rPr>
      </w:pPr>
      <w:r w:rsidRPr="00963ED8">
        <w:rPr>
          <w:rFonts w:cs="Times New Roman"/>
          <w:lang w:val="es-CO"/>
          <w:rPrChange w:id="8278" w:author="Massiel Nayibe Moreno Ladino" w:date="2025-01-15T13:00:00Z" w16du:dateUtc="2025-01-15T18:00:00Z">
            <w:rPr>
              <w:rFonts w:cs="Times New Roman"/>
            </w:rPr>
          </w:rPrChange>
        </w:rPr>
        <w:lastRenderedPageBreak/>
        <w:t>Se prohíbe a los Socios Afiliados dormir en las mismas camas, sacos de dormir, tiendas de campaña, habitaciones de hotel u otras habitaciones con niños, a menos que el adulto sea familiar directo de todos los niños que duermen en la cama, saco de dormir, tienda de campaña, habitación de hotel u otra habitación. Es aceptable que varios adultos duerman con todos los niños participantes en un espacio abierto, como un albergue de campamento. Además, se prohíbe a los afiliados de Compañeros que un niño o niños con los que el empleado esté en contacto en un contexto relacionado con el trabajo (beneficiarios del programa) pasen la noche en su casa o en cualquier otro lugar o alojamiento residencial personal;</w:t>
      </w:r>
    </w:p>
    <w:p w14:paraId="2526D501" w14:textId="77777777" w:rsidR="00441859" w:rsidRPr="00963ED8" w:rsidRDefault="00DE7F5C">
      <w:pPr>
        <w:pStyle w:val="Prrafodelista"/>
        <w:numPr>
          <w:ilvl w:val="0"/>
          <w:numId w:val="141"/>
        </w:numPr>
        <w:tabs>
          <w:tab w:val="left" w:pos="378"/>
        </w:tabs>
        <w:spacing w:line="360" w:lineRule="auto"/>
        <w:jc w:val="both"/>
        <w:rPr>
          <w:rFonts w:cs="Times New Roman"/>
          <w:lang w:val="es-CO"/>
          <w:rPrChange w:id="8279" w:author="Massiel Nayibe Moreno Ladino" w:date="2025-01-15T13:00:00Z" w16du:dateUtc="2025-01-15T18:00:00Z">
            <w:rPr>
              <w:rFonts w:cs="Times New Roman"/>
            </w:rPr>
          </w:rPrChange>
        </w:rPr>
      </w:pPr>
      <w:r w:rsidRPr="00963ED8">
        <w:rPr>
          <w:rFonts w:cs="Times New Roman"/>
          <w:lang w:val="es-CO"/>
          <w:rPrChange w:id="8280" w:author="Massiel Nayibe Moreno Ladino" w:date="2025-01-15T13:00:00Z" w16du:dateUtc="2025-01-15T18:00:00Z">
            <w:rPr>
              <w:rFonts w:cs="Times New Roman"/>
            </w:rPr>
          </w:rPrChange>
        </w:rPr>
        <w:t>Se prohíbe a los Afiliados de Compañeros hablar de sus propias actividades sexuales, incluidos sueños y fantasías, o hablar de su uso de materiales de contenido sexual o explícito, como pornografía, vídeos o materiales de Internet, con niños;</w:t>
      </w:r>
    </w:p>
    <w:p w14:paraId="5DC65403" w14:textId="77777777" w:rsidR="00441859" w:rsidRPr="00963ED8" w:rsidRDefault="00DE7F5C">
      <w:pPr>
        <w:pStyle w:val="Prrafodelista"/>
        <w:numPr>
          <w:ilvl w:val="0"/>
          <w:numId w:val="141"/>
        </w:numPr>
        <w:tabs>
          <w:tab w:val="left" w:pos="378"/>
        </w:tabs>
        <w:spacing w:after="200" w:line="360" w:lineRule="auto"/>
        <w:jc w:val="both"/>
        <w:rPr>
          <w:rFonts w:cs="Times New Roman"/>
          <w:lang w:val="es-CO"/>
          <w:rPrChange w:id="8281" w:author="Massiel Nayibe Moreno Ladino" w:date="2025-01-15T13:00:00Z" w16du:dateUtc="2025-01-15T18:00:00Z">
            <w:rPr>
              <w:rFonts w:cs="Times New Roman"/>
            </w:rPr>
          </w:rPrChange>
        </w:rPr>
      </w:pPr>
      <w:r w:rsidRPr="00963ED8">
        <w:rPr>
          <w:rFonts w:cs="Times New Roman"/>
          <w:lang w:val="es-CO"/>
          <w:rPrChange w:id="8282" w:author="Massiel Nayibe Moreno Ladino" w:date="2025-01-15T13:00:00Z" w16du:dateUtc="2025-01-15T18:00:00Z">
            <w:rPr>
              <w:rFonts w:cs="Times New Roman"/>
            </w:rPr>
          </w:rPrChange>
        </w:rPr>
        <w:t>Se prohíbe a los Afiliados de Compañeros poseer, ver, transmitir, descargar de Internet, etc. cualquier material de contenido sexual (revistas, tarjetas, vídeos, películas, ropa, etc.) en las instalaciones de la organización o en presencia de niños, salvo que esté expresamente permitido como parte de un programa educativo previamente autorizado;</w:t>
      </w:r>
    </w:p>
    <w:p w14:paraId="1C91F054" w14:textId="77777777" w:rsidR="00441859" w:rsidRPr="00963ED8" w:rsidRDefault="00DE7F5C">
      <w:pPr>
        <w:pStyle w:val="Prrafodelista"/>
        <w:numPr>
          <w:ilvl w:val="0"/>
          <w:numId w:val="141"/>
        </w:numPr>
        <w:tabs>
          <w:tab w:val="left" w:pos="378"/>
        </w:tabs>
        <w:spacing w:after="200" w:line="360" w:lineRule="auto"/>
        <w:jc w:val="both"/>
        <w:rPr>
          <w:rFonts w:cs="Times New Roman"/>
          <w:lang w:val="es-CO"/>
          <w:rPrChange w:id="8283" w:author="Massiel Nayibe Moreno Ladino" w:date="2025-01-15T13:00:00Z" w16du:dateUtc="2025-01-15T18:00:00Z">
            <w:rPr>
              <w:rFonts w:cs="Times New Roman"/>
            </w:rPr>
          </w:rPrChange>
        </w:rPr>
      </w:pPr>
      <w:r w:rsidRPr="00963ED8">
        <w:rPr>
          <w:rFonts w:cs="Times New Roman"/>
          <w:lang w:val="es-CO"/>
          <w:rPrChange w:id="8284" w:author="Massiel Nayibe Moreno Ladino" w:date="2025-01-15T13:00:00Z" w16du:dateUtc="2025-01-15T18:00:00Z">
            <w:rPr>
              <w:rFonts w:cs="Times New Roman"/>
            </w:rPr>
          </w:rPrChange>
        </w:rPr>
        <w:t>Se prohíbe a los Afiliados de Compañeros utilizar ordenadores, teléfonos móviles o cámaras de vídeo/digitales u otros dispositivos electrónicos para acceder, ver, crear, descargar o distribuir pornografía infantil, incluidas imágenes abusivas de niños o jóvenes;</w:t>
      </w:r>
    </w:p>
    <w:p w14:paraId="25BD75F2" w14:textId="77777777" w:rsidR="00441859" w:rsidRPr="00963ED8" w:rsidRDefault="00DE7F5C">
      <w:pPr>
        <w:pStyle w:val="Prrafodelista"/>
        <w:numPr>
          <w:ilvl w:val="0"/>
          <w:numId w:val="141"/>
        </w:numPr>
        <w:spacing w:after="200" w:line="360" w:lineRule="auto"/>
        <w:jc w:val="both"/>
        <w:rPr>
          <w:rFonts w:cs="Times New Roman"/>
          <w:lang w:val="es-CO"/>
          <w:rPrChange w:id="8285" w:author="Massiel Nayibe Moreno Ladino" w:date="2025-01-15T13:00:00Z" w16du:dateUtc="2025-01-15T18:00:00Z">
            <w:rPr>
              <w:rFonts w:cs="Times New Roman"/>
            </w:rPr>
          </w:rPrChange>
        </w:rPr>
      </w:pPr>
      <w:r w:rsidRPr="00963ED8">
        <w:rPr>
          <w:rFonts w:cs="Times New Roman"/>
          <w:lang w:val="es-CO"/>
          <w:rPrChange w:id="8286" w:author="Massiel Nayibe Moreno Ladino" w:date="2025-01-15T13:00:00Z" w16du:dateUtc="2025-01-15T18:00:00Z">
            <w:rPr>
              <w:rFonts w:cs="Times New Roman"/>
            </w:rPr>
          </w:rPrChange>
        </w:rPr>
        <w:t>Los Afiliados de Compañeros tienen prohibido utilizar ordenadores, teléfonos móviles, cámaras de vídeo y digitales u otros dispositivos o medios electrónicos para explotar, acosar o intimidar a niños;</w:t>
      </w:r>
    </w:p>
    <w:p w14:paraId="70629DED" w14:textId="77777777" w:rsidR="00441859" w:rsidRPr="00963ED8" w:rsidRDefault="00DE7F5C">
      <w:pPr>
        <w:pStyle w:val="Prrafodelista"/>
        <w:numPr>
          <w:ilvl w:val="0"/>
          <w:numId w:val="141"/>
        </w:numPr>
        <w:spacing w:after="200" w:line="360" w:lineRule="auto"/>
        <w:jc w:val="both"/>
        <w:rPr>
          <w:rFonts w:cs="Times New Roman"/>
          <w:lang w:val="es-CO"/>
          <w:rPrChange w:id="8287" w:author="Massiel Nayibe Moreno Ladino" w:date="2025-01-15T13:00:00Z" w16du:dateUtc="2025-01-15T18:00:00Z">
            <w:rPr>
              <w:rFonts w:cs="Times New Roman"/>
            </w:rPr>
          </w:rPrChange>
        </w:rPr>
      </w:pPr>
      <w:r w:rsidRPr="00963ED8">
        <w:rPr>
          <w:rFonts w:cs="Times New Roman"/>
          <w:lang w:val="es-CO"/>
          <w:rPrChange w:id="8288" w:author="Massiel Nayibe Moreno Ladino" w:date="2025-01-15T13:00:00Z" w16du:dateUtc="2025-01-15T18:00:00Z">
            <w:rPr>
              <w:rFonts w:cs="Times New Roman"/>
            </w:rPr>
          </w:rPrChange>
        </w:rPr>
        <w:t xml:space="preserve">Se prohíbe a los Afiliados de Compañeros vestirse, desvestirse, bañarse o ducharse en presencia de niños; </w:t>
      </w:r>
    </w:p>
    <w:p w14:paraId="12518536" w14:textId="77777777" w:rsidR="00441859" w:rsidRPr="00963ED8" w:rsidRDefault="00DE7F5C">
      <w:pPr>
        <w:pStyle w:val="Prrafodelista"/>
        <w:numPr>
          <w:ilvl w:val="0"/>
          <w:numId w:val="141"/>
        </w:numPr>
        <w:spacing w:after="200" w:line="360" w:lineRule="auto"/>
        <w:jc w:val="both"/>
        <w:rPr>
          <w:rFonts w:cs="Times New Roman"/>
          <w:lang w:val="es-CO"/>
          <w:rPrChange w:id="8289" w:author="Massiel Nayibe Moreno Ladino" w:date="2025-01-15T13:00:00Z" w16du:dateUtc="2025-01-15T18:00:00Z">
            <w:rPr>
              <w:rFonts w:cs="Times New Roman"/>
            </w:rPr>
          </w:rPrChange>
        </w:rPr>
      </w:pPr>
      <w:r w:rsidRPr="00963ED8">
        <w:rPr>
          <w:rFonts w:cs="Times New Roman"/>
          <w:lang w:val="es-CO"/>
          <w:rPrChange w:id="8290" w:author="Massiel Nayibe Moreno Ladino" w:date="2025-01-15T13:00:00Z" w16du:dateUtc="2025-01-15T18:00:00Z">
            <w:rPr>
              <w:rFonts w:cs="Times New Roman"/>
            </w:rPr>
          </w:rPrChange>
        </w:rPr>
        <w:t>Se prohíbe a los Afiliados de Compañeros discriminar, mostrar diferencias o preferencias o favorecer a determinados niños;</w:t>
      </w:r>
    </w:p>
    <w:p w14:paraId="5C7022AF" w14:textId="77777777" w:rsidR="00441859" w:rsidRPr="00963ED8" w:rsidRDefault="00DE7F5C">
      <w:pPr>
        <w:pStyle w:val="Prrafodelista"/>
        <w:numPr>
          <w:ilvl w:val="0"/>
          <w:numId w:val="141"/>
        </w:numPr>
        <w:spacing w:after="200" w:line="360" w:lineRule="auto"/>
        <w:jc w:val="both"/>
        <w:rPr>
          <w:rFonts w:cs="Times New Roman"/>
          <w:lang w:val="es-CO"/>
          <w:rPrChange w:id="8291" w:author="Massiel Nayibe Moreno Ladino" w:date="2025-01-15T13:00:00Z" w16du:dateUtc="2025-01-15T18:00:00Z">
            <w:rPr>
              <w:rFonts w:cs="Times New Roman"/>
            </w:rPr>
          </w:rPrChange>
        </w:rPr>
      </w:pPr>
      <w:r w:rsidRPr="00963ED8">
        <w:rPr>
          <w:rFonts w:cs="Times New Roman"/>
          <w:lang w:val="es-CO"/>
          <w:rPrChange w:id="8292" w:author="Massiel Nayibe Moreno Ladino" w:date="2025-01-15T13:00:00Z" w16du:dateUtc="2025-01-15T18:00:00Z">
            <w:rPr>
              <w:rFonts w:cs="Times New Roman"/>
            </w:rPr>
          </w:rPrChange>
        </w:rPr>
        <w:t xml:space="preserve">Los Afiliados de Compañeros tienen prohibido utilizar el castigo físico de cualquier forma para el manejo del comportamiento de los niños. Ninguna forma de disciplina física es aceptable. Esta prohibición incluye azotes, bofetadas, pellizcos, golpes o cualquier otro </w:t>
      </w:r>
      <w:r w:rsidRPr="00963ED8">
        <w:rPr>
          <w:rFonts w:cs="Times New Roman"/>
          <w:lang w:val="es-CO"/>
          <w:rPrChange w:id="8293" w:author="Massiel Nayibe Moreno Ladino" w:date="2025-01-15T13:00:00Z" w16du:dateUtc="2025-01-15T18:00:00Z">
            <w:rPr>
              <w:rFonts w:cs="Times New Roman"/>
            </w:rPr>
          </w:rPrChange>
        </w:rPr>
        <w:lastRenderedPageBreak/>
        <w:t>tipo de fuerza física. La fuerza física sólo puede utilizarse para detener un comportamiento que pueda causar un daño inmediato al individuo o a un niño o a otros;</w:t>
      </w:r>
    </w:p>
    <w:p w14:paraId="54EF8B02" w14:textId="77777777" w:rsidR="00441859" w:rsidRPr="00963ED8" w:rsidRDefault="00DE7F5C">
      <w:pPr>
        <w:pStyle w:val="Prrafodelista"/>
        <w:numPr>
          <w:ilvl w:val="0"/>
          <w:numId w:val="141"/>
        </w:numPr>
        <w:spacing w:after="200" w:line="360" w:lineRule="auto"/>
        <w:jc w:val="both"/>
        <w:rPr>
          <w:rFonts w:cs="Times New Roman"/>
          <w:lang w:val="es-CO"/>
          <w:rPrChange w:id="8294" w:author="Massiel Nayibe Moreno Ladino" w:date="2025-01-15T13:00:00Z" w16du:dateUtc="2025-01-15T18:00:00Z">
            <w:rPr>
              <w:rFonts w:cs="Times New Roman"/>
            </w:rPr>
          </w:rPrChange>
        </w:rPr>
      </w:pPr>
      <w:r w:rsidRPr="00963ED8">
        <w:rPr>
          <w:rFonts w:cs="Times New Roman"/>
          <w:lang w:val="es-CO"/>
          <w:rPrChange w:id="8295" w:author="Massiel Nayibe Moreno Ladino" w:date="2025-01-15T13:00:00Z" w16du:dateUtc="2025-01-15T18:00:00Z">
            <w:rPr>
              <w:rFonts w:cs="Times New Roman"/>
            </w:rPr>
          </w:rPrChange>
        </w:rPr>
        <w:t>Se prohíbe a los Afiliados de Compañeros el uso, posesión, distribución o estar bajo los efectos del alcohol, drogas ilegales o el uso indebido de drogas legales mientras participen o ayuden en programas o actividades específicamente para niños;</w:t>
      </w:r>
    </w:p>
    <w:p w14:paraId="04B4BA1A" w14:textId="77777777" w:rsidR="00441859" w:rsidRPr="00963ED8" w:rsidRDefault="00DE7F5C">
      <w:pPr>
        <w:pStyle w:val="Prrafodelista"/>
        <w:numPr>
          <w:ilvl w:val="0"/>
          <w:numId w:val="141"/>
        </w:numPr>
        <w:tabs>
          <w:tab w:val="left" w:pos="378"/>
        </w:tabs>
        <w:spacing w:after="200" w:line="360" w:lineRule="auto"/>
        <w:jc w:val="both"/>
        <w:rPr>
          <w:rFonts w:cs="Times New Roman"/>
          <w:lang w:val="es-CO"/>
          <w:rPrChange w:id="8296" w:author="Massiel Nayibe Moreno Ladino" w:date="2025-01-15T13:00:00Z" w16du:dateUtc="2025-01-15T18:00:00Z">
            <w:rPr>
              <w:rFonts w:cs="Times New Roman"/>
            </w:rPr>
          </w:rPrChange>
        </w:rPr>
      </w:pPr>
      <w:r w:rsidRPr="00963ED8">
        <w:rPr>
          <w:rFonts w:cs="Times New Roman"/>
          <w:lang w:val="es-CO"/>
          <w:rPrChange w:id="8297" w:author="Massiel Nayibe Moreno Ladino" w:date="2025-01-15T13:00:00Z" w16du:dateUtc="2025-01-15T18:00:00Z">
            <w:rPr>
              <w:rFonts w:cs="Times New Roman"/>
            </w:rPr>
          </w:rPrChange>
        </w:rPr>
        <w:t>Todos los programas para niños deben tener una proporción establecida de 2 adultos por cada 1-20 niños. El cumplimiento de la proporción establecida es obligatorio en todo momento, incluidas las actividades que tengan lugar fuera de las instalaciones de la organización;</w:t>
      </w:r>
    </w:p>
    <w:p w14:paraId="245419EA" w14:textId="77777777" w:rsidR="00441859" w:rsidRPr="00963ED8" w:rsidRDefault="00DE7F5C">
      <w:pPr>
        <w:pStyle w:val="Prrafodelista"/>
        <w:numPr>
          <w:ilvl w:val="0"/>
          <w:numId w:val="141"/>
        </w:numPr>
        <w:tabs>
          <w:tab w:val="left" w:pos="378"/>
        </w:tabs>
        <w:spacing w:line="360" w:lineRule="auto"/>
        <w:jc w:val="both"/>
        <w:rPr>
          <w:rFonts w:cs="Times New Roman"/>
          <w:lang w:val="es-CO"/>
          <w:rPrChange w:id="8298" w:author="Massiel Nayibe Moreno Ladino" w:date="2025-01-15T13:00:00Z" w16du:dateUtc="2025-01-15T18:00:00Z">
            <w:rPr>
              <w:rFonts w:cs="Times New Roman"/>
            </w:rPr>
          </w:rPrChange>
        </w:rPr>
      </w:pPr>
      <w:r w:rsidRPr="00963ED8">
        <w:rPr>
          <w:rFonts w:cs="Times New Roman"/>
          <w:lang w:val="es-CO"/>
          <w:rPrChange w:id="8299" w:author="Massiel Nayibe Moreno Ladino" w:date="2025-01-15T13:00:00Z" w16du:dateUtc="2025-01-15T18:00:00Z">
            <w:rPr>
              <w:rFonts w:cs="Times New Roman"/>
            </w:rPr>
          </w:rPrChange>
        </w:rPr>
        <w:t xml:space="preserve">Cuando participen niños, niñas y otras identidades de género, deberán estar presentes adultos masculinos, femeninos y de otras identidades de género; </w:t>
      </w:r>
    </w:p>
    <w:p w14:paraId="4972EEC3" w14:textId="77777777" w:rsidR="00441859" w:rsidRPr="00963ED8" w:rsidRDefault="00DE7F5C">
      <w:pPr>
        <w:pStyle w:val="Prrafodelista"/>
        <w:numPr>
          <w:ilvl w:val="0"/>
          <w:numId w:val="141"/>
        </w:numPr>
        <w:tabs>
          <w:tab w:val="left" w:pos="378"/>
        </w:tabs>
        <w:spacing w:line="360" w:lineRule="auto"/>
        <w:jc w:val="both"/>
        <w:rPr>
          <w:rFonts w:cs="Times New Roman"/>
          <w:lang w:val="es-CO"/>
          <w:rPrChange w:id="8300" w:author="Massiel Nayibe Moreno Ladino" w:date="2025-01-15T13:00:00Z" w16du:dateUtc="2025-01-15T18:00:00Z">
            <w:rPr>
              <w:rFonts w:cs="Times New Roman"/>
            </w:rPr>
          </w:rPrChange>
        </w:rPr>
      </w:pPr>
      <w:r w:rsidRPr="00963ED8">
        <w:rPr>
          <w:rFonts w:cs="Times New Roman"/>
          <w:lang w:val="es-CO"/>
          <w:rPrChange w:id="8301" w:author="Massiel Nayibe Moreno Ladino" w:date="2025-01-15T13:00:00Z" w16du:dateUtc="2025-01-15T18:00:00Z">
            <w:rPr>
              <w:rFonts w:cs="Times New Roman"/>
            </w:rPr>
          </w:rPrChange>
        </w:rPr>
        <w:t>Las reuniones/consejos individuales con los niños se realizarán en un lugar abierto o público o en otro lugar en el que sea posible mantener conversaciones privadas pero que se produzcan a la vista de los demás o con la presencia de otro adulto;</w:t>
      </w:r>
    </w:p>
    <w:p w14:paraId="593E96FD" w14:textId="77777777" w:rsidR="00441859" w:rsidRPr="00963ED8" w:rsidRDefault="00DE7F5C">
      <w:pPr>
        <w:pStyle w:val="Prrafodelista"/>
        <w:numPr>
          <w:ilvl w:val="0"/>
          <w:numId w:val="141"/>
        </w:numPr>
        <w:tabs>
          <w:tab w:val="left" w:pos="378"/>
        </w:tabs>
        <w:spacing w:line="360" w:lineRule="auto"/>
        <w:jc w:val="both"/>
        <w:rPr>
          <w:rFonts w:cs="Times New Roman"/>
          <w:lang w:val="es-CO"/>
          <w:rPrChange w:id="8302" w:author="Massiel Nayibe Moreno Ladino" w:date="2025-01-15T13:00:00Z" w16du:dateUtc="2025-01-15T18:00:00Z">
            <w:rPr>
              <w:rFonts w:cs="Times New Roman"/>
            </w:rPr>
          </w:rPrChange>
        </w:rPr>
      </w:pPr>
      <w:r w:rsidRPr="00963ED8">
        <w:rPr>
          <w:rFonts w:cs="Times New Roman"/>
          <w:lang w:val="es-CO"/>
          <w:rPrChange w:id="8303" w:author="Massiel Nayibe Moreno Ladino" w:date="2025-01-15T13:00:00Z" w16du:dateUtc="2025-01-15T18:00:00Z">
            <w:rPr>
              <w:rFonts w:cs="Times New Roman"/>
            </w:rPr>
          </w:rPrChange>
        </w:rPr>
        <w:t>Cuando supervisen o ayuden en actividades privadas, como vestir o duchar a los niños, los afiliados de Compañeros permanecerán en una zona observable por otros adultos o trabajarán en parejas;</w:t>
      </w:r>
    </w:p>
    <w:p w14:paraId="5133542E" w14:textId="77777777" w:rsidR="00441859" w:rsidRPr="00963ED8" w:rsidRDefault="00DE7F5C">
      <w:pPr>
        <w:pStyle w:val="Prrafodelista"/>
        <w:numPr>
          <w:ilvl w:val="0"/>
          <w:numId w:val="141"/>
        </w:numPr>
        <w:tabs>
          <w:tab w:val="left" w:pos="378"/>
        </w:tabs>
        <w:spacing w:line="360" w:lineRule="auto"/>
        <w:jc w:val="both"/>
        <w:rPr>
          <w:rFonts w:cs="Times New Roman"/>
          <w:lang w:val="es-CO"/>
          <w:rPrChange w:id="8304" w:author="Massiel Nayibe Moreno Ladino" w:date="2025-01-15T13:00:00Z" w16du:dateUtc="2025-01-15T18:00:00Z">
            <w:rPr>
              <w:rFonts w:cs="Times New Roman"/>
            </w:rPr>
          </w:rPrChange>
        </w:rPr>
      </w:pPr>
      <w:r w:rsidRPr="00963ED8">
        <w:rPr>
          <w:rFonts w:cs="Times New Roman"/>
          <w:lang w:val="es-CO"/>
          <w:rPrChange w:id="8305" w:author="Massiel Nayibe Moreno Ladino" w:date="2025-01-15T13:00:00Z" w16du:dateUtc="2025-01-15T18:00:00Z">
            <w:rPr>
              <w:rFonts w:cs="Times New Roman"/>
            </w:rPr>
          </w:rPrChange>
        </w:rPr>
        <w:t>Los padres o tutores deben cumplimentar formularios de autorización por escrito antes de que los afiliados de Partners transporten a los niños para una actividad patrocinada por la empresa o para cualquier fin; y</w:t>
      </w:r>
    </w:p>
    <w:p w14:paraId="3931549C" w14:textId="77777777" w:rsidR="00441859" w:rsidRPr="00963ED8" w:rsidRDefault="00DE7F5C">
      <w:pPr>
        <w:pStyle w:val="Prrafodelista"/>
        <w:numPr>
          <w:ilvl w:val="0"/>
          <w:numId w:val="141"/>
        </w:numPr>
        <w:spacing w:after="200" w:line="360" w:lineRule="auto"/>
        <w:jc w:val="both"/>
        <w:rPr>
          <w:rFonts w:cs="Times New Roman"/>
          <w:lang w:val="es-CO"/>
          <w:rPrChange w:id="8306" w:author="Massiel Nayibe Moreno Ladino" w:date="2025-01-15T13:00:00Z" w16du:dateUtc="2025-01-15T18:00:00Z">
            <w:rPr>
              <w:rFonts w:cs="Times New Roman"/>
            </w:rPr>
          </w:rPrChange>
        </w:rPr>
      </w:pPr>
      <w:r w:rsidRPr="00963ED8">
        <w:rPr>
          <w:rFonts w:cs="Times New Roman"/>
          <w:lang w:val="es-CO"/>
          <w:rPrChange w:id="8307" w:author="Massiel Nayibe Moreno Ladino" w:date="2025-01-15T13:00:00Z" w16du:dateUtc="2025-01-15T18:00:00Z">
            <w:rPr>
              <w:rFonts w:cs="Times New Roman"/>
            </w:rPr>
          </w:rPrChange>
        </w:rPr>
        <w:t xml:space="preserve">Aplicar un enfoque de salvaguardia que reconozca y responda a los riesgos y necesidades de salvaguardia específicos de las diferentes identidades de género y de otro tipo, incluida la adopción de medidas adecuadas para hacer frente a los prejuicios sexistas y otras formas de discriminación y violencia que puedan surgir como consecuencia de estos prejuicios. Todos los enfoques deben tener plenamente en cuenta el género al considerar las necesidades específicas de salvaguardia de las niñas, los niños y otras identidades de género para promover la igualdad, la equidad y, en última instancia, aumentar la seguridad y la protección. </w:t>
      </w:r>
    </w:p>
    <w:p w14:paraId="3487ADBA" w14:textId="77777777" w:rsidR="00441859" w:rsidRPr="00963ED8" w:rsidRDefault="00DE7F5C">
      <w:pPr>
        <w:pStyle w:val="Ttulo4"/>
        <w:rPr>
          <w:szCs w:val="26"/>
          <w:lang w:val="es-CO"/>
          <w:rPrChange w:id="8308" w:author="Massiel Nayibe Moreno Ladino" w:date="2025-01-15T13:00:00Z" w16du:dateUtc="2025-01-15T18:00:00Z">
            <w:rPr>
              <w:szCs w:val="26"/>
            </w:rPr>
          </w:rPrChange>
        </w:rPr>
      </w:pPr>
      <w:bookmarkStart w:id="8309" w:name="_Toc71585928"/>
      <w:r w:rsidRPr="00963ED8">
        <w:rPr>
          <w:szCs w:val="26"/>
          <w:lang w:val="es-CO"/>
          <w:rPrChange w:id="8310" w:author="Massiel Nayibe Moreno Ladino" w:date="2025-01-15T13:00:00Z" w16du:dateUtc="2025-01-15T18:00:00Z">
            <w:rPr>
              <w:szCs w:val="26"/>
            </w:rPr>
          </w:rPrChange>
        </w:rPr>
        <w:lastRenderedPageBreak/>
        <w:t>Selección y requisitos</w:t>
      </w:r>
      <w:bookmarkEnd w:id="8309"/>
    </w:p>
    <w:p w14:paraId="5420963B" w14:textId="77777777" w:rsidR="00441859" w:rsidRPr="00963ED8" w:rsidRDefault="00DE7F5C">
      <w:pPr>
        <w:spacing w:line="360" w:lineRule="auto"/>
        <w:jc w:val="both"/>
        <w:rPr>
          <w:rFonts w:cs="Times New Roman"/>
          <w:lang w:val="es-CO"/>
          <w:rPrChange w:id="8311" w:author="Massiel Nayibe Moreno Ladino" w:date="2025-01-15T13:00:00Z" w16du:dateUtc="2025-01-15T18:00:00Z">
            <w:rPr>
              <w:rFonts w:cs="Times New Roman"/>
            </w:rPr>
          </w:rPrChange>
        </w:rPr>
      </w:pPr>
      <w:r w:rsidRPr="00963ED8">
        <w:rPr>
          <w:rFonts w:cs="Times New Roman"/>
          <w:lang w:val="es-CO"/>
          <w:rPrChange w:id="8312" w:author="Massiel Nayibe Moreno Ladino" w:date="2025-01-15T13:00:00Z" w16du:dateUtc="2025-01-15T18:00:00Z">
            <w:rPr>
              <w:rFonts w:cs="Times New Roman"/>
            </w:rPr>
          </w:rPrChange>
        </w:rPr>
        <w:t>Para garantizar la protección de la infancia, Partners ha establecido las siguientes prácticas, que se aplican a todos los afiliados de Partners.</w:t>
      </w:r>
    </w:p>
    <w:p w14:paraId="0130313A" w14:textId="77777777" w:rsidR="00441859" w:rsidRPr="00963ED8" w:rsidRDefault="00DE7F5C">
      <w:pPr>
        <w:pStyle w:val="Ttulo4"/>
        <w:rPr>
          <w:szCs w:val="26"/>
          <w:lang w:val="es-CO"/>
          <w:rPrChange w:id="8313" w:author="Massiel Nayibe Moreno Ladino" w:date="2025-01-15T13:00:00Z" w16du:dateUtc="2025-01-15T18:00:00Z">
            <w:rPr>
              <w:szCs w:val="26"/>
            </w:rPr>
          </w:rPrChange>
        </w:rPr>
      </w:pPr>
      <w:bookmarkStart w:id="8314" w:name="_Toc71585929"/>
      <w:r w:rsidRPr="00963ED8">
        <w:rPr>
          <w:szCs w:val="26"/>
          <w:lang w:val="es-CO"/>
          <w:rPrChange w:id="8315" w:author="Massiel Nayibe Moreno Ladino" w:date="2025-01-15T13:00:00Z" w16du:dateUtc="2025-01-15T18:00:00Z">
            <w:rPr>
              <w:szCs w:val="26"/>
            </w:rPr>
          </w:rPrChange>
        </w:rPr>
        <w:t xml:space="preserve">Contratación y selección seguras </w:t>
      </w:r>
      <w:bookmarkEnd w:id="8314"/>
    </w:p>
    <w:p w14:paraId="30DD1EBE" w14:textId="77777777" w:rsidR="00441859" w:rsidRPr="00963ED8" w:rsidRDefault="00DE7F5C">
      <w:pPr>
        <w:spacing w:line="360" w:lineRule="auto"/>
        <w:jc w:val="both"/>
        <w:rPr>
          <w:rFonts w:eastAsia="Times New Roman" w:cs="Times New Roman"/>
          <w:color w:val="000000" w:themeColor="text1"/>
          <w:lang w:val="es-CO"/>
          <w:rPrChange w:id="8316" w:author="Massiel Nayibe Moreno Ladino" w:date="2025-01-15T13:00:00Z" w16du:dateUtc="2025-01-15T18:00:00Z">
            <w:rPr>
              <w:rFonts w:eastAsia="Times New Roman" w:cs="Times New Roman"/>
              <w:color w:val="000000" w:themeColor="text1"/>
            </w:rPr>
          </w:rPrChange>
        </w:rPr>
      </w:pPr>
      <w:r w:rsidRPr="00963ED8">
        <w:rPr>
          <w:rFonts w:eastAsia="Times New Roman" w:cs="Times New Roman"/>
          <w:color w:val="000000" w:themeColor="text1"/>
          <w:lang w:val="es-CO"/>
          <w:rPrChange w:id="8317" w:author="Massiel Nayibe Moreno Ladino" w:date="2025-01-15T13:00:00Z" w16du:dateUtc="2025-01-15T18:00:00Z">
            <w:rPr>
              <w:rFonts w:eastAsia="Times New Roman" w:cs="Times New Roman"/>
              <w:color w:val="000000" w:themeColor="text1"/>
            </w:rPr>
          </w:rPrChange>
        </w:rPr>
        <w:t>Además de los procesos de reclutamiento estándar de Compañeros, las siguientes medidas de salvaguarda de la infancia serán aplicadas como parte del proceso de reclutamiento seguro. Compañeros seleccionará a los individuos y entidades que se espera interactúen directamente con niños en los programas de Compañeros HQ de la siguiente manera:</w:t>
      </w:r>
    </w:p>
    <w:p w14:paraId="2DF119FF" w14:textId="77777777" w:rsidR="00441859" w:rsidRDefault="00DE7F5C">
      <w:pPr>
        <w:spacing w:line="360" w:lineRule="auto"/>
        <w:jc w:val="both"/>
        <w:rPr>
          <w:rFonts w:eastAsia="Times New Roman" w:cs="Times New Roman"/>
          <w:color w:val="000000" w:themeColor="text1"/>
        </w:rPr>
      </w:pPr>
      <w:r w:rsidRPr="00D57F7F">
        <w:rPr>
          <w:rFonts w:eastAsia="Times New Roman" w:cs="Times New Roman"/>
          <w:color w:val="000000" w:themeColor="text1"/>
        </w:rPr>
        <w:t>Para particulares:</w:t>
      </w:r>
    </w:p>
    <w:p w14:paraId="157F08BE" w14:textId="77777777" w:rsidR="00441859" w:rsidRPr="00963ED8" w:rsidRDefault="00DE7F5C">
      <w:pPr>
        <w:pStyle w:val="Prrafodelista"/>
        <w:numPr>
          <w:ilvl w:val="0"/>
          <w:numId w:val="144"/>
        </w:numPr>
        <w:spacing w:after="200" w:line="360" w:lineRule="auto"/>
        <w:jc w:val="both"/>
        <w:rPr>
          <w:rFonts w:cs="Times New Roman"/>
          <w:color w:val="000000" w:themeColor="text1"/>
          <w:lang w:val="es-CO"/>
          <w:rPrChange w:id="8318" w:author="Massiel Nayibe Moreno Ladino" w:date="2025-01-15T13:00:00Z" w16du:dateUtc="2025-01-15T18:00:00Z">
            <w:rPr>
              <w:rFonts w:cs="Times New Roman"/>
              <w:color w:val="000000" w:themeColor="text1"/>
            </w:rPr>
          </w:rPrChange>
        </w:rPr>
      </w:pPr>
      <w:r w:rsidRPr="00963ED8">
        <w:rPr>
          <w:rFonts w:eastAsia="Times New Roman" w:cs="Times New Roman"/>
          <w:color w:val="000000" w:themeColor="text1"/>
          <w:lang w:val="es-CO"/>
          <w:rPrChange w:id="8319" w:author="Massiel Nayibe Moreno Ladino" w:date="2025-01-15T13:00:00Z" w16du:dateUtc="2025-01-15T18:00:00Z">
            <w:rPr>
              <w:rFonts w:eastAsia="Times New Roman" w:cs="Times New Roman"/>
              <w:color w:val="000000" w:themeColor="text1"/>
            </w:rPr>
          </w:rPrChange>
        </w:rPr>
        <w:t>Recibir un Código de Conducta de Salvaguardia de la Infancia firmado;</w:t>
      </w:r>
    </w:p>
    <w:p w14:paraId="457F2C97" w14:textId="77777777" w:rsidR="00441859" w:rsidRPr="00963ED8" w:rsidRDefault="00DE7F5C">
      <w:pPr>
        <w:pStyle w:val="Prrafodelista"/>
        <w:numPr>
          <w:ilvl w:val="0"/>
          <w:numId w:val="144"/>
        </w:numPr>
        <w:spacing w:after="200" w:line="360" w:lineRule="auto"/>
        <w:jc w:val="both"/>
        <w:rPr>
          <w:rFonts w:cs="Times New Roman"/>
          <w:color w:val="000000" w:themeColor="text1"/>
          <w:lang w:val="es-CO"/>
          <w:rPrChange w:id="8320" w:author="Massiel Nayibe Moreno Ladino" w:date="2025-01-15T13:00:00Z" w16du:dateUtc="2025-01-15T18:00:00Z">
            <w:rPr>
              <w:rFonts w:cs="Times New Roman"/>
              <w:color w:val="000000" w:themeColor="text1"/>
            </w:rPr>
          </w:rPrChange>
        </w:rPr>
      </w:pPr>
      <w:r w:rsidRPr="00963ED8">
        <w:rPr>
          <w:rFonts w:eastAsia="Times New Roman" w:cs="Times New Roman"/>
          <w:color w:val="000000" w:themeColor="text1"/>
          <w:lang w:val="es-CO"/>
          <w:rPrChange w:id="8321" w:author="Massiel Nayibe Moreno Ladino" w:date="2025-01-15T13:00:00Z" w16du:dateUtc="2025-01-15T18:00:00Z">
            <w:rPr>
              <w:rFonts w:eastAsia="Times New Roman" w:cs="Times New Roman"/>
              <w:color w:val="000000" w:themeColor="text1"/>
            </w:rPr>
          </w:rPrChange>
        </w:rPr>
        <w:t xml:space="preserve">Realice una comprobación visual de la conformidad </w:t>
      </w:r>
      <w:r>
        <w:fldChar w:fldCharType="begin"/>
      </w:r>
      <w:r w:rsidRPr="00963ED8">
        <w:rPr>
          <w:lang w:val="es-CO"/>
          <w:rPrChange w:id="8322" w:author="Massiel Nayibe Moreno Ladino" w:date="2025-01-15T13:00:00Z" w16du:dateUtc="2025-01-15T18:00:00Z">
            <w:rPr/>
          </w:rPrChange>
        </w:rPr>
        <w:instrText>HYPERLINK "https://www4.visualcompliance.com/_logon.cfm"</w:instrText>
      </w:r>
      <w:r>
        <w:fldChar w:fldCharType="separate"/>
      </w:r>
      <w:r w:rsidRPr="00963ED8">
        <w:rPr>
          <w:rStyle w:val="Hipervnculo"/>
          <w:rFonts w:eastAsia="Times New Roman" w:cs="Times New Roman"/>
          <w:lang w:val="es-CO"/>
          <w:rPrChange w:id="8323" w:author="Massiel Nayibe Moreno Ladino" w:date="2025-01-15T13:00:00Z" w16du:dateUtc="2025-01-15T18:00:00Z">
            <w:rPr>
              <w:rStyle w:val="Hipervnculo"/>
              <w:rFonts w:eastAsia="Times New Roman" w:cs="Times New Roman"/>
            </w:rPr>
          </w:rPrChange>
        </w:rPr>
        <w:t>(</w:t>
      </w:r>
      <w:r>
        <w:fldChar w:fldCharType="end"/>
      </w:r>
      <w:r w:rsidRPr="00963ED8">
        <w:rPr>
          <w:rFonts w:eastAsia="Times New Roman" w:cs="Times New Roman"/>
          <w:color w:val="000000" w:themeColor="text1"/>
          <w:lang w:val="es-CO"/>
          <w:rPrChange w:id="8324" w:author="Massiel Nayibe Moreno Ladino" w:date="2025-01-15T13:00:00Z" w16du:dateUtc="2025-01-15T18:00:00Z">
            <w:rPr>
              <w:rFonts w:eastAsia="Times New Roman" w:cs="Times New Roman"/>
              <w:color w:val="000000" w:themeColor="text1"/>
            </w:rPr>
          </w:rPrChange>
        </w:rPr>
        <w:t>https://www4.visualcompliance.com/_logon.cfm); y</w:t>
      </w:r>
    </w:p>
    <w:p w14:paraId="3ADE6A98" w14:textId="77777777" w:rsidR="00441859" w:rsidRPr="00963ED8" w:rsidRDefault="00DE7F5C">
      <w:pPr>
        <w:pStyle w:val="Prrafodelista"/>
        <w:numPr>
          <w:ilvl w:val="0"/>
          <w:numId w:val="144"/>
        </w:numPr>
        <w:spacing w:after="200" w:line="360" w:lineRule="auto"/>
        <w:jc w:val="both"/>
        <w:rPr>
          <w:rFonts w:cs="Times New Roman"/>
          <w:color w:val="000000" w:themeColor="text1"/>
          <w:lang w:val="es-CO"/>
          <w:rPrChange w:id="8325" w:author="Massiel Nayibe Moreno Ladino" w:date="2025-01-15T13:00:00Z" w16du:dateUtc="2025-01-15T18:00:00Z">
            <w:rPr>
              <w:rFonts w:cs="Times New Roman"/>
              <w:color w:val="000000" w:themeColor="text1"/>
            </w:rPr>
          </w:rPrChange>
        </w:rPr>
      </w:pPr>
      <w:r w:rsidRPr="00963ED8">
        <w:rPr>
          <w:rFonts w:eastAsia="Times New Roman" w:cs="Times New Roman"/>
          <w:color w:val="000000" w:themeColor="text1"/>
          <w:lang w:val="es-CO"/>
          <w:rPrChange w:id="8326" w:author="Massiel Nayibe Moreno Ladino" w:date="2025-01-15T13:00:00Z" w16du:dateUtc="2025-01-15T18:00:00Z">
            <w:rPr>
              <w:rFonts w:eastAsia="Times New Roman" w:cs="Times New Roman"/>
              <w:color w:val="000000" w:themeColor="text1"/>
            </w:rPr>
          </w:rPrChange>
        </w:rPr>
        <w:t xml:space="preserve">Si el individuo reside en Estados Unidos, consulte el registro de delincuentes sexuales </w:t>
      </w:r>
      <w:r>
        <w:fldChar w:fldCharType="begin"/>
      </w:r>
      <w:r w:rsidRPr="00963ED8">
        <w:rPr>
          <w:lang w:val="es-CO"/>
          <w:rPrChange w:id="8327" w:author="Massiel Nayibe Moreno Ladino" w:date="2025-01-15T13:00:00Z" w16du:dateUtc="2025-01-15T18:00:00Z">
            <w:rPr/>
          </w:rPrChange>
        </w:rPr>
        <w:instrText>HYPERLINK "https://www.nsopw.gov/"</w:instrText>
      </w:r>
      <w:r>
        <w:fldChar w:fldCharType="separate"/>
      </w:r>
      <w:r w:rsidRPr="00963ED8">
        <w:rPr>
          <w:rStyle w:val="Hipervnculo"/>
          <w:rFonts w:eastAsia="Times New Roman" w:cs="Times New Roman"/>
          <w:lang w:val="es-CO"/>
          <w:rPrChange w:id="8328" w:author="Massiel Nayibe Moreno Ladino" w:date="2025-01-15T13:00:00Z" w16du:dateUtc="2025-01-15T18:00:00Z">
            <w:rPr>
              <w:rStyle w:val="Hipervnculo"/>
              <w:rFonts w:eastAsia="Times New Roman" w:cs="Times New Roman"/>
            </w:rPr>
          </w:rPrChange>
        </w:rPr>
        <w:t>(</w:t>
      </w:r>
      <w:r>
        <w:fldChar w:fldCharType="end"/>
      </w:r>
      <w:r w:rsidRPr="00963ED8">
        <w:rPr>
          <w:rStyle w:val="Hipervnculo"/>
          <w:rFonts w:eastAsia="Times New Roman" w:cs="Times New Roman"/>
          <w:lang w:val="es-CO"/>
          <w:rPrChange w:id="8329" w:author="Massiel Nayibe Moreno Ladino" w:date="2025-01-15T13:00:00Z" w16du:dateUtc="2025-01-15T18:00:00Z">
            <w:rPr>
              <w:rStyle w:val="Hipervnculo"/>
              <w:rFonts w:eastAsia="Times New Roman" w:cs="Times New Roman"/>
            </w:rPr>
          </w:rPrChange>
        </w:rPr>
        <w:t>https://www.nsopw.gov/)</w:t>
      </w:r>
      <w:r w:rsidRPr="00963ED8">
        <w:rPr>
          <w:rFonts w:eastAsia="Times New Roman" w:cs="Times New Roman"/>
          <w:color w:val="000000" w:themeColor="text1"/>
          <w:lang w:val="es-CO"/>
          <w:rPrChange w:id="8330" w:author="Massiel Nayibe Moreno Ladino" w:date="2025-01-15T13:00:00Z" w16du:dateUtc="2025-01-15T18:00:00Z">
            <w:rPr>
              <w:rFonts w:eastAsia="Times New Roman" w:cs="Times New Roman"/>
              <w:color w:val="000000" w:themeColor="text1"/>
            </w:rPr>
          </w:rPrChange>
        </w:rPr>
        <w:t>.</w:t>
      </w:r>
    </w:p>
    <w:p w14:paraId="01AC2130" w14:textId="77777777" w:rsidR="00441859" w:rsidRPr="00963ED8" w:rsidRDefault="00DE7F5C">
      <w:pPr>
        <w:spacing w:line="360" w:lineRule="auto"/>
        <w:jc w:val="both"/>
        <w:rPr>
          <w:rFonts w:eastAsia="Times New Roman" w:cs="Times New Roman"/>
          <w:color w:val="000000" w:themeColor="text1"/>
          <w:lang w:val="es-CO"/>
          <w:rPrChange w:id="8331" w:author="Massiel Nayibe Moreno Ladino" w:date="2025-01-15T13:00:00Z" w16du:dateUtc="2025-01-15T18:00:00Z">
            <w:rPr>
              <w:rFonts w:eastAsia="Times New Roman" w:cs="Times New Roman"/>
              <w:color w:val="000000" w:themeColor="text1"/>
            </w:rPr>
          </w:rPrChange>
        </w:rPr>
      </w:pPr>
      <w:r w:rsidRPr="00963ED8">
        <w:rPr>
          <w:rFonts w:eastAsia="Times New Roman" w:cs="Times New Roman"/>
          <w:color w:val="000000" w:themeColor="text1"/>
          <w:lang w:val="es-CO"/>
          <w:rPrChange w:id="8332" w:author="Massiel Nayibe Moreno Ladino" w:date="2025-01-15T13:00:00Z" w16du:dateUtc="2025-01-15T18:00:00Z">
            <w:rPr>
              <w:rFonts w:eastAsia="Times New Roman" w:cs="Times New Roman"/>
              <w:color w:val="000000" w:themeColor="text1"/>
            </w:rPr>
          </w:rPrChange>
        </w:rPr>
        <w:t>Si se requiere verificación adicional o el personal de Compañeros tiene dudas: verificación de referencias por personas externas a la organización que conozcan al Afiliado de Compañeros. Por favor vea el ejemplo de formulario de verificación de referencias.</w:t>
      </w:r>
    </w:p>
    <w:p w14:paraId="4381EB5B" w14:textId="77777777" w:rsidR="00441859" w:rsidRDefault="00DE7F5C">
      <w:pPr>
        <w:spacing w:line="360" w:lineRule="auto"/>
        <w:jc w:val="both"/>
        <w:rPr>
          <w:rFonts w:eastAsia="Times New Roman" w:cs="Times New Roman"/>
          <w:color w:val="000000" w:themeColor="text1"/>
        </w:rPr>
      </w:pPr>
      <w:r w:rsidRPr="00D57F7F">
        <w:rPr>
          <w:rFonts w:eastAsia="Times New Roman" w:cs="Times New Roman"/>
          <w:color w:val="000000" w:themeColor="text1"/>
        </w:rPr>
        <w:t>Para organizaciones asociadas:</w:t>
      </w:r>
    </w:p>
    <w:p w14:paraId="6A2ECF62" w14:textId="77777777" w:rsidR="00441859" w:rsidRPr="00963ED8" w:rsidRDefault="00DE7F5C">
      <w:pPr>
        <w:pStyle w:val="Prrafodelista"/>
        <w:numPr>
          <w:ilvl w:val="0"/>
          <w:numId w:val="145"/>
        </w:numPr>
        <w:spacing w:after="200" w:line="360" w:lineRule="auto"/>
        <w:jc w:val="both"/>
        <w:rPr>
          <w:rFonts w:cs="Times New Roman"/>
          <w:color w:val="000000" w:themeColor="text1"/>
          <w:lang w:val="es-CO"/>
          <w:rPrChange w:id="8333" w:author="Massiel Nayibe Moreno Ladino" w:date="2025-01-15T13:00:00Z" w16du:dateUtc="2025-01-15T18:00:00Z">
            <w:rPr>
              <w:rFonts w:cs="Times New Roman"/>
              <w:color w:val="000000" w:themeColor="text1"/>
            </w:rPr>
          </w:rPrChange>
        </w:rPr>
      </w:pPr>
      <w:r w:rsidRPr="00963ED8">
        <w:rPr>
          <w:rFonts w:eastAsia="Times New Roman" w:cs="Times New Roman"/>
          <w:color w:val="000000" w:themeColor="text1"/>
          <w:lang w:val="es-CO"/>
          <w:rPrChange w:id="8334" w:author="Massiel Nayibe Moreno Ladino" w:date="2025-01-15T13:00:00Z" w16du:dateUtc="2025-01-15T18:00:00Z">
            <w:rPr>
              <w:rFonts w:eastAsia="Times New Roman" w:cs="Times New Roman"/>
              <w:color w:val="000000" w:themeColor="text1"/>
            </w:rPr>
          </w:rPrChange>
        </w:rPr>
        <w:t>Recibir del representante legal de la entidad el Código de conducta para la protección de la infancia firmado;</w:t>
      </w:r>
    </w:p>
    <w:p w14:paraId="20D6E4D4" w14:textId="77777777" w:rsidR="00441859" w:rsidRPr="00963ED8" w:rsidRDefault="00DE7F5C">
      <w:pPr>
        <w:pStyle w:val="Prrafodelista"/>
        <w:numPr>
          <w:ilvl w:val="0"/>
          <w:numId w:val="145"/>
        </w:numPr>
        <w:spacing w:after="200" w:line="360" w:lineRule="auto"/>
        <w:jc w:val="both"/>
        <w:rPr>
          <w:rFonts w:cs="Times New Roman"/>
          <w:color w:val="000000" w:themeColor="text1"/>
          <w:lang w:val="es-CO"/>
          <w:rPrChange w:id="8335"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8336" w:author="Massiel Nayibe Moreno Ladino" w:date="2025-01-15T13:00:00Z" w16du:dateUtc="2025-01-15T18:00:00Z">
            <w:rPr>
              <w:rFonts w:cs="Times New Roman"/>
              <w:color w:val="000000" w:themeColor="text1"/>
            </w:rPr>
          </w:rPrChange>
        </w:rPr>
        <w:t xml:space="preserve">Todos los acuerdos con Organizaciones Asociadas deben incluir los requisitos de esta política si la Organización Asociada va a interactuar con niños. </w:t>
      </w:r>
    </w:p>
    <w:p w14:paraId="6F156703" w14:textId="77777777" w:rsidR="00441859" w:rsidRPr="00963ED8" w:rsidRDefault="00DE7F5C">
      <w:pPr>
        <w:spacing w:line="360" w:lineRule="auto"/>
        <w:jc w:val="both"/>
        <w:rPr>
          <w:rFonts w:cs="Times New Roman"/>
          <w:lang w:val="es-CO"/>
          <w:rPrChange w:id="8337" w:author="Massiel Nayibe Moreno Ladino" w:date="2025-01-15T13:00:00Z" w16du:dateUtc="2025-01-15T18:00:00Z">
            <w:rPr>
              <w:rFonts w:cs="Times New Roman"/>
            </w:rPr>
          </w:rPrChange>
        </w:rPr>
      </w:pPr>
      <w:r w:rsidRPr="00963ED8">
        <w:rPr>
          <w:rFonts w:eastAsia="Times New Roman" w:cs="Times New Roman"/>
          <w:color w:val="000000" w:themeColor="text1"/>
          <w:lang w:val="es-CO"/>
          <w:rPrChange w:id="8338" w:author="Massiel Nayibe Moreno Ladino" w:date="2025-01-15T13:00:00Z" w16du:dateUtc="2025-01-15T18:00:00Z">
            <w:rPr>
              <w:rFonts w:eastAsia="Times New Roman" w:cs="Times New Roman"/>
              <w:color w:val="000000" w:themeColor="text1"/>
            </w:rPr>
          </w:rPrChange>
        </w:rPr>
        <w:t>Todos los Directores de Programa son responsables de asegurar que todos los Afiliados de Compañeros en los programas de Compañeros HQ sean examinados antes de interactuar con niños. El departamento de Recursos Humanos de Partners es responsable de verificar que el personal de Partners HQ, pasantes y consultores cumplan con los requisitos anteriores como parte del proceso de incorporación de nuevos empleados</w:t>
      </w:r>
      <w:r w:rsidRPr="00963ED8">
        <w:rPr>
          <w:rFonts w:cs="Times New Roman"/>
          <w:lang w:val="es-CO"/>
          <w:rPrChange w:id="8339" w:author="Massiel Nayibe Moreno Ladino" w:date="2025-01-15T13:00:00Z" w16du:dateUtc="2025-01-15T18:00:00Z">
            <w:rPr>
              <w:rFonts w:cs="Times New Roman"/>
            </w:rPr>
          </w:rPrChange>
        </w:rPr>
        <w:t xml:space="preserve">. </w:t>
      </w:r>
    </w:p>
    <w:p w14:paraId="231DE1AA" w14:textId="77777777" w:rsidR="00441859" w:rsidRPr="00963ED8" w:rsidRDefault="00DE7F5C">
      <w:pPr>
        <w:pStyle w:val="Ttulo4"/>
        <w:rPr>
          <w:szCs w:val="26"/>
          <w:lang w:val="es-CO"/>
          <w:rPrChange w:id="8340" w:author="Massiel Nayibe Moreno Ladino" w:date="2025-01-15T13:00:00Z" w16du:dateUtc="2025-01-15T18:00:00Z">
            <w:rPr>
              <w:szCs w:val="26"/>
            </w:rPr>
          </w:rPrChange>
        </w:rPr>
      </w:pPr>
      <w:bookmarkStart w:id="8341" w:name="_Toc71585930"/>
      <w:r w:rsidRPr="00963ED8">
        <w:rPr>
          <w:szCs w:val="26"/>
          <w:lang w:val="es-CO"/>
          <w:rPrChange w:id="8342" w:author="Massiel Nayibe Moreno Ladino" w:date="2025-01-15T13:00:00Z" w16du:dateUtc="2025-01-15T18:00:00Z">
            <w:rPr>
              <w:szCs w:val="26"/>
            </w:rPr>
          </w:rPrChange>
        </w:rPr>
        <w:lastRenderedPageBreak/>
        <w:t xml:space="preserve">Requisitos de incorporación </w:t>
      </w:r>
      <w:bookmarkEnd w:id="8341"/>
    </w:p>
    <w:p w14:paraId="4C670F19" w14:textId="77777777" w:rsidR="00441859" w:rsidRPr="00963ED8" w:rsidRDefault="00DE7F5C">
      <w:pPr>
        <w:spacing w:line="360" w:lineRule="auto"/>
        <w:jc w:val="both"/>
        <w:rPr>
          <w:rFonts w:cs="Times New Roman"/>
          <w:lang w:val="es-CO"/>
          <w:rPrChange w:id="8343" w:author="Massiel Nayibe Moreno Ladino" w:date="2025-01-15T13:00:00Z" w16du:dateUtc="2025-01-15T18:00:00Z">
            <w:rPr>
              <w:rFonts w:cs="Times New Roman"/>
            </w:rPr>
          </w:rPrChange>
        </w:rPr>
      </w:pPr>
      <w:r w:rsidRPr="00963ED8">
        <w:rPr>
          <w:rFonts w:cs="Times New Roman"/>
          <w:lang w:val="es-CO"/>
          <w:rPrChange w:id="8344" w:author="Massiel Nayibe Moreno Ladino" w:date="2025-01-15T13:00:00Z" w16du:dateUtc="2025-01-15T18:00:00Z">
            <w:rPr>
              <w:rFonts w:cs="Times New Roman"/>
            </w:rPr>
          </w:rPrChange>
        </w:rPr>
        <w:t>Antes de interactuar con niños, todos los Afiliados de Compañeros deben completar lo siguiente:</w:t>
      </w:r>
    </w:p>
    <w:p w14:paraId="28BB11D8" w14:textId="77777777" w:rsidR="00441859" w:rsidRDefault="00DE7F5C">
      <w:pPr>
        <w:spacing w:line="360" w:lineRule="auto"/>
        <w:jc w:val="both"/>
        <w:rPr>
          <w:rFonts w:cs="Times New Roman"/>
        </w:rPr>
      </w:pPr>
      <w:r w:rsidRPr="00D57F7F">
        <w:rPr>
          <w:rFonts w:cs="Times New Roman"/>
        </w:rPr>
        <w:t xml:space="preserve">Para particulares: </w:t>
      </w:r>
    </w:p>
    <w:p w14:paraId="2BA84431" w14:textId="77777777" w:rsidR="00441859" w:rsidRPr="00963ED8" w:rsidRDefault="00DE7F5C">
      <w:pPr>
        <w:pStyle w:val="Prrafodelista"/>
        <w:numPr>
          <w:ilvl w:val="0"/>
          <w:numId w:val="143"/>
        </w:numPr>
        <w:spacing w:line="360" w:lineRule="auto"/>
        <w:jc w:val="both"/>
        <w:rPr>
          <w:rFonts w:cs="Times New Roman"/>
          <w:lang w:val="es-CO"/>
          <w:rPrChange w:id="8345" w:author="Massiel Nayibe Moreno Ladino" w:date="2025-01-15T13:00:00Z" w16du:dateUtc="2025-01-15T18:00:00Z">
            <w:rPr>
              <w:rFonts w:cs="Times New Roman"/>
            </w:rPr>
          </w:rPrChange>
        </w:rPr>
      </w:pPr>
      <w:r w:rsidRPr="00963ED8">
        <w:rPr>
          <w:rFonts w:cs="Times New Roman"/>
          <w:lang w:val="es-CO"/>
          <w:rPrChange w:id="8346" w:author="Massiel Nayibe Moreno Ladino" w:date="2025-01-15T13:00:00Z" w16du:dateUtc="2025-01-15T18:00:00Z">
            <w:rPr>
              <w:rFonts w:cs="Times New Roman"/>
            </w:rPr>
          </w:rPrChange>
        </w:rPr>
        <w:t xml:space="preserve">Lea y revise detenidamente la Política </w:t>
      </w:r>
      <w:r w:rsidRPr="00963ED8">
        <w:rPr>
          <w:rFonts w:eastAsia="Times New Roman" w:cs="Times New Roman"/>
          <w:color w:val="000000" w:themeColor="text1"/>
          <w:lang w:val="es-CO"/>
          <w:rPrChange w:id="8347" w:author="Massiel Nayibe Moreno Ladino" w:date="2025-01-15T13:00:00Z" w16du:dateUtc="2025-01-15T18:00:00Z">
            <w:rPr>
              <w:rFonts w:eastAsia="Times New Roman" w:cs="Times New Roman"/>
              <w:color w:val="000000" w:themeColor="text1"/>
            </w:rPr>
          </w:rPrChange>
        </w:rPr>
        <w:t>de protección de la infancia</w:t>
      </w:r>
      <w:r w:rsidRPr="00963ED8">
        <w:rPr>
          <w:rFonts w:cs="Times New Roman"/>
          <w:lang w:val="es-CO"/>
          <w:rPrChange w:id="8348" w:author="Massiel Nayibe Moreno Ladino" w:date="2025-01-15T13:00:00Z" w16du:dateUtc="2025-01-15T18:00:00Z">
            <w:rPr>
              <w:rFonts w:cs="Times New Roman"/>
            </w:rPr>
          </w:rPrChange>
        </w:rPr>
        <w:t>;</w:t>
      </w:r>
    </w:p>
    <w:p w14:paraId="714CD288" w14:textId="77777777" w:rsidR="00441859" w:rsidRPr="00963ED8" w:rsidRDefault="00DE7F5C">
      <w:pPr>
        <w:pStyle w:val="Prrafodelista"/>
        <w:numPr>
          <w:ilvl w:val="0"/>
          <w:numId w:val="143"/>
        </w:numPr>
        <w:spacing w:line="360" w:lineRule="auto"/>
        <w:jc w:val="both"/>
        <w:rPr>
          <w:rFonts w:cs="Times New Roman"/>
          <w:lang w:val="es-CO"/>
          <w:rPrChange w:id="8349" w:author="Massiel Nayibe Moreno Ladino" w:date="2025-01-15T13:00:00Z" w16du:dateUtc="2025-01-15T18:00:00Z">
            <w:rPr>
              <w:rFonts w:cs="Times New Roman"/>
            </w:rPr>
          </w:rPrChange>
        </w:rPr>
      </w:pPr>
      <w:r w:rsidRPr="00963ED8">
        <w:rPr>
          <w:rFonts w:cs="Times New Roman"/>
          <w:lang w:val="es-CO"/>
          <w:rPrChange w:id="8350" w:author="Massiel Nayibe Moreno Ladino" w:date="2025-01-15T13:00:00Z" w16du:dateUtc="2025-01-15T18:00:00Z">
            <w:rPr>
              <w:rFonts w:cs="Times New Roman"/>
            </w:rPr>
          </w:rPrChange>
        </w:rPr>
        <w:t xml:space="preserve">Firmar el Código de conducta </w:t>
      </w:r>
      <w:r w:rsidRPr="00963ED8">
        <w:rPr>
          <w:rFonts w:eastAsia="Times New Roman" w:cs="Times New Roman"/>
          <w:color w:val="000000" w:themeColor="text1"/>
          <w:lang w:val="es-CO"/>
          <w:rPrChange w:id="8351" w:author="Massiel Nayibe Moreno Ladino" w:date="2025-01-15T13:00:00Z" w16du:dateUtc="2025-01-15T18:00:00Z">
            <w:rPr>
              <w:rFonts w:eastAsia="Times New Roman" w:cs="Times New Roman"/>
              <w:color w:val="000000" w:themeColor="text1"/>
            </w:rPr>
          </w:rPrChange>
        </w:rPr>
        <w:t xml:space="preserve">para la protección de la infancia </w:t>
      </w:r>
      <w:r w:rsidRPr="00963ED8">
        <w:rPr>
          <w:rFonts w:cs="Times New Roman"/>
          <w:lang w:val="es-CO"/>
          <w:rPrChange w:id="8352" w:author="Massiel Nayibe Moreno Ladino" w:date="2025-01-15T13:00:00Z" w16du:dateUtc="2025-01-15T18:00:00Z">
            <w:rPr>
              <w:rFonts w:cs="Times New Roman"/>
            </w:rPr>
          </w:rPrChange>
        </w:rPr>
        <w:t>de Partners; y</w:t>
      </w:r>
    </w:p>
    <w:p w14:paraId="2B35973B" w14:textId="77777777" w:rsidR="00441859" w:rsidRPr="00963ED8" w:rsidRDefault="00DE7F5C">
      <w:pPr>
        <w:pStyle w:val="Prrafodelista"/>
        <w:numPr>
          <w:ilvl w:val="0"/>
          <w:numId w:val="143"/>
        </w:numPr>
        <w:spacing w:line="360" w:lineRule="auto"/>
        <w:jc w:val="both"/>
        <w:rPr>
          <w:rFonts w:cs="Times New Roman"/>
          <w:lang w:val="es-CO"/>
          <w:rPrChange w:id="8353" w:author="Massiel Nayibe Moreno Ladino" w:date="2025-01-15T13:00:00Z" w16du:dateUtc="2025-01-15T18:00:00Z">
            <w:rPr>
              <w:rFonts w:cs="Times New Roman"/>
            </w:rPr>
          </w:rPrChange>
        </w:rPr>
      </w:pPr>
      <w:r w:rsidRPr="00963ED8">
        <w:rPr>
          <w:rFonts w:cs="Times New Roman"/>
          <w:lang w:val="es-CO"/>
          <w:rPrChange w:id="8354" w:author="Massiel Nayibe Moreno Ladino" w:date="2025-01-15T13:00:00Z" w16du:dateUtc="2025-01-15T18:00:00Z">
            <w:rPr>
              <w:rFonts w:cs="Times New Roman"/>
            </w:rPr>
          </w:rPrChange>
        </w:rPr>
        <w:t>Asistir anualmente a una formación/curso, todos los Socios Afiliados deben elegir una de las siguientes opciones:</w:t>
      </w:r>
    </w:p>
    <w:p w14:paraId="41F77498" w14:textId="77777777" w:rsidR="00441859" w:rsidRPr="00963ED8" w:rsidRDefault="00DE7F5C">
      <w:pPr>
        <w:numPr>
          <w:ilvl w:val="0"/>
          <w:numId w:val="138"/>
        </w:numPr>
        <w:tabs>
          <w:tab w:val="clear" w:pos="720"/>
          <w:tab w:val="num" w:pos="360"/>
        </w:tabs>
        <w:spacing w:line="360" w:lineRule="auto"/>
        <w:ind w:left="1080"/>
        <w:contextualSpacing/>
        <w:jc w:val="both"/>
        <w:rPr>
          <w:rFonts w:cs="Times New Roman"/>
          <w:lang w:val="es-CO"/>
          <w:rPrChange w:id="8355" w:author="Massiel Nayibe Moreno Ladino" w:date="2025-01-15T13:00:00Z" w16du:dateUtc="2025-01-15T18:00:00Z">
            <w:rPr>
              <w:rFonts w:cs="Times New Roman"/>
            </w:rPr>
          </w:rPrChange>
        </w:rPr>
      </w:pPr>
      <w:r w:rsidRPr="00963ED8">
        <w:rPr>
          <w:rFonts w:cs="Times New Roman"/>
          <w:lang w:val="es-CO"/>
          <w:rPrChange w:id="8356" w:author="Massiel Nayibe Moreno Ladino" w:date="2025-01-15T13:00:00Z" w16du:dateUtc="2025-01-15T18:00:00Z">
            <w:rPr>
              <w:rFonts w:cs="Times New Roman"/>
            </w:rPr>
          </w:rPrChange>
        </w:rPr>
        <w:t>Asista a un curso de formación de Partners sobre protección de menores en persona o en línea. Los entrenamientos estarán disponibles al menos una vez al año en persona dirigidos por el personal de Recursos Humanos de Partners y/o una empresa externa. La formación incluirá una revisión de la Política de Salvaguarda de la Infancia, orientación sobre la promoción de una cultura en la que se respeten los derechos de los niños, cómo identificar posibles daños a los niños y cómo informar de acusaciones y sospechas de abuso. Las formaciones anuales se grabarán y estarán disponibles a petición a través del SharePoint externo de los socios. Estas formaciones se impartirán en inglés, pero las diapositivas de PowerPoint estarán disponibles en español y portugués.</w:t>
      </w:r>
    </w:p>
    <w:p w14:paraId="4D40D3F8" w14:textId="77777777" w:rsidR="00441859" w:rsidRPr="00963ED8" w:rsidRDefault="00DE7F5C">
      <w:pPr>
        <w:numPr>
          <w:ilvl w:val="0"/>
          <w:numId w:val="139"/>
        </w:numPr>
        <w:spacing w:line="360" w:lineRule="auto"/>
        <w:ind w:left="1080"/>
        <w:jc w:val="both"/>
        <w:rPr>
          <w:rFonts w:cs="Times New Roman"/>
          <w:lang w:val="es-CO"/>
          <w:rPrChange w:id="8357" w:author="Massiel Nayibe Moreno Ladino" w:date="2025-01-15T13:00:00Z" w16du:dateUtc="2025-01-15T18:00:00Z">
            <w:rPr>
              <w:rFonts w:cs="Times New Roman"/>
            </w:rPr>
          </w:rPrChange>
        </w:rPr>
      </w:pPr>
      <w:r w:rsidRPr="00963ED8">
        <w:rPr>
          <w:rFonts w:cs="Times New Roman"/>
          <w:lang w:val="es-CO"/>
          <w:rPrChange w:id="8358" w:author="Massiel Nayibe Moreno Ladino" w:date="2025-01-15T13:00:00Z" w16du:dateUtc="2025-01-15T18:00:00Z">
            <w:rPr>
              <w:rFonts w:cs="Times New Roman"/>
            </w:rPr>
          </w:rPrChange>
        </w:rPr>
        <w:t xml:space="preserve">Completar anualmente la formación en línea sobre Salvaguarda de la Infancia proporcionada gratuitamente por </w:t>
      </w:r>
      <w:r>
        <w:fldChar w:fldCharType="begin"/>
      </w:r>
      <w:r w:rsidRPr="00963ED8">
        <w:rPr>
          <w:lang w:val="es-CO"/>
          <w:rPrChange w:id="8359" w:author="Massiel Nayibe Moreno Ladino" w:date="2025-01-15T13:00:00Z" w16du:dateUtc="2025-01-15T18:00:00Z">
            <w:rPr/>
          </w:rPrChange>
        </w:rPr>
        <w:instrText>HYPERLINK "https://agora.unicef.org/totara/dashboard/index.php"</w:instrText>
      </w:r>
      <w:r>
        <w:fldChar w:fldCharType="separate"/>
      </w:r>
      <w:r w:rsidRPr="00963ED8">
        <w:rPr>
          <w:rStyle w:val="Hipervnculo"/>
          <w:rFonts w:cs="Times New Roman"/>
          <w:lang w:val="es-CO"/>
          <w:rPrChange w:id="8360" w:author="Massiel Nayibe Moreno Ladino" w:date="2025-01-15T13:00:00Z" w16du:dateUtc="2025-01-15T18:00:00Z">
            <w:rPr>
              <w:rStyle w:val="Hipervnculo"/>
              <w:rFonts w:cs="Times New Roman"/>
            </w:rPr>
          </w:rPrChange>
        </w:rPr>
        <w:t>UNICEF</w:t>
      </w:r>
      <w:r>
        <w:fldChar w:fldCharType="end"/>
      </w:r>
      <w:r w:rsidRPr="00963ED8">
        <w:rPr>
          <w:rFonts w:cs="Times New Roman"/>
          <w:lang w:val="es-CO"/>
          <w:rPrChange w:id="8361" w:author="Massiel Nayibe Moreno Ladino" w:date="2025-01-15T13:00:00Z" w16du:dateUtc="2025-01-15T18:00:00Z">
            <w:rPr>
              <w:rFonts w:cs="Times New Roman"/>
            </w:rPr>
          </w:rPrChange>
        </w:rPr>
        <w:t xml:space="preserve"> y enviar copia de la certificación a su punto de contacto en Partners. Este curso está disponible en inglés, español, francés y árabe.</w:t>
      </w:r>
    </w:p>
    <w:p w14:paraId="1BC23D8D" w14:textId="77777777" w:rsidR="005E5BD6" w:rsidRPr="00963ED8" w:rsidRDefault="005E5BD6" w:rsidP="005E5BD6">
      <w:pPr>
        <w:spacing w:line="360" w:lineRule="auto"/>
        <w:jc w:val="both"/>
        <w:rPr>
          <w:rFonts w:cs="Times New Roman"/>
          <w:lang w:val="es-CO"/>
          <w:rPrChange w:id="8362" w:author="Massiel Nayibe Moreno Ladino" w:date="2025-01-15T13:00:00Z" w16du:dateUtc="2025-01-15T18:00:00Z">
            <w:rPr>
              <w:rFonts w:cs="Times New Roman"/>
            </w:rPr>
          </w:rPrChange>
        </w:rPr>
      </w:pPr>
    </w:p>
    <w:p w14:paraId="4B10A863" w14:textId="77777777" w:rsidR="00441859" w:rsidRPr="00963ED8" w:rsidRDefault="00DE7F5C">
      <w:pPr>
        <w:spacing w:line="360" w:lineRule="auto"/>
        <w:jc w:val="both"/>
        <w:rPr>
          <w:rFonts w:cs="Times New Roman"/>
          <w:lang w:val="es-CO"/>
          <w:rPrChange w:id="8363" w:author="Massiel Nayibe Moreno Ladino" w:date="2025-01-15T13:00:00Z" w16du:dateUtc="2025-01-15T18:00:00Z">
            <w:rPr>
              <w:rFonts w:cs="Times New Roman"/>
            </w:rPr>
          </w:rPrChange>
        </w:rPr>
      </w:pPr>
      <w:r w:rsidRPr="00963ED8">
        <w:rPr>
          <w:rFonts w:cs="Times New Roman"/>
          <w:lang w:val="es-CO"/>
          <w:rPrChange w:id="8364" w:author="Massiel Nayibe Moreno Ladino" w:date="2025-01-15T13:00:00Z" w16du:dateUtc="2025-01-15T18:00:00Z">
            <w:rPr>
              <w:rFonts w:cs="Times New Roman"/>
            </w:rPr>
          </w:rPrChange>
        </w:rPr>
        <w:t xml:space="preserve">Una vez finalizada la formación, la persona deberá cumplimentar un formulario de confirmación de la formación, disponible en </w:t>
      </w:r>
      <w:r>
        <w:fldChar w:fldCharType="begin"/>
      </w:r>
      <w:r w:rsidRPr="00963ED8">
        <w:rPr>
          <w:lang w:val="es-CO"/>
          <w:rPrChange w:id="8365" w:author="Massiel Nayibe Moreno Ladino" w:date="2025-01-15T13:00:00Z" w16du:dateUtc="2025-01-15T18:00:00Z">
            <w:rPr/>
          </w:rPrChange>
        </w:rPr>
        <w:instrText>HYPERLINK "https://app.pandadoc.com/a/" \l "/templates/kTizZDcg3kdRbMMigPbpQG" \t "_blank"</w:instrText>
      </w:r>
      <w:r>
        <w:fldChar w:fldCharType="separate"/>
      </w:r>
      <w:r w:rsidRPr="00963ED8">
        <w:rPr>
          <w:rStyle w:val="Hipervnculo"/>
          <w:rFonts w:cs="Times New Roman"/>
          <w:lang w:val="es-CO"/>
          <w:rPrChange w:id="8366" w:author="Massiel Nayibe Moreno Ladino" w:date="2025-01-15T13:00:00Z" w16du:dateUtc="2025-01-15T18:00:00Z">
            <w:rPr>
              <w:rStyle w:val="Hipervnculo"/>
              <w:rFonts w:cs="Times New Roman"/>
            </w:rPr>
          </w:rPrChange>
        </w:rPr>
        <w:t>formato electrónico</w:t>
      </w:r>
      <w:r>
        <w:fldChar w:fldCharType="end"/>
      </w:r>
      <w:r w:rsidRPr="00963ED8">
        <w:rPr>
          <w:rFonts w:cs="Times New Roman"/>
          <w:lang w:val="es-CO"/>
          <w:rPrChange w:id="8367" w:author="Massiel Nayibe Moreno Ladino" w:date="2025-01-15T13:00:00Z" w16du:dateUtc="2025-01-15T18:00:00Z">
            <w:rPr>
              <w:rFonts w:cs="Times New Roman"/>
            </w:rPr>
          </w:rPrChange>
        </w:rPr>
        <w:t xml:space="preserve"> o impreso, que podrá solicitar a la persona de contacto en Partners.</w:t>
      </w:r>
    </w:p>
    <w:p w14:paraId="5918A8E4" w14:textId="77777777" w:rsidR="00441859" w:rsidRDefault="00DE7F5C">
      <w:pPr>
        <w:spacing w:line="360" w:lineRule="auto"/>
        <w:jc w:val="both"/>
        <w:rPr>
          <w:rFonts w:cs="Times New Roman"/>
        </w:rPr>
      </w:pPr>
      <w:r w:rsidRPr="00D57F7F">
        <w:rPr>
          <w:rFonts w:cs="Times New Roman"/>
        </w:rPr>
        <w:t>Para organizaciones asociadas:</w:t>
      </w:r>
    </w:p>
    <w:p w14:paraId="2214253F" w14:textId="77777777" w:rsidR="00441859" w:rsidRPr="00963ED8" w:rsidRDefault="00DE7F5C">
      <w:pPr>
        <w:numPr>
          <w:ilvl w:val="0"/>
          <w:numId w:val="140"/>
        </w:numPr>
        <w:spacing w:line="360" w:lineRule="auto"/>
        <w:jc w:val="both"/>
        <w:rPr>
          <w:rFonts w:cs="Times New Roman"/>
          <w:lang w:val="es-CO"/>
          <w:rPrChange w:id="8368" w:author="Massiel Nayibe Moreno Ladino" w:date="2025-01-15T13:00:00Z" w16du:dateUtc="2025-01-15T18:00:00Z">
            <w:rPr>
              <w:rFonts w:cs="Times New Roman"/>
            </w:rPr>
          </w:rPrChange>
        </w:rPr>
      </w:pPr>
      <w:r w:rsidRPr="00963ED8">
        <w:rPr>
          <w:rFonts w:cs="Times New Roman"/>
          <w:lang w:val="es-CO"/>
          <w:rPrChange w:id="8369" w:author="Massiel Nayibe Moreno Ladino" w:date="2025-01-15T13:00:00Z" w16du:dateUtc="2025-01-15T18:00:00Z">
            <w:rPr>
              <w:rFonts w:cs="Times New Roman"/>
            </w:rPr>
          </w:rPrChange>
        </w:rPr>
        <w:t xml:space="preserve">Si puede, firmar el Código de Conducta para la Salvaguarda de la Infancia de Partners; y </w:t>
      </w:r>
    </w:p>
    <w:p w14:paraId="79E5A35F" w14:textId="77777777" w:rsidR="00441859" w:rsidRPr="00963ED8" w:rsidRDefault="00DE7F5C">
      <w:pPr>
        <w:numPr>
          <w:ilvl w:val="0"/>
          <w:numId w:val="140"/>
        </w:numPr>
        <w:spacing w:line="360" w:lineRule="auto"/>
        <w:jc w:val="both"/>
        <w:rPr>
          <w:rFonts w:cs="Times New Roman"/>
          <w:lang w:val="es-CO"/>
          <w:rPrChange w:id="8370" w:author="Massiel Nayibe Moreno Ladino" w:date="2025-01-15T13:00:00Z" w16du:dateUtc="2025-01-15T18:00:00Z">
            <w:rPr>
              <w:rFonts w:cs="Times New Roman"/>
            </w:rPr>
          </w:rPrChange>
        </w:rPr>
      </w:pPr>
      <w:r w:rsidRPr="00963ED8">
        <w:rPr>
          <w:rFonts w:cs="Times New Roman"/>
          <w:lang w:val="es-CO"/>
          <w:rPrChange w:id="8371" w:author="Massiel Nayibe Moreno Ladino" w:date="2025-01-15T13:00:00Z" w16du:dateUtc="2025-01-15T18:00:00Z">
            <w:rPr>
              <w:rFonts w:cs="Times New Roman"/>
            </w:rPr>
          </w:rPrChange>
        </w:rPr>
        <w:t xml:space="preserve">Seguir la política y los procedimientos internos de la organización en materia de protección de la infancia. </w:t>
      </w:r>
    </w:p>
    <w:p w14:paraId="264C3DBF" w14:textId="77777777" w:rsidR="005E5BD6" w:rsidRPr="00963ED8" w:rsidRDefault="005E5BD6" w:rsidP="005E5BD6">
      <w:pPr>
        <w:spacing w:line="360" w:lineRule="auto"/>
        <w:jc w:val="both"/>
        <w:rPr>
          <w:rFonts w:cs="Times New Roman"/>
          <w:lang w:val="es-CO"/>
          <w:rPrChange w:id="8372" w:author="Massiel Nayibe Moreno Ladino" w:date="2025-01-15T13:00:00Z" w16du:dateUtc="2025-01-15T18:00:00Z">
            <w:rPr>
              <w:rFonts w:cs="Times New Roman"/>
            </w:rPr>
          </w:rPrChange>
        </w:rPr>
      </w:pPr>
    </w:p>
    <w:p w14:paraId="79B96A45" w14:textId="77777777" w:rsidR="00441859" w:rsidRPr="00963ED8" w:rsidRDefault="00DE7F5C">
      <w:pPr>
        <w:spacing w:line="360" w:lineRule="auto"/>
        <w:jc w:val="both"/>
        <w:rPr>
          <w:rFonts w:cs="Times New Roman"/>
          <w:lang w:val="es-CO"/>
          <w:rPrChange w:id="8373" w:author="Massiel Nayibe Moreno Ladino" w:date="2025-01-15T13:00:00Z" w16du:dateUtc="2025-01-15T18:00:00Z">
            <w:rPr>
              <w:rFonts w:cs="Times New Roman"/>
            </w:rPr>
          </w:rPrChange>
        </w:rPr>
      </w:pPr>
      <w:r w:rsidRPr="00963ED8">
        <w:rPr>
          <w:rFonts w:cs="Times New Roman"/>
          <w:lang w:val="es-CO"/>
          <w:rPrChange w:id="8374" w:author="Massiel Nayibe Moreno Ladino" w:date="2025-01-15T13:00:00Z" w16du:dateUtc="2025-01-15T18:00:00Z">
            <w:rPr>
              <w:rFonts w:cs="Times New Roman"/>
            </w:rPr>
          </w:rPrChange>
        </w:rPr>
        <w:lastRenderedPageBreak/>
        <w:t xml:space="preserve">Los Directores de Programas de Compañeros son responsables de verificar que los Afiliados de Compañeros bajo su(s) programa(s) completen los requisitos arriba mencionados. El Departamento de Recursos Humanos de Compañeros es responsable de verificar que el personal de la sede de Compañeros, pasantes y consultores cumplan con los requisitos anteriores como parte del proceso de incorporación de nuevos empleados. </w:t>
      </w:r>
      <w:bookmarkStart w:id="8375" w:name="_Toc71585931"/>
    </w:p>
    <w:p w14:paraId="592ED585" w14:textId="77777777" w:rsidR="00441859" w:rsidRPr="00963ED8" w:rsidRDefault="00DE7F5C">
      <w:pPr>
        <w:pStyle w:val="Ttulo4"/>
        <w:rPr>
          <w:szCs w:val="26"/>
          <w:lang w:val="es-CO"/>
          <w:rPrChange w:id="8376" w:author="Massiel Nayibe Moreno Ladino" w:date="2025-01-15T13:00:00Z" w16du:dateUtc="2025-01-15T18:00:00Z">
            <w:rPr>
              <w:szCs w:val="26"/>
            </w:rPr>
          </w:rPrChange>
        </w:rPr>
      </w:pPr>
      <w:r w:rsidRPr="00963ED8">
        <w:rPr>
          <w:szCs w:val="26"/>
          <w:lang w:val="es-CO"/>
          <w:rPrChange w:id="8377" w:author="Massiel Nayibe Moreno Ladino" w:date="2025-01-15T13:00:00Z" w16du:dateUtc="2025-01-15T18:00:00Z">
            <w:rPr>
              <w:szCs w:val="26"/>
            </w:rPr>
          </w:rPrChange>
        </w:rPr>
        <w:t xml:space="preserve">Requisitos de educación y formación </w:t>
      </w:r>
      <w:bookmarkEnd w:id="8375"/>
    </w:p>
    <w:p w14:paraId="74C24447" w14:textId="77777777" w:rsidR="00441859" w:rsidRDefault="00DE7F5C">
      <w:pPr>
        <w:spacing w:line="360" w:lineRule="auto"/>
        <w:jc w:val="both"/>
        <w:rPr>
          <w:rFonts w:cs="Times New Roman"/>
        </w:rPr>
      </w:pPr>
      <w:r w:rsidRPr="00963ED8">
        <w:rPr>
          <w:rFonts w:cs="Times New Roman"/>
          <w:lang w:val="es-CO"/>
          <w:rPrChange w:id="8378" w:author="Massiel Nayibe Moreno Ladino" w:date="2025-01-15T13:00:00Z" w16du:dateUtc="2025-01-15T18:00:00Z">
            <w:rPr>
              <w:rFonts w:cs="Times New Roman"/>
            </w:rPr>
          </w:rPrChange>
        </w:rPr>
        <w:t xml:space="preserve">Partners entiende la importancia de proporcionar una formación y concienciación adecuadas al personal y a los Afiliados de Partners para garantizar una comprensión clara y una aplicación efectiva de la política. </w:t>
      </w:r>
      <w:r w:rsidRPr="00D57F7F">
        <w:rPr>
          <w:rFonts w:cs="Times New Roman"/>
        </w:rPr>
        <w:t>Por lo tanto, Partners se compromete a:</w:t>
      </w:r>
    </w:p>
    <w:p w14:paraId="5BC24663" w14:textId="77777777" w:rsidR="00441859" w:rsidRPr="00963ED8" w:rsidRDefault="00DE7F5C">
      <w:pPr>
        <w:pStyle w:val="Prrafodelista"/>
        <w:numPr>
          <w:ilvl w:val="0"/>
          <w:numId w:val="156"/>
        </w:numPr>
        <w:spacing w:after="200" w:line="360" w:lineRule="auto"/>
        <w:jc w:val="both"/>
        <w:rPr>
          <w:rFonts w:cs="Times New Roman"/>
          <w:lang w:val="es-CO"/>
          <w:rPrChange w:id="8379" w:author="Massiel Nayibe Moreno Ladino" w:date="2025-01-15T13:00:00Z" w16du:dateUtc="2025-01-15T18:00:00Z">
            <w:rPr>
              <w:rFonts w:cs="Times New Roman"/>
            </w:rPr>
          </w:rPrChange>
        </w:rPr>
      </w:pPr>
      <w:r w:rsidRPr="00963ED8">
        <w:rPr>
          <w:rFonts w:cs="Times New Roman"/>
          <w:lang w:val="es-CO"/>
          <w:rPrChange w:id="8380" w:author="Massiel Nayibe Moreno Ladino" w:date="2025-01-15T13:00:00Z" w16du:dateUtc="2025-01-15T18:00:00Z">
            <w:rPr>
              <w:rFonts w:cs="Times New Roman"/>
            </w:rPr>
          </w:rPrChange>
        </w:rPr>
        <w:t xml:space="preserve">Difundir y </w:t>
      </w:r>
      <w:r w:rsidRPr="00963ED8" w:rsidDel="00966766">
        <w:rPr>
          <w:rFonts w:cs="Times New Roman"/>
          <w:lang w:val="es-CO"/>
          <w:rPrChange w:id="8381" w:author="Massiel Nayibe Moreno Ladino" w:date="2025-01-15T13:00:00Z" w16du:dateUtc="2025-01-15T18:00:00Z">
            <w:rPr>
              <w:rFonts w:cs="Times New Roman"/>
            </w:rPr>
          </w:rPrChange>
        </w:rPr>
        <w:t xml:space="preserve">promover </w:t>
      </w:r>
      <w:r w:rsidRPr="00963ED8">
        <w:rPr>
          <w:rFonts w:cs="Times New Roman"/>
          <w:lang w:val="es-CO"/>
          <w:rPrChange w:id="8382" w:author="Massiel Nayibe Moreno Ladino" w:date="2025-01-15T13:00:00Z" w16du:dateUtc="2025-01-15T18:00:00Z">
            <w:rPr>
              <w:rFonts w:cs="Times New Roman"/>
            </w:rPr>
          </w:rPrChange>
        </w:rPr>
        <w:t>la política entre todos los afiliados de Partners y los beneficiarios del programa. Los socios harán que la política esté disponible y accesible tanto en formato impreso como electrónico.</w:t>
      </w:r>
    </w:p>
    <w:p w14:paraId="471321B3" w14:textId="77777777" w:rsidR="00441859" w:rsidRPr="00963ED8" w:rsidRDefault="00DE7F5C">
      <w:pPr>
        <w:pStyle w:val="Prrafodelista"/>
        <w:numPr>
          <w:ilvl w:val="0"/>
          <w:numId w:val="156"/>
        </w:numPr>
        <w:spacing w:after="200" w:line="360" w:lineRule="auto"/>
        <w:jc w:val="both"/>
        <w:rPr>
          <w:rFonts w:cs="Times New Roman"/>
          <w:lang w:val="es-CO"/>
          <w:rPrChange w:id="8383" w:author="Massiel Nayibe Moreno Ladino" w:date="2025-01-15T13:00:00Z" w16du:dateUtc="2025-01-15T18:00:00Z">
            <w:rPr>
              <w:rFonts w:cs="Times New Roman"/>
            </w:rPr>
          </w:rPrChange>
        </w:rPr>
      </w:pPr>
      <w:r w:rsidRPr="00963ED8">
        <w:rPr>
          <w:rFonts w:cs="Times New Roman"/>
          <w:lang w:val="es-CO"/>
          <w:rPrChange w:id="8384" w:author="Massiel Nayibe Moreno Ladino" w:date="2025-01-15T13:00:00Z" w16du:dateUtc="2025-01-15T18:00:00Z">
            <w:rPr>
              <w:rFonts w:cs="Times New Roman"/>
            </w:rPr>
          </w:rPrChange>
        </w:rPr>
        <w:t xml:space="preserve">Traducir y crear versiones de la política en los principales idiomas del hemisferio occidental (inglés, español, portugués y francés) y en otros idiomas, según proceda. </w:t>
      </w:r>
    </w:p>
    <w:p w14:paraId="4400B2C8" w14:textId="77777777" w:rsidR="00441859" w:rsidRPr="00963ED8" w:rsidRDefault="00DE7F5C">
      <w:pPr>
        <w:pStyle w:val="Prrafodelista"/>
        <w:numPr>
          <w:ilvl w:val="0"/>
          <w:numId w:val="156"/>
        </w:numPr>
        <w:spacing w:after="200" w:line="360" w:lineRule="auto"/>
        <w:jc w:val="both"/>
        <w:rPr>
          <w:rFonts w:cs="Times New Roman"/>
          <w:lang w:val="es-CO"/>
          <w:rPrChange w:id="8385" w:author="Massiel Nayibe Moreno Ladino" w:date="2025-01-15T13:00:00Z" w16du:dateUtc="2025-01-15T18:00:00Z">
            <w:rPr>
              <w:rFonts w:cs="Times New Roman"/>
            </w:rPr>
          </w:rPrChange>
        </w:rPr>
      </w:pPr>
      <w:r w:rsidRPr="00963ED8">
        <w:rPr>
          <w:rFonts w:cs="Times New Roman"/>
          <w:lang w:val="es-CO"/>
          <w:rPrChange w:id="8386" w:author="Massiel Nayibe Moreno Ladino" w:date="2025-01-15T13:00:00Z" w16du:dateUtc="2025-01-15T18:00:00Z">
            <w:rPr>
              <w:rFonts w:cs="Times New Roman"/>
            </w:rPr>
          </w:rPrChange>
        </w:rPr>
        <w:t>Ofrecer sesiones informativas periódicas y formaciones anuales sobre la política e incorporarlas al proceso de incorporación de los nuevos empleados.</w:t>
      </w:r>
    </w:p>
    <w:p w14:paraId="69D78BEE" w14:textId="77777777" w:rsidR="00441859" w:rsidRPr="00963ED8" w:rsidRDefault="00DE7F5C">
      <w:pPr>
        <w:pStyle w:val="Prrafodelista"/>
        <w:numPr>
          <w:ilvl w:val="0"/>
          <w:numId w:val="156"/>
        </w:numPr>
        <w:spacing w:after="200" w:line="360" w:lineRule="auto"/>
        <w:jc w:val="both"/>
        <w:rPr>
          <w:rFonts w:cs="Times New Roman"/>
          <w:lang w:val="es-CO"/>
          <w:rPrChange w:id="8387" w:author="Massiel Nayibe Moreno Ladino" w:date="2025-01-15T13:00:00Z" w16du:dateUtc="2025-01-15T18:00:00Z">
            <w:rPr>
              <w:rFonts w:cs="Times New Roman"/>
            </w:rPr>
          </w:rPrChange>
        </w:rPr>
      </w:pPr>
      <w:r w:rsidRPr="00963ED8">
        <w:rPr>
          <w:rFonts w:cs="Times New Roman"/>
          <w:lang w:val="es-CO"/>
          <w:rPrChange w:id="8388" w:author="Massiel Nayibe Moreno Ladino" w:date="2025-01-15T13:00:00Z" w16du:dateUtc="2025-01-15T18:00:00Z">
            <w:rPr>
              <w:rFonts w:cs="Times New Roman"/>
            </w:rPr>
          </w:rPrChange>
        </w:rPr>
        <w:t>Proporcionar formación a todos los afiliados de Compañeros que puedan enseñar, trabajar con, aconsejar, supervisar, acompañar, guiar o dirigir a cualquier niño.</w:t>
      </w:r>
    </w:p>
    <w:p w14:paraId="0D200B2C" w14:textId="77777777" w:rsidR="00441859" w:rsidRPr="00963ED8" w:rsidRDefault="00DE7F5C">
      <w:pPr>
        <w:pStyle w:val="Prrafodelista"/>
        <w:numPr>
          <w:ilvl w:val="0"/>
          <w:numId w:val="156"/>
        </w:numPr>
        <w:spacing w:after="200" w:line="360" w:lineRule="auto"/>
        <w:jc w:val="both"/>
        <w:rPr>
          <w:rFonts w:cs="Times New Roman"/>
          <w:lang w:val="es-CO"/>
          <w:rPrChange w:id="8389" w:author="Massiel Nayibe Moreno Ladino" w:date="2025-01-15T13:00:00Z" w16du:dateUtc="2025-01-15T18:00:00Z">
            <w:rPr>
              <w:rFonts w:cs="Times New Roman"/>
            </w:rPr>
          </w:rPrChange>
        </w:rPr>
      </w:pPr>
      <w:r w:rsidRPr="00963ED8">
        <w:rPr>
          <w:rFonts w:cs="Times New Roman"/>
          <w:lang w:val="es-CO"/>
          <w:rPrChange w:id="8390" w:author="Massiel Nayibe Moreno Ladino" w:date="2025-01-15T13:00:00Z" w16du:dateUtc="2025-01-15T18:00:00Z">
            <w:rPr>
              <w:rFonts w:cs="Times New Roman"/>
            </w:rPr>
          </w:rPrChange>
        </w:rPr>
        <w:t>Garantizar que los socios afiliados que puedan trabajar con niños asistan al menos a una formación anual sobre protección de la infancia.</w:t>
      </w:r>
    </w:p>
    <w:p w14:paraId="21594511" w14:textId="77777777" w:rsidR="00441859" w:rsidRPr="00963ED8" w:rsidRDefault="00DE7F5C">
      <w:pPr>
        <w:pStyle w:val="Prrafodelista"/>
        <w:numPr>
          <w:ilvl w:val="0"/>
          <w:numId w:val="156"/>
        </w:numPr>
        <w:spacing w:after="200" w:line="360" w:lineRule="auto"/>
        <w:jc w:val="both"/>
        <w:rPr>
          <w:rFonts w:cs="Times New Roman"/>
          <w:lang w:val="es-CO"/>
          <w:rPrChange w:id="8391" w:author="Massiel Nayibe Moreno Ladino" w:date="2025-01-15T13:00:00Z" w16du:dateUtc="2025-01-15T18:00:00Z">
            <w:rPr>
              <w:rFonts w:cs="Times New Roman"/>
            </w:rPr>
          </w:rPrChange>
        </w:rPr>
      </w:pPr>
      <w:r w:rsidRPr="00963ED8">
        <w:rPr>
          <w:rFonts w:cs="Times New Roman"/>
          <w:lang w:val="es-CO"/>
          <w:rPrChange w:id="8392" w:author="Massiel Nayibe Moreno Ladino" w:date="2025-01-15T13:00:00Z" w16du:dateUtc="2025-01-15T18:00:00Z">
            <w:rPr>
              <w:rFonts w:cs="Times New Roman"/>
            </w:rPr>
          </w:rPrChange>
        </w:rPr>
        <w:t>Proporcionar formación adicional a los afiliados de Compañeros con responsabilidades específicas en virtud de esta política. Estos grupos incluirían a cualquier persona que trabaje directamente con niños, y a los Directores de Programas y Directores Nacionales de Compañeros designados para recibir y responder a las denuncias de posibles violaciones de la Política de Salvaguarda de la Infancia.</w:t>
      </w:r>
    </w:p>
    <w:p w14:paraId="78BB6BD9" w14:textId="77777777" w:rsidR="00441859" w:rsidRPr="00963ED8" w:rsidRDefault="00DE7F5C">
      <w:pPr>
        <w:pStyle w:val="Prrafodelista"/>
        <w:numPr>
          <w:ilvl w:val="0"/>
          <w:numId w:val="156"/>
        </w:numPr>
        <w:spacing w:after="200" w:line="360" w:lineRule="auto"/>
        <w:jc w:val="both"/>
        <w:rPr>
          <w:rFonts w:cs="Times New Roman"/>
          <w:lang w:val="es-CO"/>
          <w:rPrChange w:id="8393" w:author="Massiel Nayibe Moreno Ladino" w:date="2025-01-15T13:00:00Z" w16du:dateUtc="2025-01-15T18:00:00Z">
            <w:rPr>
              <w:rFonts w:cs="Times New Roman"/>
            </w:rPr>
          </w:rPrChange>
        </w:rPr>
      </w:pPr>
      <w:r w:rsidRPr="00963ED8">
        <w:rPr>
          <w:rFonts w:cs="Times New Roman"/>
          <w:lang w:val="es-CO"/>
          <w:rPrChange w:id="8394" w:author="Massiel Nayibe Moreno Ladino" w:date="2025-01-15T13:00:00Z" w16du:dateUtc="2025-01-15T18:00:00Z">
            <w:rPr>
              <w:rFonts w:cs="Times New Roman"/>
            </w:rPr>
          </w:rPrChange>
        </w:rPr>
        <w:t>Los directores de programas de los socios deben:</w:t>
      </w:r>
    </w:p>
    <w:p w14:paraId="49255965" w14:textId="77777777" w:rsidR="00441859" w:rsidRPr="00963ED8" w:rsidRDefault="00DE7F5C">
      <w:pPr>
        <w:pStyle w:val="Prrafodelista"/>
        <w:numPr>
          <w:ilvl w:val="1"/>
          <w:numId w:val="156"/>
        </w:numPr>
        <w:spacing w:after="200" w:line="360" w:lineRule="auto"/>
        <w:jc w:val="both"/>
        <w:rPr>
          <w:rFonts w:cs="Times New Roman"/>
          <w:lang w:val="es-CO"/>
          <w:rPrChange w:id="8395" w:author="Massiel Nayibe Moreno Ladino" w:date="2025-01-15T13:00:00Z" w16du:dateUtc="2025-01-15T18:00:00Z">
            <w:rPr>
              <w:rFonts w:cs="Times New Roman"/>
            </w:rPr>
          </w:rPrChange>
        </w:rPr>
      </w:pPr>
      <w:r w:rsidRPr="00963ED8">
        <w:rPr>
          <w:rFonts w:cs="Times New Roman"/>
          <w:lang w:val="es-CO"/>
          <w:rPrChange w:id="8396" w:author="Massiel Nayibe Moreno Ladino" w:date="2025-01-15T13:00:00Z" w16du:dateUtc="2025-01-15T18:00:00Z">
            <w:rPr>
              <w:rFonts w:cs="Times New Roman"/>
            </w:rPr>
          </w:rPrChange>
        </w:rPr>
        <w:t>Asegurarse de que todos los Socios Afiliados revisan y firman la Política de Salvaguarda de la Infancia y el Código de Conducta;</w:t>
      </w:r>
    </w:p>
    <w:p w14:paraId="38E35162" w14:textId="77777777" w:rsidR="00441859" w:rsidRPr="00963ED8" w:rsidRDefault="00DE7F5C">
      <w:pPr>
        <w:pStyle w:val="Prrafodelista"/>
        <w:numPr>
          <w:ilvl w:val="1"/>
          <w:numId w:val="156"/>
        </w:numPr>
        <w:spacing w:after="200" w:line="360" w:lineRule="auto"/>
        <w:jc w:val="both"/>
        <w:rPr>
          <w:rFonts w:cs="Times New Roman"/>
          <w:lang w:val="es-CO"/>
          <w:rPrChange w:id="8397" w:author="Massiel Nayibe Moreno Ladino" w:date="2025-01-15T13:00:00Z" w16du:dateUtc="2025-01-15T18:00:00Z">
            <w:rPr>
              <w:rFonts w:cs="Times New Roman"/>
            </w:rPr>
          </w:rPrChange>
        </w:rPr>
      </w:pPr>
      <w:r w:rsidRPr="00963ED8">
        <w:rPr>
          <w:rFonts w:cs="Times New Roman"/>
          <w:lang w:val="es-CO"/>
          <w:rPrChange w:id="8398" w:author="Massiel Nayibe Moreno Ladino" w:date="2025-01-15T13:00:00Z" w16du:dateUtc="2025-01-15T18:00:00Z">
            <w:rPr>
              <w:rFonts w:cs="Times New Roman"/>
            </w:rPr>
          </w:rPrChange>
        </w:rPr>
        <w:lastRenderedPageBreak/>
        <w:t>Garantizar que todo el personal de su unidad asista anualmente a un curso de formación sobre protección de la infancia.</w:t>
      </w:r>
    </w:p>
    <w:p w14:paraId="03B5E057" w14:textId="77777777" w:rsidR="00441859" w:rsidRPr="00963ED8" w:rsidRDefault="00DE7F5C">
      <w:pPr>
        <w:pStyle w:val="Prrafodelista"/>
        <w:numPr>
          <w:ilvl w:val="1"/>
          <w:numId w:val="156"/>
        </w:numPr>
        <w:spacing w:after="200" w:line="360" w:lineRule="auto"/>
        <w:jc w:val="both"/>
        <w:rPr>
          <w:rFonts w:cs="Times New Roman"/>
          <w:lang w:val="es-CO"/>
          <w:rPrChange w:id="8399" w:author="Massiel Nayibe Moreno Ladino" w:date="2025-01-15T13:00:00Z" w16du:dateUtc="2025-01-15T18:00:00Z">
            <w:rPr>
              <w:rFonts w:cs="Times New Roman"/>
            </w:rPr>
          </w:rPrChange>
        </w:rPr>
      </w:pPr>
      <w:r w:rsidRPr="00963ED8">
        <w:rPr>
          <w:rFonts w:cs="Times New Roman"/>
          <w:lang w:val="es-CO"/>
          <w:rPrChange w:id="8400" w:author="Massiel Nayibe Moreno Ladino" w:date="2025-01-15T13:00:00Z" w16du:dateUtc="2025-01-15T18:00:00Z">
            <w:rPr>
              <w:rFonts w:cs="Times New Roman"/>
            </w:rPr>
          </w:rPrChange>
        </w:rPr>
        <w:t>Mantener registros confidenciales individuales que incluyan quién ha asistido a la formación y la fecha de asistencia.</w:t>
      </w:r>
    </w:p>
    <w:p w14:paraId="736C24DF" w14:textId="77777777" w:rsidR="00441859" w:rsidRPr="00963ED8" w:rsidRDefault="00DE7F5C">
      <w:pPr>
        <w:spacing w:line="360" w:lineRule="auto"/>
        <w:jc w:val="both"/>
        <w:rPr>
          <w:rFonts w:cs="Times New Roman"/>
          <w:lang w:val="es-CO"/>
          <w:rPrChange w:id="8401" w:author="Massiel Nayibe Moreno Ladino" w:date="2025-01-15T13:00:00Z" w16du:dateUtc="2025-01-15T18:00:00Z">
            <w:rPr>
              <w:rFonts w:cs="Times New Roman"/>
            </w:rPr>
          </w:rPrChange>
        </w:rPr>
      </w:pPr>
      <w:r w:rsidRPr="00963ED8">
        <w:rPr>
          <w:rFonts w:cs="Times New Roman"/>
          <w:lang w:val="es-CO"/>
          <w:rPrChange w:id="8402" w:author="Massiel Nayibe Moreno Ladino" w:date="2025-01-15T13:00:00Z" w16du:dateUtc="2025-01-15T18:00:00Z">
            <w:rPr>
              <w:rFonts w:cs="Times New Roman"/>
            </w:rPr>
          </w:rPrChange>
        </w:rPr>
        <w:t>Los socios se asegurarán de que sus afiliados tengan acceso a materiales y recursos que faciliten la comprensión y aplicación de esta política. Asimismo, fomentarán y facilitarán el intercambio de buenas prácticas en la aplicación de la Política de Protección de la Infancia.</w:t>
      </w:r>
    </w:p>
    <w:p w14:paraId="16CF72DB" w14:textId="77777777" w:rsidR="00441859" w:rsidRPr="00963ED8" w:rsidRDefault="00DE7F5C">
      <w:pPr>
        <w:pStyle w:val="Ttulo4"/>
        <w:rPr>
          <w:szCs w:val="26"/>
          <w:lang w:val="es-CO"/>
          <w:rPrChange w:id="8403" w:author="Massiel Nayibe Moreno Ladino" w:date="2025-01-15T13:00:00Z" w16du:dateUtc="2025-01-15T18:00:00Z">
            <w:rPr>
              <w:szCs w:val="26"/>
            </w:rPr>
          </w:rPrChange>
        </w:rPr>
      </w:pPr>
      <w:bookmarkStart w:id="8404" w:name="_Toc71585932"/>
      <w:r w:rsidRPr="00963ED8">
        <w:rPr>
          <w:szCs w:val="26"/>
          <w:lang w:val="es-CO"/>
          <w:rPrChange w:id="8405" w:author="Massiel Nayibe Moreno Ladino" w:date="2025-01-15T13:00:00Z" w16du:dateUtc="2025-01-15T18:00:00Z">
            <w:rPr>
              <w:szCs w:val="26"/>
            </w:rPr>
          </w:rPrChange>
        </w:rPr>
        <w:t>Procedimientos de notificación</w:t>
      </w:r>
      <w:bookmarkEnd w:id="8404"/>
    </w:p>
    <w:p w14:paraId="2F75E824" w14:textId="77777777" w:rsidR="00441859" w:rsidRPr="00963ED8" w:rsidRDefault="00DE7F5C">
      <w:pPr>
        <w:spacing w:line="360" w:lineRule="auto"/>
        <w:jc w:val="both"/>
        <w:rPr>
          <w:rFonts w:cs="Times New Roman"/>
          <w:lang w:val="es-CO"/>
          <w:rPrChange w:id="8406" w:author="Massiel Nayibe Moreno Ladino" w:date="2025-01-15T13:00:00Z" w16du:dateUtc="2025-01-15T18:00:00Z">
            <w:rPr>
              <w:rFonts w:cs="Times New Roman"/>
            </w:rPr>
          </w:rPrChange>
        </w:rPr>
      </w:pPr>
      <w:r w:rsidRPr="00963ED8">
        <w:rPr>
          <w:rFonts w:cs="Times New Roman"/>
          <w:lang w:val="es-CO"/>
          <w:rPrChange w:id="8407" w:author="Massiel Nayibe Moreno Ladino" w:date="2025-01-15T13:00:00Z" w16du:dateUtc="2025-01-15T18:00:00Z">
            <w:rPr>
              <w:rFonts w:cs="Times New Roman"/>
            </w:rPr>
          </w:rPrChange>
        </w:rPr>
        <w:t>Partners se compromete a proteger a cualquier víctima y a cualquier persona que presente una denuncia en nombre de un niño. Por lo tanto, los siguientes procedimientos fueron desarrollados para mantener una experiencia segura y confidencial durante el proceso de denuncia.</w:t>
      </w:r>
    </w:p>
    <w:p w14:paraId="595789D7" w14:textId="77777777" w:rsidR="00441859" w:rsidRPr="00963ED8" w:rsidRDefault="00DE7F5C">
      <w:pPr>
        <w:pStyle w:val="Ttulo4"/>
        <w:rPr>
          <w:szCs w:val="26"/>
          <w:lang w:val="es-CO"/>
          <w:rPrChange w:id="8408" w:author="Massiel Nayibe Moreno Ladino" w:date="2025-01-15T13:00:00Z" w16du:dateUtc="2025-01-15T18:00:00Z">
            <w:rPr>
              <w:szCs w:val="26"/>
            </w:rPr>
          </w:rPrChange>
        </w:rPr>
      </w:pPr>
      <w:bookmarkStart w:id="8409" w:name="_Toc71585933"/>
      <w:r w:rsidRPr="00963ED8">
        <w:rPr>
          <w:szCs w:val="26"/>
          <w:lang w:val="es-CO"/>
          <w:rPrChange w:id="8410" w:author="Massiel Nayibe Moreno Ladino" w:date="2025-01-15T13:00:00Z" w16du:dateUtc="2025-01-15T18:00:00Z">
            <w:rPr>
              <w:szCs w:val="26"/>
            </w:rPr>
          </w:rPrChange>
        </w:rPr>
        <w:t xml:space="preserve">Presentación de un informe </w:t>
      </w:r>
      <w:bookmarkEnd w:id="8409"/>
    </w:p>
    <w:p w14:paraId="0E4FD201" w14:textId="77777777" w:rsidR="00441859" w:rsidRPr="00963ED8" w:rsidRDefault="00DE7F5C">
      <w:pPr>
        <w:pStyle w:val="paragraph"/>
        <w:spacing w:before="0" w:beforeAutospacing="0" w:after="0" w:afterAutospacing="0" w:line="360" w:lineRule="auto"/>
        <w:jc w:val="both"/>
        <w:textAlignment w:val="baseline"/>
        <w:rPr>
          <w:rStyle w:val="eop"/>
          <w:lang w:val="es-CO"/>
          <w:rPrChange w:id="8411" w:author="Massiel Nayibe Moreno Ladino" w:date="2025-01-15T13:00:00Z" w16du:dateUtc="2025-01-15T18:00:00Z">
            <w:rPr>
              <w:rStyle w:val="eop"/>
              <w:rFonts w:eastAsiaTheme="majorEastAsia" w:cstheme="majorBidi"/>
              <w:b/>
              <w:bCs/>
              <w:i/>
              <w:iCs/>
              <w:color w:val="E36C0A" w:themeColor="accent6" w:themeShade="BF"/>
            </w:rPr>
          </w:rPrChange>
        </w:rPr>
      </w:pPr>
      <w:r w:rsidRPr="00963ED8">
        <w:rPr>
          <w:rStyle w:val="normaltextrun"/>
          <w:lang w:val="es-CO"/>
          <w:rPrChange w:id="8412" w:author="Massiel Nayibe Moreno Ladino" w:date="2025-01-15T13:00:00Z" w16du:dateUtc="2025-01-15T18:00:00Z">
            <w:rPr>
              <w:rStyle w:val="normaltextrun"/>
            </w:rPr>
          </w:rPrChange>
        </w:rPr>
        <w:t>Para particulares:</w:t>
      </w:r>
    </w:p>
    <w:p w14:paraId="27381C20" w14:textId="77777777" w:rsidR="00441859" w:rsidRPr="00963ED8" w:rsidRDefault="00DE7F5C">
      <w:pPr>
        <w:pStyle w:val="paragraph"/>
        <w:numPr>
          <w:ilvl w:val="0"/>
          <w:numId w:val="146"/>
        </w:numPr>
        <w:spacing w:before="0" w:beforeAutospacing="0" w:after="0" w:afterAutospacing="0" w:line="360" w:lineRule="auto"/>
        <w:jc w:val="both"/>
        <w:textAlignment w:val="baseline"/>
        <w:rPr>
          <w:rStyle w:val="eop"/>
          <w:lang w:val="es-CO"/>
          <w:rPrChange w:id="8413" w:author="Massiel Nayibe Moreno Ladino" w:date="2025-01-15T13:00:00Z" w16du:dateUtc="2025-01-15T18:00:00Z">
            <w:rPr>
              <w:rStyle w:val="eop"/>
            </w:rPr>
          </w:rPrChange>
        </w:rPr>
      </w:pPr>
      <w:r w:rsidRPr="00963ED8">
        <w:rPr>
          <w:rStyle w:val="normaltextrun"/>
          <w:lang w:val="es-CO"/>
          <w:rPrChange w:id="8414" w:author="Massiel Nayibe Moreno Ladino" w:date="2025-01-15T13:00:00Z" w16du:dateUtc="2025-01-15T18:00:00Z">
            <w:rPr>
              <w:rStyle w:val="normaltextrun"/>
            </w:rPr>
          </w:rPrChange>
        </w:rPr>
        <w:t>Todos los reportes de comportamiento inapropiado o violaciones a la política con niños serán tomados seriamente. Si los Afiliados de Compañeros observan cualquier comportamiento inapropiado o que pueda violar cualquier disposición de esta política, deben ponerse en contacto inmediatamente con el supervisor inmediato, el director del programa o del país del presunto infractor.</w:t>
      </w:r>
    </w:p>
    <w:p w14:paraId="2E9BAE19" w14:textId="77777777" w:rsidR="00441859" w:rsidRPr="00963ED8" w:rsidRDefault="00DE7F5C">
      <w:pPr>
        <w:pStyle w:val="paragraph"/>
        <w:numPr>
          <w:ilvl w:val="0"/>
          <w:numId w:val="146"/>
        </w:numPr>
        <w:spacing w:before="0" w:beforeAutospacing="0" w:after="0" w:afterAutospacing="0" w:line="360" w:lineRule="auto"/>
        <w:jc w:val="both"/>
        <w:textAlignment w:val="baseline"/>
        <w:rPr>
          <w:rStyle w:val="eop"/>
          <w:lang w:val="es-CO"/>
          <w:rPrChange w:id="8415" w:author="Massiel Nayibe Moreno Ladino" w:date="2025-01-15T13:00:00Z" w16du:dateUtc="2025-01-15T18:00:00Z">
            <w:rPr>
              <w:rStyle w:val="eop"/>
            </w:rPr>
          </w:rPrChange>
        </w:rPr>
      </w:pPr>
      <w:r w:rsidRPr="00963ED8">
        <w:rPr>
          <w:rStyle w:val="normaltextrun"/>
          <w:lang w:val="es-CO"/>
          <w:rPrChange w:id="8416" w:author="Massiel Nayibe Moreno Ladino" w:date="2025-01-15T13:00:00Z" w16du:dateUtc="2025-01-15T18:00:00Z">
            <w:rPr>
              <w:rStyle w:val="normaltextrun"/>
            </w:rPr>
          </w:rPrChange>
        </w:rPr>
        <w:t>Si el denunciante cree que existe un conflicto con este mecanismo de denuncia o no recibe respuesta en el plazo de tres días laborables, debe presentar inmediatamente una denuncia a través del primer método que se indica a continuación, seguido del segundo si no hay respuesta.</w:t>
      </w:r>
    </w:p>
    <w:p w14:paraId="2572D0F2" w14:textId="77777777" w:rsidR="00441859" w:rsidRPr="00963ED8" w:rsidRDefault="00DE7F5C">
      <w:pPr>
        <w:pStyle w:val="paragraph"/>
        <w:numPr>
          <w:ilvl w:val="1"/>
          <w:numId w:val="146"/>
        </w:numPr>
        <w:spacing w:before="0" w:beforeAutospacing="0" w:after="0" w:afterAutospacing="0" w:line="360" w:lineRule="auto"/>
        <w:jc w:val="both"/>
        <w:textAlignment w:val="baseline"/>
        <w:rPr>
          <w:lang w:val="es-CO"/>
          <w:rPrChange w:id="8417" w:author="Massiel Nayibe Moreno Ladino" w:date="2025-01-15T13:00:00Z" w16du:dateUtc="2025-01-15T18:00:00Z">
            <w:rPr/>
          </w:rPrChange>
        </w:rPr>
      </w:pPr>
      <w:r w:rsidRPr="00963ED8">
        <w:rPr>
          <w:rStyle w:val="normaltextrun"/>
          <w:lang w:val="es-CO"/>
          <w:rPrChange w:id="8418" w:author="Massiel Nayibe Moreno Ladino" w:date="2025-01-15T13:00:00Z" w16du:dateUtc="2025-01-15T18:00:00Z">
            <w:rPr>
              <w:rStyle w:val="normaltextrun"/>
            </w:rPr>
          </w:rPrChange>
        </w:rPr>
        <w:t>Póngase en contacto con el departamento interno de RRHH de Partners en Partnershr@partners.net.</w:t>
      </w:r>
    </w:p>
    <w:p w14:paraId="40C6A1EA" w14:textId="77777777" w:rsidR="00441859" w:rsidRDefault="00DE7F5C">
      <w:pPr>
        <w:pStyle w:val="paragraph"/>
        <w:numPr>
          <w:ilvl w:val="1"/>
          <w:numId w:val="146"/>
        </w:numPr>
        <w:spacing w:before="0" w:beforeAutospacing="0" w:after="0" w:afterAutospacing="0" w:line="360" w:lineRule="auto"/>
        <w:jc w:val="both"/>
        <w:textAlignment w:val="baseline"/>
        <w:rPr>
          <w:rStyle w:val="normaltextrun"/>
        </w:rPr>
      </w:pPr>
      <w:r w:rsidRPr="00963ED8">
        <w:rPr>
          <w:rStyle w:val="normaltextrun"/>
          <w:lang w:val="es-CO"/>
          <w:rPrChange w:id="8419" w:author="Massiel Nayibe Moreno Ladino" w:date="2025-01-15T13:00:00Z" w16du:dateUtc="2025-01-15T18:00:00Z">
            <w:rPr>
              <w:rStyle w:val="normaltextrun"/>
            </w:rPr>
          </w:rPrChange>
        </w:rPr>
        <w:t xml:space="preserve">Póngase en contacto con la línea directa externa y confidencial de Partners, Foster Thomas, en </w:t>
      </w:r>
      <w:r w:rsidRPr="00963ED8">
        <w:rPr>
          <w:rStyle w:val="normaltextrun"/>
          <w:i/>
          <w:iCs/>
          <w:lang w:val="es-CO"/>
          <w:rPrChange w:id="8420" w:author="Massiel Nayibe Moreno Ladino" w:date="2025-01-15T13:00:00Z" w16du:dateUtc="2025-01-15T18:00:00Z">
            <w:rPr>
              <w:rStyle w:val="normaltextrun"/>
              <w:i/>
              <w:iCs/>
            </w:rPr>
          </w:rPrChange>
        </w:rPr>
        <w:t xml:space="preserve">bbulger@fosterthomas.com. Foster Thomas es una parte externa que transmitirá cualquier preocupación al Comité de Ética de la Junta Directiva. </w:t>
      </w:r>
      <w:r w:rsidRPr="008854FC">
        <w:rPr>
          <w:rStyle w:val="normaltextrun"/>
          <w:i/>
          <w:iCs/>
        </w:rPr>
        <w:t>Las denuncias pueden hacerse de forma anónima.</w:t>
      </w:r>
    </w:p>
    <w:p w14:paraId="6F94CBC7" w14:textId="77777777" w:rsidR="005E5BD6" w:rsidRPr="008854FC" w:rsidRDefault="005E5BD6" w:rsidP="005E5BD6">
      <w:pPr>
        <w:pStyle w:val="paragraph"/>
        <w:spacing w:before="0" w:beforeAutospacing="0" w:after="0" w:afterAutospacing="0" w:line="360" w:lineRule="auto"/>
        <w:jc w:val="both"/>
        <w:textAlignment w:val="baseline"/>
        <w:rPr>
          <w:rStyle w:val="normaltextrun"/>
        </w:rPr>
      </w:pPr>
    </w:p>
    <w:p w14:paraId="1F3E6B39" w14:textId="77777777" w:rsidR="00441859" w:rsidRDefault="00DE7F5C">
      <w:pPr>
        <w:pStyle w:val="paragraph"/>
        <w:spacing w:before="0" w:beforeAutospacing="0" w:after="0" w:afterAutospacing="0" w:line="360" w:lineRule="auto"/>
        <w:jc w:val="both"/>
        <w:textAlignment w:val="baseline"/>
        <w:rPr>
          <w:rStyle w:val="normaltextrun"/>
        </w:rPr>
      </w:pPr>
      <w:r w:rsidRPr="008854FC">
        <w:rPr>
          <w:rStyle w:val="normaltextrun"/>
        </w:rPr>
        <w:lastRenderedPageBreak/>
        <w:t>Para organizaciones asociadas:</w:t>
      </w:r>
    </w:p>
    <w:p w14:paraId="38A41BAF" w14:textId="77777777" w:rsidR="00441859" w:rsidRPr="00963ED8" w:rsidRDefault="00DE7F5C">
      <w:pPr>
        <w:pStyle w:val="paragraph"/>
        <w:numPr>
          <w:ilvl w:val="0"/>
          <w:numId w:val="146"/>
        </w:numPr>
        <w:spacing w:before="0" w:beforeAutospacing="0" w:after="0" w:afterAutospacing="0" w:line="360" w:lineRule="auto"/>
        <w:jc w:val="both"/>
        <w:textAlignment w:val="baseline"/>
        <w:rPr>
          <w:lang w:val="es-CO"/>
          <w:rPrChange w:id="8421" w:author="Massiel Nayibe Moreno Ladino" w:date="2025-01-15T13:00:00Z" w16du:dateUtc="2025-01-15T18:00:00Z">
            <w:rPr/>
          </w:rPrChange>
        </w:rPr>
      </w:pPr>
      <w:r w:rsidRPr="00963ED8">
        <w:rPr>
          <w:rStyle w:val="normaltextrun"/>
          <w:lang w:val="es-CO"/>
          <w:rPrChange w:id="8422" w:author="Massiel Nayibe Moreno Ladino" w:date="2025-01-15T13:00:00Z" w16du:dateUtc="2025-01-15T18:00:00Z">
            <w:rPr>
              <w:rStyle w:val="normaltextrun"/>
            </w:rPr>
          </w:rPrChange>
        </w:rPr>
        <w:t xml:space="preserve">De acuerdo con la Sección </w:t>
      </w:r>
      <w:r>
        <w:fldChar w:fldCharType="begin"/>
      </w:r>
      <w:r w:rsidRPr="00963ED8">
        <w:rPr>
          <w:lang w:val="es-CO"/>
          <w:rPrChange w:id="8423" w:author="Massiel Nayibe Moreno Ladino" w:date="2025-01-15T13:00:00Z" w16du:dateUtc="2025-01-15T18:00:00Z">
            <w:rPr/>
          </w:rPrChange>
        </w:rPr>
        <w:instrText>HYPERLINK \l "_10.6_Complaints_about" \t "_blank"</w:instrText>
      </w:r>
      <w:r>
        <w:fldChar w:fldCharType="separate"/>
      </w:r>
      <w:r w:rsidRPr="00963ED8">
        <w:rPr>
          <w:rStyle w:val="normaltextrun"/>
          <w:color w:val="0000FF"/>
          <w:u w:val="single"/>
          <w:lang w:val="es-CO"/>
          <w:rPrChange w:id="8424" w:author="Massiel Nayibe Moreno Ladino" w:date="2025-01-15T13:00:00Z" w16du:dateUtc="2025-01-15T18:00:00Z">
            <w:rPr>
              <w:rStyle w:val="normaltextrun"/>
              <w:color w:val="0000FF"/>
              <w:u w:val="single"/>
            </w:rPr>
          </w:rPrChange>
        </w:rPr>
        <w:t>Quejas sobre Organizaciones Asociadas</w:t>
      </w:r>
      <w:r>
        <w:fldChar w:fldCharType="end"/>
      </w:r>
      <w:r w:rsidRPr="00963ED8">
        <w:rPr>
          <w:rStyle w:val="normaltextrun"/>
          <w:lang w:val="es-CO"/>
          <w:rPrChange w:id="8425" w:author="Massiel Nayibe Moreno Ladino" w:date="2025-01-15T13:00:00Z" w16du:dateUtc="2025-01-15T18:00:00Z">
            <w:rPr>
              <w:rStyle w:val="normaltextrun"/>
            </w:rPr>
          </w:rPrChange>
        </w:rPr>
        <w:t>, las Organizaciones Asociadas con una relación contractual con Compañeros, al recibir un informe de violación, deben seguir la política de su organización. La notificación de la presunta violación de la Salvaguarda de la Infancia debe enviarse al punto de contacto de Partners en un plazo de tres (3) días laborables.</w:t>
      </w:r>
    </w:p>
    <w:p w14:paraId="0AC6E856" w14:textId="77777777" w:rsidR="00441859" w:rsidRPr="00963ED8" w:rsidRDefault="00DE7F5C">
      <w:pPr>
        <w:pStyle w:val="paragraph"/>
        <w:spacing w:line="360" w:lineRule="auto"/>
        <w:jc w:val="both"/>
        <w:rPr>
          <w:rStyle w:val="normaltextrun"/>
          <w:lang w:val="es-CO"/>
          <w:rPrChange w:id="8426" w:author="Massiel Nayibe Moreno Ladino" w:date="2025-01-15T13:00:00Z" w16du:dateUtc="2025-01-15T18:00:00Z">
            <w:rPr>
              <w:rStyle w:val="normaltextrun"/>
            </w:rPr>
          </w:rPrChange>
        </w:rPr>
      </w:pPr>
      <w:r w:rsidRPr="00963ED8">
        <w:rPr>
          <w:rStyle w:val="normaltextrun"/>
          <w:lang w:val="es-CO"/>
          <w:rPrChange w:id="8427" w:author="Massiel Nayibe Moreno Ladino" w:date="2025-01-15T13:00:00Z" w16du:dateUtc="2025-01-15T18:00:00Z">
            <w:rPr>
              <w:rStyle w:val="normaltextrun"/>
            </w:rPr>
          </w:rPrChange>
        </w:rPr>
        <w:t>La denuncia maliciosa de infracciones con la intención de dañar la integridad o la reputación de otra persona constituye una falta de conducta y está sujeta a medidas disciplinarias. Esto es distinto de las denuncias realizadas de buena fe basadas en el juicio y la información disponibles en el momento de la denuncia, que pueden no ser confirmadas por una investigación.</w:t>
      </w:r>
    </w:p>
    <w:p w14:paraId="0BCBE3F7" w14:textId="77777777" w:rsidR="00441859" w:rsidRPr="00963ED8" w:rsidRDefault="00DE7F5C">
      <w:pPr>
        <w:pStyle w:val="Ttulo4"/>
        <w:rPr>
          <w:szCs w:val="26"/>
          <w:lang w:val="es-CO"/>
          <w:rPrChange w:id="8428" w:author="Massiel Nayibe Moreno Ladino" w:date="2025-01-15T13:00:00Z" w16du:dateUtc="2025-01-15T18:00:00Z">
            <w:rPr>
              <w:szCs w:val="26"/>
            </w:rPr>
          </w:rPrChange>
        </w:rPr>
      </w:pPr>
      <w:bookmarkStart w:id="8429" w:name="_Toc71585934"/>
      <w:r w:rsidRPr="00963ED8">
        <w:rPr>
          <w:szCs w:val="26"/>
          <w:lang w:val="es-CO"/>
          <w:rPrChange w:id="8430" w:author="Massiel Nayibe Moreno Ladino" w:date="2025-01-15T13:00:00Z" w16du:dateUtc="2025-01-15T18:00:00Z">
            <w:rPr>
              <w:szCs w:val="26"/>
            </w:rPr>
          </w:rPrChange>
        </w:rPr>
        <w:t xml:space="preserve">Respuesta a un informe </w:t>
      </w:r>
      <w:bookmarkEnd w:id="8429"/>
    </w:p>
    <w:p w14:paraId="27F54177" w14:textId="77777777" w:rsidR="00441859" w:rsidRPr="00963ED8" w:rsidRDefault="00DE7F5C">
      <w:pPr>
        <w:spacing w:line="360" w:lineRule="auto"/>
        <w:jc w:val="both"/>
        <w:rPr>
          <w:rStyle w:val="normaltextrun"/>
          <w:rFonts w:eastAsia="Times New Roman" w:cs="Times New Roman"/>
          <w:lang w:val="es-CO"/>
          <w:rPrChange w:id="8431" w:author="Massiel Nayibe Moreno Ladino" w:date="2025-01-15T13:00:00Z" w16du:dateUtc="2025-01-15T18:00:00Z">
            <w:rPr>
              <w:rStyle w:val="normaltextrun"/>
              <w:rFonts w:eastAsia="Times New Roman" w:cs="Times New Roman"/>
              <w:b/>
              <w:bCs/>
              <w:i/>
              <w:iCs/>
              <w:color w:val="E36C0A" w:themeColor="accent6" w:themeShade="BF"/>
            </w:rPr>
          </w:rPrChange>
        </w:rPr>
      </w:pPr>
      <w:r w:rsidRPr="00963ED8">
        <w:rPr>
          <w:rStyle w:val="normaltextrun"/>
          <w:rFonts w:eastAsia="Times New Roman" w:cs="Times New Roman"/>
          <w:lang w:val="es-CO"/>
          <w:rPrChange w:id="8432" w:author="Massiel Nayibe Moreno Ladino" w:date="2025-01-15T13:00:00Z" w16du:dateUtc="2025-01-15T18:00:00Z">
            <w:rPr>
              <w:rStyle w:val="normaltextrun"/>
              <w:rFonts w:eastAsia="Times New Roman" w:cs="Times New Roman"/>
            </w:rPr>
          </w:rPrChange>
        </w:rPr>
        <w:t xml:space="preserve">Una vez que Partners y/o Foster Thomas reciban </w:t>
      </w:r>
      <w:r w:rsidRPr="00963ED8">
        <w:rPr>
          <w:rStyle w:val="normaltextrun"/>
          <w:rFonts w:eastAsia="Times New Roman" w:cs="Times New Roman"/>
          <w:bCs/>
          <w:lang w:val="es-CO"/>
          <w:rPrChange w:id="8433" w:author="Massiel Nayibe Moreno Ladino" w:date="2025-01-15T13:00:00Z" w16du:dateUtc="2025-01-15T18:00:00Z">
            <w:rPr>
              <w:rStyle w:val="normaltextrun"/>
              <w:rFonts w:eastAsia="Times New Roman" w:cs="Times New Roman"/>
              <w:bCs/>
            </w:rPr>
          </w:rPrChange>
        </w:rPr>
        <w:t xml:space="preserve">una denuncia de </w:t>
      </w:r>
      <w:r w:rsidRPr="00963ED8">
        <w:rPr>
          <w:rStyle w:val="normaltextrun"/>
          <w:rFonts w:eastAsia="Times New Roman" w:cs="Times New Roman"/>
          <w:lang w:val="es-CO"/>
          <w:rPrChange w:id="8434" w:author="Massiel Nayibe Moreno Ladino" w:date="2025-01-15T13:00:00Z" w16du:dateUtc="2025-01-15T18:00:00Z">
            <w:rPr>
              <w:rStyle w:val="normaltextrun"/>
              <w:rFonts w:eastAsia="Times New Roman" w:cs="Times New Roman"/>
            </w:rPr>
          </w:rPrChange>
        </w:rPr>
        <w:t xml:space="preserve">una supuesta </w:t>
      </w:r>
      <w:r w:rsidRPr="00963ED8">
        <w:rPr>
          <w:rStyle w:val="normaltextrun"/>
          <w:rFonts w:eastAsia="Times New Roman" w:cs="Times New Roman"/>
          <w:bCs/>
          <w:lang w:val="es-CO"/>
          <w:rPrChange w:id="8435" w:author="Massiel Nayibe Moreno Ladino" w:date="2025-01-15T13:00:00Z" w16du:dateUtc="2025-01-15T18:00:00Z">
            <w:rPr>
              <w:rStyle w:val="normaltextrun"/>
              <w:rFonts w:eastAsia="Times New Roman" w:cs="Times New Roman"/>
              <w:bCs/>
            </w:rPr>
          </w:rPrChange>
        </w:rPr>
        <w:t>violación de esta política</w:t>
      </w:r>
      <w:r w:rsidRPr="00963ED8">
        <w:rPr>
          <w:rStyle w:val="normaltextrun"/>
          <w:rFonts w:eastAsia="Times New Roman" w:cs="Times New Roman"/>
          <w:lang w:val="es-CO"/>
          <w:rPrChange w:id="8436" w:author="Massiel Nayibe Moreno Ladino" w:date="2025-01-15T13:00:00Z" w16du:dateUtc="2025-01-15T18:00:00Z">
            <w:rPr>
              <w:rStyle w:val="normaltextrun"/>
              <w:rFonts w:eastAsia="Times New Roman" w:cs="Times New Roman"/>
            </w:rPr>
          </w:rPrChange>
        </w:rPr>
        <w:t>, Partners determinará si es necesaria una investigación formal con una empresa de 3</w:t>
      </w:r>
      <w:r w:rsidRPr="00963ED8">
        <w:rPr>
          <w:rStyle w:val="normaltextrun"/>
          <w:rFonts w:eastAsia="Times New Roman" w:cs="Times New Roman"/>
          <w:vertAlign w:val="superscript"/>
          <w:lang w:val="es-CO"/>
          <w:rPrChange w:id="8437" w:author="Massiel Nayibe Moreno Ladino" w:date="2025-01-15T13:00:00Z" w16du:dateUtc="2025-01-15T18:00:00Z">
            <w:rPr>
              <w:rStyle w:val="normaltextrun"/>
              <w:rFonts w:eastAsia="Times New Roman" w:cs="Times New Roman"/>
              <w:vertAlign w:val="superscript"/>
            </w:rPr>
          </w:rPrChange>
        </w:rPr>
        <w:t>rd</w:t>
      </w:r>
      <w:r w:rsidRPr="00963ED8">
        <w:rPr>
          <w:rStyle w:val="normaltextrun"/>
          <w:rFonts w:eastAsia="Times New Roman" w:cs="Times New Roman"/>
          <w:lang w:val="es-CO"/>
          <w:rPrChange w:id="8438" w:author="Massiel Nayibe Moreno Ladino" w:date="2025-01-15T13:00:00Z" w16du:dateUtc="2025-01-15T18:00:00Z">
            <w:rPr>
              <w:rStyle w:val="normaltextrun"/>
              <w:rFonts w:eastAsia="Times New Roman" w:cs="Times New Roman"/>
            </w:rPr>
          </w:rPrChange>
        </w:rPr>
        <w:t xml:space="preserve"> partes, y si es así, la empresa de 3</w:t>
      </w:r>
      <w:r w:rsidRPr="00963ED8">
        <w:rPr>
          <w:rStyle w:val="normaltextrun"/>
          <w:rFonts w:eastAsia="Times New Roman" w:cs="Times New Roman"/>
          <w:vertAlign w:val="superscript"/>
          <w:lang w:val="es-CO"/>
          <w:rPrChange w:id="8439" w:author="Massiel Nayibe Moreno Ladino" w:date="2025-01-15T13:00:00Z" w16du:dateUtc="2025-01-15T18:00:00Z">
            <w:rPr>
              <w:rStyle w:val="normaltextrun"/>
              <w:rFonts w:eastAsia="Times New Roman" w:cs="Times New Roman"/>
              <w:vertAlign w:val="superscript"/>
            </w:rPr>
          </w:rPrChange>
        </w:rPr>
        <w:t>rd</w:t>
      </w:r>
      <w:r w:rsidRPr="00963ED8">
        <w:rPr>
          <w:rStyle w:val="normaltextrun"/>
          <w:rFonts w:eastAsia="Times New Roman" w:cs="Times New Roman"/>
          <w:lang w:val="es-CO"/>
          <w:rPrChange w:id="8440" w:author="Massiel Nayibe Moreno Ladino" w:date="2025-01-15T13:00:00Z" w16du:dateUtc="2025-01-15T18:00:00Z">
            <w:rPr>
              <w:rStyle w:val="normaltextrun"/>
              <w:rFonts w:eastAsia="Times New Roman" w:cs="Times New Roman"/>
            </w:rPr>
          </w:rPrChange>
        </w:rPr>
        <w:t xml:space="preserve"> partes dirigirá el esfuerzo de investigación en coordinación con Partners. El departamento de Recursos Humanos de Partners notificará al denunciante si la empresa 3</w:t>
      </w:r>
      <w:r w:rsidRPr="00963ED8">
        <w:rPr>
          <w:rStyle w:val="normaltextrun"/>
          <w:rFonts w:eastAsia="Times New Roman" w:cs="Times New Roman"/>
          <w:vertAlign w:val="superscript"/>
          <w:lang w:val="es-CO"/>
          <w:rPrChange w:id="8441" w:author="Massiel Nayibe Moreno Ladino" w:date="2025-01-15T13:00:00Z" w16du:dateUtc="2025-01-15T18:00:00Z">
            <w:rPr>
              <w:rStyle w:val="normaltextrun"/>
              <w:rFonts w:eastAsia="Times New Roman" w:cs="Times New Roman"/>
              <w:vertAlign w:val="superscript"/>
            </w:rPr>
          </w:rPrChange>
        </w:rPr>
        <w:t>rd</w:t>
      </w:r>
      <w:r w:rsidRPr="00963ED8">
        <w:rPr>
          <w:rStyle w:val="normaltextrun"/>
          <w:rFonts w:eastAsia="Times New Roman" w:cs="Times New Roman"/>
          <w:lang w:val="es-CO"/>
          <w:rPrChange w:id="8442" w:author="Massiel Nayibe Moreno Ladino" w:date="2025-01-15T13:00:00Z" w16du:dateUtc="2025-01-15T18:00:00Z">
            <w:rPr>
              <w:rStyle w:val="normaltextrun"/>
              <w:rFonts w:eastAsia="Times New Roman" w:cs="Times New Roman"/>
            </w:rPr>
          </w:rPrChange>
        </w:rPr>
        <w:t xml:space="preserve"> parte considera necesaria una investigación. Foster Thomas, el departamento de RR.HH. de Partners y los supervisores que reciban una denuncia deberán notificar a la empresa 3</w:t>
      </w:r>
      <w:r w:rsidRPr="00963ED8">
        <w:rPr>
          <w:rStyle w:val="normaltextrun"/>
          <w:rFonts w:eastAsia="Times New Roman" w:cs="Times New Roman"/>
          <w:vertAlign w:val="superscript"/>
          <w:lang w:val="es-CO"/>
          <w:rPrChange w:id="8443" w:author="Massiel Nayibe Moreno Ladino" w:date="2025-01-15T13:00:00Z" w16du:dateUtc="2025-01-15T18:00:00Z">
            <w:rPr>
              <w:rStyle w:val="normaltextrun"/>
              <w:rFonts w:eastAsia="Times New Roman" w:cs="Times New Roman"/>
              <w:vertAlign w:val="superscript"/>
            </w:rPr>
          </w:rPrChange>
        </w:rPr>
        <w:t>rd</w:t>
      </w:r>
      <w:r w:rsidRPr="00963ED8">
        <w:rPr>
          <w:rStyle w:val="normaltextrun"/>
          <w:rFonts w:eastAsia="Times New Roman" w:cs="Times New Roman"/>
          <w:lang w:val="es-CO"/>
          <w:rPrChange w:id="8444" w:author="Massiel Nayibe Moreno Ladino" w:date="2025-01-15T13:00:00Z" w16du:dateUtc="2025-01-15T18:00:00Z">
            <w:rPr>
              <w:rStyle w:val="normaltextrun"/>
              <w:rFonts w:eastAsia="Times New Roman" w:cs="Times New Roman"/>
            </w:rPr>
          </w:rPrChange>
        </w:rPr>
        <w:t xml:space="preserve"> en un plazo de tres (3) días hábiles. La empresa 3</w:t>
      </w:r>
      <w:r w:rsidRPr="00963ED8">
        <w:rPr>
          <w:rStyle w:val="normaltextrun"/>
          <w:rFonts w:eastAsia="Times New Roman" w:cs="Times New Roman"/>
          <w:vertAlign w:val="superscript"/>
          <w:lang w:val="es-CO"/>
          <w:rPrChange w:id="8445" w:author="Massiel Nayibe Moreno Ladino" w:date="2025-01-15T13:00:00Z" w16du:dateUtc="2025-01-15T18:00:00Z">
            <w:rPr>
              <w:rStyle w:val="normaltextrun"/>
              <w:rFonts w:eastAsia="Times New Roman" w:cs="Times New Roman"/>
              <w:vertAlign w:val="superscript"/>
            </w:rPr>
          </w:rPrChange>
        </w:rPr>
        <w:t>rd</w:t>
      </w:r>
      <w:r w:rsidRPr="00963ED8">
        <w:rPr>
          <w:rStyle w:val="normaltextrun"/>
          <w:rFonts w:eastAsia="Times New Roman" w:cs="Times New Roman"/>
          <w:lang w:val="es-CO"/>
          <w:rPrChange w:id="8446" w:author="Massiel Nayibe Moreno Ladino" w:date="2025-01-15T13:00:00Z" w16du:dateUtc="2025-01-15T18:00:00Z">
            <w:rPr>
              <w:rStyle w:val="normaltextrun"/>
              <w:rFonts w:eastAsia="Times New Roman" w:cs="Times New Roman"/>
            </w:rPr>
          </w:rPrChange>
        </w:rPr>
        <w:t xml:space="preserve"> deberá convocar una reunión para revisar el informe en un plazo de tres (3) días laborables a partir de su recepción. A continuación, examinarán las circunstancias del incidente y elaborarán un plan de respuesta en consecuencia. Si Partners y/o la empresa 3</w:t>
      </w:r>
      <w:r w:rsidRPr="00963ED8">
        <w:rPr>
          <w:rStyle w:val="normaltextrun"/>
          <w:rFonts w:eastAsia="Times New Roman" w:cs="Times New Roman"/>
          <w:vertAlign w:val="superscript"/>
          <w:lang w:val="es-CO"/>
          <w:rPrChange w:id="8447" w:author="Massiel Nayibe Moreno Ladino" w:date="2025-01-15T13:00:00Z" w16du:dateUtc="2025-01-15T18:00:00Z">
            <w:rPr>
              <w:rStyle w:val="normaltextrun"/>
              <w:rFonts w:eastAsia="Times New Roman" w:cs="Times New Roman"/>
              <w:vertAlign w:val="superscript"/>
            </w:rPr>
          </w:rPrChange>
        </w:rPr>
        <w:t>rd</w:t>
      </w:r>
      <w:r w:rsidRPr="00963ED8">
        <w:rPr>
          <w:rStyle w:val="normaltextrun"/>
          <w:rFonts w:eastAsia="Times New Roman" w:cs="Times New Roman"/>
          <w:lang w:val="es-CO"/>
          <w:rPrChange w:id="8448" w:author="Massiel Nayibe Moreno Ladino" w:date="2025-01-15T13:00:00Z" w16du:dateUtc="2025-01-15T18:00:00Z">
            <w:rPr>
              <w:rStyle w:val="normaltextrun"/>
              <w:rFonts w:eastAsia="Times New Roman" w:cs="Times New Roman"/>
            </w:rPr>
          </w:rPrChange>
        </w:rPr>
        <w:t xml:space="preserve"> creen que existe una amenaza grave o inminente para la seguridad de la persona objeto del informe, se tomarán inmediatamente las medidas adecuadas para garantizar la seguridad de la persona. El departamento de RRHH de Partners informará continuamente al denunciante sobre el estado de la investigación.</w:t>
      </w:r>
    </w:p>
    <w:p w14:paraId="769C66DF" w14:textId="77777777" w:rsidR="005E5BD6" w:rsidRPr="00963ED8" w:rsidRDefault="005E5BD6" w:rsidP="005E5BD6">
      <w:pPr>
        <w:spacing w:line="360" w:lineRule="auto"/>
        <w:jc w:val="both"/>
        <w:rPr>
          <w:rStyle w:val="normaltextrun"/>
          <w:rFonts w:eastAsia="Times New Roman" w:cs="Times New Roman"/>
          <w:lang w:val="es-CO"/>
          <w:rPrChange w:id="8449" w:author="Massiel Nayibe Moreno Ladino" w:date="2025-01-15T13:00:00Z" w16du:dateUtc="2025-01-15T18:00:00Z">
            <w:rPr>
              <w:rStyle w:val="normaltextrun"/>
              <w:rFonts w:eastAsia="Times New Roman" w:cs="Times New Roman"/>
            </w:rPr>
          </w:rPrChange>
        </w:rPr>
      </w:pPr>
    </w:p>
    <w:p w14:paraId="06DD37B1" w14:textId="77777777" w:rsidR="00441859" w:rsidRPr="00963ED8" w:rsidRDefault="00DE7F5C">
      <w:pPr>
        <w:spacing w:line="360" w:lineRule="auto"/>
        <w:jc w:val="both"/>
        <w:rPr>
          <w:rStyle w:val="normaltextrun"/>
          <w:rFonts w:eastAsia="Times New Roman" w:cs="Times New Roman"/>
          <w:lang w:val="es-CO"/>
          <w:rPrChange w:id="8450" w:author="Massiel Nayibe Moreno Ladino" w:date="2025-01-15T13:00:00Z" w16du:dateUtc="2025-01-15T18:00:00Z">
            <w:rPr>
              <w:rStyle w:val="normaltextrun"/>
              <w:rFonts w:eastAsia="Times New Roman" w:cs="Times New Roman"/>
            </w:rPr>
          </w:rPrChange>
        </w:rPr>
      </w:pPr>
      <w:r w:rsidRPr="00963ED8">
        <w:rPr>
          <w:rStyle w:val="normaltextrun"/>
          <w:rFonts w:eastAsia="Times New Roman" w:cs="Times New Roman"/>
          <w:lang w:val="es-CO"/>
          <w:rPrChange w:id="8451" w:author="Massiel Nayibe Moreno Ladino" w:date="2025-01-15T13:00:00Z" w16du:dateUtc="2025-01-15T18:00:00Z">
            <w:rPr>
              <w:rStyle w:val="normaltextrun"/>
              <w:rFonts w:eastAsia="Times New Roman" w:cs="Times New Roman"/>
            </w:rPr>
          </w:rPrChange>
        </w:rPr>
        <w:t>En ausencia de una empresa 3</w:t>
      </w:r>
      <w:r w:rsidRPr="00963ED8">
        <w:rPr>
          <w:rStyle w:val="normaltextrun"/>
          <w:rFonts w:eastAsia="Times New Roman" w:cs="Times New Roman"/>
          <w:vertAlign w:val="superscript"/>
          <w:lang w:val="es-CO"/>
          <w:rPrChange w:id="8452" w:author="Massiel Nayibe Moreno Ladino" w:date="2025-01-15T13:00:00Z" w16du:dateUtc="2025-01-15T18:00:00Z">
            <w:rPr>
              <w:rStyle w:val="normaltextrun"/>
              <w:rFonts w:eastAsia="Times New Roman" w:cs="Times New Roman"/>
              <w:vertAlign w:val="superscript"/>
            </w:rPr>
          </w:rPrChange>
        </w:rPr>
        <w:t>rd</w:t>
      </w:r>
      <w:r w:rsidRPr="00963ED8">
        <w:rPr>
          <w:rStyle w:val="normaltextrun"/>
          <w:rFonts w:eastAsia="Times New Roman" w:cs="Times New Roman"/>
          <w:lang w:val="es-CO"/>
          <w:rPrChange w:id="8453" w:author="Massiel Nayibe Moreno Ladino" w:date="2025-01-15T13:00:00Z" w16du:dateUtc="2025-01-15T18:00:00Z">
            <w:rPr>
              <w:rStyle w:val="normaltextrun"/>
              <w:rFonts w:eastAsia="Times New Roman" w:cs="Times New Roman"/>
            </w:rPr>
          </w:rPrChange>
        </w:rPr>
        <w:t xml:space="preserve"> parte, Partners designará a un mínimo de un miembro de la Junta Directiva para formar parte del Comité de Cumplimiento de Partners, que estará disponible para investigar las revelaciones de buena fe o los informes de cualquier irregularidad, incluso de forma </w:t>
      </w:r>
      <w:r w:rsidRPr="00963ED8">
        <w:rPr>
          <w:rStyle w:val="normaltextrun"/>
          <w:rFonts w:eastAsia="Times New Roman" w:cs="Times New Roman"/>
          <w:lang w:val="es-CO"/>
          <w:rPrChange w:id="8454" w:author="Massiel Nayibe Moreno Ladino" w:date="2025-01-15T13:00:00Z" w16du:dateUtc="2025-01-15T18:00:00Z">
            <w:rPr>
              <w:rStyle w:val="normaltextrun"/>
              <w:rFonts w:eastAsia="Times New Roman" w:cs="Times New Roman"/>
            </w:rPr>
          </w:rPrChange>
        </w:rPr>
        <w:lastRenderedPageBreak/>
        <w:t>anónima o confidencial. El Comité de Cumplimiento de Compañeros dirigirá la investigación, con el asesoramiento externo necesario. Basándose en la consulta y la investigación, el Comité de Cumplimiento de Compañeros tomará una decisión sobre cómo responder y qué acciones emprender, en su caso. No es necesario tener experiencia previa en el ámbito jurídico o de la investigación para formar parte del comité. Sin embargo, si es necesario, Partners asignará fondos para apoyar la formación del Comité de Cumplimiento.</w:t>
      </w:r>
    </w:p>
    <w:p w14:paraId="6FAE4363" w14:textId="77777777" w:rsidR="00441859" w:rsidRPr="00963ED8" w:rsidRDefault="00DE7F5C">
      <w:pPr>
        <w:pStyle w:val="Ttulo4"/>
        <w:rPr>
          <w:szCs w:val="26"/>
          <w:lang w:val="es-CO"/>
          <w:rPrChange w:id="8455" w:author="Massiel Nayibe Moreno Ladino" w:date="2025-01-15T13:00:00Z" w16du:dateUtc="2025-01-15T18:00:00Z">
            <w:rPr>
              <w:szCs w:val="26"/>
            </w:rPr>
          </w:rPrChange>
        </w:rPr>
      </w:pPr>
      <w:bookmarkStart w:id="8456" w:name="_Toc71585935"/>
      <w:r w:rsidRPr="00963ED8">
        <w:rPr>
          <w:szCs w:val="26"/>
          <w:lang w:val="es-CO"/>
          <w:rPrChange w:id="8457" w:author="Massiel Nayibe Moreno Ladino" w:date="2025-01-15T13:00:00Z" w16du:dateUtc="2025-01-15T18:00:00Z">
            <w:rPr>
              <w:szCs w:val="26"/>
            </w:rPr>
          </w:rPrChange>
        </w:rPr>
        <w:t>Datos de menores y ciberseguridad</w:t>
      </w:r>
      <w:bookmarkEnd w:id="8456"/>
    </w:p>
    <w:p w14:paraId="0B5C0EC0" w14:textId="77777777" w:rsidR="00441859" w:rsidRPr="00963ED8" w:rsidRDefault="00DE7F5C">
      <w:pPr>
        <w:spacing w:line="360" w:lineRule="auto"/>
        <w:jc w:val="both"/>
        <w:rPr>
          <w:rFonts w:cs="Times New Roman"/>
          <w:lang w:val="es-CO"/>
          <w:rPrChange w:id="8458" w:author="Massiel Nayibe Moreno Ladino" w:date="2025-01-15T13:00:00Z" w16du:dateUtc="2025-01-15T18:00:00Z">
            <w:rPr>
              <w:rFonts w:cs="Times New Roman"/>
            </w:rPr>
          </w:rPrChange>
        </w:rPr>
      </w:pPr>
      <w:r w:rsidRPr="00963ED8">
        <w:rPr>
          <w:rFonts w:cs="Times New Roman"/>
          <w:lang w:val="es-CO"/>
          <w:rPrChange w:id="8459" w:author="Massiel Nayibe Moreno Ladino" w:date="2025-01-15T13:00:00Z" w16du:dateUtc="2025-01-15T18:00:00Z">
            <w:rPr>
              <w:rFonts w:cs="Times New Roman"/>
            </w:rPr>
          </w:rPrChange>
        </w:rPr>
        <w:t xml:space="preserve">Todos los programas y actividades de Partners en los que participen niños seguirán los protocolos de seguridad de datos infantiles y ciberseguridad para proteger los datos confidenciales. Esto incluye la protección mediante contraseña y el cifrado de archivos confidenciales a través de Adobe antes de compartirlos o almacenarlos en plataformas digitales. El personal que no sea supervisor o director de país o de programa tendrá un acceso limitado y restringido a los datos confidenciales. Además, los socios darán prioridad a la seguridad de los niños que participen en los programas diseñando herramientas y estrategias para proteger la información personal identificable (IPI). Por ejemplo, los Socios suprimirán la IIP en todos los informes públicos y utilizarán seudónimos u otros códigos en lugar de los nombres completos de los niños. </w:t>
      </w:r>
    </w:p>
    <w:p w14:paraId="65AE90DF" w14:textId="77777777" w:rsidR="00441859" w:rsidRPr="00963ED8" w:rsidRDefault="00DE7F5C">
      <w:pPr>
        <w:pStyle w:val="Ttulo4"/>
        <w:rPr>
          <w:rStyle w:val="Ttulo3Car"/>
          <w:b/>
          <w:bCs/>
          <w:lang w:val="es-CO"/>
          <w:rPrChange w:id="8460" w:author="Massiel Nayibe Moreno Ladino" w:date="2025-01-15T13:00:00Z" w16du:dateUtc="2025-01-15T18:00:00Z">
            <w:rPr>
              <w:rStyle w:val="Ttulo3Car"/>
              <w:b/>
              <w:bCs/>
              <w:i w:val="0"/>
              <w:iCs w:val="0"/>
            </w:rPr>
          </w:rPrChange>
        </w:rPr>
      </w:pPr>
      <w:bookmarkStart w:id="8461" w:name="_Toc71585936"/>
      <w:r w:rsidRPr="00963ED8">
        <w:rPr>
          <w:szCs w:val="26"/>
          <w:lang w:val="es-CO"/>
          <w:rPrChange w:id="8462" w:author="Massiel Nayibe Moreno Ladino" w:date="2025-01-15T13:00:00Z" w16du:dateUtc="2025-01-15T18:00:00Z">
            <w:rPr>
              <w:b w:val="0"/>
              <w:bCs w:val="0"/>
              <w:color w:val="E66800"/>
              <w:sz w:val="28"/>
              <w:szCs w:val="26"/>
            </w:rPr>
          </w:rPrChange>
        </w:rPr>
        <w:t xml:space="preserve">Confidencialmente </w:t>
      </w:r>
      <w:bookmarkEnd w:id="8461"/>
    </w:p>
    <w:p w14:paraId="74F8B2E5" w14:textId="77777777" w:rsidR="00441859" w:rsidRPr="00963ED8" w:rsidRDefault="00DE7F5C">
      <w:pPr>
        <w:spacing w:line="360" w:lineRule="auto"/>
        <w:jc w:val="both"/>
        <w:rPr>
          <w:rFonts w:cs="Times New Roman"/>
          <w:lang w:val="es-CO"/>
          <w:rPrChange w:id="8463" w:author="Massiel Nayibe Moreno Ladino" w:date="2025-01-15T13:00:00Z" w16du:dateUtc="2025-01-15T18:00:00Z">
            <w:rPr>
              <w:rFonts w:cs="Times New Roman"/>
            </w:rPr>
          </w:rPrChange>
        </w:rPr>
      </w:pPr>
      <w:r w:rsidRPr="00963ED8">
        <w:rPr>
          <w:rFonts w:cs="Times New Roman"/>
          <w:lang w:val="es-CO"/>
          <w:rPrChange w:id="8464" w:author="Massiel Nayibe Moreno Ladino" w:date="2025-01-15T13:00:00Z" w16du:dateUtc="2025-01-15T18:00:00Z">
            <w:rPr>
              <w:rFonts w:cs="Times New Roman"/>
            </w:rPr>
          </w:rPrChange>
        </w:rPr>
        <w:t xml:space="preserve">Además, los socios velarán por que todas las quejas o denuncias puedan presentarse de forma anónima. Se hará todo lo posible por mantener la confidencialidad durante todo el proceso de denuncia. La información que identifique a los individuos implicados en una queja se limitará al personal esencial y no se compartirá sin obtener el consentimiento informado de los implicados, excepto si la vida de alguien está en peligro, si un niño está en peligro, o según lo exija la ley en consulta con el asesor jurídico y cuando sea seguro hacerlo. La información no identificativa se compartirá con los puntos focales designados según los requisitos de notificación. </w:t>
      </w:r>
    </w:p>
    <w:p w14:paraId="2AAF659F" w14:textId="77777777" w:rsidR="005E5BD6" w:rsidRPr="00963ED8" w:rsidRDefault="005E5BD6" w:rsidP="005E5BD6">
      <w:pPr>
        <w:spacing w:line="360" w:lineRule="auto"/>
        <w:jc w:val="both"/>
        <w:rPr>
          <w:rFonts w:cs="Times New Roman"/>
          <w:lang w:val="es-CO"/>
          <w:rPrChange w:id="8465" w:author="Massiel Nayibe Moreno Ladino" w:date="2025-01-15T13:00:00Z" w16du:dateUtc="2025-01-15T18:00:00Z">
            <w:rPr>
              <w:rFonts w:cs="Times New Roman"/>
            </w:rPr>
          </w:rPrChange>
        </w:rPr>
      </w:pPr>
    </w:p>
    <w:p w14:paraId="03F3ED03" w14:textId="77777777" w:rsidR="00441859" w:rsidRPr="00963ED8" w:rsidRDefault="00DE7F5C">
      <w:pPr>
        <w:spacing w:line="360" w:lineRule="auto"/>
        <w:jc w:val="both"/>
        <w:rPr>
          <w:rFonts w:cs="Times New Roman"/>
          <w:lang w:val="es-CO"/>
          <w:rPrChange w:id="8466" w:author="Massiel Nayibe Moreno Ladino" w:date="2025-01-15T13:00:00Z" w16du:dateUtc="2025-01-15T18:00:00Z">
            <w:rPr>
              <w:rFonts w:cs="Times New Roman"/>
            </w:rPr>
          </w:rPrChange>
        </w:rPr>
      </w:pPr>
      <w:r w:rsidRPr="00963ED8">
        <w:rPr>
          <w:rFonts w:cs="Times New Roman"/>
          <w:lang w:val="es-CO"/>
          <w:rPrChange w:id="8467" w:author="Massiel Nayibe Moreno Ladino" w:date="2025-01-15T13:00:00Z" w16du:dateUtc="2025-01-15T18:00:00Z">
            <w:rPr>
              <w:rFonts w:cs="Times New Roman"/>
            </w:rPr>
          </w:rPrChange>
        </w:rPr>
        <w:t xml:space="preserve">Toda la información relacionada con la Protección de la Infancia debe mantenerse confidencial, las identidades deben protegerse y la información personal sobre los supervivientes debe recopilarse y compartirse sólo con un número limitado de personas autorizadas con el fin de llevar </w:t>
      </w:r>
      <w:r w:rsidRPr="00963ED8">
        <w:rPr>
          <w:rFonts w:cs="Times New Roman"/>
          <w:lang w:val="es-CO"/>
          <w:rPrChange w:id="8468" w:author="Massiel Nayibe Moreno Ladino" w:date="2025-01-15T13:00:00Z" w16du:dateUtc="2025-01-15T18:00:00Z">
            <w:rPr>
              <w:rFonts w:cs="Times New Roman"/>
            </w:rPr>
          </w:rPrChange>
        </w:rPr>
        <w:lastRenderedPageBreak/>
        <w:t xml:space="preserve">a cabo una investigación. Antes de iniciar una investigación, se solicitará el consentimiento informado de la persona afectada. </w:t>
      </w:r>
    </w:p>
    <w:p w14:paraId="42ABCB4D" w14:textId="77777777" w:rsidR="005E5BD6" w:rsidRPr="00963ED8" w:rsidRDefault="005E5BD6" w:rsidP="005E5BD6">
      <w:pPr>
        <w:spacing w:line="360" w:lineRule="auto"/>
        <w:jc w:val="both"/>
        <w:rPr>
          <w:rFonts w:cs="Times New Roman"/>
          <w:lang w:val="es-CO"/>
          <w:rPrChange w:id="8469" w:author="Massiel Nayibe Moreno Ladino" w:date="2025-01-15T13:00:00Z" w16du:dateUtc="2025-01-15T18:00:00Z">
            <w:rPr>
              <w:rFonts w:cs="Times New Roman"/>
            </w:rPr>
          </w:rPrChange>
        </w:rPr>
      </w:pPr>
    </w:p>
    <w:p w14:paraId="3FD83C45" w14:textId="77777777" w:rsidR="00441859" w:rsidRPr="00963ED8" w:rsidRDefault="00DE7F5C">
      <w:pPr>
        <w:spacing w:line="360" w:lineRule="auto"/>
        <w:jc w:val="both"/>
        <w:rPr>
          <w:rFonts w:cs="Times New Roman"/>
          <w:lang w:val="es-CO"/>
          <w:rPrChange w:id="8470" w:author="Massiel Nayibe Moreno Ladino" w:date="2025-01-15T13:00:00Z" w16du:dateUtc="2025-01-15T18:00:00Z">
            <w:rPr>
              <w:rFonts w:cs="Times New Roman"/>
            </w:rPr>
          </w:rPrChange>
        </w:rPr>
      </w:pPr>
      <w:r w:rsidRPr="00963ED8">
        <w:rPr>
          <w:rFonts w:cs="Times New Roman"/>
          <w:lang w:val="es-CO"/>
          <w:rPrChange w:id="8471" w:author="Massiel Nayibe Moreno Ladino" w:date="2025-01-15T13:00:00Z" w16du:dateUtc="2025-01-15T18:00:00Z">
            <w:rPr>
              <w:rFonts w:cs="Times New Roman"/>
            </w:rPr>
          </w:rPrChange>
        </w:rPr>
        <w:t>Se informará al personal implicado en el proceso de quejas de la importancia de mantener la confidencialidad y se le pedirá que firme un acuerdo de confidencialidad. Los empleados que violen la confidencialidad pueden ser objeto de medidas disciplinarias que pueden llegar hasta el despido, y otras personas que trabajen con Partners pueden ver terminada su relación con Partners. En algunos casos, estas infracciones pueden constituir una violación de la ley.</w:t>
      </w:r>
    </w:p>
    <w:p w14:paraId="658CF509" w14:textId="77777777" w:rsidR="00441859" w:rsidRPr="00963ED8" w:rsidRDefault="00DE7F5C">
      <w:pPr>
        <w:pStyle w:val="Ttulo4"/>
        <w:rPr>
          <w:szCs w:val="26"/>
          <w:lang w:val="es-CO"/>
          <w:rPrChange w:id="8472" w:author="Massiel Nayibe Moreno Ladino" w:date="2025-01-15T13:00:00Z" w16du:dateUtc="2025-01-15T18:00:00Z">
            <w:rPr>
              <w:szCs w:val="26"/>
            </w:rPr>
          </w:rPrChange>
        </w:rPr>
      </w:pPr>
      <w:bookmarkStart w:id="8473" w:name="_Toc71585937"/>
      <w:r w:rsidRPr="00963ED8">
        <w:rPr>
          <w:szCs w:val="26"/>
          <w:lang w:val="es-CO"/>
          <w:rPrChange w:id="8474" w:author="Massiel Nayibe Moreno Ladino" w:date="2025-01-15T13:00:00Z" w16du:dateUtc="2025-01-15T18:00:00Z">
            <w:rPr>
              <w:szCs w:val="26"/>
            </w:rPr>
          </w:rPrChange>
        </w:rPr>
        <w:t>Represalias contra denunciantes, testigos o víctimas</w:t>
      </w:r>
      <w:bookmarkEnd w:id="8473"/>
    </w:p>
    <w:p w14:paraId="6BA14F88" w14:textId="77777777" w:rsidR="00441859" w:rsidRPr="00963ED8" w:rsidRDefault="00DE7F5C">
      <w:pPr>
        <w:pStyle w:val="Default"/>
        <w:spacing w:line="360" w:lineRule="auto"/>
        <w:jc w:val="both"/>
        <w:rPr>
          <w:rFonts w:ascii="Times New Roman" w:hAnsi="Times New Roman" w:cs="Times New Roman"/>
          <w:lang w:val="es-CO"/>
          <w:rPrChange w:id="8475" w:author="Massiel Nayibe Moreno Ladino" w:date="2025-01-15T13:00:00Z" w16du:dateUtc="2025-01-15T18:00:00Z">
            <w:rPr>
              <w:rFonts w:ascii="Times New Roman" w:hAnsi="Times New Roman" w:cs="Times New Roman"/>
            </w:rPr>
          </w:rPrChange>
        </w:rPr>
      </w:pPr>
      <w:r w:rsidRPr="00963ED8">
        <w:rPr>
          <w:rFonts w:ascii="Times New Roman" w:hAnsi="Times New Roman" w:cs="Times New Roman"/>
          <w:lang w:val="es-CO"/>
          <w:rPrChange w:id="8476" w:author="Massiel Nayibe Moreno Ladino" w:date="2025-01-15T13:00:00Z" w16du:dateUtc="2025-01-15T18:00:00Z">
            <w:rPr>
              <w:rFonts w:ascii="Times New Roman" w:hAnsi="Times New Roman" w:cs="Times New Roman"/>
            </w:rPr>
          </w:rPrChange>
        </w:rPr>
        <w:t xml:space="preserve">Partners prohíbe cualquier represalia contra cualquier persona que ejerza legítimamente sus derechos en virtud de esta política o que participe/coopere en una investigación. No habrá interferencia, coacción, discriminación, represalia o venganza contra ninguna persona por presentar una queja o denuncia válida y veraz de una infracción. Cualquier persona que considere que está siendo discriminada por presentar legítimamente una denuncia o participar verazmente en una investigación debe presentar inmediatamente una denuncia de la misma manera que se define en la sección 9.1 anterior. </w:t>
      </w:r>
    </w:p>
    <w:p w14:paraId="62CC997F" w14:textId="77777777" w:rsidR="005E5BD6" w:rsidRPr="00963ED8" w:rsidRDefault="005E5BD6" w:rsidP="005E5BD6">
      <w:pPr>
        <w:pStyle w:val="Default"/>
        <w:spacing w:line="360" w:lineRule="auto"/>
        <w:jc w:val="both"/>
        <w:rPr>
          <w:rFonts w:ascii="Times New Roman" w:hAnsi="Times New Roman" w:cs="Times New Roman"/>
          <w:lang w:val="es-CO"/>
          <w:rPrChange w:id="8477" w:author="Massiel Nayibe Moreno Ladino" w:date="2025-01-15T13:00:00Z" w16du:dateUtc="2025-01-15T18:00:00Z">
            <w:rPr>
              <w:rFonts w:ascii="Times New Roman" w:hAnsi="Times New Roman" w:cs="Times New Roman"/>
            </w:rPr>
          </w:rPrChange>
        </w:rPr>
      </w:pPr>
    </w:p>
    <w:p w14:paraId="2674F883" w14:textId="77777777" w:rsidR="00441859" w:rsidRPr="00963ED8" w:rsidRDefault="00DE7F5C">
      <w:pPr>
        <w:pStyle w:val="Default"/>
        <w:spacing w:line="360" w:lineRule="auto"/>
        <w:jc w:val="both"/>
        <w:rPr>
          <w:rStyle w:val="Ttulo3Car"/>
          <w:color w:val="auto"/>
          <w:lang w:val="es-CO"/>
          <w:rPrChange w:id="8478" w:author="Massiel Nayibe Moreno Ladino" w:date="2025-01-15T13:00:00Z" w16du:dateUtc="2025-01-15T18:00:00Z">
            <w:rPr>
              <w:rStyle w:val="Ttulo3Car"/>
              <w:color w:val="auto"/>
            </w:rPr>
          </w:rPrChange>
        </w:rPr>
      </w:pPr>
      <w:r w:rsidRPr="00963ED8">
        <w:rPr>
          <w:rFonts w:ascii="Times New Roman" w:hAnsi="Times New Roman" w:cs="Times New Roman"/>
          <w:lang w:val="es-CO"/>
          <w:rPrChange w:id="8479" w:author="Massiel Nayibe Moreno Ladino" w:date="2025-01-15T13:00:00Z" w16du:dateUtc="2025-01-15T18:00:00Z">
            <w:rPr>
              <w:rFonts w:ascii="Times New Roman" w:eastAsiaTheme="majorEastAsia" w:hAnsi="Times New Roman" w:cs="Times New Roman"/>
              <w:b/>
              <w:bCs/>
              <w:color w:val="E66800"/>
              <w:sz w:val="28"/>
            </w:rPr>
          </w:rPrChange>
        </w:rPr>
        <w:t xml:space="preserve">Cualquier persona que tenga conocimiento de un posible acoso o represalia debe presentar inmediatamente una denuncia para que la organización pueda investigar de forma oportuna y confidencial. Compañeros tomará medidas contra cualquier persona, </w:t>
      </w:r>
      <w:r w:rsidRPr="00963ED8">
        <w:rPr>
          <w:rFonts w:ascii="Times New Roman" w:hAnsi="Times New Roman" w:cs="Times New Roman"/>
          <w:color w:val="auto"/>
          <w:lang w:val="es-CO"/>
          <w:rPrChange w:id="8480" w:author="Massiel Nayibe Moreno Ladino" w:date="2025-01-15T13:00:00Z" w16du:dateUtc="2025-01-15T18:00:00Z">
            <w:rPr>
              <w:rFonts w:ascii="Times New Roman" w:hAnsi="Times New Roman" w:cs="Times New Roman"/>
              <w:color w:val="auto"/>
            </w:rPr>
          </w:rPrChange>
        </w:rPr>
        <w:t>sea o no objeto de una denuncia, que busque o lleve a cabo acciones de represalia contra denunciantes, testigos o víctimas. Los empleados pueden ser objeto de medidas disciplinarias, que pueden llegar hasta el despido. Se podrá poner fin a la relación con Partners de otras personas que trabajen con la empresa.</w:t>
      </w:r>
      <w:bookmarkStart w:id="8481" w:name="_Toc71585938"/>
    </w:p>
    <w:p w14:paraId="706E86D7" w14:textId="77777777" w:rsidR="00441859" w:rsidRPr="00963ED8" w:rsidRDefault="00DE7F5C">
      <w:pPr>
        <w:pStyle w:val="Ttulo4"/>
        <w:rPr>
          <w:rStyle w:val="Ttulo3Car"/>
          <w:b/>
          <w:bCs/>
          <w:lang w:val="es-CO"/>
          <w:rPrChange w:id="8482" w:author="Massiel Nayibe Moreno Ladino" w:date="2025-01-15T13:00:00Z" w16du:dateUtc="2025-01-15T18:00:00Z">
            <w:rPr>
              <w:rStyle w:val="Ttulo3Car"/>
              <w:b/>
              <w:bCs/>
              <w:i w:val="0"/>
              <w:iCs w:val="0"/>
            </w:rPr>
          </w:rPrChange>
        </w:rPr>
      </w:pPr>
      <w:r w:rsidRPr="00963ED8">
        <w:rPr>
          <w:szCs w:val="26"/>
          <w:lang w:val="es-CO"/>
          <w:rPrChange w:id="8483" w:author="Massiel Nayibe Moreno Ladino" w:date="2025-01-15T13:00:00Z" w16du:dateUtc="2025-01-15T18:00:00Z">
            <w:rPr>
              <w:b w:val="0"/>
              <w:bCs w:val="0"/>
              <w:color w:val="E66800"/>
              <w:sz w:val="28"/>
              <w:szCs w:val="26"/>
            </w:rPr>
          </w:rPrChange>
        </w:rPr>
        <w:t xml:space="preserve">Quejas sobre organizaciones asociadas </w:t>
      </w:r>
      <w:bookmarkEnd w:id="8481"/>
    </w:p>
    <w:p w14:paraId="5B37CA5C" w14:textId="77777777" w:rsidR="00441859" w:rsidRPr="00963ED8" w:rsidRDefault="00DE7F5C">
      <w:pPr>
        <w:pStyle w:val="Default"/>
        <w:spacing w:line="360" w:lineRule="auto"/>
        <w:jc w:val="both"/>
        <w:rPr>
          <w:rFonts w:ascii="Times New Roman" w:hAnsi="Times New Roman" w:cs="Times New Roman"/>
          <w:color w:val="auto"/>
          <w:lang w:val="es-CO"/>
          <w:rPrChange w:id="8484" w:author="Massiel Nayibe Moreno Ladino" w:date="2025-01-15T13:00:00Z" w16du:dateUtc="2025-01-15T18:00:00Z">
            <w:rPr>
              <w:rFonts w:ascii="Times New Roman" w:hAnsi="Times New Roman" w:cs="Times New Roman"/>
              <w:color w:val="auto"/>
            </w:rPr>
          </w:rPrChange>
        </w:rPr>
      </w:pPr>
      <w:r w:rsidRPr="00963ED8">
        <w:rPr>
          <w:rFonts w:ascii="Times New Roman" w:hAnsi="Times New Roman" w:cs="Times New Roman"/>
          <w:color w:val="auto"/>
          <w:lang w:val="es-CO"/>
          <w:rPrChange w:id="8485" w:author="Massiel Nayibe Moreno Ladino" w:date="2025-01-15T13:00:00Z" w16du:dateUtc="2025-01-15T18:00:00Z">
            <w:rPr>
              <w:rFonts w:ascii="Times New Roman" w:hAnsi="Times New Roman" w:cs="Times New Roman"/>
              <w:color w:val="auto"/>
            </w:rPr>
          </w:rPrChange>
        </w:rPr>
        <w:t xml:space="preserve">Como se menciona en el apartado </w:t>
      </w:r>
      <w:r>
        <w:fldChar w:fldCharType="begin"/>
      </w:r>
      <w:r w:rsidRPr="00963ED8">
        <w:rPr>
          <w:lang w:val="es-CO"/>
          <w:rPrChange w:id="8486" w:author="Massiel Nayibe Moreno Ladino" w:date="2025-01-15T13:00:00Z" w16du:dateUtc="2025-01-15T18:00:00Z">
            <w:rPr/>
          </w:rPrChange>
        </w:rPr>
        <w:instrText>HYPERLINK \l "_10.1_Filing_a" \t "_blank"</w:instrText>
      </w:r>
      <w:r>
        <w:fldChar w:fldCharType="separate"/>
      </w:r>
      <w:r w:rsidRPr="00963ED8">
        <w:rPr>
          <w:rStyle w:val="Hipervnculo"/>
          <w:rFonts w:ascii="Times New Roman" w:hAnsi="Times New Roman" w:cs="Times New Roman"/>
          <w:lang w:val="es-CO"/>
          <w:rPrChange w:id="8487" w:author="Massiel Nayibe Moreno Ladino" w:date="2025-01-15T13:00:00Z" w16du:dateUtc="2025-01-15T18:00:00Z">
            <w:rPr>
              <w:rStyle w:val="Hipervnculo"/>
              <w:rFonts w:ascii="Times New Roman" w:hAnsi="Times New Roman" w:cs="Times New Roman"/>
            </w:rPr>
          </w:rPrChange>
        </w:rPr>
        <w:t>Presentación de una denuncia</w:t>
      </w:r>
      <w:r>
        <w:fldChar w:fldCharType="end"/>
      </w:r>
      <w:r w:rsidRPr="00963ED8">
        <w:rPr>
          <w:rFonts w:ascii="Times New Roman" w:hAnsi="Times New Roman" w:cs="Times New Roman"/>
          <w:color w:val="auto"/>
          <w:lang w:val="es-CO"/>
          <w:rPrChange w:id="8488" w:author="Massiel Nayibe Moreno Ladino" w:date="2025-01-15T13:00:00Z" w16du:dateUtc="2025-01-15T18:00:00Z">
            <w:rPr>
              <w:rFonts w:ascii="Times New Roman" w:hAnsi="Times New Roman" w:cs="Times New Roman"/>
              <w:color w:val="auto"/>
            </w:rPr>
          </w:rPrChange>
        </w:rPr>
        <w:t xml:space="preserve">, las Organizaciones Colaboradoras deberán notificar al punto de contacto de Compañeros cualquier presunta infracción de la política de Salvaguarda de la Infancia en un plazo de tres (3) días laborables. Cuando Compañeros reciba una denuncia sobre una organización asociada, esperará que ésta responda de </w:t>
      </w:r>
      <w:r w:rsidRPr="00963ED8">
        <w:rPr>
          <w:rFonts w:ascii="Times New Roman" w:hAnsi="Times New Roman" w:cs="Times New Roman"/>
          <w:color w:val="auto"/>
          <w:lang w:val="es-CO"/>
          <w:rPrChange w:id="8489" w:author="Massiel Nayibe Moreno Ladino" w:date="2025-01-15T13:00:00Z" w16du:dateUtc="2025-01-15T18:00:00Z">
            <w:rPr>
              <w:rFonts w:ascii="Times New Roman" w:hAnsi="Times New Roman" w:cs="Times New Roman"/>
              <w:color w:val="auto"/>
            </w:rPr>
          </w:rPrChange>
        </w:rPr>
        <w:lastRenderedPageBreak/>
        <w:t>manera segura, rápida y adecuada. Compañeros ayudará al socio a determinar sus obligaciones de notificación.</w:t>
      </w:r>
    </w:p>
    <w:p w14:paraId="4EAD458B" w14:textId="77777777" w:rsidR="005E5BD6" w:rsidRPr="00963ED8" w:rsidRDefault="005E5BD6" w:rsidP="005E5BD6">
      <w:pPr>
        <w:pStyle w:val="Default"/>
        <w:spacing w:line="360" w:lineRule="auto"/>
        <w:jc w:val="both"/>
        <w:rPr>
          <w:rFonts w:ascii="Times New Roman" w:hAnsi="Times New Roman" w:cs="Times New Roman"/>
          <w:color w:val="auto"/>
          <w:lang w:val="es-CO"/>
          <w:rPrChange w:id="8490" w:author="Massiel Nayibe Moreno Ladino" w:date="2025-01-15T13:00:00Z" w16du:dateUtc="2025-01-15T18:00:00Z">
            <w:rPr>
              <w:rFonts w:ascii="Times New Roman" w:hAnsi="Times New Roman" w:cs="Times New Roman"/>
              <w:color w:val="auto"/>
            </w:rPr>
          </w:rPrChange>
        </w:rPr>
      </w:pPr>
    </w:p>
    <w:p w14:paraId="065B06C3" w14:textId="77777777" w:rsidR="00441859" w:rsidRPr="00963ED8" w:rsidRDefault="00DE7F5C">
      <w:pPr>
        <w:pStyle w:val="Default"/>
        <w:spacing w:after="240" w:line="360" w:lineRule="auto"/>
        <w:jc w:val="both"/>
        <w:rPr>
          <w:rFonts w:ascii="Times New Roman" w:hAnsi="Times New Roman" w:cs="Times New Roman"/>
          <w:color w:val="auto"/>
          <w:lang w:val="es-CO"/>
          <w:rPrChange w:id="8491" w:author="Massiel Nayibe Moreno Ladino" w:date="2025-01-15T13:00:00Z" w16du:dateUtc="2025-01-15T18:00:00Z">
            <w:rPr>
              <w:rFonts w:ascii="Times New Roman" w:hAnsi="Times New Roman" w:cs="Times New Roman"/>
              <w:color w:val="auto"/>
            </w:rPr>
          </w:rPrChange>
        </w:rPr>
      </w:pPr>
      <w:r w:rsidRPr="00963ED8">
        <w:rPr>
          <w:rFonts w:ascii="Times New Roman" w:hAnsi="Times New Roman" w:cs="Times New Roman"/>
          <w:color w:val="auto"/>
          <w:lang w:val="es-CO"/>
          <w:rPrChange w:id="8492" w:author="Massiel Nayibe Moreno Ladino" w:date="2025-01-15T13:00:00Z" w16du:dateUtc="2025-01-15T18:00:00Z">
            <w:rPr>
              <w:rFonts w:ascii="Times New Roman" w:hAnsi="Times New Roman" w:cs="Times New Roman"/>
              <w:color w:val="auto"/>
            </w:rPr>
          </w:rPrChange>
        </w:rPr>
        <w:t>Cuando proceda, los Socios trabajarán con el socio para abordar la cuestión mediante una investigación independiente adecuada. Si el resultado es que se han producido abusos, el trabajo en curso con el socio no puede implicar a la persona o personas afectadas. Si hay motivos para creer que una denuncia de abuso ha sido tratada de forma inadecuada por un socio, se corre el riesgo de retirar la financiación o poner fin a la relación.</w:t>
      </w:r>
    </w:p>
    <w:p w14:paraId="6D1F2A6C" w14:textId="77777777" w:rsidR="00441859" w:rsidRPr="00963ED8" w:rsidRDefault="00DE7F5C">
      <w:pPr>
        <w:pStyle w:val="Ttulo4"/>
        <w:rPr>
          <w:rStyle w:val="Ttulo3Car"/>
          <w:b/>
          <w:bCs/>
          <w:lang w:val="es-CO"/>
          <w:rPrChange w:id="8493" w:author="Massiel Nayibe Moreno Ladino" w:date="2025-01-15T13:00:00Z" w16du:dateUtc="2025-01-15T18:00:00Z">
            <w:rPr>
              <w:rStyle w:val="Ttulo3Car"/>
              <w:b/>
              <w:bCs/>
              <w:i w:val="0"/>
              <w:iCs w:val="0"/>
            </w:rPr>
          </w:rPrChange>
        </w:rPr>
      </w:pPr>
      <w:bookmarkStart w:id="8494" w:name="_Toc71585939"/>
      <w:r w:rsidRPr="00963ED8">
        <w:rPr>
          <w:szCs w:val="26"/>
          <w:lang w:val="es-CO"/>
          <w:rPrChange w:id="8495" w:author="Massiel Nayibe Moreno Ladino" w:date="2025-01-15T13:00:00Z" w16du:dateUtc="2025-01-15T18:00:00Z">
            <w:rPr>
              <w:b w:val="0"/>
              <w:bCs w:val="0"/>
              <w:color w:val="E66800"/>
              <w:sz w:val="28"/>
              <w:szCs w:val="26"/>
            </w:rPr>
          </w:rPrChange>
        </w:rPr>
        <w:t xml:space="preserve">Comunicación </w:t>
      </w:r>
      <w:bookmarkEnd w:id="8494"/>
    </w:p>
    <w:p w14:paraId="5FAB6B4A" w14:textId="77777777" w:rsidR="00441859" w:rsidRPr="00963ED8" w:rsidRDefault="00DE7F5C">
      <w:pPr>
        <w:spacing w:line="360" w:lineRule="auto"/>
        <w:jc w:val="both"/>
        <w:rPr>
          <w:rFonts w:cs="Times New Roman"/>
          <w:lang w:val="es-CO"/>
          <w:rPrChange w:id="8496" w:author="Massiel Nayibe Moreno Ladino" w:date="2025-01-15T13:00:00Z" w16du:dateUtc="2025-01-15T18:00:00Z">
            <w:rPr>
              <w:rFonts w:cs="Times New Roman"/>
            </w:rPr>
          </w:rPrChange>
        </w:rPr>
      </w:pPr>
      <w:r w:rsidRPr="00963ED8">
        <w:rPr>
          <w:rFonts w:cs="Times New Roman"/>
          <w:lang w:val="es-CO"/>
          <w:rPrChange w:id="8497" w:author="Massiel Nayibe Moreno Ladino" w:date="2025-01-15T13:00:00Z" w16du:dateUtc="2025-01-15T18:00:00Z">
            <w:rPr>
              <w:rFonts w:cs="Times New Roman"/>
            </w:rPr>
          </w:rPrChange>
        </w:rPr>
        <w:t>Si hay una presunta violación, los Afiliados de Compañeros no están autorizados a enviar comunicaciones a los empleados, donantes, participantes del programa u otros sobre el incidente. Debido a lo delicado del tema y a la protección de los datos de los niños, todas las comunicaciones deben ser aprobadas por Recursos Humanos de Compañeros. Esto incluye especialmente, pero no se limita a, comunicaciones con el público en general o los medios de comunicación</w:t>
      </w:r>
      <w:r w:rsidRPr="00963ED8" w:rsidDel="00783C2C">
        <w:rPr>
          <w:rFonts w:cs="Times New Roman"/>
          <w:lang w:val="es-CO"/>
          <w:rPrChange w:id="8498" w:author="Massiel Nayibe Moreno Ladino" w:date="2025-01-15T13:00:00Z" w16du:dateUtc="2025-01-15T18:00:00Z">
            <w:rPr>
              <w:rFonts w:cs="Times New Roman"/>
            </w:rPr>
          </w:rPrChange>
        </w:rPr>
        <w:t xml:space="preserve">. </w:t>
      </w:r>
    </w:p>
    <w:p w14:paraId="4E3FF20A" w14:textId="77777777" w:rsidR="00441859" w:rsidRPr="00963ED8" w:rsidRDefault="00DE7F5C">
      <w:pPr>
        <w:pStyle w:val="Ttulo4"/>
        <w:rPr>
          <w:b w:val="0"/>
          <w:bCs w:val="0"/>
          <w:szCs w:val="26"/>
          <w:lang w:val="es-CO"/>
          <w:rPrChange w:id="8499" w:author="Massiel Nayibe Moreno Ladino" w:date="2025-01-15T13:00:00Z" w16du:dateUtc="2025-01-15T18:00:00Z">
            <w:rPr>
              <w:b w:val="0"/>
              <w:bCs w:val="0"/>
              <w:szCs w:val="26"/>
            </w:rPr>
          </w:rPrChange>
        </w:rPr>
      </w:pPr>
      <w:bookmarkStart w:id="8500" w:name="_Toc71585940"/>
      <w:r w:rsidRPr="00963ED8">
        <w:rPr>
          <w:szCs w:val="26"/>
          <w:lang w:val="es-CO"/>
          <w:rPrChange w:id="8501" w:author="Massiel Nayibe Moreno Ladino" w:date="2025-01-15T13:00:00Z" w16du:dateUtc="2025-01-15T18:00:00Z">
            <w:rPr>
              <w:szCs w:val="26"/>
            </w:rPr>
          </w:rPrChange>
        </w:rPr>
        <w:t>Responsabilidad de la dirección</w:t>
      </w:r>
      <w:bookmarkEnd w:id="8500"/>
    </w:p>
    <w:p w14:paraId="063542A7" w14:textId="77777777" w:rsidR="00441859" w:rsidRPr="00963ED8" w:rsidRDefault="00DE7F5C">
      <w:pPr>
        <w:spacing w:line="360" w:lineRule="auto"/>
        <w:jc w:val="both"/>
        <w:rPr>
          <w:rFonts w:cs="Times New Roman"/>
          <w:lang w:val="es-CO"/>
          <w:rPrChange w:id="8502" w:author="Massiel Nayibe Moreno Ladino" w:date="2025-01-15T13:00:00Z" w16du:dateUtc="2025-01-15T18:00:00Z">
            <w:rPr>
              <w:rFonts w:cs="Times New Roman"/>
            </w:rPr>
          </w:rPrChange>
        </w:rPr>
      </w:pPr>
      <w:r w:rsidRPr="00963ED8">
        <w:rPr>
          <w:rFonts w:cs="Times New Roman"/>
          <w:lang w:val="es-CO"/>
          <w:rPrChange w:id="8503" w:author="Massiel Nayibe Moreno Ladino" w:date="2025-01-15T13:00:00Z" w16du:dateUtc="2025-01-15T18:00:00Z">
            <w:rPr>
              <w:rFonts w:cs="Times New Roman"/>
            </w:rPr>
          </w:rPrChange>
        </w:rPr>
        <w:t>Partners Management se compromete a tomar todas las medidas correctivas apropiadas. Se tomarán medidas disciplinarias, legales o de otro tipo en respuesta a cualquier violación de la Política de Protección de la Infancia contra cualquier persona que haya cometido una violación y/o cualquier persona que supiera de tal violación y no actuara o informara. La dirección de Partners evaluará continuamente los casos de infracción de la Política de Protección de la Infancia para identificar y subsanar las lagunas y/o deficiencias de las políticas, procedimientos y protocolos aplicables.</w:t>
      </w:r>
    </w:p>
    <w:p w14:paraId="13717EA6" w14:textId="77777777" w:rsidR="005E5BD6" w:rsidRPr="00963ED8" w:rsidRDefault="005E5BD6" w:rsidP="005E5BD6">
      <w:pPr>
        <w:spacing w:after="160" w:line="259" w:lineRule="auto"/>
        <w:rPr>
          <w:rFonts w:cs="Times New Roman"/>
          <w:lang w:val="es-CO"/>
          <w:rPrChange w:id="8504" w:author="Massiel Nayibe Moreno Ladino" w:date="2025-01-15T13:00:00Z" w16du:dateUtc="2025-01-15T18:00:00Z">
            <w:rPr>
              <w:rFonts w:cs="Times New Roman"/>
            </w:rPr>
          </w:rPrChange>
        </w:rPr>
      </w:pPr>
      <w:r w:rsidRPr="00963ED8">
        <w:rPr>
          <w:rFonts w:cs="Times New Roman"/>
          <w:lang w:val="es-CO"/>
          <w:rPrChange w:id="8505" w:author="Massiel Nayibe Moreno Ladino" w:date="2025-01-15T13:00:00Z" w16du:dateUtc="2025-01-15T18:00:00Z">
            <w:rPr>
              <w:rFonts w:cs="Times New Roman"/>
            </w:rPr>
          </w:rPrChange>
        </w:rPr>
        <w:br w:type="page"/>
      </w:r>
    </w:p>
    <w:p w14:paraId="444AAC0D" w14:textId="77777777" w:rsidR="00441859" w:rsidRPr="00963ED8" w:rsidRDefault="00DE7F5C">
      <w:pPr>
        <w:pStyle w:val="Ttulo1"/>
        <w:jc w:val="both"/>
        <w:rPr>
          <w:b w:val="0"/>
          <w:bCs w:val="0"/>
          <w:lang w:val="es-CO"/>
          <w:rPrChange w:id="8506" w:author="Massiel Nayibe Moreno Ladino" w:date="2025-01-15T13:00:00Z" w16du:dateUtc="2025-01-15T18:00:00Z">
            <w:rPr>
              <w:b w:val="0"/>
              <w:bCs w:val="0"/>
            </w:rPr>
          </w:rPrChange>
        </w:rPr>
      </w:pPr>
      <w:bookmarkStart w:id="8507" w:name="_Annex_J:_Trafficking"/>
      <w:bookmarkStart w:id="8508" w:name="_Toc184807011"/>
      <w:bookmarkStart w:id="8509" w:name="_Toc185435536"/>
      <w:bookmarkEnd w:id="8507"/>
      <w:r w:rsidRPr="00963ED8">
        <w:rPr>
          <w:rStyle w:val="Ttulo3Car"/>
          <w:b/>
          <w:bCs/>
          <w:lang w:val="es-CO"/>
          <w:rPrChange w:id="8510" w:author="Massiel Nayibe Moreno Ladino" w:date="2025-01-15T13:00:00Z" w16du:dateUtc="2025-01-15T18:00:00Z">
            <w:rPr>
              <w:rStyle w:val="Ttulo3Car"/>
              <w:b/>
              <w:bCs/>
            </w:rPr>
          </w:rPrChange>
        </w:rPr>
        <w:lastRenderedPageBreak/>
        <w:t>Anexo J: Política en materia de trata de personas</w:t>
      </w:r>
      <w:bookmarkEnd w:id="8508"/>
      <w:bookmarkEnd w:id="8509"/>
    </w:p>
    <w:p w14:paraId="7FB74F14" w14:textId="77777777" w:rsidR="00441859" w:rsidRPr="00963ED8" w:rsidRDefault="00DE7F5C">
      <w:pPr>
        <w:pStyle w:val="Ttulo4"/>
        <w:rPr>
          <w:szCs w:val="26"/>
          <w:lang w:val="es-CO"/>
          <w:rPrChange w:id="8511" w:author="Massiel Nayibe Moreno Ladino" w:date="2025-01-15T13:00:00Z" w16du:dateUtc="2025-01-15T18:00:00Z">
            <w:rPr>
              <w:szCs w:val="26"/>
            </w:rPr>
          </w:rPrChange>
        </w:rPr>
      </w:pPr>
      <w:r w:rsidRPr="00963ED8">
        <w:rPr>
          <w:szCs w:val="26"/>
          <w:lang w:val="es-CO"/>
          <w:rPrChange w:id="8512" w:author="Massiel Nayibe Moreno Ladino" w:date="2025-01-15T13:00:00Z" w16du:dateUtc="2025-01-15T18:00:00Z">
            <w:rPr>
              <w:szCs w:val="26"/>
            </w:rPr>
          </w:rPrChange>
        </w:rPr>
        <w:t>Objeto y ámbito de aplicación</w:t>
      </w:r>
    </w:p>
    <w:p w14:paraId="3661A2BC" w14:textId="77777777" w:rsidR="00441859" w:rsidRPr="00963ED8" w:rsidRDefault="00DE7F5C">
      <w:pPr>
        <w:spacing w:line="360" w:lineRule="auto"/>
        <w:jc w:val="both"/>
        <w:rPr>
          <w:rFonts w:cs="Times New Roman"/>
          <w:lang w:val="es-CO"/>
          <w:rPrChange w:id="8513" w:author="Massiel Nayibe Moreno Ladino" w:date="2025-01-15T13:00:00Z" w16du:dateUtc="2025-01-15T18:00:00Z">
            <w:rPr>
              <w:rFonts w:cs="Times New Roman"/>
            </w:rPr>
          </w:rPrChange>
        </w:rPr>
      </w:pPr>
      <w:r w:rsidRPr="00963ED8">
        <w:rPr>
          <w:rFonts w:cs="Times New Roman"/>
          <w:lang w:val="es-CO"/>
          <w:rPrChange w:id="8514" w:author="Massiel Nayibe Moreno Ladino" w:date="2025-01-15T13:00:00Z" w16du:dateUtc="2025-01-15T18:00:00Z">
            <w:rPr>
              <w:rFonts w:cs="Times New Roman"/>
            </w:rPr>
          </w:rPrChange>
        </w:rPr>
        <w:t xml:space="preserve">Esta política se aplica a todos los Afiliados de Compañeros de las Américas (Compañeros), tal como se definen a continuación en el </w:t>
      </w:r>
      <w:r>
        <w:fldChar w:fldCharType="begin"/>
      </w:r>
      <w:r w:rsidRPr="00963ED8">
        <w:rPr>
          <w:lang w:val="es-CO"/>
          <w:rPrChange w:id="8515" w:author="Massiel Nayibe Moreno Ladino" w:date="2025-01-15T13:00:00Z" w16du:dateUtc="2025-01-15T18:00:00Z">
            <w:rPr/>
          </w:rPrChange>
        </w:rPr>
        <w:instrText>HYPERLINK \l "_Toc40479674" \h</w:instrText>
      </w:r>
      <w:r>
        <w:fldChar w:fldCharType="separate"/>
      </w:r>
      <w:r w:rsidRPr="00963ED8">
        <w:rPr>
          <w:rStyle w:val="Hipervnculo"/>
          <w:rFonts w:cs="Times New Roman"/>
          <w:lang w:val="es-CO"/>
          <w:rPrChange w:id="8516" w:author="Massiel Nayibe Moreno Ladino" w:date="2025-01-15T13:00:00Z" w16du:dateUtc="2025-01-15T18:00:00Z">
            <w:rPr>
              <w:rStyle w:val="Hipervnculo"/>
              <w:rFonts w:cs="Times New Roman"/>
            </w:rPr>
          </w:rPrChange>
        </w:rPr>
        <w:t>punto 4. Definiciones.</w:t>
      </w:r>
      <w:r>
        <w:fldChar w:fldCharType="end"/>
      </w:r>
      <w:r w:rsidRPr="00963ED8">
        <w:rPr>
          <w:rFonts w:cs="Times New Roman"/>
          <w:lang w:val="es-CO"/>
          <w:rPrChange w:id="8517" w:author="Massiel Nayibe Moreno Ladino" w:date="2025-01-15T13:00:00Z" w16du:dateUtc="2025-01-15T18:00:00Z">
            <w:rPr>
              <w:rFonts w:cs="Times New Roman"/>
            </w:rPr>
          </w:rPrChange>
        </w:rPr>
        <w:t xml:space="preserve"> 4</w:t>
      </w:r>
      <w:r>
        <w:fldChar w:fldCharType="begin"/>
      </w:r>
      <w:r w:rsidRPr="00963ED8">
        <w:rPr>
          <w:lang w:val="es-CO"/>
          <w:rPrChange w:id="8518" w:author="Massiel Nayibe Moreno Ladino" w:date="2025-01-15T13:00:00Z" w16du:dateUtc="2025-01-15T18:00:00Z">
            <w:rPr/>
          </w:rPrChange>
        </w:rPr>
        <w:instrText>HYPERLINK \l "_Toc40479674" \h</w:instrText>
      </w:r>
      <w:r>
        <w:fldChar w:fldCharType="separate"/>
      </w:r>
      <w:r w:rsidRPr="00963ED8">
        <w:rPr>
          <w:rStyle w:val="Hipervnculo"/>
          <w:rFonts w:cs="Times New Roman"/>
          <w:lang w:val="es-CO"/>
          <w:rPrChange w:id="8519" w:author="Massiel Nayibe Moreno Ladino" w:date="2025-01-15T13:00:00Z" w16du:dateUtc="2025-01-15T18:00:00Z">
            <w:rPr>
              <w:rStyle w:val="Hipervnculo"/>
              <w:rFonts w:cs="Times New Roman"/>
            </w:rPr>
          </w:rPrChange>
        </w:rPr>
        <w:t>. Definiciones</w:t>
      </w:r>
      <w:r>
        <w:fldChar w:fldCharType="end"/>
      </w:r>
      <w:r w:rsidRPr="00963ED8">
        <w:rPr>
          <w:rFonts w:cs="Times New Roman"/>
          <w:lang w:val="es-CO"/>
          <w:rPrChange w:id="8520" w:author="Massiel Nayibe Moreno Ladino" w:date="2025-01-15T13:00:00Z" w16du:dateUtc="2025-01-15T18:00:00Z">
            <w:rPr>
              <w:rFonts w:cs="Times New Roman"/>
            </w:rPr>
          </w:rPrChange>
        </w:rPr>
        <w:t>. Esta política proporciona un marco analítico para asegurar que los programas de Compañeros cumplan con la Ley de Protección a las Víctimas del Tráfico de Personas y de la Violencia de 2000, y sus enmiendas (TVPA). TVPA provee herramientas para combatir el tráfico de personas (TIP) tanto a nivel mundial como doméstico. Partners mantiene una política de tolerancia cero contra el TIP. Compañeros aplicará esta política para asegurar que los riesgos asociados con el TIP sean minimizados en todas las operaciones tanto en los Estados Unidos como en el extranjero. Esta política tiene el propósito de proveer una guía general y cumplir con las regulaciones del Gobierno de los Estados Unidos, los requerimientos de los donantes, y todas las otras leyes locales aplicables. Esta política establece las expectativas que Compañeros, como organización, tiene para asegurar que los Afiliados de Compañeros eviten participar, ser cómplices o beneficiarse de la trata de personas.</w:t>
      </w:r>
    </w:p>
    <w:p w14:paraId="7E1FE03A" w14:textId="77777777" w:rsidR="005E5BD6" w:rsidRPr="00963ED8" w:rsidRDefault="005E5BD6" w:rsidP="005E5BD6">
      <w:pPr>
        <w:spacing w:line="360" w:lineRule="auto"/>
        <w:jc w:val="both"/>
        <w:rPr>
          <w:rFonts w:cs="Times New Roman"/>
          <w:lang w:val="es-CO"/>
          <w:rPrChange w:id="8521" w:author="Massiel Nayibe Moreno Ladino" w:date="2025-01-15T13:00:00Z" w16du:dateUtc="2025-01-15T18:00:00Z">
            <w:rPr>
              <w:rFonts w:cs="Times New Roman"/>
            </w:rPr>
          </w:rPrChange>
        </w:rPr>
      </w:pPr>
    </w:p>
    <w:p w14:paraId="5AACD27F" w14:textId="77777777" w:rsidR="00441859" w:rsidRPr="00963ED8" w:rsidRDefault="00DE7F5C">
      <w:pPr>
        <w:spacing w:line="360" w:lineRule="auto"/>
        <w:jc w:val="both"/>
        <w:rPr>
          <w:rFonts w:cs="Times New Roman"/>
          <w:lang w:val="es-CO"/>
          <w:rPrChange w:id="8522" w:author="Massiel Nayibe Moreno Ladino" w:date="2025-01-15T13:00:00Z" w16du:dateUtc="2025-01-15T18:00:00Z">
            <w:rPr>
              <w:rFonts w:cs="Times New Roman"/>
            </w:rPr>
          </w:rPrChange>
        </w:rPr>
      </w:pPr>
      <w:r w:rsidRPr="00963ED8">
        <w:rPr>
          <w:rFonts w:cs="Times New Roman"/>
          <w:lang w:val="es-CO"/>
          <w:rPrChange w:id="8523" w:author="Massiel Nayibe Moreno Ladino" w:date="2025-01-15T13:00:00Z" w16du:dateUtc="2025-01-15T18:00:00Z">
            <w:rPr>
              <w:rFonts w:cs="Times New Roman"/>
            </w:rPr>
          </w:rPrChange>
        </w:rPr>
        <w:t>Este procedimiento aplica FAR 52.222-50, la disposición obligatoria de M15 Standard Provisions for U.S. Nongovernmental Organizations, y los Management Procedures &amp; Guidelines (MPG) for Cooperative Agreements (Procedimientos y Directrices de Gestión para Acuerdos de Cooperación) del Departamento de Trabajo, que exigen a los ejecutores de contratos y acuerdos de cooperación del Gobierno de EE.UU. que administren políticas y procedimientos para prevenir la trata de seres humanos.</w:t>
      </w:r>
    </w:p>
    <w:p w14:paraId="331447ED" w14:textId="77777777" w:rsidR="00441859" w:rsidRPr="00963ED8" w:rsidRDefault="00DE7F5C">
      <w:pPr>
        <w:pStyle w:val="Ttulo4"/>
        <w:rPr>
          <w:szCs w:val="26"/>
          <w:lang w:val="es-CO"/>
          <w:rPrChange w:id="8524" w:author="Massiel Nayibe Moreno Ladino" w:date="2025-01-15T13:00:00Z" w16du:dateUtc="2025-01-15T18:00:00Z">
            <w:rPr>
              <w:szCs w:val="26"/>
            </w:rPr>
          </w:rPrChange>
        </w:rPr>
      </w:pPr>
      <w:bookmarkStart w:id="8525" w:name="_Toc128482896"/>
      <w:r w:rsidRPr="00963ED8">
        <w:rPr>
          <w:szCs w:val="26"/>
          <w:lang w:val="es-CO"/>
          <w:rPrChange w:id="8526" w:author="Massiel Nayibe Moreno Ladino" w:date="2025-01-15T13:00:00Z" w16du:dateUtc="2025-01-15T18:00:00Z">
            <w:rPr>
              <w:szCs w:val="26"/>
            </w:rPr>
          </w:rPrChange>
        </w:rPr>
        <w:t xml:space="preserve">Cumplimiento y responsabilidad </w:t>
      </w:r>
      <w:bookmarkEnd w:id="8525"/>
    </w:p>
    <w:p w14:paraId="2C181741" w14:textId="77777777" w:rsidR="00441859" w:rsidRPr="00963ED8" w:rsidRDefault="00DE7F5C">
      <w:pPr>
        <w:spacing w:line="360" w:lineRule="auto"/>
        <w:jc w:val="both"/>
        <w:rPr>
          <w:rFonts w:cs="Times New Roman"/>
          <w:lang w:val="es-CO"/>
          <w:rPrChange w:id="8527" w:author="Massiel Nayibe Moreno Ladino" w:date="2025-01-15T13:00:00Z" w16du:dateUtc="2025-01-15T18:00:00Z">
            <w:rPr>
              <w:rFonts w:cs="Times New Roman"/>
            </w:rPr>
          </w:rPrChange>
        </w:rPr>
      </w:pPr>
      <w:r w:rsidRPr="00963ED8">
        <w:rPr>
          <w:rFonts w:cs="Times New Roman"/>
          <w:lang w:val="es-CO"/>
          <w:rPrChange w:id="8528" w:author="Massiel Nayibe Moreno Ladino" w:date="2025-01-15T13:00:00Z" w16du:dateUtc="2025-01-15T18:00:00Z">
            <w:rPr>
              <w:rFonts w:cs="Times New Roman"/>
            </w:rPr>
          </w:rPrChange>
        </w:rPr>
        <w:t>Esta política también se aplica a todos los Socios Afiliados, definidos como:</w:t>
      </w:r>
    </w:p>
    <w:p w14:paraId="3340EF62" w14:textId="77777777" w:rsidR="00441859" w:rsidRPr="00963ED8" w:rsidRDefault="00DE7F5C">
      <w:pPr>
        <w:pStyle w:val="Prrafodelista"/>
        <w:numPr>
          <w:ilvl w:val="0"/>
          <w:numId w:val="123"/>
        </w:numPr>
        <w:spacing w:after="200" w:line="360" w:lineRule="auto"/>
        <w:jc w:val="both"/>
        <w:rPr>
          <w:rFonts w:cs="Times New Roman"/>
          <w:lang w:val="es-CO"/>
          <w:rPrChange w:id="8529" w:author="Massiel Nayibe Moreno Ladino" w:date="2025-01-15T13:00:00Z" w16du:dateUtc="2025-01-15T18:00:00Z">
            <w:rPr>
              <w:rFonts w:cs="Times New Roman"/>
            </w:rPr>
          </w:rPrChange>
        </w:rPr>
      </w:pPr>
      <w:r w:rsidRPr="00963ED8">
        <w:rPr>
          <w:rFonts w:cs="Times New Roman"/>
          <w:lang w:val="es-CO"/>
          <w:rPrChange w:id="8530" w:author="Massiel Nayibe Moreno Ladino" w:date="2025-01-15T13:00:00Z" w16du:dateUtc="2025-01-15T18:00:00Z">
            <w:rPr>
              <w:rFonts w:cs="Times New Roman"/>
            </w:rPr>
          </w:rPrChange>
        </w:rPr>
        <w:t>Todo el personal (a tiempo completo, a tiempo parcial, internacional y nacional) y el contratado a corto plazo (por ejemplo, consultores, facilitadores, mentores, subcontratistas, investigadores, etc.);</w:t>
      </w:r>
    </w:p>
    <w:p w14:paraId="5D2C431D" w14:textId="77777777" w:rsidR="00441859" w:rsidRPr="00963ED8" w:rsidRDefault="00DE7F5C">
      <w:pPr>
        <w:pStyle w:val="Prrafodelista"/>
        <w:numPr>
          <w:ilvl w:val="0"/>
          <w:numId w:val="123"/>
        </w:numPr>
        <w:spacing w:after="200" w:line="360" w:lineRule="auto"/>
        <w:jc w:val="both"/>
        <w:rPr>
          <w:rFonts w:cs="Times New Roman"/>
          <w:lang w:val="es-CO"/>
          <w:rPrChange w:id="8531" w:author="Massiel Nayibe Moreno Ladino" w:date="2025-01-15T13:00:00Z" w16du:dateUtc="2025-01-15T18:00:00Z">
            <w:rPr>
              <w:rFonts w:cs="Times New Roman"/>
            </w:rPr>
          </w:rPrChange>
        </w:rPr>
      </w:pPr>
      <w:r w:rsidRPr="00963ED8">
        <w:rPr>
          <w:rFonts w:cs="Times New Roman"/>
          <w:lang w:val="es-CO"/>
          <w:rPrChange w:id="8532" w:author="Massiel Nayibe Moreno Ladino" w:date="2025-01-15T13:00:00Z" w16du:dateUtc="2025-01-15T18:00:00Z">
            <w:rPr>
              <w:rFonts w:cs="Times New Roman"/>
            </w:rPr>
          </w:rPrChange>
        </w:rPr>
        <w:t>Voluntarios, miembros del consejo de administración, fideicomisarios; y</w:t>
      </w:r>
    </w:p>
    <w:p w14:paraId="06179870" w14:textId="77777777" w:rsidR="00441859" w:rsidRPr="00963ED8" w:rsidRDefault="00DE7F5C">
      <w:pPr>
        <w:pStyle w:val="Prrafodelista"/>
        <w:numPr>
          <w:ilvl w:val="0"/>
          <w:numId w:val="123"/>
        </w:numPr>
        <w:spacing w:after="200" w:line="360" w:lineRule="auto"/>
        <w:jc w:val="both"/>
        <w:rPr>
          <w:rFonts w:cs="Times New Roman"/>
          <w:lang w:val="es-CO"/>
          <w:rPrChange w:id="8533" w:author="Massiel Nayibe Moreno Ladino" w:date="2025-01-15T13:00:00Z" w16du:dateUtc="2025-01-15T18:00:00Z">
            <w:rPr>
              <w:rFonts w:cs="Times New Roman"/>
            </w:rPr>
          </w:rPrChange>
        </w:rPr>
      </w:pPr>
      <w:r w:rsidRPr="00963ED8">
        <w:rPr>
          <w:rFonts w:cs="Times New Roman"/>
          <w:lang w:val="es-CO"/>
          <w:rPrChange w:id="8534" w:author="Massiel Nayibe Moreno Ladino" w:date="2025-01-15T13:00:00Z" w16du:dateUtc="2025-01-15T18:00:00Z">
            <w:rPr>
              <w:rFonts w:cs="Times New Roman"/>
            </w:rPr>
          </w:rPrChange>
        </w:rPr>
        <w:t>Organizaciones asociadas que mantienen una relación formal/contractual con los socios .</w:t>
      </w:r>
    </w:p>
    <w:p w14:paraId="523FBF8D" w14:textId="77777777" w:rsidR="00441859" w:rsidRPr="00963ED8" w:rsidRDefault="00DE7F5C">
      <w:pPr>
        <w:spacing w:line="360" w:lineRule="auto"/>
        <w:jc w:val="both"/>
        <w:rPr>
          <w:rFonts w:cs="Times New Roman"/>
          <w:lang w:val="es-CO"/>
          <w:rPrChange w:id="8535" w:author="Massiel Nayibe Moreno Ladino" w:date="2025-01-15T13:00:00Z" w16du:dateUtc="2025-01-15T18:00:00Z">
            <w:rPr>
              <w:rFonts w:cs="Times New Roman"/>
            </w:rPr>
          </w:rPrChange>
        </w:rPr>
      </w:pPr>
      <w:r w:rsidRPr="00963ED8">
        <w:rPr>
          <w:rFonts w:cs="Times New Roman"/>
          <w:lang w:val="es-CO"/>
          <w:rPrChange w:id="8536" w:author="Massiel Nayibe Moreno Ladino" w:date="2025-01-15T13:00:00Z" w16du:dateUtc="2025-01-15T18:00:00Z">
            <w:rPr>
              <w:rFonts w:cs="Times New Roman"/>
            </w:rPr>
          </w:rPrChange>
        </w:rPr>
        <w:lastRenderedPageBreak/>
        <w:t>Los Directores Senior de la oficina central y el Jefe de Grupo (COP)/Director de Proyecto (PD) de la oficina local son responsables de garantizar la adaptación, la implementación y el seguimiento del plan de cumplimiento de la Ley contra la Trata de Personas (TIP). El COP/PD también es responsable de certificar anualmente el plan de cumplimiento de la TIP en la fecha de aniversario del contrato/acuerdo.</w:t>
      </w:r>
    </w:p>
    <w:p w14:paraId="72A46D45" w14:textId="77777777" w:rsidR="00441859" w:rsidRPr="00963ED8" w:rsidRDefault="00DE7F5C">
      <w:pPr>
        <w:pStyle w:val="Ttulo4"/>
        <w:rPr>
          <w:szCs w:val="26"/>
          <w:lang w:val="es-CO"/>
          <w:rPrChange w:id="8537" w:author="Massiel Nayibe Moreno Ladino" w:date="2025-01-15T13:00:00Z" w16du:dateUtc="2025-01-15T18:00:00Z">
            <w:rPr>
              <w:szCs w:val="26"/>
            </w:rPr>
          </w:rPrChange>
        </w:rPr>
      </w:pPr>
      <w:bookmarkStart w:id="8538" w:name="_Toc128482897"/>
      <w:r w:rsidRPr="00963ED8">
        <w:rPr>
          <w:szCs w:val="26"/>
          <w:lang w:val="es-CO"/>
          <w:rPrChange w:id="8539" w:author="Massiel Nayibe Moreno Ladino" w:date="2025-01-15T13:00:00Z" w16du:dateUtc="2025-01-15T18:00:00Z">
            <w:rPr>
              <w:szCs w:val="26"/>
            </w:rPr>
          </w:rPrChange>
        </w:rPr>
        <w:t xml:space="preserve">Orden de precedencia </w:t>
      </w:r>
      <w:bookmarkEnd w:id="8538"/>
    </w:p>
    <w:p w14:paraId="2900E33C" w14:textId="77777777" w:rsidR="00441859" w:rsidRPr="00963ED8" w:rsidRDefault="00DE7F5C">
      <w:pPr>
        <w:spacing w:line="360" w:lineRule="auto"/>
        <w:jc w:val="both"/>
        <w:rPr>
          <w:rFonts w:cs="Times New Roman"/>
          <w:lang w:val="es-CO"/>
          <w:rPrChange w:id="8540" w:author="Massiel Nayibe Moreno Ladino" w:date="2025-01-15T13:00:00Z" w16du:dateUtc="2025-01-15T18:00:00Z">
            <w:rPr>
              <w:rFonts w:cs="Times New Roman"/>
            </w:rPr>
          </w:rPrChange>
        </w:rPr>
      </w:pPr>
      <w:r w:rsidRPr="00963ED8">
        <w:rPr>
          <w:rFonts w:cs="Times New Roman"/>
          <w:lang w:val="es-CO"/>
          <w:rPrChange w:id="8541" w:author="Massiel Nayibe Moreno Ladino" w:date="2025-01-15T13:00:00Z" w16du:dateUtc="2025-01-15T18:00:00Z">
            <w:rPr>
              <w:rFonts w:cs="Times New Roman"/>
            </w:rPr>
          </w:rPrChange>
        </w:rPr>
        <w:t>Si se produce algún conflicto entre esta política y los requisitos de los donantes, la cuestión se resolverá dando prioridad en el orden siguiente:</w:t>
      </w:r>
    </w:p>
    <w:p w14:paraId="221A2F51" w14:textId="77777777" w:rsidR="00441859" w:rsidRPr="00963ED8" w:rsidRDefault="00DE7F5C">
      <w:pPr>
        <w:pStyle w:val="Prrafodelista"/>
        <w:numPr>
          <w:ilvl w:val="0"/>
          <w:numId w:val="157"/>
        </w:numPr>
        <w:spacing w:after="200" w:line="360" w:lineRule="auto"/>
        <w:jc w:val="both"/>
        <w:rPr>
          <w:rFonts w:cs="Times New Roman"/>
          <w:lang w:val="es-CO"/>
          <w:rPrChange w:id="8542" w:author="Massiel Nayibe Moreno Ladino" w:date="2025-01-15T13:00:00Z" w16du:dateUtc="2025-01-15T18:00:00Z">
            <w:rPr>
              <w:rFonts w:cs="Times New Roman"/>
            </w:rPr>
          </w:rPrChange>
        </w:rPr>
      </w:pPr>
      <w:r w:rsidRPr="00963ED8">
        <w:rPr>
          <w:rFonts w:cs="Times New Roman"/>
          <w:lang w:val="es-CO"/>
          <w:rPrChange w:id="8543" w:author="Massiel Nayibe Moreno Ladino" w:date="2025-01-15T13:00:00Z" w16du:dateUtc="2025-01-15T18:00:00Z">
            <w:rPr>
              <w:rFonts w:cs="Times New Roman"/>
            </w:rPr>
          </w:rPrChange>
        </w:rPr>
        <w:t>Requisitos según el donante (si el afiliado de Partners trabaja en un proyecto financiado por el Gobierno de EE.UU.)</w:t>
      </w:r>
    </w:p>
    <w:p w14:paraId="61960AF1" w14:textId="77777777" w:rsidR="00441859" w:rsidRDefault="00DE7F5C">
      <w:pPr>
        <w:pStyle w:val="Prrafodelista"/>
        <w:numPr>
          <w:ilvl w:val="0"/>
          <w:numId w:val="157"/>
        </w:numPr>
        <w:spacing w:after="200" w:line="360" w:lineRule="auto"/>
        <w:jc w:val="both"/>
        <w:rPr>
          <w:rFonts w:cs="Times New Roman"/>
        </w:rPr>
      </w:pPr>
      <w:r w:rsidRPr="000A73E8">
        <w:rPr>
          <w:rFonts w:cs="Times New Roman"/>
        </w:rPr>
        <w:t>Política TIP de los socios</w:t>
      </w:r>
    </w:p>
    <w:p w14:paraId="542EBB8E" w14:textId="77777777" w:rsidR="00441859" w:rsidRDefault="00DE7F5C">
      <w:pPr>
        <w:pStyle w:val="Ttulo4"/>
        <w:rPr>
          <w:rStyle w:val="Ttulo3Car"/>
          <w:b/>
          <w:bCs/>
        </w:rPr>
      </w:pPr>
      <w:bookmarkStart w:id="8544" w:name="_Toc128482898"/>
      <w:r w:rsidRPr="0064793A">
        <w:rPr>
          <w:szCs w:val="26"/>
        </w:rPr>
        <w:t>Definiciones</w:t>
      </w:r>
      <w:bookmarkEnd w:id="8544"/>
    </w:p>
    <w:p w14:paraId="1FDE2808" w14:textId="77777777" w:rsidR="00441859" w:rsidRPr="00963ED8" w:rsidRDefault="00DE7F5C">
      <w:pPr>
        <w:spacing w:line="360" w:lineRule="auto"/>
        <w:jc w:val="both"/>
        <w:rPr>
          <w:rFonts w:cs="Times New Roman"/>
          <w:lang w:val="es-CO"/>
          <w:rPrChange w:id="8545" w:author="Massiel Nayibe Moreno Ladino" w:date="2025-01-15T13:00:00Z" w16du:dateUtc="2025-01-15T18:00:00Z">
            <w:rPr>
              <w:rFonts w:cs="Times New Roman"/>
            </w:rPr>
          </w:rPrChange>
        </w:rPr>
      </w:pPr>
      <w:r w:rsidRPr="00963ED8">
        <w:rPr>
          <w:rFonts w:cs="Times New Roman"/>
          <w:lang w:val="es-CO"/>
          <w:rPrChange w:id="8546" w:author="Massiel Nayibe Moreno Ladino" w:date="2025-01-15T13:00:00Z" w16du:dateUtc="2025-01-15T18:00:00Z">
            <w:rPr>
              <w:rFonts w:cs="Times New Roman"/>
            </w:rPr>
          </w:rPrChange>
        </w:rPr>
        <w:t>A efectos de esta política, Compañeros utiliza la TVPA y la Oficina de Vigilancia y Lucha contra la Trata de Personas del Departamento de Estado de EE.UU. para definir los siguientes términos:</w:t>
      </w:r>
    </w:p>
    <w:p w14:paraId="28B26E89" w14:textId="77777777" w:rsidR="00441859" w:rsidRPr="00963ED8" w:rsidRDefault="00DE7F5C">
      <w:pPr>
        <w:pStyle w:val="Prrafodelista"/>
        <w:numPr>
          <w:ilvl w:val="0"/>
          <w:numId w:val="153"/>
        </w:numPr>
        <w:spacing w:after="200" w:line="360" w:lineRule="auto"/>
        <w:jc w:val="both"/>
        <w:rPr>
          <w:rFonts w:cs="Times New Roman"/>
          <w:lang w:val="es-CO"/>
          <w:rPrChange w:id="8547" w:author="Massiel Nayibe Moreno Ladino" w:date="2025-01-15T13:00:00Z" w16du:dateUtc="2025-01-15T18:00:00Z">
            <w:rPr>
              <w:rFonts w:cs="Times New Roman"/>
            </w:rPr>
          </w:rPrChange>
        </w:rPr>
      </w:pPr>
      <w:r w:rsidRPr="00963ED8">
        <w:rPr>
          <w:rFonts w:cs="Times New Roman"/>
          <w:b/>
          <w:bCs/>
          <w:lang w:val="es-CO"/>
          <w:rPrChange w:id="8548" w:author="Massiel Nayibe Moreno Ladino" w:date="2025-01-15T13:00:00Z" w16du:dateUtc="2025-01-15T18:00:00Z">
            <w:rPr>
              <w:rFonts w:cs="Times New Roman"/>
              <w:b/>
              <w:bCs/>
            </w:rPr>
          </w:rPrChange>
        </w:rPr>
        <w:t>Afiliado de Compañeros</w:t>
      </w:r>
      <w:r w:rsidRPr="00963ED8">
        <w:rPr>
          <w:rFonts w:cs="Times New Roman"/>
          <w:lang w:val="es-CO"/>
          <w:rPrChange w:id="8549" w:author="Massiel Nayibe Moreno Ladino" w:date="2025-01-15T13:00:00Z" w16du:dateUtc="2025-01-15T18:00:00Z">
            <w:rPr>
              <w:rFonts w:cs="Times New Roman"/>
            </w:rPr>
          </w:rPrChange>
        </w:rPr>
        <w:t xml:space="preserve">: Cualquier empleado, no empleado, miembros de la Junta Directiva, individuos de una organización socia con una relación contractual con Compañeros, o miembros de la red de Compañeros, incluyendo pero no limitado a consultores, voluntarios, y miembros de Capítulos, implementando programas en nombre de Compañeros HQ. </w:t>
      </w:r>
    </w:p>
    <w:p w14:paraId="30612FC2" w14:textId="77777777" w:rsidR="005E5BD6" w:rsidRPr="00963ED8" w:rsidRDefault="005E5BD6" w:rsidP="005E5BD6">
      <w:pPr>
        <w:pStyle w:val="Prrafodelista"/>
        <w:spacing w:line="360" w:lineRule="auto"/>
        <w:ind w:left="360"/>
        <w:jc w:val="both"/>
        <w:rPr>
          <w:rFonts w:cs="Times New Roman"/>
          <w:lang w:val="es-CO"/>
          <w:rPrChange w:id="8550" w:author="Massiel Nayibe Moreno Ladino" w:date="2025-01-15T13:00:00Z" w16du:dateUtc="2025-01-15T18:00:00Z">
            <w:rPr>
              <w:rFonts w:cs="Times New Roman"/>
            </w:rPr>
          </w:rPrChange>
        </w:rPr>
      </w:pPr>
    </w:p>
    <w:p w14:paraId="60473703" w14:textId="77777777" w:rsidR="00441859" w:rsidRPr="00963ED8" w:rsidRDefault="00DE7F5C">
      <w:pPr>
        <w:pStyle w:val="Prrafodelista"/>
        <w:numPr>
          <w:ilvl w:val="0"/>
          <w:numId w:val="153"/>
        </w:numPr>
        <w:spacing w:after="200" w:line="360" w:lineRule="auto"/>
        <w:jc w:val="both"/>
        <w:rPr>
          <w:rFonts w:cs="Times New Roman"/>
          <w:lang w:val="es-CO"/>
          <w:rPrChange w:id="8551" w:author="Massiel Nayibe Moreno Ladino" w:date="2025-01-15T13:00:00Z" w16du:dateUtc="2025-01-15T18:00:00Z">
            <w:rPr>
              <w:rFonts w:cs="Times New Roman"/>
            </w:rPr>
          </w:rPrChange>
        </w:rPr>
      </w:pPr>
      <w:r w:rsidRPr="00963ED8">
        <w:rPr>
          <w:rFonts w:cs="Times New Roman"/>
          <w:b/>
          <w:bCs/>
          <w:lang w:val="es-CO"/>
          <w:rPrChange w:id="8552" w:author="Massiel Nayibe Moreno Ladino" w:date="2025-01-15T13:00:00Z" w16du:dateUtc="2025-01-15T18:00:00Z">
            <w:rPr>
              <w:rFonts w:cs="Times New Roman"/>
              <w:b/>
              <w:bCs/>
            </w:rPr>
          </w:rPrChange>
        </w:rPr>
        <w:t xml:space="preserve">Trabajo en régimen de servidumbre o servidumbre por deudas: </w:t>
      </w:r>
      <w:r w:rsidRPr="00963ED8">
        <w:rPr>
          <w:rFonts w:cs="Times New Roman"/>
          <w:lang w:val="es-CO"/>
          <w:rPrChange w:id="8553" w:author="Massiel Nayibe Moreno Ladino" w:date="2025-01-15T13:00:00Z" w16du:dateUtc="2025-01-15T18:00:00Z">
            <w:rPr>
              <w:rFonts w:cs="Times New Roman"/>
            </w:rPr>
          </w:rPrChange>
        </w:rPr>
        <w:t>Situación o condición de un deudor derivada de la pignoración por el deudor de sus servicios personales o de los de una persona bajo su control como garantía de una deuda si el valor de dichos servicios, evaluado razonablemente, no se aplica a la liquidación de la deuda o la duración y naturaleza de dichos servicios no están respectivamente limitadas y definidas.</w:t>
      </w:r>
    </w:p>
    <w:p w14:paraId="7B8B4411" w14:textId="77777777" w:rsidR="005E5BD6" w:rsidRPr="00963ED8" w:rsidRDefault="005E5BD6" w:rsidP="005E5BD6">
      <w:pPr>
        <w:pStyle w:val="Prrafodelista"/>
        <w:spacing w:line="360" w:lineRule="auto"/>
        <w:jc w:val="both"/>
        <w:rPr>
          <w:rFonts w:cs="Times New Roman"/>
          <w:b/>
          <w:bCs/>
          <w:lang w:val="es-CO"/>
          <w:rPrChange w:id="8554" w:author="Massiel Nayibe Moreno Ladino" w:date="2025-01-15T13:00:00Z" w16du:dateUtc="2025-01-15T18:00:00Z">
            <w:rPr>
              <w:rFonts w:cs="Times New Roman"/>
              <w:b/>
              <w:bCs/>
            </w:rPr>
          </w:rPrChange>
        </w:rPr>
      </w:pPr>
    </w:p>
    <w:p w14:paraId="2716659A" w14:textId="77777777" w:rsidR="00441859" w:rsidRPr="00963ED8" w:rsidRDefault="00DE7F5C">
      <w:pPr>
        <w:pStyle w:val="Prrafodelista"/>
        <w:numPr>
          <w:ilvl w:val="0"/>
          <w:numId w:val="153"/>
        </w:numPr>
        <w:spacing w:after="200" w:line="360" w:lineRule="auto"/>
        <w:jc w:val="both"/>
        <w:rPr>
          <w:rFonts w:cs="Times New Roman"/>
          <w:lang w:val="es-CO"/>
          <w:rPrChange w:id="8555" w:author="Massiel Nayibe Moreno Ladino" w:date="2025-01-15T13:00:00Z" w16du:dateUtc="2025-01-15T18:00:00Z">
            <w:rPr>
              <w:rFonts w:cs="Times New Roman"/>
            </w:rPr>
          </w:rPrChange>
        </w:rPr>
      </w:pPr>
      <w:r w:rsidRPr="00963ED8">
        <w:rPr>
          <w:rFonts w:cs="Times New Roman"/>
          <w:b/>
          <w:bCs/>
          <w:lang w:val="es-CO"/>
          <w:rPrChange w:id="8556" w:author="Massiel Nayibe Moreno Ladino" w:date="2025-01-15T13:00:00Z" w16du:dateUtc="2025-01-15T18:00:00Z">
            <w:rPr>
              <w:rFonts w:cs="Times New Roman"/>
              <w:b/>
              <w:bCs/>
            </w:rPr>
          </w:rPrChange>
        </w:rPr>
        <w:t>Niño o "niños":</w:t>
      </w:r>
      <w:r w:rsidRPr="00963ED8">
        <w:rPr>
          <w:rFonts w:cs="Times New Roman"/>
          <w:lang w:val="es-CO"/>
          <w:rPrChange w:id="8557" w:author="Massiel Nayibe Moreno Ladino" w:date="2025-01-15T13:00:00Z" w16du:dateUtc="2025-01-15T18:00:00Z">
            <w:rPr>
              <w:rFonts w:cs="Times New Roman"/>
            </w:rPr>
          </w:rPrChange>
        </w:rPr>
        <w:t xml:space="preserve"> Se entiende por niño o niños las personas que no han cumplido los 18 años de edad, independientemente de las definiciones de cada país sobre cuándo un niño alcanza la mayoría de edad.</w:t>
      </w:r>
    </w:p>
    <w:p w14:paraId="4946FB51" w14:textId="77777777" w:rsidR="005E5BD6" w:rsidRPr="00963ED8" w:rsidRDefault="005E5BD6" w:rsidP="005E5BD6">
      <w:pPr>
        <w:pStyle w:val="Prrafodelista"/>
        <w:spacing w:line="360" w:lineRule="auto"/>
        <w:jc w:val="both"/>
        <w:rPr>
          <w:rFonts w:cs="Times New Roman"/>
          <w:b/>
          <w:bCs/>
          <w:lang w:val="es-CO"/>
          <w:rPrChange w:id="8558" w:author="Massiel Nayibe Moreno Ladino" w:date="2025-01-15T13:00:00Z" w16du:dateUtc="2025-01-15T18:00:00Z">
            <w:rPr>
              <w:rFonts w:cs="Times New Roman"/>
              <w:b/>
              <w:bCs/>
            </w:rPr>
          </w:rPrChange>
        </w:rPr>
      </w:pPr>
    </w:p>
    <w:p w14:paraId="214493EC" w14:textId="77777777" w:rsidR="00441859" w:rsidRPr="00963ED8" w:rsidRDefault="00DE7F5C">
      <w:pPr>
        <w:pStyle w:val="Prrafodelista"/>
        <w:numPr>
          <w:ilvl w:val="0"/>
          <w:numId w:val="153"/>
        </w:numPr>
        <w:spacing w:after="200" w:line="360" w:lineRule="auto"/>
        <w:jc w:val="both"/>
        <w:rPr>
          <w:rFonts w:cs="Times New Roman"/>
          <w:lang w:val="es-CO"/>
          <w:rPrChange w:id="8559" w:author="Massiel Nayibe Moreno Ladino" w:date="2025-01-15T13:00:00Z" w16du:dateUtc="2025-01-15T18:00:00Z">
            <w:rPr>
              <w:rFonts w:cs="Times New Roman"/>
            </w:rPr>
          </w:rPrChange>
        </w:rPr>
      </w:pPr>
      <w:r w:rsidRPr="00963ED8">
        <w:rPr>
          <w:rFonts w:cs="Times New Roman"/>
          <w:b/>
          <w:bCs/>
          <w:lang w:val="es-CO"/>
          <w:rPrChange w:id="8560" w:author="Massiel Nayibe Moreno Ladino" w:date="2025-01-15T13:00:00Z" w16du:dateUtc="2025-01-15T18:00:00Z">
            <w:rPr>
              <w:rFonts w:cs="Times New Roman"/>
              <w:b/>
              <w:bCs/>
            </w:rPr>
          </w:rPrChange>
        </w:rPr>
        <w:lastRenderedPageBreak/>
        <w:t xml:space="preserve">Tráfico sexual de menores: </w:t>
      </w:r>
      <w:r w:rsidRPr="00963ED8">
        <w:rPr>
          <w:rFonts w:cs="Times New Roman"/>
          <w:lang w:val="es-CO"/>
          <w:rPrChange w:id="8561" w:author="Massiel Nayibe Moreno Ladino" w:date="2025-01-15T13:00:00Z" w16du:dateUtc="2025-01-15T18:00:00Z">
            <w:rPr>
              <w:rFonts w:cs="Times New Roman"/>
            </w:rPr>
          </w:rPrChange>
        </w:rPr>
        <w:t>Cualquier niño (menor de 18 años) que haya sido reclutado, seducido, albergado, transportado, proporcionado, obtenido, anunciado, mantenido, patrocinado o solicitado para participar en un acto sexual comercial es una víctima de la trata de seres humanos, independientemente de si se utiliza o no la fuerza, el fraude o la coacción. La utilización de niños en el comercio sexual está prohibida tanto por la legislación estadounidense como por la de la mayoría de los países del mundo.</w:t>
      </w:r>
    </w:p>
    <w:p w14:paraId="5DE85CB1" w14:textId="77777777" w:rsidR="005E5BD6" w:rsidRPr="00963ED8" w:rsidRDefault="005E5BD6" w:rsidP="005E5BD6">
      <w:pPr>
        <w:pStyle w:val="Prrafodelista"/>
        <w:spacing w:line="360" w:lineRule="auto"/>
        <w:jc w:val="both"/>
        <w:rPr>
          <w:rFonts w:cs="Times New Roman"/>
          <w:b/>
          <w:lang w:val="es-CO"/>
          <w:rPrChange w:id="8562" w:author="Massiel Nayibe Moreno Ladino" w:date="2025-01-15T13:00:00Z" w16du:dateUtc="2025-01-15T18:00:00Z">
            <w:rPr>
              <w:rFonts w:cs="Times New Roman"/>
              <w:b/>
            </w:rPr>
          </w:rPrChange>
        </w:rPr>
      </w:pPr>
    </w:p>
    <w:p w14:paraId="5EEB8971" w14:textId="77777777" w:rsidR="00441859" w:rsidRPr="00963ED8" w:rsidRDefault="00DE7F5C">
      <w:pPr>
        <w:pStyle w:val="Prrafodelista"/>
        <w:numPr>
          <w:ilvl w:val="0"/>
          <w:numId w:val="153"/>
        </w:numPr>
        <w:spacing w:after="200" w:line="360" w:lineRule="auto"/>
        <w:jc w:val="both"/>
        <w:rPr>
          <w:rFonts w:cs="Times New Roman"/>
          <w:lang w:val="es-CO"/>
          <w:rPrChange w:id="8563" w:author="Massiel Nayibe Moreno Ladino" w:date="2025-01-15T13:00:00Z" w16du:dateUtc="2025-01-15T18:00:00Z">
            <w:rPr>
              <w:rFonts w:cs="Times New Roman"/>
            </w:rPr>
          </w:rPrChange>
        </w:rPr>
      </w:pPr>
      <w:r w:rsidRPr="00963ED8">
        <w:rPr>
          <w:rFonts w:cs="Times New Roman"/>
          <w:b/>
          <w:bCs/>
          <w:lang w:val="es-CO"/>
          <w:rPrChange w:id="8564" w:author="Massiel Nayibe Moreno Ladino" w:date="2025-01-15T13:00:00Z" w16du:dateUtc="2025-01-15T18:00:00Z">
            <w:rPr>
              <w:rFonts w:cs="Times New Roman"/>
              <w:b/>
              <w:bCs/>
            </w:rPr>
          </w:rPrChange>
        </w:rPr>
        <w:t>Denunciante</w:t>
      </w:r>
      <w:r w:rsidRPr="00963ED8">
        <w:rPr>
          <w:rFonts w:cs="Times New Roman"/>
          <w:lang w:val="es-CO"/>
          <w:rPrChange w:id="8565" w:author="Massiel Nayibe Moreno Ladino" w:date="2025-01-15T13:00:00Z" w16du:dateUtc="2025-01-15T18:00:00Z">
            <w:rPr>
              <w:rFonts w:cs="Times New Roman"/>
            </w:rPr>
          </w:rPrChange>
        </w:rPr>
        <w:t>: La persona que denuncia (o "presenta una queja" sobre) el TIP. Puede ser la víctima u otra persona que tenga conocimiento de la irregularidad.</w:t>
      </w:r>
    </w:p>
    <w:p w14:paraId="3F634B91" w14:textId="77777777" w:rsidR="005E5BD6" w:rsidRPr="00963ED8" w:rsidRDefault="005E5BD6" w:rsidP="005E5BD6">
      <w:pPr>
        <w:pStyle w:val="Prrafodelista"/>
        <w:spacing w:line="360" w:lineRule="auto"/>
        <w:jc w:val="both"/>
        <w:rPr>
          <w:rFonts w:cs="Times New Roman"/>
          <w:b/>
          <w:lang w:val="es-CO"/>
          <w:rPrChange w:id="8566" w:author="Massiel Nayibe Moreno Ladino" w:date="2025-01-15T13:00:00Z" w16du:dateUtc="2025-01-15T18:00:00Z">
            <w:rPr>
              <w:rFonts w:cs="Times New Roman"/>
              <w:b/>
            </w:rPr>
          </w:rPrChange>
        </w:rPr>
      </w:pPr>
    </w:p>
    <w:p w14:paraId="0D04A38C" w14:textId="77777777" w:rsidR="00441859" w:rsidRPr="00963ED8" w:rsidRDefault="00DE7F5C">
      <w:pPr>
        <w:pStyle w:val="Prrafodelista"/>
        <w:numPr>
          <w:ilvl w:val="0"/>
          <w:numId w:val="153"/>
        </w:numPr>
        <w:spacing w:after="200" w:line="360" w:lineRule="auto"/>
        <w:jc w:val="both"/>
        <w:rPr>
          <w:rFonts w:cs="Times New Roman"/>
          <w:lang w:val="es-CO"/>
          <w:rPrChange w:id="8567" w:author="Massiel Nayibe Moreno Ladino" w:date="2025-01-15T13:00:00Z" w16du:dateUtc="2025-01-15T18:00:00Z">
            <w:rPr>
              <w:rFonts w:cs="Times New Roman"/>
            </w:rPr>
          </w:rPrChange>
        </w:rPr>
      </w:pPr>
      <w:r w:rsidRPr="00963ED8">
        <w:rPr>
          <w:rFonts w:cs="Times New Roman"/>
          <w:b/>
          <w:bCs/>
          <w:lang w:val="es-CO"/>
          <w:rPrChange w:id="8568" w:author="Massiel Nayibe Moreno Ladino" w:date="2025-01-15T13:00:00Z" w16du:dateUtc="2025-01-15T18:00:00Z">
            <w:rPr>
              <w:rFonts w:cs="Times New Roman"/>
              <w:b/>
              <w:bCs/>
            </w:rPr>
          </w:rPrChange>
        </w:rPr>
        <w:t>Denuncia</w:t>
      </w:r>
      <w:r w:rsidRPr="00963ED8">
        <w:rPr>
          <w:rFonts w:cs="Times New Roman"/>
          <w:lang w:val="es-CO"/>
          <w:rPrChange w:id="8569" w:author="Massiel Nayibe Moreno Ladino" w:date="2025-01-15T13:00:00Z" w16du:dateUtc="2025-01-15T18:00:00Z">
            <w:rPr>
              <w:rFonts w:cs="Times New Roman"/>
            </w:rPr>
          </w:rPrChange>
        </w:rPr>
        <w:t>: La denuncia de un incidente de TIP.</w:t>
      </w:r>
    </w:p>
    <w:p w14:paraId="1DC445BE" w14:textId="77777777" w:rsidR="005E5BD6" w:rsidRPr="00963ED8" w:rsidRDefault="005E5BD6" w:rsidP="005E5BD6">
      <w:pPr>
        <w:pStyle w:val="Prrafodelista"/>
        <w:spacing w:line="360" w:lineRule="auto"/>
        <w:jc w:val="both"/>
        <w:rPr>
          <w:rFonts w:cs="Times New Roman"/>
          <w:b/>
          <w:bCs/>
          <w:lang w:val="es-CO"/>
          <w:rPrChange w:id="8570" w:author="Massiel Nayibe Moreno Ladino" w:date="2025-01-15T13:00:00Z" w16du:dateUtc="2025-01-15T18:00:00Z">
            <w:rPr>
              <w:rFonts w:cs="Times New Roman"/>
              <w:b/>
              <w:bCs/>
            </w:rPr>
          </w:rPrChange>
        </w:rPr>
      </w:pPr>
    </w:p>
    <w:p w14:paraId="0602F021" w14:textId="77777777" w:rsidR="00441859" w:rsidRPr="00963ED8" w:rsidRDefault="00DE7F5C">
      <w:pPr>
        <w:pStyle w:val="Prrafodelista"/>
        <w:numPr>
          <w:ilvl w:val="0"/>
          <w:numId w:val="153"/>
        </w:numPr>
        <w:spacing w:after="200" w:line="360" w:lineRule="auto"/>
        <w:jc w:val="both"/>
        <w:rPr>
          <w:rFonts w:cs="Times New Roman"/>
          <w:lang w:val="es-CO"/>
          <w:rPrChange w:id="8571" w:author="Massiel Nayibe Moreno Ladino" w:date="2025-01-15T13:00:00Z" w16du:dateUtc="2025-01-15T18:00:00Z">
            <w:rPr>
              <w:rFonts w:cs="Times New Roman"/>
            </w:rPr>
          </w:rPrChange>
        </w:rPr>
      </w:pPr>
      <w:r w:rsidRPr="00963ED8">
        <w:rPr>
          <w:rFonts w:cs="Times New Roman"/>
          <w:b/>
          <w:bCs/>
          <w:lang w:val="es-CO"/>
          <w:rPrChange w:id="8572" w:author="Massiel Nayibe Moreno Ladino" w:date="2025-01-15T13:00:00Z" w16du:dateUtc="2025-01-15T18:00:00Z">
            <w:rPr>
              <w:rFonts w:cs="Times New Roman"/>
              <w:b/>
              <w:bCs/>
            </w:rPr>
          </w:rPrChange>
        </w:rPr>
        <w:t>Procedimiento de denuncia</w:t>
      </w:r>
      <w:r w:rsidRPr="00963ED8">
        <w:rPr>
          <w:rFonts w:cs="Times New Roman"/>
          <w:lang w:val="es-CO"/>
          <w:rPrChange w:id="8573" w:author="Massiel Nayibe Moreno Ladino" w:date="2025-01-15T13:00:00Z" w16du:dateUtc="2025-01-15T18:00:00Z">
            <w:rPr>
              <w:rFonts w:cs="Times New Roman"/>
            </w:rPr>
          </w:rPrChange>
        </w:rPr>
        <w:t>: Marco que describe el curso de acción para recibir y procesar las denuncias de TIP. Incluye los sistemas de tramitación de denuncias dentro de una organización.</w:t>
      </w:r>
    </w:p>
    <w:p w14:paraId="5B5C92FC" w14:textId="77777777" w:rsidR="005E5BD6" w:rsidRPr="00963ED8" w:rsidRDefault="005E5BD6" w:rsidP="005E5BD6">
      <w:pPr>
        <w:pStyle w:val="Prrafodelista"/>
        <w:spacing w:line="360" w:lineRule="auto"/>
        <w:jc w:val="both"/>
        <w:rPr>
          <w:rFonts w:cs="Times New Roman"/>
          <w:b/>
          <w:bCs/>
          <w:lang w:val="es-CO"/>
          <w:rPrChange w:id="8574" w:author="Massiel Nayibe Moreno Ladino" w:date="2025-01-15T13:00:00Z" w16du:dateUtc="2025-01-15T18:00:00Z">
            <w:rPr>
              <w:rFonts w:cs="Times New Roman"/>
              <w:b/>
              <w:bCs/>
            </w:rPr>
          </w:rPrChange>
        </w:rPr>
      </w:pPr>
    </w:p>
    <w:p w14:paraId="39C2D34B" w14:textId="77777777" w:rsidR="00441859" w:rsidRPr="00963ED8" w:rsidRDefault="00DE7F5C">
      <w:pPr>
        <w:pStyle w:val="Prrafodelista"/>
        <w:numPr>
          <w:ilvl w:val="0"/>
          <w:numId w:val="153"/>
        </w:numPr>
        <w:spacing w:after="200" w:line="360" w:lineRule="auto"/>
        <w:jc w:val="both"/>
        <w:rPr>
          <w:rFonts w:cs="Times New Roman"/>
          <w:lang w:val="es-CO"/>
          <w:rPrChange w:id="8575" w:author="Massiel Nayibe Moreno Ladino" w:date="2025-01-15T13:00:00Z" w16du:dateUtc="2025-01-15T18:00:00Z">
            <w:rPr>
              <w:rFonts w:cs="Times New Roman"/>
            </w:rPr>
          </w:rPrChange>
        </w:rPr>
      </w:pPr>
      <w:r w:rsidRPr="00963ED8">
        <w:rPr>
          <w:rFonts w:cs="Times New Roman"/>
          <w:b/>
          <w:bCs/>
          <w:lang w:val="es-CO"/>
          <w:rPrChange w:id="8576" w:author="Massiel Nayibe Moreno Ladino" w:date="2025-01-15T13:00:00Z" w16du:dateUtc="2025-01-15T18:00:00Z">
            <w:rPr>
              <w:rFonts w:cs="Times New Roman"/>
              <w:b/>
              <w:bCs/>
            </w:rPr>
          </w:rPrChange>
        </w:rPr>
        <w:t xml:space="preserve">Servidumbre doméstica: </w:t>
      </w:r>
      <w:r w:rsidRPr="00963ED8">
        <w:rPr>
          <w:rFonts w:cs="Times New Roman"/>
          <w:lang w:val="es-CO"/>
          <w:rPrChange w:id="8577" w:author="Massiel Nayibe Moreno Ladino" w:date="2025-01-15T13:00:00Z" w16du:dateUtc="2025-01-15T18:00:00Z">
            <w:rPr>
              <w:rFonts w:cs="Times New Roman"/>
            </w:rPr>
          </w:rPrChange>
        </w:rPr>
        <w:t>Forma de trabajo forzoso en la que el tratante obliga a la víctima a realizar trabajos en una residencia privada. Los lugares de trabajo doméstico suelen ser informales, están conectados a viviendas fuera de servicio y no se comparten con otros trabajadores. Este entorno favorece la explotación porque las autoridades no pueden inspeccionar los domicilios privados con la misma facilidad que los lugares de trabajo formales. El uso de contratos de trabajo informales, o incluso verbales, agrava la vulnerabilidad. Los trabajadores domésticos extranjeros son especialmente vulnerables a los abusos debido a factores como las barreras lingüísticas y culturales y la falta de lazos comunitarios.</w:t>
      </w:r>
    </w:p>
    <w:p w14:paraId="0125B410" w14:textId="77777777" w:rsidR="005E5BD6" w:rsidRPr="00963ED8" w:rsidRDefault="005E5BD6" w:rsidP="005E5BD6">
      <w:pPr>
        <w:pStyle w:val="Prrafodelista"/>
        <w:spacing w:line="360" w:lineRule="auto"/>
        <w:jc w:val="both"/>
        <w:rPr>
          <w:rFonts w:cs="Times New Roman"/>
          <w:lang w:val="es-CO"/>
          <w:rPrChange w:id="8578" w:author="Massiel Nayibe Moreno Ladino" w:date="2025-01-15T13:00:00Z" w16du:dateUtc="2025-01-15T18:00:00Z">
            <w:rPr>
              <w:rFonts w:cs="Times New Roman"/>
            </w:rPr>
          </w:rPrChange>
        </w:rPr>
      </w:pPr>
    </w:p>
    <w:p w14:paraId="0230ABA8" w14:textId="77777777" w:rsidR="00441859" w:rsidRPr="00963ED8" w:rsidRDefault="00DE7F5C">
      <w:pPr>
        <w:pStyle w:val="Prrafodelista"/>
        <w:numPr>
          <w:ilvl w:val="0"/>
          <w:numId w:val="153"/>
        </w:numPr>
        <w:spacing w:after="200" w:line="360" w:lineRule="auto"/>
        <w:jc w:val="both"/>
        <w:rPr>
          <w:rFonts w:cs="Times New Roman"/>
          <w:lang w:val="es-CO"/>
          <w:rPrChange w:id="8579" w:author="Massiel Nayibe Moreno Ladino" w:date="2025-01-15T13:00:00Z" w16du:dateUtc="2025-01-15T18:00:00Z">
            <w:rPr>
              <w:rFonts w:cs="Times New Roman"/>
            </w:rPr>
          </w:rPrChange>
        </w:rPr>
      </w:pPr>
      <w:r w:rsidRPr="00963ED8">
        <w:rPr>
          <w:rFonts w:cs="Times New Roman"/>
          <w:b/>
          <w:bCs/>
          <w:lang w:val="es-CO"/>
          <w:rPrChange w:id="8580" w:author="Massiel Nayibe Moreno Ladino" w:date="2025-01-15T13:00:00Z" w16du:dateUtc="2025-01-15T18:00:00Z">
            <w:rPr>
              <w:rFonts w:cs="Times New Roman"/>
              <w:b/>
              <w:bCs/>
            </w:rPr>
          </w:rPrChange>
        </w:rPr>
        <w:t xml:space="preserve">Explotación: </w:t>
      </w:r>
      <w:r w:rsidRPr="00963ED8">
        <w:rPr>
          <w:rFonts w:cs="Times New Roman"/>
          <w:lang w:val="es-CO"/>
          <w:rPrChange w:id="8581" w:author="Massiel Nayibe Moreno Ladino" w:date="2025-01-15T13:00:00Z" w16du:dateUtc="2025-01-15T18:00:00Z">
            <w:rPr>
              <w:rFonts w:cs="Times New Roman"/>
            </w:rPr>
          </w:rPrChange>
        </w:rPr>
        <w:t xml:space="preserve">incluye, como mínimo, la explotación de la prostitución ajena u otras formas de explotación sexual, los trabajos o servicios forzados, la esclavitud o prácticas análogas a la esclavitud, la servidumbre o la extracción de órganos. La captación, el transporte, el traslado, </w:t>
      </w:r>
      <w:r w:rsidRPr="00963ED8">
        <w:rPr>
          <w:rFonts w:cs="Times New Roman"/>
          <w:lang w:val="es-CO"/>
          <w:rPrChange w:id="8582" w:author="Massiel Nayibe Moreno Ladino" w:date="2025-01-15T13:00:00Z" w16du:dateUtc="2025-01-15T18:00:00Z">
            <w:rPr>
              <w:rFonts w:cs="Times New Roman"/>
            </w:rPr>
          </w:rPrChange>
        </w:rPr>
        <w:lastRenderedPageBreak/>
        <w:t>la acogida o la recepción de menores de 18 años con fines de explotación se considera "trata de personas".</w:t>
      </w:r>
    </w:p>
    <w:p w14:paraId="36C2664E" w14:textId="77777777" w:rsidR="005E5BD6" w:rsidRPr="00963ED8" w:rsidRDefault="005E5BD6" w:rsidP="005E5BD6">
      <w:pPr>
        <w:pStyle w:val="Prrafodelista"/>
        <w:spacing w:line="360" w:lineRule="auto"/>
        <w:jc w:val="both"/>
        <w:rPr>
          <w:rFonts w:cs="Times New Roman"/>
          <w:b/>
          <w:bCs/>
          <w:lang w:val="es-CO"/>
          <w:rPrChange w:id="8583" w:author="Massiel Nayibe Moreno Ladino" w:date="2025-01-15T13:00:00Z" w16du:dateUtc="2025-01-15T18:00:00Z">
            <w:rPr>
              <w:rFonts w:cs="Times New Roman"/>
              <w:b/>
              <w:bCs/>
            </w:rPr>
          </w:rPrChange>
        </w:rPr>
      </w:pPr>
    </w:p>
    <w:p w14:paraId="2036037B" w14:textId="77777777" w:rsidR="00441859" w:rsidRPr="00963ED8" w:rsidRDefault="00DE7F5C">
      <w:pPr>
        <w:pStyle w:val="Prrafodelista"/>
        <w:numPr>
          <w:ilvl w:val="0"/>
          <w:numId w:val="153"/>
        </w:numPr>
        <w:spacing w:after="200" w:line="360" w:lineRule="auto"/>
        <w:jc w:val="both"/>
        <w:rPr>
          <w:rFonts w:cs="Times New Roman"/>
          <w:lang w:val="es-CO"/>
          <w:rPrChange w:id="8584" w:author="Massiel Nayibe Moreno Ladino" w:date="2025-01-15T13:00:00Z" w16du:dateUtc="2025-01-15T18:00:00Z">
            <w:rPr>
              <w:rFonts w:cs="Times New Roman"/>
            </w:rPr>
          </w:rPrChange>
        </w:rPr>
      </w:pPr>
      <w:r w:rsidRPr="00963ED8">
        <w:rPr>
          <w:rFonts w:cs="Times New Roman"/>
          <w:b/>
          <w:bCs/>
          <w:lang w:val="es-CO"/>
          <w:rPrChange w:id="8585" w:author="Massiel Nayibe Moreno Ladino" w:date="2025-01-15T13:00:00Z" w16du:dateUtc="2025-01-15T18:00:00Z">
            <w:rPr>
              <w:rFonts w:cs="Times New Roman"/>
              <w:b/>
              <w:bCs/>
            </w:rPr>
          </w:rPrChange>
        </w:rPr>
        <w:t>Trabajo infantil forzado:</w:t>
      </w:r>
      <w:r w:rsidRPr="00963ED8">
        <w:rPr>
          <w:rFonts w:cs="Times New Roman"/>
          <w:lang w:val="es-CO"/>
          <w:rPrChange w:id="8586" w:author="Massiel Nayibe Moreno Ladino" w:date="2025-01-15T13:00:00Z" w16du:dateUtc="2025-01-15T18:00:00Z">
            <w:rPr>
              <w:rFonts w:cs="Times New Roman"/>
            </w:rPr>
          </w:rPrChange>
        </w:rPr>
        <w:t xml:space="preserve"> Aunque los niños pueden realizar legalmente ciertas formas de trabajo, siguen existiendo formas de esclavitud o prácticas análogas a la esclavitud -incluida la venta de niños para su explotación, el trabajo infantil forzado u obligatorio, y la servidumbre por deudas y la condición de siervo de los niños-, a pesar de las prohibiciones legales y la condena generalizada.</w:t>
      </w:r>
    </w:p>
    <w:p w14:paraId="3514FBCC" w14:textId="77777777" w:rsidR="005E5BD6" w:rsidRPr="00963ED8" w:rsidRDefault="005E5BD6" w:rsidP="005E5BD6">
      <w:pPr>
        <w:pStyle w:val="Prrafodelista"/>
        <w:spacing w:line="360" w:lineRule="auto"/>
        <w:jc w:val="both"/>
        <w:rPr>
          <w:rFonts w:cs="Times New Roman"/>
          <w:b/>
          <w:bCs/>
          <w:lang w:val="es-CO"/>
          <w:rPrChange w:id="8587" w:author="Massiel Nayibe Moreno Ladino" w:date="2025-01-15T13:00:00Z" w16du:dateUtc="2025-01-15T18:00:00Z">
            <w:rPr>
              <w:rFonts w:cs="Times New Roman"/>
              <w:b/>
              <w:bCs/>
            </w:rPr>
          </w:rPrChange>
        </w:rPr>
      </w:pPr>
    </w:p>
    <w:p w14:paraId="5330490C" w14:textId="77777777" w:rsidR="00441859" w:rsidRPr="00963ED8" w:rsidRDefault="00DE7F5C">
      <w:pPr>
        <w:pStyle w:val="Prrafodelista"/>
        <w:numPr>
          <w:ilvl w:val="0"/>
          <w:numId w:val="153"/>
        </w:numPr>
        <w:spacing w:after="200" w:line="360" w:lineRule="auto"/>
        <w:jc w:val="both"/>
        <w:rPr>
          <w:rFonts w:cs="Times New Roman"/>
          <w:lang w:val="es-CO"/>
          <w:rPrChange w:id="8588" w:author="Massiel Nayibe Moreno Ladino" w:date="2025-01-15T13:00:00Z" w16du:dateUtc="2025-01-15T18:00:00Z">
            <w:rPr>
              <w:rFonts w:cs="Times New Roman"/>
            </w:rPr>
          </w:rPrChange>
        </w:rPr>
      </w:pPr>
      <w:r w:rsidRPr="00963ED8">
        <w:rPr>
          <w:rFonts w:cs="Times New Roman"/>
          <w:b/>
          <w:bCs/>
          <w:lang w:val="es-CO"/>
          <w:rPrChange w:id="8589" w:author="Massiel Nayibe Moreno Ladino" w:date="2025-01-15T13:00:00Z" w16du:dateUtc="2025-01-15T18:00:00Z">
            <w:rPr>
              <w:rFonts w:cs="Times New Roman"/>
              <w:b/>
              <w:bCs/>
            </w:rPr>
          </w:rPrChange>
        </w:rPr>
        <w:t>Trabajo forzado:</w:t>
      </w:r>
      <w:r w:rsidRPr="00963ED8">
        <w:rPr>
          <w:rFonts w:cs="Times New Roman"/>
          <w:lang w:val="es-CO"/>
          <w:rPrChange w:id="8590" w:author="Massiel Nayibe Moreno Ladino" w:date="2025-01-15T13:00:00Z" w16du:dateUtc="2025-01-15T18:00:00Z">
            <w:rPr>
              <w:rFonts w:cs="Times New Roman"/>
            </w:rPr>
          </w:rPrChange>
        </w:rPr>
        <w:t xml:space="preserve"> Significa proporcionar u obtener a sabiendas el trabajo o los servicios de una persona: </w:t>
      </w:r>
    </w:p>
    <w:p w14:paraId="7E6F2726" w14:textId="77777777" w:rsidR="00441859" w:rsidRPr="00963ED8" w:rsidRDefault="00DE7F5C">
      <w:pPr>
        <w:pStyle w:val="Prrafodelista"/>
        <w:numPr>
          <w:ilvl w:val="1"/>
          <w:numId w:val="153"/>
        </w:numPr>
        <w:spacing w:after="200" w:line="360" w:lineRule="auto"/>
        <w:jc w:val="both"/>
        <w:rPr>
          <w:rFonts w:cs="Times New Roman"/>
          <w:lang w:val="es-CO"/>
          <w:rPrChange w:id="8591" w:author="Massiel Nayibe Moreno Ladino" w:date="2025-01-15T13:00:00Z" w16du:dateUtc="2025-01-15T18:00:00Z">
            <w:rPr>
              <w:rFonts w:cs="Times New Roman"/>
            </w:rPr>
          </w:rPrChange>
        </w:rPr>
      </w:pPr>
      <w:r w:rsidRPr="00963ED8">
        <w:rPr>
          <w:rFonts w:cs="Times New Roman"/>
          <w:lang w:val="es-CO"/>
          <w:rPrChange w:id="8592" w:author="Massiel Nayibe Moreno Ladino" w:date="2025-01-15T13:00:00Z" w16du:dateUtc="2025-01-15T18:00:00Z">
            <w:rPr>
              <w:rFonts w:cs="Times New Roman"/>
            </w:rPr>
          </w:rPrChange>
        </w:rPr>
        <w:t xml:space="preserve">Mediante amenazas de daño grave o coacción física contra esa persona u otra; </w:t>
      </w:r>
    </w:p>
    <w:p w14:paraId="093DDC30" w14:textId="77777777" w:rsidR="00441859" w:rsidRPr="00963ED8" w:rsidRDefault="00DE7F5C">
      <w:pPr>
        <w:pStyle w:val="Prrafodelista"/>
        <w:numPr>
          <w:ilvl w:val="1"/>
          <w:numId w:val="153"/>
        </w:numPr>
        <w:spacing w:after="200" w:line="360" w:lineRule="auto"/>
        <w:jc w:val="both"/>
        <w:rPr>
          <w:rFonts w:cs="Times New Roman"/>
          <w:lang w:val="es-CO"/>
          <w:rPrChange w:id="8593" w:author="Massiel Nayibe Moreno Ladino" w:date="2025-01-15T13:00:00Z" w16du:dateUtc="2025-01-15T18:00:00Z">
            <w:rPr>
              <w:rFonts w:cs="Times New Roman"/>
            </w:rPr>
          </w:rPrChange>
        </w:rPr>
      </w:pPr>
      <w:r w:rsidRPr="00963ED8">
        <w:rPr>
          <w:rFonts w:cs="Times New Roman"/>
          <w:lang w:val="es-CO"/>
          <w:rPrChange w:id="8594" w:author="Massiel Nayibe Moreno Ladino" w:date="2025-01-15T13:00:00Z" w16du:dateUtc="2025-01-15T18:00:00Z">
            <w:rPr>
              <w:rFonts w:cs="Times New Roman"/>
            </w:rPr>
          </w:rPrChange>
        </w:rPr>
        <w:t xml:space="preserve">Por medio de cualquier esquema, plan o patrón destinado a hacer creer a la persona que, si no realizara dicho trabajo o servicios, ella u otra persona sufriría un daño grave o una restricción física; o </w:t>
      </w:r>
    </w:p>
    <w:p w14:paraId="2534C8D3" w14:textId="77777777" w:rsidR="00441859" w:rsidRPr="00963ED8" w:rsidRDefault="00DE7F5C">
      <w:pPr>
        <w:pStyle w:val="Prrafodelista"/>
        <w:numPr>
          <w:ilvl w:val="1"/>
          <w:numId w:val="153"/>
        </w:numPr>
        <w:spacing w:after="200" w:line="360" w:lineRule="auto"/>
        <w:jc w:val="both"/>
        <w:rPr>
          <w:rFonts w:cs="Times New Roman"/>
          <w:lang w:val="es-CO"/>
          <w:rPrChange w:id="8595" w:author="Massiel Nayibe Moreno Ladino" w:date="2025-01-15T13:00:00Z" w16du:dateUtc="2025-01-15T18:00:00Z">
            <w:rPr>
              <w:rFonts w:cs="Times New Roman"/>
            </w:rPr>
          </w:rPrChange>
        </w:rPr>
      </w:pPr>
      <w:r w:rsidRPr="00963ED8">
        <w:rPr>
          <w:rFonts w:cs="Times New Roman"/>
          <w:lang w:val="es-CO"/>
          <w:rPrChange w:id="8596" w:author="Massiel Nayibe Moreno Ladino" w:date="2025-01-15T13:00:00Z" w16du:dateUtc="2025-01-15T18:00:00Z">
            <w:rPr>
              <w:rFonts w:cs="Times New Roman"/>
            </w:rPr>
          </w:rPrChange>
        </w:rPr>
        <w:t>Mediante el abuso o amenaza de abuso de la ley o del proceso legal.</w:t>
      </w:r>
    </w:p>
    <w:p w14:paraId="10EAFAEC" w14:textId="77777777" w:rsidR="005E5BD6" w:rsidRPr="00963ED8" w:rsidRDefault="005E5BD6" w:rsidP="005E5BD6">
      <w:pPr>
        <w:pStyle w:val="Prrafodelista"/>
        <w:spacing w:line="360" w:lineRule="auto"/>
        <w:jc w:val="both"/>
        <w:rPr>
          <w:rFonts w:cs="Times New Roman"/>
          <w:b/>
          <w:bCs/>
          <w:lang w:val="es-CO"/>
          <w:rPrChange w:id="8597" w:author="Massiel Nayibe Moreno Ladino" w:date="2025-01-15T13:00:00Z" w16du:dateUtc="2025-01-15T18:00:00Z">
            <w:rPr>
              <w:rFonts w:cs="Times New Roman"/>
              <w:b/>
              <w:bCs/>
            </w:rPr>
          </w:rPrChange>
        </w:rPr>
      </w:pPr>
    </w:p>
    <w:p w14:paraId="750900A5" w14:textId="77777777" w:rsidR="00441859" w:rsidRPr="00963ED8" w:rsidRDefault="00DE7F5C">
      <w:pPr>
        <w:pStyle w:val="Prrafodelista"/>
        <w:numPr>
          <w:ilvl w:val="0"/>
          <w:numId w:val="153"/>
        </w:numPr>
        <w:spacing w:after="200" w:line="360" w:lineRule="auto"/>
        <w:jc w:val="both"/>
        <w:rPr>
          <w:rFonts w:cs="Times New Roman"/>
          <w:lang w:val="es-CO"/>
          <w:rPrChange w:id="8598" w:author="Massiel Nayibe Moreno Ladino" w:date="2025-01-15T13:00:00Z" w16du:dateUtc="2025-01-15T18:00:00Z">
            <w:rPr>
              <w:rFonts w:cs="Times New Roman"/>
            </w:rPr>
          </w:rPrChange>
        </w:rPr>
      </w:pPr>
      <w:r w:rsidRPr="00963ED8">
        <w:rPr>
          <w:rFonts w:cs="Times New Roman"/>
          <w:b/>
          <w:bCs/>
          <w:lang w:val="es-CO"/>
          <w:rPrChange w:id="8599" w:author="Massiel Nayibe Moreno Ladino" w:date="2025-01-15T13:00:00Z" w16du:dateUtc="2025-01-15T18:00:00Z">
            <w:rPr>
              <w:rFonts w:cs="Times New Roman"/>
              <w:b/>
              <w:bCs/>
            </w:rPr>
          </w:rPrChange>
        </w:rPr>
        <w:t>Trata de seres humanos</w:t>
      </w:r>
      <w:r w:rsidRPr="00963ED8">
        <w:rPr>
          <w:rFonts w:cs="Times New Roman"/>
          <w:lang w:val="es-CO"/>
          <w:rPrChange w:id="8600" w:author="Massiel Nayibe Moreno Ladino" w:date="2025-01-15T13:00:00Z" w16du:dateUtc="2025-01-15T18:00:00Z">
            <w:rPr>
              <w:rFonts w:cs="Times New Roman"/>
            </w:rPr>
          </w:rPrChange>
        </w:rPr>
        <w:t>: Se refiere a la captación, acogida, transporte, suministro u obtención de una persona para trabajos forzados o actos sexuales comerciales mediante el uso de la fuerza, el fraude o la coacción. La trata de seres humanos puede incluir, aunque no requiere, el desplazamiento. Las personas pueden ser consideradas víctimas de la trata independientemente de que hayan nacido en un estado de servidumbre, hayan sido transportadas a la situación de explotación, hayan consentido previamente en trabajar para un traficante o hayan participado en un delito como consecuencia directa de haber sido víctimas de la trata. La esencia de este fenómeno es el objetivo de los traficantes de explotar y esclavizar a sus víctimas y las prácticas coercitivas y engañosas que utilizan.</w:t>
      </w:r>
    </w:p>
    <w:p w14:paraId="67D67824" w14:textId="77777777" w:rsidR="005E5BD6" w:rsidRPr="00963ED8" w:rsidRDefault="005E5BD6" w:rsidP="005E5BD6">
      <w:pPr>
        <w:pStyle w:val="Prrafodelista"/>
        <w:spacing w:line="360" w:lineRule="auto"/>
        <w:ind w:left="360"/>
        <w:jc w:val="both"/>
        <w:rPr>
          <w:rFonts w:cs="Times New Roman"/>
          <w:lang w:val="es-CO"/>
          <w:rPrChange w:id="8601" w:author="Massiel Nayibe Moreno Ladino" w:date="2025-01-15T13:00:00Z" w16du:dateUtc="2025-01-15T18:00:00Z">
            <w:rPr>
              <w:rFonts w:cs="Times New Roman"/>
            </w:rPr>
          </w:rPrChange>
        </w:rPr>
      </w:pPr>
    </w:p>
    <w:p w14:paraId="756AAA68" w14:textId="77777777" w:rsidR="00441859" w:rsidRDefault="00DE7F5C">
      <w:pPr>
        <w:pStyle w:val="Prrafodelista"/>
        <w:numPr>
          <w:ilvl w:val="0"/>
          <w:numId w:val="153"/>
        </w:numPr>
        <w:spacing w:after="200" w:line="360" w:lineRule="auto"/>
        <w:jc w:val="both"/>
        <w:rPr>
          <w:rFonts w:cs="Times New Roman"/>
        </w:rPr>
      </w:pPr>
      <w:r w:rsidRPr="000A73E8">
        <w:rPr>
          <w:rFonts w:cs="Times New Roman"/>
          <w:b/>
          <w:bCs/>
        </w:rPr>
        <w:t>Incidente</w:t>
      </w:r>
      <w:r w:rsidRPr="000A73E8">
        <w:rPr>
          <w:rFonts w:cs="Times New Roman"/>
        </w:rPr>
        <w:t>: Instancias de TIP.</w:t>
      </w:r>
    </w:p>
    <w:p w14:paraId="0D45986F" w14:textId="77777777" w:rsidR="005E5BD6" w:rsidRPr="000A73E8" w:rsidRDefault="005E5BD6" w:rsidP="005E5BD6">
      <w:pPr>
        <w:pStyle w:val="Prrafodelista"/>
        <w:spacing w:line="360" w:lineRule="auto"/>
        <w:ind w:left="360"/>
        <w:jc w:val="both"/>
        <w:rPr>
          <w:rFonts w:cs="Times New Roman"/>
        </w:rPr>
      </w:pPr>
    </w:p>
    <w:p w14:paraId="18184A59" w14:textId="77777777" w:rsidR="00441859" w:rsidRPr="00963ED8" w:rsidRDefault="00DE7F5C">
      <w:pPr>
        <w:pStyle w:val="Prrafodelista"/>
        <w:numPr>
          <w:ilvl w:val="0"/>
          <w:numId w:val="153"/>
        </w:numPr>
        <w:spacing w:after="200" w:line="360" w:lineRule="auto"/>
        <w:jc w:val="both"/>
        <w:rPr>
          <w:rFonts w:cs="Times New Roman"/>
          <w:lang w:val="es-CO"/>
          <w:rPrChange w:id="8602" w:author="Massiel Nayibe Moreno Ladino" w:date="2025-01-15T13:00:00Z" w16du:dateUtc="2025-01-15T18:00:00Z">
            <w:rPr>
              <w:rFonts w:cs="Times New Roman"/>
            </w:rPr>
          </w:rPrChange>
        </w:rPr>
      </w:pPr>
      <w:r w:rsidRPr="00963ED8">
        <w:rPr>
          <w:rFonts w:cs="Times New Roman"/>
          <w:b/>
          <w:bCs/>
          <w:lang w:val="es-CO"/>
          <w:rPrChange w:id="8603" w:author="Massiel Nayibe Moreno Ladino" w:date="2025-01-15T13:00:00Z" w16du:dateUtc="2025-01-15T18:00:00Z">
            <w:rPr>
              <w:rFonts w:cs="Times New Roman"/>
              <w:b/>
              <w:bCs/>
            </w:rPr>
          </w:rPrChange>
        </w:rPr>
        <w:lastRenderedPageBreak/>
        <w:t>Organizaciones asociadas</w:t>
      </w:r>
      <w:r w:rsidRPr="00963ED8">
        <w:rPr>
          <w:rFonts w:cs="Times New Roman"/>
          <w:lang w:val="es-CO"/>
          <w:rPrChange w:id="8604" w:author="Massiel Nayibe Moreno Ladino" w:date="2025-01-15T13:00:00Z" w16du:dateUtc="2025-01-15T18:00:00Z">
            <w:rPr>
              <w:rFonts w:cs="Times New Roman"/>
            </w:rPr>
          </w:rPrChange>
        </w:rPr>
        <w:t>: Cualquier organización que tenga una relación contractual con los Socios, incluidos los subcontratistas y los subconcesionarios.</w:t>
      </w:r>
    </w:p>
    <w:p w14:paraId="03706D1B" w14:textId="77777777" w:rsidR="005E5BD6" w:rsidRPr="00963ED8" w:rsidRDefault="005E5BD6" w:rsidP="005E5BD6">
      <w:pPr>
        <w:pStyle w:val="Prrafodelista"/>
        <w:spacing w:line="360" w:lineRule="auto"/>
        <w:jc w:val="both"/>
        <w:rPr>
          <w:rFonts w:cs="Times New Roman"/>
          <w:b/>
          <w:bCs/>
          <w:lang w:val="es-CO"/>
          <w:rPrChange w:id="8605" w:author="Massiel Nayibe Moreno Ladino" w:date="2025-01-15T13:00:00Z" w16du:dateUtc="2025-01-15T18:00:00Z">
            <w:rPr>
              <w:rFonts w:cs="Times New Roman"/>
              <w:b/>
              <w:bCs/>
            </w:rPr>
          </w:rPrChange>
        </w:rPr>
      </w:pPr>
    </w:p>
    <w:p w14:paraId="76E907D4" w14:textId="77777777" w:rsidR="00441859" w:rsidRPr="00963ED8" w:rsidRDefault="00DE7F5C">
      <w:pPr>
        <w:pStyle w:val="Prrafodelista"/>
        <w:numPr>
          <w:ilvl w:val="0"/>
          <w:numId w:val="153"/>
        </w:numPr>
        <w:spacing w:after="200" w:line="360" w:lineRule="auto"/>
        <w:jc w:val="both"/>
        <w:rPr>
          <w:rFonts w:cs="Times New Roman"/>
          <w:lang w:val="es-CO"/>
          <w:rPrChange w:id="8606" w:author="Massiel Nayibe Moreno Ladino" w:date="2025-01-15T13:00:00Z" w16du:dateUtc="2025-01-15T18:00:00Z">
            <w:rPr>
              <w:rFonts w:cs="Times New Roman"/>
            </w:rPr>
          </w:rPrChange>
        </w:rPr>
      </w:pPr>
      <w:r w:rsidRPr="00963ED8">
        <w:rPr>
          <w:rFonts w:cs="Times New Roman"/>
          <w:b/>
          <w:bCs/>
          <w:lang w:val="es-CO"/>
          <w:rPrChange w:id="8607" w:author="Massiel Nayibe Moreno Ladino" w:date="2025-01-15T13:00:00Z" w16du:dateUtc="2025-01-15T18:00:00Z">
            <w:rPr>
              <w:rFonts w:cs="Times New Roman"/>
              <w:b/>
              <w:bCs/>
            </w:rPr>
          </w:rPrChange>
        </w:rPr>
        <w:t xml:space="preserve">Formas graves de trata de personas: </w:t>
      </w:r>
    </w:p>
    <w:p w14:paraId="64DE4580" w14:textId="77777777" w:rsidR="00441859" w:rsidRPr="00963ED8" w:rsidRDefault="00DE7F5C">
      <w:pPr>
        <w:pStyle w:val="Prrafodelista"/>
        <w:numPr>
          <w:ilvl w:val="1"/>
          <w:numId w:val="153"/>
        </w:numPr>
        <w:spacing w:after="200" w:line="360" w:lineRule="auto"/>
        <w:jc w:val="both"/>
        <w:rPr>
          <w:rFonts w:cs="Times New Roman"/>
          <w:lang w:val="es-CO"/>
          <w:rPrChange w:id="8608" w:author="Massiel Nayibe Moreno Ladino" w:date="2025-01-15T13:00:00Z" w16du:dateUtc="2025-01-15T18:00:00Z">
            <w:rPr>
              <w:rFonts w:cs="Times New Roman"/>
            </w:rPr>
          </w:rPrChange>
        </w:rPr>
      </w:pPr>
      <w:r w:rsidRPr="00963ED8">
        <w:rPr>
          <w:rFonts w:cs="Times New Roman"/>
          <w:lang w:val="es-CO"/>
          <w:rPrChange w:id="8609" w:author="Massiel Nayibe Moreno Ladino" w:date="2025-01-15T13:00:00Z" w16du:dateUtc="2025-01-15T18:00:00Z">
            <w:rPr>
              <w:rFonts w:cs="Times New Roman"/>
            </w:rPr>
          </w:rPrChange>
        </w:rPr>
        <w:t xml:space="preserve">Tráfico sexual en el que un acto sexual comercial es inducido mediante fuerza, fraude o coacción, o en el que la persona inducida a realizar dicho acto no ha cumplido los 18 años de edad; o </w:t>
      </w:r>
    </w:p>
    <w:p w14:paraId="3E1D3882" w14:textId="77777777" w:rsidR="00441859" w:rsidRPr="00963ED8" w:rsidRDefault="00DE7F5C">
      <w:pPr>
        <w:pStyle w:val="Prrafodelista"/>
        <w:numPr>
          <w:ilvl w:val="1"/>
          <w:numId w:val="153"/>
        </w:numPr>
        <w:spacing w:after="200" w:line="360" w:lineRule="auto"/>
        <w:jc w:val="both"/>
        <w:rPr>
          <w:rFonts w:cs="Times New Roman"/>
          <w:lang w:val="es-CO"/>
          <w:rPrChange w:id="8610" w:author="Massiel Nayibe Moreno Ladino" w:date="2025-01-15T13:00:00Z" w16du:dateUtc="2025-01-15T18:00:00Z">
            <w:rPr>
              <w:rFonts w:cs="Times New Roman"/>
            </w:rPr>
          </w:rPrChange>
        </w:rPr>
      </w:pPr>
      <w:r w:rsidRPr="00963ED8">
        <w:rPr>
          <w:rFonts w:cs="Times New Roman"/>
          <w:lang w:val="es-CO"/>
          <w:rPrChange w:id="8611" w:author="Massiel Nayibe Moreno Ladino" w:date="2025-01-15T13:00:00Z" w16du:dateUtc="2025-01-15T18:00:00Z">
            <w:rPr>
              <w:rFonts w:cs="Times New Roman"/>
            </w:rPr>
          </w:rPrChange>
        </w:rPr>
        <w:t>La captación, acogida, transporte, suministro u obtención de una persona para trabajos o servicios, mediante el uso de la fuerza, el fraude o la coacción con el fin de someterla a servidumbre involuntaria, peonaje, servidumbre por deudas o esclavitud".</w:t>
      </w:r>
    </w:p>
    <w:p w14:paraId="6966A824" w14:textId="77777777" w:rsidR="005E5BD6" w:rsidRPr="00963ED8" w:rsidRDefault="005E5BD6" w:rsidP="005E5BD6">
      <w:pPr>
        <w:pStyle w:val="Prrafodelista"/>
        <w:spacing w:line="360" w:lineRule="auto"/>
        <w:jc w:val="both"/>
        <w:rPr>
          <w:rFonts w:cs="Times New Roman"/>
          <w:b/>
          <w:bCs/>
          <w:lang w:val="es-CO"/>
          <w:rPrChange w:id="8612" w:author="Massiel Nayibe Moreno Ladino" w:date="2025-01-15T13:00:00Z" w16du:dateUtc="2025-01-15T18:00:00Z">
            <w:rPr>
              <w:rFonts w:cs="Times New Roman"/>
              <w:b/>
              <w:bCs/>
            </w:rPr>
          </w:rPrChange>
        </w:rPr>
      </w:pPr>
    </w:p>
    <w:p w14:paraId="020DBA7B" w14:textId="77777777" w:rsidR="00441859" w:rsidRPr="00963ED8" w:rsidRDefault="00DE7F5C">
      <w:pPr>
        <w:pStyle w:val="Prrafodelista"/>
        <w:numPr>
          <w:ilvl w:val="0"/>
          <w:numId w:val="153"/>
        </w:numPr>
        <w:spacing w:after="200" w:line="360" w:lineRule="auto"/>
        <w:jc w:val="both"/>
        <w:rPr>
          <w:rFonts w:cs="Times New Roman"/>
          <w:lang w:val="es-CO"/>
          <w:rPrChange w:id="8613" w:author="Massiel Nayibe Moreno Ladino" w:date="2025-01-15T13:00:00Z" w16du:dateUtc="2025-01-15T18:00:00Z">
            <w:rPr>
              <w:rFonts w:cs="Times New Roman"/>
            </w:rPr>
          </w:rPrChange>
        </w:rPr>
      </w:pPr>
      <w:r w:rsidRPr="00963ED8">
        <w:rPr>
          <w:rFonts w:cs="Times New Roman"/>
          <w:b/>
          <w:bCs/>
          <w:lang w:val="es-CO"/>
          <w:rPrChange w:id="8614" w:author="Massiel Nayibe Moreno Ladino" w:date="2025-01-15T13:00:00Z" w16du:dateUtc="2025-01-15T18:00:00Z">
            <w:rPr>
              <w:rFonts w:cs="Times New Roman"/>
              <w:b/>
              <w:bCs/>
            </w:rPr>
          </w:rPrChange>
        </w:rPr>
        <w:t xml:space="preserve">Trata sexual: </w:t>
      </w:r>
      <w:r w:rsidRPr="00963ED8">
        <w:rPr>
          <w:rFonts w:cs="Times New Roman"/>
          <w:lang w:val="es-CO"/>
          <w:rPrChange w:id="8615" w:author="Massiel Nayibe Moreno Ladino" w:date="2025-01-15T13:00:00Z" w16du:dateUtc="2025-01-15T18:00:00Z">
            <w:rPr>
              <w:rFonts w:cs="Times New Roman"/>
            </w:rPr>
          </w:rPrChange>
        </w:rPr>
        <w:t>Cuando una persona es obligada a participar en un acto sexual comercial como resultado de la fuerza, amenazas de fuerza, fraude, coacción o cualquier combinación de tales medios, esa persona es una víctima de la trata de seres humanos. Esto es cierto incluso si la víctima consintió previamente en dedicarse al comercio sexual.</w:t>
      </w:r>
    </w:p>
    <w:p w14:paraId="0E2CE2EE" w14:textId="77777777" w:rsidR="005E5BD6" w:rsidRPr="00963ED8" w:rsidRDefault="005E5BD6" w:rsidP="005E5BD6">
      <w:pPr>
        <w:pStyle w:val="Prrafodelista"/>
        <w:spacing w:line="360" w:lineRule="auto"/>
        <w:ind w:left="360"/>
        <w:jc w:val="both"/>
        <w:rPr>
          <w:rFonts w:cs="Times New Roman"/>
          <w:lang w:val="es-CO"/>
          <w:rPrChange w:id="8616" w:author="Massiel Nayibe Moreno Ladino" w:date="2025-01-15T13:00:00Z" w16du:dateUtc="2025-01-15T18:00:00Z">
            <w:rPr>
              <w:rFonts w:cs="Times New Roman"/>
            </w:rPr>
          </w:rPrChange>
        </w:rPr>
      </w:pPr>
    </w:p>
    <w:p w14:paraId="63B7BFB2" w14:textId="77777777" w:rsidR="00441859" w:rsidRPr="00963ED8" w:rsidRDefault="00DE7F5C">
      <w:pPr>
        <w:pStyle w:val="Prrafodelista"/>
        <w:numPr>
          <w:ilvl w:val="0"/>
          <w:numId w:val="153"/>
        </w:numPr>
        <w:spacing w:after="200" w:line="360" w:lineRule="auto"/>
        <w:jc w:val="both"/>
        <w:rPr>
          <w:rFonts w:cs="Times New Roman"/>
          <w:lang w:val="es-CO"/>
          <w:rPrChange w:id="8617" w:author="Massiel Nayibe Moreno Ladino" w:date="2025-01-15T13:00:00Z" w16du:dateUtc="2025-01-15T18:00:00Z">
            <w:rPr>
              <w:rFonts w:cs="Times New Roman"/>
            </w:rPr>
          </w:rPrChange>
        </w:rPr>
      </w:pPr>
      <w:r w:rsidRPr="00963ED8">
        <w:rPr>
          <w:rFonts w:cs="Times New Roman"/>
          <w:b/>
          <w:bCs/>
          <w:lang w:val="es-CO"/>
          <w:rPrChange w:id="8618" w:author="Massiel Nayibe Moreno Ladino" w:date="2025-01-15T13:00:00Z" w16du:dateUtc="2025-01-15T18:00:00Z">
            <w:rPr>
              <w:rFonts w:cs="Times New Roman"/>
              <w:b/>
              <w:bCs/>
            </w:rPr>
          </w:rPrChange>
        </w:rPr>
        <w:t>Trata de personas:</w:t>
      </w:r>
      <w:r w:rsidRPr="00963ED8">
        <w:rPr>
          <w:rFonts w:cs="Times New Roman"/>
          <w:lang w:val="es-CO"/>
          <w:rPrChange w:id="8619" w:author="Massiel Nayibe Moreno Ladino" w:date="2025-01-15T13:00:00Z" w16du:dateUtc="2025-01-15T18:00:00Z">
            <w:rPr>
              <w:rFonts w:cs="Times New Roman"/>
            </w:rPr>
          </w:rPrChange>
        </w:rPr>
        <w:t xml:space="preserve"> Significa la captación, el transporte (incluido el no proporcionar transporte de regreso), el traslado, la acogida o la recepción de personas, recurriendo a la amenaza o al uso de la fuerza u otras formas de coacción, al rapto, al fraude, al engaño, al abuso de poder o de una situación de vulnerabilidad o a la concesión o recepción de pagos o beneficios para obtener el consentimiento de una persona que tenga autoridad sobre otra, con fines de explotación.</w:t>
      </w:r>
    </w:p>
    <w:p w14:paraId="09EA77E9" w14:textId="77777777" w:rsidR="005E5BD6" w:rsidRPr="00963ED8" w:rsidRDefault="005E5BD6" w:rsidP="005E5BD6">
      <w:pPr>
        <w:pStyle w:val="Prrafodelista"/>
        <w:spacing w:line="360" w:lineRule="auto"/>
        <w:jc w:val="both"/>
        <w:rPr>
          <w:rFonts w:cs="Times New Roman"/>
          <w:lang w:val="es-CO"/>
          <w:rPrChange w:id="8620" w:author="Massiel Nayibe Moreno Ladino" w:date="2025-01-15T13:00:00Z" w16du:dateUtc="2025-01-15T18:00:00Z">
            <w:rPr>
              <w:rFonts w:cs="Times New Roman"/>
            </w:rPr>
          </w:rPrChange>
        </w:rPr>
      </w:pPr>
    </w:p>
    <w:p w14:paraId="1B4206A8" w14:textId="77777777" w:rsidR="00441859" w:rsidRPr="00963ED8" w:rsidRDefault="00DE7F5C">
      <w:pPr>
        <w:pStyle w:val="Prrafodelista"/>
        <w:numPr>
          <w:ilvl w:val="0"/>
          <w:numId w:val="153"/>
        </w:numPr>
        <w:spacing w:after="200" w:line="360" w:lineRule="auto"/>
        <w:jc w:val="both"/>
        <w:rPr>
          <w:rFonts w:cs="Times New Roman"/>
          <w:lang w:val="es-CO"/>
          <w:rPrChange w:id="8621" w:author="Massiel Nayibe Moreno Ladino" w:date="2025-01-15T13:00:00Z" w16du:dateUtc="2025-01-15T18:00:00Z">
            <w:rPr>
              <w:rFonts w:cs="Times New Roman"/>
            </w:rPr>
          </w:rPrChange>
        </w:rPr>
      </w:pPr>
      <w:r w:rsidRPr="00963ED8">
        <w:rPr>
          <w:rFonts w:cs="Times New Roman"/>
          <w:b/>
          <w:bCs/>
          <w:lang w:val="es-CO"/>
          <w:rPrChange w:id="8622" w:author="Massiel Nayibe Moreno Ladino" w:date="2025-01-15T13:00:00Z" w16du:dateUtc="2025-01-15T18:00:00Z">
            <w:rPr>
              <w:rFonts w:cs="Times New Roman"/>
              <w:b/>
              <w:bCs/>
            </w:rPr>
          </w:rPrChange>
        </w:rPr>
        <w:t>Víctima</w:t>
      </w:r>
      <w:r w:rsidRPr="00963ED8">
        <w:rPr>
          <w:rFonts w:cs="Times New Roman"/>
          <w:lang w:val="es-CO"/>
          <w:rPrChange w:id="8623" w:author="Massiel Nayibe Moreno Ladino" w:date="2025-01-15T13:00:00Z" w16du:dateUtc="2025-01-15T18:00:00Z">
            <w:rPr>
              <w:rFonts w:cs="Times New Roman"/>
            </w:rPr>
          </w:rPrChange>
        </w:rPr>
        <w:t>: La persona que es objeto de la trata de seres humanos. El término Víctima no implica falta de fuerza, resistencia o capacidad para sobrevivir.</w:t>
      </w:r>
    </w:p>
    <w:p w14:paraId="4F06103B" w14:textId="77777777" w:rsidR="00441859" w:rsidRPr="00963ED8" w:rsidRDefault="00DE7F5C">
      <w:pPr>
        <w:pStyle w:val="Ttulo4"/>
        <w:rPr>
          <w:rStyle w:val="Ttulo3Car"/>
          <w:b/>
          <w:bCs/>
          <w:lang w:val="es-CO"/>
          <w:rPrChange w:id="8624" w:author="Massiel Nayibe Moreno Ladino" w:date="2025-01-15T13:00:00Z" w16du:dateUtc="2025-01-15T18:00:00Z">
            <w:rPr>
              <w:rStyle w:val="Ttulo3Car"/>
              <w:b/>
              <w:bCs/>
              <w:i w:val="0"/>
              <w:iCs w:val="0"/>
            </w:rPr>
          </w:rPrChange>
        </w:rPr>
      </w:pPr>
      <w:bookmarkStart w:id="8625" w:name="_Toc128482899"/>
      <w:r w:rsidRPr="00963ED8">
        <w:rPr>
          <w:szCs w:val="26"/>
          <w:lang w:val="es-CO"/>
          <w:rPrChange w:id="8626" w:author="Massiel Nayibe Moreno Ladino" w:date="2025-01-15T13:00:00Z" w16du:dateUtc="2025-01-15T18:00:00Z">
            <w:rPr>
              <w:b w:val="0"/>
              <w:bCs w:val="0"/>
              <w:color w:val="E66800"/>
              <w:sz w:val="28"/>
              <w:szCs w:val="26"/>
            </w:rPr>
          </w:rPrChange>
        </w:rPr>
        <w:t>Política</w:t>
      </w:r>
      <w:bookmarkEnd w:id="8625"/>
    </w:p>
    <w:p w14:paraId="36A97FED" w14:textId="77777777" w:rsidR="00441859" w:rsidRPr="00963ED8" w:rsidRDefault="00DE7F5C">
      <w:pPr>
        <w:pBdr>
          <w:top w:val="nil"/>
          <w:left w:val="nil"/>
          <w:bottom w:val="nil"/>
          <w:right w:val="nil"/>
          <w:between w:val="nil"/>
        </w:pBdr>
        <w:spacing w:line="360" w:lineRule="auto"/>
        <w:jc w:val="both"/>
        <w:rPr>
          <w:rFonts w:cs="Times New Roman"/>
          <w:lang w:val="es-CO"/>
          <w:rPrChange w:id="8627" w:author="Massiel Nayibe Moreno Ladino" w:date="2025-01-15T13:00:00Z" w16du:dateUtc="2025-01-15T18:00:00Z">
            <w:rPr>
              <w:rFonts w:cs="Times New Roman"/>
            </w:rPr>
          </w:rPrChange>
        </w:rPr>
      </w:pPr>
      <w:r w:rsidRPr="00963ED8">
        <w:rPr>
          <w:rFonts w:cs="Times New Roman"/>
          <w:lang w:val="es-CO"/>
          <w:rPrChange w:id="8628" w:author="Massiel Nayibe Moreno Ladino" w:date="2025-01-15T13:00:00Z" w16du:dateUtc="2025-01-15T18:00:00Z">
            <w:rPr>
              <w:rFonts w:cs="Times New Roman"/>
            </w:rPr>
          </w:rPrChange>
        </w:rPr>
        <w:t xml:space="preserve">Es política de Compañeros cumplir con las leyes y regulaciones que prohíben el tráfico de personas. El personal de Compañeros y sus Afiliados deben evitar y tienen prohibido participar </w:t>
      </w:r>
      <w:r w:rsidRPr="00963ED8">
        <w:rPr>
          <w:rFonts w:cs="Times New Roman"/>
          <w:lang w:val="es-CO"/>
          <w:rPrChange w:id="8629" w:author="Massiel Nayibe Moreno Ladino" w:date="2025-01-15T13:00:00Z" w16du:dateUtc="2025-01-15T18:00:00Z">
            <w:rPr>
              <w:rFonts w:cs="Times New Roman"/>
            </w:rPr>
          </w:rPrChange>
        </w:rPr>
        <w:lastRenderedPageBreak/>
        <w:t xml:space="preserve">activamente, ser cómplices o beneficiarse de cualquier práctica que constituya trata de personas. El consentimiento de una víctima del tráfico de personas es irrelevante. </w:t>
      </w:r>
    </w:p>
    <w:p w14:paraId="48A322E6" w14:textId="77777777" w:rsidR="005E5BD6" w:rsidRPr="00963ED8" w:rsidRDefault="005E5BD6" w:rsidP="005E5BD6">
      <w:pPr>
        <w:pBdr>
          <w:top w:val="nil"/>
          <w:left w:val="nil"/>
          <w:bottom w:val="nil"/>
          <w:right w:val="nil"/>
          <w:between w:val="nil"/>
        </w:pBdr>
        <w:spacing w:line="360" w:lineRule="auto"/>
        <w:jc w:val="both"/>
        <w:rPr>
          <w:rFonts w:cs="Times New Roman"/>
          <w:lang w:val="es-CO"/>
          <w:rPrChange w:id="8630" w:author="Massiel Nayibe Moreno Ladino" w:date="2025-01-15T13:00:00Z" w16du:dateUtc="2025-01-15T18:00:00Z">
            <w:rPr>
              <w:rFonts w:cs="Times New Roman"/>
            </w:rPr>
          </w:rPrChange>
        </w:rPr>
      </w:pPr>
    </w:p>
    <w:p w14:paraId="1F9D6E6F" w14:textId="77777777" w:rsidR="00441859" w:rsidRPr="00963ED8" w:rsidRDefault="00DE7F5C">
      <w:pPr>
        <w:pBdr>
          <w:top w:val="nil"/>
          <w:left w:val="nil"/>
          <w:bottom w:val="nil"/>
          <w:right w:val="nil"/>
          <w:between w:val="nil"/>
        </w:pBdr>
        <w:spacing w:line="360" w:lineRule="auto"/>
        <w:jc w:val="both"/>
        <w:rPr>
          <w:rFonts w:cs="Times New Roman"/>
          <w:lang w:val="es-CO"/>
          <w:rPrChange w:id="8631" w:author="Massiel Nayibe Moreno Ladino" w:date="2025-01-15T13:00:00Z" w16du:dateUtc="2025-01-15T18:00:00Z">
            <w:rPr>
              <w:rFonts w:cs="Times New Roman"/>
            </w:rPr>
          </w:rPrChange>
        </w:rPr>
      </w:pPr>
      <w:r w:rsidRPr="00963ED8">
        <w:rPr>
          <w:rFonts w:cs="Times New Roman"/>
          <w:lang w:val="es-CO"/>
          <w:rPrChange w:id="8632" w:author="Massiel Nayibe Moreno Ladino" w:date="2025-01-15T13:00:00Z" w16du:dateUtc="2025-01-15T18:00:00Z">
            <w:rPr>
              <w:rFonts w:cs="Times New Roman"/>
            </w:rPr>
          </w:rPrChange>
        </w:rPr>
        <w:t>Además, los Socios, sus empleados, sub-receptores, empleados de sub-receptores, contratistas y empleados de contratistas no podrán contratar o utilizar reclutadores de mano de obra, intermediarios u otros agentes que se dediquen a:</w:t>
      </w:r>
    </w:p>
    <w:p w14:paraId="75A248CD" w14:textId="77777777" w:rsidR="00441859" w:rsidRPr="00963ED8" w:rsidRDefault="00DE7F5C">
      <w:pPr>
        <w:pStyle w:val="Prrafodelista"/>
        <w:numPr>
          <w:ilvl w:val="0"/>
          <w:numId w:val="152"/>
        </w:numPr>
        <w:pBdr>
          <w:top w:val="nil"/>
          <w:left w:val="nil"/>
          <w:bottom w:val="nil"/>
          <w:right w:val="nil"/>
          <w:between w:val="nil"/>
        </w:pBdr>
        <w:spacing w:line="360" w:lineRule="auto"/>
        <w:jc w:val="both"/>
        <w:rPr>
          <w:rFonts w:cs="Times New Roman"/>
          <w:lang w:val="es-CO"/>
          <w:rPrChange w:id="8633" w:author="Massiel Nayibe Moreno Ladino" w:date="2025-01-15T13:00:00Z" w16du:dateUtc="2025-01-15T18:00:00Z">
            <w:rPr>
              <w:rFonts w:cs="Times New Roman"/>
            </w:rPr>
          </w:rPrChange>
        </w:rPr>
      </w:pPr>
      <w:r w:rsidRPr="00963ED8">
        <w:rPr>
          <w:rFonts w:cs="Times New Roman"/>
          <w:lang w:val="es-CO"/>
          <w:rPrChange w:id="8634" w:author="Massiel Nayibe Moreno Ladino" w:date="2025-01-15T13:00:00Z" w16du:dateUtc="2025-01-15T18:00:00Z">
            <w:rPr>
              <w:rFonts w:cs="Times New Roman"/>
            </w:rPr>
          </w:rPrChange>
        </w:rPr>
        <w:t>formas graves de trata de personas;</w:t>
      </w:r>
    </w:p>
    <w:p w14:paraId="6DCFCE51" w14:textId="77777777" w:rsidR="00441859" w:rsidRPr="00963ED8" w:rsidRDefault="00DE7F5C">
      <w:pPr>
        <w:pStyle w:val="Prrafodelista"/>
        <w:numPr>
          <w:ilvl w:val="0"/>
          <w:numId w:val="152"/>
        </w:numPr>
        <w:pBdr>
          <w:top w:val="nil"/>
          <w:left w:val="nil"/>
          <w:bottom w:val="nil"/>
          <w:right w:val="nil"/>
          <w:between w:val="nil"/>
        </w:pBdr>
        <w:spacing w:line="360" w:lineRule="auto"/>
        <w:jc w:val="both"/>
        <w:rPr>
          <w:rFonts w:cs="Times New Roman"/>
          <w:lang w:val="es-CO"/>
          <w:rPrChange w:id="8635" w:author="Massiel Nayibe Moreno Ladino" w:date="2025-01-15T13:00:00Z" w16du:dateUtc="2025-01-15T18:00:00Z">
            <w:rPr>
              <w:rFonts w:cs="Times New Roman"/>
            </w:rPr>
          </w:rPrChange>
        </w:rPr>
      </w:pPr>
      <w:r w:rsidRPr="00963ED8">
        <w:rPr>
          <w:rFonts w:cs="Times New Roman"/>
          <w:lang w:val="es-CO"/>
          <w:rPrChange w:id="8636" w:author="Massiel Nayibe Moreno Ladino" w:date="2025-01-15T13:00:00Z" w16du:dateUtc="2025-01-15T18:00:00Z">
            <w:rPr>
              <w:rFonts w:cs="Times New Roman"/>
            </w:rPr>
          </w:rPrChange>
        </w:rPr>
        <w:t>la obtención de un acto sexual comercial durante el periodo de vigencia de la subvención, contrato o acuerdo de cooperación;</w:t>
      </w:r>
    </w:p>
    <w:p w14:paraId="582ADE5A" w14:textId="77777777" w:rsidR="00441859" w:rsidRPr="00963ED8" w:rsidRDefault="00DE7F5C">
      <w:pPr>
        <w:pStyle w:val="Prrafodelista"/>
        <w:numPr>
          <w:ilvl w:val="0"/>
          <w:numId w:val="152"/>
        </w:numPr>
        <w:pBdr>
          <w:top w:val="nil"/>
          <w:left w:val="nil"/>
          <w:bottom w:val="nil"/>
          <w:right w:val="nil"/>
          <w:between w:val="nil"/>
        </w:pBdr>
        <w:spacing w:line="360" w:lineRule="auto"/>
        <w:jc w:val="both"/>
        <w:rPr>
          <w:rFonts w:cs="Times New Roman"/>
          <w:lang w:val="es-CO"/>
          <w:rPrChange w:id="8637" w:author="Massiel Nayibe Moreno Ladino" w:date="2025-01-15T13:00:00Z" w16du:dateUtc="2025-01-15T18:00:00Z">
            <w:rPr>
              <w:rFonts w:cs="Times New Roman"/>
            </w:rPr>
          </w:rPrChange>
        </w:rPr>
      </w:pPr>
      <w:r w:rsidRPr="00963ED8">
        <w:rPr>
          <w:rFonts w:cs="Times New Roman"/>
          <w:lang w:val="es-CO"/>
          <w:rPrChange w:id="8638" w:author="Massiel Nayibe Moreno Ladino" w:date="2025-01-15T13:00:00Z" w16du:dateUtc="2025-01-15T18:00:00Z">
            <w:rPr>
              <w:rFonts w:cs="Times New Roman"/>
            </w:rPr>
          </w:rPrChange>
        </w:rPr>
        <w:t>el uso de mano de obra forzada en la ejecución de la subvención, contrato o acuerdo de cooperación; o actos que apoyen o fomenten directamente la trata de personas.</w:t>
      </w:r>
    </w:p>
    <w:p w14:paraId="7FA1164E" w14:textId="77777777" w:rsidR="00441859" w:rsidRPr="00963ED8" w:rsidRDefault="00DE7F5C">
      <w:pPr>
        <w:pBdr>
          <w:top w:val="nil"/>
          <w:left w:val="nil"/>
          <w:bottom w:val="nil"/>
          <w:right w:val="nil"/>
          <w:between w:val="nil"/>
        </w:pBdr>
        <w:spacing w:line="360" w:lineRule="auto"/>
        <w:jc w:val="both"/>
        <w:rPr>
          <w:rFonts w:cs="Times New Roman"/>
          <w:lang w:val="es-CO"/>
          <w:rPrChange w:id="8639" w:author="Massiel Nayibe Moreno Ladino" w:date="2025-01-15T13:00:00Z" w16du:dateUtc="2025-01-15T18:00:00Z">
            <w:rPr>
              <w:rFonts w:cs="Times New Roman"/>
            </w:rPr>
          </w:rPrChange>
        </w:rPr>
      </w:pPr>
      <w:r w:rsidRPr="00963ED8">
        <w:rPr>
          <w:rFonts w:cs="Times New Roman"/>
          <w:lang w:val="es-CO"/>
          <w:rPrChange w:id="8640" w:author="Massiel Nayibe Moreno Ladino" w:date="2025-01-15T13:00:00Z" w16du:dateUtc="2025-01-15T18:00:00Z">
            <w:rPr>
              <w:rFonts w:cs="Times New Roman"/>
            </w:rPr>
          </w:rPrChange>
        </w:rPr>
        <w:t>Entre los ejemplos de conductas que infringirían esta política porque contribuyen a la trata de personas, se incluyen (pero no se limitan a):</w:t>
      </w:r>
    </w:p>
    <w:p w14:paraId="61E1B8F4" w14:textId="77777777" w:rsidR="00441859" w:rsidRPr="00963ED8" w:rsidRDefault="00DE7F5C">
      <w:pPr>
        <w:pStyle w:val="Prrafodelista"/>
        <w:numPr>
          <w:ilvl w:val="0"/>
          <w:numId w:val="149"/>
        </w:numPr>
        <w:pBdr>
          <w:top w:val="nil"/>
          <w:left w:val="nil"/>
          <w:bottom w:val="nil"/>
          <w:right w:val="nil"/>
          <w:between w:val="nil"/>
        </w:pBdr>
        <w:spacing w:line="360" w:lineRule="auto"/>
        <w:jc w:val="both"/>
        <w:rPr>
          <w:rFonts w:cs="Times New Roman"/>
          <w:lang w:val="es-CO"/>
          <w:rPrChange w:id="8641" w:author="Massiel Nayibe Moreno Ladino" w:date="2025-01-15T13:00:00Z" w16du:dateUtc="2025-01-15T18:00:00Z">
            <w:rPr>
              <w:rFonts w:cs="Times New Roman"/>
            </w:rPr>
          </w:rPrChange>
        </w:rPr>
      </w:pPr>
      <w:r w:rsidRPr="00963ED8">
        <w:rPr>
          <w:rFonts w:cs="Times New Roman"/>
          <w:lang w:val="es-CO"/>
          <w:rPrChange w:id="8642" w:author="Massiel Nayibe Moreno Ladino" w:date="2025-01-15T13:00:00Z" w16du:dateUtc="2025-01-15T18:00:00Z">
            <w:rPr>
              <w:rFonts w:cs="Times New Roman"/>
            </w:rPr>
          </w:rPrChange>
        </w:rPr>
        <w:t>Proxenetismo en actos sexuales comerciales;</w:t>
      </w:r>
    </w:p>
    <w:p w14:paraId="2B8143FB" w14:textId="77777777" w:rsidR="00441859" w:rsidRPr="00963ED8" w:rsidRDefault="00DE7F5C">
      <w:pPr>
        <w:pStyle w:val="Prrafodelista"/>
        <w:numPr>
          <w:ilvl w:val="0"/>
          <w:numId w:val="149"/>
        </w:numPr>
        <w:pBdr>
          <w:top w:val="nil"/>
          <w:left w:val="nil"/>
          <w:bottom w:val="nil"/>
          <w:right w:val="nil"/>
          <w:between w:val="nil"/>
        </w:pBdr>
        <w:spacing w:line="360" w:lineRule="auto"/>
        <w:jc w:val="both"/>
        <w:rPr>
          <w:rFonts w:cs="Times New Roman"/>
          <w:lang w:val="es-CO"/>
          <w:rPrChange w:id="8643" w:author="Massiel Nayibe Moreno Ladino" w:date="2025-01-15T13:00:00Z" w16du:dateUtc="2025-01-15T18:00:00Z">
            <w:rPr>
              <w:rFonts w:cs="Times New Roman"/>
            </w:rPr>
          </w:rPrChange>
        </w:rPr>
      </w:pPr>
      <w:r w:rsidRPr="00963ED8">
        <w:rPr>
          <w:rFonts w:cs="Times New Roman"/>
          <w:lang w:val="es-CO"/>
          <w:rPrChange w:id="8644" w:author="Massiel Nayibe Moreno Ladino" w:date="2025-01-15T13:00:00Z" w16du:dateUtc="2025-01-15T18:00:00Z">
            <w:rPr>
              <w:rFonts w:cs="Times New Roman"/>
            </w:rPr>
          </w:rPrChange>
        </w:rPr>
        <w:t>Utilizar mano de obra forzada en la ejecución de cualquier contrato, acuerdo de cooperación o adjudicación;</w:t>
      </w:r>
    </w:p>
    <w:p w14:paraId="1919B7C6" w14:textId="77777777" w:rsidR="00441859" w:rsidRPr="00963ED8" w:rsidRDefault="00DE7F5C">
      <w:pPr>
        <w:pStyle w:val="Prrafodelista"/>
        <w:numPr>
          <w:ilvl w:val="0"/>
          <w:numId w:val="149"/>
        </w:numPr>
        <w:pBdr>
          <w:top w:val="nil"/>
          <w:left w:val="nil"/>
          <w:bottom w:val="nil"/>
          <w:right w:val="nil"/>
          <w:between w:val="nil"/>
        </w:pBdr>
        <w:spacing w:line="360" w:lineRule="auto"/>
        <w:jc w:val="both"/>
        <w:rPr>
          <w:rFonts w:cs="Times New Roman"/>
          <w:lang w:val="es-CO"/>
          <w:rPrChange w:id="8645" w:author="Massiel Nayibe Moreno Ladino" w:date="2025-01-15T13:00:00Z" w16du:dateUtc="2025-01-15T18:00:00Z">
            <w:rPr>
              <w:rFonts w:cs="Times New Roman"/>
            </w:rPr>
          </w:rPrChange>
        </w:rPr>
      </w:pPr>
      <w:r w:rsidRPr="00963ED8">
        <w:rPr>
          <w:rFonts w:cs="Times New Roman"/>
          <w:lang w:val="es-CO"/>
          <w:rPrChange w:id="8646" w:author="Massiel Nayibe Moreno Ladino" w:date="2025-01-15T13:00:00Z" w16du:dateUtc="2025-01-15T18:00:00Z">
            <w:rPr>
              <w:rFonts w:cs="Times New Roman"/>
            </w:rPr>
          </w:rPrChange>
        </w:rPr>
        <w:t>Destruir, ocultar, confiscar o negar de cualquier otro modo a cualquier empleado el acceso a sus documentos de identidad o de inmigración, como pasaportes o permisos de conducir;</w:t>
      </w:r>
    </w:p>
    <w:p w14:paraId="0AABD444" w14:textId="77777777" w:rsidR="00441859" w:rsidRPr="00963ED8" w:rsidRDefault="00DE7F5C">
      <w:pPr>
        <w:pStyle w:val="Prrafodelista"/>
        <w:numPr>
          <w:ilvl w:val="0"/>
          <w:numId w:val="149"/>
        </w:numPr>
        <w:pBdr>
          <w:top w:val="nil"/>
          <w:left w:val="nil"/>
          <w:bottom w:val="nil"/>
          <w:right w:val="nil"/>
          <w:between w:val="nil"/>
        </w:pBdr>
        <w:spacing w:line="360" w:lineRule="auto"/>
        <w:jc w:val="both"/>
        <w:rPr>
          <w:rFonts w:cs="Times New Roman"/>
          <w:lang w:val="es-CO"/>
          <w:rPrChange w:id="8647" w:author="Massiel Nayibe Moreno Ladino" w:date="2025-01-15T13:00:00Z" w16du:dateUtc="2025-01-15T18:00:00Z">
            <w:rPr>
              <w:rFonts w:cs="Times New Roman"/>
            </w:rPr>
          </w:rPrChange>
        </w:rPr>
      </w:pPr>
      <w:r w:rsidRPr="00963ED8">
        <w:rPr>
          <w:rFonts w:cs="Times New Roman"/>
          <w:lang w:val="es-CO"/>
          <w:rPrChange w:id="8648" w:author="Massiel Nayibe Moreno Ladino" w:date="2025-01-15T13:00:00Z" w16du:dateUtc="2025-01-15T18:00:00Z">
            <w:rPr>
              <w:rFonts w:cs="Times New Roman"/>
            </w:rPr>
          </w:rPrChange>
        </w:rPr>
        <w:t>Solicitar empleo a una persona, u ofrecerle empleo, mediante pretensiones, representaciones o promesas materialmente falsas o fraudulentas en relación con dicho empleo;</w:t>
      </w:r>
    </w:p>
    <w:p w14:paraId="7CFAE40E" w14:textId="77777777" w:rsidR="00441859" w:rsidRPr="00963ED8" w:rsidRDefault="00DE7F5C">
      <w:pPr>
        <w:pStyle w:val="Prrafodelista"/>
        <w:numPr>
          <w:ilvl w:val="0"/>
          <w:numId w:val="149"/>
        </w:numPr>
        <w:pBdr>
          <w:top w:val="nil"/>
          <w:left w:val="nil"/>
          <w:bottom w:val="nil"/>
          <w:right w:val="nil"/>
          <w:between w:val="nil"/>
        </w:pBdr>
        <w:spacing w:line="360" w:lineRule="auto"/>
        <w:jc w:val="both"/>
        <w:rPr>
          <w:rFonts w:cs="Times New Roman"/>
          <w:lang w:val="es-CO"/>
          <w:rPrChange w:id="8649" w:author="Massiel Nayibe Moreno Ladino" w:date="2025-01-15T13:00:00Z" w16du:dateUtc="2025-01-15T18:00:00Z">
            <w:rPr>
              <w:rFonts w:cs="Times New Roman"/>
            </w:rPr>
          </w:rPrChange>
        </w:rPr>
      </w:pPr>
      <w:r w:rsidRPr="00963ED8">
        <w:rPr>
          <w:rFonts w:cs="Times New Roman"/>
          <w:lang w:val="es-CO"/>
          <w:rPrChange w:id="8650" w:author="Massiel Nayibe Moreno Ladino" w:date="2025-01-15T13:00:00Z" w16du:dateUtc="2025-01-15T18:00:00Z">
            <w:rPr>
              <w:rFonts w:cs="Times New Roman"/>
            </w:rPr>
          </w:rPrChange>
        </w:rPr>
        <w:t>Utilizar prácticas de contratación engañosas o fraudulentas durante la contratación de empleados o la oferta de puestos de empleo/contratación; como no revelar, en un formato y un lenguaje accesibles para el candidato potencial, información básica o hacer declaraciones falsas materiales durante la contratación de candidatos en relación con los términos y condiciones clave, incluidos los salarios y los beneficios complementarios, la ubicación del trabajo, las condiciones de vida, el alojamiento y los costes asociados (si los proporciona Partners ), cualquier coste significativo que deba cargarse al candidato y, si procede, la naturaleza peligrosa del trabajo;</w:t>
      </w:r>
    </w:p>
    <w:p w14:paraId="400BE57F" w14:textId="77777777" w:rsidR="00441859" w:rsidRPr="00963ED8" w:rsidRDefault="00DE7F5C">
      <w:pPr>
        <w:pStyle w:val="Prrafodelista"/>
        <w:numPr>
          <w:ilvl w:val="0"/>
          <w:numId w:val="149"/>
        </w:numPr>
        <w:pBdr>
          <w:top w:val="nil"/>
          <w:left w:val="nil"/>
          <w:bottom w:val="nil"/>
          <w:right w:val="nil"/>
          <w:between w:val="nil"/>
        </w:pBdr>
        <w:spacing w:line="360" w:lineRule="auto"/>
        <w:jc w:val="both"/>
        <w:rPr>
          <w:rFonts w:cs="Times New Roman"/>
          <w:lang w:val="es-CO"/>
          <w:rPrChange w:id="8651" w:author="Massiel Nayibe Moreno Ladino" w:date="2025-01-15T13:00:00Z" w16du:dateUtc="2025-01-15T18:00:00Z">
            <w:rPr>
              <w:rFonts w:cs="Times New Roman"/>
            </w:rPr>
          </w:rPrChange>
        </w:rPr>
      </w:pPr>
      <w:r w:rsidRPr="00963ED8">
        <w:rPr>
          <w:rFonts w:cs="Times New Roman"/>
          <w:lang w:val="es-CO"/>
          <w:rPrChange w:id="8652" w:author="Massiel Nayibe Moreno Ladino" w:date="2025-01-15T13:00:00Z" w16du:dateUtc="2025-01-15T18:00:00Z">
            <w:rPr>
              <w:rFonts w:cs="Times New Roman"/>
            </w:rPr>
          </w:rPrChange>
        </w:rPr>
        <w:lastRenderedPageBreak/>
        <w:t>Recurrir a reclutadores que no cumplan la legislación laboral local del país en el que se realiza el reclutamiento;</w:t>
      </w:r>
    </w:p>
    <w:p w14:paraId="23700F15" w14:textId="77777777" w:rsidR="00441859" w:rsidRPr="00963ED8" w:rsidRDefault="00DE7F5C">
      <w:pPr>
        <w:pStyle w:val="Prrafodelista"/>
        <w:numPr>
          <w:ilvl w:val="0"/>
          <w:numId w:val="149"/>
        </w:numPr>
        <w:pBdr>
          <w:top w:val="nil"/>
          <w:left w:val="nil"/>
          <w:bottom w:val="nil"/>
          <w:right w:val="nil"/>
          <w:between w:val="nil"/>
        </w:pBdr>
        <w:spacing w:line="360" w:lineRule="auto"/>
        <w:jc w:val="both"/>
        <w:rPr>
          <w:rFonts w:cs="Times New Roman"/>
          <w:lang w:val="es-CO"/>
          <w:rPrChange w:id="8653" w:author="Massiel Nayibe Moreno Ladino" w:date="2025-01-15T13:00:00Z" w16du:dateUtc="2025-01-15T18:00:00Z">
            <w:rPr>
              <w:rFonts w:cs="Times New Roman"/>
            </w:rPr>
          </w:rPrChange>
        </w:rPr>
      </w:pPr>
      <w:r w:rsidRPr="00963ED8">
        <w:rPr>
          <w:rFonts w:cs="Times New Roman"/>
          <w:lang w:val="es-CO"/>
          <w:rPrChange w:id="8654" w:author="Massiel Nayibe Moreno Ladino" w:date="2025-01-15T13:00:00Z" w16du:dateUtc="2025-01-15T18:00:00Z">
            <w:rPr>
              <w:rFonts w:cs="Times New Roman"/>
            </w:rPr>
          </w:rPrChange>
        </w:rPr>
        <w:t>Cobrar a los solicitantes/candidatos/empleados tasas de contratación o de colocación no razonables;</w:t>
      </w:r>
    </w:p>
    <w:p w14:paraId="1CFF5938" w14:textId="77777777" w:rsidR="00441859" w:rsidRPr="00963ED8" w:rsidRDefault="00DE7F5C">
      <w:pPr>
        <w:pStyle w:val="Prrafodelista"/>
        <w:numPr>
          <w:ilvl w:val="0"/>
          <w:numId w:val="149"/>
        </w:numPr>
        <w:pBdr>
          <w:top w:val="nil"/>
          <w:left w:val="nil"/>
          <w:bottom w:val="nil"/>
          <w:right w:val="nil"/>
          <w:between w:val="nil"/>
        </w:pBdr>
        <w:spacing w:line="360" w:lineRule="auto"/>
        <w:jc w:val="both"/>
        <w:rPr>
          <w:rFonts w:cs="Times New Roman"/>
          <w:lang w:val="es-CO"/>
          <w:rPrChange w:id="8655" w:author="Massiel Nayibe Moreno Ladino" w:date="2025-01-15T13:00:00Z" w16du:dateUtc="2025-01-15T18:00:00Z">
            <w:rPr>
              <w:rFonts w:cs="Times New Roman"/>
            </w:rPr>
          </w:rPrChange>
        </w:rPr>
      </w:pPr>
      <w:r w:rsidRPr="00963ED8">
        <w:rPr>
          <w:rFonts w:cs="Times New Roman"/>
          <w:lang w:val="es-CO"/>
          <w:rPrChange w:id="8656" w:author="Massiel Nayibe Moreno Ladino" w:date="2025-01-15T13:00:00Z" w16du:dateUtc="2025-01-15T18:00:00Z">
            <w:rPr>
              <w:rFonts w:cs="Times New Roman"/>
            </w:rPr>
          </w:rPrChange>
        </w:rPr>
        <w:t>Si así lo exige la ley o el contrato, no proporcionar transporte de vuelta o no pagar el coste del transporte de vuelta al finalizar la relación laboral. No proporcionar transporte de regreso o no pagar los costos de transporte de regreso a un empleado desde un país fuera de los Estados Unidos al país desde el cual el empleado fue reclutado al finalizar el empleo si así lo solicita el empleado, a menos que esté exento del requisito de proporcionar o pagar dicho transporte de regreso por el departamento o agencia federal que proporciona o celebra la subvención, contrato o acuerdo de cooperación; o el empleado es una víctima de la trata de personas que busca servicios para víctimas o reparación legal en el país de empleo o un testigo en una acción de aplicación de la trata de personas...;</w:t>
      </w:r>
    </w:p>
    <w:p w14:paraId="0B0E82DA" w14:textId="77777777" w:rsidR="00441859" w:rsidRPr="00963ED8" w:rsidRDefault="00DE7F5C">
      <w:pPr>
        <w:pStyle w:val="Prrafodelista"/>
        <w:numPr>
          <w:ilvl w:val="0"/>
          <w:numId w:val="149"/>
        </w:numPr>
        <w:pBdr>
          <w:top w:val="nil"/>
          <w:left w:val="nil"/>
          <w:bottom w:val="nil"/>
          <w:right w:val="nil"/>
          <w:between w:val="nil"/>
        </w:pBdr>
        <w:spacing w:line="360" w:lineRule="auto"/>
        <w:jc w:val="both"/>
        <w:rPr>
          <w:rFonts w:cs="Times New Roman"/>
          <w:lang w:val="es-CO"/>
          <w:rPrChange w:id="8657" w:author="Massiel Nayibe Moreno Ladino" w:date="2025-01-15T13:00:00Z" w16du:dateUtc="2025-01-15T18:00:00Z">
            <w:rPr>
              <w:rFonts w:cs="Times New Roman"/>
            </w:rPr>
          </w:rPrChange>
        </w:rPr>
      </w:pPr>
      <w:r w:rsidRPr="00963ED8">
        <w:rPr>
          <w:rFonts w:cs="Times New Roman"/>
          <w:lang w:val="es-CO"/>
          <w:rPrChange w:id="8658" w:author="Massiel Nayibe Moreno Ladino" w:date="2025-01-15T13:00:00Z" w16du:dateUtc="2025-01-15T18:00:00Z">
            <w:rPr>
              <w:rFonts w:cs="Times New Roman"/>
            </w:rPr>
          </w:rPrChange>
        </w:rPr>
        <w:t>Si así lo exige la ley o el contrato, no proporcionar u organizar un alojamiento que cumpla las normas de alojamiento y seguridad del país anfitrión.</w:t>
      </w:r>
    </w:p>
    <w:p w14:paraId="46BE9FF0" w14:textId="77777777" w:rsidR="00441859" w:rsidRPr="00963ED8" w:rsidRDefault="00DE7F5C">
      <w:pPr>
        <w:pStyle w:val="Prrafodelista"/>
        <w:numPr>
          <w:ilvl w:val="0"/>
          <w:numId w:val="149"/>
        </w:numPr>
        <w:pBdr>
          <w:top w:val="nil"/>
          <w:left w:val="nil"/>
          <w:bottom w:val="nil"/>
          <w:right w:val="nil"/>
          <w:between w:val="nil"/>
        </w:pBdr>
        <w:spacing w:line="360" w:lineRule="auto"/>
        <w:jc w:val="both"/>
        <w:rPr>
          <w:rFonts w:cs="Times New Roman"/>
          <w:lang w:val="es-CO"/>
          <w:rPrChange w:id="8659" w:author="Massiel Nayibe Moreno Ladino" w:date="2025-01-15T13:00:00Z" w16du:dateUtc="2025-01-15T18:00:00Z">
            <w:rPr>
              <w:rFonts w:cs="Times New Roman"/>
            </w:rPr>
          </w:rPrChange>
        </w:rPr>
      </w:pPr>
      <w:r w:rsidRPr="00963ED8">
        <w:rPr>
          <w:rFonts w:cs="Times New Roman"/>
          <w:lang w:val="es-CO"/>
          <w:rPrChange w:id="8660" w:author="Massiel Nayibe Moreno Ladino" w:date="2025-01-15T13:00:00Z" w16du:dateUtc="2025-01-15T18:00:00Z">
            <w:rPr>
              <w:rFonts w:cs="Times New Roman"/>
            </w:rPr>
          </w:rPrChange>
        </w:rPr>
        <w:t>Si lo exige la ley o el contrato, no proporcionar por escrito un contrato de trabajo, un acuerdo de contratación u otro documento laboral obligatorio.</w:t>
      </w:r>
    </w:p>
    <w:p w14:paraId="0F0C814B" w14:textId="77777777" w:rsidR="005E5BD6" w:rsidRPr="00963ED8" w:rsidRDefault="005E5BD6" w:rsidP="005E5BD6">
      <w:pPr>
        <w:pBdr>
          <w:top w:val="nil"/>
          <w:left w:val="nil"/>
          <w:bottom w:val="nil"/>
          <w:right w:val="nil"/>
          <w:between w:val="nil"/>
        </w:pBdr>
        <w:spacing w:line="360" w:lineRule="auto"/>
        <w:jc w:val="both"/>
        <w:rPr>
          <w:rFonts w:cs="Times New Roman"/>
          <w:lang w:val="es-CO"/>
          <w:rPrChange w:id="8661" w:author="Massiel Nayibe Moreno Ladino" w:date="2025-01-15T13:00:00Z" w16du:dateUtc="2025-01-15T18:00:00Z">
            <w:rPr>
              <w:rFonts w:cs="Times New Roman"/>
            </w:rPr>
          </w:rPrChange>
        </w:rPr>
      </w:pPr>
    </w:p>
    <w:p w14:paraId="1A0AA39D" w14:textId="77777777" w:rsidR="00441859" w:rsidRPr="00963ED8" w:rsidRDefault="00DE7F5C">
      <w:pPr>
        <w:pBdr>
          <w:top w:val="nil"/>
          <w:left w:val="nil"/>
          <w:bottom w:val="nil"/>
          <w:right w:val="nil"/>
          <w:between w:val="nil"/>
        </w:pBdr>
        <w:spacing w:line="360" w:lineRule="auto"/>
        <w:jc w:val="both"/>
        <w:rPr>
          <w:rFonts w:cs="Times New Roman"/>
          <w:lang w:val="es-CO"/>
          <w:rPrChange w:id="8662" w:author="Massiel Nayibe Moreno Ladino" w:date="2025-01-15T13:00:00Z" w16du:dateUtc="2025-01-15T18:00:00Z">
            <w:rPr>
              <w:rFonts w:cs="Times New Roman"/>
            </w:rPr>
          </w:rPrChange>
        </w:rPr>
      </w:pPr>
      <w:r w:rsidRPr="00963ED8">
        <w:rPr>
          <w:rFonts w:cs="Times New Roman"/>
          <w:lang w:val="es-CO"/>
          <w:rPrChange w:id="8663" w:author="Massiel Nayibe Moreno Ladino" w:date="2025-01-15T13:00:00Z" w16du:dateUtc="2025-01-15T18:00:00Z">
            <w:rPr>
              <w:rFonts w:cs="Times New Roman"/>
            </w:rPr>
          </w:rPrChange>
        </w:rPr>
        <w:t>Los Afiliados de Partners que infrinjan esta política estarán sujetos a medidas disciplinarias, hasta el despido, y podrán ser objeto de acciones penales. La organización asociada podrá ver rescindidos sus acuerdos, se le podrá prohibir trabajar con socios en el futuro y/o podrá ser objeto de acciones penales.</w:t>
      </w:r>
    </w:p>
    <w:p w14:paraId="25338751" w14:textId="77777777" w:rsidR="00441859" w:rsidRPr="00963ED8" w:rsidRDefault="00DE7F5C">
      <w:pPr>
        <w:pStyle w:val="Ttulo4"/>
        <w:rPr>
          <w:szCs w:val="26"/>
          <w:lang w:val="es-CO"/>
          <w:rPrChange w:id="8664" w:author="Massiel Nayibe Moreno Ladino" w:date="2025-01-15T13:00:00Z" w16du:dateUtc="2025-01-15T18:00:00Z">
            <w:rPr>
              <w:szCs w:val="26"/>
            </w:rPr>
          </w:rPrChange>
        </w:rPr>
      </w:pPr>
      <w:bookmarkStart w:id="8665" w:name="_Toc128482900"/>
      <w:r w:rsidRPr="00963ED8">
        <w:rPr>
          <w:szCs w:val="26"/>
          <w:lang w:val="es-CO"/>
          <w:rPrChange w:id="8666" w:author="Massiel Nayibe Moreno Ladino" w:date="2025-01-15T13:00:00Z" w16du:dateUtc="2025-01-15T18:00:00Z">
            <w:rPr>
              <w:szCs w:val="26"/>
            </w:rPr>
          </w:rPrChange>
        </w:rPr>
        <w:t>Requisitos mínimos de cumplimiento en materia de lucha contra la trata de personas</w:t>
      </w:r>
      <w:bookmarkEnd w:id="8665"/>
    </w:p>
    <w:p w14:paraId="44DAFAA1" w14:textId="77777777" w:rsidR="00441859" w:rsidRPr="00963ED8" w:rsidRDefault="00DE7F5C">
      <w:pPr>
        <w:pBdr>
          <w:top w:val="nil"/>
          <w:left w:val="nil"/>
          <w:bottom w:val="nil"/>
          <w:right w:val="nil"/>
          <w:between w:val="nil"/>
        </w:pBdr>
        <w:spacing w:line="360" w:lineRule="auto"/>
        <w:jc w:val="both"/>
        <w:rPr>
          <w:rFonts w:cs="Times New Roman"/>
          <w:lang w:val="es-CO"/>
          <w:rPrChange w:id="8667" w:author="Massiel Nayibe Moreno Ladino" w:date="2025-01-15T13:00:00Z" w16du:dateUtc="2025-01-15T18:00:00Z">
            <w:rPr>
              <w:rFonts w:cs="Times New Roman"/>
            </w:rPr>
          </w:rPrChange>
        </w:rPr>
      </w:pPr>
      <w:r w:rsidRPr="00963ED8">
        <w:rPr>
          <w:rFonts w:cs="Times New Roman"/>
          <w:lang w:val="es-CO"/>
          <w:rPrChange w:id="8668" w:author="Massiel Nayibe Moreno Ladino" w:date="2025-01-15T13:00:00Z" w16du:dateUtc="2025-01-15T18:00:00Z">
            <w:rPr>
              <w:rFonts w:cs="Times New Roman"/>
            </w:rPr>
          </w:rPrChange>
        </w:rPr>
        <w:t xml:space="preserve">Los Requisitos Mínimos de Cumplimiento contra la TIP se aplican a todos los proyectos, independientemente de la categorización del riesgo de TIP para el país o el proyecto en cuestión. Los Directores Principales de la sede central y el COP/PD de la oficina local son responsables de supervisar los programas para verificar el cumplimiento de la Política TIP y los Requisitos Mínimos de Cumplimiento. </w:t>
      </w:r>
      <w:bookmarkStart w:id="8669" w:name="_Toc128482901"/>
    </w:p>
    <w:p w14:paraId="1FCDC1EA" w14:textId="77777777" w:rsidR="00441859" w:rsidRPr="00963ED8" w:rsidRDefault="00DE7F5C">
      <w:pPr>
        <w:pStyle w:val="Ttulo4"/>
        <w:rPr>
          <w:szCs w:val="26"/>
          <w:lang w:val="es-CO"/>
          <w:rPrChange w:id="8670" w:author="Massiel Nayibe Moreno Ladino" w:date="2025-01-15T13:00:00Z" w16du:dateUtc="2025-01-15T18:00:00Z">
            <w:rPr>
              <w:szCs w:val="26"/>
            </w:rPr>
          </w:rPrChange>
        </w:rPr>
      </w:pPr>
      <w:r w:rsidRPr="00963ED8">
        <w:rPr>
          <w:szCs w:val="26"/>
          <w:lang w:val="es-CO"/>
          <w:rPrChange w:id="8671" w:author="Massiel Nayibe Moreno Ladino" w:date="2025-01-15T13:00:00Z" w16du:dateUtc="2025-01-15T18:00:00Z">
            <w:rPr>
              <w:szCs w:val="26"/>
            </w:rPr>
          </w:rPrChange>
        </w:rPr>
        <w:lastRenderedPageBreak/>
        <w:t>Personalizar el plan de cumplimiento del PIT</w:t>
      </w:r>
      <w:bookmarkEnd w:id="8669"/>
    </w:p>
    <w:p w14:paraId="3394F62A" w14:textId="77777777" w:rsidR="00441859" w:rsidRPr="00963ED8" w:rsidRDefault="00DE7F5C">
      <w:pPr>
        <w:spacing w:line="360" w:lineRule="auto"/>
        <w:jc w:val="both"/>
        <w:rPr>
          <w:rFonts w:cs="Times New Roman"/>
          <w:lang w:val="es-CO"/>
          <w:rPrChange w:id="8672" w:author="Massiel Nayibe Moreno Ladino" w:date="2025-01-15T13:00:00Z" w16du:dateUtc="2025-01-15T18:00:00Z">
            <w:rPr>
              <w:rFonts w:cs="Times New Roman"/>
            </w:rPr>
          </w:rPrChange>
        </w:rPr>
      </w:pPr>
      <w:r w:rsidRPr="00963ED8">
        <w:rPr>
          <w:rFonts w:cs="Times New Roman"/>
          <w:lang w:val="es-CO"/>
          <w:rPrChange w:id="8673" w:author="Massiel Nayibe Moreno Ladino" w:date="2025-01-15T13:00:00Z" w16du:dateUtc="2025-01-15T18:00:00Z">
            <w:rPr>
              <w:rFonts w:cs="Times New Roman"/>
            </w:rPr>
          </w:rPrChange>
        </w:rPr>
        <w:t xml:space="preserve">Los Directores Principales de la sede central y el COP/PD de la oficina sobre el terreno son responsables de garantizar la personalización, aplicación y supervisión del </w:t>
      </w:r>
      <w:r>
        <w:fldChar w:fldCharType="begin"/>
      </w:r>
      <w:r w:rsidRPr="00963ED8">
        <w:rPr>
          <w:lang w:val="es-CO"/>
          <w:rPrChange w:id="8674" w:author="Massiel Nayibe Moreno Ladino" w:date="2025-01-15T13:00:00Z" w16du:dateUtc="2025-01-15T18:00:00Z">
            <w:rPr/>
          </w:rPrChange>
        </w:rPr>
        <w:instrText>HYPERLINK "https://partnersnet107.sharepoint.com/:w:/s/FA/ET2CUgl9ymFJvZrTJ7Gt0xoBcfnDKC7Jx1WJl7IYxzEznQ?e=vfHRUb"</w:instrText>
      </w:r>
      <w:r>
        <w:fldChar w:fldCharType="separate"/>
      </w:r>
      <w:r w:rsidRPr="00963ED8">
        <w:rPr>
          <w:rStyle w:val="Hipervnculo"/>
          <w:rFonts w:cs="Times New Roman"/>
          <w:lang w:val="es-CO"/>
          <w:rPrChange w:id="8675" w:author="Massiel Nayibe Moreno Ladino" w:date="2025-01-15T13:00:00Z" w16du:dateUtc="2025-01-15T18:00:00Z">
            <w:rPr>
              <w:rStyle w:val="Hipervnculo"/>
              <w:rFonts w:cs="Times New Roman"/>
            </w:rPr>
          </w:rPrChange>
        </w:rPr>
        <w:t>Plan de Cumplimiento contra la Trata de Personas</w:t>
      </w:r>
      <w:r>
        <w:fldChar w:fldCharType="end"/>
      </w:r>
      <w:r w:rsidRPr="00963ED8">
        <w:rPr>
          <w:rFonts w:cs="Times New Roman"/>
          <w:lang w:val="es-CO"/>
          <w:rPrChange w:id="8676" w:author="Massiel Nayibe Moreno Ladino" w:date="2025-01-15T13:00:00Z" w16du:dateUtc="2025-01-15T18:00:00Z">
            <w:rPr>
              <w:rFonts w:cs="Times New Roman"/>
            </w:rPr>
          </w:rPrChange>
        </w:rPr>
        <w:t xml:space="preserve">. </w:t>
      </w:r>
    </w:p>
    <w:p w14:paraId="74B48006" w14:textId="77777777" w:rsidR="00441859" w:rsidRDefault="00DE7F5C">
      <w:pPr>
        <w:spacing w:line="360" w:lineRule="auto"/>
        <w:jc w:val="both"/>
        <w:rPr>
          <w:rFonts w:cs="Times New Roman"/>
        </w:rPr>
      </w:pPr>
      <w:r w:rsidRPr="00963ED8">
        <w:rPr>
          <w:rFonts w:cs="Times New Roman"/>
          <w:lang w:val="es-CO"/>
          <w:rPrChange w:id="8677" w:author="Massiel Nayibe Moreno Ladino" w:date="2025-01-15T13:00:00Z" w16du:dateUtc="2025-01-15T18:00:00Z">
            <w:rPr>
              <w:rFonts w:cs="Times New Roman"/>
            </w:rPr>
          </w:rPrChange>
        </w:rPr>
        <w:t xml:space="preserve">El COP/PD es responsable de personalizar el plan de cumplimiento del TIP en un plazo de tres meses a partir de la fecha de inicio del proyecto. Recopilar información sobre el nivel de riesgo de trata de personas para el proyecto. </w:t>
      </w:r>
      <w:r w:rsidRPr="000A73E8">
        <w:rPr>
          <w:rFonts w:cs="Times New Roman"/>
        </w:rPr>
        <w:t>El COP/PD debe utilizar los siguientes recursos:</w:t>
      </w:r>
    </w:p>
    <w:p w14:paraId="4BA04D0E" w14:textId="77777777" w:rsidR="00441859" w:rsidRPr="00963ED8" w:rsidRDefault="00DE7F5C">
      <w:pPr>
        <w:pStyle w:val="Prrafodelista"/>
        <w:numPr>
          <w:ilvl w:val="0"/>
          <w:numId w:val="150"/>
        </w:numPr>
        <w:spacing w:after="200" w:line="360" w:lineRule="auto"/>
        <w:jc w:val="both"/>
        <w:rPr>
          <w:rFonts w:cs="Times New Roman"/>
          <w:lang w:val="es-CO"/>
          <w:rPrChange w:id="8678" w:author="Massiel Nayibe Moreno Ladino" w:date="2025-01-15T13:00:00Z" w16du:dateUtc="2025-01-15T18:00:00Z">
            <w:rPr>
              <w:rFonts w:cs="Times New Roman"/>
            </w:rPr>
          </w:rPrChange>
        </w:rPr>
      </w:pPr>
      <w:r w:rsidRPr="00963ED8">
        <w:rPr>
          <w:rFonts w:cs="Times New Roman"/>
          <w:lang w:val="es-CO"/>
          <w:rPrChange w:id="8679" w:author="Massiel Nayibe Moreno Ladino" w:date="2025-01-15T13:00:00Z" w16du:dateUtc="2025-01-15T18:00:00Z">
            <w:rPr>
              <w:rFonts w:cs="Times New Roman"/>
            </w:rPr>
          </w:rPrChange>
        </w:rPr>
        <w:t xml:space="preserve">Lea el último </w:t>
      </w:r>
      <w:r>
        <w:fldChar w:fldCharType="begin"/>
      </w:r>
      <w:r w:rsidRPr="00963ED8">
        <w:rPr>
          <w:lang w:val="es-CO"/>
          <w:rPrChange w:id="8680" w:author="Massiel Nayibe Moreno Ladino" w:date="2025-01-15T13:00:00Z" w16du:dateUtc="2025-01-15T18:00:00Z">
            <w:rPr/>
          </w:rPrChange>
        </w:rPr>
        <w:instrText>HYPERLINK "https://www.state.gov/trafficking-in-persons-report/"</w:instrText>
      </w:r>
      <w:r>
        <w:fldChar w:fldCharType="separate"/>
      </w:r>
      <w:r w:rsidRPr="00963ED8">
        <w:rPr>
          <w:rStyle w:val="Hipervnculo"/>
          <w:rFonts w:cs="Times New Roman"/>
          <w:lang w:val="es-CO"/>
          <w:rPrChange w:id="8681" w:author="Massiel Nayibe Moreno Ladino" w:date="2025-01-15T13:00:00Z" w16du:dateUtc="2025-01-15T18:00:00Z">
            <w:rPr>
              <w:rStyle w:val="Hipervnculo"/>
              <w:rFonts w:cs="Times New Roman"/>
            </w:rPr>
          </w:rPrChange>
        </w:rPr>
        <w:t xml:space="preserve">informe TIP del Departamento de Estado. </w:t>
      </w:r>
      <w:r>
        <w:fldChar w:fldCharType="end"/>
      </w:r>
    </w:p>
    <w:p w14:paraId="5FB8FB0F" w14:textId="77777777" w:rsidR="00441859" w:rsidRPr="00963ED8" w:rsidRDefault="00DE7F5C">
      <w:pPr>
        <w:pStyle w:val="Prrafodelista"/>
        <w:numPr>
          <w:ilvl w:val="1"/>
          <w:numId w:val="150"/>
        </w:numPr>
        <w:spacing w:after="200" w:line="360" w:lineRule="auto"/>
        <w:jc w:val="both"/>
        <w:rPr>
          <w:rFonts w:cs="Times New Roman"/>
          <w:lang w:val="es-CO"/>
          <w:rPrChange w:id="8682" w:author="Massiel Nayibe Moreno Ladino" w:date="2025-01-15T13:00:00Z" w16du:dateUtc="2025-01-15T18:00:00Z">
            <w:rPr>
              <w:rFonts w:cs="Times New Roman"/>
            </w:rPr>
          </w:rPrChange>
        </w:rPr>
      </w:pPr>
      <w:r w:rsidRPr="00963ED8">
        <w:rPr>
          <w:rFonts w:cs="Times New Roman"/>
          <w:lang w:val="es-CO"/>
          <w:rPrChange w:id="8683" w:author="Massiel Nayibe Moreno Ladino" w:date="2025-01-15T13:00:00Z" w16du:dateUtc="2025-01-15T18:00:00Z">
            <w:rPr>
              <w:rFonts w:cs="Times New Roman"/>
            </w:rPr>
          </w:rPrChange>
        </w:rPr>
        <w:t>En el Informe TIP del Departamento de Estado, cada país se clasifica como Nivel 1 (bajo riesgo), Nivel 2 (alto riesgo) o Nivel 3 (riesgo extremadamente alto). Los niveles del TIP miden la gravedad de la trata de seres humanos en ese país y el grado en que su gobierno cumple la Ley de Prevención de la Trata de Víctimas. Si el proyecto opera en un país de nivel 2 o 3, significa que está operando en un país con personas que corren un alto riesgo de ser víctimas de la trata de seres humanos y cuyo gobierno no está aplicando adecuadamente las leyes contra la trata de seres humanos.</w:t>
      </w:r>
    </w:p>
    <w:p w14:paraId="56845AA5" w14:textId="77777777" w:rsidR="00441859" w:rsidRPr="00963ED8" w:rsidRDefault="00DE7F5C">
      <w:pPr>
        <w:pStyle w:val="Prrafodelista"/>
        <w:numPr>
          <w:ilvl w:val="0"/>
          <w:numId w:val="150"/>
        </w:numPr>
        <w:spacing w:after="200" w:line="360" w:lineRule="auto"/>
        <w:jc w:val="both"/>
        <w:rPr>
          <w:rFonts w:cs="Times New Roman"/>
          <w:lang w:val="es-CO"/>
          <w:rPrChange w:id="8684" w:author="Massiel Nayibe Moreno Ladino" w:date="2025-01-15T13:00:00Z" w16du:dateUtc="2025-01-15T18:00:00Z">
            <w:rPr>
              <w:rFonts w:cs="Times New Roman"/>
            </w:rPr>
          </w:rPrChange>
        </w:rPr>
      </w:pPr>
      <w:r w:rsidRPr="00963ED8">
        <w:rPr>
          <w:rFonts w:cs="Times New Roman"/>
          <w:lang w:val="es-CO"/>
          <w:rPrChange w:id="8685" w:author="Massiel Nayibe Moreno Ladino" w:date="2025-01-15T13:00:00Z" w16du:dateUtc="2025-01-15T18:00:00Z">
            <w:rPr>
              <w:rFonts w:cs="Times New Roman"/>
            </w:rPr>
          </w:rPrChange>
        </w:rPr>
        <w:t xml:space="preserve">Identifique el nivel de clasificación TIP del Departamento de Estado para el país de operación (Bajo, Medio o Alto). </w:t>
      </w:r>
    </w:p>
    <w:p w14:paraId="2E9650DF" w14:textId="77777777" w:rsidR="00441859" w:rsidRPr="00963ED8" w:rsidRDefault="00DE7F5C">
      <w:pPr>
        <w:pStyle w:val="Prrafodelista"/>
        <w:numPr>
          <w:ilvl w:val="1"/>
          <w:numId w:val="150"/>
        </w:numPr>
        <w:spacing w:after="200" w:line="360" w:lineRule="auto"/>
        <w:jc w:val="both"/>
        <w:rPr>
          <w:rFonts w:cs="Times New Roman"/>
          <w:lang w:val="es-CO"/>
          <w:rPrChange w:id="8686" w:author="Massiel Nayibe Moreno Ladino" w:date="2025-01-15T13:00:00Z" w16du:dateUtc="2025-01-15T18:00:00Z">
            <w:rPr>
              <w:rFonts w:cs="Times New Roman"/>
            </w:rPr>
          </w:rPrChange>
        </w:rPr>
      </w:pPr>
      <w:r w:rsidRPr="00963ED8">
        <w:rPr>
          <w:rFonts w:cs="Times New Roman"/>
          <w:lang w:val="es-CO"/>
          <w:rPrChange w:id="8687" w:author="Massiel Nayibe Moreno Ladino" w:date="2025-01-15T13:00:00Z" w16du:dateUtc="2025-01-15T18:00:00Z">
            <w:rPr>
              <w:rFonts w:cs="Times New Roman"/>
            </w:rPr>
          </w:rPrChange>
        </w:rPr>
        <w:t>Nota: si el informe TIP del Departamento de Estado identifica el proyecto como un país de nivel 1 (bajo riesgo), pero interactúa con un sector, región o población de alto riesgo, el nivel de riesgo deberá ajustarse en consecuencia.</w:t>
      </w:r>
    </w:p>
    <w:p w14:paraId="57A94830" w14:textId="77777777" w:rsidR="00441859" w:rsidRPr="00963ED8" w:rsidRDefault="00DE7F5C">
      <w:pPr>
        <w:pStyle w:val="Prrafodelista"/>
        <w:numPr>
          <w:ilvl w:val="1"/>
          <w:numId w:val="150"/>
        </w:numPr>
        <w:spacing w:after="200" w:line="360" w:lineRule="auto"/>
        <w:jc w:val="both"/>
        <w:rPr>
          <w:rFonts w:cs="Times New Roman"/>
          <w:lang w:val="es-CO"/>
          <w:rPrChange w:id="8688" w:author="Massiel Nayibe Moreno Ladino" w:date="2025-01-15T13:00:00Z" w16du:dateUtc="2025-01-15T18:00:00Z">
            <w:rPr>
              <w:rFonts w:cs="Times New Roman"/>
            </w:rPr>
          </w:rPrChange>
        </w:rPr>
      </w:pPr>
      <w:r w:rsidRPr="00963ED8">
        <w:rPr>
          <w:rFonts w:cs="Times New Roman"/>
          <w:lang w:val="es-CO"/>
          <w:rPrChange w:id="8689" w:author="Massiel Nayibe Moreno Ladino" w:date="2025-01-15T13:00:00Z" w16du:dateUtc="2025-01-15T18:00:00Z">
            <w:rPr>
              <w:rFonts w:cs="Times New Roman"/>
            </w:rPr>
          </w:rPrChange>
        </w:rPr>
        <w:t>Si el nivel de riesgo del proyecto es Medio o Alto, incluya actividades de concienciación más sólidas e información detallada sobre los riesgos en el entorno del proyecto.</w:t>
      </w:r>
    </w:p>
    <w:p w14:paraId="144336BA" w14:textId="77777777" w:rsidR="00441859" w:rsidRPr="00963ED8" w:rsidRDefault="00DE7F5C">
      <w:pPr>
        <w:pStyle w:val="Prrafodelista"/>
        <w:numPr>
          <w:ilvl w:val="1"/>
          <w:numId w:val="150"/>
        </w:numPr>
        <w:spacing w:after="200" w:line="360" w:lineRule="auto"/>
        <w:jc w:val="both"/>
        <w:rPr>
          <w:rFonts w:cs="Times New Roman"/>
          <w:lang w:val="es-CO"/>
          <w:rPrChange w:id="8690" w:author="Massiel Nayibe Moreno Ladino" w:date="2025-01-15T13:00:00Z" w16du:dateUtc="2025-01-15T18:00:00Z">
            <w:rPr>
              <w:rFonts w:cs="Times New Roman"/>
            </w:rPr>
          </w:rPrChange>
        </w:rPr>
      </w:pPr>
      <w:r w:rsidRPr="00963ED8">
        <w:rPr>
          <w:rFonts w:cs="Times New Roman"/>
          <w:lang w:val="es-CO"/>
          <w:rPrChange w:id="8691" w:author="Massiel Nayibe Moreno Ladino" w:date="2025-01-15T13:00:00Z" w16du:dateUtc="2025-01-15T18:00:00Z">
            <w:rPr>
              <w:rFonts w:cs="Times New Roman"/>
            </w:rPr>
          </w:rPrChange>
        </w:rPr>
        <w:t>Si el nivel de riesgo del proyecto es alto, consulte con el Director de la oficina central la necesidad de contratar a un experto en PIC para que le ayude a personalizar el plan de cumplimiento.</w:t>
      </w:r>
    </w:p>
    <w:p w14:paraId="71973683" w14:textId="77777777" w:rsidR="00441859" w:rsidRPr="00963ED8" w:rsidRDefault="00DE7F5C">
      <w:pPr>
        <w:pStyle w:val="Prrafodelista"/>
        <w:numPr>
          <w:ilvl w:val="0"/>
          <w:numId w:val="150"/>
        </w:numPr>
        <w:spacing w:after="200" w:line="360" w:lineRule="auto"/>
        <w:jc w:val="both"/>
        <w:rPr>
          <w:rFonts w:cs="Times New Roman"/>
          <w:lang w:val="es-CO"/>
          <w:rPrChange w:id="8692" w:author="Massiel Nayibe Moreno Ladino" w:date="2025-01-15T13:00:00Z" w16du:dateUtc="2025-01-15T18:00:00Z">
            <w:rPr>
              <w:rFonts w:cs="Times New Roman"/>
            </w:rPr>
          </w:rPrChange>
        </w:rPr>
      </w:pPr>
      <w:r w:rsidRPr="00963ED8">
        <w:rPr>
          <w:rFonts w:cs="Times New Roman"/>
          <w:lang w:val="es-CO"/>
          <w:rPrChange w:id="8693" w:author="Massiel Nayibe Moreno Ladino" w:date="2025-01-15T13:00:00Z" w16du:dateUtc="2025-01-15T18:00:00Z">
            <w:rPr>
              <w:rFonts w:cs="Times New Roman"/>
            </w:rPr>
          </w:rPrChange>
        </w:rPr>
        <w:t>Determinar qué sector(es) económico(s), región(es) geográfica(s) o población(es) étnica(s) corre(n) mayor riesgo y qué tipos de trata de seres humanos son más frecuentes y determinar en qué medida el proyecto trabajará con estos sectores, regiones o poblaciones.</w:t>
      </w:r>
    </w:p>
    <w:p w14:paraId="51134197" w14:textId="77777777" w:rsidR="00441859" w:rsidRPr="00963ED8" w:rsidRDefault="00DE7F5C">
      <w:pPr>
        <w:pStyle w:val="Prrafodelista"/>
        <w:numPr>
          <w:ilvl w:val="0"/>
          <w:numId w:val="150"/>
        </w:numPr>
        <w:spacing w:after="200" w:line="360" w:lineRule="auto"/>
        <w:jc w:val="both"/>
        <w:rPr>
          <w:rFonts w:cs="Times New Roman"/>
          <w:lang w:val="es-CO"/>
          <w:rPrChange w:id="8694" w:author="Massiel Nayibe Moreno Ladino" w:date="2025-01-15T13:00:00Z" w16du:dateUtc="2025-01-15T18:00:00Z">
            <w:rPr>
              <w:rFonts w:cs="Times New Roman"/>
            </w:rPr>
          </w:rPrChange>
        </w:rPr>
      </w:pPr>
      <w:r w:rsidRPr="00963ED8">
        <w:rPr>
          <w:rFonts w:cs="Times New Roman"/>
          <w:lang w:val="es-CO"/>
          <w:rPrChange w:id="8695" w:author="Massiel Nayibe Moreno Ladino" w:date="2025-01-15T13:00:00Z" w16du:dateUtc="2025-01-15T18:00:00Z">
            <w:rPr>
              <w:rFonts w:cs="Times New Roman"/>
            </w:rPr>
          </w:rPrChange>
        </w:rPr>
        <w:lastRenderedPageBreak/>
        <w:t>Según sea necesario, recopilar información sobre la trata de personas de otras fuentes fidedignas, Socios dentro del país o utilizando notas recopiladas durante misiones de reconocimiento en el país.</w:t>
      </w:r>
    </w:p>
    <w:p w14:paraId="6AC81D63" w14:textId="77777777" w:rsidR="00441859" w:rsidRPr="00963ED8" w:rsidRDefault="00DE7F5C">
      <w:pPr>
        <w:spacing w:line="360" w:lineRule="auto"/>
        <w:jc w:val="both"/>
        <w:rPr>
          <w:rFonts w:cs="Times New Roman"/>
          <w:lang w:val="es-CO"/>
          <w:rPrChange w:id="8696" w:author="Massiel Nayibe Moreno Ladino" w:date="2025-01-15T13:00:00Z" w16du:dateUtc="2025-01-15T18:00:00Z">
            <w:rPr>
              <w:rFonts w:cs="Times New Roman"/>
            </w:rPr>
          </w:rPrChange>
        </w:rPr>
      </w:pPr>
      <w:r w:rsidRPr="00963ED8">
        <w:rPr>
          <w:rFonts w:cs="Times New Roman"/>
          <w:lang w:val="es-CO"/>
          <w:rPrChange w:id="8697" w:author="Massiel Nayibe Moreno Ladino" w:date="2025-01-15T13:00:00Z" w16du:dateUtc="2025-01-15T18:00:00Z">
            <w:rPr>
              <w:rFonts w:cs="Times New Roman"/>
            </w:rPr>
          </w:rPrChange>
        </w:rPr>
        <w:t xml:space="preserve">Una vez que el plan haya sido aprobado por el COP/PD, deberá presentarse a los Directores Principales de la oficina de origen. </w:t>
      </w:r>
    </w:p>
    <w:p w14:paraId="1A1C4F83" w14:textId="77777777" w:rsidR="00441859" w:rsidRPr="00963ED8" w:rsidRDefault="00DE7F5C">
      <w:pPr>
        <w:spacing w:line="360" w:lineRule="auto"/>
        <w:jc w:val="both"/>
        <w:rPr>
          <w:rFonts w:cs="Times New Roman"/>
          <w:lang w:val="es-CO"/>
          <w:rPrChange w:id="8698" w:author="Massiel Nayibe Moreno Ladino" w:date="2025-01-15T13:00:00Z" w16du:dateUtc="2025-01-15T18:00:00Z">
            <w:rPr>
              <w:rFonts w:cs="Times New Roman"/>
            </w:rPr>
          </w:rPrChange>
        </w:rPr>
      </w:pPr>
      <w:r w:rsidRPr="00963ED8">
        <w:rPr>
          <w:rFonts w:cs="Times New Roman"/>
          <w:lang w:val="es-CO"/>
          <w:rPrChange w:id="8699" w:author="Massiel Nayibe Moreno Ladino" w:date="2025-01-15T13:00:00Z" w16du:dateUtc="2025-01-15T18:00:00Z">
            <w:rPr>
              <w:rFonts w:cs="Times New Roman"/>
            </w:rPr>
          </w:rPrChange>
        </w:rPr>
        <w:t>El COP/PD es responsable de certificar el plan de cumplimiento del TIP anualmente y, posteriormente, en la fecha de aniversario del contrato/acuerdo. Certifique el plan de cumplimiento utilizando el formulario de certificación que figura en la última página del plan de cumplimiento del PIT. Esta certificación reconoce, a través de los esfuerzos de diligencia debida, que:</w:t>
      </w:r>
    </w:p>
    <w:p w14:paraId="4B230179" w14:textId="77777777" w:rsidR="00441859" w:rsidRPr="00963ED8" w:rsidRDefault="00DE7F5C">
      <w:pPr>
        <w:pStyle w:val="Prrafodelista"/>
        <w:numPr>
          <w:ilvl w:val="0"/>
          <w:numId w:val="151"/>
        </w:numPr>
        <w:spacing w:after="200" w:line="360" w:lineRule="auto"/>
        <w:jc w:val="both"/>
        <w:rPr>
          <w:rFonts w:cs="Times New Roman"/>
          <w:lang w:val="es-CO"/>
          <w:rPrChange w:id="8700" w:author="Massiel Nayibe Moreno Ladino" w:date="2025-01-15T13:00:00Z" w16du:dateUtc="2025-01-15T18:00:00Z">
            <w:rPr>
              <w:rFonts w:cs="Times New Roman"/>
            </w:rPr>
          </w:rPrChange>
        </w:rPr>
      </w:pPr>
      <w:r w:rsidRPr="00963ED8">
        <w:rPr>
          <w:rFonts w:cs="Times New Roman"/>
          <w:lang w:val="es-CO"/>
          <w:rPrChange w:id="8701" w:author="Massiel Nayibe Moreno Ladino" w:date="2025-01-15T13:00:00Z" w16du:dateUtc="2025-01-15T18:00:00Z">
            <w:rPr>
              <w:rFonts w:cs="Times New Roman"/>
            </w:rPr>
          </w:rPrChange>
        </w:rPr>
        <w:t>A su leal saber y entender, los empleados y agentes del proyecto, así como sus organizaciones asociadas, subcontratistas, subconcesionarios y sus empleados y agentes, no participan en actividades prohibidas; y</w:t>
      </w:r>
    </w:p>
    <w:p w14:paraId="18FC513B" w14:textId="77777777" w:rsidR="00441859" w:rsidRPr="00963ED8" w:rsidRDefault="00DE7F5C">
      <w:pPr>
        <w:pStyle w:val="Prrafodelista"/>
        <w:numPr>
          <w:ilvl w:val="0"/>
          <w:numId w:val="151"/>
        </w:numPr>
        <w:spacing w:after="200" w:line="360" w:lineRule="auto"/>
        <w:jc w:val="both"/>
        <w:rPr>
          <w:rFonts w:cs="Times New Roman"/>
          <w:lang w:val="es-CO"/>
          <w:rPrChange w:id="8702" w:author="Massiel Nayibe Moreno Ladino" w:date="2025-01-15T13:00:00Z" w16du:dateUtc="2025-01-15T18:00:00Z">
            <w:rPr>
              <w:rFonts w:cs="Times New Roman"/>
            </w:rPr>
          </w:rPrChange>
        </w:rPr>
      </w:pPr>
      <w:r w:rsidRPr="00963ED8">
        <w:rPr>
          <w:rFonts w:cs="Times New Roman"/>
          <w:lang w:val="es-CO"/>
          <w:rPrChange w:id="8703" w:author="Massiel Nayibe Moreno Ladino" w:date="2025-01-15T13:00:00Z" w16du:dateUtc="2025-01-15T18:00:00Z">
            <w:rPr>
              <w:rFonts w:cs="Times New Roman"/>
            </w:rPr>
          </w:rPrChange>
        </w:rPr>
        <w:t>Si se detectan abusos prohibidos, Partners y/o sus subcontratistas y subconcesionarios adoptarán las medidas correctivas y de remisión oportunas.</w:t>
      </w:r>
    </w:p>
    <w:p w14:paraId="22C508D8" w14:textId="77777777" w:rsidR="00441859" w:rsidRPr="00963ED8" w:rsidRDefault="00DE7F5C">
      <w:pPr>
        <w:spacing w:line="360" w:lineRule="auto"/>
        <w:jc w:val="both"/>
        <w:rPr>
          <w:rFonts w:cs="Times New Roman"/>
          <w:lang w:val="es-CO"/>
          <w:rPrChange w:id="8704" w:author="Massiel Nayibe Moreno Ladino" w:date="2025-01-15T13:00:00Z" w16du:dateUtc="2025-01-15T18:00:00Z">
            <w:rPr>
              <w:rFonts w:cs="Times New Roman"/>
            </w:rPr>
          </w:rPrChange>
        </w:rPr>
      </w:pPr>
      <w:r w:rsidRPr="00963ED8">
        <w:rPr>
          <w:rFonts w:cs="Times New Roman"/>
          <w:lang w:val="es-CO"/>
          <w:rPrChange w:id="8705" w:author="Massiel Nayibe Moreno Ladino" w:date="2025-01-15T13:00:00Z" w16du:dateUtc="2025-01-15T18:00:00Z">
            <w:rPr>
              <w:rFonts w:cs="Times New Roman"/>
            </w:rPr>
          </w:rPrChange>
        </w:rPr>
        <w:t>La certificación anual debe enviarse a la oficina de origen y una copia al Departamento de Cumplimiento en compliance@partners.net. Las certificaciones anuales deben presentarse en el plazo de tres meses a partir de una nueva adjudicación, y posteriormente cada año antes del 31 de enero .</w:t>
      </w:r>
      <w:r w:rsidRPr="00963ED8">
        <w:rPr>
          <w:rFonts w:cs="Times New Roman"/>
          <w:vertAlign w:val="superscript"/>
          <w:lang w:val="es-CO"/>
          <w:rPrChange w:id="8706" w:author="Massiel Nayibe Moreno Ladino" w:date="2025-01-15T13:00:00Z" w16du:dateUtc="2025-01-15T18:00:00Z">
            <w:rPr>
              <w:rFonts w:cs="Times New Roman"/>
              <w:vertAlign w:val="superscript"/>
            </w:rPr>
          </w:rPrChange>
        </w:rPr>
        <w:t>st</w:t>
      </w:r>
    </w:p>
    <w:p w14:paraId="7BF11A16" w14:textId="77777777" w:rsidR="00441859" w:rsidRPr="00963ED8" w:rsidRDefault="00DE7F5C">
      <w:pPr>
        <w:pStyle w:val="Ttulo4"/>
        <w:rPr>
          <w:rStyle w:val="Ttulo3Car"/>
          <w:b/>
          <w:bCs/>
          <w:lang w:val="es-CO"/>
          <w:rPrChange w:id="8707" w:author="Massiel Nayibe Moreno Ladino" w:date="2025-01-15T13:00:00Z" w16du:dateUtc="2025-01-15T18:00:00Z">
            <w:rPr>
              <w:rStyle w:val="Ttulo3Car"/>
              <w:b/>
              <w:bCs/>
              <w:i w:val="0"/>
              <w:iCs w:val="0"/>
            </w:rPr>
          </w:rPrChange>
        </w:rPr>
      </w:pPr>
      <w:bookmarkStart w:id="8708" w:name="_Toc128482902"/>
      <w:r w:rsidRPr="00963ED8">
        <w:rPr>
          <w:szCs w:val="26"/>
          <w:lang w:val="es-CO"/>
          <w:rPrChange w:id="8709" w:author="Massiel Nayibe Moreno Ladino" w:date="2025-01-15T13:00:00Z" w16du:dateUtc="2025-01-15T18:00:00Z">
            <w:rPr>
              <w:b w:val="0"/>
              <w:bCs w:val="0"/>
              <w:color w:val="E66800"/>
              <w:sz w:val="28"/>
              <w:szCs w:val="26"/>
            </w:rPr>
          </w:rPrChange>
        </w:rPr>
        <w:t>Concienciación</w:t>
      </w:r>
      <w:bookmarkEnd w:id="8708"/>
    </w:p>
    <w:p w14:paraId="6B82B31A" w14:textId="77777777" w:rsidR="00441859" w:rsidRPr="00963ED8" w:rsidRDefault="00DE7F5C">
      <w:pPr>
        <w:spacing w:line="360" w:lineRule="auto"/>
        <w:jc w:val="both"/>
        <w:rPr>
          <w:rFonts w:cs="Times New Roman"/>
          <w:lang w:val="es-CO"/>
          <w:rPrChange w:id="8710" w:author="Massiel Nayibe Moreno Ladino" w:date="2025-01-15T13:00:00Z" w16du:dateUtc="2025-01-15T18:00:00Z">
            <w:rPr>
              <w:rFonts w:cs="Times New Roman"/>
            </w:rPr>
          </w:rPrChange>
        </w:rPr>
      </w:pPr>
      <w:r w:rsidRPr="00963ED8">
        <w:rPr>
          <w:rFonts w:cs="Times New Roman"/>
          <w:lang w:val="es-CO"/>
          <w:rPrChange w:id="8711" w:author="Massiel Nayibe Moreno Ladino" w:date="2025-01-15T13:00:00Z" w16du:dateUtc="2025-01-15T18:00:00Z">
            <w:rPr>
              <w:rFonts w:cs="Times New Roman"/>
            </w:rPr>
          </w:rPrChange>
        </w:rPr>
        <w:t>Para reducir el riesgo de TIP, Partners ha establecido las siguientes prácticas, que se aplican a todos los Afiliados de Partners.</w:t>
      </w:r>
    </w:p>
    <w:p w14:paraId="101DE90E" w14:textId="77777777" w:rsidR="00441859" w:rsidRDefault="00DE7F5C">
      <w:pPr>
        <w:spacing w:line="360" w:lineRule="auto"/>
        <w:jc w:val="both"/>
        <w:rPr>
          <w:rFonts w:cs="Times New Roman"/>
          <w:b/>
          <w:bCs/>
          <w:u w:val="single"/>
        </w:rPr>
      </w:pPr>
      <w:r w:rsidRPr="000A73E8">
        <w:rPr>
          <w:rFonts w:cs="Times New Roman"/>
          <w:b/>
          <w:bCs/>
          <w:u w:val="single"/>
        </w:rPr>
        <w:t>Para particulares:</w:t>
      </w:r>
    </w:p>
    <w:p w14:paraId="66827442" w14:textId="77777777" w:rsidR="00441859" w:rsidRPr="00963ED8" w:rsidRDefault="00DE7F5C">
      <w:pPr>
        <w:pStyle w:val="Prrafodelista"/>
        <w:numPr>
          <w:ilvl w:val="0"/>
          <w:numId w:val="127"/>
        </w:numPr>
        <w:spacing w:after="200" w:line="360" w:lineRule="auto"/>
        <w:jc w:val="both"/>
        <w:rPr>
          <w:rFonts w:cs="Times New Roman"/>
          <w:lang w:val="es-CO"/>
          <w:rPrChange w:id="8712" w:author="Massiel Nayibe Moreno Ladino" w:date="2025-01-15T13:00:00Z" w16du:dateUtc="2025-01-15T18:00:00Z">
            <w:rPr>
              <w:rFonts w:cs="Times New Roman"/>
            </w:rPr>
          </w:rPrChange>
        </w:rPr>
      </w:pPr>
      <w:r w:rsidRPr="00963ED8">
        <w:rPr>
          <w:rFonts w:cs="Times New Roman"/>
          <w:lang w:val="es-CO"/>
          <w:rPrChange w:id="8713" w:author="Massiel Nayibe Moreno Ladino" w:date="2025-01-15T13:00:00Z" w16du:dateUtc="2025-01-15T18:00:00Z">
            <w:rPr>
              <w:rFonts w:cs="Times New Roman"/>
            </w:rPr>
          </w:rPrChange>
        </w:rPr>
        <w:t>Leer y revisar detenidamente la Política TIP; y</w:t>
      </w:r>
    </w:p>
    <w:p w14:paraId="35B2EE54" w14:textId="77777777" w:rsidR="00441859" w:rsidRPr="00963ED8" w:rsidRDefault="00DE7F5C">
      <w:pPr>
        <w:pStyle w:val="Prrafodelista"/>
        <w:numPr>
          <w:ilvl w:val="0"/>
          <w:numId w:val="127"/>
        </w:numPr>
        <w:spacing w:after="200" w:line="360" w:lineRule="auto"/>
        <w:jc w:val="both"/>
        <w:rPr>
          <w:rFonts w:cs="Times New Roman"/>
          <w:lang w:val="es-CO"/>
          <w:rPrChange w:id="8714" w:author="Massiel Nayibe Moreno Ladino" w:date="2025-01-15T13:00:00Z" w16du:dateUtc="2025-01-15T18:00:00Z">
            <w:rPr>
              <w:rFonts w:cs="Times New Roman"/>
            </w:rPr>
          </w:rPrChange>
        </w:rPr>
      </w:pPr>
      <w:r w:rsidRPr="00963ED8">
        <w:rPr>
          <w:rFonts w:cs="Times New Roman"/>
          <w:lang w:val="es-CO"/>
          <w:rPrChange w:id="8715" w:author="Massiel Nayibe Moreno Ladino" w:date="2025-01-15T13:00:00Z" w16du:dateUtc="2025-01-15T18:00:00Z">
            <w:rPr>
              <w:rFonts w:cs="Times New Roman"/>
            </w:rPr>
          </w:rPrChange>
        </w:rPr>
        <w:t>Código de conducta de Sign Partners que incluye el lenguaje TIP</w:t>
      </w:r>
    </w:p>
    <w:p w14:paraId="2C6DEB00" w14:textId="77777777" w:rsidR="00441859" w:rsidRDefault="00DE7F5C">
      <w:pPr>
        <w:spacing w:line="360" w:lineRule="auto"/>
        <w:jc w:val="both"/>
        <w:rPr>
          <w:rFonts w:cs="Times New Roman"/>
          <w:b/>
          <w:bCs/>
          <w:u w:val="single"/>
        </w:rPr>
      </w:pPr>
      <w:r w:rsidRPr="000A73E8">
        <w:rPr>
          <w:rFonts w:cs="Times New Roman"/>
          <w:b/>
          <w:bCs/>
          <w:u w:val="single"/>
        </w:rPr>
        <w:t>Para organizaciones asociadas:</w:t>
      </w:r>
    </w:p>
    <w:p w14:paraId="0FDD3AB7" w14:textId="77777777" w:rsidR="00441859" w:rsidRDefault="00DE7F5C">
      <w:pPr>
        <w:pStyle w:val="Prrafodelista"/>
        <w:numPr>
          <w:ilvl w:val="0"/>
          <w:numId w:val="134"/>
        </w:numPr>
        <w:spacing w:after="200" w:line="360" w:lineRule="auto"/>
        <w:jc w:val="both"/>
        <w:rPr>
          <w:rFonts w:cs="Times New Roman"/>
        </w:rPr>
      </w:pPr>
      <w:r w:rsidRPr="000A73E8">
        <w:rPr>
          <w:rFonts w:cs="Times New Roman"/>
        </w:rPr>
        <w:t xml:space="preserve">Certificación Sign TIP; </w:t>
      </w:r>
    </w:p>
    <w:p w14:paraId="35223E8C" w14:textId="77777777" w:rsidR="00441859" w:rsidRPr="00963ED8" w:rsidRDefault="00DE7F5C">
      <w:pPr>
        <w:pStyle w:val="Prrafodelista"/>
        <w:numPr>
          <w:ilvl w:val="0"/>
          <w:numId w:val="134"/>
        </w:numPr>
        <w:spacing w:after="200" w:line="360" w:lineRule="auto"/>
        <w:jc w:val="both"/>
        <w:rPr>
          <w:rFonts w:cs="Times New Roman"/>
          <w:lang w:val="es-CO"/>
          <w:rPrChange w:id="8716" w:author="Massiel Nayibe Moreno Ladino" w:date="2025-01-15T13:00:00Z" w16du:dateUtc="2025-01-15T18:00:00Z">
            <w:rPr>
              <w:rFonts w:cs="Times New Roman"/>
            </w:rPr>
          </w:rPrChange>
        </w:rPr>
      </w:pPr>
      <w:r w:rsidRPr="00963ED8">
        <w:rPr>
          <w:rFonts w:cs="Times New Roman"/>
          <w:lang w:val="es-CO"/>
          <w:rPrChange w:id="8717" w:author="Massiel Nayibe Moreno Ladino" w:date="2025-01-15T13:00:00Z" w16du:dateUtc="2025-01-15T18:00:00Z">
            <w:rPr>
              <w:rFonts w:cs="Times New Roman"/>
            </w:rPr>
          </w:rPrChange>
        </w:rPr>
        <w:t>Disponer de una política y un procedimiento organizativos en materia de PIC y seguirlos.</w:t>
      </w:r>
    </w:p>
    <w:p w14:paraId="7DC63FF2" w14:textId="77777777" w:rsidR="00441859" w:rsidRPr="00963ED8" w:rsidRDefault="00DE7F5C">
      <w:pPr>
        <w:pStyle w:val="Prrafodelista"/>
        <w:numPr>
          <w:ilvl w:val="0"/>
          <w:numId w:val="134"/>
        </w:numPr>
        <w:spacing w:after="200" w:line="360" w:lineRule="auto"/>
        <w:jc w:val="both"/>
        <w:rPr>
          <w:rFonts w:cs="Times New Roman"/>
          <w:lang w:val="es-CO"/>
          <w:rPrChange w:id="8718" w:author="Massiel Nayibe Moreno Ladino" w:date="2025-01-15T13:00:00Z" w16du:dateUtc="2025-01-15T18:00:00Z">
            <w:rPr>
              <w:rFonts w:cs="Times New Roman"/>
            </w:rPr>
          </w:rPrChange>
        </w:rPr>
      </w:pPr>
      <w:r w:rsidRPr="00963ED8">
        <w:rPr>
          <w:rFonts w:cs="Times New Roman"/>
          <w:lang w:val="es-CO"/>
          <w:rPrChange w:id="8719" w:author="Massiel Nayibe Moreno Ladino" w:date="2025-01-15T13:00:00Z" w16du:dateUtc="2025-01-15T18:00:00Z">
            <w:rPr>
              <w:rFonts w:cs="Times New Roman"/>
            </w:rPr>
          </w:rPrChange>
        </w:rPr>
        <w:lastRenderedPageBreak/>
        <w:t>En el caso de las Organizaciones Asociadas con acuerdos superiores a 550.000 USD, deberá recogerse anualmente una copia de su Plan de Cumplimiento.</w:t>
      </w:r>
    </w:p>
    <w:p w14:paraId="399024DF" w14:textId="77777777" w:rsidR="00441859" w:rsidRPr="00963ED8" w:rsidRDefault="00DE7F5C">
      <w:pPr>
        <w:spacing w:line="360" w:lineRule="auto"/>
        <w:jc w:val="both"/>
        <w:rPr>
          <w:rFonts w:cs="Times New Roman"/>
          <w:lang w:val="es-CO"/>
          <w:rPrChange w:id="8720" w:author="Massiel Nayibe Moreno Ladino" w:date="2025-01-15T13:00:00Z" w16du:dateUtc="2025-01-15T18:00:00Z">
            <w:rPr>
              <w:rFonts w:cs="Times New Roman"/>
            </w:rPr>
          </w:rPrChange>
        </w:rPr>
      </w:pPr>
      <w:r w:rsidRPr="00963ED8">
        <w:rPr>
          <w:rFonts w:cs="Times New Roman"/>
          <w:lang w:val="es-CO"/>
          <w:rPrChange w:id="8721" w:author="Massiel Nayibe Moreno Ladino" w:date="2025-01-15T13:00:00Z" w16du:dateUtc="2025-01-15T18:00:00Z">
            <w:rPr>
              <w:rFonts w:cs="Times New Roman"/>
            </w:rPr>
          </w:rPrChange>
        </w:rPr>
        <w:t>Durante las visitas sobre el terreno o a los proveedores, el personal del proyecto debe estar atento a las señales de alerta de la trata de seres humanos e informar de las posibles infracciones conforme a la sección "Informar" del Plan de Cumplimiento para esa Organización Asociada.</w:t>
      </w:r>
    </w:p>
    <w:p w14:paraId="69E33F86" w14:textId="77777777" w:rsidR="00441859" w:rsidRPr="00963ED8" w:rsidRDefault="00DE7F5C">
      <w:pPr>
        <w:spacing w:line="360" w:lineRule="auto"/>
        <w:jc w:val="both"/>
        <w:rPr>
          <w:rFonts w:cs="Times New Roman"/>
          <w:lang w:val="es-CO"/>
          <w:rPrChange w:id="8722" w:author="Massiel Nayibe Moreno Ladino" w:date="2025-01-15T13:00:00Z" w16du:dateUtc="2025-01-15T18:00:00Z">
            <w:rPr>
              <w:rFonts w:cs="Times New Roman"/>
            </w:rPr>
          </w:rPrChange>
        </w:rPr>
      </w:pPr>
      <w:r w:rsidRPr="00963ED8">
        <w:rPr>
          <w:rFonts w:cs="Times New Roman"/>
          <w:lang w:val="es-CO"/>
          <w:rPrChange w:id="8723" w:author="Massiel Nayibe Moreno Ladino" w:date="2025-01-15T13:00:00Z" w16du:dateUtc="2025-01-15T18:00:00Z">
            <w:rPr>
              <w:rFonts w:cs="Times New Roman"/>
            </w:rPr>
          </w:rPrChange>
        </w:rPr>
        <w:t>Los Directores de Programa de la oficina central de Compañeros son responsables de verificar que los Afiliados de Compañeros bajo su(s) programa(s) completen los requisitos arriba mencionados. El Departamento de Recursos Humanos de Compañeros es responsable de verificar que el personal de la sede de Compañeros, pasantes y consultores completen los requisitos anteriores como parte del proceso de incorporación de nuevos empleados.</w:t>
      </w:r>
    </w:p>
    <w:p w14:paraId="4E08E094" w14:textId="77777777" w:rsidR="00441859" w:rsidRPr="00963ED8" w:rsidRDefault="00DE7F5C">
      <w:pPr>
        <w:pStyle w:val="Ttulo4"/>
        <w:rPr>
          <w:szCs w:val="26"/>
          <w:lang w:val="es-CO"/>
          <w:rPrChange w:id="8724" w:author="Massiel Nayibe Moreno Ladino" w:date="2025-01-15T13:00:00Z" w16du:dateUtc="2025-01-15T18:00:00Z">
            <w:rPr>
              <w:szCs w:val="26"/>
            </w:rPr>
          </w:rPrChange>
        </w:rPr>
      </w:pPr>
      <w:bookmarkStart w:id="8725" w:name="_Toc128482903"/>
      <w:r w:rsidRPr="00963ED8">
        <w:rPr>
          <w:szCs w:val="26"/>
          <w:lang w:val="es-CO"/>
          <w:rPrChange w:id="8726" w:author="Massiel Nayibe Moreno Ladino" w:date="2025-01-15T13:00:00Z" w16du:dateUtc="2025-01-15T18:00:00Z">
            <w:rPr>
              <w:szCs w:val="26"/>
            </w:rPr>
          </w:rPrChange>
        </w:rPr>
        <w:t xml:space="preserve">Educación y formación </w:t>
      </w:r>
      <w:bookmarkEnd w:id="8725"/>
    </w:p>
    <w:p w14:paraId="459C72FE" w14:textId="77777777" w:rsidR="00441859" w:rsidRDefault="00DE7F5C">
      <w:pPr>
        <w:spacing w:line="360" w:lineRule="auto"/>
        <w:jc w:val="both"/>
        <w:rPr>
          <w:rFonts w:cs="Times New Roman"/>
        </w:rPr>
      </w:pPr>
      <w:r w:rsidRPr="00963ED8">
        <w:rPr>
          <w:rFonts w:cs="Times New Roman"/>
          <w:lang w:val="es-CO"/>
          <w:rPrChange w:id="8727" w:author="Massiel Nayibe Moreno Ladino" w:date="2025-01-15T13:00:00Z" w16du:dateUtc="2025-01-15T18:00:00Z">
            <w:rPr>
              <w:rFonts w:cs="Times New Roman"/>
            </w:rPr>
          </w:rPrChange>
        </w:rPr>
        <w:t xml:space="preserve">Partners es consciente de la importancia de proporcionar una formación y concienciación adecuadas al personal y a los afiliados de Partners para garantizar una comprensión clara y una aplicación eficaz de la política. </w:t>
      </w:r>
      <w:r w:rsidRPr="000A73E8">
        <w:rPr>
          <w:rFonts w:cs="Times New Roman"/>
        </w:rPr>
        <w:t>Por lo tanto, Partners se compromete a:</w:t>
      </w:r>
    </w:p>
    <w:p w14:paraId="1DF46353" w14:textId="77777777" w:rsidR="00441859" w:rsidRPr="00963ED8" w:rsidRDefault="00DE7F5C">
      <w:pPr>
        <w:pStyle w:val="Prrafodelista"/>
        <w:numPr>
          <w:ilvl w:val="0"/>
          <w:numId w:val="154"/>
        </w:numPr>
        <w:spacing w:after="200" w:line="360" w:lineRule="auto"/>
        <w:jc w:val="both"/>
        <w:rPr>
          <w:rFonts w:cs="Times New Roman"/>
          <w:lang w:val="es-CO"/>
          <w:rPrChange w:id="8728" w:author="Massiel Nayibe Moreno Ladino" w:date="2025-01-15T13:00:00Z" w16du:dateUtc="2025-01-15T18:00:00Z">
            <w:rPr>
              <w:rFonts w:cs="Times New Roman"/>
            </w:rPr>
          </w:rPrChange>
        </w:rPr>
      </w:pPr>
      <w:r w:rsidRPr="00963ED8">
        <w:rPr>
          <w:rFonts w:cs="Times New Roman"/>
          <w:lang w:val="es-CO"/>
          <w:rPrChange w:id="8729" w:author="Massiel Nayibe Moreno Ladino" w:date="2025-01-15T13:00:00Z" w16du:dateUtc="2025-01-15T18:00:00Z">
            <w:rPr>
              <w:rFonts w:cs="Times New Roman"/>
            </w:rPr>
          </w:rPrChange>
        </w:rPr>
        <w:t>Difundir y promover la política entre todos los socios afiliados. Los Socios harán que la política esté disponible y accesible tanto en formato impreso como electrónico.</w:t>
      </w:r>
    </w:p>
    <w:p w14:paraId="439333F4" w14:textId="77777777" w:rsidR="00441859" w:rsidRPr="00963ED8" w:rsidRDefault="00DE7F5C">
      <w:pPr>
        <w:pStyle w:val="Prrafodelista"/>
        <w:numPr>
          <w:ilvl w:val="0"/>
          <w:numId w:val="154"/>
        </w:numPr>
        <w:spacing w:after="200" w:line="360" w:lineRule="auto"/>
        <w:jc w:val="both"/>
        <w:rPr>
          <w:rFonts w:cs="Times New Roman"/>
          <w:lang w:val="es-CO"/>
          <w:rPrChange w:id="8730" w:author="Massiel Nayibe Moreno Ladino" w:date="2025-01-15T13:00:00Z" w16du:dateUtc="2025-01-15T18:00:00Z">
            <w:rPr>
              <w:rFonts w:cs="Times New Roman"/>
            </w:rPr>
          </w:rPrChange>
        </w:rPr>
      </w:pPr>
      <w:r w:rsidRPr="00963ED8">
        <w:rPr>
          <w:rFonts w:cs="Times New Roman"/>
          <w:lang w:val="es-CO"/>
          <w:rPrChange w:id="8731" w:author="Massiel Nayibe Moreno Ladino" w:date="2025-01-15T13:00:00Z" w16du:dateUtc="2025-01-15T18:00:00Z">
            <w:rPr>
              <w:rFonts w:cs="Times New Roman"/>
            </w:rPr>
          </w:rPrChange>
        </w:rPr>
        <w:t>Traducir y crear versiones de la política en las lenguas principales (inglés, español, portugués, francés, birmano y otros idiomas, según proceda).</w:t>
      </w:r>
    </w:p>
    <w:p w14:paraId="013CF874" w14:textId="77777777" w:rsidR="00441859" w:rsidRDefault="00DE7F5C">
      <w:pPr>
        <w:pStyle w:val="Prrafodelista"/>
        <w:numPr>
          <w:ilvl w:val="0"/>
          <w:numId w:val="154"/>
        </w:numPr>
        <w:spacing w:after="200" w:line="360" w:lineRule="auto"/>
        <w:jc w:val="both"/>
        <w:rPr>
          <w:rFonts w:cs="Times New Roman"/>
        </w:rPr>
      </w:pPr>
      <w:r w:rsidRPr="00963ED8">
        <w:rPr>
          <w:rFonts w:cs="Times New Roman"/>
          <w:lang w:val="es-CO"/>
          <w:rPrChange w:id="8732" w:author="Massiel Nayibe Moreno Ladino" w:date="2025-01-15T13:00:00Z" w16du:dateUtc="2025-01-15T18:00:00Z">
            <w:rPr>
              <w:rFonts w:cs="Times New Roman"/>
            </w:rPr>
          </w:rPrChange>
        </w:rPr>
        <w:t xml:space="preserve">Organizar reuniones informativas periódicas y cursos de formación anuales sobre la política e incorporar cursos de formación como parte del proceso de incorporación de los nuevos empleados. </w:t>
      </w:r>
      <w:r w:rsidRPr="000A73E8">
        <w:rPr>
          <w:rFonts w:cs="Times New Roman"/>
        </w:rPr>
        <w:t>Las formaciones se enumeran a continuación:</w:t>
      </w:r>
    </w:p>
    <w:p w14:paraId="1B142155" w14:textId="77777777" w:rsidR="00441859" w:rsidRDefault="00DE7F5C">
      <w:pPr>
        <w:pStyle w:val="Prrafodelista"/>
        <w:numPr>
          <w:ilvl w:val="1"/>
          <w:numId w:val="154"/>
        </w:numPr>
        <w:pBdr>
          <w:top w:val="nil"/>
          <w:left w:val="nil"/>
          <w:bottom w:val="nil"/>
          <w:right w:val="nil"/>
          <w:between w:val="nil"/>
        </w:pBdr>
        <w:spacing w:line="360" w:lineRule="auto"/>
        <w:jc w:val="both"/>
        <w:rPr>
          <w:rFonts w:cs="Times New Roman"/>
        </w:rPr>
      </w:pPr>
      <w:r w:rsidRPr="000A73E8">
        <w:rPr>
          <w:rFonts w:cs="Times New Roman"/>
        </w:rPr>
        <w:t>FAI.gov</w:t>
      </w:r>
      <w:hyperlink r:id="rId32" w:history="1">
        <w:r w:rsidRPr="000A73E8">
          <w:rPr>
            <w:rStyle w:val="Hipervnculo"/>
            <w:rFonts w:cs="Times New Roman"/>
          </w:rPr>
          <w:t>:https://www.fai.gov/sites/default/files/FAC_022-Combating_Trafficking_in_Persons/story.html</w:t>
        </w:r>
      </w:hyperlink>
      <w:r w:rsidRPr="000A73E8">
        <w:rPr>
          <w:rFonts w:cs="Times New Roman"/>
        </w:rPr>
        <w:t xml:space="preserve"> o</w:t>
      </w:r>
    </w:p>
    <w:p w14:paraId="6E4F6D47" w14:textId="77777777" w:rsidR="00441859" w:rsidRPr="00963ED8" w:rsidRDefault="00DE7F5C">
      <w:pPr>
        <w:pStyle w:val="Prrafodelista"/>
        <w:numPr>
          <w:ilvl w:val="1"/>
          <w:numId w:val="154"/>
        </w:numPr>
        <w:pBdr>
          <w:top w:val="nil"/>
          <w:left w:val="nil"/>
          <w:bottom w:val="nil"/>
          <w:right w:val="nil"/>
          <w:between w:val="nil"/>
        </w:pBdr>
        <w:spacing w:line="360" w:lineRule="auto"/>
        <w:jc w:val="both"/>
        <w:rPr>
          <w:rFonts w:cs="Times New Roman"/>
          <w:lang w:val="es-CO"/>
          <w:rPrChange w:id="8733" w:author="Massiel Nayibe Moreno Ladino" w:date="2025-01-15T13:00:00Z" w16du:dateUtc="2025-01-15T18:00:00Z">
            <w:rPr>
              <w:rFonts w:cs="Times New Roman"/>
            </w:rPr>
          </w:rPrChange>
        </w:rPr>
      </w:pPr>
      <w:r w:rsidRPr="00963ED8">
        <w:rPr>
          <w:rFonts w:cs="Times New Roman"/>
          <w:lang w:val="es-CO"/>
          <w:rPrChange w:id="8734" w:author="Massiel Nayibe Moreno Ladino" w:date="2025-01-15T13:00:00Z" w16du:dateUtc="2025-01-15T18:00:00Z">
            <w:rPr>
              <w:rFonts w:cs="Times New Roman"/>
            </w:rPr>
          </w:rPrChange>
        </w:rPr>
        <w:t xml:space="preserve">Proyecto Polaris: </w:t>
      </w:r>
      <w:r>
        <w:fldChar w:fldCharType="begin"/>
      </w:r>
      <w:r w:rsidRPr="00963ED8">
        <w:rPr>
          <w:lang w:val="es-CO"/>
          <w:rPrChange w:id="8735" w:author="Massiel Nayibe Moreno Ladino" w:date="2025-01-15T13:00:00Z" w16du:dateUtc="2025-01-15T18:00:00Z">
            <w:rPr/>
          </w:rPrChange>
        </w:rPr>
        <w:instrText>HYPERLINK "https://polarisproject.org/human-trafficking-101/" \l "gf_4"</w:instrText>
      </w:r>
      <w:r>
        <w:fldChar w:fldCharType="separate"/>
      </w:r>
      <w:r w:rsidRPr="00963ED8">
        <w:rPr>
          <w:rStyle w:val="Hipervnculo"/>
          <w:rFonts w:cs="Times New Roman"/>
          <w:lang w:val="es-CO"/>
          <w:rPrChange w:id="8736" w:author="Massiel Nayibe Moreno Ladino" w:date="2025-01-15T13:00:00Z" w16du:dateUtc="2025-01-15T18:00:00Z">
            <w:rPr>
              <w:rStyle w:val="Hipervnculo"/>
              <w:rFonts w:cs="Times New Roman"/>
            </w:rPr>
          </w:rPrChange>
        </w:rPr>
        <w:t>https:</w:t>
      </w:r>
      <w:r>
        <w:fldChar w:fldCharType="end"/>
      </w:r>
      <w:r w:rsidRPr="00963ED8">
        <w:rPr>
          <w:rFonts w:cs="Times New Roman"/>
          <w:lang w:val="es-CO"/>
          <w:rPrChange w:id="8737" w:author="Massiel Nayibe Moreno Ladino" w:date="2025-01-15T13:00:00Z" w16du:dateUtc="2025-01-15T18:00:00Z">
            <w:rPr>
              <w:rFonts w:cs="Times New Roman"/>
            </w:rPr>
          </w:rPrChange>
        </w:rPr>
        <w:t xml:space="preserve">//polarisproject.org/human-trafficking-101/#gf_4 </w:t>
      </w:r>
    </w:p>
    <w:p w14:paraId="7820395C" w14:textId="77777777" w:rsidR="00441859" w:rsidRPr="00963ED8" w:rsidRDefault="00DE7F5C">
      <w:pPr>
        <w:pStyle w:val="Prrafodelista"/>
        <w:numPr>
          <w:ilvl w:val="0"/>
          <w:numId w:val="154"/>
        </w:numPr>
        <w:spacing w:after="200" w:line="360" w:lineRule="auto"/>
        <w:jc w:val="both"/>
        <w:rPr>
          <w:rFonts w:cs="Times New Roman"/>
          <w:lang w:val="es-CO"/>
          <w:rPrChange w:id="8738" w:author="Massiel Nayibe Moreno Ladino" w:date="2025-01-15T13:00:00Z" w16du:dateUtc="2025-01-15T18:00:00Z">
            <w:rPr>
              <w:rFonts w:cs="Times New Roman"/>
            </w:rPr>
          </w:rPrChange>
        </w:rPr>
      </w:pPr>
      <w:r w:rsidRPr="00963ED8">
        <w:rPr>
          <w:rFonts w:cs="Times New Roman"/>
          <w:lang w:val="es-CO"/>
          <w:rPrChange w:id="8739" w:author="Massiel Nayibe Moreno Ladino" w:date="2025-01-15T13:00:00Z" w16du:dateUtc="2025-01-15T18:00:00Z">
            <w:rPr>
              <w:rFonts w:cs="Times New Roman"/>
            </w:rPr>
          </w:rPrChange>
        </w:rPr>
        <w:t>Todos los acuerdos de los socios con las organizaciones asociadas incluirán una cláusula que exija a la organización asociada adherirse al contenido de esta política y comunicarla a su personal.</w:t>
      </w:r>
    </w:p>
    <w:p w14:paraId="07456AB2" w14:textId="77777777" w:rsidR="00441859" w:rsidRPr="00963ED8" w:rsidRDefault="00DE7F5C">
      <w:pPr>
        <w:pStyle w:val="Prrafodelista"/>
        <w:numPr>
          <w:ilvl w:val="0"/>
          <w:numId w:val="154"/>
        </w:numPr>
        <w:spacing w:after="200" w:line="360" w:lineRule="auto"/>
        <w:jc w:val="both"/>
        <w:rPr>
          <w:rFonts w:cs="Times New Roman"/>
          <w:lang w:val="es-CO"/>
          <w:rPrChange w:id="8740" w:author="Massiel Nayibe Moreno Ladino" w:date="2025-01-15T13:00:00Z" w16du:dateUtc="2025-01-15T18:00:00Z">
            <w:rPr>
              <w:rFonts w:cs="Times New Roman"/>
            </w:rPr>
          </w:rPrChange>
        </w:rPr>
      </w:pPr>
      <w:r w:rsidRPr="00963ED8">
        <w:rPr>
          <w:rFonts w:cs="Times New Roman"/>
          <w:lang w:val="es-CO"/>
          <w:rPrChange w:id="8741" w:author="Massiel Nayibe Moreno Ladino" w:date="2025-01-15T13:00:00Z" w16du:dateUtc="2025-01-15T18:00:00Z">
            <w:rPr>
              <w:rFonts w:cs="Times New Roman"/>
            </w:rPr>
          </w:rPrChange>
        </w:rPr>
        <w:t>Los miembros de la alta dirección deben informar al equipo de Recursos Humanos (RRHH) de cualquier sospecha de infracción de esta política.</w:t>
      </w:r>
    </w:p>
    <w:p w14:paraId="0D1AF447" w14:textId="77777777" w:rsidR="00441859" w:rsidRPr="00963ED8" w:rsidRDefault="00DE7F5C">
      <w:pPr>
        <w:spacing w:line="360" w:lineRule="auto"/>
        <w:jc w:val="both"/>
        <w:rPr>
          <w:rFonts w:cs="Times New Roman"/>
          <w:lang w:val="es-CO"/>
          <w:rPrChange w:id="8742" w:author="Massiel Nayibe Moreno Ladino" w:date="2025-01-15T13:00:00Z" w16du:dateUtc="2025-01-15T18:00:00Z">
            <w:rPr>
              <w:rFonts w:cs="Times New Roman"/>
            </w:rPr>
          </w:rPrChange>
        </w:rPr>
      </w:pPr>
      <w:r w:rsidRPr="00963ED8">
        <w:rPr>
          <w:rFonts w:cs="Times New Roman"/>
          <w:lang w:val="es-CO"/>
          <w:rPrChange w:id="8743" w:author="Massiel Nayibe Moreno Ladino" w:date="2025-01-15T13:00:00Z" w16du:dateUtc="2025-01-15T18:00:00Z">
            <w:rPr>
              <w:rFonts w:cs="Times New Roman"/>
            </w:rPr>
          </w:rPrChange>
        </w:rPr>
        <w:lastRenderedPageBreak/>
        <w:t xml:space="preserve">Los socios se asegurarán de que sus afiliados tengan acceso a materiales y recursos en el </w:t>
      </w:r>
      <w:r>
        <w:fldChar w:fldCharType="begin"/>
      </w:r>
      <w:r w:rsidRPr="00963ED8">
        <w:rPr>
          <w:lang w:val="es-CO"/>
          <w:rPrChange w:id="8744" w:author="Massiel Nayibe Moreno Ladino" w:date="2025-01-15T13:00:00Z" w16du:dateUtc="2025-01-15T18:00:00Z">
            <w:rPr/>
          </w:rPrChange>
        </w:rPr>
        <w:instrText>HYPERLINK "https://partnersnet107.sharepoint.com/:f:/s/External/EmUCWxgl7a5OiId81kTgVtABuubGy3jsKvay2klNUSHbAw?e=4Q61fe"</w:instrText>
      </w:r>
      <w:r>
        <w:fldChar w:fldCharType="separate"/>
      </w:r>
      <w:r w:rsidRPr="00963ED8">
        <w:rPr>
          <w:rStyle w:val="Hipervnculo"/>
          <w:rFonts w:cs="Times New Roman"/>
          <w:lang w:val="es-CO"/>
          <w:rPrChange w:id="8745" w:author="Massiel Nayibe Moreno Ladino" w:date="2025-01-15T13:00:00Z" w16du:dateUtc="2025-01-15T18:00:00Z">
            <w:rPr>
              <w:rStyle w:val="Hipervnculo"/>
              <w:rFonts w:cs="Times New Roman"/>
            </w:rPr>
          </w:rPrChange>
        </w:rPr>
        <w:t>SharePoint</w:t>
      </w:r>
      <w:r>
        <w:fldChar w:fldCharType="end"/>
      </w:r>
      <w:r w:rsidRPr="00963ED8">
        <w:rPr>
          <w:rFonts w:cs="Times New Roman"/>
          <w:lang w:val="es-CO"/>
          <w:rPrChange w:id="8746" w:author="Massiel Nayibe Moreno Ladino" w:date="2025-01-15T13:00:00Z" w16du:dateUtc="2025-01-15T18:00:00Z">
            <w:rPr>
              <w:rFonts w:cs="Times New Roman"/>
            </w:rPr>
          </w:rPrChange>
        </w:rPr>
        <w:t xml:space="preserve"> externo que contribuyan a la comprensión y aplicación de esta política. Los socios también fomentarán y facilitarán el intercambio de buenas prácticas en la aplicación de la Política TIP.</w:t>
      </w:r>
    </w:p>
    <w:p w14:paraId="5E19F174" w14:textId="77777777" w:rsidR="00441859" w:rsidRPr="00963ED8" w:rsidRDefault="00DE7F5C">
      <w:pPr>
        <w:pStyle w:val="Ttulo4"/>
        <w:rPr>
          <w:szCs w:val="26"/>
          <w:lang w:val="es-CO"/>
          <w:rPrChange w:id="8747" w:author="Massiel Nayibe Moreno Ladino" w:date="2025-01-15T13:00:00Z" w16du:dateUtc="2025-01-15T18:00:00Z">
            <w:rPr>
              <w:szCs w:val="26"/>
            </w:rPr>
          </w:rPrChange>
        </w:rPr>
      </w:pPr>
      <w:bookmarkStart w:id="8748" w:name="_Toc128482904"/>
      <w:r w:rsidRPr="00963ED8">
        <w:rPr>
          <w:szCs w:val="26"/>
          <w:lang w:val="es-CO"/>
          <w:rPrChange w:id="8749" w:author="Massiel Nayibe Moreno Ladino" w:date="2025-01-15T13:00:00Z" w16du:dateUtc="2025-01-15T18:00:00Z">
            <w:rPr>
              <w:szCs w:val="26"/>
            </w:rPr>
          </w:rPrChange>
        </w:rPr>
        <w:t>Procedimientos de notificación</w:t>
      </w:r>
      <w:bookmarkEnd w:id="8748"/>
    </w:p>
    <w:p w14:paraId="2450C8AF" w14:textId="77777777" w:rsidR="00441859" w:rsidRPr="00963ED8" w:rsidRDefault="00DE7F5C">
      <w:pPr>
        <w:spacing w:line="360" w:lineRule="auto"/>
        <w:jc w:val="both"/>
        <w:rPr>
          <w:rFonts w:cs="Times New Roman"/>
          <w:lang w:val="es-CO"/>
          <w:rPrChange w:id="8750" w:author="Massiel Nayibe Moreno Ladino" w:date="2025-01-15T13:00:00Z" w16du:dateUtc="2025-01-15T18:00:00Z">
            <w:rPr>
              <w:rFonts w:cs="Times New Roman"/>
            </w:rPr>
          </w:rPrChange>
        </w:rPr>
      </w:pPr>
      <w:r w:rsidRPr="00963ED8">
        <w:rPr>
          <w:rFonts w:cs="Times New Roman"/>
          <w:lang w:val="es-CO"/>
          <w:rPrChange w:id="8751" w:author="Massiel Nayibe Moreno Ladino" w:date="2025-01-15T13:00:00Z" w16du:dateUtc="2025-01-15T18:00:00Z">
            <w:rPr>
              <w:rFonts w:cs="Times New Roman"/>
            </w:rPr>
          </w:rPrChange>
        </w:rPr>
        <w:t>Partners se compromete a proteger a cualquier persona afectada por TIP y a cualquier persona que presente un informe en nombre de una persona afectada por TIP. Por lo tanto, se desarrollaron los siguientes procedimientos para mantener una experiencia segura y confidencial durante el proceso de denuncia.</w:t>
      </w:r>
    </w:p>
    <w:p w14:paraId="4A2F975F" w14:textId="77777777" w:rsidR="00441859" w:rsidRPr="00963ED8" w:rsidRDefault="00DE7F5C">
      <w:pPr>
        <w:pStyle w:val="Ttulo4"/>
        <w:rPr>
          <w:szCs w:val="26"/>
          <w:lang w:val="es-CO"/>
          <w:rPrChange w:id="8752" w:author="Massiel Nayibe Moreno Ladino" w:date="2025-01-15T13:00:00Z" w16du:dateUtc="2025-01-15T18:00:00Z">
            <w:rPr>
              <w:szCs w:val="26"/>
            </w:rPr>
          </w:rPrChange>
        </w:rPr>
      </w:pPr>
      <w:bookmarkStart w:id="8753" w:name="_Toc128482905"/>
      <w:r w:rsidRPr="00963ED8">
        <w:rPr>
          <w:szCs w:val="26"/>
          <w:lang w:val="es-CO"/>
          <w:rPrChange w:id="8754" w:author="Massiel Nayibe Moreno Ladino" w:date="2025-01-15T13:00:00Z" w16du:dateUtc="2025-01-15T18:00:00Z">
            <w:rPr>
              <w:szCs w:val="26"/>
            </w:rPr>
          </w:rPrChange>
        </w:rPr>
        <w:t xml:space="preserve">Presentación de un informe </w:t>
      </w:r>
      <w:bookmarkEnd w:id="8753"/>
    </w:p>
    <w:p w14:paraId="1ECF0163" w14:textId="77777777" w:rsidR="00441859" w:rsidRPr="00963ED8" w:rsidRDefault="00DE7F5C">
      <w:pPr>
        <w:spacing w:line="360" w:lineRule="auto"/>
        <w:jc w:val="both"/>
        <w:rPr>
          <w:rFonts w:cs="Times New Roman"/>
          <w:lang w:val="es-CO"/>
          <w:rPrChange w:id="8755" w:author="Massiel Nayibe Moreno Ladino" w:date="2025-01-15T13:00:00Z" w16du:dateUtc="2025-01-15T18:00:00Z">
            <w:rPr>
              <w:rFonts w:cs="Times New Roman"/>
            </w:rPr>
          </w:rPrChange>
        </w:rPr>
      </w:pPr>
      <w:r w:rsidRPr="00963ED8">
        <w:rPr>
          <w:rFonts w:cs="Times New Roman"/>
          <w:lang w:val="es-CO"/>
          <w:rPrChange w:id="8756" w:author="Massiel Nayibe Moreno Ladino" w:date="2025-01-15T13:00:00Z" w16du:dateUtc="2025-01-15T18:00:00Z">
            <w:rPr>
              <w:rFonts w:cs="Times New Roman"/>
            </w:rPr>
          </w:rPrChange>
        </w:rPr>
        <w:t>Para particulares:</w:t>
      </w:r>
    </w:p>
    <w:p w14:paraId="0674FFB2" w14:textId="77777777" w:rsidR="00441859" w:rsidRPr="00963ED8" w:rsidRDefault="00DE7F5C">
      <w:pPr>
        <w:pStyle w:val="Prrafodelista"/>
        <w:numPr>
          <w:ilvl w:val="0"/>
          <w:numId w:val="136"/>
        </w:numPr>
        <w:spacing w:after="200" w:line="360" w:lineRule="auto"/>
        <w:jc w:val="both"/>
        <w:rPr>
          <w:rFonts w:cs="Times New Roman"/>
          <w:lang w:val="es-CO"/>
          <w:rPrChange w:id="8757" w:author="Massiel Nayibe Moreno Ladino" w:date="2025-01-15T13:00:00Z" w16du:dateUtc="2025-01-15T18:00:00Z">
            <w:rPr>
              <w:rFonts w:cs="Times New Roman"/>
            </w:rPr>
          </w:rPrChange>
        </w:rPr>
      </w:pPr>
      <w:r w:rsidRPr="00963ED8">
        <w:rPr>
          <w:rFonts w:cs="Times New Roman"/>
          <w:lang w:val="es-CO"/>
          <w:rPrChange w:id="8758" w:author="Massiel Nayibe Moreno Ladino" w:date="2025-01-15T13:00:00Z" w16du:dateUtc="2025-01-15T18:00:00Z">
            <w:rPr>
              <w:rFonts w:cs="Times New Roman"/>
            </w:rPr>
          </w:rPrChange>
        </w:rPr>
        <w:t>Todos los informes sobre posibles infracciones de la TIP se tomarán en serio. Si los Afiliados de Compañeros observan cualquier comportamiento inapropiado o que pueda violar cualquier disposición de esta política, deben informar inmediatamente de sus observaciones de una de las siguientes maneras:</w:t>
      </w:r>
    </w:p>
    <w:p w14:paraId="51820324" w14:textId="77777777" w:rsidR="00441859" w:rsidRDefault="00DE7F5C">
      <w:pPr>
        <w:pStyle w:val="Prrafodelista"/>
        <w:numPr>
          <w:ilvl w:val="0"/>
          <w:numId w:val="129"/>
        </w:numPr>
        <w:spacing w:after="200" w:line="360" w:lineRule="auto"/>
        <w:jc w:val="both"/>
        <w:rPr>
          <w:rFonts w:cs="Times New Roman"/>
        </w:rPr>
      </w:pPr>
      <w:r w:rsidRPr="000A73E8">
        <w:rPr>
          <w:rFonts w:cs="Times New Roman"/>
        </w:rPr>
        <w:t>Supervisor de contacto,</w:t>
      </w:r>
    </w:p>
    <w:p w14:paraId="03BF4DC1" w14:textId="77777777" w:rsidR="00441859" w:rsidRDefault="00DE7F5C">
      <w:pPr>
        <w:pStyle w:val="Prrafodelista"/>
        <w:numPr>
          <w:ilvl w:val="0"/>
          <w:numId w:val="129"/>
        </w:numPr>
        <w:spacing w:after="200" w:line="360" w:lineRule="auto"/>
        <w:jc w:val="both"/>
        <w:rPr>
          <w:rFonts w:cs="Times New Roman"/>
        </w:rPr>
      </w:pPr>
      <w:r w:rsidRPr="00963ED8">
        <w:rPr>
          <w:rFonts w:cs="Times New Roman"/>
          <w:lang w:val="es-CO"/>
          <w:rPrChange w:id="8759" w:author="Massiel Nayibe Moreno Ladino" w:date="2025-01-15T13:00:00Z" w16du:dateUtc="2025-01-15T18:00:00Z">
            <w:rPr>
              <w:rFonts w:cs="Times New Roman"/>
            </w:rPr>
          </w:rPrChange>
        </w:rPr>
        <w:t xml:space="preserve">Póngase en contacto con la línea directa externa y confidencial de Partners, Foster Thomas, en </w:t>
      </w:r>
      <w:r w:rsidRPr="00963ED8">
        <w:rPr>
          <w:rFonts w:cs="Times New Roman"/>
          <w:i/>
          <w:iCs/>
          <w:lang w:val="es-CO"/>
          <w:rPrChange w:id="8760" w:author="Massiel Nayibe Moreno Ladino" w:date="2025-01-15T13:00:00Z" w16du:dateUtc="2025-01-15T18:00:00Z">
            <w:rPr>
              <w:rFonts w:cs="Times New Roman"/>
              <w:i/>
              <w:iCs/>
            </w:rPr>
          </w:rPrChange>
        </w:rPr>
        <w:t xml:space="preserve">bbulger@fosterthomas.com. Foster Thomas es una parte externa que transmitirá cualquier preocupación al Comité de Ética del Consejo. </w:t>
      </w:r>
      <w:r w:rsidRPr="000A73E8">
        <w:rPr>
          <w:rFonts w:cs="Times New Roman"/>
          <w:i/>
          <w:iCs/>
        </w:rPr>
        <w:t>Las denuncias pueden hacerse de forma anónima.</w:t>
      </w:r>
    </w:p>
    <w:p w14:paraId="5D169823" w14:textId="77777777" w:rsidR="00441859" w:rsidRPr="00963ED8" w:rsidRDefault="00DE7F5C">
      <w:pPr>
        <w:pStyle w:val="Prrafodelista"/>
        <w:numPr>
          <w:ilvl w:val="0"/>
          <w:numId w:val="129"/>
        </w:numPr>
        <w:spacing w:after="200" w:line="360" w:lineRule="auto"/>
        <w:jc w:val="both"/>
        <w:rPr>
          <w:rFonts w:cs="Times New Roman"/>
          <w:lang w:val="es-CO"/>
          <w:rPrChange w:id="8761" w:author="Massiel Nayibe Moreno Ladino" w:date="2025-01-15T13:00:00Z" w16du:dateUtc="2025-01-15T18:00:00Z">
            <w:rPr>
              <w:rFonts w:cs="Times New Roman"/>
            </w:rPr>
          </w:rPrChange>
        </w:rPr>
      </w:pPr>
      <w:r w:rsidRPr="00963ED8">
        <w:rPr>
          <w:rFonts w:cs="Times New Roman"/>
          <w:lang w:val="es-CO"/>
          <w:rPrChange w:id="8762" w:author="Massiel Nayibe Moreno Ladino" w:date="2025-01-15T13:00:00Z" w16du:dateUtc="2025-01-15T18:00:00Z">
            <w:rPr>
              <w:rFonts w:cs="Times New Roman"/>
            </w:rPr>
          </w:rPrChange>
        </w:rPr>
        <w:t xml:space="preserve">Póngase en contacto con el departamento interno de RRHH de Partners en POAHR@partners.net. </w:t>
      </w:r>
    </w:p>
    <w:p w14:paraId="46D76B4E" w14:textId="77777777" w:rsidR="00441859" w:rsidRPr="00963ED8" w:rsidRDefault="00DE7F5C">
      <w:pPr>
        <w:pStyle w:val="Prrafodelista"/>
        <w:numPr>
          <w:ilvl w:val="0"/>
          <w:numId w:val="129"/>
        </w:numPr>
        <w:spacing w:after="200" w:line="360" w:lineRule="auto"/>
        <w:jc w:val="both"/>
        <w:rPr>
          <w:rFonts w:cs="Times New Roman"/>
          <w:lang w:val="es-CO"/>
          <w:rPrChange w:id="8763" w:author="Massiel Nayibe Moreno Ladino" w:date="2025-01-15T13:00:00Z" w16du:dateUtc="2025-01-15T18:00:00Z">
            <w:rPr>
              <w:rFonts w:cs="Times New Roman"/>
            </w:rPr>
          </w:rPrChange>
        </w:rPr>
      </w:pPr>
      <w:r w:rsidRPr="00963ED8">
        <w:rPr>
          <w:rFonts w:cs="Times New Roman"/>
          <w:lang w:val="es-CO"/>
          <w:rPrChange w:id="8764" w:author="Massiel Nayibe Moreno Ladino" w:date="2025-01-15T13:00:00Z" w16du:dateUtc="2025-01-15T18:00:00Z">
            <w:rPr>
              <w:rFonts w:cs="Times New Roman"/>
            </w:rPr>
          </w:rPrChange>
        </w:rPr>
        <w:t>El número de teléfono de la Línea Directa Mundial contra la Trata de Seres Humanos es 1-844-888-FREE y su dirección de correo electrónico help@befree.org.</w:t>
      </w:r>
    </w:p>
    <w:p w14:paraId="513C5B16" w14:textId="77777777" w:rsidR="00441859" w:rsidRPr="00963ED8" w:rsidRDefault="00DE7F5C">
      <w:pPr>
        <w:pStyle w:val="Prrafodelista"/>
        <w:numPr>
          <w:ilvl w:val="0"/>
          <w:numId w:val="136"/>
        </w:numPr>
        <w:spacing w:after="200" w:line="360" w:lineRule="auto"/>
        <w:jc w:val="both"/>
        <w:rPr>
          <w:rFonts w:cs="Times New Roman"/>
          <w:lang w:val="es-CO"/>
          <w:rPrChange w:id="8765" w:author="Massiel Nayibe Moreno Ladino" w:date="2025-01-15T13:00:00Z" w16du:dateUtc="2025-01-15T18:00:00Z">
            <w:rPr>
              <w:rFonts w:cs="Times New Roman"/>
            </w:rPr>
          </w:rPrChange>
        </w:rPr>
      </w:pPr>
      <w:r w:rsidRPr="00963ED8">
        <w:rPr>
          <w:rFonts w:cs="Times New Roman"/>
          <w:lang w:val="es-CO"/>
          <w:rPrChange w:id="8766" w:author="Massiel Nayibe Moreno Ladino" w:date="2025-01-15T13:00:00Z" w16du:dateUtc="2025-01-15T18:00:00Z">
            <w:rPr>
              <w:rFonts w:cs="Times New Roman"/>
            </w:rPr>
          </w:rPrChange>
        </w:rPr>
        <w:t xml:space="preserve">Si el denunciante no recibe respuesta de uno de los miembros del personal mencionados en el plazo de tres días laborables, deberá presentar inmediatamente una denuncia por otro de los métodos indicados anteriormente. </w:t>
      </w:r>
    </w:p>
    <w:p w14:paraId="137F4D56" w14:textId="77777777" w:rsidR="00441859" w:rsidRDefault="00DE7F5C">
      <w:pPr>
        <w:spacing w:line="360" w:lineRule="auto"/>
        <w:jc w:val="both"/>
        <w:rPr>
          <w:rFonts w:cs="Times New Roman"/>
        </w:rPr>
      </w:pPr>
      <w:r w:rsidRPr="000A73E8">
        <w:rPr>
          <w:rFonts w:cs="Times New Roman"/>
        </w:rPr>
        <w:t>Para organizaciones asociadas:</w:t>
      </w:r>
    </w:p>
    <w:p w14:paraId="15C696C4" w14:textId="77777777" w:rsidR="00441859" w:rsidRPr="00963ED8" w:rsidRDefault="00DE7F5C">
      <w:pPr>
        <w:pStyle w:val="Prrafodelista"/>
        <w:numPr>
          <w:ilvl w:val="0"/>
          <w:numId w:val="135"/>
        </w:numPr>
        <w:spacing w:after="200" w:line="360" w:lineRule="auto"/>
        <w:jc w:val="both"/>
        <w:rPr>
          <w:rFonts w:cs="Times New Roman"/>
          <w:lang w:val="es-CO"/>
          <w:rPrChange w:id="8767" w:author="Massiel Nayibe Moreno Ladino" w:date="2025-01-15T13:00:00Z" w16du:dateUtc="2025-01-15T18:00:00Z">
            <w:rPr>
              <w:rFonts w:cs="Times New Roman"/>
            </w:rPr>
          </w:rPrChange>
        </w:rPr>
      </w:pPr>
      <w:r w:rsidRPr="00963ED8">
        <w:rPr>
          <w:rFonts w:cs="Times New Roman"/>
          <w:lang w:val="es-CO"/>
          <w:rPrChange w:id="8768" w:author="Massiel Nayibe Moreno Ladino" w:date="2025-01-15T13:00:00Z" w16du:dateUtc="2025-01-15T18:00:00Z">
            <w:rPr>
              <w:rFonts w:cs="Times New Roman"/>
            </w:rPr>
          </w:rPrChange>
        </w:rPr>
        <w:lastRenderedPageBreak/>
        <w:t xml:space="preserve">De acuerdo con la Sección </w:t>
      </w:r>
      <w:r>
        <w:fldChar w:fldCharType="begin"/>
      </w:r>
      <w:r w:rsidRPr="00963ED8">
        <w:rPr>
          <w:lang w:val="es-CO"/>
          <w:rPrChange w:id="8769" w:author="Massiel Nayibe Moreno Ladino" w:date="2025-01-15T13:00:00Z" w16du:dateUtc="2025-01-15T18:00:00Z">
            <w:rPr/>
          </w:rPrChange>
        </w:rPr>
        <w:instrText>HYPERLINK \l "_7.5_Complaints_about"</w:instrText>
      </w:r>
      <w:r>
        <w:fldChar w:fldCharType="separate"/>
      </w:r>
      <w:r w:rsidRPr="00963ED8">
        <w:rPr>
          <w:rStyle w:val="Hipervnculo"/>
          <w:rFonts w:cs="Times New Roman"/>
          <w:lang w:val="es-CO"/>
          <w:rPrChange w:id="8770" w:author="Massiel Nayibe Moreno Ladino" w:date="2025-01-15T13:00:00Z" w16du:dateUtc="2025-01-15T18:00:00Z">
            <w:rPr>
              <w:rStyle w:val="Hipervnculo"/>
              <w:rFonts w:cs="Times New Roman"/>
            </w:rPr>
          </w:rPrChange>
        </w:rPr>
        <w:t>6.5 Reclamaciones sobre Organizaciones Colaboradoras</w:t>
      </w:r>
      <w:r>
        <w:fldChar w:fldCharType="end"/>
      </w:r>
      <w:r w:rsidRPr="00963ED8">
        <w:rPr>
          <w:rFonts w:cs="Times New Roman"/>
          <w:lang w:val="es-CO"/>
          <w:rPrChange w:id="8771" w:author="Massiel Nayibe Moreno Ladino" w:date="2025-01-15T13:00:00Z" w16du:dateUtc="2025-01-15T18:00:00Z">
            <w:rPr>
              <w:rFonts w:cs="Times New Roman"/>
            </w:rPr>
          </w:rPrChange>
        </w:rPr>
        <w:t xml:space="preserve">, las Organizaciones Colaboradoras que mantengan una relación contractual con Partners, al recibir un informe de infracción de la TIP, deberán seguir la política de su organización. La notificación de la presunta infracción TIP deberá enviarse al punto de contacto de Partners en un plazo de tres (3) días laborables. </w:t>
      </w:r>
    </w:p>
    <w:p w14:paraId="7E928B5B" w14:textId="77777777" w:rsidR="00441859" w:rsidRPr="00963ED8" w:rsidRDefault="00DE7F5C">
      <w:pPr>
        <w:spacing w:line="360" w:lineRule="auto"/>
        <w:jc w:val="both"/>
        <w:rPr>
          <w:rFonts w:cs="Times New Roman"/>
          <w:lang w:val="es-CO"/>
          <w:rPrChange w:id="8772" w:author="Massiel Nayibe Moreno Ladino" w:date="2025-01-15T13:00:00Z" w16du:dateUtc="2025-01-15T18:00:00Z">
            <w:rPr>
              <w:rFonts w:cs="Times New Roman"/>
            </w:rPr>
          </w:rPrChange>
        </w:rPr>
      </w:pPr>
      <w:r w:rsidRPr="00963ED8">
        <w:rPr>
          <w:rFonts w:cs="Times New Roman"/>
          <w:lang w:val="es-CO"/>
          <w:rPrChange w:id="8773" w:author="Massiel Nayibe Moreno Ladino" w:date="2025-01-15T13:00:00Z" w16du:dateUtc="2025-01-15T18:00:00Z">
            <w:rPr>
              <w:rFonts w:cs="Times New Roman"/>
            </w:rPr>
          </w:rPrChange>
        </w:rPr>
        <w:t xml:space="preserve">La denuncia malintencionada de un TIP con la intención de dañar la integridad o la reputación de otra persona constituye una falta de conducta y está sujeta a medidas disciplinarias. Esto es distinto de las denuncias realizadas de buena fe basadas en el juicio y la información disponibles en el momento de la denuncia, que pueden no ser confirmadas por una investigación. </w:t>
      </w:r>
    </w:p>
    <w:p w14:paraId="56F91E10" w14:textId="77777777" w:rsidR="00441859" w:rsidRPr="00963ED8" w:rsidRDefault="00DE7F5C">
      <w:pPr>
        <w:pStyle w:val="Ttulo4"/>
        <w:rPr>
          <w:szCs w:val="26"/>
          <w:lang w:val="es-CO"/>
          <w:rPrChange w:id="8774" w:author="Massiel Nayibe Moreno Ladino" w:date="2025-01-15T13:00:00Z" w16du:dateUtc="2025-01-15T18:00:00Z">
            <w:rPr>
              <w:szCs w:val="26"/>
            </w:rPr>
          </w:rPrChange>
        </w:rPr>
      </w:pPr>
      <w:bookmarkStart w:id="8775" w:name="_Toc128482906"/>
      <w:r w:rsidRPr="00963ED8">
        <w:rPr>
          <w:szCs w:val="26"/>
          <w:lang w:val="es-CO"/>
          <w:rPrChange w:id="8776" w:author="Massiel Nayibe Moreno Ladino" w:date="2025-01-15T13:00:00Z" w16du:dateUtc="2025-01-15T18:00:00Z">
            <w:rPr>
              <w:szCs w:val="26"/>
            </w:rPr>
          </w:rPrChange>
        </w:rPr>
        <w:t xml:space="preserve">Respuesta a un informe </w:t>
      </w:r>
      <w:bookmarkEnd w:id="8775"/>
    </w:p>
    <w:p w14:paraId="2E033D55" w14:textId="77777777" w:rsidR="00441859" w:rsidRPr="00963ED8" w:rsidRDefault="00DE7F5C">
      <w:pPr>
        <w:spacing w:line="360" w:lineRule="auto"/>
        <w:jc w:val="both"/>
        <w:rPr>
          <w:rFonts w:cs="Times New Roman"/>
          <w:lang w:val="es-CO"/>
          <w:rPrChange w:id="8777" w:author="Massiel Nayibe Moreno Ladino" w:date="2025-01-15T13:00:00Z" w16du:dateUtc="2025-01-15T18:00:00Z">
            <w:rPr>
              <w:rFonts w:cs="Times New Roman"/>
            </w:rPr>
          </w:rPrChange>
        </w:rPr>
      </w:pPr>
      <w:r w:rsidRPr="00963ED8">
        <w:rPr>
          <w:rFonts w:cs="Times New Roman"/>
          <w:lang w:val="es-CO"/>
          <w:rPrChange w:id="8778" w:author="Massiel Nayibe Moreno Ladino" w:date="2025-01-15T13:00:00Z" w16du:dateUtc="2025-01-15T18:00:00Z">
            <w:rPr>
              <w:rFonts w:cs="Times New Roman"/>
            </w:rPr>
          </w:rPrChange>
        </w:rPr>
        <w:t>Una vez que Partners y/o Foster Thomas reciban un presunto informe de TIP, Partners abrirá una investigación formal. La empresa 3</w:t>
      </w:r>
      <w:r w:rsidRPr="00963ED8">
        <w:rPr>
          <w:rFonts w:cs="Times New Roman"/>
          <w:vertAlign w:val="superscript"/>
          <w:lang w:val="es-CO"/>
          <w:rPrChange w:id="8779" w:author="Massiel Nayibe Moreno Ladino" w:date="2025-01-15T13:00:00Z" w16du:dateUtc="2025-01-15T18:00:00Z">
            <w:rPr>
              <w:rFonts w:cs="Times New Roman"/>
              <w:vertAlign w:val="superscript"/>
            </w:rPr>
          </w:rPrChange>
        </w:rPr>
        <w:t>rd</w:t>
      </w:r>
      <w:r w:rsidRPr="00963ED8">
        <w:rPr>
          <w:rFonts w:cs="Times New Roman"/>
          <w:lang w:val="es-CO"/>
          <w:rPrChange w:id="8780" w:author="Massiel Nayibe Moreno Ladino" w:date="2025-01-15T13:00:00Z" w16du:dateUtc="2025-01-15T18:00:00Z">
            <w:rPr>
              <w:rFonts w:cs="Times New Roman"/>
            </w:rPr>
          </w:rPrChange>
        </w:rPr>
        <w:t xml:space="preserve"> dirigirá la investigación en coordinación con Partners. Si Partners y/o la empresa 3</w:t>
      </w:r>
      <w:r w:rsidRPr="00963ED8">
        <w:rPr>
          <w:rFonts w:cs="Times New Roman"/>
          <w:vertAlign w:val="superscript"/>
          <w:lang w:val="es-CO"/>
          <w:rPrChange w:id="8781" w:author="Massiel Nayibe Moreno Ladino" w:date="2025-01-15T13:00:00Z" w16du:dateUtc="2025-01-15T18:00:00Z">
            <w:rPr>
              <w:rFonts w:cs="Times New Roman"/>
              <w:vertAlign w:val="superscript"/>
            </w:rPr>
          </w:rPrChange>
        </w:rPr>
        <w:t>rd</w:t>
      </w:r>
      <w:r w:rsidRPr="00963ED8">
        <w:rPr>
          <w:rFonts w:cs="Times New Roman"/>
          <w:lang w:val="es-CO"/>
          <w:rPrChange w:id="8782" w:author="Massiel Nayibe Moreno Ladino" w:date="2025-01-15T13:00:00Z" w16du:dateUtc="2025-01-15T18:00:00Z">
            <w:rPr>
              <w:rFonts w:cs="Times New Roman"/>
            </w:rPr>
          </w:rPrChange>
        </w:rPr>
        <w:t xml:space="preserve"> creen que existe una amenaza grave o inminente para la seguridad de la persona denunciada, se tomarán inmediatamente las medidas oportunas para garantizar su seguridad. En ausencia de una empresa de 3</w:t>
      </w:r>
      <w:r w:rsidRPr="00963ED8">
        <w:rPr>
          <w:rFonts w:cs="Times New Roman"/>
          <w:vertAlign w:val="superscript"/>
          <w:lang w:val="es-CO"/>
          <w:rPrChange w:id="8783" w:author="Massiel Nayibe Moreno Ladino" w:date="2025-01-15T13:00:00Z" w16du:dateUtc="2025-01-15T18:00:00Z">
            <w:rPr>
              <w:rFonts w:cs="Times New Roman"/>
              <w:vertAlign w:val="superscript"/>
            </w:rPr>
          </w:rPrChange>
        </w:rPr>
        <w:t>rd</w:t>
      </w:r>
      <w:r w:rsidRPr="00963ED8">
        <w:rPr>
          <w:rFonts w:cs="Times New Roman"/>
          <w:lang w:val="es-CO"/>
          <w:rPrChange w:id="8784" w:author="Massiel Nayibe Moreno Ladino" w:date="2025-01-15T13:00:00Z" w16du:dateUtc="2025-01-15T18:00:00Z">
            <w:rPr>
              <w:rFonts w:cs="Times New Roman"/>
            </w:rPr>
          </w:rPrChange>
        </w:rPr>
        <w:t xml:space="preserve"> partes, Partners designará a un mínimo de dos miembros de la Junta Directiva para formar parte del Comité de Cumplimiento de Partners, que estarán disponibles para investigar las revelaciones o informes de buena fe de cualquier irregularidad, incluso de forma anónima o confidencial. </w:t>
      </w:r>
    </w:p>
    <w:p w14:paraId="09A9A453" w14:textId="77777777" w:rsidR="005E5BD6" w:rsidRPr="00963ED8" w:rsidRDefault="005E5BD6" w:rsidP="005E5BD6">
      <w:pPr>
        <w:spacing w:line="360" w:lineRule="auto"/>
        <w:jc w:val="both"/>
        <w:rPr>
          <w:rFonts w:cs="Times New Roman"/>
          <w:lang w:val="es-CO"/>
          <w:rPrChange w:id="8785" w:author="Massiel Nayibe Moreno Ladino" w:date="2025-01-15T13:00:00Z" w16du:dateUtc="2025-01-15T18:00:00Z">
            <w:rPr>
              <w:rFonts w:cs="Times New Roman"/>
            </w:rPr>
          </w:rPrChange>
        </w:rPr>
      </w:pPr>
    </w:p>
    <w:p w14:paraId="4D54A079" w14:textId="77777777" w:rsidR="00441859" w:rsidRPr="00963ED8" w:rsidRDefault="00DE7F5C">
      <w:pPr>
        <w:spacing w:line="360" w:lineRule="auto"/>
        <w:jc w:val="both"/>
        <w:rPr>
          <w:rFonts w:cs="Times New Roman"/>
          <w:lang w:val="es-CO"/>
          <w:rPrChange w:id="8786" w:author="Massiel Nayibe Moreno Ladino" w:date="2025-01-15T13:00:00Z" w16du:dateUtc="2025-01-15T18:00:00Z">
            <w:rPr>
              <w:rFonts w:cs="Times New Roman"/>
            </w:rPr>
          </w:rPrChange>
        </w:rPr>
      </w:pPr>
      <w:r w:rsidRPr="00963ED8">
        <w:rPr>
          <w:rFonts w:cs="Times New Roman"/>
          <w:lang w:val="es-CO"/>
          <w:rPrChange w:id="8787" w:author="Massiel Nayibe Moreno Ladino" w:date="2025-01-15T13:00:00Z" w16du:dateUtc="2025-01-15T18:00:00Z">
            <w:rPr>
              <w:rFonts w:cs="Times New Roman"/>
            </w:rPr>
          </w:rPrChange>
        </w:rPr>
        <w:t xml:space="preserve">El Comité de Cumplimiento de Compañeros dirigirá una investigación, con el asesoramiento externo necesario. Basándose en la consulta y la investigación, el Comité de Cumplimiento de Partners tomará una decisión sobre cómo responder y qué acciones emprender. </w:t>
      </w:r>
    </w:p>
    <w:p w14:paraId="429D1D72" w14:textId="77777777" w:rsidR="00441859" w:rsidRPr="00963ED8" w:rsidRDefault="00DE7F5C">
      <w:pPr>
        <w:spacing w:line="360" w:lineRule="auto"/>
        <w:jc w:val="both"/>
        <w:rPr>
          <w:rFonts w:cs="Times New Roman"/>
          <w:lang w:val="es-CO"/>
          <w:rPrChange w:id="8788" w:author="Massiel Nayibe Moreno Ladino" w:date="2025-01-15T13:00:00Z" w16du:dateUtc="2025-01-15T18:00:00Z">
            <w:rPr>
              <w:rFonts w:cs="Times New Roman"/>
            </w:rPr>
          </w:rPrChange>
        </w:rPr>
      </w:pPr>
      <w:r w:rsidRPr="00963ED8">
        <w:rPr>
          <w:rFonts w:cs="Times New Roman"/>
          <w:lang w:val="es-CO"/>
          <w:rPrChange w:id="8789" w:author="Massiel Nayibe Moreno Ladino" w:date="2025-01-15T13:00:00Z" w16du:dateUtc="2025-01-15T18:00:00Z">
            <w:rPr>
              <w:rFonts w:cs="Times New Roman"/>
            </w:rPr>
          </w:rPrChange>
        </w:rPr>
        <w:t>Si se comprueba que la violación es cierta, Compañeros también informará del incidente al donante según sea necesario y según lo requiera el premio. Recursos Humanos de Compañeros informará al Director de Proyectos de la Oficina Central y al Vicepresidente de Programas de la violación y el Equipo de Programas será responsable de comunicar la violación del TIP al donante según sea necesario.</w:t>
      </w:r>
    </w:p>
    <w:p w14:paraId="207F6FF0" w14:textId="77777777" w:rsidR="00441859" w:rsidRPr="00963ED8" w:rsidRDefault="00DE7F5C">
      <w:pPr>
        <w:pStyle w:val="Ttulo4"/>
        <w:rPr>
          <w:rStyle w:val="Ttulo3Car"/>
          <w:b/>
          <w:bCs/>
          <w:lang w:val="es-CO"/>
          <w:rPrChange w:id="8790" w:author="Massiel Nayibe Moreno Ladino" w:date="2025-01-15T13:00:00Z" w16du:dateUtc="2025-01-15T18:00:00Z">
            <w:rPr>
              <w:rStyle w:val="Ttulo3Car"/>
              <w:b/>
              <w:bCs/>
              <w:i w:val="0"/>
              <w:iCs w:val="0"/>
            </w:rPr>
          </w:rPrChange>
        </w:rPr>
      </w:pPr>
      <w:bookmarkStart w:id="8791" w:name="_Toc128482907"/>
      <w:r w:rsidRPr="00963ED8">
        <w:rPr>
          <w:szCs w:val="26"/>
          <w:lang w:val="es-CO"/>
          <w:rPrChange w:id="8792" w:author="Massiel Nayibe Moreno Ladino" w:date="2025-01-15T13:00:00Z" w16du:dateUtc="2025-01-15T18:00:00Z">
            <w:rPr>
              <w:b w:val="0"/>
              <w:bCs w:val="0"/>
              <w:color w:val="E66800"/>
              <w:sz w:val="28"/>
              <w:szCs w:val="26"/>
            </w:rPr>
          </w:rPrChange>
        </w:rPr>
        <w:lastRenderedPageBreak/>
        <w:t xml:space="preserve">Confidencialmente </w:t>
      </w:r>
      <w:bookmarkEnd w:id="8791"/>
    </w:p>
    <w:p w14:paraId="53F615A4" w14:textId="77777777" w:rsidR="00441859" w:rsidRPr="00963ED8" w:rsidRDefault="00DE7F5C">
      <w:pPr>
        <w:spacing w:line="360" w:lineRule="auto"/>
        <w:jc w:val="both"/>
        <w:rPr>
          <w:rFonts w:cs="Times New Roman"/>
          <w:lang w:val="es-CO"/>
          <w:rPrChange w:id="8793" w:author="Massiel Nayibe Moreno Ladino" w:date="2025-01-15T13:00:00Z" w16du:dateUtc="2025-01-15T18:00:00Z">
            <w:rPr>
              <w:rFonts w:cs="Times New Roman"/>
            </w:rPr>
          </w:rPrChange>
        </w:rPr>
      </w:pPr>
      <w:r w:rsidRPr="00963ED8">
        <w:rPr>
          <w:rFonts w:cs="Times New Roman"/>
          <w:lang w:val="es-CO"/>
          <w:rPrChange w:id="8794" w:author="Massiel Nayibe Moreno Ladino" w:date="2025-01-15T13:00:00Z" w16du:dateUtc="2025-01-15T18:00:00Z">
            <w:rPr>
              <w:rFonts w:cs="Times New Roman"/>
            </w:rPr>
          </w:rPrChange>
        </w:rPr>
        <w:t xml:space="preserve">Partners entiende que, debido a la naturaleza de los incidentes relacionados con TIP, se debe actuar inmediatamente. Las investigaciones TIP se llevarán a cabo de manera oportuna, justa, objetiva y confidencial. Esto incluye el uso de prácticas de entrevista apropiadas con informes y testigos. Toda la información y las pruebas documentadas se conservarán de forma segura y en la más estricta confidencialidad. El nombre del denunciante no se revelará a la(s) persona(s) potencialmente implicada(s) en la denuncia ni a ninguna otra persona, a menos que el individuo autorice personalmente la revelación de su identidad. </w:t>
      </w:r>
    </w:p>
    <w:p w14:paraId="1297F7EB" w14:textId="77777777" w:rsidR="005E5BD6" w:rsidRPr="00963ED8" w:rsidRDefault="005E5BD6" w:rsidP="005E5BD6">
      <w:pPr>
        <w:spacing w:line="360" w:lineRule="auto"/>
        <w:jc w:val="both"/>
        <w:rPr>
          <w:rFonts w:cs="Times New Roman"/>
          <w:lang w:val="es-CO"/>
          <w:rPrChange w:id="8795" w:author="Massiel Nayibe Moreno Ladino" w:date="2025-01-15T13:00:00Z" w16du:dateUtc="2025-01-15T18:00:00Z">
            <w:rPr>
              <w:rFonts w:cs="Times New Roman"/>
            </w:rPr>
          </w:rPrChange>
        </w:rPr>
      </w:pPr>
    </w:p>
    <w:p w14:paraId="22A90B0C" w14:textId="77777777" w:rsidR="00441859" w:rsidRPr="00963ED8" w:rsidRDefault="00DE7F5C">
      <w:pPr>
        <w:spacing w:line="360" w:lineRule="auto"/>
        <w:jc w:val="both"/>
        <w:rPr>
          <w:rFonts w:cs="Times New Roman"/>
          <w:lang w:val="es-CO"/>
          <w:rPrChange w:id="8796" w:author="Massiel Nayibe Moreno Ladino" w:date="2025-01-15T13:00:00Z" w16du:dateUtc="2025-01-15T18:00:00Z">
            <w:rPr>
              <w:rFonts w:cs="Times New Roman"/>
            </w:rPr>
          </w:rPrChange>
        </w:rPr>
      </w:pPr>
      <w:r w:rsidRPr="00963ED8">
        <w:rPr>
          <w:rFonts w:cs="Times New Roman"/>
          <w:lang w:val="es-CO"/>
          <w:rPrChange w:id="8797" w:author="Massiel Nayibe Moreno Ladino" w:date="2025-01-15T13:00:00Z" w16du:dateUtc="2025-01-15T18:00:00Z">
            <w:rPr>
              <w:rFonts w:cs="Times New Roman"/>
            </w:rPr>
          </w:rPrChange>
        </w:rPr>
        <w:t>Se hará todo lo posible por mantener la confidencialidad durante todo el proceso de denuncia. La información que identifique a los individuos implicados en una queja se limitará al personal esencial y no se compartirá sin obtener el consentimiento informado de los implicados, excepto si la vida de alguien está en peligro, un niño está en peligro, o según lo requiera la ley en consulta con el asesor legal y cuando sea seguro hacerlo. La información no identificativa se compartirá con las personas autorizadas, entre las que se incluyen la empresa de investigación 3</w:t>
      </w:r>
      <w:r w:rsidRPr="00963ED8">
        <w:rPr>
          <w:rFonts w:cs="Times New Roman"/>
          <w:vertAlign w:val="superscript"/>
          <w:lang w:val="es-CO"/>
          <w:rPrChange w:id="8798" w:author="Massiel Nayibe Moreno Ladino" w:date="2025-01-15T13:00:00Z" w16du:dateUtc="2025-01-15T18:00:00Z">
            <w:rPr>
              <w:rFonts w:cs="Times New Roman"/>
              <w:vertAlign w:val="superscript"/>
            </w:rPr>
          </w:rPrChange>
        </w:rPr>
        <w:t>rd</w:t>
      </w:r>
      <w:r w:rsidRPr="00963ED8">
        <w:rPr>
          <w:rFonts w:cs="Times New Roman"/>
          <w:lang w:val="es-CO"/>
          <w:rPrChange w:id="8799" w:author="Massiel Nayibe Moreno Ladino" w:date="2025-01-15T13:00:00Z" w16du:dateUtc="2025-01-15T18:00:00Z">
            <w:rPr>
              <w:rFonts w:cs="Times New Roman"/>
            </w:rPr>
          </w:rPrChange>
        </w:rPr>
        <w:t xml:space="preserve"> , el responsable de RRHH de Partners, Foster Thomas y las fuerzas de seguridad locales si fuera necesario. </w:t>
      </w:r>
    </w:p>
    <w:p w14:paraId="2C5F031C" w14:textId="77777777" w:rsidR="005E5BD6" w:rsidRPr="00963ED8" w:rsidRDefault="005E5BD6" w:rsidP="005E5BD6">
      <w:pPr>
        <w:spacing w:line="360" w:lineRule="auto"/>
        <w:jc w:val="both"/>
        <w:rPr>
          <w:rFonts w:cs="Times New Roman"/>
          <w:lang w:val="es-CO"/>
          <w:rPrChange w:id="8800" w:author="Massiel Nayibe Moreno Ladino" w:date="2025-01-15T13:00:00Z" w16du:dateUtc="2025-01-15T18:00:00Z">
            <w:rPr>
              <w:rFonts w:cs="Times New Roman"/>
            </w:rPr>
          </w:rPrChange>
        </w:rPr>
      </w:pPr>
    </w:p>
    <w:p w14:paraId="4A19965D" w14:textId="77777777" w:rsidR="00441859" w:rsidRPr="00963ED8" w:rsidRDefault="00DE7F5C">
      <w:pPr>
        <w:spacing w:line="360" w:lineRule="auto"/>
        <w:jc w:val="both"/>
        <w:rPr>
          <w:rFonts w:cs="Times New Roman"/>
          <w:lang w:val="es-CO"/>
          <w:rPrChange w:id="8801" w:author="Massiel Nayibe Moreno Ladino" w:date="2025-01-15T13:00:00Z" w16du:dateUtc="2025-01-15T18:00:00Z">
            <w:rPr>
              <w:rFonts w:cs="Times New Roman"/>
            </w:rPr>
          </w:rPrChange>
        </w:rPr>
      </w:pPr>
      <w:r w:rsidRPr="00963ED8">
        <w:rPr>
          <w:rFonts w:cs="Times New Roman"/>
          <w:lang w:val="es-CO"/>
          <w:rPrChange w:id="8802" w:author="Massiel Nayibe Moreno Ladino" w:date="2025-01-15T13:00:00Z" w16du:dateUtc="2025-01-15T18:00:00Z">
            <w:rPr>
              <w:rFonts w:cs="Times New Roman"/>
            </w:rPr>
          </w:rPrChange>
        </w:rPr>
        <w:t>Toda la información relacionada con el PIT debe mantenerse confidencial, las identidades deben protegerse en la medida de lo posible y la información personal debe recopilarse y compartirse sólo con un número limitado de personas autorizadas para investigar.</w:t>
      </w:r>
    </w:p>
    <w:p w14:paraId="2D05A7BC" w14:textId="77777777" w:rsidR="005E5BD6" w:rsidRPr="00963ED8" w:rsidRDefault="005E5BD6" w:rsidP="005E5BD6">
      <w:pPr>
        <w:spacing w:line="360" w:lineRule="auto"/>
        <w:jc w:val="both"/>
        <w:rPr>
          <w:rFonts w:cs="Times New Roman"/>
          <w:lang w:val="es-CO"/>
          <w:rPrChange w:id="8803" w:author="Massiel Nayibe Moreno Ladino" w:date="2025-01-15T13:00:00Z" w16du:dateUtc="2025-01-15T18:00:00Z">
            <w:rPr>
              <w:rFonts w:cs="Times New Roman"/>
            </w:rPr>
          </w:rPrChange>
        </w:rPr>
      </w:pPr>
    </w:p>
    <w:p w14:paraId="52AA40CE" w14:textId="77777777" w:rsidR="00441859" w:rsidRPr="00963ED8" w:rsidRDefault="00DE7F5C">
      <w:pPr>
        <w:spacing w:line="360" w:lineRule="auto"/>
        <w:jc w:val="both"/>
        <w:rPr>
          <w:rFonts w:cs="Times New Roman"/>
          <w:lang w:val="es-CO"/>
          <w:rPrChange w:id="8804" w:author="Massiel Nayibe Moreno Ladino" w:date="2025-01-15T13:00:00Z" w16du:dateUtc="2025-01-15T18:00:00Z">
            <w:rPr>
              <w:rFonts w:cs="Times New Roman"/>
            </w:rPr>
          </w:rPrChange>
        </w:rPr>
      </w:pPr>
      <w:r w:rsidRPr="00963ED8">
        <w:rPr>
          <w:rFonts w:cs="Times New Roman"/>
          <w:lang w:val="es-CO"/>
          <w:rPrChange w:id="8805" w:author="Massiel Nayibe Moreno Ladino" w:date="2025-01-15T13:00:00Z" w16du:dateUtc="2025-01-15T18:00:00Z">
            <w:rPr>
              <w:rFonts w:cs="Times New Roman"/>
            </w:rPr>
          </w:rPrChange>
        </w:rPr>
        <w:t>Se informará al personal implicado en el proceso de quejas de la importancia de mantener la confidencialidad y se le pedirá que firme un acuerdo de confidencialidad. Los empleados que violen la confidencialidad pueden ser objeto de medidas disciplinarias que pueden llegar hasta el despido, y otras personas que trabajen con Partners pueden ver terminada su relación con Partners. En algunos casos, estas infracciones pueden constituir una violación de la ley.</w:t>
      </w:r>
      <w:bookmarkStart w:id="8806" w:name="_Toc128482908"/>
    </w:p>
    <w:p w14:paraId="68850290" w14:textId="77777777" w:rsidR="00441859" w:rsidRPr="00963ED8" w:rsidRDefault="00DE7F5C">
      <w:pPr>
        <w:pStyle w:val="Ttulo4"/>
        <w:rPr>
          <w:szCs w:val="26"/>
          <w:lang w:val="es-CO"/>
          <w:rPrChange w:id="8807" w:author="Massiel Nayibe Moreno Ladino" w:date="2025-01-15T13:00:00Z" w16du:dateUtc="2025-01-15T18:00:00Z">
            <w:rPr>
              <w:szCs w:val="26"/>
            </w:rPr>
          </w:rPrChange>
        </w:rPr>
      </w:pPr>
      <w:r w:rsidRPr="00963ED8">
        <w:rPr>
          <w:szCs w:val="26"/>
          <w:lang w:val="es-CO"/>
          <w:rPrChange w:id="8808" w:author="Massiel Nayibe Moreno Ladino" w:date="2025-01-15T13:00:00Z" w16du:dateUtc="2025-01-15T18:00:00Z">
            <w:rPr>
              <w:szCs w:val="26"/>
            </w:rPr>
          </w:rPrChange>
        </w:rPr>
        <w:t>Represalias contra denunciantes, testigos o víctimas</w:t>
      </w:r>
      <w:bookmarkEnd w:id="8806"/>
    </w:p>
    <w:p w14:paraId="51C04573" w14:textId="77777777" w:rsidR="00441859" w:rsidRPr="00963ED8" w:rsidRDefault="00DE7F5C">
      <w:pPr>
        <w:pStyle w:val="Default"/>
        <w:spacing w:line="360" w:lineRule="auto"/>
        <w:jc w:val="both"/>
        <w:rPr>
          <w:rFonts w:ascii="Times New Roman" w:hAnsi="Times New Roman" w:cs="Times New Roman"/>
          <w:lang w:val="es-CO"/>
          <w:rPrChange w:id="8809" w:author="Massiel Nayibe Moreno Ladino" w:date="2025-01-15T13:00:00Z" w16du:dateUtc="2025-01-15T18:00:00Z">
            <w:rPr>
              <w:rFonts w:ascii="Times New Roman" w:hAnsi="Times New Roman" w:cs="Times New Roman"/>
            </w:rPr>
          </w:rPrChange>
        </w:rPr>
      </w:pPr>
      <w:r w:rsidRPr="00963ED8">
        <w:rPr>
          <w:rFonts w:ascii="Times New Roman" w:hAnsi="Times New Roman" w:cs="Times New Roman"/>
          <w:lang w:val="es-CO"/>
          <w:rPrChange w:id="8810" w:author="Massiel Nayibe Moreno Ladino" w:date="2025-01-15T13:00:00Z" w16du:dateUtc="2025-01-15T18:00:00Z">
            <w:rPr>
              <w:rFonts w:ascii="Times New Roman" w:hAnsi="Times New Roman" w:cs="Times New Roman"/>
            </w:rPr>
          </w:rPrChange>
        </w:rPr>
        <w:t xml:space="preserve">Partners prohíbe cualquier represalia contra cualquier persona que ejerza legítimamente sus derechos en virtud de esta política o que participe/coopere en una investigación. No habrá </w:t>
      </w:r>
      <w:r w:rsidRPr="00963ED8">
        <w:rPr>
          <w:rFonts w:ascii="Times New Roman" w:hAnsi="Times New Roman" w:cs="Times New Roman"/>
          <w:lang w:val="es-CO"/>
          <w:rPrChange w:id="8811" w:author="Massiel Nayibe Moreno Ladino" w:date="2025-01-15T13:00:00Z" w16du:dateUtc="2025-01-15T18:00:00Z">
            <w:rPr>
              <w:rFonts w:ascii="Times New Roman" w:hAnsi="Times New Roman" w:cs="Times New Roman"/>
            </w:rPr>
          </w:rPrChange>
        </w:rPr>
        <w:lastRenderedPageBreak/>
        <w:t>interferencia, coacción, discriminación, represalia o venganza contra ninguna persona por presentar una queja o denuncia válida y veraz de una infracción. Toda persona que considere que está siendo discriminada por presentar legítimamente una denuncia o participar verazmente en una investigación debe presentar inmediatamente una denuncia de una de las siguientes maneras:</w:t>
      </w:r>
    </w:p>
    <w:p w14:paraId="58351F46" w14:textId="77777777" w:rsidR="00441859" w:rsidRPr="00963ED8" w:rsidRDefault="00DE7F5C">
      <w:pPr>
        <w:pStyle w:val="Prrafodelista"/>
        <w:numPr>
          <w:ilvl w:val="0"/>
          <w:numId w:val="133"/>
        </w:numPr>
        <w:spacing w:after="200" w:line="360" w:lineRule="auto"/>
        <w:jc w:val="both"/>
        <w:rPr>
          <w:rFonts w:cs="Times New Roman"/>
          <w:color w:val="000000"/>
          <w:lang w:val="es-CO"/>
          <w:rPrChange w:id="8812" w:author="Massiel Nayibe Moreno Ladino" w:date="2025-01-15T13:00:00Z" w16du:dateUtc="2025-01-15T18:00:00Z">
            <w:rPr>
              <w:rFonts w:cs="Times New Roman"/>
              <w:color w:val="000000"/>
            </w:rPr>
          </w:rPrChange>
        </w:rPr>
      </w:pPr>
      <w:r w:rsidRPr="00963ED8">
        <w:rPr>
          <w:rFonts w:cs="Times New Roman"/>
          <w:color w:val="000000" w:themeColor="text1"/>
          <w:lang w:val="es-CO"/>
          <w:rPrChange w:id="8813" w:author="Massiel Nayibe Moreno Ladino" w:date="2025-01-15T13:00:00Z" w16du:dateUtc="2025-01-15T18:00:00Z">
            <w:rPr>
              <w:rFonts w:cs="Times New Roman"/>
              <w:color w:val="000000" w:themeColor="text1"/>
            </w:rPr>
          </w:rPrChange>
        </w:rPr>
        <w:t>Póngase en contacto con el supervisor inmediato, el director del programa o del país del presunto infractor.</w:t>
      </w:r>
    </w:p>
    <w:p w14:paraId="08FD99BF" w14:textId="77777777" w:rsidR="00441859" w:rsidRDefault="00DE7F5C">
      <w:pPr>
        <w:pStyle w:val="Prrafodelista"/>
        <w:numPr>
          <w:ilvl w:val="0"/>
          <w:numId w:val="133"/>
        </w:numPr>
        <w:spacing w:after="200" w:line="360" w:lineRule="auto"/>
        <w:jc w:val="both"/>
        <w:rPr>
          <w:rFonts w:cs="Times New Roman"/>
          <w:color w:val="000000"/>
        </w:rPr>
      </w:pPr>
      <w:r w:rsidRPr="00963ED8">
        <w:rPr>
          <w:rFonts w:cs="Times New Roman"/>
          <w:color w:val="000000"/>
          <w:lang w:val="es-CO"/>
          <w:rPrChange w:id="8814" w:author="Massiel Nayibe Moreno Ladino" w:date="2025-01-15T13:00:00Z" w16du:dateUtc="2025-01-15T18:00:00Z">
            <w:rPr>
              <w:rFonts w:cs="Times New Roman"/>
              <w:color w:val="000000"/>
            </w:rPr>
          </w:rPrChange>
        </w:rPr>
        <w:t xml:space="preserve">Póngase en contacto con la línea directa externa y confidencial de Partners, Foster Thomas, en bbulger@fosterthomas.com. Foster Thomas es una parte externa que transmitirá cualquier preocupación al Comité de Ética del Consejo. </w:t>
      </w:r>
      <w:r w:rsidRPr="000A73E8">
        <w:rPr>
          <w:rFonts w:cs="Times New Roman"/>
          <w:color w:val="000000"/>
        </w:rPr>
        <w:t>Las denuncias pueden hacerse de forma anónima.</w:t>
      </w:r>
    </w:p>
    <w:p w14:paraId="03FFFBA6" w14:textId="77777777" w:rsidR="00441859" w:rsidRPr="00963ED8" w:rsidRDefault="00DE7F5C">
      <w:pPr>
        <w:pStyle w:val="Prrafodelista"/>
        <w:numPr>
          <w:ilvl w:val="0"/>
          <w:numId w:val="133"/>
        </w:numPr>
        <w:spacing w:after="200" w:line="360" w:lineRule="auto"/>
        <w:jc w:val="both"/>
        <w:rPr>
          <w:rFonts w:cs="Times New Roman"/>
          <w:lang w:val="es-CO"/>
          <w:rPrChange w:id="8815" w:author="Massiel Nayibe Moreno Ladino" w:date="2025-01-15T13:00:00Z" w16du:dateUtc="2025-01-15T18:00:00Z">
            <w:rPr>
              <w:rFonts w:cs="Times New Roman"/>
            </w:rPr>
          </w:rPrChange>
        </w:rPr>
      </w:pPr>
      <w:r w:rsidRPr="00963ED8">
        <w:rPr>
          <w:rFonts w:cs="Times New Roman"/>
          <w:color w:val="000000" w:themeColor="text1"/>
          <w:lang w:val="es-CO"/>
          <w:rPrChange w:id="8816" w:author="Massiel Nayibe Moreno Ladino" w:date="2025-01-15T13:00:00Z" w16du:dateUtc="2025-01-15T18:00:00Z">
            <w:rPr>
              <w:rFonts w:cs="Times New Roman"/>
              <w:color w:val="000000" w:themeColor="text1"/>
            </w:rPr>
          </w:rPrChange>
        </w:rPr>
        <w:t xml:space="preserve">Póngase en contacto con el departamento interno de RRHH de Partners en POAHR@partners.net. </w:t>
      </w:r>
    </w:p>
    <w:p w14:paraId="0E65B8D1" w14:textId="77777777" w:rsidR="00441859" w:rsidRPr="00963ED8" w:rsidRDefault="00DE7F5C">
      <w:pPr>
        <w:pStyle w:val="Default"/>
        <w:spacing w:line="360" w:lineRule="auto"/>
        <w:jc w:val="both"/>
        <w:rPr>
          <w:rFonts w:ascii="Times New Roman" w:hAnsi="Times New Roman" w:cs="Times New Roman"/>
          <w:color w:val="auto"/>
          <w:lang w:val="es-CO"/>
          <w:rPrChange w:id="8817" w:author="Massiel Nayibe Moreno Ladino" w:date="2025-01-15T13:00:00Z" w16du:dateUtc="2025-01-15T18:00:00Z">
            <w:rPr>
              <w:rFonts w:ascii="Times New Roman" w:hAnsi="Times New Roman" w:cs="Times New Roman"/>
              <w:color w:val="auto"/>
            </w:rPr>
          </w:rPrChange>
        </w:rPr>
      </w:pPr>
      <w:r w:rsidRPr="00963ED8">
        <w:rPr>
          <w:rFonts w:ascii="Times New Roman" w:hAnsi="Times New Roman" w:cs="Times New Roman"/>
          <w:lang w:val="es-CO"/>
          <w:rPrChange w:id="8818" w:author="Massiel Nayibe Moreno Ladino" w:date="2025-01-15T13:00:00Z" w16du:dateUtc="2025-01-15T18:00:00Z">
            <w:rPr>
              <w:rFonts w:ascii="Times New Roman" w:hAnsi="Times New Roman" w:cs="Times New Roman"/>
            </w:rPr>
          </w:rPrChange>
        </w:rPr>
        <w:t xml:space="preserve">Cualquier persona que tenga conocimiento de un posible acoso o represalia debe presentar inmediatamente una denuncia para que la organización pueda investigar de forma oportuna y confidencial. Compañeros tomará medidas contra cualquier persona, </w:t>
      </w:r>
      <w:r w:rsidRPr="00963ED8">
        <w:rPr>
          <w:rFonts w:ascii="Times New Roman" w:hAnsi="Times New Roman" w:cs="Times New Roman"/>
          <w:color w:val="auto"/>
          <w:lang w:val="es-CO"/>
          <w:rPrChange w:id="8819" w:author="Massiel Nayibe Moreno Ladino" w:date="2025-01-15T13:00:00Z" w16du:dateUtc="2025-01-15T18:00:00Z">
            <w:rPr>
              <w:rFonts w:ascii="Times New Roman" w:hAnsi="Times New Roman" w:cs="Times New Roman"/>
              <w:color w:val="auto"/>
            </w:rPr>
          </w:rPrChange>
        </w:rPr>
        <w:t>sea o no objeto de una denuncia, que busque o lleve a cabo acciones de represalia contra denunciantes, testigos o víctimas. Los empleados pueden ser objeto de medidas disciplinarias, que pueden llegar hasta el despido. Se podrá poner fin a la relación con Partners de otras personas que trabajen con la empresa.</w:t>
      </w:r>
    </w:p>
    <w:p w14:paraId="6F6FF587" w14:textId="77777777" w:rsidR="00441859" w:rsidRPr="00963ED8" w:rsidRDefault="00DE7F5C">
      <w:pPr>
        <w:pStyle w:val="Ttulo4"/>
        <w:rPr>
          <w:szCs w:val="26"/>
          <w:lang w:val="es-CO"/>
          <w:rPrChange w:id="8820" w:author="Massiel Nayibe Moreno Ladino" w:date="2025-01-15T13:00:00Z" w16du:dateUtc="2025-01-15T18:00:00Z">
            <w:rPr>
              <w:szCs w:val="26"/>
            </w:rPr>
          </w:rPrChange>
        </w:rPr>
      </w:pPr>
      <w:bookmarkStart w:id="8821" w:name="_Toc128482909"/>
      <w:r w:rsidRPr="00963ED8">
        <w:rPr>
          <w:szCs w:val="26"/>
          <w:lang w:val="es-CO"/>
          <w:rPrChange w:id="8822" w:author="Massiel Nayibe Moreno Ladino" w:date="2025-01-15T13:00:00Z" w16du:dateUtc="2025-01-15T18:00:00Z">
            <w:rPr>
              <w:szCs w:val="26"/>
            </w:rPr>
          </w:rPrChange>
        </w:rPr>
        <w:t xml:space="preserve">Quejas sobre organizaciones asociadas </w:t>
      </w:r>
      <w:bookmarkEnd w:id="8821"/>
    </w:p>
    <w:p w14:paraId="352B2073" w14:textId="77777777" w:rsidR="00441859" w:rsidRPr="00963ED8" w:rsidRDefault="00DE7F5C">
      <w:pPr>
        <w:pStyle w:val="Default"/>
        <w:spacing w:line="360" w:lineRule="auto"/>
        <w:jc w:val="both"/>
        <w:rPr>
          <w:rFonts w:ascii="Times New Roman" w:hAnsi="Times New Roman" w:cs="Times New Roman"/>
          <w:color w:val="auto"/>
          <w:lang w:val="es-CO"/>
          <w:rPrChange w:id="8823" w:author="Massiel Nayibe Moreno Ladino" w:date="2025-01-15T13:00:00Z" w16du:dateUtc="2025-01-15T18:00:00Z">
            <w:rPr>
              <w:rFonts w:ascii="Times New Roman" w:hAnsi="Times New Roman" w:cs="Times New Roman"/>
              <w:color w:val="auto"/>
            </w:rPr>
          </w:rPrChange>
        </w:rPr>
      </w:pPr>
      <w:r w:rsidRPr="00963ED8">
        <w:rPr>
          <w:rFonts w:ascii="Times New Roman" w:hAnsi="Times New Roman" w:cs="Times New Roman"/>
          <w:lang w:val="es-CO"/>
          <w:rPrChange w:id="8824" w:author="Massiel Nayibe Moreno Ladino" w:date="2025-01-15T13:00:00Z" w16du:dateUtc="2025-01-15T18:00:00Z">
            <w:rPr>
              <w:rFonts w:ascii="Times New Roman" w:hAnsi="Times New Roman" w:cs="Times New Roman"/>
            </w:rPr>
          </w:rPrChange>
        </w:rPr>
        <w:t xml:space="preserve">Como se menciona en </w:t>
      </w:r>
      <w:r>
        <w:fldChar w:fldCharType="begin"/>
      </w:r>
      <w:r w:rsidRPr="00963ED8">
        <w:rPr>
          <w:lang w:val="es-CO"/>
          <w:rPrChange w:id="8825" w:author="Massiel Nayibe Moreno Ladino" w:date="2025-01-15T13:00:00Z" w16du:dateUtc="2025-01-15T18:00:00Z">
            <w:rPr/>
          </w:rPrChange>
        </w:rPr>
        <w:instrText>HYPERLINK \l "_7.1_Filing_a"</w:instrText>
      </w:r>
      <w:r>
        <w:fldChar w:fldCharType="separate"/>
      </w:r>
      <w:r w:rsidRPr="00963ED8">
        <w:rPr>
          <w:rStyle w:val="Hipervnculo"/>
          <w:rFonts w:ascii="Times New Roman" w:hAnsi="Times New Roman" w:cs="Times New Roman"/>
          <w:lang w:val="es-CO"/>
          <w:rPrChange w:id="8826" w:author="Massiel Nayibe Moreno Ladino" w:date="2025-01-15T13:00:00Z" w16du:dateUtc="2025-01-15T18:00:00Z">
            <w:rPr>
              <w:rStyle w:val="Hipervnculo"/>
              <w:rFonts w:ascii="Times New Roman" w:hAnsi="Times New Roman" w:cs="Times New Roman"/>
            </w:rPr>
          </w:rPrChange>
        </w:rPr>
        <w:t>6.1 Presentación de una denuncia</w:t>
      </w:r>
      <w:r>
        <w:fldChar w:fldCharType="end"/>
      </w:r>
      <w:r w:rsidRPr="00963ED8">
        <w:rPr>
          <w:rFonts w:ascii="Times New Roman" w:hAnsi="Times New Roman" w:cs="Times New Roman"/>
          <w:lang w:val="es-CO"/>
          <w:rPrChange w:id="8827" w:author="Massiel Nayibe Moreno Ladino" w:date="2025-01-15T13:00:00Z" w16du:dateUtc="2025-01-15T18:00:00Z">
            <w:rPr>
              <w:rFonts w:ascii="Times New Roman" w:hAnsi="Times New Roman" w:cs="Times New Roman"/>
            </w:rPr>
          </w:rPrChange>
        </w:rPr>
        <w:t xml:space="preserve">, las Organizaciones Afiliadas deben notificar al punto de contacto de Compañeros cualquier presunta infracción del PIT en un plazo de tres (3) días hábiles. </w:t>
      </w:r>
      <w:r w:rsidRPr="00963ED8">
        <w:rPr>
          <w:rFonts w:ascii="Times New Roman" w:hAnsi="Times New Roman" w:cs="Times New Roman"/>
          <w:color w:val="auto"/>
          <w:lang w:val="es-CO"/>
          <w:rPrChange w:id="8828" w:author="Massiel Nayibe Moreno Ladino" w:date="2025-01-15T13:00:00Z" w16du:dateUtc="2025-01-15T18:00:00Z">
            <w:rPr>
              <w:rFonts w:ascii="Times New Roman" w:hAnsi="Times New Roman" w:cs="Times New Roman"/>
              <w:color w:val="auto"/>
            </w:rPr>
          </w:rPrChange>
        </w:rPr>
        <w:t xml:space="preserve">Cuando Partners reciba una denuncia sobre una Organización socia, Partners esperará que el socio responda de forma segura, rápida y adecuada. Compañeros ayudará al socio a determinar sus obligaciones de notificación. </w:t>
      </w:r>
    </w:p>
    <w:p w14:paraId="7E8971B9" w14:textId="77777777" w:rsidR="005E5BD6" w:rsidRPr="00963ED8" w:rsidRDefault="005E5BD6" w:rsidP="005E5BD6">
      <w:pPr>
        <w:pStyle w:val="Default"/>
        <w:spacing w:line="360" w:lineRule="auto"/>
        <w:jc w:val="both"/>
        <w:rPr>
          <w:rFonts w:ascii="Times New Roman" w:hAnsi="Times New Roman" w:cs="Times New Roman"/>
          <w:color w:val="auto"/>
          <w:lang w:val="es-CO"/>
          <w:rPrChange w:id="8829" w:author="Massiel Nayibe Moreno Ladino" w:date="2025-01-15T13:00:00Z" w16du:dateUtc="2025-01-15T18:00:00Z">
            <w:rPr>
              <w:rFonts w:ascii="Times New Roman" w:hAnsi="Times New Roman" w:cs="Times New Roman"/>
              <w:color w:val="auto"/>
            </w:rPr>
          </w:rPrChange>
        </w:rPr>
      </w:pPr>
    </w:p>
    <w:p w14:paraId="52889E8A" w14:textId="77777777" w:rsidR="00441859" w:rsidRPr="00963ED8" w:rsidRDefault="00DE7F5C">
      <w:pPr>
        <w:pStyle w:val="Default"/>
        <w:spacing w:line="360" w:lineRule="auto"/>
        <w:jc w:val="both"/>
        <w:rPr>
          <w:rFonts w:ascii="Times New Roman" w:hAnsi="Times New Roman" w:cs="Times New Roman"/>
          <w:lang w:val="es-CO"/>
          <w:rPrChange w:id="8830" w:author="Massiel Nayibe Moreno Ladino" w:date="2025-01-15T13:00:00Z" w16du:dateUtc="2025-01-15T18:00:00Z">
            <w:rPr>
              <w:rFonts w:ascii="Times New Roman" w:hAnsi="Times New Roman" w:cs="Times New Roman"/>
            </w:rPr>
          </w:rPrChange>
        </w:rPr>
      </w:pPr>
      <w:r w:rsidRPr="00963ED8">
        <w:rPr>
          <w:rFonts w:ascii="Times New Roman" w:hAnsi="Times New Roman" w:cs="Times New Roman"/>
          <w:color w:val="auto"/>
          <w:lang w:val="es-CO"/>
          <w:rPrChange w:id="8831" w:author="Massiel Nayibe Moreno Ladino" w:date="2025-01-15T13:00:00Z" w16du:dateUtc="2025-01-15T18:00:00Z">
            <w:rPr>
              <w:rFonts w:ascii="Times New Roman" w:hAnsi="Times New Roman" w:cs="Times New Roman"/>
              <w:color w:val="auto"/>
            </w:rPr>
          </w:rPrChange>
        </w:rPr>
        <w:t xml:space="preserve">Cuando proceda, los socios colaborarán con el socio para abordar la cuestión mediante una investigación independiente adecuada. Si el resultado es que se ha producido una violación, el trabajo en curso con el socio no puede implicar a la persona o personas afectadas. Si hay motivos </w:t>
      </w:r>
      <w:r w:rsidRPr="00963ED8">
        <w:rPr>
          <w:rFonts w:ascii="Times New Roman" w:hAnsi="Times New Roman" w:cs="Times New Roman"/>
          <w:color w:val="auto"/>
          <w:lang w:val="es-CO"/>
          <w:rPrChange w:id="8832" w:author="Massiel Nayibe Moreno Ladino" w:date="2025-01-15T13:00:00Z" w16du:dateUtc="2025-01-15T18:00:00Z">
            <w:rPr>
              <w:rFonts w:ascii="Times New Roman" w:hAnsi="Times New Roman" w:cs="Times New Roman"/>
              <w:color w:val="auto"/>
            </w:rPr>
          </w:rPrChange>
        </w:rPr>
        <w:lastRenderedPageBreak/>
        <w:t>para creer que una denuncia de abuso ha sido tratada de forma inadecuada por un socio, éste se arriesga a que se le retire la financiación o se ponga fin a la relación</w:t>
      </w:r>
      <w:r w:rsidRPr="00963ED8">
        <w:rPr>
          <w:rFonts w:ascii="Times New Roman" w:hAnsi="Times New Roman" w:cs="Times New Roman"/>
          <w:lang w:val="es-CO"/>
          <w:rPrChange w:id="8833" w:author="Massiel Nayibe Moreno Ladino" w:date="2025-01-15T13:00:00Z" w16du:dateUtc="2025-01-15T18:00:00Z">
            <w:rPr>
              <w:rFonts w:ascii="Times New Roman" w:hAnsi="Times New Roman" w:cs="Times New Roman"/>
            </w:rPr>
          </w:rPrChange>
        </w:rPr>
        <w:t xml:space="preserve">. </w:t>
      </w:r>
    </w:p>
    <w:p w14:paraId="5E36E7E7" w14:textId="77777777" w:rsidR="00441859" w:rsidRPr="00963ED8" w:rsidRDefault="00DE7F5C">
      <w:pPr>
        <w:pStyle w:val="Ttulo4"/>
        <w:rPr>
          <w:szCs w:val="26"/>
          <w:lang w:val="es-CO"/>
          <w:rPrChange w:id="8834" w:author="Massiel Nayibe Moreno Ladino" w:date="2025-01-15T13:00:00Z" w16du:dateUtc="2025-01-15T18:00:00Z">
            <w:rPr>
              <w:szCs w:val="26"/>
            </w:rPr>
          </w:rPrChange>
        </w:rPr>
      </w:pPr>
      <w:bookmarkStart w:id="8835" w:name="_Toc128482910"/>
      <w:r w:rsidRPr="00963ED8">
        <w:rPr>
          <w:szCs w:val="26"/>
          <w:lang w:val="es-CO"/>
          <w:rPrChange w:id="8836" w:author="Massiel Nayibe Moreno Ladino" w:date="2025-01-15T13:00:00Z" w16du:dateUtc="2025-01-15T18:00:00Z">
            <w:rPr>
              <w:szCs w:val="26"/>
            </w:rPr>
          </w:rPrChange>
        </w:rPr>
        <w:t xml:space="preserve">Administración Política </w:t>
      </w:r>
      <w:bookmarkEnd w:id="8835"/>
    </w:p>
    <w:p w14:paraId="7B6B659A" w14:textId="77777777" w:rsidR="00441859" w:rsidRPr="00963ED8" w:rsidRDefault="00DE7F5C">
      <w:pPr>
        <w:spacing w:line="360" w:lineRule="auto"/>
        <w:jc w:val="both"/>
        <w:rPr>
          <w:rFonts w:cs="Times New Roman"/>
          <w:lang w:val="es-CO"/>
          <w:rPrChange w:id="8837" w:author="Massiel Nayibe Moreno Ladino" w:date="2025-01-15T13:00:00Z" w16du:dateUtc="2025-01-15T18:00:00Z">
            <w:rPr>
              <w:rFonts w:cs="Times New Roman"/>
            </w:rPr>
          </w:rPrChange>
        </w:rPr>
      </w:pPr>
      <w:r w:rsidRPr="00963ED8">
        <w:rPr>
          <w:rFonts w:cs="Times New Roman"/>
          <w:lang w:val="es-CO"/>
          <w:rPrChange w:id="8838" w:author="Massiel Nayibe Moreno Ladino" w:date="2025-01-15T13:00:00Z" w16du:dateUtc="2025-01-15T18:00:00Z">
            <w:rPr>
              <w:rFonts w:cs="Times New Roman"/>
            </w:rPr>
          </w:rPrChange>
        </w:rPr>
        <w:t>La responsabilidad de garantizar que esta política se supervise, se aplique, se mantenga actualizada y se cumpla recae en el Equipo de Cumplimiento. La Dirección Ejecutiva de Partners se compromete a tomar todas las medidas correctivas apropiadas. Se tomarán medidas disciplinarias, legales o de otro tipo en respuesta a cualquier violación de la Política TIP contra cualquier persona que haya cometido una violación TIP y/o cualquier persona que supiera de tal violación y no actuara o informara. El Equipo de Cumplimiento identificará y abordará continuamente las lagunas y/o puntos débiles de las políticas, procedimientos y protocolos aplicables.</w:t>
      </w:r>
    </w:p>
    <w:p w14:paraId="79B07BF9" w14:textId="77777777" w:rsidR="005E5BD6" w:rsidRPr="00963ED8" w:rsidRDefault="005E5BD6" w:rsidP="005E5BD6">
      <w:pPr>
        <w:spacing w:after="160" w:line="259" w:lineRule="auto"/>
        <w:rPr>
          <w:rFonts w:cs="Times New Roman"/>
          <w:lang w:val="es-CO"/>
          <w:rPrChange w:id="8839" w:author="Massiel Nayibe Moreno Ladino" w:date="2025-01-15T13:00:00Z" w16du:dateUtc="2025-01-15T18:00:00Z">
            <w:rPr>
              <w:rFonts w:cs="Times New Roman"/>
            </w:rPr>
          </w:rPrChange>
        </w:rPr>
      </w:pPr>
      <w:r w:rsidRPr="00963ED8">
        <w:rPr>
          <w:rFonts w:cs="Times New Roman"/>
          <w:lang w:val="es-CO"/>
          <w:rPrChange w:id="8840" w:author="Massiel Nayibe Moreno Ladino" w:date="2025-01-15T13:00:00Z" w16du:dateUtc="2025-01-15T18:00:00Z">
            <w:rPr>
              <w:rFonts w:cs="Times New Roman"/>
            </w:rPr>
          </w:rPrChange>
        </w:rPr>
        <w:br w:type="page"/>
      </w:r>
    </w:p>
    <w:p w14:paraId="6225B93B" w14:textId="77777777" w:rsidR="00441859" w:rsidRPr="00963ED8" w:rsidRDefault="00DE7F5C">
      <w:pPr>
        <w:pStyle w:val="Ttulo1"/>
        <w:jc w:val="both"/>
        <w:rPr>
          <w:rStyle w:val="Ttulo3Car"/>
          <w:b/>
          <w:bCs/>
          <w:lang w:val="es-CO"/>
          <w:rPrChange w:id="8841" w:author="Massiel Nayibe Moreno Ladino" w:date="2025-01-15T13:00:00Z" w16du:dateUtc="2025-01-15T18:00:00Z">
            <w:rPr>
              <w:rStyle w:val="Ttulo3Car"/>
              <w:b/>
              <w:bCs/>
              <w:szCs w:val="24"/>
            </w:rPr>
          </w:rPrChange>
        </w:rPr>
      </w:pPr>
      <w:bookmarkStart w:id="8842" w:name="_Annex_G_1"/>
      <w:bookmarkStart w:id="8843" w:name="_Annex_K._Employee"/>
      <w:bookmarkStart w:id="8844" w:name="_Toc29250609"/>
      <w:bookmarkStart w:id="8845" w:name="_Toc185435537"/>
      <w:bookmarkEnd w:id="8842"/>
      <w:bookmarkEnd w:id="8843"/>
      <w:r w:rsidRPr="00963ED8">
        <w:rPr>
          <w:rStyle w:val="Ttulo3Car"/>
          <w:b/>
          <w:bCs/>
          <w:lang w:val="es-CO"/>
          <w:rPrChange w:id="8846" w:author="Massiel Nayibe Moreno Ladino" w:date="2025-01-15T13:00:00Z" w16du:dateUtc="2025-01-15T18:00:00Z">
            <w:rPr>
              <w:rStyle w:val="Ttulo3Car"/>
              <w:b/>
              <w:bCs/>
            </w:rPr>
          </w:rPrChange>
        </w:rPr>
        <w:lastRenderedPageBreak/>
        <w:t xml:space="preserve">Anexo </w:t>
      </w:r>
      <w:r w:rsidR="00F82A3C" w:rsidRPr="00963ED8">
        <w:rPr>
          <w:rStyle w:val="Ttulo3Car"/>
          <w:b/>
          <w:bCs/>
          <w:lang w:val="es-CO"/>
          <w:rPrChange w:id="8847" w:author="Massiel Nayibe Moreno Ladino" w:date="2025-01-15T13:00:00Z" w16du:dateUtc="2025-01-15T18:00:00Z">
            <w:rPr>
              <w:rStyle w:val="Ttulo3Car"/>
              <w:b/>
              <w:bCs/>
            </w:rPr>
          </w:rPrChange>
        </w:rPr>
        <w:t>K</w:t>
      </w:r>
      <w:bookmarkEnd w:id="8844"/>
      <w:r w:rsidR="00F35030" w:rsidRPr="00963ED8">
        <w:rPr>
          <w:rStyle w:val="Ttulo3Car"/>
          <w:b/>
          <w:bCs/>
          <w:lang w:val="es-CO"/>
          <w:rPrChange w:id="8848" w:author="Massiel Nayibe Moreno Ladino" w:date="2025-01-15T13:00:00Z" w16du:dateUtc="2025-01-15T18:00:00Z">
            <w:rPr>
              <w:rStyle w:val="Ttulo3Car"/>
              <w:b/>
              <w:bCs/>
            </w:rPr>
          </w:rPrChange>
        </w:rPr>
        <w:t xml:space="preserve"> . Informe de incidencias del empleado</w:t>
      </w:r>
      <w:bookmarkEnd w:id="8845"/>
    </w:p>
    <w:p w14:paraId="4D8511B1" w14:textId="77777777" w:rsidR="007D45CA" w:rsidRPr="00963ED8" w:rsidRDefault="007D45CA" w:rsidP="00E767D4">
      <w:pPr>
        <w:jc w:val="both"/>
        <w:rPr>
          <w:rFonts w:cs="Times New Roman"/>
          <w:lang w:val="es-CO"/>
          <w:rPrChange w:id="8849" w:author="Massiel Nayibe Moreno Ladino" w:date="2025-01-15T13:00:00Z" w16du:dateUtc="2025-01-15T18:00:00Z">
            <w:rPr>
              <w:rFonts w:cs="Times New Roman"/>
            </w:rPr>
          </w:rPrChange>
        </w:rPr>
      </w:pPr>
    </w:p>
    <w:tbl>
      <w:tblPr>
        <w:tblW w:w="9161" w:type="dxa"/>
        <w:tblInd w:w="378"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2044"/>
        <w:gridCol w:w="255"/>
        <w:gridCol w:w="1562"/>
        <w:gridCol w:w="436"/>
        <w:gridCol w:w="775"/>
        <w:gridCol w:w="935"/>
        <w:gridCol w:w="3154"/>
      </w:tblGrid>
      <w:tr w:rsidR="007D45CA" w:rsidRPr="00A032E3" w14:paraId="1C39DDA6" w14:textId="77777777" w:rsidTr="00FC48D6">
        <w:trPr>
          <w:cantSplit/>
          <w:trHeight w:val="239"/>
        </w:trPr>
        <w:tc>
          <w:tcPr>
            <w:tcW w:w="9161" w:type="dxa"/>
            <w:gridSpan w:val="7"/>
            <w:tcBorders>
              <w:top w:val="single" w:sz="4" w:space="0" w:color="000000"/>
              <w:left w:val="single" w:sz="4" w:space="0" w:color="000000"/>
              <w:bottom w:val="single" w:sz="4" w:space="0" w:color="000000"/>
              <w:right w:val="single" w:sz="4" w:space="0" w:color="000000"/>
            </w:tcBorders>
            <w:shd w:val="clear" w:color="auto" w:fill="E0E0E0"/>
            <w:hideMark/>
          </w:tcPr>
          <w:p w14:paraId="5C40090A" w14:textId="77777777" w:rsidR="00441859" w:rsidRPr="00963ED8" w:rsidRDefault="00DE7F5C">
            <w:pPr>
              <w:jc w:val="both"/>
              <w:rPr>
                <w:rFonts w:eastAsia="Times New Roman" w:cs="Times New Roman"/>
                <w:b/>
                <w:bCs/>
                <w:sz w:val="22"/>
                <w:szCs w:val="22"/>
                <w:lang w:val="es-CO"/>
                <w:rPrChange w:id="8850" w:author="Massiel Nayibe Moreno Ladino" w:date="2025-01-15T13:00:00Z" w16du:dateUtc="2025-01-15T18:00:00Z">
                  <w:rPr>
                    <w:rFonts w:eastAsia="Times New Roman" w:cs="Times New Roman"/>
                    <w:b/>
                    <w:bCs/>
                    <w:sz w:val="22"/>
                    <w:szCs w:val="22"/>
                  </w:rPr>
                </w:rPrChange>
              </w:rPr>
            </w:pPr>
            <w:r w:rsidRPr="00963ED8">
              <w:rPr>
                <w:rFonts w:eastAsia="Times New Roman" w:cs="Times New Roman"/>
                <w:b/>
                <w:bCs/>
                <w:sz w:val="22"/>
                <w:szCs w:val="22"/>
                <w:lang w:val="es-CO"/>
                <w:rPrChange w:id="8851" w:author="Massiel Nayibe Moreno Ladino" w:date="2025-01-15T13:00:00Z" w16du:dateUtc="2025-01-15T18:00:00Z">
                  <w:rPr>
                    <w:rFonts w:eastAsia="Times New Roman" w:cs="Times New Roman"/>
                    <w:b/>
                    <w:bCs/>
                    <w:sz w:val="22"/>
                    <w:szCs w:val="22"/>
                  </w:rPr>
                </w:rPrChange>
              </w:rPr>
              <w:t>A. Datos de los trabajadores lesionados</w:t>
            </w:r>
          </w:p>
        </w:tc>
      </w:tr>
      <w:tr w:rsidR="007D45CA" w:rsidRPr="001A401E" w14:paraId="049DA63D" w14:textId="77777777" w:rsidTr="00FC48D6">
        <w:trPr>
          <w:cantSplit/>
          <w:trHeight w:val="239"/>
        </w:trPr>
        <w:tc>
          <w:tcPr>
            <w:tcW w:w="3861" w:type="dxa"/>
            <w:gridSpan w:val="3"/>
            <w:tcBorders>
              <w:top w:val="single" w:sz="4" w:space="0" w:color="000000"/>
              <w:left w:val="single" w:sz="4" w:space="0" w:color="000000"/>
              <w:bottom w:val="nil"/>
              <w:right w:val="single" w:sz="4" w:space="0" w:color="000000"/>
            </w:tcBorders>
            <w:vAlign w:val="bottom"/>
            <w:hideMark/>
          </w:tcPr>
          <w:p w14:paraId="1FA7A119" w14:textId="77777777" w:rsidR="00441859" w:rsidRDefault="00DE7F5C">
            <w:pPr>
              <w:jc w:val="both"/>
              <w:rPr>
                <w:rFonts w:eastAsia="Times New Roman" w:cs="Times New Roman"/>
                <w:sz w:val="22"/>
                <w:szCs w:val="22"/>
              </w:rPr>
            </w:pPr>
            <w:r w:rsidRPr="001A401E">
              <w:rPr>
                <w:rFonts w:eastAsia="Times New Roman" w:cs="Times New Roman"/>
                <w:sz w:val="22"/>
                <w:szCs w:val="22"/>
              </w:rPr>
              <w:t>Nombre del empleado:</w:t>
            </w:r>
          </w:p>
        </w:tc>
        <w:tc>
          <w:tcPr>
            <w:tcW w:w="2146" w:type="dxa"/>
            <w:gridSpan w:val="3"/>
            <w:tcBorders>
              <w:top w:val="single" w:sz="4" w:space="0" w:color="000000"/>
              <w:left w:val="single" w:sz="4" w:space="0" w:color="000000"/>
              <w:bottom w:val="nil"/>
              <w:right w:val="single" w:sz="4" w:space="0" w:color="000000"/>
            </w:tcBorders>
            <w:vAlign w:val="bottom"/>
            <w:hideMark/>
          </w:tcPr>
          <w:p w14:paraId="7CDBF519" w14:textId="77777777" w:rsidR="00441859" w:rsidRDefault="00DE7F5C">
            <w:pPr>
              <w:jc w:val="both"/>
              <w:rPr>
                <w:rFonts w:eastAsia="Times New Roman" w:cs="Times New Roman"/>
                <w:sz w:val="22"/>
                <w:szCs w:val="22"/>
              </w:rPr>
            </w:pPr>
            <w:r w:rsidRPr="001A401E">
              <w:rPr>
                <w:rFonts w:eastAsia="Times New Roman" w:cs="Times New Roman"/>
                <w:sz w:val="22"/>
                <w:szCs w:val="22"/>
              </w:rPr>
              <w:t>Cargo:</w:t>
            </w:r>
          </w:p>
        </w:tc>
        <w:tc>
          <w:tcPr>
            <w:tcW w:w="3154" w:type="dxa"/>
            <w:tcBorders>
              <w:top w:val="single" w:sz="4" w:space="0" w:color="000000"/>
              <w:left w:val="single" w:sz="4" w:space="0" w:color="000000"/>
              <w:bottom w:val="nil"/>
              <w:right w:val="single" w:sz="4" w:space="0" w:color="000000"/>
            </w:tcBorders>
            <w:vAlign w:val="bottom"/>
            <w:hideMark/>
          </w:tcPr>
          <w:p w14:paraId="1D56C90E" w14:textId="77777777" w:rsidR="00441859" w:rsidRDefault="00DE7F5C">
            <w:pPr>
              <w:jc w:val="both"/>
              <w:rPr>
                <w:rFonts w:eastAsia="Times New Roman" w:cs="Times New Roman"/>
                <w:sz w:val="22"/>
                <w:szCs w:val="22"/>
              </w:rPr>
            </w:pPr>
            <w:r w:rsidRPr="001A401E">
              <w:rPr>
                <w:rFonts w:eastAsia="Times New Roman" w:cs="Times New Roman"/>
                <w:sz w:val="22"/>
                <w:szCs w:val="22"/>
              </w:rPr>
              <w:t xml:space="preserve">Nombre completo del testigo (si procede): </w:t>
            </w:r>
          </w:p>
        </w:tc>
      </w:tr>
      <w:tr w:rsidR="007D45CA" w:rsidRPr="001A401E" w14:paraId="60E471CF" w14:textId="77777777" w:rsidTr="00FC48D6">
        <w:trPr>
          <w:cantSplit/>
          <w:trHeight w:val="222"/>
        </w:trPr>
        <w:tc>
          <w:tcPr>
            <w:tcW w:w="3861" w:type="dxa"/>
            <w:gridSpan w:val="3"/>
            <w:tcBorders>
              <w:top w:val="nil"/>
              <w:left w:val="single" w:sz="4" w:space="0" w:color="000000"/>
              <w:bottom w:val="single" w:sz="4" w:space="0" w:color="000000"/>
              <w:right w:val="single" w:sz="4" w:space="0" w:color="000000"/>
            </w:tcBorders>
          </w:tcPr>
          <w:p w14:paraId="2EFF2663" w14:textId="77777777" w:rsidR="007D45CA" w:rsidRPr="001A401E" w:rsidRDefault="007D45CA" w:rsidP="00E767D4">
            <w:pPr>
              <w:jc w:val="both"/>
              <w:rPr>
                <w:rFonts w:eastAsia="Times New Roman" w:cs="Times New Roman"/>
                <w:sz w:val="22"/>
                <w:szCs w:val="22"/>
              </w:rPr>
            </w:pPr>
          </w:p>
        </w:tc>
        <w:tc>
          <w:tcPr>
            <w:tcW w:w="2146" w:type="dxa"/>
            <w:gridSpan w:val="3"/>
            <w:tcBorders>
              <w:top w:val="nil"/>
              <w:left w:val="single" w:sz="4" w:space="0" w:color="000000"/>
              <w:bottom w:val="single" w:sz="4" w:space="0" w:color="000000"/>
              <w:right w:val="single" w:sz="4" w:space="0" w:color="000000"/>
            </w:tcBorders>
          </w:tcPr>
          <w:p w14:paraId="0D706E99" w14:textId="77777777" w:rsidR="007D45CA" w:rsidRPr="001A401E" w:rsidRDefault="007D45CA" w:rsidP="00E767D4">
            <w:pPr>
              <w:jc w:val="both"/>
              <w:rPr>
                <w:rFonts w:eastAsia="Times New Roman" w:cs="Times New Roman"/>
                <w:sz w:val="22"/>
                <w:szCs w:val="22"/>
              </w:rPr>
            </w:pPr>
          </w:p>
        </w:tc>
        <w:tc>
          <w:tcPr>
            <w:tcW w:w="3154" w:type="dxa"/>
            <w:tcBorders>
              <w:top w:val="nil"/>
              <w:left w:val="single" w:sz="4" w:space="0" w:color="000000"/>
              <w:bottom w:val="single" w:sz="4" w:space="0" w:color="000000"/>
              <w:right w:val="single" w:sz="4" w:space="0" w:color="000000"/>
            </w:tcBorders>
          </w:tcPr>
          <w:p w14:paraId="2D4F93C3" w14:textId="77777777" w:rsidR="007D45CA" w:rsidRPr="001A401E" w:rsidRDefault="007D45CA" w:rsidP="00E767D4">
            <w:pPr>
              <w:jc w:val="both"/>
              <w:rPr>
                <w:rFonts w:eastAsia="Times New Roman" w:cs="Times New Roman"/>
                <w:sz w:val="22"/>
                <w:szCs w:val="22"/>
              </w:rPr>
            </w:pPr>
          </w:p>
        </w:tc>
      </w:tr>
      <w:tr w:rsidR="007D45CA" w:rsidRPr="001A401E" w14:paraId="0AFE1DFA" w14:textId="77777777" w:rsidTr="00FC48D6">
        <w:trPr>
          <w:cantSplit/>
          <w:trHeight w:val="222"/>
        </w:trPr>
        <w:tc>
          <w:tcPr>
            <w:tcW w:w="9161" w:type="dxa"/>
            <w:gridSpan w:val="7"/>
            <w:tcBorders>
              <w:top w:val="single" w:sz="4" w:space="0" w:color="000000"/>
              <w:left w:val="single" w:sz="4" w:space="0" w:color="000000"/>
              <w:bottom w:val="nil"/>
              <w:right w:val="single" w:sz="4" w:space="0" w:color="000000"/>
            </w:tcBorders>
            <w:hideMark/>
          </w:tcPr>
          <w:p w14:paraId="256BD310" w14:textId="77777777" w:rsidR="00441859" w:rsidRDefault="00DE7F5C">
            <w:pPr>
              <w:jc w:val="both"/>
              <w:rPr>
                <w:rFonts w:eastAsia="Times New Roman" w:cs="Times New Roman"/>
                <w:sz w:val="22"/>
                <w:szCs w:val="22"/>
              </w:rPr>
            </w:pPr>
            <w:r w:rsidRPr="001A401E">
              <w:rPr>
                <w:rFonts w:eastAsia="Times New Roman" w:cs="Times New Roman"/>
                <w:sz w:val="22"/>
                <w:szCs w:val="22"/>
              </w:rPr>
              <w:t>Lugar de trabajo:</w:t>
            </w:r>
          </w:p>
        </w:tc>
      </w:tr>
      <w:tr w:rsidR="007D45CA" w:rsidRPr="001A401E" w14:paraId="4C985202" w14:textId="77777777" w:rsidTr="00FC48D6">
        <w:trPr>
          <w:cantSplit/>
          <w:trHeight w:val="222"/>
        </w:trPr>
        <w:tc>
          <w:tcPr>
            <w:tcW w:w="9161" w:type="dxa"/>
            <w:gridSpan w:val="7"/>
            <w:tcBorders>
              <w:top w:val="nil"/>
              <w:left w:val="single" w:sz="4" w:space="0" w:color="000000"/>
              <w:bottom w:val="single" w:sz="4" w:space="0" w:color="000000"/>
              <w:right w:val="single" w:sz="4" w:space="0" w:color="000000"/>
            </w:tcBorders>
          </w:tcPr>
          <w:p w14:paraId="51D0A6B5" w14:textId="77777777" w:rsidR="007D45CA" w:rsidRPr="001A401E" w:rsidRDefault="007D45CA" w:rsidP="00E767D4">
            <w:pPr>
              <w:jc w:val="both"/>
              <w:rPr>
                <w:rFonts w:eastAsia="Times New Roman" w:cs="Times New Roman"/>
                <w:sz w:val="22"/>
                <w:szCs w:val="22"/>
              </w:rPr>
            </w:pPr>
          </w:p>
        </w:tc>
      </w:tr>
      <w:tr w:rsidR="007D45CA" w:rsidRPr="00A032E3" w14:paraId="05C9DA16" w14:textId="77777777" w:rsidTr="00FC48D6">
        <w:trPr>
          <w:cantSplit/>
          <w:trHeight w:val="222"/>
        </w:trPr>
        <w:tc>
          <w:tcPr>
            <w:tcW w:w="2299" w:type="dxa"/>
            <w:gridSpan w:val="2"/>
            <w:tcBorders>
              <w:top w:val="single" w:sz="4" w:space="0" w:color="000000"/>
              <w:left w:val="single" w:sz="4" w:space="0" w:color="000000"/>
              <w:bottom w:val="nil"/>
              <w:right w:val="single" w:sz="4" w:space="0" w:color="000000"/>
            </w:tcBorders>
            <w:hideMark/>
          </w:tcPr>
          <w:p w14:paraId="348CD066" w14:textId="77777777" w:rsidR="00441859" w:rsidRDefault="00DE7F5C">
            <w:pPr>
              <w:jc w:val="both"/>
              <w:rPr>
                <w:rFonts w:eastAsia="Times New Roman" w:cs="Times New Roman"/>
                <w:sz w:val="22"/>
                <w:szCs w:val="22"/>
              </w:rPr>
            </w:pPr>
            <w:r w:rsidRPr="001A401E">
              <w:rPr>
                <w:rFonts w:eastAsia="Times New Roman" w:cs="Times New Roman"/>
                <w:sz w:val="22"/>
                <w:szCs w:val="22"/>
              </w:rPr>
              <w:t>Fecha del accidente</w:t>
            </w:r>
          </w:p>
        </w:tc>
        <w:tc>
          <w:tcPr>
            <w:tcW w:w="1998" w:type="dxa"/>
            <w:gridSpan w:val="2"/>
            <w:tcBorders>
              <w:top w:val="single" w:sz="4" w:space="0" w:color="000000"/>
              <w:left w:val="single" w:sz="4" w:space="0" w:color="000000"/>
              <w:bottom w:val="nil"/>
              <w:right w:val="single" w:sz="4" w:space="0" w:color="000000"/>
            </w:tcBorders>
            <w:hideMark/>
          </w:tcPr>
          <w:p w14:paraId="1923ACC1" w14:textId="77777777" w:rsidR="00441859" w:rsidRDefault="00DE7F5C">
            <w:pPr>
              <w:jc w:val="both"/>
              <w:rPr>
                <w:rFonts w:eastAsia="Times New Roman" w:cs="Times New Roman"/>
                <w:sz w:val="22"/>
                <w:szCs w:val="22"/>
              </w:rPr>
            </w:pPr>
            <w:r w:rsidRPr="001A401E">
              <w:rPr>
                <w:rFonts w:eastAsia="Times New Roman" w:cs="Times New Roman"/>
                <w:sz w:val="22"/>
                <w:szCs w:val="22"/>
              </w:rPr>
              <w:t>Hora del accidente</w:t>
            </w:r>
          </w:p>
        </w:tc>
        <w:tc>
          <w:tcPr>
            <w:tcW w:w="4864" w:type="dxa"/>
            <w:gridSpan w:val="3"/>
            <w:tcBorders>
              <w:top w:val="single" w:sz="4" w:space="0" w:color="000000"/>
              <w:left w:val="single" w:sz="4" w:space="0" w:color="000000"/>
              <w:bottom w:val="nil"/>
              <w:right w:val="single" w:sz="4" w:space="0" w:color="000000"/>
            </w:tcBorders>
            <w:hideMark/>
          </w:tcPr>
          <w:p w14:paraId="08A71779" w14:textId="77777777" w:rsidR="00441859" w:rsidRPr="00963ED8" w:rsidRDefault="00DE7F5C">
            <w:pPr>
              <w:jc w:val="both"/>
              <w:rPr>
                <w:rFonts w:eastAsia="Times New Roman" w:cs="Times New Roman"/>
                <w:sz w:val="22"/>
                <w:szCs w:val="22"/>
                <w:lang w:val="es-CO"/>
                <w:rPrChange w:id="8852" w:author="Massiel Nayibe Moreno Ladino" w:date="2025-01-15T13:00:00Z" w16du:dateUtc="2025-01-15T18:00:00Z">
                  <w:rPr>
                    <w:rFonts w:eastAsia="Times New Roman" w:cs="Times New Roman"/>
                    <w:sz w:val="22"/>
                    <w:szCs w:val="22"/>
                  </w:rPr>
                </w:rPrChange>
              </w:rPr>
            </w:pPr>
            <w:r w:rsidRPr="00963ED8">
              <w:rPr>
                <w:rFonts w:eastAsia="Times New Roman" w:cs="Times New Roman"/>
                <w:sz w:val="22"/>
                <w:szCs w:val="22"/>
                <w:lang w:val="es-CO"/>
                <w:rPrChange w:id="8853" w:author="Massiel Nayibe Moreno Ladino" w:date="2025-01-15T13:00:00Z" w16du:dateUtc="2025-01-15T18:00:00Z">
                  <w:rPr>
                    <w:rFonts w:eastAsia="Times New Roman" w:cs="Times New Roman"/>
                    <w:sz w:val="22"/>
                    <w:szCs w:val="22"/>
                  </w:rPr>
                </w:rPrChange>
              </w:rPr>
              <w:t>Número de reclamación (si se conoce)</w:t>
            </w:r>
          </w:p>
        </w:tc>
      </w:tr>
      <w:tr w:rsidR="007D45CA" w:rsidRPr="001A401E" w14:paraId="462F4409" w14:textId="77777777" w:rsidTr="00FC48D6">
        <w:trPr>
          <w:cantSplit/>
          <w:trHeight w:val="222"/>
        </w:trPr>
        <w:tc>
          <w:tcPr>
            <w:tcW w:w="2299" w:type="dxa"/>
            <w:gridSpan w:val="2"/>
            <w:tcBorders>
              <w:top w:val="nil"/>
              <w:left w:val="single" w:sz="4" w:space="0" w:color="000000"/>
              <w:bottom w:val="single" w:sz="4" w:space="0" w:color="000000"/>
              <w:right w:val="single" w:sz="4" w:space="0" w:color="000000"/>
            </w:tcBorders>
          </w:tcPr>
          <w:p w14:paraId="2BC030B8" w14:textId="77777777" w:rsidR="007D45CA" w:rsidRPr="00963ED8" w:rsidRDefault="007D45CA" w:rsidP="00E767D4">
            <w:pPr>
              <w:jc w:val="both"/>
              <w:rPr>
                <w:rFonts w:eastAsia="Times New Roman" w:cs="Times New Roman"/>
                <w:sz w:val="22"/>
                <w:szCs w:val="22"/>
                <w:lang w:val="es-CO"/>
                <w:rPrChange w:id="8854" w:author="Massiel Nayibe Moreno Ladino" w:date="2025-01-15T13:00:00Z" w16du:dateUtc="2025-01-15T18:00:00Z">
                  <w:rPr>
                    <w:rFonts w:eastAsia="Times New Roman" w:cs="Times New Roman"/>
                    <w:sz w:val="22"/>
                    <w:szCs w:val="22"/>
                  </w:rPr>
                </w:rPrChange>
              </w:rPr>
            </w:pPr>
          </w:p>
        </w:tc>
        <w:tc>
          <w:tcPr>
            <w:tcW w:w="1998" w:type="dxa"/>
            <w:gridSpan w:val="2"/>
            <w:tcBorders>
              <w:top w:val="nil"/>
              <w:left w:val="single" w:sz="4" w:space="0" w:color="000000"/>
              <w:bottom w:val="single" w:sz="4" w:space="0" w:color="000000"/>
              <w:right w:val="single" w:sz="4" w:space="0" w:color="000000"/>
            </w:tcBorders>
            <w:vAlign w:val="bottom"/>
            <w:hideMark/>
          </w:tcPr>
          <w:p w14:paraId="0D3C28A5" w14:textId="77777777" w:rsidR="00441859" w:rsidRDefault="00DE7F5C">
            <w:pPr>
              <w:jc w:val="both"/>
              <w:rPr>
                <w:rFonts w:eastAsia="Times New Roman" w:cs="Times New Roman"/>
                <w:sz w:val="22"/>
                <w:szCs w:val="22"/>
              </w:rPr>
            </w:pPr>
            <w:r w:rsidRPr="001A401E">
              <w:rPr>
                <w:rFonts w:eastAsia="Times New Roman" w:cs="Times New Roman"/>
                <w:sz w:val="22"/>
                <w:szCs w:val="22"/>
              </w:rPr>
              <w:t>A.M</w:t>
            </w:r>
            <w:r>
              <w:rPr>
                <w:rFonts w:eastAsia="Times New Roman" w:cs="Times New Roman"/>
                <w:sz w:val="22"/>
                <w:szCs w:val="22"/>
              </w:rPr>
              <w:t xml:space="preserve">. </w:t>
            </w:r>
            <w:r w:rsidRPr="001A401E">
              <w:rPr>
                <w:rFonts w:eastAsia="Times New Roman" w:cs="Times New Roman"/>
                <w:sz w:val="22"/>
                <w:szCs w:val="22"/>
              </w:rPr>
              <w:fldChar w:fldCharType="begin">
                <w:ffData>
                  <w:name w:val="Check3"/>
                  <w:enabled/>
                  <w:calcOnExit w:val="0"/>
                  <w:checkBox>
                    <w:sizeAuto/>
                    <w:default w:val="0"/>
                  </w:checkBox>
                </w:ffData>
              </w:fldChar>
            </w:r>
            <w:bookmarkStart w:id="8855" w:name="Check3"/>
            <w:r w:rsidRPr="001A401E">
              <w:rPr>
                <w:rFonts w:eastAsia="Times New Roman" w:cs="Times New Roman"/>
                <w:sz w:val="22"/>
                <w:szCs w:val="22"/>
              </w:rPr>
              <w:instrText xml:space="preserve"> FORMCHECKBOX </w:instrText>
            </w:r>
            <w:r w:rsidRPr="001A401E">
              <w:rPr>
                <w:rFonts w:eastAsia="Times New Roman" w:cs="Times New Roman"/>
                <w:sz w:val="22"/>
                <w:szCs w:val="22"/>
              </w:rPr>
            </w:r>
            <w:r w:rsidRPr="001A401E">
              <w:rPr>
                <w:rFonts w:eastAsia="Times New Roman" w:cs="Times New Roman"/>
                <w:sz w:val="22"/>
                <w:szCs w:val="22"/>
              </w:rPr>
              <w:fldChar w:fldCharType="separate"/>
            </w:r>
            <w:r w:rsidRPr="001A401E">
              <w:rPr>
                <w:rFonts w:eastAsia="Times New Roman" w:cs="Times New Roman"/>
                <w:sz w:val="22"/>
                <w:szCs w:val="22"/>
              </w:rPr>
              <w:fldChar w:fldCharType="end"/>
            </w:r>
            <w:bookmarkEnd w:id="8855"/>
            <w:r>
              <w:rPr>
                <w:rFonts w:eastAsia="Times New Roman" w:cs="Times New Roman"/>
                <w:sz w:val="22"/>
                <w:szCs w:val="22"/>
              </w:rPr>
              <w:t xml:space="preserve"> </w:t>
            </w:r>
          </w:p>
          <w:p w14:paraId="0608D931" w14:textId="77777777" w:rsidR="007D45CA" w:rsidRPr="001A401E" w:rsidRDefault="007D45CA" w:rsidP="00E767D4">
            <w:pPr>
              <w:jc w:val="both"/>
              <w:rPr>
                <w:rFonts w:eastAsia="Times New Roman" w:cs="Times New Roman"/>
                <w:sz w:val="22"/>
                <w:szCs w:val="22"/>
              </w:rPr>
            </w:pPr>
          </w:p>
          <w:p w14:paraId="57EFF172" w14:textId="77777777" w:rsidR="00441859" w:rsidRDefault="00DE7F5C">
            <w:pPr>
              <w:jc w:val="both"/>
              <w:rPr>
                <w:rFonts w:eastAsia="Times New Roman" w:cs="Times New Roman"/>
                <w:sz w:val="22"/>
                <w:szCs w:val="22"/>
              </w:rPr>
            </w:pPr>
            <w:r w:rsidRPr="001A401E">
              <w:rPr>
                <w:rFonts w:eastAsia="Times New Roman" w:cs="Times New Roman"/>
                <w:sz w:val="22"/>
                <w:szCs w:val="22"/>
              </w:rPr>
              <w:t>P.M. `</w:t>
            </w:r>
            <w:r w:rsidRPr="001A401E">
              <w:rPr>
                <w:rFonts w:eastAsia="Times New Roman" w:cs="Times New Roman"/>
                <w:sz w:val="22"/>
                <w:szCs w:val="22"/>
              </w:rPr>
              <w:fldChar w:fldCharType="begin">
                <w:ffData>
                  <w:name w:val="Check4"/>
                  <w:enabled/>
                  <w:calcOnExit w:val="0"/>
                  <w:checkBox>
                    <w:sizeAuto/>
                    <w:default w:val="0"/>
                  </w:checkBox>
                </w:ffData>
              </w:fldChar>
            </w:r>
            <w:bookmarkStart w:id="8856" w:name="Check4"/>
            <w:r w:rsidRPr="001A401E">
              <w:rPr>
                <w:rFonts w:eastAsia="Times New Roman" w:cs="Times New Roman"/>
                <w:sz w:val="22"/>
                <w:szCs w:val="22"/>
              </w:rPr>
              <w:instrText xml:space="preserve"> FORMCHECKBOX </w:instrText>
            </w:r>
            <w:r w:rsidRPr="001A401E">
              <w:rPr>
                <w:rFonts w:eastAsia="Times New Roman" w:cs="Times New Roman"/>
                <w:sz w:val="22"/>
                <w:szCs w:val="22"/>
              </w:rPr>
            </w:r>
            <w:r w:rsidRPr="001A401E">
              <w:rPr>
                <w:rFonts w:eastAsia="Times New Roman" w:cs="Times New Roman"/>
                <w:sz w:val="22"/>
                <w:szCs w:val="22"/>
              </w:rPr>
              <w:fldChar w:fldCharType="separate"/>
            </w:r>
            <w:r w:rsidRPr="001A401E">
              <w:rPr>
                <w:rFonts w:eastAsia="Times New Roman" w:cs="Times New Roman"/>
                <w:sz w:val="22"/>
                <w:szCs w:val="22"/>
              </w:rPr>
              <w:fldChar w:fldCharType="end"/>
            </w:r>
            <w:bookmarkEnd w:id="8856"/>
          </w:p>
        </w:tc>
        <w:tc>
          <w:tcPr>
            <w:tcW w:w="4864" w:type="dxa"/>
            <w:gridSpan w:val="3"/>
            <w:tcBorders>
              <w:top w:val="nil"/>
              <w:left w:val="single" w:sz="4" w:space="0" w:color="000000"/>
              <w:bottom w:val="single" w:sz="4" w:space="0" w:color="000000"/>
              <w:right w:val="single" w:sz="4" w:space="0" w:color="000000"/>
            </w:tcBorders>
          </w:tcPr>
          <w:p w14:paraId="14DB8FFB" w14:textId="77777777" w:rsidR="007D45CA" w:rsidRPr="001A401E" w:rsidRDefault="007D45CA" w:rsidP="00E767D4">
            <w:pPr>
              <w:jc w:val="both"/>
              <w:rPr>
                <w:rFonts w:eastAsia="Times New Roman" w:cs="Times New Roman"/>
                <w:sz w:val="22"/>
                <w:szCs w:val="22"/>
              </w:rPr>
            </w:pPr>
          </w:p>
        </w:tc>
      </w:tr>
      <w:tr w:rsidR="007D45CA" w:rsidRPr="001A401E" w14:paraId="33E7BF84" w14:textId="77777777" w:rsidTr="00FC48D6">
        <w:trPr>
          <w:cantSplit/>
          <w:trHeight w:val="222"/>
        </w:trPr>
        <w:tc>
          <w:tcPr>
            <w:tcW w:w="2044" w:type="dxa"/>
            <w:tcBorders>
              <w:top w:val="single" w:sz="4" w:space="0" w:color="000000"/>
              <w:left w:val="single" w:sz="4" w:space="0" w:color="000000"/>
              <w:bottom w:val="nil"/>
              <w:right w:val="single" w:sz="4" w:space="0" w:color="000000"/>
            </w:tcBorders>
            <w:hideMark/>
          </w:tcPr>
          <w:p w14:paraId="2B0E8266" w14:textId="77777777" w:rsidR="00441859" w:rsidRDefault="00DE7F5C">
            <w:pPr>
              <w:jc w:val="both"/>
              <w:rPr>
                <w:rFonts w:eastAsia="Times New Roman" w:cs="Times New Roman"/>
                <w:sz w:val="22"/>
                <w:szCs w:val="22"/>
              </w:rPr>
            </w:pPr>
            <w:r w:rsidRPr="001A401E">
              <w:rPr>
                <w:rFonts w:eastAsia="Times New Roman" w:cs="Times New Roman"/>
                <w:sz w:val="22"/>
                <w:szCs w:val="22"/>
              </w:rPr>
              <w:t>Teléfono:</w:t>
            </w:r>
          </w:p>
        </w:tc>
        <w:tc>
          <w:tcPr>
            <w:tcW w:w="2253" w:type="dxa"/>
            <w:gridSpan w:val="3"/>
            <w:tcBorders>
              <w:top w:val="single" w:sz="4" w:space="0" w:color="000000"/>
              <w:left w:val="single" w:sz="4" w:space="0" w:color="000000"/>
              <w:bottom w:val="nil"/>
              <w:right w:val="single" w:sz="4" w:space="0" w:color="000000"/>
            </w:tcBorders>
            <w:hideMark/>
          </w:tcPr>
          <w:p w14:paraId="66AD50AE" w14:textId="77777777" w:rsidR="00441859" w:rsidRDefault="00DE7F5C">
            <w:pPr>
              <w:jc w:val="both"/>
              <w:rPr>
                <w:rFonts w:eastAsia="Times New Roman" w:cs="Times New Roman"/>
                <w:sz w:val="22"/>
                <w:szCs w:val="22"/>
              </w:rPr>
            </w:pPr>
            <w:r w:rsidRPr="001A401E">
              <w:rPr>
                <w:rFonts w:eastAsia="Times New Roman" w:cs="Times New Roman"/>
                <w:sz w:val="22"/>
                <w:szCs w:val="22"/>
              </w:rPr>
              <w:t>Otro/Número de móvil:</w:t>
            </w:r>
          </w:p>
        </w:tc>
        <w:tc>
          <w:tcPr>
            <w:tcW w:w="4864" w:type="dxa"/>
            <w:gridSpan w:val="3"/>
            <w:tcBorders>
              <w:top w:val="single" w:sz="4" w:space="0" w:color="000000"/>
              <w:left w:val="single" w:sz="4" w:space="0" w:color="000000"/>
              <w:bottom w:val="nil"/>
              <w:right w:val="single" w:sz="4" w:space="0" w:color="000000"/>
            </w:tcBorders>
            <w:hideMark/>
          </w:tcPr>
          <w:p w14:paraId="21FD03F2" w14:textId="77777777" w:rsidR="00441859" w:rsidRDefault="00DE7F5C">
            <w:pPr>
              <w:jc w:val="both"/>
              <w:rPr>
                <w:rFonts w:eastAsia="Times New Roman" w:cs="Times New Roman"/>
                <w:sz w:val="22"/>
                <w:szCs w:val="22"/>
              </w:rPr>
            </w:pPr>
            <w:r w:rsidRPr="001A401E">
              <w:rPr>
                <w:rFonts w:eastAsia="Times New Roman" w:cs="Times New Roman"/>
                <w:sz w:val="22"/>
                <w:szCs w:val="22"/>
              </w:rPr>
              <w:t>Correo electrónico:</w:t>
            </w:r>
          </w:p>
        </w:tc>
      </w:tr>
      <w:tr w:rsidR="007D45CA" w:rsidRPr="001A401E" w14:paraId="696C66B2" w14:textId="77777777" w:rsidTr="00FC48D6">
        <w:trPr>
          <w:cantSplit/>
          <w:trHeight w:val="222"/>
        </w:trPr>
        <w:tc>
          <w:tcPr>
            <w:tcW w:w="2044" w:type="dxa"/>
            <w:tcBorders>
              <w:top w:val="nil"/>
              <w:left w:val="single" w:sz="4" w:space="0" w:color="000000"/>
              <w:bottom w:val="single" w:sz="4" w:space="0" w:color="000000"/>
              <w:right w:val="single" w:sz="4" w:space="0" w:color="000000"/>
            </w:tcBorders>
          </w:tcPr>
          <w:p w14:paraId="5CAB02FE" w14:textId="77777777" w:rsidR="007D45CA" w:rsidRPr="001A401E" w:rsidRDefault="007D45CA" w:rsidP="00E767D4">
            <w:pPr>
              <w:jc w:val="both"/>
              <w:rPr>
                <w:rFonts w:eastAsia="Times New Roman" w:cs="Times New Roman"/>
                <w:sz w:val="22"/>
                <w:szCs w:val="22"/>
              </w:rPr>
            </w:pPr>
          </w:p>
        </w:tc>
        <w:tc>
          <w:tcPr>
            <w:tcW w:w="2253" w:type="dxa"/>
            <w:gridSpan w:val="3"/>
            <w:tcBorders>
              <w:top w:val="nil"/>
              <w:left w:val="single" w:sz="4" w:space="0" w:color="000000"/>
              <w:bottom w:val="single" w:sz="4" w:space="0" w:color="000000"/>
              <w:right w:val="single" w:sz="4" w:space="0" w:color="000000"/>
            </w:tcBorders>
          </w:tcPr>
          <w:p w14:paraId="279EB486" w14:textId="77777777" w:rsidR="007D45CA" w:rsidRPr="001A401E" w:rsidRDefault="007D45CA" w:rsidP="00E767D4">
            <w:pPr>
              <w:jc w:val="both"/>
              <w:rPr>
                <w:rFonts w:eastAsia="Times New Roman" w:cs="Times New Roman"/>
                <w:sz w:val="22"/>
                <w:szCs w:val="22"/>
              </w:rPr>
            </w:pPr>
          </w:p>
        </w:tc>
        <w:tc>
          <w:tcPr>
            <w:tcW w:w="4864" w:type="dxa"/>
            <w:gridSpan w:val="3"/>
            <w:tcBorders>
              <w:top w:val="nil"/>
              <w:left w:val="single" w:sz="4" w:space="0" w:color="000000"/>
              <w:bottom w:val="single" w:sz="4" w:space="0" w:color="000000"/>
              <w:right w:val="single" w:sz="4" w:space="0" w:color="000000"/>
            </w:tcBorders>
          </w:tcPr>
          <w:p w14:paraId="0E8041E3" w14:textId="77777777" w:rsidR="007D45CA" w:rsidRPr="001A401E" w:rsidRDefault="007D45CA" w:rsidP="00E767D4">
            <w:pPr>
              <w:jc w:val="both"/>
              <w:rPr>
                <w:rFonts w:eastAsia="Times New Roman" w:cs="Times New Roman"/>
                <w:sz w:val="22"/>
                <w:szCs w:val="22"/>
              </w:rPr>
            </w:pPr>
          </w:p>
        </w:tc>
      </w:tr>
      <w:tr w:rsidR="007D45CA" w:rsidRPr="00A032E3" w14:paraId="63F06C83" w14:textId="77777777" w:rsidTr="00FC48D6">
        <w:trPr>
          <w:cantSplit/>
          <w:trHeight w:val="222"/>
        </w:trPr>
        <w:tc>
          <w:tcPr>
            <w:tcW w:w="5072" w:type="dxa"/>
            <w:gridSpan w:val="5"/>
            <w:tcBorders>
              <w:top w:val="single" w:sz="4" w:space="0" w:color="000000"/>
              <w:left w:val="single" w:sz="4" w:space="0" w:color="000000"/>
              <w:bottom w:val="nil"/>
              <w:right w:val="single" w:sz="4" w:space="0" w:color="000000"/>
            </w:tcBorders>
            <w:hideMark/>
          </w:tcPr>
          <w:p w14:paraId="028D2180" w14:textId="77777777" w:rsidR="00441859" w:rsidRDefault="00DE7F5C">
            <w:pPr>
              <w:jc w:val="both"/>
              <w:rPr>
                <w:rFonts w:eastAsia="Times New Roman" w:cs="Times New Roman"/>
                <w:sz w:val="22"/>
                <w:szCs w:val="22"/>
              </w:rPr>
            </w:pPr>
            <w:r w:rsidRPr="001A401E">
              <w:rPr>
                <w:rFonts w:eastAsia="Times New Roman" w:cs="Times New Roman"/>
                <w:sz w:val="22"/>
                <w:szCs w:val="22"/>
              </w:rPr>
              <w:t>Supervisor</w:t>
            </w:r>
          </w:p>
        </w:tc>
        <w:tc>
          <w:tcPr>
            <w:tcW w:w="4089" w:type="dxa"/>
            <w:gridSpan w:val="2"/>
            <w:tcBorders>
              <w:top w:val="single" w:sz="4" w:space="0" w:color="000000"/>
              <w:left w:val="single" w:sz="4" w:space="0" w:color="000000"/>
              <w:bottom w:val="nil"/>
              <w:right w:val="single" w:sz="4" w:space="0" w:color="000000"/>
            </w:tcBorders>
            <w:hideMark/>
          </w:tcPr>
          <w:p w14:paraId="7B4AE305" w14:textId="77777777" w:rsidR="00441859" w:rsidRPr="00963ED8" w:rsidRDefault="00DE7F5C">
            <w:pPr>
              <w:jc w:val="both"/>
              <w:rPr>
                <w:rFonts w:eastAsia="Times New Roman" w:cs="Times New Roman"/>
                <w:sz w:val="22"/>
                <w:szCs w:val="22"/>
                <w:lang w:val="es-CO"/>
                <w:rPrChange w:id="8857" w:author="Massiel Nayibe Moreno Ladino" w:date="2025-01-15T13:00:00Z" w16du:dateUtc="2025-01-15T18:00:00Z">
                  <w:rPr>
                    <w:rFonts w:eastAsia="Times New Roman" w:cs="Times New Roman"/>
                    <w:sz w:val="22"/>
                    <w:szCs w:val="22"/>
                  </w:rPr>
                </w:rPrChange>
              </w:rPr>
            </w:pPr>
            <w:r w:rsidRPr="00963ED8">
              <w:rPr>
                <w:rFonts w:eastAsia="Times New Roman" w:cs="Times New Roman"/>
                <w:sz w:val="22"/>
                <w:szCs w:val="22"/>
                <w:lang w:val="es-CO"/>
                <w:rPrChange w:id="8858" w:author="Massiel Nayibe Moreno Ladino" w:date="2025-01-15T13:00:00Z" w16du:dateUtc="2025-01-15T18:00:00Z">
                  <w:rPr>
                    <w:rFonts w:eastAsia="Times New Roman" w:cs="Times New Roman"/>
                    <w:sz w:val="22"/>
                    <w:szCs w:val="22"/>
                  </w:rPr>
                </w:rPrChange>
              </w:rPr>
              <w:t>Número de teléfono del supervisor</w:t>
            </w:r>
          </w:p>
        </w:tc>
      </w:tr>
      <w:tr w:rsidR="007D45CA" w:rsidRPr="00A032E3" w14:paraId="226EA8CB" w14:textId="77777777" w:rsidTr="00FC48D6">
        <w:trPr>
          <w:cantSplit/>
          <w:trHeight w:val="222"/>
        </w:trPr>
        <w:tc>
          <w:tcPr>
            <w:tcW w:w="5072" w:type="dxa"/>
            <w:gridSpan w:val="5"/>
            <w:tcBorders>
              <w:top w:val="nil"/>
              <w:left w:val="single" w:sz="4" w:space="0" w:color="000000"/>
              <w:bottom w:val="single" w:sz="4" w:space="0" w:color="000000"/>
              <w:right w:val="single" w:sz="4" w:space="0" w:color="000000"/>
            </w:tcBorders>
          </w:tcPr>
          <w:p w14:paraId="197FC0A6" w14:textId="77777777" w:rsidR="007D45CA" w:rsidRPr="00963ED8" w:rsidRDefault="007D45CA" w:rsidP="00E767D4">
            <w:pPr>
              <w:jc w:val="both"/>
              <w:rPr>
                <w:rFonts w:eastAsia="Times New Roman" w:cs="Times New Roman"/>
                <w:sz w:val="22"/>
                <w:szCs w:val="22"/>
                <w:lang w:val="es-CO"/>
                <w:rPrChange w:id="8859" w:author="Massiel Nayibe Moreno Ladino" w:date="2025-01-15T13:00:00Z" w16du:dateUtc="2025-01-15T18:00:00Z">
                  <w:rPr>
                    <w:rFonts w:eastAsia="Times New Roman" w:cs="Times New Roman"/>
                    <w:sz w:val="22"/>
                    <w:szCs w:val="22"/>
                  </w:rPr>
                </w:rPrChange>
              </w:rPr>
            </w:pPr>
          </w:p>
        </w:tc>
        <w:tc>
          <w:tcPr>
            <w:tcW w:w="4089" w:type="dxa"/>
            <w:gridSpan w:val="2"/>
            <w:tcBorders>
              <w:top w:val="nil"/>
              <w:left w:val="single" w:sz="4" w:space="0" w:color="000000"/>
              <w:bottom w:val="single" w:sz="4" w:space="0" w:color="000000"/>
              <w:right w:val="single" w:sz="4" w:space="0" w:color="000000"/>
            </w:tcBorders>
          </w:tcPr>
          <w:p w14:paraId="550E58BA" w14:textId="77777777" w:rsidR="007D45CA" w:rsidRPr="00963ED8" w:rsidRDefault="007D45CA" w:rsidP="00E767D4">
            <w:pPr>
              <w:jc w:val="both"/>
              <w:rPr>
                <w:rFonts w:eastAsia="Times New Roman" w:cs="Times New Roman"/>
                <w:sz w:val="22"/>
                <w:szCs w:val="22"/>
                <w:lang w:val="es-CO"/>
                <w:rPrChange w:id="8860" w:author="Massiel Nayibe Moreno Ladino" w:date="2025-01-15T13:00:00Z" w16du:dateUtc="2025-01-15T18:00:00Z">
                  <w:rPr>
                    <w:rFonts w:eastAsia="Times New Roman" w:cs="Times New Roman"/>
                    <w:sz w:val="22"/>
                    <w:szCs w:val="22"/>
                  </w:rPr>
                </w:rPrChange>
              </w:rPr>
            </w:pPr>
          </w:p>
        </w:tc>
      </w:tr>
    </w:tbl>
    <w:p w14:paraId="0A4E49B1" w14:textId="77777777" w:rsidR="007D45CA" w:rsidRPr="00963ED8" w:rsidRDefault="007D45CA" w:rsidP="00E767D4">
      <w:pPr>
        <w:jc w:val="both"/>
        <w:rPr>
          <w:rFonts w:cs="Times New Roman"/>
          <w:lang w:val="es-CO"/>
          <w:rPrChange w:id="8861" w:author="Massiel Nayibe Moreno Ladino" w:date="2025-01-15T13:00:00Z" w16du:dateUtc="2025-01-15T18:00:00Z">
            <w:rPr>
              <w:rFonts w:cs="Times New Roman"/>
            </w:rPr>
          </w:rPrChange>
        </w:rPr>
      </w:pPr>
    </w:p>
    <w:p w14:paraId="02F42784" w14:textId="77777777" w:rsidR="00441859" w:rsidRPr="00963ED8" w:rsidRDefault="00DE7F5C">
      <w:pPr>
        <w:jc w:val="both"/>
        <w:rPr>
          <w:rFonts w:cs="Times New Roman"/>
          <w:b/>
          <w:bCs/>
          <w:sz w:val="22"/>
          <w:szCs w:val="22"/>
          <w:lang w:val="es-CO"/>
          <w:rPrChange w:id="8862" w:author="Massiel Nayibe Moreno Ladino" w:date="2025-01-15T13:00:00Z" w16du:dateUtc="2025-01-15T18:00:00Z">
            <w:rPr>
              <w:rFonts w:cs="Times New Roman"/>
              <w:b/>
              <w:bCs/>
              <w:sz w:val="22"/>
              <w:szCs w:val="22"/>
            </w:rPr>
          </w:rPrChange>
        </w:rPr>
      </w:pPr>
      <w:r w:rsidRPr="00963ED8">
        <w:rPr>
          <w:rFonts w:cs="Times New Roman"/>
          <w:b/>
          <w:bCs/>
          <w:sz w:val="22"/>
          <w:szCs w:val="22"/>
          <w:lang w:val="es-CO"/>
          <w:rPrChange w:id="8863" w:author="Massiel Nayibe Moreno Ladino" w:date="2025-01-15T13:00:00Z" w16du:dateUtc="2025-01-15T18:00:00Z">
            <w:rPr>
              <w:rFonts w:cs="Times New Roman"/>
              <w:b/>
              <w:bCs/>
              <w:sz w:val="22"/>
              <w:szCs w:val="22"/>
            </w:rPr>
          </w:rPrChange>
        </w:rPr>
        <w:t>Marque todo lo que corresponda:</w:t>
      </w:r>
    </w:p>
    <w:p w14:paraId="2733B356" w14:textId="77777777" w:rsidR="007D45CA" w:rsidRPr="00963ED8" w:rsidRDefault="007D45CA" w:rsidP="00E767D4">
      <w:pPr>
        <w:jc w:val="both"/>
        <w:rPr>
          <w:rFonts w:cs="Times New Roman"/>
          <w:sz w:val="22"/>
          <w:szCs w:val="22"/>
          <w:lang w:val="es-CO"/>
          <w:rPrChange w:id="8864" w:author="Massiel Nayibe Moreno Ladino" w:date="2025-01-15T13:00:00Z" w16du:dateUtc="2025-01-15T18:00:00Z">
            <w:rPr>
              <w:rFonts w:cs="Times New Roman"/>
              <w:sz w:val="22"/>
              <w:szCs w:val="22"/>
            </w:rPr>
          </w:rPrChange>
        </w:rPr>
      </w:pPr>
    </w:p>
    <w:p w14:paraId="6B9C9E56" w14:textId="77777777" w:rsidR="00441859" w:rsidRPr="00963ED8" w:rsidRDefault="00DE7F5C">
      <w:pPr>
        <w:jc w:val="both"/>
        <w:rPr>
          <w:rFonts w:cs="Times New Roman"/>
          <w:spacing w:val="1"/>
          <w:sz w:val="22"/>
          <w:szCs w:val="22"/>
          <w:lang w:val="es-CO"/>
          <w:rPrChange w:id="8865" w:author="Massiel Nayibe Moreno Ladino" w:date="2025-01-15T13:00:00Z" w16du:dateUtc="2025-01-15T18:00:00Z">
            <w:rPr>
              <w:rFonts w:cs="Times New Roman"/>
              <w:spacing w:val="1"/>
              <w:sz w:val="22"/>
              <w:szCs w:val="22"/>
            </w:rPr>
          </w:rPrChange>
        </w:rPr>
      </w:pPr>
      <w:r w:rsidRPr="00963ED8">
        <w:rPr>
          <w:rFonts w:cs="Times New Roman"/>
          <w:sz w:val="22"/>
          <w:szCs w:val="22"/>
          <w:lang w:val="es-CO"/>
          <w:rPrChange w:id="8866" w:author="Massiel Nayibe Moreno Ladino" w:date="2025-01-15T13:00:00Z">
            <w:rPr>
              <w:rFonts w:cs="Times New Roman"/>
              <w:sz w:val="22"/>
              <w:szCs w:val="22"/>
            </w:rPr>
          </w:rPrChange>
        </w:rPr>
        <w:t xml:space="preserve">Tipo de </w:t>
      </w:r>
      <w:r w:rsidRPr="00963ED8">
        <w:rPr>
          <w:rFonts w:cs="Times New Roman"/>
          <w:spacing w:val="-1"/>
          <w:sz w:val="22"/>
          <w:szCs w:val="22"/>
          <w:lang w:val="es-CO"/>
          <w:rPrChange w:id="8867" w:author="Massiel Nayibe Moreno Ladino" w:date="2025-01-15T13:00:00Z">
            <w:rPr>
              <w:rFonts w:cs="Times New Roman"/>
              <w:spacing w:val="-1"/>
              <w:sz w:val="22"/>
              <w:szCs w:val="22"/>
            </w:rPr>
          </w:rPrChange>
        </w:rPr>
        <w:t xml:space="preserve">accidente/pérdida: </w:t>
      </w:r>
      <w:r w:rsidRPr="00963ED8">
        <w:rPr>
          <w:rFonts w:cs="Times New Roman"/>
          <w:sz w:val="22"/>
          <w:szCs w:val="22"/>
          <w:lang w:val="es-CO"/>
          <w:rPrChange w:id="8868" w:author="Massiel Nayibe Moreno Ladino" w:date="2025-01-15T13:00:00Z">
            <w:rPr>
              <w:rFonts w:cs="Times New Roman"/>
              <w:sz w:val="22"/>
              <w:szCs w:val="22"/>
            </w:rPr>
          </w:rPrChange>
        </w:rPr>
        <w:t xml:space="preserve">( ) Lesiones ( </w:t>
      </w:r>
      <w:r w:rsidRPr="00963ED8">
        <w:rPr>
          <w:rFonts w:cs="Times New Roman"/>
          <w:spacing w:val="-1"/>
          <w:sz w:val="22"/>
          <w:szCs w:val="22"/>
          <w:lang w:val="es-CO"/>
          <w:rPrChange w:id="8869" w:author="Massiel Nayibe Moreno Ladino" w:date="2025-01-15T13:00:00Z">
            <w:rPr>
              <w:rFonts w:cs="Times New Roman"/>
              <w:spacing w:val="-1"/>
              <w:sz w:val="22"/>
              <w:szCs w:val="22"/>
            </w:rPr>
          </w:rPrChange>
        </w:rPr>
        <w:t xml:space="preserve">) Accidente de vehículo </w:t>
      </w:r>
      <w:r w:rsidRPr="00963ED8">
        <w:rPr>
          <w:rFonts w:cs="Times New Roman"/>
          <w:sz w:val="22"/>
          <w:szCs w:val="22"/>
          <w:lang w:val="es-CO"/>
          <w:rPrChange w:id="8870" w:author="Massiel Nayibe Moreno Ladino" w:date="2025-01-15T13:00:00Z">
            <w:rPr>
              <w:rFonts w:cs="Times New Roman"/>
              <w:sz w:val="22"/>
              <w:szCs w:val="22"/>
            </w:rPr>
          </w:rPrChange>
        </w:rPr>
        <w:t xml:space="preserve">( ) Enfermedad ( ) Daños materiales ( ) Incendio </w:t>
      </w:r>
    </w:p>
    <w:p w14:paraId="409020D8" w14:textId="77777777" w:rsidR="007D45CA" w:rsidRPr="00963ED8" w:rsidRDefault="007D45CA" w:rsidP="00E767D4">
      <w:pPr>
        <w:jc w:val="both"/>
        <w:rPr>
          <w:rFonts w:cs="Times New Roman"/>
          <w:spacing w:val="1"/>
          <w:sz w:val="22"/>
          <w:szCs w:val="22"/>
          <w:lang w:val="es-CO"/>
          <w:rPrChange w:id="8871" w:author="Massiel Nayibe Moreno Ladino" w:date="2025-01-15T13:00:00Z" w16du:dateUtc="2025-01-15T18:00:00Z">
            <w:rPr>
              <w:rFonts w:cs="Times New Roman"/>
              <w:spacing w:val="1"/>
              <w:sz w:val="22"/>
              <w:szCs w:val="22"/>
            </w:rPr>
          </w:rPrChange>
        </w:rPr>
      </w:pPr>
    </w:p>
    <w:p w14:paraId="72732999" w14:textId="77777777" w:rsidR="00441859" w:rsidRPr="00963ED8" w:rsidRDefault="00DE7F5C">
      <w:pPr>
        <w:jc w:val="both"/>
        <w:rPr>
          <w:rFonts w:cs="Times New Roman"/>
          <w:sz w:val="22"/>
          <w:szCs w:val="22"/>
          <w:lang w:val="es-CO"/>
          <w:rPrChange w:id="8872" w:author="Massiel Nayibe Moreno Ladino" w:date="2025-01-15T13:00:00Z" w16du:dateUtc="2025-01-15T18:00:00Z">
            <w:rPr>
              <w:rFonts w:cs="Times New Roman"/>
              <w:sz w:val="22"/>
              <w:szCs w:val="22"/>
            </w:rPr>
          </w:rPrChange>
        </w:rPr>
      </w:pPr>
      <w:r w:rsidRPr="00963ED8">
        <w:rPr>
          <w:rFonts w:cs="Times New Roman"/>
          <w:spacing w:val="1"/>
          <w:sz w:val="22"/>
          <w:szCs w:val="22"/>
          <w:lang w:val="es-CO"/>
          <w:rPrChange w:id="8873" w:author="Massiel Nayibe Moreno Ladino" w:date="2025-01-15T13:00:00Z" w16du:dateUtc="2025-01-15T18:00:00Z">
            <w:rPr>
              <w:rFonts w:cs="Times New Roman"/>
              <w:spacing w:val="1"/>
              <w:sz w:val="22"/>
              <w:szCs w:val="22"/>
            </w:rPr>
          </w:rPrChange>
        </w:rPr>
        <w:t>(_</w:t>
      </w:r>
      <w:r w:rsidRPr="00963ED8">
        <w:rPr>
          <w:rFonts w:cs="Times New Roman"/>
          <w:sz w:val="22"/>
          <w:szCs w:val="22"/>
          <w:lang w:val="es-CO"/>
          <w:rPrChange w:id="8874" w:author="Massiel Nayibe Moreno Ladino" w:date="2025-01-15T13:00:00Z" w16du:dateUtc="2025-01-15T18:00:00Z">
            <w:rPr>
              <w:rFonts w:cs="Times New Roman"/>
              <w:sz w:val="22"/>
              <w:szCs w:val="22"/>
            </w:rPr>
          </w:rPrChange>
        </w:rPr>
        <w:t>)Otro-Especifique</w:t>
      </w:r>
      <w:r w:rsidRPr="00963ED8">
        <w:rPr>
          <w:rFonts w:cs="Times New Roman"/>
          <w:spacing w:val="-1"/>
          <w:sz w:val="22"/>
          <w:szCs w:val="22"/>
          <w:lang w:val="es-CO"/>
          <w:rPrChange w:id="8875" w:author="Massiel Nayibe Moreno Ladino" w:date="2025-01-15T13:00:00Z" w16du:dateUtc="2025-01-15T18:00:00Z">
            <w:rPr>
              <w:rFonts w:cs="Times New Roman"/>
              <w:spacing w:val="-1"/>
              <w:sz w:val="22"/>
              <w:szCs w:val="22"/>
            </w:rPr>
          </w:rPrChange>
        </w:rPr>
        <w:t>:</w:t>
      </w:r>
      <w:r w:rsidRPr="00963ED8">
        <w:rPr>
          <w:rFonts w:cs="Times New Roman"/>
          <w:sz w:val="22"/>
          <w:szCs w:val="22"/>
          <w:u w:val="single" w:color="000000"/>
          <w:lang w:val="es-CO"/>
          <w:rPrChange w:id="8876" w:author="Massiel Nayibe Moreno Ladino" w:date="2025-01-15T13:00:00Z" w16du:dateUtc="2025-01-15T18:00:00Z">
            <w:rPr>
              <w:rFonts w:cs="Times New Roman"/>
              <w:sz w:val="22"/>
              <w:szCs w:val="22"/>
              <w:u w:val="single" w:color="000000"/>
            </w:rPr>
          </w:rPrChange>
        </w:rPr>
        <w:tab/>
      </w:r>
    </w:p>
    <w:p w14:paraId="2685C411" w14:textId="77777777" w:rsidR="007D45CA" w:rsidRPr="00963ED8" w:rsidRDefault="007D45CA" w:rsidP="00E767D4">
      <w:pPr>
        <w:jc w:val="both"/>
        <w:rPr>
          <w:rFonts w:cs="Times New Roman"/>
          <w:sz w:val="22"/>
          <w:szCs w:val="22"/>
          <w:lang w:val="es-CO"/>
          <w:rPrChange w:id="8877" w:author="Massiel Nayibe Moreno Ladino" w:date="2025-01-15T13:00:00Z" w16du:dateUtc="2025-01-15T18:00:00Z">
            <w:rPr>
              <w:rFonts w:cs="Times New Roman"/>
              <w:sz w:val="22"/>
              <w:szCs w:val="22"/>
            </w:rPr>
          </w:rPrChange>
        </w:rPr>
      </w:pPr>
    </w:p>
    <w:p w14:paraId="470FDA21" w14:textId="77777777" w:rsidR="00441859" w:rsidRPr="00963ED8" w:rsidRDefault="00DE7F5C">
      <w:pPr>
        <w:jc w:val="both"/>
        <w:rPr>
          <w:rFonts w:cs="Times New Roman"/>
          <w:sz w:val="22"/>
          <w:szCs w:val="22"/>
          <w:lang w:val="es-CO"/>
          <w:rPrChange w:id="8878" w:author="Massiel Nayibe Moreno Ladino" w:date="2025-01-15T13:00:00Z" w16du:dateUtc="2025-01-15T18:00:00Z">
            <w:rPr>
              <w:rFonts w:cs="Times New Roman"/>
              <w:sz w:val="22"/>
              <w:szCs w:val="22"/>
            </w:rPr>
          </w:rPrChange>
        </w:rPr>
      </w:pPr>
      <w:r w:rsidRPr="00963ED8">
        <w:rPr>
          <w:rFonts w:cs="Times New Roman"/>
          <w:sz w:val="22"/>
          <w:szCs w:val="22"/>
          <w:lang w:val="es-CO"/>
          <w:rPrChange w:id="8879" w:author="Massiel Nayibe Moreno Ladino" w:date="2025-01-15T13:00:00Z" w16du:dateUtc="2025-01-15T18:00:00Z">
            <w:rPr>
              <w:rFonts w:cs="Times New Roman"/>
              <w:sz w:val="22"/>
              <w:szCs w:val="22"/>
            </w:rPr>
          </w:rPrChange>
        </w:rPr>
        <w:t xml:space="preserve">Lugar del suceso: ( )En </w:t>
      </w:r>
      <w:r w:rsidRPr="00963ED8">
        <w:rPr>
          <w:rFonts w:cs="Times New Roman"/>
          <w:spacing w:val="-1"/>
          <w:sz w:val="22"/>
          <w:szCs w:val="22"/>
          <w:lang w:val="es-CO"/>
          <w:rPrChange w:id="8880" w:author="Massiel Nayibe Moreno Ladino" w:date="2025-01-15T13:00:00Z" w16du:dateUtc="2025-01-15T18:00:00Z">
            <w:rPr>
              <w:rFonts w:cs="Times New Roman"/>
              <w:spacing w:val="-1"/>
              <w:sz w:val="22"/>
              <w:szCs w:val="22"/>
            </w:rPr>
          </w:rPrChange>
        </w:rPr>
        <w:t xml:space="preserve">los locales </w:t>
      </w:r>
      <w:r w:rsidRPr="00963ED8">
        <w:rPr>
          <w:rFonts w:cs="Times New Roman"/>
          <w:sz w:val="22"/>
          <w:szCs w:val="22"/>
          <w:lang w:val="es-CO"/>
          <w:rPrChange w:id="8881" w:author="Massiel Nayibe Moreno Ladino" w:date="2025-01-15T13:00:00Z" w16du:dateUtc="2025-01-15T18:00:00Z">
            <w:rPr>
              <w:rFonts w:cs="Times New Roman"/>
              <w:sz w:val="22"/>
              <w:szCs w:val="22"/>
            </w:rPr>
          </w:rPrChange>
        </w:rPr>
        <w:t>- Oficina ( )Fuera de los locales</w:t>
      </w:r>
    </w:p>
    <w:p w14:paraId="737374EB" w14:textId="77777777" w:rsidR="007D45CA" w:rsidRPr="00963ED8" w:rsidRDefault="007D45CA" w:rsidP="00E767D4">
      <w:pPr>
        <w:jc w:val="both"/>
        <w:rPr>
          <w:rFonts w:eastAsia="Times New Roman" w:cs="Times New Roman"/>
          <w:sz w:val="22"/>
          <w:szCs w:val="22"/>
          <w:lang w:val="es-CO"/>
          <w:rPrChange w:id="8882" w:author="Massiel Nayibe Moreno Ladino" w:date="2025-01-15T13:00:00Z" w16du:dateUtc="2025-01-15T18:00:00Z">
            <w:rPr>
              <w:rFonts w:eastAsia="Times New Roman" w:cs="Times New Roman"/>
              <w:sz w:val="22"/>
              <w:szCs w:val="22"/>
            </w:rPr>
          </w:rPrChange>
        </w:rPr>
      </w:pPr>
    </w:p>
    <w:p w14:paraId="462FEE18" w14:textId="77777777" w:rsidR="00441859" w:rsidRPr="00963ED8" w:rsidRDefault="00DE7F5C">
      <w:pPr>
        <w:jc w:val="both"/>
        <w:rPr>
          <w:rFonts w:eastAsia="Times New Roman" w:cs="Times New Roman"/>
          <w:spacing w:val="28"/>
          <w:sz w:val="22"/>
          <w:szCs w:val="22"/>
          <w:lang w:val="es-CO"/>
          <w:rPrChange w:id="8883" w:author="Massiel Nayibe Moreno Ladino" w:date="2025-01-15T13:00:00Z" w16du:dateUtc="2025-01-15T18:00:00Z">
            <w:rPr>
              <w:rFonts w:eastAsia="Times New Roman" w:cs="Times New Roman"/>
              <w:spacing w:val="28"/>
              <w:sz w:val="22"/>
              <w:szCs w:val="22"/>
            </w:rPr>
          </w:rPrChange>
        </w:rPr>
      </w:pPr>
      <w:r w:rsidRPr="001A401E">
        <w:rPr>
          <w:rFonts w:cs="Times New Roman"/>
          <w:noProof/>
          <w:sz w:val="22"/>
          <w:szCs w:val="22"/>
        </w:rPr>
        <mc:AlternateContent>
          <mc:Choice Requires="wpg">
            <w:drawing>
              <wp:anchor distT="0" distB="0" distL="114300" distR="114300" simplePos="0" relativeHeight="251658242" behindDoc="1" locked="0" layoutInCell="1" allowOverlap="1" wp14:anchorId="35F809C4" wp14:editId="079B73A2">
                <wp:simplePos x="0" y="0"/>
                <wp:positionH relativeFrom="page">
                  <wp:posOffset>1565910</wp:posOffset>
                </wp:positionH>
                <wp:positionV relativeFrom="paragraph">
                  <wp:posOffset>186055</wp:posOffset>
                </wp:positionV>
                <wp:extent cx="29210" cy="5080"/>
                <wp:effectExtent l="13335" t="5080" r="5080" b="889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10" cy="5080"/>
                          <a:chOff x="2466" y="293"/>
                          <a:chExt cx="46" cy="8"/>
                        </a:xfrm>
                      </wpg:grpSpPr>
                      <wps:wsp>
                        <wps:cNvPr id="70" name="Freeform 6"/>
                        <wps:cNvSpPr>
                          <a:spLocks/>
                        </wps:cNvSpPr>
                        <wps:spPr bwMode="auto">
                          <a:xfrm>
                            <a:off x="2466" y="293"/>
                            <a:ext cx="46" cy="8"/>
                          </a:xfrm>
                          <a:custGeom>
                            <a:avLst/>
                            <a:gdLst>
                              <a:gd name="T0" fmla="+- 0 2466 2466"/>
                              <a:gd name="T1" fmla="*/ T0 w 46"/>
                              <a:gd name="T2" fmla="+- 0 297 293"/>
                              <a:gd name="T3" fmla="*/ 297 h 8"/>
                              <a:gd name="T4" fmla="+- 0 2512 2466"/>
                              <a:gd name="T5" fmla="*/ T4 w 46"/>
                              <a:gd name="T6" fmla="+- 0 297 293"/>
                              <a:gd name="T7" fmla="*/ 297 h 8"/>
                            </a:gdLst>
                            <a:ahLst/>
                            <a:cxnLst>
                              <a:cxn ang="0">
                                <a:pos x="T1" y="T3"/>
                              </a:cxn>
                              <a:cxn ang="0">
                                <a:pos x="T5" y="T7"/>
                              </a:cxn>
                            </a:cxnLst>
                            <a:rect l="0" t="0" r="r" b="b"/>
                            <a:pathLst>
                              <a:path w="46" h="8">
                                <a:moveTo>
                                  <a:pt x="0" y="4"/>
                                </a:moveTo>
                                <a:lnTo>
                                  <a:pt x="46" y="4"/>
                                </a:lnTo>
                              </a:path>
                            </a:pathLst>
                          </a:custGeom>
                          <a:noFill/>
                          <a:ln w="66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265E5D55">
              <v:group id="Group 69" style="position:absolute;margin-left:123.3pt;margin-top:14.65pt;width:2.3pt;height:.4pt;z-index:-251658237;mso-position-horizontal-relative:page" coordsize="46,8" coordorigin="2466,293"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" w14:anchorId="0F5DCB3B">
                <v:shape id="Freeform 6" style="position:absolute;left:2466;top:293;width:46;height:8;visibility:visible;mso-wrap-style:square;v-text-anchor:top" coordsize="46,8" o:spid="_x0000_s1027" filled="f" strokeweight=".52pt" path="m,4r4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">
                  <v:path arrowok="t" o:connecttype="custom" o:connectlocs="0,297;46,297" o:connectangles="0,0"/>
                </v:shape>
                <w10:wrap anchorx="page"/>
              </v:group>
            </w:pict>
          </mc:Fallback>
        </mc:AlternateContent>
      </w:r>
      <w:r w:rsidRPr="00963ED8">
        <w:rPr>
          <w:rFonts w:eastAsia="Times New Roman" w:cs="Times New Roman"/>
          <w:sz w:val="22"/>
          <w:szCs w:val="22"/>
          <w:lang w:val="es-CO"/>
          <w:rPrChange w:id="8884" w:author="Massiel Nayibe Moreno Ladino" w:date="2025-01-15T13:00:00Z" w16du:dateUtc="2025-01-15T18:00:00Z">
            <w:rPr>
              <w:rFonts w:eastAsia="Times New Roman" w:cs="Times New Roman"/>
              <w:sz w:val="22"/>
              <w:szCs w:val="22"/>
            </w:rPr>
          </w:rPrChange>
        </w:rPr>
        <w:t>Naturaleza de la lesión/enfermedad</w:t>
      </w:r>
      <w:r w:rsidRPr="00963ED8">
        <w:rPr>
          <w:rFonts w:eastAsia="Times New Roman" w:cs="Times New Roman"/>
          <w:sz w:val="22"/>
          <w:szCs w:val="22"/>
          <w:u w:val="single" w:color="FFFFFF" w:themeColor="background1"/>
          <w:lang w:val="es-CO"/>
          <w:rPrChange w:id="8885" w:author="Massiel Nayibe Moreno Ladino" w:date="2025-01-15T13:00:00Z" w16du:dateUtc="2025-01-15T18:00:00Z">
            <w:rPr>
              <w:rFonts w:eastAsia="Times New Roman" w:cs="Times New Roman"/>
              <w:sz w:val="22"/>
              <w:szCs w:val="22"/>
              <w:u w:val="single" w:color="FFFFFF" w:themeColor="background1"/>
            </w:rPr>
          </w:rPrChange>
        </w:rPr>
        <w:t xml:space="preserve">: </w:t>
      </w:r>
      <w:r w:rsidRPr="00963ED8">
        <w:rPr>
          <w:rFonts w:eastAsia="Times New Roman" w:cs="Times New Roman"/>
          <w:spacing w:val="-1"/>
          <w:sz w:val="22"/>
          <w:szCs w:val="22"/>
          <w:u w:val="single" w:color="FFFFFF" w:themeColor="background1"/>
          <w:lang w:val="es-CO"/>
          <w:rPrChange w:id="8886" w:author="Massiel Nayibe Moreno Ladino" w:date="2025-01-15T13:00:00Z" w16du:dateUtc="2025-01-15T18:00:00Z">
            <w:rPr>
              <w:rFonts w:eastAsia="Times New Roman" w:cs="Times New Roman"/>
              <w:spacing w:val="-1"/>
              <w:sz w:val="22"/>
              <w:szCs w:val="22"/>
              <w:u w:val="single" w:color="FFFFFF" w:themeColor="background1"/>
            </w:rPr>
          </w:rPrChange>
        </w:rPr>
        <w:t>(</w:t>
      </w:r>
      <w:r w:rsidRPr="00963ED8">
        <w:rPr>
          <w:rFonts w:eastAsia="Times New Roman" w:cs="Times New Roman"/>
          <w:spacing w:val="-1"/>
          <w:sz w:val="22"/>
          <w:szCs w:val="22"/>
          <w:lang w:val="es-CO"/>
          <w:rPrChange w:id="8887" w:author="Massiel Nayibe Moreno Ladino" w:date="2025-01-15T13:00:00Z" w16du:dateUtc="2025-01-15T18:00:00Z">
            <w:rPr>
              <w:rFonts w:eastAsia="Times New Roman" w:cs="Times New Roman"/>
              <w:spacing w:val="-1"/>
              <w:sz w:val="22"/>
              <w:szCs w:val="22"/>
            </w:rPr>
          </w:rPrChange>
        </w:rPr>
        <w:t>Esguince, laceración, quemadura, fractura, etc.</w:t>
      </w:r>
      <w:r w:rsidRPr="00963ED8">
        <w:rPr>
          <w:rFonts w:eastAsia="Times New Roman" w:cs="Times New Roman"/>
          <w:w w:val="99"/>
          <w:sz w:val="22"/>
          <w:szCs w:val="22"/>
          <w:u w:val="single" w:color="000000"/>
          <w:lang w:val="es-CO"/>
          <w:rPrChange w:id="8888" w:author="Massiel Nayibe Moreno Ladino" w:date="2025-01-15T13:00:00Z" w16du:dateUtc="2025-01-15T18:00:00Z">
            <w:rPr>
              <w:rFonts w:eastAsia="Times New Roman" w:cs="Times New Roman"/>
              <w:w w:val="99"/>
              <w:sz w:val="22"/>
              <w:szCs w:val="22"/>
              <w:u w:val="single" w:color="000000"/>
            </w:rPr>
          </w:rPrChange>
        </w:rPr>
        <w:t xml:space="preserve">) </w:t>
      </w:r>
      <w:r w:rsidRPr="00963ED8">
        <w:rPr>
          <w:rFonts w:eastAsia="Times New Roman" w:cs="Times New Roman"/>
          <w:sz w:val="22"/>
          <w:szCs w:val="22"/>
          <w:u w:val="single" w:color="000000"/>
          <w:lang w:val="es-CO"/>
          <w:rPrChange w:id="8889" w:author="Massiel Nayibe Moreno Ladino" w:date="2025-01-15T13:00:00Z" w16du:dateUtc="2025-01-15T18:00:00Z">
            <w:rPr>
              <w:rFonts w:eastAsia="Times New Roman" w:cs="Times New Roman"/>
              <w:sz w:val="22"/>
              <w:szCs w:val="22"/>
              <w:u w:val="single" w:color="000000"/>
            </w:rPr>
          </w:rPrChange>
        </w:rPr>
        <w:tab/>
      </w:r>
      <w:r w:rsidRPr="00963ED8">
        <w:rPr>
          <w:rFonts w:eastAsia="Times New Roman" w:cs="Times New Roman"/>
          <w:sz w:val="22"/>
          <w:szCs w:val="22"/>
          <w:u w:val="single" w:color="000000"/>
          <w:lang w:val="es-CO"/>
          <w:rPrChange w:id="8890" w:author="Massiel Nayibe Moreno Ladino" w:date="2025-01-15T13:00:00Z" w16du:dateUtc="2025-01-15T18:00:00Z">
            <w:rPr>
              <w:rFonts w:eastAsia="Times New Roman" w:cs="Times New Roman"/>
              <w:sz w:val="22"/>
              <w:szCs w:val="22"/>
              <w:u w:val="single" w:color="000000"/>
            </w:rPr>
          </w:rPrChange>
        </w:rPr>
        <w:tab/>
      </w:r>
      <w:r w:rsidRPr="00963ED8">
        <w:rPr>
          <w:rFonts w:eastAsia="Times New Roman" w:cs="Times New Roman"/>
          <w:sz w:val="22"/>
          <w:szCs w:val="22"/>
          <w:u w:val="single" w:color="000000"/>
          <w:lang w:val="es-CO"/>
          <w:rPrChange w:id="8891" w:author="Massiel Nayibe Moreno Ladino" w:date="2025-01-15T13:00:00Z" w16du:dateUtc="2025-01-15T18:00:00Z">
            <w:rPr>
              <w:rFonts w:eastAsia="Times New Roman" w:cs="Times New Roman"/>
              <w:sz w:val="22"/>
              <w:szCs w:val="22"/>
              <w:u w:val="single" w:color="000000"/>
            </w:rPr>
          </w:rPrChange>
        </w:rPr>
        <w:tab/>
        <w:t xml:space="preserve"> </w:t>
      </w:r>
      <w:r w:rsidRPr="00963ED8">
        <w:rPr>
          <w:rFonts w:eastAsia="Times New Roman" w:cs="Times New Roman"/>
          <w:sz w:val="22"/>
          <w:szCs w:val="22"/>
          <w:u w:val="single" w:color="000000"/>
          <w:lang w:val="es-CO"/>
          <w:rPrChange w:id="8892" w:author="Massiel Nayibe Moreno Ladino" w:date="2025-01-15T13:00:00Z" w16du:dateUtc="2025-01-15T18:00:00Z">
            <w:rPr>
              <w:rFonts w:eastAsia="Times New Roman" w:cs="Times New Roman"/>
              <w:sz w:val="22"/>
              <w:szCs w:val="22"/>
              <w:u w:val="single" w:color="000000"/>
            </w:rPr>
          </w:rPrChange>
        </w:rPr>
        <w:tab/>
      </w:r>
      <w:r w:rsidRPr="00963ED8">
        <w:rPr>
          <w:rFonts w:eastAsia="Times New Roman" w:cs="Times New Roman"/>
          <w:sz w:val="22"/>
          <w:szCs w:val="22"/>
          <w:u w:val="single" w:color="000000"/>
          <w:lang w:val="es-CO"/>
          <w:rPrChange w:id="8893" w:author="Massiel Nayibe Moreno Ladino" w:date="2025-01-15T13:00:00Z" w16du:dateUtc="2025-01-15T18:00:00Z">
            <w:rPr>
              <w:rFonts w:eastAsia="Times New Roman" w:cs="Times New Roman"/>
              <w:sz w:val="22"/>
              <w:szCs w:val="22"/>
              <w:u w:val="single" w:color="000000"/>
            </w:rPr>
          </w:rPrChange>
        </w:rPr>
        <w:tab/>
        <w:t xml:space="preserve"> </w:t>
      </w:r>
    </w:p>
    <w:p w14:paraId="10B67830" w14:textId="77777777" w:rsidR="007D45CA" w:rsidRPr="00963ED8" w:rsidRDefault="007D45CA" w:rsidP="00E767D4">
      <w:pPr>
        <w:jc w:val="both"/>
        <w:rPr>
          <w:rFonts w:eastAsia="Times New Roman" w:cs="Times New Roman"/>
          <w:spacing w:val="28"/>
          <w:sz w:val="22"/>
          <w:szCs w:val="22"/>
          <w:lang w:val="es-CO"/>
          <w:rPrChange w:id="8894" w:author="Massiel Nayibe Moreno Ladino" w:date="2025-01-15T13:00:00Z" w16du:dateUtc="2025-01-15T18:00:00Z">
            <w:rPr>
              <w:rFonts w:eastAsia="Times New Roman" w:cs="Times New Roman"/>
              <w:spacing w:val="28"/>
              <w:sz w:val="22"/>
              <w:szCs w:val="22"/>
            </w:rPr>
          </w:rPrChange>
        </w:rPr>
      </w:pPr>
    </w:p>
    <w:p w14:paraId="37CDDAD9" w14:textId="77777777" w:rsidR="00441859" w:rsidRPr="00963ED8" w:rsidRDefault="00DE7F5C">
      <w:pPr>
        <w:jc w:val="both"/>
        <w:rPr>
          <w:rFonts w:eastAsia="Times New Roman" w:cs="Times New Roman"/>
          <w:spacing w:val="32"/>
          <w:sz w:val="22"/>
          <w:szCs w:val="22"/>
          <w:lang w:val="es-CO"/>
          <w:rPrChange w:id="8895" w:author="Massiel Nayibe Moreno Ladino" w:date="2025-01-15T13:00:00Z" w16du:dateUtc="2025-01-15T18:00:00Z">
            <w:rPr>
              <w:rFonts w:eastAsia="Times New Roman" w:cs="Times New Roman"/>
              <w:spacing w:val="32"/>
              <w:sz w:val="22"/>
              <w:szCs w:val="22"/>
            </w:rPr>
          </w:rPrChange>
        </w:rPr>
      </w:pPr>
      <w:r w:rsidRPr="00963ED8">
        <w:rPr>
          <w:rFonts w:eastAsia="Times New Roman" w:cs="Times New Roman"/>
          <w:sz w:val="22"/>
          <w:szCs w:val="22"/>
          <w:lang w:val="es-CO"/>
          <w:rPrChange w:id="8896" w:author="Massiel Nayibe Moreno Ladino" w:date="2025-01-15T13:00:00Z" w16du:dateUtc="2025-01-15T18:00:00Z">
            <w:rPr>
              <w:rFonts w:eastAsia="Times New Roman" w:cs="Times New Roman"/>
              <w:sz w:val="22"/>
              <w:szCs w:val="22"/>
            </w:rPr>
          </w:rPrChange>
        </w:rPr>
        <w:t xml:space="preserve">Parte(s) del cuerpo: </w:t>
      </w:r>
      <w:r w:rsidRPr="00963ED8">
        <w:rPr>
          <w:rFonts w:eastAsia="Times New Roman" w:cs="Times New Roman"/>
          <w:spacing w:val="-1"/>
          <w:sz w:val="22"/>
          <w:szCs w:val="22"/>
          <w:lang w:val="es-CO"/>
          <w:rPrChange w:id="8897" w:author="Massiel Nayibe Moreno Ladino" w:date="2025-01-15T13:00:00Z" w16du:dateUtc="2025-01-15T18:00:00Z">
            <w:rPr>
              <w:rFonts w:eastAsia="Times New Roman" w:cs="Times New Roman"/>
              <w:spacing w:val="-1"/>
              <w:sz w:val="22"/>
              <w:szCs w:val="22"/>
            </w:rPr>
          </w:rPrChange>
        </w:rPr>
        <w:t xml:space="preserve">(espalda, dedo, </w:t>
      </w:r>
      <w:r w:rsidRPr="00963ED8">
        <w:rPr>
          <w:rFonts w:eastAsia="Times New Roman" w:cs="Times New Roman"/>
          <w:sz w:val="22"/>
          <w:szCs w:val="22"/>
          <w:lang w:val="es-CO"/>
          <w:rPrChange w:id="8898" w:author="Massiel Nayibe Moreno Ladino" w:date="2025-01-15T13:00:00Z" w16du:dateUtc="2025-01-15T18:00:00Z">
            <w:rPr>
              <w:rFonts w:eastAsia="Times New Roman" w:cs="Times New Roman"/>
              <w:sz w:val="22"/>
              <w:szCs w:val="22"/>
            </w:rPr>
          </w:rPrChange>
        </w:rPr>
        <w:t xml:space="preserve">mano, pie, </w:t>
      </w:r>
      <w:r w:rsidRPr="00963ED8">
        <w:rPr>
          <w:rFonts w:eastAsia="Times New Roman" w:cs="Times New Roman"/>
          <w:spacing w:val="-1"/>
          <w:sz w:val="22"/>
          <w:szCs w:val="22"/>
          <w:lang w:val="es-CO"/>
          <w:rPrChange w:id="8899" w:author="Massiel Nayibe Moreno Ladino" w:date="2025-01-15T13:00:00Z" w16du:dateUtc="2025-01-15T18:00:00Z">
            <w:rPr>
              <w:rFonts w:eastAsia="Times New Roman" w:cs="Times New Roman"/>
              <w:spacing w:val="-1"/>
              <w:sz w:val="22"/>
              <w:szCs w:val="22"/>
            </w:rPr>
          </w:rPrChange>
        </w:rPr>
        <w:t>etc.</w:t>
      </w:r>
      <w:r w:rsidRPr="00963ED8">
        <w:rPr>
          <w:rFonts w:eastAsia="Times New Roman" w:cs="Times New Roman"/>
          <w:sz w:val="22"/>
          <w:szCs w:val="22"/>
          <w:u w:val="single" w:color="000000"/>
          <w:lang w:val="es-CO"/>
          <w:rPrChange w:id="8900" w:author="Massiel Nayibe Moreno Ladino" w:date="2025-01-15T13:00:00Z" w16du:dateUtc="2025-01-15T18:00:00Z">
            <w:rPr>
              <w:rFonts w:eastAsia="Times New Roman" w:cs="Times New Roman"/>
              <w:sz w:val="22"/>
              <w:szCs w:val="22"/>
              <w:u w:val="single" w:color="000000"/>
            </w:rPr>
          </w:rPrChange>
        </w:rPr>
        <w:t xml:space="preserve">) </w:t>
      </w:r>
      <w:r w:rsidRPr="00963ED8">
        <w:rPr>
          <w:rFonts w:eastAsia="Times New Roman" w:cs="Times New Roman"/>
          <w:sz w:val="22"/>
          <w:szCs w:val="22"/>
          <w:u w:val="single" w:color="000000"/>
          <w:lang w:val="es-CO"/>
          <w:rPrChange w:id="8901" w:author="Massiel Nayibe Moreno Ladino" w:date="2025-01-15T13:00:00Z" w16du:dateUtc="2025-01-15T18:00:00Z">
            <w:rPr>
              <w:rFonts w:eastAsia="Times New Roman" w:cs="Times New Roman"/>
              <w:sz w:val="22"/>
              <w:szCs w:val="22"/>
              <w:u w:val="single" w:color="000000"/>
            </w:rPr>
          </w:rPrChange>
        </w:rPr>
        <w:tab/>
      </w:r>
      <w:r w:rsidRPr="00963ED8">
        <w:rPr>
          <w:rFonts w:eastAsia="Times New Roman" w:cs="Times New Roman"/>
          <w:sz w:val="22"/>
          <w:szCs w:val="22"/>
          <w:u w:val="single" w:color="000000"/>
          <w:lang w:val="es-CO"/>
          <w:rPrChange w:id="8902" w:author="Massiel Nayibe Moreno Ladino" w:date="2025-01-15T13:00:00Z" w16du:dateUtc="2025-01-15T18:00:00Z">
            <w:rPr>
              <w:rFonts w:eastAsia="Times New Roman" w:cs="Times New Roman"/>
              <w:sz w:val="22"/>
              <w:szCs w:val="22"/>
              <w:u w:val="single" w:color="000000"/>
            </w:rPr>
          </w:rPrChange>
        </w:rPr>
        <w:tab/>
      </w:r>
      <w:r w:rsidRPr="00963ED8">
        <w:rPr>
          <w:rFonts w:eastAsia="Times New Roman" w:cs="Times New Roman"/>
          <w:sz w:val="22"/>
          <w:szCs w:val="22"/>
          <w:u w:val="single" w:color="000000"/>
          <w:lang w:val="es-CO"/>
          <w:rPrChange w:id="8903" w:author="Massiel Nayibe Moreno Ladino" w:date="2025-01-15T13:00:00Z" w16du:dateUtc="2025-01-15T18:00:00Z">
            <w:rPr>
              <w:rFonts w:eastAsia="Times New Roman" w:cs="Times New Roman"/>
              <w:sz w:val="22"/>
              <w:szCs w:val="22"/>
              <w:u w:val="single" w:color="000000"/>
            </w:rPr>
          </w:rPrChange>
        </w:rPr>
        <w:tab/>
      </w:r>
      <w:r w:rsidRPr="00963ED8">
        <w:rPr>
          <w:rFonts w:eastAsia="Times New Roman" w:cs="Times New Roman"/>
          <w:sz w:val="22"/>
          <w:szCs w:val="22"/>
          <w:u w:val="single" w:color="000000"/>
          <w:lang w:val="es-CO"/>
          <w:rPrChange w:id="8904" w:author="Massiel Nayibe Moreno Ladino" w:date="2025-01-15T13:00:00Z" w16du:dateUtc="2025-01-15T18:00:00Z">
            <w:rPr>
              <w:rFonts w:eastAsia="Times New Roman" w:cs="Times New Roman"/>
              <w:sz w:val="22"/>
              <w:szCs w:val="22"/>
              <w:u w:val="single" w:color="000000"/>
            </w:rPr>
          </w:rPrChange>
        </w:rPr>
        <w:tab/>
      </w:r>
      <w:r w:rsidRPr="00963ED8">
        <w:rPr>
          <w:rFonts w:eastAsia="Times New Roman" w:cs="Times New Roman"/>
          <w:spacing w:val="32"/>
          <w:sz w:val="22"/>
          <w:szCs w:val="22"/>
          <w:lang w:val="es-CO"/>
          <w:rPrChange w:id="8905" w:author="Massiel Nayibe Moreno Ladino" w:date="2025-01-15T13:00:00Z" w16du:dateUtc="2025-01-15T18:00:00Z">
            <w:rPr>
              <w:rFonts w:eastAsia="Times New Roman" w:cs="Times New Roman"/>
              <w:spacing w:val="32"/>
              <w:sz w:val="22"/>
              <w:szCs w:val="22"/>
            </w:rPr>
          </w:rPrChange>
        </w:rPr>
        <w:t xml:space="preserve"> </w:t>
      </w:r>
    </w:p>
    <w:p w14:paraId="45EF6E38" w14:textId="77777777" w:rsidR="007D45CA" w:rsidRPr="00963ED8" w:rsidRDefault="007D45CA" w:rsidP="00E767D4">
      <w:pPr>
        <w:jc w:val="both"/>
        <w:rPr>
          <w:rFonts w:eastAsia="Times New Roman" w:cs="Times New Roman"/>
          <w:spacing w:val="32"/>
          <w:sz w:val="22"/>
          <w:szCs w:val="22"/>
          <w:lang w:val="es-CO"/>
          <w:rPrChange w:id="8906" w:author="Massiel Nayibe Moreno Ladino" w:date="2025-01-15T13:00:00Z" w16du:dateUtc="2025-01-15T18:00:00Z">
            <w:rPr>
              <w:rFonts w:eastAsia="Times New Roman" w:cs="Times New Roman"/>
              <w:spacing w:val="32"/>
              <w:sz w:val="22"/>
              <w:szCs w:val="22"/>
            </w:rPr>
          </w:rPrChange>
        </w:rPr>
      </w:pPr>
    </w:p>
    <w:p w14:paraId="6F517F49" w14:textId="77777777" w:rsidR="00441859" w:rsidRPr="00963ED8" w:rsidRDefault="00DE7F5C">
      <w:pPr>
        <w:jc w:val="both"/>
        <w:rPr>
          <w:rFonts w:eastAsia="Times New Roman" w:cs="Times New Roman"/>
          <w:sz w:val="22"/>
          <w:szCs w:val="22"/>
          <w:lang w:val="es-CO"/>
          <w:rPrChange w:id="8907" w:author="Massiel Nayibe Moreno Ladino" w:date="2025-01-15T13:00:00Z" w16du:dateUtc="2025-01-15T18:00:00Z">
            <w:rPr>
              <w:rFonts w:eastAsia="Times New Roman" w:cs="Times New Roman"/>
              <w:sz w:val="22"/>
              <w:szCs w:val="22"/>
            </w:rPr>
          </w:rPrChange>
        </w:rPr>
      </w:pPr>
      <w:r w:rsidRPr="00963ED8">
        <w:rPr>
          <w:rFonts w:eastAsia="Times New Roman" w:cs="Times New Roman"/>
          <w:sz w:val="22"/>
          <w:szCs w:val="22"/>
          <w:lang w:val="es-CO"/>
          <w:rPrChange w:id="8908" w:author="Massiel Nayibe Moreno Ladino" w:date="2025-01-15T13:00:00Z" w16du:dateUtc="2025-01-15T18:00:00Z">
            <w:rPr>
              <w:rFonts w:eastAsia="Times New Roman" w:cs="Times New Roman"/>
              <w:sz w:val="22"/>
              <w:szCs w:val="22"/>
            </w:rPr>
          </w:rPrChange>
        </w:rPr>
        <w:t xml:space="preserve">Fecha del </w:t>
      </w:r>
      <w:r w:rsidRPr="00963ED8">
        <w:rPr>
          <w:rFonts w:eastAsia="Times New Roman" w:cs="Times New Roman"/>
          <w:spacing w:val="-1"/>
          <w:position w:val="8"/>
          <w:sz w:val="22"/>
          <w:szCs w:val="22"/>
          <w:lang w:val="es-CO"/>
          <w:rPrChange w:id="8909" w:author="Massiel Nayibe Moreno Ladino" w:date="2025-01-15T13:00:00Z" w16du:dateUtc="2025-01-15T18:00:00Z">
            <w:rPr>
              <w:rFonts w:eastAsia="Times New Roman" w:cs="Times New Roman"/>
              <w:spacing w:val="-1"/>
              <w:position w:val="8"/>
              <w:sz w:val="22"/>
              <w:szCs w:val="22"/>
            </w:rPr>
          </w:rPrChange>
        </w:rPr>
        <w:t xml:space="preserve">1er </w:t>
      </w:r>
      <w:r w:rsidRPr="00963ED8">
        <w:rPr>
          <w:rFonts w:eastAsia="Times New Roman" w:cs="Times New Roman"/>
          <w:spacing w:val="-1"/>
          <w:sz w:val="22"/>
          <w:szCs w:val="22"/>
          <w:lang w:val="es-CO"/>
          <w:rPrChange w:id="8910" w:author="Massiel Nayibe Moreno Ladino" w:date="2025-01-15T13:00:00Z" w16du:dateUtc="2025-01-15T18:00:00Z">
            <w:rPr>
              <w:rFonts w:eastAsia="Times New Roman" w:cs="Times New Roman"/>
              <w:spacing w:val="-1"/>
              <w:sz w:val="22"/>
              <w:szCs w:val="22"/>
            </w:rPr>
          </w:rPrChange>
        </w:rPr>
        <w:t>tratamiento médico: Hora</w:t>
      </w:r>
      <w:r w:rsidRPr="00963ED8">
        <w:rPr>
          <w:rFonts w:eastAsia="Times New Roman" w:cs="Times New Roman"/>
          <w:spacing w:val="-1"/>
          <w:sz w:val="22"/>
          <w:szCs w:val="22"/>
          <w:u w:val="single" w:color="000000"/>
          <w:lang w:val="es-CO"/>
          <w:rPrChange w:id="8911" w:author="Massiel Nayibe Moreno Ladino" w:date="2025-01-15T13:00:00Z" w16du:dateUtc="2025-01-15T18:00:00Z">
            <w:rPr>
              <w:rFonts w:eastAsia="Times New Roman" w:cs="Times New Roman"/>
              <w:spacing w:val="-1"/>
              <w:sz w:val="22"/>
              <w:szCs w:val="22"/>
              <w:u w:val="single" w:color="000000"/>
            </w:rPr>
          </w:rPrChange>
        </w:rPr>
        <w:tab/>
      </w:r>
      <w:r w:rsidRPr="00963ED8">
        <w:rPr>
          <w:rFonts w:eastAsia="Times New Roman" w:cs="Times New Roman"/>
          <w:spacing w:val="-1"/>
          <w:sz w:val="22"/>
          <w:szCs w:val="22"/>
          <w:lang w:val="es-CO"/>
          <w:rPrChange w:id="8912" w:author="Massiel Nayibe Moreno Ladino" w:date="2025-01-15T13:00:00Z" w16du:dateUtc="2025-01-15T18:00:00Z">
            <w:rPr>
              <w:rFonts w:eastAsia="Times New Roman" w:cs="Times New Roman"/>
              <w:spacing w:val="-1"/>
              <w:sz w:val="22"/>
              <w:szCs w:val="22"/>
            </w:rPr>
          </w:rPrChange>
        </w:rPr>
        <w:t>AM/PM</w:t>
      </w:r>
    </w:p>
    <w:p w14:paraId="58581F10" w14:textId="77777777" w:rsidR="007D45CA" w:rsidRPr="00963ED8" w:rsidRDefault="007D45CA" w:rsidP="00E767D4">
      <w:pPr>
        <w:jc w:val="both"/>
        <w:rPr>
          <w:rFonts w:cs="Times New Roman"/>
          <w:sz w:val="22"/>
          <w:szCs w:val="22"/>
          <w:lang w:val="es-CO"/>
          <w:rPrChange w:id="8913" w:author="Massiel Nayibe Moreno Ladino" w:date="2025-01-15T13:00:00Z" w16du:dateUtc="2025-01-15T18:00:00Z">
            <w:rPr>
              <w:rFonts w:cs="Times New Roman"/>
              <w:sz w:val="22"/>
              <w:szCs w:val="22"/>
            </w:rPr>
          </w:rPrChange>
        </w:rPr>
      </w:pPr>
    </w:p>
    <w:p w14:paraId="248D0629" w14:textId="77777777" w:rsidR="00441859" w:rsidRPr="00963ED8" w:rsidRDefault="00DE7F5C">
      <w:pPr>
        <w:jc w:val="both"/>
        <w:rPr>
          <w:rFonts w:cs="Times New Roman"/>
          <w:sz w:val="22"/>
          <w:szCs w:val="22"/>
          <w:lang w:val="es-CO"/>
          <w:rPrChange w:id="8914" w:author="Massiel Nayibe Moreno Ladino" w:date="2025-01-15T13:00:00Z" w16du:dateUtc="2025-01-15T18:00:00Z">
            <w:rPr>
              <w:rFonts w:cs="Times New Roman"/>
              <w:sz w:val="22"/>
              <w:szCs w:val="22"/>
            </w:rPr>
          </w:rPrChange>
        </w:rPr>
      </w:pPr>
      <w:r w:rsidRPr="00963ED8">
        <w:rPr>
          <w:rFonts w:cs="Times New Roman"/>
          <w:sz w:val="22"/>
          <w:szCs w:val="22"/>
          <w:lang w:val="es-CO"/>
          <w:rPrChange w:id="8915" w:author="Massiel Nayibe Moreno Ladino" w:date="2025-01-15T13:00:00Z" w16du:dateUtc="2025-01-15T18:00:00Z">
            <w:rPr>
              <w:rFonts w:cs="Times New Roman"/>
              <w:sz w:val="22"/>
              <w:szCs w:val="22"/>
            </w:rPr>
          </w:rPrChange>
        </w:rPr>
        <w:t xml:space="preserve">Empleado enviado: ( )De vuelta al </w:t>
      </w:r>
      <w:r w:rsidRPr="00963ED8">
        <w:rPr>
          <w:rFonts w:cs="Times New Roman"/>
          <w:spacing w:val="-1"/>
          <w:sz w:val="22"/>
          <w:szCs w:val="22"/>
          <w:lang w:val="es-CO"/>
          <w:rPrChange w:id="8916" w:author="Massiel Nayibe Moreno Ladino" w:date="2025-01-15T13:00:00Z" w16du:dateUtc="2025-01-15T18:00:00Z">
            <w:rPr>
              <w:rFonts w:cs="Times New Roman"/>
              <w:spacing w:val="-1"/>
              <w:sz w:val="22"/>
              <w:szCs w:val="22"/>
            </w:rPr>
          </w:rPrChange>
        </w:rPr>
        <w:t xml:space="preserve">trabajo </w:t>
      </w:r>
      <w:r w:rsidRPr="00963ED8">
        <w:rPr>
          <w:rFonts w:cs="Times New Roman"/>
          <w:sz w:val="22"/>
          <w:szCs w:val="22"/>
          <w:lang w:val="es-CO"/>
          <w:rPrChange w:id="8917" w:author="Massiel Nayibe Moreno Ladino" w:date="2025-01-15T13:00:00Z" w16du:dateUtc="2025-01-15T18:00:00Z">
            <w:rPr>
              <w:rFonts w:cs="Times New Roman"/>
              <w:sz w:val="22"/>
              <w:szCs w:val="22"/>
            </w:rPr>
          </w:rPrChange>
        </w:rPr>
        <w:t xml:space="preserve">( )Al médico ( </w:t>
      </w:r>
      <w:r w:rsidRPr="00963ED8">
        <w:rPr>
          <w:rFonts w:cs="Times New Roman"/>
          <w:spacing w:val="-1"/>
          <w:sz w:val="22"/>
          <w:szCs w:val="22"/>
          <w:lang w:val="es-CO"/>
          <w:rPrChange w:id="8918" w:author="Massiel Nayibe Moreno Ladino" w:date="2025-01-15T13:00:00Z" w16du:dateUtc="2025-01-15T18:00:00Z">
            <w:rPr>
              <w:rFonts w:cs="Times New Roman"/>
              <w:spacing w:val="-1"/>
              <w:sz w:val="22"/>
              <w:szCs w:val="22"/>
            </w:rPr>
          </w:rPrChange>
        </w:rPr>
        <w:t xml:space="preserve">)A casa </w:t>
      </w:r>
      <w:r w:rsidRPr="00963ED8">
        <w:rPr>
          <w:rFonts w:cs="Times New Roman"/>
          <w:sz w:val="22"/>
          <w:szCs w:val="22"/>
          <w:lang w:val="es-CO"/>
          <w:rPrChange w:id="8919" w:author="Massiel Nayibe Moreno Ladino" w:date="2025-01-15T13:00:00Z" w16du:dateUtc="2025-01-15T18:00:00Z">
            <w:rPr>
              <w:rFonts w:cs="Times New Roman"/>
              <w:sz w:val="22"/>
              <w:szCs w:val="22"/>
            </w:rPr>
          </w:rPrChange>
        </w:rPr>
        <w:t>( )Al hospital</w:t>
      </w:r>
    </w:p>
    <w:p w14:paraId="43840B27" w14:textId="77777777" w:rsidR="007D45CA" w:rsidRPr="00963ED8" w:rsidRDefault="007D45CA" w:rsidP="00E767D4">
      <w:pPr>
        <w:jc w:val="both"/>
        <w:rPr>
          <w:rFonts w:cs="Times New Roman"/>
          <w:sz w:val="22"/>
          <w:szCs w:val="22"/>
          <w:lang w:val="es-CO"/>
          <w:rPrChange w:id="8920" w:author="Massiel Nayibe Moreno Ladino" w:date="2025-01-15T13:00:00Z" w16du:dateUtc="2025-01-15T18:00:00Z">
            <w:rPr>
              <w:rFonts w:cs="Times New Roman"/>
              <w:sz w:val="22"/>
              <w:szCs w:val="22"/>
            </w:rPr>
          </w:rPrChange>
        </w:rPr>
      </w:pPr>
    </w:p>
    <w:p w14:paraId="51322970" w14:textId="77777777" w:rsidR="00441859" w:rsidRPr="00963ED8" w:rsidRDefault="00DE7F5C">
      <w:pPr>
        <w:jc w:val="both"/>
        <w:rPr>
          <w:rFonts w:eastAsia="Times New Roman" w:cs="Times New Roman"/>
          <w:sz w:val="22"/>
          <w:szCs w:val="22"/>
          <w:lang w:val="es-CO"/>
          <w:rPrChange w:id="8921" w:author="Massiel Nayibe Moreno Ladino" w:date="2025-01-15T13:00:00Z" w16du:dateUtc="2025-01-15T18:00:00Z">
            <w:rPr>
              <w:rFonts w:eastAsia="Times New Roman" w:cs="Times New Roman"/>
              <w:sz w:val="22"/>
              <w:szCs w:val="22"/>
            </w:rPr>
          </w:rPrChange>
        </w:rPr>
      </w:pPr>
      <w:r w:rsidRPr="00963ED8">
        <w:rPr>
          <w:rFonts w:cs="Times New Roman"/>
          <w:sz w:val="22"/>
          <w:szCs w:val="22"/>
          <w:lang w:val="es-CO"/>
          <w:rPrChange w:id="8922" w:author="Massiel Nayibe Moreno Ladino" w:date="2025-01-15T13:00:00Z" w16du:dateUtc="2025-01-15T18:00:00Z">
            <w:rPr>
              <w:rFonts w:cs="Times New Roman"/>
              <w:sz w:val="22"/>
              <w:szCs w:val="22"/>
            </w:rPr>
          </w:rPrChange>
        </w:rPr>
        <w:t xml:space="preserve">Si procede: </w:t>
      </w:r>
      <w:r w:rsidRPr="00963ED8">
        <w:rPr>
          <w:rFonts w:cs="Times New Roman"/>
          <w:spacing w:val="-1"/>
          <w:sz w:val="22"/>
          <w:szCs w:val="22"/>
          <w:lang w:val="es-CO"/>
          <w:rPrChange w:id="8923" w:author="Massiel Nayibe Moreno Ladino" w:date="2025-01-15T13:00:00Z" w16du:dateUtc="2025-01-15T18:00:00Z">
            <w:rPr>
              <w:rFonts w:cs="Times New Roman"/>
              <w:spacing w:val="-1"/>
              <w:sz w:val="22"/>
              <w:szCs w:val="22"/>
            </w:rPr>
          </w:rPrChange>
        </w:rPr>
        <w:t xml:space="preserve">Tiempo estimado </w:t>
      </w:r>
      <w:r w:rsidRPr="00963ED8">
        <w:rPr>
          <w:rFonts w:cs="Times New Roman"/>
          <w:sz w:val="22"/>
          <w:szCs w:val="22"/>
          <w:lang w:val="es-CO"/>
          <w:rPrChange w:id="8924" w:author="Massiel Nayibe Moreno Ladino" w:date="2025-01-15T13:00:00Z" w16du:dateUtc="2025-01-15T18:00:00Z">
            <w:rPr>
              <w:rFonts w:cs="Times New Roman"/>
              <w:sz w:val="22"/>
              <w:szCs w:val="22"/>
            </w:rPr>
          </w:rPrChange>
        </w:rPr>
        <w:t>de incapacidad</w:t>
      </w:r>
      <w:r w:rsidRPr="00963ED8">
        <w:rPr>
          <w:rFonts w:cs="Times New Roman"/>
          <w:sz w:val="22"/>
          <w:szCs w:val="22"/>
          <w:u w:val="single"/>
          <w:lang w:val="es-CO"/>
          <w:rPrChange w:id="8925" w:author="Massiel Nayibe Moreno Ladino" w:date="2025-01-15T13:00:00Z" w16du:dateUtc="2025-01-15T18:00:00Z">
            <w:rPr>
              <w:rFonts w:cs="Times New Roman"/>
              <w:sz w:val="22"/>
              <w:szCs w:val="22"/>
              <w:u w:val="single"/>
            </w:rPr>
          </w:rPrChange>
        </w:rPr>
        <w:t>:</w:t>
      </w:r>
      <w:r w:rsidRPr="00963ED8">
        <w:rPr>
          <w:rFonts w:cs="Times New Roman"/>
          <w:sz w:val="22"/>
          <w:szCs w:val="22"/>
          <w:lang w:val="es-CO"/>
          <w:rPrChange w:id="8926" w:author="Massiel Nayibe Moreno Ladino" w:date="2025-01-15T13:00:00Z" w16du:dateUtc="2025-01-15T18:00:00Z">
            <w:rPr>
              <w:rFonts w:cs="Times New Roman"/>
              <w:sz w:val="22"/>
              <w:szCs w:val="22"/>
            </w:rPr>
          </w:rPrChange>
        </w:rPr>
        <w:t>______Días</w:t>
      </w:r>
    </w:p>
    <w:p w14:paraId="0C6C7FAA" w14:textId="77777777" w:rsidR="00441859" w:rsidRPr="00963ED8" w:rsidRDefault="00DE7F5C">
      <w:pPr>
        <w:jc w:val="both"/>
        <w:rPr>
          <w:rFonts w:cs="Times New Roman"/>
          <w:sz w:val="22"/>
          <w:szCs w:val="22"/>
          <w:lang w:val="es-CO"/>
          <w:rPrChange w:id="8927" w:author="Massiel Nayibe Moreno Ladino" w:date="2025-01-15T13:00:00Z" w16du:dateUtc="2025-01-15T18:00:00Z">
            <w:rPr>
              <w:rFonts w:cs="Times New Roman"/>
              <w:sz w:val="22"/>
              <w:szCs w:val="22"/>
            </w:rPr>
          </w:rPrChange>
        </w:rPr>
      </w:pPr>
      <w:r w:rsidRPr="001A401E">
        <w:rPr>
          <w:rFonts w:cs="Times New Roman"/>
          <w:noProof/>
          <w:sz w:val="22"/>
          <w:szCs w:val="22"/>
        </w:rPr>
        <mc:AlternateContent>
          <mc:Choice Requires="wpg">
            <w:drawing>
              <wp:anchor distT="0" distB="0" distL="114300" distR="114300" simplePos="0" relativeHeight="251658243" behindDoc="1" locked="0" layoutInCell="1" allowOverlap="1" wp14:anchorId="71AFAFA4" wp14:editId="7BF223B4">
                <wp:simplePos x="0" y="0"/>
                <wp:positionH relativeFrom="margin">
                  <wp:align>center</wp:align>
                </wp:positionH>
                <wp:positionV relativeFrom="paragraph">
                  <wp:posOffset>156210</wp:posOffset>
                </wp:positionV>
                <wp:extent cx="6906260" cy="28575"/>
                <wp:effectExtent l="0" t="0" r="8890" b="9525"/>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06260" cy="28575"/>
                          <a:chOff x="682" y="28"/>
                          <a:chExt cx="10876" cy="45"/>
                        </a:xfrm>
                      </wpg:grpSpPr>
                      <wpg:grpSp>
                        <wpg:cNvPr id="65" name="Group 8"/>
                        <wpg:cNvGrpSpPr>
                          <a:grpSpLocks/>
                        </wpg:cNvGrpSpPr>
                        <wpg:grpSpPr bwMode="auto">
                          <a:xfrm>
                            <a:off x="690" y="65"/>
                            <a:ext cx="10860" cy="2"/>
                            <a:chOff x="690" y="65"/>
                            <a:chExt cx="10860" cy="2"/>
                          </a:xfrm>
                        </wpg:grpSpPr>
                        <wps:wsp>
                          <wps:cNvPr id="66" name="Freeform 9"/>
                          <wps:cNvSpPr>
                            <a:spLocks/>
                          </wps:cNvSpPr>
                          <wps:spPr bwMode="auto">
                            <a:xfrm>
                              <a:off x="690" y="65"/>
                              <a:ext cx="10860" cy="2"/>
                            </a:xfrm>
                            <a:custGeom>
                              <a:avLst/>
                              <a:gdLst>
                                <a:gd name="T0" fmla="+- 0 690 690"/>
                                <a:gd name="T1" fmla="*/ T0 w 10860"/>
                                <a:gd name="T2" fmla="+- 0 11550 690"/>
                                <a:gd name="T3" fmla="*/ T2 w 10860"/>
                              </a:gdLst>
                              <a:ahLst/>
                              <a:cxnLst>
                                <a:cxn ang="0">
                                  <a:pos x="T1" y="0"/>
                                </a:cxn>
                                <a:cxn ang="0">
                                  <a:pos x="T3" y="0"/>
                                </a:cxn>
                              </a:cxnLst>
                              <a:rect l="0" t="0" r="r" b="b"/>
                              <a:pathLst>
                                <a:path w="10860">
                                  <a:moveTo>
                                    <a:pt x="0" y="0"/>
                                  </a:moveTo>
                                  <a:lnTo>
                                    <a:pt x="1086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7" name="Group 10"/>
                        <wpg:cNvGrpSpPr>
                          <a:grpSpLocks/>
                        </wpg:cNvGrpSpPr>
                        <wpg:grpSpPr bwMode="auto">
                          <a:xfrm>
                            <a:off x="690" y="36"/>
                            <a:ext cx="10860" cy="2"/>
                            <a:chOff x="690" y="36"/>
                            <a:chExt cx="10860" cy="2"/>
                          </a:xfrm>
                        </wpg:grpSpPr>
                        <wps:wsp>
                          <wps:cNvPr id="68" name="Freeform 11"/>
                          <wps:cNvSpPr>
                            <a:spLocks/>
                          </wps:cNvSpPr>
                          <wps:spPr bwMode="auto">
                            <a:xfrm>
                              <a:off x="690" y="36"/>
                              <a:ext cx="10860" cy="2"/>
                            </a:xfrm>
                            <a:custGeom>
                              <a:avLst/>
                              <a:gdLst>
                                <a:gd name="T0" fmla="+- 0 690 690"/>
                                <a:gd name="T1" fmla="*/ T0 w 10860"/>
                                <a:gd name="T2" fmla="+- 0 11550 690"/>
                                <a:gd name="T3" fmla="*/ T2 w 10860"/>
                              </a:gdLst>
                              <a:ahLst/>
                              <a:cxnLst>
                                <a:cxn ang="0">
                                  <a:pos x="T1" y="0"/>
                                </a:cxn>
                                <a:cxn ang="0">
                                  <a:pos x="T3" y="0"/>
                                </a:cxn>
                              </a:cxnLst>
                              <a:rect l="0" t="0" r="r" b="b"/>
                              <a:pathLst>
                                <a:path w="10860">
                                  <a:moveTo>
                                    <a:pt x="0" y="0"/>
                                  </a:moveTo>
                                  <a:lnTo>
                                    <a:pt x="1086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1167E076">
              <v:group id="Group 64" style="position:absolute;margin-left:0;margin-top:12.3pt;width:543.8pt;height:2.25pt;z-index:-251658236;mso-position-horizontal:center;mso-position-horizontal-relative:margin" coordsize="10876,45" coordorigin="682,28"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" w14:anchorId="6FACA0E1">
                <v:group id="Group 8" style="position:absolute;left:690;top:65;width:10860;height:2" coordsize="10860,2" coordorigin="690,65"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shape id="Freeform 9" style="position:absolute;left:690;top:65;width:10860;height:2;visibility:visible;mso-wrap-style:square;v-text-anchor:top" coordsize="10860,2" o:spid="_x0000_s1028" filled="f" strokeweight=".82pt" path="m,l108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">
                    <v:path arrowok="t" o:connecttype="custom" o:connectlocs="0,0;10860,0" o:connectangles="0,0"/>
                  </v:shape>
                </v:group>
                <v:group id="Group 10" style="position:absolute;left:690;top:36;width:10860;height:2" coordsize="10860,2" coordorigin="690,36"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shape id="Freeform 11" style="position:absolute;left:690;top:36;width:10860;height:2;visibility:visible;mso-wrap-style:square;v-text-anchor:top" coordsize="10860,2" o:spid="_x0000_s1030" filled="f" strokeweight=".82pt" path="m,l108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">
                    <v:path arrowok="t" o:connecttype="custom" o:connectlocs="0,0;10860,0" o:connectangles="0,0"/>
                  </v:shape>
                </v:group>
                <w10:wrap anchorx="margin"/>
              </v:group>
            </w:pict>
          </mc:Fallback>
        </mc:AlternateContent>
      </w:r>
    </w:p>
    <w:p w14:paraId="357B12D8" w14:textId="77777777" w:rsidR="007D45CA" w:rsidRPr="00963ED8" w:rsidRDefault="007D45CA" w:rsidP="00E767D4">
      <w:pPr>
        <w:jc w:val="both"/>
        <w:rPr>
          <w:rFonts w:cs="Times New Roman"/>
          <w:sz w:val="22"/>
          <w:szCs w:val="22"/>
          <w:lang w:val="es-CO"/>
          <w:rPrChange w:id="8928" w:author="Massiel Nayibe Moreno Ladino" w:date="2025-01-15T13:00:00Z" w16du:dateUtc="2025-01-15T18:00:00Z">
            <w:rPr>
              <w:rFonts w:cs="Times New Roman"/>
              <w:sz w:val="22"/>
              <w:szCs w:val="22"/>
            </w:rPr>
          </w:rPrChange>
        </w:rPr>
      </w:pPr>
    </w:p>
    <w:p w14:paraId="396A454B" w14:textId="77777777" w:rsidR="00441859" w:rsidRPr="00963ED8" w:rsidRDefault="00DE7F5C">
      <w:pPr>
        <w:jc w:val="both"/>
        <w:rPr>
          <w:rFonts w:cs="Times New Roman"/>
          <w:b/>
          <w:bCs/>
          <w:spacing w:val="-1"/>
          <w:lang w:val="es-CO"/>
          <w:rPrChange w:id="8929" w:author="Massiel Nayibe Moreno Ladino" w:date="2025-01-15T13:00:00Z" w16du:dateUtc="2025-01-15T18:00:00Z">
            <w:rPr>
              <w:rFonts w:cs="Times New Roman"/>
              <w:b/>
              <w:bCs/>
              <w:spacing w:val="-1"/>
            </w:rPr>
          </w:rPrChange>
        </w:rPr>
      </w:pPr>
      <w:r w:rsidRPr="00963ED8">
        <w:rPr>
          <w:rFonts w:cs="Times New Roman"/>
          <w:b/>
          <w:bCs/>
          <w:spacing w:val="-1"/>
          <w:lang w:val="es-CO"/>
          <w:rPrChange w:id="8930" w:author="Massiel Nayibe Moreno Ladino" w:date="2025-01-15T13:00:00Z" w16du:dateUtc="2025-01-15T18:00:00Z">
            <w:rPr>
              <w:rFonts w:cs="Times New Roman"/>
              <w:b/>
              <w:bCs/>
              <w:spacing w:val="-1"/>
            </w:rPr>
          </w:rPrChange>
        </w:rPr>
        <w:t xml:space="preserve">Sólo </w:t>
      </w:r>
      <w:r w:rsidRPr="00963ED8">
        <w:rPr>
          <w:rFonts w:cs="Times New Roman"/>
          <w:b/>
          <w:bCs/>
          <w:lang w:val="es-CO"/>
          <w:rPrChange w:id="8931" w:author="Massiel Nayibe Moreno Ladino" w:date="2025-01-15T13:00:00Z" w16du:dateUtc="2025-01-15T18:00:00Z">
            <w:rPr>
              <w:rFonts w:cs="Times New Roman"/>
              <w:b/>
              <w:bCs/>
            </w:rPr>
          </w:rPrChange>
        </w:rPr>
        <w:t xml:space="preserve">para </w:t>
      </w:r>
      <w:r w:rsidRPr="00963ED8">
        <w:rPr>
          <w:rFonts w:cs="Times New Roman"/>
          <w:b/>
          <w:bCs/>
          <w:spacing w:val="-1"/>
          <w:lang w:val="es-CO"/>
          <w:rPrChange w:id="8932" w:author="Massiel Nayibe Moreno Ladino" w:date="2025-01-15T13:00:00Z" w16du:dateUtc="2025-01-15T18:00:00Z">
            <w:rPr>
              <w:rFonts w:cs="Times New Roman"/>
              <w:b/>
              <w:bCs/>
              <w:spacing w:val="-1"/>
            </w:rPr>
          </w:rPrChange>
        </w:rPr>
        <w:t>accidentes de tráfico</w:t>
      </w:r>
    </w:p>
    <w:p w14:paraId="782BA918" w14:textId="77777777" w:rsidR="007D45CA" w:rsidRPr="00963ED8" w:rsidRDefault="007D45CA" w:rsidP="00E767D4">
      <w:pPr>
        <w:jc w:val="both"/>
        <w:rPr>
          <w:rFonts w:cs="Times New Roman"/>
          <w:b/>
          <w:bCs/>
          <w:lang w:val="es-CO"/>
          <w:rPrChange w:id="8933" w:author="Massiel Nayibe Moreno Ladino" w:date="2025-01-15T13:00:00Z" w16du:dateUtc="2025-01-15T18:00:00Z">
            <w:rPr>
              <w:rFonts w:cs="Times New Roman"/>
              <w:b/>
              <w:bCs/>
            </w:rPr>
          </w:rPrChange>
        </w:rPr>
      </w:pPr>
    </w:p>
    <w:p w14:paraId="3CF1325A" w14:textId="77777777" w:rsidR="00441859" w:rsidRPr="00963ED8" w:rsidRDefault="00DE7F5C">
      <w:pPr>
        <w:jc w:val="both"/>
        <w:rPr>
          <w:rFonts w:cs="Times New Roman"/>
          <w:spacing w:val="11"/>
          <w:sz w:val="22"/>
          <w:szCs w:val="22"/>
          <w:lang w:val="es-CO"/>
          <w:rPrChange w:id="8934" w:author="Massiel Nayibe Moreno Ladino" w:date="2025-01-15T13:00:00Z" w16du:dateUtc="2025-01-15T18:00:00Z">
            <w:rPr>
              <w:rFonts w:cs="Times New Roman"/>
              <w:spacing w:val="11"/>
              <w:sz w:val="22"/>
              <w:szCs w:val="22"/>
            </w:rPr>
          </w:rPrChange>
        </w:rPr>
      </w:pPr>
      <w:r w:rsidRPr="00963ED8">
        <w:rPr>
          <w:rFonts w:cs="Times New Roman"/>
          <w:sz w:val="22"/>
          <w:szCs w:val="22"/>
          <w:lang w:val="es-CO"/>
          <w:rPrChange w:id="8935" w:author="Massiel Nayibe Moreno Ladino" w:date="2025-01-15T13:00:00Z" w16du:dateUtc="2025-01-15T18:00:00Z">
            <w:rPr>
              <w:rFonts w:cs="Times New Roman"/>
              <w:sz w:val="22"/>
              <w:szCs w:val="22"/>
            </w:rPr>
          </w:rPrChange>
        </w:rPr>
        <w:t>Propietario: ( ) Socios Colombia</w:t>
      </w:r>
      <w:r w:rsidRPr="00963ED8">
        <w:rPr>
          <w:rFonts w:cs="Times New Roman"/>
          <w:sz w:val="22"/>
          <w:szCs w:val="22"/>
          <w:lang w:val="es-CO"/>
          <w:rPrChange w:id="8936" w:author="Massiel Nayibe Moreno Ladino" w:date="2025-01-15T13:00:00Z" w16du:dateUtc="2025-01-15T18:00:00Z">
            <w:rPr>
              <w:rFonts w:cs="Times New Roman"/>
              <w:sz w:val="22"/>
              <w:szCs w:val="22"/>
            </w:rPr>
          </w:rPrChange>
        </w:rPr>
        <w:tab/>
      </w:r>
      <w:r w:rsidRPr="00963ED8">
        <w:rPr>
          <w:rFonts w:cs="Times New Roman"/>
          <w:sz w:val="22"/>
          <w:szCs w:val="22"/>
          <w:lang w:val="es-CO"/>
          <w:rPrChange w:id="8937" w:author="Massiel Nayibe Moreno Ladino" w:date="2025-01-15T13:00:00Z" w16du:dateUtc="2025-01-15T18:00:00Z">
            <w:rPr>
              <w:rFonts w:cs="Times New Roman"/>
              <w:sz w:val="22"/>
              <w:szCs w:val="22"/>
            </w:rPr>
          </w:rPrChange>
        </w:rPr>
        <w:tab/>
        <w:t xml:space="preserve">( </w:t>
      </w:r>
      <w:r w:rsidRPr="00963ED8">
        <w:rPr>
          <w:rFonts w:cs="Times New Roman"/>
          <w:spacing w:val="-1"/>
          <w:sz w:val="22"/>
          <w:szCs w:val="22"/>
          <w:lang w:val="es-CO"/>
          <w:rPrChange w:id="8938" w:author="Massiel Nayibe Moreno Ladino" w:date="2025-01-15T13:00:00Z" w16du:dateUtc="2025-01-15T18:00:00Z">
            <w:rPr>
              <w:rFonts w:cs="Times New Roman"/>
              <w:spacing w:val="-1"/>
              <w:sz w:val="22"/>
              <w:szCs w:val="22"/>
            </w:rPr>
          </w:rPrChange>
        </w:rPr>
        <w:t>)Otros (Nombre/Dirección</w:t>
      </w:r>
      <w:r w:rsidRPr="00963ED8">
        <w:rPr>
          <w:rFonts w:cs="Times New Roman"/>
          <w:sz w:val="22"/>
          <w:szCs w:val="22"/>
          <w:u w:val="single" w:color="000000"/>
          <w:lang w:val="es-CO"/>
          <w:rPrChange w:id="8939" w:author="Massiel Nayibe Moreno Ladino" w:date="2025-01-15T13:00:00Z" w16du:dateUtc="2025-01-15T18:00:00Z">
            <w:rPr>
              <w:rFonts w:cs="Times New Roman"/>
              <w:sz w:val="22"/>
              <w:szCs w:val="22"/>
              <w:u w:val="single" w:color="000000"/>
            </w:rPr>
          </w:rPrChange>
        </w:rPr>
        <w:t xml:space="preserve">) </w:t>
      </w:r>
      <w:r w:rsidRPr="00963ED8">
        <w:rPr>
          <w:rFonts w:cs="Times New Roman"/>
          <w:sz w:val="22"/>
          <w:szCs w:val="22"/>
          <w:u w:val="single" w:color="000000"/>
          <w:lang w:val="es-CO"/>
          <w:rPrChange w:id="8940" w:author="Massiel Nayibe Moreno Ladino" w:date="2025-01-15T13:00:00Z" w16du:dateUtc="2025-01-15T18:00:00Z">
            <w:rPr>
              <w:rFonts w:cs="Times New Roman"/>
              <w:sz w:val="22"/>
              <w:szCs w:val="22"/>
              <w:u w:val="single" w:color="000000"/>
            </w:rPr>
          </w:rPrChange>
        </w:rPr>
        <w:tab/>
      </w:r>
      <w:r w:rsidRPr="00963ED8">
        <w:rPr>
          <w:rFonts w:cs="Times New Roman"/>
          <w:sz w:val="22"/>
          <w:szCs w:val="22"/>
          <w:u w:val="single" w:color="000000"/>
          <w:lang w:val="es-CO"/>
          <w:rPrChange w:id="8941" w:author="Massiel Nayibe Moreno Ladino" w:date="2025-01-15T13:00:00Z" w16du:dateUtc="2025-01-15T18:00:00Z">
            <w:rPr>
              <w:rFonts w:cs="Times New Roman"/>
              <w:sz w:val="22"/>
              <w:szCs w:val="22"/>
              <w:u w:val="single" w:color="000000"/>
            </w:rPr>
          </w:rPrChange>
        </w:rPr>
        <w:tab/>
      </w:r>
      <w:r w:rsidRPr="00963ED8">
        <w:rPr>
          <w:rFonts w:cs="Times New Roman"/>
          <w:spacing w:val="11"/>
          <w:sz w:val="22"/>
          <w:szCs w:val="22"/>
          <w:lang w:val="es-CO"/>
          <w:rPrChange w:id="8942" w:author="Massiel Nayibe Moreno Ladino" w:date="2025-01-15T13:00:00Z" w16du:dateUtc="2025-01-15T18:00:00Z">
            <w:rPr>
              <w:rFonts w:cs="Times New Roman"/>
              <w:spacing w:val="11"/>
              <w:sz w:val="22"/>
              <w:szCs w:val="22"/>
            </w:rPr>
          </w:rPrChange>
        </w:rPr>
        <w:t xml:space="preserve"> </w:t>
      </w:r>
    </w:p>
    <w:p w14:paraId="116174AD" w14:textId="77777777" w:rsidR="007D45CA" w:rsidRPr="00963ED8" w:rsidRDefault="007D45CA" w:rsidP="00E767D4">
      <w:pPr>
        <w:jc w:val="both"/>
        <w:rPr>
          <w:rFonts w:cs="Times New Roman"/>
          <w:sz w:val="22"/>
          <w:szCs w:val="22"/>
          <w:lang w:val="es-CO"/>
          <w:rPrChange w:id="8943" w:author="Massiel Nayibe Moreno Ladino" w:date="2025-01-15T13:00:00Z" w16du:dateUtc="2025-01-15T18:00:00Z">
            <w:rPr>
              <w:rFonts w:cs="Times New Roman"/>
              <w:sz w:val="22"/>
              <w:szCs w:val="22"/>
            </w:rPr>
          </w:rPrChange>
        </w:rPr>
      </w:pPr>
    </w:p>
    <w:p w14:paraId="0C2573F3" w14:textId="77777777" w:rsidR="00441859" w:rsidRPr="00963ED8" w:rsidRDefault="00DE7F5C">
      <w:pPr>
        <w:jc w:val="both"/>
        <w:rPr>
          <w:rFonts w:cs="Times New Roman"/>
          <w:spacing w:val="-1"/>
          <w:sz w:val="22"/>
          <w:szCs w:val="22"/>
          <w:u w:val="single" w:color="000000"/>
          <w:lang w:val="es-CO"/>
          <w:rPrChange w:id="8944" w:author="Massiel Nayibe Moreno Ladino" w:date="2025-01-15T13:00:00Z" w16du:dateUtc="2025-01-15T18:00:00Z">
            <w:rPr>
              <w:rFonts w:cs="Times New Roman"/>
              <w:spacing w:val="-1"/>
              <w:sz w:val="22"/>
              <w:szCs w:val="22"/>
              <w:u w:val="single" w:color="000000"/>
            </w:rPr>
          </w:rPrChange>
        </w:rPr>
      </w:pPr>
      <w:r w:rsidRPr="00963ED8">
        <w:rPr>
          <w:rFonts w:cs="Times New Roman"/>
          <w:sz w:val="22"/>
          <w:szCs w:val="22"/>
          <w:lang w:val="es-CO"/>
          <w:rPrChange w:id="8945" w:author="Massiel Nayibe Moreno Ladino" w:date="2025-01-15T13:00:00Z" w16du:dateUtc="2025-01-15T18:00:00Z">
            <w:rPr>
              <w:rFonts w:cs="Times New Roman"/>
              <w:sz w:val="22"/>
              <w:szCs w:val="22"/>
            </w:rPr>
          </w:rPrChange>
        </w:rPr>
        <w:t>Número de matrícula:</w:t>
      </w:r>
      <w:r w:rsidRPr="00963ED8">
        <w:rPr>
          <w:rFonts w:cs="Times New Roman"/>
          <w:sz w:val="22"/>
          <w:szCs w:val="22"/>
          <w:u w:val="single" w:color="000000"/>
          <w:lang w:val="es-CO"/>
          <w:rPrChange w:id="8946" w:author="Massiel Nayibe Moreno Ladino" w:date="2025-01-15T13:00:00Z" w16du:dateUtc="2025-01-15T18:00:00Z">
            <w:rPr>
              <w:rFonts w:cs="Times New Roman"/>
              <w:sz w:val="22"/>
              <w:szCs w:val="22"/>
              <w:u w:val="single" w:color="000000"/>
            </w:rPr>
          </w:rPrChange>
        </w:rPr>
        <w:tab/>
      </w:r>
      <w:r w:rsidRPr="00963ED8">
        <w:rPr>
          <w:rFonts w:cs="Times New Roman"/>
          <w:sz w:val="22"/>
          <w:szCs w:val="22"/>
          <w:u w:val="single" w:color="000000"/>
          <w:lang w:val="es-CO"/>
          <w:rPrChange w:id="8947" w:author="Massiel Nayibe Moreno Ladino" w:date="2025-01-15T13:00:00Z" w16du:dateUtc="2025-01-15T18:00:00Z">
            <w:rPr>
              <w:rFonts w:cs="Times New Roman"/>
              <w:sz w:val="22"/>
              <w:szCs w:val="22"/>
              <w:u w:val="single" w:color="000000"/>
            </w:rPr>
          </w:rPrChange>
        </w:rPr>
        <w:tab/>
      </w:r>
      <w:r w:rsidRPr="00963ED8">
        <w:rPr>
          <w:rFonts w:cs="Times New Roman"/>
          <w:sz w:val="22"/>
          <w:szCs w:val="22"/>
          <w:u w:val="single" w:color="000000"/>
          <w:lang w:val="es-CO"/>
          <w:rPrChange w:id="8948" w:author="Massiel Nayibe Moreno Ladino" w:date="2025-01-15T13:00:00Z" w16du:dateUtc="2025-01-15T18:00:00Z">
            <w:rPr>
              <w:rFonts w:cs="Times New Roman"/>
              <w:sz w:val="22"/>
              <w:szCs w:val="22"/>
              <w:u w:val="single" w:color="000000"/>
            </w:rPr>
          </w:rPrChange>
        </w:rPr>
        <w:tab/>
      </w:r>
      <w:r w:rsidRPr="00963ED8">
        <w:rPr>
          <w:rFonts w:cs="Times New Roman"/>
          <w:sz w:val="22"/>
          <w:szCs w:val="22"/>
          <w:lang w:val="es-CO"/>
          <w:rPrChange w:id="8949" w:author="Massiel Nayibe Moreno Ladino" w:date="2025-01-15T13:00:00Z" w16du:dateUtc="2025-01-15T18:00:00Z">
            <w:rPr>
              <w:rFonts w:cs="Times New Roman"/>
              <w:sz w:val="22"/>
              <w:szCs w:val="22"/>
            </w:rPr>
          </w:rPrChange>
        </w:rPr>
        <w:t xml:space="preserve"> Año</w:t>
      </w:r>
      <w:r w:rsidRPr="00963ED8">
        <w:rPr>
          <w:rFonts w:cs="Times New Roman"/>
          <w:spacing w:val="-1"/>
          <w:sz w:val="22"/>
          <w:szCs w:val="22"/>
          <w:lang w:val="es-CO"/>
          <w:rPrChange w:id="8950" w:author="Massiel Nayibe Moreno Ladino" w:date="2025-01-15T13:00:00Z" w16du:dateUtc="2025-01-15T18:00:00Z">
            <w:rPr>
              <w:rFonts w:cs="Times New Roman"/>
              <w:spacing w:val="-1"/>
              <w:sz w:val="22"/>
              <w:szCs w:val="22"/>
            </w:rPr>
          </w:rPrChange>
        </w:rPr>
        <w:t>:</w:t>
      </w:r>
      <w:r w:rsidRPr="00963ED8">
        <w:rPr>
          <w:rFonts w:cs="Times New Roman"/>
          <w:spacing w:val="-1"/>
          <w:sz w:val="22"/>
          <w:szCs w:val="22"/>
          <w:u w:val="single" w:color="000000"/>
          <w:lang w:val="es-CO"/>
          <w:rPrChange w:id="8951" w:author="Massiel Nayibe Moreno Ladino" w:date="2025-01-15T13:00:00Z" w16du:dateUtc="2025-01-15T18:00:00Z">
            <w:rPr>
              <w:rFonts w:cs="Times New Roman"/>
              <w:spacing w:val="-1"/>
              <w:sz w:val="22"/>
              <w:szCs w:val="22"/>
              <w:u w:val="single" w:color="000000"/>
            </w:rPr>
          </w:rPrChange>
        </w:rPr>
        <w:tab/>
      </w:r>
      <w:r w:rsidRPr="00963ED8">
        <w:rPr>
          <w:rFonts w:cs="Times New Roman"/>
          <w:spacing w:val="-1"/>
          <w:sz w:val="22"/>
          <w:szCs w:val="22"/>
          <w:u w:val="single" w:color="000000"/>
          <w:lang w:val="es-CO"/>
          <w:rPrChange w:id="8952" w:author="Massiel Nayibe Moreno Ladino" w:date="2025-01-15T13:00:00Z" w16du:dateUtc="2025-01-15T18:00:00Z">
            <w:rPr>
              <w:rFonts w:cs="Times New Roman"/>
              <w:spacing w:val="-1"/>
              <w:sz w:val="22"/>
              <w:szCs w:val="22"/>
              <w:u w:val="single" w:color="000000"/>
            </w:rPr>
          </w:rPrChange>
        </w:rPr>
        <w:tab/>
      </w:r>
    </w:p>
    <w:p w14:paraId="5B6AAEE5" w14:textId="77777777" w:rsidR="007D45CA" w:rsidRPr="00963ED8" w:rsidRDefault="007D45CA" w:rsidP="00E767D4">
      <w:pPr>
        <w:jc w:val="both"/>
        <w:rPr>
          <w:rFonts w:cs="Times New Roman"/>
          <w:spacing w:val="-1"/>
          <w:sz w:val="22"/>
          <w:szCs w:val="22"/>
          <w:u w:val="single" w:color="000000"/>
          <w:lang w:val="es-CO"/>
          <w:rPrChange w:id="8953" w:author="Massiel Nayibe Moreno Ladino" w:date="2025-01-15T13:00:00Z" w16du:dateUtc="2025-01-15T18:00:00Z">
            <w:rPr>
              <w:rFonts w:cs="Times New Roman"/>
              <w:spacing w:val="-1"/>
              <w:sz w:val="22"/>
              <w:szCs w:val="22"/>
              <w:u w:val="single" w:color="000000"/>
            </w:rPr>
          </w:rPrChange>
        </w:rPr>
      </w:pPr>
    </w:p>
    <w:p w14:paraId="13DDEF2C" w14:textId="77777777" w:rsidR="00441859" w:rsidRPr="00963ED8" w:rsidRDefault="00DE7F5C">
      <w:pPr>
        <w:jc w:val="both"/>
        <w:rPr>
          <w:rFonts w:cs="Times New Roman"/>
          <w:sz w:val="22"/>
          <w:szCs w:val="22"/>
          <w:lang w:val="es-CO"/>
          <w:rPrChange w:id="8954" w:author="Massiel Nayibe Moreno Ladino" w:date="2025-01-15T13:00:00Z" w16du:dateUtc="2025-01-15T18:00:00Z">
            <w:rPr>
              <w:rFonts w:cs="Times New Roman"/>
              <w:sz w:val="22"/>
              <w:szCs w:val="22"/>
            </w:rPr>
          </w:rPrChange>
        </w:rPr>
      </w:pPr>
      <w:r w:rsidRPr="00963ED8">
        <w:rPr>
          <w:rFonts w:cs="Times New Roman"/>
          <w:spacing w:val="-1"/>
          <w:sz w:val="22"/>
          <w:szCs w:val="22"/>
          <w:lang w:val="es-CO"/>
          <w:rPrChange w:id="8955" w:author="Massiel Nayibe Moreno Ladino" w:date="2025-01-15T13:00:00Z" w16du:dateUtc="2025-01-15T18:00:00Z">
            <w:rPr>
              <w:rFonts w:cs="Times New Roman"/>
              <w:spacing w:val="-1"/>
              <w:sz w:val="22"/>
              <w:szCs w:val="22"/>
            </w:rPr>
          </w:rPrChange>
        </w:rPr>
        <w:t>Marca/Modelo</w:t>
      </w:r>
      <w:r w:rsidRPr="00963ED8">
        <w:rPr>
          <w:rFonts w:cs="Times New Roman"/>
          <w:sz w:val="22"/>
          <w:szCs w:val="22"/>
          <w:u w:val="single" w:color="000000"/>
          <w:lang w:val="es-CO"/>
          <w:rPrChange w:id="8956" w:author="Massiel Nayibe Moreno Ladino" w:date="2025-01-15T13:00:00Z" w16du:dateUtc="2025-01-15T18:00:00Z">
            <w:rPr>
              <w:rFonts w:cs="Times New Roman"/>
              <w:sz w:val="22"/>
              <w:szCs w:val="22"/>
              <w:u w:val="single" w:color="000000"/>
            </w:rPr>
          </w:rPrChange>
        </w:rPr>
        <w:t xml:space="preserve">: </w:t>
      </w:r>
      <w:r w:rsidRPr="00963ED8">
        <w:rPr>
          <w:rFonts w:cs="Times New Roman"/>
          <w:sz w:val="22"/>
          <w:szCs w:val="22"/>
          <w:u w:val="single" w:color="000000"/>
          <w:lang w:val="es-CO"/>
          <w:rPrChange w:id="8957" w:author="Massiel Nayibe Moreno Ladino" w:date="2025-01-15T13:00:00Z" w16du:dateUtc="2025-01-15T18:00:00Z">
            <w:rPr>
              <w:rFonts w:cs="Times New Roman"/>
              <w:sz w:val="22"/>
              <w:szCs w:val="22"/>
              <w:u w:val="single" w:color="000000"/>
            </w:rPr>
          </w:rPrChange>
        </w:rPr>
        <w:tab/>
      </w:r>
      <w:r w:rsidRPr="00963ED8">
        <w:rPr>
          <w:rFonts w:cs="Times New Roman"/>
          <w:sz w:val="22"/>
          <w:szCs w:val="22"/>
          <w:u w:val="single" w:color="000000"/>
          <w:lang w:val="es-CO"/>
          <w:rPrChange w:id="8958" w:author="Massiel Nayibe Moreno Ladino" w:date="2025-01-15T13:00:00Z" w16du:dateUtc="2025-01-15T18:00:00Z">
            <w:rPr>
              <w:rFonts w:cs="Times New Roman"/>
              <w:sz w:val="22"/>
              <w:szCs w:val="22"/>
              <w:u w:val="single" w:color="000000"/>
            </w:rPr>
          </w:rPrChange>
        </w:rPr>
        <w:tab/>
      </w:r>
      <w:r w:rsidRPr="00963ED8">
        <w:rPr>
          <w:rFonts w:cs="Times New Roman"/>
          <w:sz w:val="22"/>
          <w:szCs w:val="22"/>
          <w:u w:val="single" w:color="000000"/>
          <w:lang w:val="es-CO"/>
          <w:rPrChange w:id="8959" w:author="Massiel Nayibe Moreno Ladino" w:date="2025-01-15T13:00:00Z" w16du:dateUtc="2025-01-15T18:00:00Z">
            <w:rPr>
              <w:rFonts w:cs="Times New Roman"/>
              <w:sz w:val="22"/>
              <w:szCs w:val="22"/>
              <w:u w:val="single" w:color="000000"/>
            </w:rPr>
          </w:rPrChange>
        </w:rPr>
        <w:tab/>
      </w:r>
      <w:r w:rsidRPr="00963ED8">
        <w:rPr>
          <w:rFonts w:cs="Times New Roman"/>
          <w:spacing w:val="40"/>
          <w:sz w:val="22"/>
          <w:szCs w:val="22"/>
          <w:lang w:val="es-CO"/>
          <w:rPrChange w:id="8960" w:author="Massiel Nayibe Moreno Ladino" w:date="2025-01-15T13:00:00Z" w16du:dateUtc="2025-01-15T18:00:00Z">
            <w:rPr>
              <w:rFonts w:cs="Times New Roman"/>
              <w:spacing w:val="40"/>
              <w:sz w:val="22"/>
              <w:szCs w:val="22"/>
            </w:rPr>
          </w:rPrChange>
        </w:rPr>
        <w:t xml:space="preserve"> </w:t>
      </w:r>
    </w:p>
    <w:p w14:paraId="5A8E3641" w14:textId="77777777" w:rsidR="007D45CA" w:rsidRPr="00963ED8" w:rsidRDefault="007D45CA" w:rsidP="00E767D4">
      <w:pPr>
        <w:jc w:val="both"/>
        <w:rPr>
          <w:rFonts w:cs="Times New Roman"/>
          <w:spacing w:val="-1"/>
          <w:sz w:val="22"/>
          <w:szCs w:val="22"/>
          <w:lang w:val="es-CO"/>
          <w:rPrChange w:id="8961" w:author="Massiel Nayibe Moreno Ladino" w:date="2025-01-15T13:00:00Z" w16du:dateUtc="2025-01-15T18:00:00Z">
            <w:rPr>
              <w:rFonts w:cs="Times New Roman"/>
              <w:spacing w:val="-1"/>
              <w:sz w:val="22"/>
              <w:szCs w:val="22"/>
            </w:rPr>
          </w:rPrChange>
        </w:rPr>
      </w:pPr>
    </w:p>
    <w:p w14:paraId="442D1FCF" w14:textId="77777777" w:rsidR="00441859" w:rsidRPr="00963ED8" w:rsidRDefault="00DE7F5C">
      <w:pPr>
        <w:jc w:val="both"/>
        <w:rPr>
          <w:rFonts w:cs="Times New Roman"/>
          <w:noProof/>
          <w:sz w:val="22"/>
          <w:szCs w:val="22"/>
          <w:lang w:val="es-CO"/>
          <w:rPrChange w:id="8962" w:author="Massiel Nayibe Moreno Ladino" w:date="2025-01-15T13:00:00Z" w16du:dateUtc="2025-01-15T18:00:00Z">
            <w:rPr>
              <w:rFonts w:cs="Times New Roman"/>
              <w:noProof/>
              <w:sz w:val="22"/>
              <w:szCs w:val="22"/>
            </w:rPr>
          </w:rPrChange>
        </w:rPr>
      </w:pPr>
      <w:r w:rsidRPr="00963ED8">
        <w:rPr>
          <w:rFonts w:cs="Times New Roman"/>
          <w:spacing w:val="-1"/>
          <w:sz w:val="22"/>
          <w:szCs w:val="22"/>
          <w:lang w:val="es-CO"/>
          <w:rPrChange w:id="8963" w:author="Massiel Nayibe Moreno Ladino" w:date="2025-01-15T13:00:00Z" w16du:dateUtc="2025-01-15T18:00:00Z">
            <w:rPr>
              <w:rFonts w:cs="Times New Roman"/>
              <w:spacing w:val="-1"/>
              <w:sz w:val="22"/>
              <w:szCs w:val="22"/>
            </w:rPr>
          </w:rPrChange>
        </w:rPr>
        <w:lastRenderedPageBreak/>
        <w:t>Breve descripción del daño:</w:t>
      </w:r>
    </w:p>
    <w:p w14:paraId="122A2437" w14:textId="77777777" w:rsidR="00441859" w:rsidRPr="00963ED8" w:rsidRDefault="00DE7F5C">
      <w:pPr>
        <w:jc w:val="both"/>
        <w:rPr>
          <w:rFonts w:cs="Times New Roman"/>
          <w:noProof/>
          <w:sz w:val="22"/>
          <w:szCs w:val="22"/>
          <w:lang w:val="es-CO"/>
          <w:rPrChange w:id="8964" w:author="Massiel Nayibe Moreno Ladino" w:date="2025-01-15T13:00:00Z" w16du:dateUtc="2025-01-15T18:00:00Z">
            <w:rPr>
              <w:rFonts w:cs="Times New Roman"/>
              <w:noProof/>
              <w:sz w:val="22"/>
              <w:szCs w:val="22"/>
            </w:rPr>
          </w:rPrChange>
        </w:rPr>
      </w:pPr>
      <w:r w:rsidRPr="00963ED8">
        <w:rPr>
          <w:rFonts w:cs="Times New Roman"/>
          <w:noProof/>
          <w:sz w:val="22"/>
          <w:szCs w:val="22"/>
          <w:lang w:val="es-CO"/>
          <w:rPrChange w:id="8965" w:author="Massiel Nayibe Moreno Ladino" w:date="2025-01-15T13:00:00Z" w16du:dateUtc="2025-01-15T18:00:00Z">
            <w:rPr>
              <w:rFonts w:cs="Times New Roman"/>
              <w:noProof/>
              <w:sz w:val="22"/>
              <w:szCs w:val="22"/>
            </w:rPr>
          </w:rPrChang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2B92D7" w14:textId="77777777" w:rsidR="007D45CA" w:rsidRPr="00963ED8" w:rsidRDefault="007D45CA" w:rsidP="00E767D4">
      <w:pPr>
        <w:jc w:val="both"/>
        <w:rPr>
          <w:rFonts w:cs="Times New Roman"/>
          <w:sz w:val="22"/>
          <w:szCs w:val="22"/>
          <w:lang w:val="es-CO"/>
          <w:rPrChange w:id="8966" w:author="Massiel Nayibe Moreno Ladino" w:date="2025-01-15T13:00:00Z" w16du:dateUtc="2025-01-15T18:00:00Z">
            <w:rPr>
              <w:rFonts w:cs="Times New Roman"/>
              <w:sz w:val="22"/>
              <w:szCs w:val="22"/>
            </w:rPr>
          </w:rPrChange>
        </w:rPr>
      </w:pPr>
    </w:p>
    <w:p w14:paraId="75BC078D" w14:textId="77777777" w:rsidR="00441859" w:rsidRPr="00963ED8" w:rsidRDefault="00DE7F5C">
      <w:pPr>
        <w:jc w:val="both"/>
        <w:rPr>
          <w:rFonts w:cs="Times New Roman"/>
          <w:spacing w:val="-1"/>
          <w:sz w:val="22"/>
          <w:szCs w:val="22"/>
          <w:lang w:val="es-CO"/>
          <w:rPrChange w:id="8967" w:author="Massiel Nayibe Moreno Ladino" w:date="2025-01-15T13:00:00Z" w16du:dateUtc="2025-01-15T18:00:00Z">
            <w:rPr>
              <w:rFonts w:cs="Times New Roman"/>
              <w:spacing w:val="-1"/>
              <w:sz w:val="22"/>
              <w:szCs w:val="22"/>
            </w:rPr>
          </w:rPrChange>
        </w:rPr>
      </w:pPr>
      <w:r w:rsidRPr="00963ED8">
        <w:rPr>
          <w:rFonts w:cs="Times New Roman"/>
          <w:sz w:val="22"/>
          <w:szCs w:val="22"/>
          <w:lang w:val="es-CO"/>
          <w:rPrChange w:id="8968" w:author="Massiel Nayibe Moreno Ladino" w:date="2025-01-15T13:00:00Z" w16du:dateUtc="2025-01-15T18:00:00Z">
            <w:rPr>
              <w:rFonts w:cs="Times New Roman"/>
              <w:sz w:val="22"/>
              <w:szCs w:val="22"/>
            </w:rPr>
          </w:rPrChange>
        </w:rPr>
        <w:t>Horas de reparación (estimadas</w:t>
      </w:r>
      <w:r w:rsidRPr="00963ED8">
        <w:rPr>
          <w:rFonts w:cs="Times New Roman"/>
          <w:spacing w:val="-1"/>
          <w:sz w:val="22"/>
          <w:szCs w:val="22"/>
          <w:lang w:val="es-CO"/>
          <w:rPrChange w:id="8969" w:author="Massiel Nayibe Moreno Ladino" w:date="2025-01-15T13:00:00Z" w16du:dateUtc="2025-01-15T18:00:00Z">
            <w:rPr>
              <w:rFonts w:cs="Times New Roman"/>
              <w:spacing w:val="-1"/>
              <w:sz w:val="22"/>
              <w:szCs w:val="22"/>
            </w:rPr>
          </w:rPrChange>
        </w:rPr>
        <w:t>)</w:t>
      </w:r>
      <w:r w:rsidRPr="00963ED8">
        <w:rPr>
          <w:rFonts w:cs="Times New Roman"/>
          <w:spacing w:val="-1"/>
          <w:sz w:val="22"/>
          <w:szCs w:val="22"/>
          <w:u w:val="single" w:color="000000"/>
          <w:lang w:val="es-CO"/>
          <w:rPrChange w:id="8970" w:author="Massiel Nayibe Moreno Ladino" w:date="2025-01-15T13:00:00Z" w16du:dateUtc="2025-01-15T18:00:00Z">
            <w:rPr>
              <w:rFonts w:cs="Times New Roman"/>
              <w:spacing w:val="-1"/>
              <w:sz w:val="22"/>
              <w:szCs w:val="22"/>
              <w:u w:val="single" w:color="000000"/>
            </w:rPr>
          </w:rPrChange>
        </w:rPr>
        <w:tab/>
      </w:r>
      <w:r w:rsidRPr="00963ED8">
        <w:rPr>
          <w:rFonts w:cs="Times New Roman"/>
          <w:spacing w:val="-1"/>
          <w:sz w:val="22"/>
          <w:szCs w:val="22"/>
          <w:lang w:val="es-CO"/>
          <w:rPrChange w:id="8971" w:author="Massiel Nayibe Moreno Ladino" w:date="2025-01-15T13:00:00Z" w16du:dateUtc="2025-01-15T18:00:00Z">
            <w:rPr>
              <w:rFonts w:cs="Times New Roman"/>
              <w:spacing w:val="-1"/>
              <w:sz w:val="22"/>
              <w:szCs w:val="22"/>
            </w:rPr>
          </w:rPrChange>
        </w:rPr>
        <w:tab/>
        <w:t>Coste estimado del material $____________</w:t>
      </w:r>
      <w:r w:rsidRPr="00963ED8">
        <w:rPr>
          <w:rFonts w:cs="Times New Roman"/>
          <w:spacing w:val="-1"/>
          <w:sz w:val="22"/>
          <w:szCs w:val="22"/>
          <w:lang w:val="es-CO"/>
          <w:rPrChange w:id="8972" w:author="Massiel Nayibe Moreno Ladino" w:date="2025-01-15T13:00:00Z" w16du:dateUtc="2025-01-15T18:00:00Z">
            <w:rPr>
              <w:rFonts w:cs="Times New Roman"/>
              <w:spacing w:val="-1"/>
              <w:sz w:val="22"/>
              <w:szCs w:val="22"/>
            </w:rPr>
          </w:rPrChange>
        </w:rPr>
        <w:tab/>
      </w:r>
    </w:p>
    <w:p w14:paraId="497AA78E" w14:textId="77777777" w:rsidR="00441859" w:rsidRPr="00963ED8" w:rsidRDefault="00DE7F5C">
      <w:pPr>
        <w:jc w:val="both"/>
        <w:rPr>
          <w:rFonts w:cs="Times New Roman"/>
          <w:spacing w:val="-1"/>
          <w:sz w:val="22"/>
          <w:szCs w:val="22"/>
          <w:lang w:val="es-CO"/>
          <w:rPrChange w:id="8973" w:author="Massiel Nayibe Moreno Ladino" w:date="2025-01-15T13:00:00Z" w16du:dateUtc="2025-01-15T18:00:00Z">
            <w:rPr>
              <w:rFonts w:cs="Times New Roman"/>
              <w:spacing w:val="-1"/>
              <w:sz w:val="22"/>
              <w:szCs w:val="22"/>
            </w:rPr>
          </w:rPrChange>
        </w:rPr>
      </w:pPr>
      <w:r w:rsidRPr="001A401E">
        <w:rPr>
          <w:rFonts w:cs="Times New Roman"/>
          <w:noProof/>
          <w:sz w:val="22"/>
          <w:szCs w:val="22"/>
        </w:rPr>
        <mc:AlternateContent>
          <mc:Choice Requires="wpg">
            <w:drawing>
              <wp:anchor distT="0" distB="0" distL="114300" distR="114300" simplePos="0" relativeHeight="251658244" behindDoc="1" locked="0" layoutInCell="1" allowOverlap="1" wp14:anchorId="1350BDC9" wp14:editId="1B8D7235">
                <wp:simplePos x="0" y="0"/>
                <wp:positionH relativeFrom="margin">
                  <wp:posOffset>-374015</wp:posOffset>
                </wp:positionH>
                <wp:positionV relativeFrom="paragraph">
                  <wp:posOffset>211455</wp:posOffset>
                </wp:positionV>
                <wp:extent cx="6906260" cy="28575"/>
                <wp:effectExtent l="0" t="0" r="8890" b="9525"/>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06260" cy="28575"/>
                          <a:chOff x="682" y="1706"/>
                          <a:chExt cx="10876" cy="45"/>
                        </a:xfrm>
                      </wpg:grpSpPr>
                      <wpg:grpSp>
                        <wpg:cNvPr id="63" name="Group 13"/>
                        <wpg:cNvGrpSpPr>
                          <a:grpSpLocks/>
                        </wpg:cNvGrpSpPr>
                        <wpg:grpSpPr bwMode="auto">
                          <a:xfrm>
                            <a:off x="690" y="1743"/>
                            <a:ext cx="10860" cy="2"/>
                            <a:chOff x="690" y="1743"/>
                            <a:chExt cx="10860" cy="2"/>
                          </a:xfrm>
                        </wpg:grpSpPr>
                        <wps:wsp>
                          <wps:cNvPr id="71" name="Freeform 14"/>
                          <wps:cNvSpPr>
                            <a:spLocks/>
                          </wps:cNvSpPr>
                          <wps:spPr bwMode="auto">
                            <a:xfrm>
                              <a:off x="690" y="1743"/>
                              <a:ext cx="10860" cy="2"/>
                            </a:xfrm>
                            <a:custGeom>
                              <a:avLst/>
                              <a:gdLst>
                                <a:gd name="T0" fmla="+- 0 690 690"/>
                                <a:gd name="T1" fmla="*/ T0 w 10860"/>
                                <a:gd name="T2" fmla="+- 0 11550 690"/>
                                <a:gd name="T3" fmla="*/ T2 w 10860"/>
                              </a:gdLst>
                              <a:ahLst/>
                              <a:cxnLst>
                                <a:cxn ang="0">
                                  <a:pos x="T1" y="0"/>
                                </a:cxn>
                                <a:cxn ang="0">
                                  <a:pos x="T3" y="0"/>
                                </a:cxn>
                              </a:cxnLst>
                              <a:rect l="0" t="0" r="r" b="b"/>
                              <a:pathLst>
                                <a:path w="10860">
                                  <a:moveTo>
                                    <a:pt x="0" y="0"/>
                                  </a:moveTo>
                                  <a:lnTo>
                                    <a:pt x="1086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2" name="Group 15"/>
                        <wpg:cNvGrpSpPr>
                          <a:grpSpLocks/>
                        </wpg:cNvGrpSpPr>
                        <wpg:grpSpPr bwMode="auto">
                          <a:xfrm>
                            <a:off x="690" y="1714"/>
                            <a:ext cx="10860" cy="2"/>
                            <a:chOff x="690" y="1714"/>
                            <a:chExt cx="10860" cy="2"/>
                          </a:xfrm>
                        </wpg:grpSpPr>
                        <wps:wsp>
                          <wps:cNvPr id="73" name="Freeform 16"/>
                          <wps:cNvSpPr>
                            <a:spLocks/>
                          </wps:cNvSpPr>
                          <wps:spPr bwMode="auto">
                            <a:xfrm>
                              <a:off x="690" y="1714"/>
                              <a:ext cx="10860" cy="2"/>
                            </a:xfrm>
                            <a:custGeom>
                              <a:avLst/>
                              <a:gdLst>
                                <a:gd name="T0" fmla="+- 0 690 690"/>
                                <a:gd name="T1" fmla="*/ T0 w 10860"/>
                                <a:gd name="T2" fmla="+- 0 11550 690"/>
                                <a:gd name="T3" fmla="*/ T2 w 10860"/>
                              </a:gdLst>
                              <a:ahLst/>
                              <a:cxnLst>
                                <a:cxn ang="0">
                                  <a:pos x="T1" y="0"/>
                                </a:cxn>
                                <a:cxn ang="0">
                                  <a:pos x="T3" y="0"/>
                                </a:cxn>
                              </a:cxnLst>
                              <a:rect l="0" t="0" r="r" b="b"/>
                              <a:pathLst>
                                <a:path w="10860">
                                  <a:moveTo>
                                    <a:pt x="0" y="0"/>
                                  </a:moveTo>
                                  <a:lnTo>
                                    <a:pt x="1086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2F7DACF1">
              <v:group id="Group 62" style="position:absolute;margin-left:-29.45pt;margin-top:16.65pt;width:543.8pt;height:2.25pt;z-index:-251658235;mso-position-horizontal-relative:margin" coordsize="10876,45" coordorigin="682,1706"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" w14:anchorId="52E4B3F7">
                <v:group id="Group 13" style="position:absolute;left:690;top:1743;width:10860;height:2" coordsize="10860,2" coordorigin="690,1743"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Freeform 14" style="position:absolute;left:690;top:1743;width:10860;height:2;visibility:visible;mso-wrap-style:square;v-text-anchor:top" coordsize="10860,2" o:spid="_x0000_s1028" filled="f" strokeweight=".82pt" path="m,l108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">
                    <v:path arrowok="t" o:connecttype="custom" o:connectlocs="0,0;10860,0" o:connectangles="0,0"/>
                  </v:shape>
                </v:group>
                <v:group id="Group 15" style="position:absolute;left:690;top:1714;width:10860;height:2" coordsize="10860,2" coordorigin="690,1714"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shape id="Freeform 16" style="position:absolute;left:690;top:1714;width:10860;height:2;visibility:visible;mso-wrap-style:square;v-text-anchor:top" coordsize="10860,2" o:spid="_x0000_s1030" filled="f" strokeweight=".82pt" path="m,l108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">
                    <v:path arrowok="t" o:connecttype="custom" o:connectlocs="0,0;10860,0" o:connectangles="0,0"/>
                  </v:shape>
                </v:group>
                <w10:wrap anchorx="margin"/>
              </v:group>
            </w:pict>
          </mc:Fallback>
        </mc:AlternateContent>
      </w:r>
    </w:p>
    <w:p w14:paraId="2780E44E" w14:textId="77777777" w:rsidR="007D45CA" w:rsidRPr="00963ED8" w:rsidRDefault="007D45CA" w:rsidP="00E767D4">
      <w:pPr>
        <w:jc w:val="both"/>
        <w:rPr>
          <w:rFonts w:cs="Times New Roman"/>
          <w:spacing w:val="-1"/>
          <w:sz w:val="22"/>
          <w:szCs w:val="22"/>
          <w:lang w:val="es-CO"/>
          <w:rPrChange w:id="8974" w:author="Massiel Nayibe Moreno Ladino" w:date="2025-01-15T13:00:00Z" w16du:dateUtc="2025-01-15T18:00:00Z">
            <w:rPr>
              <w:rFonts w:cs="Times New Roman"/>
              <w:spacing w:val="-1"/>
              <w:sz w:val="22"/>
              <w:szCs w:val="22"/>
            </w:rPr>
          </w:rPrChange>
        </w:rPr>
      </w:pPr>
    </w:p>
    <w:p w14:paraId="16C340BB" w14:textId="77777777" w:rsidR="007D45CA" w:rsidRPr="00963ED8" w:rsidRDefault="007D45CA" w:rsidP="00E767D4">
      <w:pPr>
        <w:jc w:val="both"/>
        <w:rPr>
          <w:rFonts w:cs="Times New Roman"/>
          <w:spacing w:val="-1"/>
          <w:sz w:val="22"/>
          <w:szCs w:val="22"/>
          <w:lang w:val="es-CO"/>
          <w:rPrChange w:id="8975" w:author="Massiel Nayibe Moreno Ladino" w:date="2025-01-15T13:00:00Z" w16du:dateUtc="2025-01-15T18:00:00Z">
            <w:rPr>
              <w:rFonts w:cs="Times New Roman"/>
              <w:spacing w:val="-1"/>
              <w:sz w:val="22"/>
              <w:szCs w:val="22"/>
            </w:rPr>
          </w:rPrChange>
        </w:rPr>
      </w:pPr>
    </w:p>
    <w:tbl>
      <w:tblPr>
        <w:tblW w:w="9341" w:type="dxa"/>
        <w:tblInd w:w="378"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9317"/>
        <w:gridCol w:w="24"/>
      </w:tblGrid>
      <w:tr w:rsidR="007D45CA" w:rsidRPr="001A401E" w14:paraId="4C3B282D" w14:textId="77777777" w:rsidTr="00FC48D6">
        <w:trPr>
          <w:cantSplit/>
          <w:trHeight w:val="300"/>
        </w:trPr>
        <w:tc>
          <w:tcPr>
            <w:tcW w:w="9341" w:type="dxa"/>
            <w:gridSpan w:val="2"/>
            <w:tcBorders>
              <w:top w:val="single" w:sz="4" w:space="0" w:color="000000"/>
              <w:left w:val="single" w:sz="4" w:space="0" w:color="000000"/>
              <w:bottom w:val="single" w:sz="4" w:space="0" w:color="000000"/>
              <w:right w:val="single" w:sz="4" w:space="0" w:color="000000"/>
            </w:tcBorders>
            <w:shd w:val="clear" w:color="auto" w:fill="E0E0E0"/>
            <w:hideMark/>
          </w:tcPr>
          <w:p w14:paraId="017ACBD4" w14:textId="77777777" w:rsidR="00441859" w:rsidRDefault="00DE7F5C">
            <w:pPr>
              <w:jc w:val="both"/>
              <w:rPr>
                <w:rFonts w:eastAsia="Times New Roman" w:cs="Times New Roman"/>
                <w:b/>
                <w:bCs/>
                <w:sz w:val="22"/>
                <w:szCs w:val="22"/>
              </w:rPr>
            </w:pPr>
            <w:r w:rsidRPr="001A401E">
              <w:rPr>
                <w:rFonts w:eastAsia="Times New Roman" w:cs="Times New Roman"/>
                <w:b/>
                <w:bCs/>
                <w:sz w:val="22"/>
                <w:szCs w:val="22"/>
              </w:rPr>
              <w:t>B. Descripción del accidente</w:t>
            </w:r>
          </w:p>
        </w:tc>
      </w:tr>
      <w:tr w:rsidR="007D45CA" w:rsidRPr="00A032E3" w14:paraId="37EDAC6C" w14:textId="77777777" w:rsidTr="00FC48D6">
        <w:trPr>
          <w:cantSplit/>
          <w:trHeight w:val="300"/>
        </w:trPr>
        <w:tc>
          <w:tcPr>
            <w:tcW w:w="9341" w:type="dxa"/>
            <w:gridSpan w:val="2"/>
            <w:tcBorders>
              <w:top w:val="single" w:sz="4" w:space="0" w:color="000000"/>
              <w:left w:val="single" w:sz="4" w:space="0" w:color="000000"/>
              <w:bottom w:val="single" w:sz="4" w:space="0" w:color="000000"/>
              <w:right w:val="single" w:sz="4" w:space="0" w:color="000000"/>
            </w:tcBorders>
            <w:hideMark/>
          </w:tcPr>
          <w:p w14:paraId="5EEA444D" w14:textId="77777777" w:rsidR="00441859" w:rsidRPr="00963ED8" w:rsidRDefault="00DE7F5C">
            <w:pPr>
              <w:jc w:val="both"/>
              <w:rPr>
                <w:rFonts w:eastAsia="Times New Roman" w:cs="Times New Roman"/>
                <w:sz w:val="22"/>
                <w:szCs w:val="22"/>
                <w:lang w:val="es-CO"/>
                <w:rPrChange w:id="8976" w:author="Massiel Nayibe Moreno Ladino" w:date="2025-01-15T13:00:00Z" w16du:dateUtc="2025-01-15T18:00:00Z">
                  <w:rPr>
                    <w:rFonts w:eastAsia="Times New Roman" w:cs="Times New Roman"/>
                    <w:sz w:val="22"/>
                    <w:szCs w:val="22"/>
                  </w:rPr>
                </w:rPrChange>
              </w:rPr>
            </w:pPr>
            <w:r w:rsidRPr="00963ED8">
              <w:rPr>
                <w:rFonts w:eastAsia="Times New Roman" w:cs="Times New Roman"/>
                <w:iCs/>
                <w:sz w:val="22"/>
                <w:szCs w:val="22"/>
                <w:lang w:val="es-CO"/>
                <w:rPrChange w:id="8977" w:author="Massiel Nayibe Moreno Ladino" w:date="2025-01-15T13:00:00Z" w16du:dateUtc="2025-01-15T18:00:00Z">
                  <w:rPr>
                    <w:rFonts w:eastAsia="Times New Roman" w:cs="Times New Roman"/>
                    <w:iCs/>
                    <w:sz w:val="22"/>
                    <w:szCs w:val="22"/>
                  </w:rPr>
                </w:rPrChange>
              </w:rPr>
              <w:t>Instrucciones: Obtenga declaraciones escritas y/o grabadas del empleado lesionado. ¿Qué ha ocurrido? ¿Cuál fue la causa del accidente? ¿Cuáles fueron los factores que contribuyeron? Reconstruya la secuencia de acontecimientos que condujeron a la lesión. Adjunte hojas adicionales si es necesario. Este documento se convierte en una relación oficial de los hechos que rodearon el accidente. Al documentar los hechos, incluya las respuestas a las siguientes preguntas:</w:t>
            </w:r>
          </w:p>
        </w:tc>
      </w:tr>
      <w:tr w:rsidR="007D45CA" w:rsidRPr="00A032E3" w14:paraId="77F1CDEF" w14:textId="77777777" w:rsidTr="00FC48D6">
        <w:trPr>
          <w:cantSplit/>
          <w:trHeight w:val="262"/>
        </w:trPr>
        <w:tc>
          <w:tcPr>
            <w:tcW w:w="9341" w:type="dxa"/>
            <w:gridSpan w:val="2"/>
            <w:tcBorders>
              <w:top w:val="single" w:sz="4" w:space="0" w:color="000000"/>
              <w:left w:val="single" w:sz="4" w:space="0" w:color="000000"/>
              <w:bottom w:val="nil"/>
              <w:right w:val="single" w:sz="4" w:space="0" w:color="000000"/>
            </w:tcBorders>
            <w:hideMark/>
          </w:tcPr>
          <w:p w14:paraId="5C4B3855" w14:textId="77777777" w:rsidR="00441859" w:rsidRPr="00963ED8" w:rsidRDefault="00DE7F5C">
            <w:pPr>
              <w:jc w:val="both"/>
              <w:rPr>
                <w:rFonts w:eastAsia="Times New Roman" w:cs="Times New Roman"/>
                <w:sz w:val="22"/>
                <w:szCs w:val="22"/>
                <w:lang w:val="es-CO"/>
                <w:rPrChange w:id="8978" w:author="Massiel Nayibe Moreno Ladino" w:date="2025-01-15T13:00:00Z" w16du:dateUtc="2025-01-15T18:00:00Z">
                  <w:rPr>
                    <w:rFonts w:eastAsia="Times New Roman" w:cs="Times New Roman"/>
                    <w:sz w:val="22"/>
                    <w:szCs w:val="22"/>
                  </w:rPr>
                </w:rPrChange>
              </w:rPr>
            </w:pPr>
            <w:r w:rsidRPr="00963ED8">
              <w:rPr>
                <w:rFonts w:eastAsia="Times New Roman" w:cs="Times New Roman"/>
                <w:sz w:val="22"/>
                <w:szCs w:val="22"/>
                <w:lang w:val="es-CO"/>
                <w:rPrChange w:id="8979" w:author="Massiel Nayibe Moreno Ladino" w:date="2025-01-15T13:00:00Z" w16du:dateUtc="2025-01-15T18:00:00Z">
                  <w:rPr>
                    <w:rFonts w:eastAsia="Times New Roman" w:cs="Times New Roman"/>
                    <w:sz w:val="22"/>
                    <w:szCs w:val="22"/>
                  </w:rPr>
                </w:rPrChange>
              </w:rPr>
              <w:t>¿Dónde ocurrió el accidente y quién estuvo implicado? Proporcione una descripción completa de los alrededores del lugar y de las personas implicadas.</w:t>
            </w:r>
          </w:p>
        </w:tc>
      </w:tr>
      <w:tr w:rsidR="007D45CA" w:rsidRPr="00A032E3" w14:paraId="73E592D2" w14:textId="77777777" w:rsidTr="00FC48D6">
        <w:trPr>
          <w:cantSplit/>
          <w:trHeight w:val="262"/>
        </w:trPr>
        <w:tc>
          <w:tcPr>
            <w:tcW w:w="9341" w:type="dxa"/>
            <w:gridSpan w:val="2"/>
            <w:tcBorders>
              <w:top w:val="nil"/>
              <w:left w:val="single" w:sz="4" w:space="0" w:color="000000"/>
              <w:bottom w:val="single" w:sz="4" w:space="0" w:color="000000"/>
              <w:right w:val="single" w:sz="4" w:space="0" w:color="000000"/>
            </w:tcBorders>
          </w:tcPr>
          <w:p w14:paraId="12765352" w14:textId="77777777" w:rsidR="007D45CA" w:rsidRPr="00963ED8" w:rsidRDefault="007D45CA" w:rsidP="00E767D4">
            <w:pPr>
              <w:jc w:val="both"/>
              <w:rPr>
                <w:rFonts w:eastAsia="Times New Roman" w:cs="Times New Roman"/>
                <w:sz w:val="22"/>
                <w:szCs w:val="22"/>
                <w:lang w:val="es-CO"/>
                <w:rPrChange w:id="8980" w:author="Massiel Nayibe Moreno Ladino" w:date="2025-01-15T13:00:00Z" w16du:dateUtc="2025-01-15T18:00:00Z">
                  <w:rPr>
                    <w:rFonts w:eastAsia="Times New Roman" w:cs="Times New Roman"/>
                    <w:sz w:val="22"/>
                    <w:szCs w:val="22"/>
                  </w:rPr>
                </w:rPrChange>
              </w:rPr>
            </w:pPr>
          </w:p>
          <w:p w14:paraId="60673040" w14:textId="77777777" w:rsidR="007D45CA" w:rsidRPr="00963ED8" w:rsidRDefault="007D45CA" w:rsidP="00E767D4">
            <w:pPr>
              <w:jc w:val="both"/>
              <w:rPr>
                <w:rFonts w:eastAsia="Times New Roman" w:cs="Times New Roman"/>
                <w:sz w:val="22"/>
                <w:szCs w:val="22"/>
                <w:lang w:val="es-CO"/>
                <w:rPrChange w:id="8981" w:author="Massiel Nayibe Moreno Ladino" w:date="2025-01-15T13:00:00Z" w16du:dateUtc="2025-01-15T18:00:00Z">
                  <w:rPr>
                    <w:rFonts w:eastAsia="Times New Roman" w:cs="Times New Roman"/>
                    <w:sz w:val="22"/>
                    <w:szCs w:val="22"/>
                  </w:rPr>
                </w:rPrChange>
              </w:rPr>
            </w:pPr>
          </w:p>
          <w:p w14:paraId="71B301AE" w14:textId="77777777" w:rsidR="007D45CA" w:rsidRPr="00963ED8" w:rsidRDefault="007D45CA" w:rsidP="00E767D4">
            <w:pPr>
              <w:jc w:val="both"/>
              <w:rPr>
                <w:rFonts w:eastAsia="Times New Roman" w:cs="Times New Roman"/>
                <w:sz w:val="22"/>
                <w:szCs w:val="22"/>
                <w:lang w:val="es-CO"/>
                <w:rPrChange w:id="8982" w:author="Massiel Nayibe Moreno Ladino" w:date="2025-01-15T13:00:00Z" w16du:dateUtc="2025-01-15T18:00:00Z">
                  <w:rPr>
                    <w:rFonts w:eastAsia="Times New Roman" w:cs="Times New Roman"/>
                    <w:sz w:val="22"/>
                    <w:szCs w:val="22"/>
                  </w:rPr>
                </w:rPrChange>
              </w:rPr>
            </w:pPr>
          </w:p>
          <w:p w14:paraId="7B5468C4" w14:textId="77777777" w:rsidR="007D45CA" w:rsidRPr="00963ED8" w:rsidRDefault="007D45CA" w:rsidP="00E767D4">
            <w:pPr>
              <w:jc w:val="both"/>
              <w:rPr>
                <w:rFonts w:eastAsia="Times New Roman" w:cs="Times New Roman"/>
                <w:sz w:val="22"/>
                <w:szCs w:val="22"/>
                <w:lang w:val="es-CO"/>
                <w:rPrChange w:id="8983" w:author="Massiel Nayibe Moreno Ladino" w:date="2025-01-15T13:00:00Z" w16du:dateUtc="2025-01-15T18:00:00Z">
                  <w:rPr>
                    <w:rFonts w:eastAsia="Times New Roman" w:cs="Times New Roman"/>
                    <w:sz w:val="22"/>
                    <w:szCs w:val="22"/>
                  </w:rPr>
                </w:rPrChange>
              </w:rPr>
            </w:pPr>
          </w:p>
          <w:p w14:paraId="70443171" w14:textId="77777777" w:rsidR="007D45CA" w:rsidRPr="00963ED8" w:rsidRDefault="007D45CA" w:rsidP="00E767D4">
            <w:pPr>
              <w:jc w:val="both"/>
              <w:rPr>
                <w:rFonts w:eastAsia="Times New Roman" w:cs="Times New Roman"/>
                <w:sz w:val="22"/>
                <w:szCs w:val="22"/>
                <w:lang w:val="es-CO"/>
                <w:rPrChange w:id="8984" w:author="Massiel Nayibe Moreno Ladino" w:date="2025-01-15T13:00:00Z" w16du:dateUtc="2025-01-15T18:00:00Z">
                  <w:rPr>
                    <w:rFonts w:eastAsia="Times New Roman" w:cs="Times New Roman"/>
                    <w:sz w:val="22"/>
                    <w:szCs w:val="22"/>
                  </w:rPr>
                </w:rPrChange>
              </w:rPr>
            </w:pPr>
          </w:p>
          <w:p w14:paraId="0329C134" w14:textId="77777777" w:rsidR="007D45CA" w:rsidRPr="00963ED8" w:rsidRDefault="007D45CA" w:rsidP="00E767D4">
            <w:pPr>
              <w:jc w:val="both"/>
              <w:rPr>
                <w:rFonts w:eastAsia="Times New Roman" w:cs="Times New Roman"/>
                <w:sz w:val="22"/>
                <w:szCs w:val="22"/>
                <w:lang w:val="es-CO"/>
                <w:rPrChange w:id="8985" w:author="Massiel Nayibe Moreno Ladino" w:date="2025-01-15T13:00:00Z" w16du:dateUtc="2025-01-15T18:00:00Z">
                  <w:rPr>
                    <w:rFonts w:eastAsia="Times New Roman" w:cs="Times New Roman"/>
                    <w:sz w:val="22"/>
                    <w:szCs w:val="22"/>
                  </w:rPr>
                </w:rPrChange>
              </w:rPr>
            </w:pPr>
          </w:p>
        </w:tc>
      </w:tr>
      <w:tr w:rsidR="007D45CA" w:rsidRPr="00A032E3" w14:paraId="7E96DF38" w14:textId="77777777" w:rsidTr="00FC48D6">
        <w:trPr>
          <w:cantSplit/>
          <w:trHeight w:val="262"/>
        </w:trPr>
        <w:tc>
          <w:tcPr>
            <w:tcW w:w="9341" w:type="dxa"/>
            <w:gridSpan w:val="2"/>
            <w:tcBorders>
              <w:top w:val="single" w:sz="4" w:space="0" w:color="000000"/>
              <w:left w:val="single" w:sz="4" w:space="0" w:color="000000"/>
              <w:bottom w:val="nil"/>
              <w:right w:val="single" w:sz="4" w:space="0" w:color="000000"/>
            </w:tcBorders>
            <w:hideMark/>
          </w:tcPr>
          <w:p w14:paraId="4CBCEB92" w14:textId="77777777" w:rsidR="00441859" w:rsidRPr="00963ED8" w:rsidRDefault="00DE7F5C">
            <w:pPr>
              <w:jc w:val="both"/>
              <w:rPr>
                <w:rFonts w:eastAsia="Times New Roman" w:cs="Times New Roman"/>
                <w:sz w:val="22"/>
                <w:szCs w:val="22"/>
                <w:lang w:val="es-CO"/>
                <w:rPrChange w:id="8986" w:author="Massiel Nayibe Moreno Ladino" w:date="2025-01-15T13:00:00Z" w16du:dateUtc="2025-01-15T18:00:00Z">
                  <w:rPr>
                    <w:rFonts w:eastAsia="Times New Roman" w:cs="Times New Roman"/>
                    <w:sz w:val="22"/>
                    <w:szCs w:val="22"/>
                  </w:rPr>
                </w:rPrChange>
              </w:rPr>
            </w:pPr>
            <w:r w:rsidRPr="00963ED8">
              <w:rPr>
                <w:rFonts w:eastAsia="Times New Roman" w:cs="Times New Roman"/>
                <w:sz w:val="22"/>
                <w:szCs w:val="22"/>
                <w:lang w:val="es-CO"/>
                <w:rPrChange w:id="8987" w:author="Massiel Nayibe Moreno Ladino" w:date="2025-01-15T13:00:00Z" w16du:dateUtc="2025-01-15T18:00:00Z">
                  <w:rPr>
                    <w:rFonts w:eastAsia="Times New Roman" w:cs="Times New Roman"/>
                    <w:sz w:val="22"/>
                    <w:szCs w:val="22"/>
                  </w:rPr>
                </w:rPrChange>
              </w:rPr>
              <w:t>¿Qué estaba ocurriendo en el momento del accidente y por qué tenía lugar?</w:t>
            </w:r>
          </w:p>
        </w:tc>
      </w:tr>
      <w:tr w:rsidR="007D45CA" w:rsidRPr="00A032E3" w14:paraId="05FA30A9" w14:textId="77777777" w:rsidTr="00FC48D6">
        <w:trPr>
          <w:cantSplit/>
          <w:trHeight w:val="262"/>
        </w:trPr>
        <w:tc>
          <w:tcPr>
            <w:tcW w:w="9341" w:type="dxa"/>
            <w:gridSpan w:val="2"/>
            <w:tcBorders>
              <w:top w:val="nil"/>
              <w:left w:val="single" w:sz="4" w:space="0" w:color="000000"/>
              <w:bottom w:val="single" w:sz="4" w:space="0" w:color="000000"/>
              <w:right w:val="single" w:sz="4" w:space="0" w:color="000000"/>
            </w:tcBorders>
          </w:tcPr>
          <w:p w14:paraId="7CFE557C" w14:textId="77777777" w:rsidR="007D45CA" w:rsidRPr="00963ED8" w:rsidRDefault="007D45CA" w:rsidP="00E767D4">
            <w:pPr>
              <w:jc w:val="both"/>
              <w:rPr>
                <w:rFonts w:eastAsia="Times New Roman" w:cs="Times New Roman"/>
                <w:sz w:val="22"/>
                <w:szCs w:val="22"/>
                <w:lang w:val="es-CO"/>
                <w:rPrChange w:id="8988" w:author="Massiel Nayibe Moreno Ladino" w:date="2025-01-15T13:00:00Z" w16du:dateUtc="2025-01-15T18:00:00Z">
                  <w:rPr>
                    <w:rFonts w:eastAsia="Times New Roman" w:cs="Times New Roman"/>
                    <w:sz w:val="22"/>
                    <w:szCs w:val="22"/>
                  </w:rPr>
                </w:rPrChange>
              </w:rPr>
            </w:pPr>
          </w:p>
          <w:p w14:paraId="442276D9" w14:textId="77777777" w:rsidR="007D45CA" w:rsidRPr="00963ED8" w:rsidRDefault="007D45CA" w:rsidP="00E767D4">
            <w:pPr>
              <w:jc w:val="both"/>
              <w:rPr>
                <w:rFonts w:eastAsia="Times New Roman" w:cs="Times New Roman"/>
                <w:sz w:val="22"/>
                <w:szCs w:val="22"/>
                <w:lang w:val="es-CO"/>
                <w:rPrChange w:id="8989" w:author="Massiel Nayibe Moreno Ladino" w:date="2025-01-15T13:00:00Z" w16du:dateUtc="2025-01-15T18:00:00Z">
                  <w:rPr>
                    <w:rFonts w:eastAsia="Times New Roman" w:cs="Times New Roman"/>
                    <w:sz w:val="22"/>
                    <w:szCs w:val="22"/>
                  </w:rPr>
                </w:rPrChange>
              </w:rPr>
            </w:pPr>
          </w:p>
          <w:p w14:paraId="793645F6" w14:textId="77777777" w:rsidR="007D45CA" w:rsidRPr="00963ED8" w:rsidRDefault="007D45CA" w:rsidP="00E767D4">
            <w:pPr>
              <w:jc w:val="both"/>
              <w:rPr>
                <w:rFonts w:eastAsia="Times New Roman" w:cs="Times New Roman"/>
                <w:sz w:val="22"/>
                <w:szCs w:val="22"/>
                <w:lang w:val="es-CO"/>
                <w:rPrChange w:id="8990" w:author="Massiel Nayibe Moreno Ladino" w:date="2025-01-15T13:00:00Z" w16du:dateUtc="2025-01-15T18:00:00Z">
                  <w:rPr>
                    <w:rFonts w:eastAsia="Times New Roman" w:cs="Times New Roman"/>
                    <w:sz w:val="22"/>
                    <w:szCs w:val="22"/>
                  </w:rPr>
                </w:rPrChange>
              </w:rPr>
            </w:pPr>
          </w:p>
          <w:p w14:paraId="3226D41F" w14:textId="77777777" w:rsidR="007D45CA" w:rsidRPr="00963ED8" w:rsidRDefault="007D45CA" w:rsidP="00E767D4">
            <w:pPr>
              <w:jc w:val="both"/>
              <w:rPr>
                <w:rFonts w:eastAsia="Times New Roman" w:cs="Times New Roman"/>
                <w:sz w:val="22"/>
                <w:szCs w:val="22"/>
                <w:lang w:val="es-CO"/>
                <w:rPrChange w:id="8991" w:author="Massiel Nayibe Moreno Ladino" w:date="2025-01-15T13:00:00Z" w16du:dateUtc="2025-01-15T18:00:00Z">
                  <w:rPr>
                    <w:rFonts w:eastAsia="Times New Roman" w:cs="Times New Roman"/>
                    <w:sz w:val="22"/>
                    <w:szCs w:val="22"/>
                  </w:rPr>
                </w:rPrChange>
              </w:rPr>
            </w:pPr>
          </w:p>
          <w:p w14:paraId="16A47684" w14:textId="77777777" w:rsidR="007D45CA" w:rsidRPr="00963ED8" w:rsidRDefault="007D45CA" w:rsidP="00E767D4">
            <w:pPr>
              <w:jc w:val="both"/>
              <w:rPr>
                <w:rFonts w:eastAsia="Times New Roman" w:cs="Times New Roman"/>
                <w:sz w:val="22"/>
                <w:szCs w:val="22"/>
                <w:lang w:val="es-CO"/>
                <w:rPrChange w:id="8992" w:author="Massiel Nayibe Moreno Ladino" w:date="2025-01-15T13:00:00Z" w16du:dateUtc="2025-01-15T18:00:00Z">
                  <w:rPr>
                    <w:rFonts w:eastAsia="Times New Roman" w:cs="Times New Roman"/>
                    <w:sz w:val="22"/>
                    <w:szCs w:val="22"/>
                  </w:rPr>
                </w:rPrChange>
              </w:rPr>
            </w:pPr>
          </w:p>
          <w:p w14:paraId="3E6363D8" w14:textId="77777777" w:rsidR="007D45CA" w:rsidRPr="00963ED8" w:rsidRDefault="007D45CA" w:rsidP="00E767D4">
            <w:pPr>
              <w:jc w:val="both"/>
              <w:rPr>
                <w:rFonts w:eastAsia="Times New Roman" w:cs="Times New Roman"/>
                <w:sz w:val="22"/>
                <w:szCs w:val="22"/>
                <w:lang w:val="es-CO"/>
                <w:rPrChange w:id="8993" w:author="Massiel Nayibe Moreno Ladino" w:date="2025-01-15T13:00:00Z" w16du:dateUtc="2025-01-15T18:00:00Z">
                  <w:rPr>
                    <w:rFonts w:eastAsia="Times New Roman" w:cs="Times New Roman"/>
                    <w:sz w:val="22"/>
                    <w:szCs w:val="22"/>
                  </w:rPr>
                </w:rPrChange>
              </w:rPr>
            </w:pPr>
          </w:p>
        </w:tc>
      </w:tr>
      <w:tr w:rsidR="007D45CA" w:rsidRPr="00A032E3" w14:paraId="541576EF" w14:textId="77777777" w:rsidTr="00FC48D6">
        <w:trPr>
          <w:cantSplit/>
          <w:trHeight w:val="262"/>
        </w:trPr>
        <w:tc>
          <w:tcPr>
            <w:tcW w:w="9341" w:type="dxa"/>
            <w:gridSpan w:val="2"/>
            <w:tcBorders>
              <w:top w:val="single" w:sz="4" w:space="0" w:color="000000"/>
              <w:left w:val="single" w:sz="4" w:space="0" w:color="000000"/>
              <w:bottom w:val="nil"/>
              <w:right w:val="single" w:sz="4" w:space="0" w:color="000000"/>
            </w:tcBorders>
            <w:hideMark/>
          </w:tcPr>
          <w:p w14:paraId="06A61FF3" w14:textId="77777777" w:rsidR="00441859" w:rsidRPr="00963ED8" w:rsidRDefault="00DE7F5C">
            <w:pPr>
              <w:jc w:val="both"/>
              <w:rPr>
                <w:rFonts w:eastAsia="Times New Roman" w:cs="Times New Roman"/>
                <w:sz w:val="22"/>
                <w:szCs w:val="22"/>
                <w:lang w:val="es-CO"/>
                <w:rPrChange w:id="8994" w:author="Massiel Nayibe Moreno Ladino" w:date="2025-01-15T13:00:00Z" w16du:dateUtc="2025-01-15T18:00:00Z">
                  <w:rPr>
                    <w:rFonts w:eastAsia="Times New Roman" w:cs="Times New Roman"/>
                    <w:sz w:val="22"/>
                    <w:szCs w:val="22"/>
                  </w:rPr>
                </w:rPrChange>
              </w:rPr>
            </w:pPr>
            <w:r w:rsidRPr="00963ED8">
              <w:rPr>
                <w:rFonts w:eastAsia="Times New Roman" w:cs="Times New Roman"/>
                <w:sz w:val="22"/>
                <w:szCs w:val="22"/>
                <w:lang w:val="es-CO"/>
                <w:rPrChange w:id="8995" w:author="Massiel Nayibe Moreno Ladino" w:date="2025-01-15T13:00:00Z" w16du:dateUtc="2025-01-15T18:00:00Z">
                  <w:rPr>
                    <w:rFonts w:eastAsia="Times New Roman" w:cs="Times New Roman"/>
                    <w:sz w:val="22"/>
                    <w:szCs w:val="22"/>
                  </w:rPr>
                </w:rPrChange>
              </w:rPr>
              <w:t xml:space="preserve">¿Cuáles fueron los acontecimientos que condujeron al accidente? Describe la secuencia en orden y cuándo tuvieron lugar. </w:t>
            </w:r>
          </w:p>
        </w:tc>
      </w:tr>
      <w:tr w:rsidR="007D45CA" w:rsidRPr="00A032E3" w14:paraId="33BE20B3" w14:textId="77777777" w:rsidTr="00FC48D6">
        <w:trPr>
          <w:cantSplit/>
          <w:trHeight w:val="262"/>
        </w:trPr>
        <w:tc>
          <w:tcPr>
            <w:tcW w:w="9341" w:type="dxa"/>
            <w:gridSpan w:val="2"/>
            <w:tcBorders>
              <w:top w:val="nil"/>
              <w:left w:val="single" w:sz="4" w:space="0" w:color="000000"/>
              <w:bottom w:val="single" w:sz="4" w:space="0" w:color="000000"/>
              <w:right w:val="single" w:sz="4" w:space="0" w:color="000000"/>
            </w:tcBorders>
          </w:tcPr>
          <w:p w14:paraId="568083CB" w14:textId="77777777" w:rsidR="007D45CA" w:rsidRPr="00963ED8" w:rsidRDefault="007D45CA" w:rsidP="00E767D4">
            <w:pPr>
              <w:jc w:val="both"/>
              <w:rPr>
                <w:rFonts w:eastAsia="Times New Roman" w:cs="Times New Roman"/>
                <w:sz w:val="22"/>
                <w:szCs w:val="22"/>
                <w:lang w:val="es-CO"/>
                <w:rPrChange w:id="8996" w:author="Massiel Nayibe Moreno Ladino" w:date="2025-01-15T13:00:00Z" w16du:dateUtc="2025-01-15T18:00:00Z">
                  <w:rPr>
                    <w:rFonts w:eastAsia="Times New Roman" w:cs="Times New Roman"/>
                    <w:sz w:val="22"/>
                    <w:szCs w:val="22"/>
                  </w:rPr>
                </w:rPrChange>
              </w:rPr>
            </w:pPr>
          </w:p>
          <w:p w14:paraId="1B4CDBD7" w14:textId="77777777" w:rsidR="007D45CA" w:rsidRPr="00963ED8" w:rsidRDefault="007D45CA" w:rsidP="00E767D4">
            <w:pPr>
              <w:jc w:val="both"/>
              <w:rPr>
                <w:rFonts w:eastAsia="Times New Roman" w:cs="Times New Roman"/>
                <w:sz w:val="22"/>
                <w:szCs w:val="22"/>
                <w:lang w:val="es-CO"/>
                <w:rPrChange w:id="8997" w:author="Massiel Nayibe Moreno Ladino" w:date="2025-01-15T13:00:00Z" w16du:dateUtc="2025-01-15T18:00:00Z">
                  <w:rPr>
                    <w:rFonts w:eastAsia="Times New Roman" w:cs="Times New Roman"/>
                    <w:sz w:val="22"/>
                    <w:szCs w:val="22"/>
                  </w:rPr>
                </w:rPrChange>
              </w:rPr>
            </w:pPr>
          </w:p>
          <w:p w14:paraId="6E9A7974" w14:textId="77777777" w:rsidR="007D45CA" w:rsidRPr="00963ED8" w:rsidRDefault="007D45CA" w:rsidP="00E767D4">
            <w:pPr>
              <w:jc w:val="both"/>
              <w:rPr>
                <w:rFonts w:eastAsia="Times New Roman" w:cs="Times New Roman"/>
                <w:sz w:val="22"/>
                <w:szCs w:val="22"/>
                <w:lang w:val="es-CO"/>
                <w:rPrChange w:id="8998" w:author="Massiel Nayibe Moreno Ladino" w:date="2025-01-15T13:00:00Z" w16du:dateUtc="2025-01-15T18:00:00Z">
                  <w:rPr>
                    <w:rFonts w:eastAsia="Times New Roman" w:cs="Times New Roman"/>
                    <w:sz w:val="22"/>
                    <w:szCs w:val="22"/>
                  </w:rPr>
                </w:rPrChange>
              </w:rPr>
            </w:pPr>
          </w:p>
          <w:p w14:paraId="373259BE" w14:textId="77777777" w:rsidR="007D45CA" w:rsidRPr="00963ED8" w:rsidRDefault="007D45CA" w:rsidP="00E767D4">
            <w:pPr>
              <w:jc w:val="both"/>
              <w:rPr>
                <w:rFonts w:eastAsia="Times New Roman" w:cs="Times New Roman"/>
                <w:sz w:val="22"/>
                <w:szCs w:val="22"/>
                <w:lang w:val="es-CO"/>
                <w:rPrChange w:id="8999" w:author="Massiel Nayibe Moreno Ladino" w:date="2025-01-15T13:00:00Z" w16du:dateUtc="2025-01-15T18:00:00Z">
                  <w:rPr>
                    <w:rFonts w:eastAsia="Times New Roman" w:cs="Times New Roman"/>
                    <w:sz w:val="22"/>
                    <w:szCs w:val="22"/>
                  </w:rPr>
                </w:rPrChange>
              </w:rPr>
            </w:pPr>
          </w:p>
          <w:p w14:paraId="21A99894" w14:textId="77777777" w:rsidR="007D45CA" w:rsidRPr="00963ED8" w:rsidRDefault="007D45CA" w:rsidP="00E767D4">
            <w:pPr>
              <w:jc w:val="both"/>
              <w:rPr>
                <w:rFonts w:eastAsia="Times New Roman" w:cs="Times New Roman"/>
                <w:sz w:val="22"/>
                <w:szCs w:val="22"/>
                <w:lang w:val="es-CO"/>
                <w:rPrChange w:id="9000" w:author="Massiel Nayibe Moreno Ladino" w:date="2025-01-15T13:00:00Z" w16du:dateUtc="2025-01-15T18:00:00Z">
                  <w:rPr>
                    <w:rFonts w:eastAsia="Times New Roman" w:cs="Times New Roman"/>
                    <w:sz w:val="22"/>
                    <w:szCs w:val="22"/>
                  </w:rPr>
                </w:rPrChange>
              </w:rPr>
            </w:pPr>
          </w:p>
          <w:p w14:paraId="024F3558" w14:textId="77777777" w:rsidR="007D45CA" w:rsidRPr="00963ED8" w:rsidRDefault="007D45CA" w:rsidP="00E767D4">
            <w:pPr>
              <w:jc w:val="both"/>
              <w:rPr>
                <w:rFonts w:eastAsia="Times New Roman" w:cs="Times New Roman"/>
                <w:sz w:val="22"/>
                <w:szCs w:val="22"/>
                <w:lang w:val="es-CO"/>
                <w:rPrChange w:id="9001" w:author="Massiel Nayibe Moreno Ladino" w:date="2025-01-15T13:00:00Z" w16du:dateUtc="2025-01-15T18:00:00Z">
                  <w:rPr>
                    <w:rFonts w:eastAsia="Times New Roman" w:cs="Times New Roman"/>
                    <w:sz w:val="22"/>
                    <w:szCs w:val="22"/>
                  </w:rPr>
                </w:rPrChange>
              </w:rPr>
            </w:pPr>
          </w:p>
        </w:tc>
      </w:tr>
      <w:tr w:rsidR="007D45CA" w:rsidRPr="00A032E3" w14:paraId="3854BCDA" w14:textId="77777777" w:rsidTr="00FC48D6">
        <w:trPr>
          <w:cantSplit/>
          <w:trHeight w:val="262"/>
        </w:trPr>
        <w:tc>
          <w:tcPr>
            <w:tcW w:w="9341" w:type="dxa"/>
            <w:gridSpan w:val="2"/>
            <w:tcBorders>
              <w:top w:val="single" w:sz="4" w:space="0" w:color="000000"/>
              <w:left w:val="single" w:sz="4" w:space="0" w:color="000000"/>
              <w:bottom w:val="nil"/>
              <w:right w:val="single" w:sz="4" w:space="0" w:color="000000"/>
            </w:tcBorders>
            <w:hideMark/>
          </w:tcPr>
          <w:p w14:paraId="2E2473F0" w14:textId="77777777" w:rsidR="00441859" w:rsidRPr="00963ED8" w:rsidRDefault="00DE7F5C">
            <w:pPr>
              <w:jc w:val="both"/>
              <w:rPr>
                <w:rFonts w:eastAsia="Times New Roman" w:cs="Times New Roman"/>
                <w:sz w:val="22"/>
                <w:szCs w:val="22"/>
                <w:lang w:val="es-CO"/>
                <w:rPrChange w:id="9002" w:author="Massiel Nayibe Moreno Ladino" w:date="2025-01-15T13:00:00Z" w16du:dateUtc="2025-01-15T18:00:00Z">
                  <w:rPr>
                    <w:rFonts w:eastAsia="Times New Roman" w:cs="Times New Roman"/>
                    <w:sz w:val="22"/>
                    <w:szCs w:val="22"/>
                  </w:rPr>
                </w:rPrChange>
              </w:rPr>
            </w:pPr>
            <w:r w:rsidRPr="00963ED8">
              <w:rPr>
                <w:rFonts w:eastAsia="Times New Roman" w:cs="Times New Roman"/>
                <w:sz w:val="22"/>
                <w:szCs w:val="22"/>
                <w:lang w:val="es-CO"/>
                <w:rPrChange w:id="9003" w:author="Massiel Nayibe Moreno Ladino" w:date="2025-01-15T13:00:00Z" w16du:dateUtc="2025-01-15T18:00:00Z">
                  <w:rPr>
                    <w:rFonts w:eastAsia="Times New Roman" w:cs="Times New Roman"/>
                    <w:sz w:val="22"/>
                    <w:szCs w:val="22"/>
                  </w:rPr>
                </w:rPrChange>
              </w:rPr>
              <w:t>¿Qué causó exactamente la lesión y cómo se produjo? ¿Cuáles fueron los mecanismos, equipos o herramientas implicados?</w:t>
            </w:r>
          </w:p>
        </w:tc>
      </w:tr>
      <w:tr w:rsidR="007D45CA" w:rsidRPr="00A032E3" w14:paraId="38C52D63" w14:textId="77777777" w:rsidTr="00FC48D6">
        <w:trPr>
          <w:cantSplit/>
          <w:trHeight w:val="262"/>
        </w:trPr>
        <w:tc>
          <w:tcPr>
            <w:tcW w:w="9341" w:type="dxa"/>
            <w:gridSpan w:val="2"/>
            <w:tcBorders>
              <w:top w:val="nil"/>
              <w:left w:val="single" w:sz="4" w:space="0" w:color="000000"/>
              <w:bottom w:val="single" w:sz="4" w:space="0" w:color="000000"/>
              <w:right w:val="single" w:sz="4" w:space="0" w:color="000000"/>
            </w:tcBorders>
          </w:tcPr>
          <w:p w14:paraId="25DDCFFD" w14:textId="77777777" w:rsidR="007D45CA" w:rsidRPr="00963ED8" w:rsidRDefault="007D45CA" w:rsidP="00E767D4">
            <w:pPr>
              <w:jc w:val="both"/>
              <w:rPr>
                <w:rFonts w:eastAsia="Times New Roman" w:cs="Times New Roman"/>
                <w:sz w:val="22"/>
                <w:szCs w:val="22"/>
                <w:lang w:val="es-CO"/>
                <w:rPrChange w:id="9004" w:author="Massiel Nayibe Moreno Ladino" w:date="2025-01-15T13:00:00Z" w16du:dateUtc="2025-01-15T18:00:00Z">
                  <w:rPr>
                    <w:rFonts w:eastAsia="Times New Roman" w:cs="Times New Roman"/>
                    <w:sz w:val="22"/>
                    <w:szCs w:val="22"/>
                  </w:rPr>
                </w:rPrChange>
              </w:rPr>
            </w:pPr>
          </w:p>
          <w:p w14:paraId="4980D9C0" w14:textId="77777777" w:rsidR="007D45CA" w:rsidRPr="00963ED8" w:rsidRDefault="007D45CA" w:rsidP="00E767D4">
            <w:pPr>
              <w:jc w:val="both"/>
              <w:rPr>
                <w:rFonts w:eastAsia="Times New Roman" w:cs="Times New Roman"/>
                <w:sz w:val="22"/>
                <w:szCs w:val="22"/>
                <w:lang w:val="es-CO"/>
                <w:rPrChange w:id="9005" w:author="Massiel Nayibe Moreno Ladino" w:date="2025-01-15T13:00:00Z" w16du:dateUtc="2025-01-15T18:00:00Z">
                  <w:rPr>
                    <w:rFonts w:eastAsia="Times New Roman" w:cs="Times New Roman"/>
                    <w:sz w:val="22"/>
                    <w:szCs w:val="22"/>
                  </w:rPr>
                </w:rPrChange>
              </w:rPr>
            </w:pPr>
          </w:p>
          <w:p w14:paraId="6F2E8778" w14:textId="77777777" w:rsidR="007D45CA" w:rsidRPr="00963ED8" w:rsidRDefault="007D45CA" w:rsidP="00E767D4">
            <w:pPr>
              <w:jc w:val="both"/>
              <w:rPr>
                <w:rFonts w:eastAsia="Times New Roman" w:cs="Times New Roman"/>
                <w:sz w:val="22"/>
                <w:szCs w:val="22"/>
                <w:lang w:val="es-CO"/>
                <w:rPrChange w:id="9006" w:author="Massiel Nayibe Moreno Ladino" w:date="2025-01-15T13:00:00Z" w16du:dateUtc="2025-01-15T18:00:00Z">
                  <w:rPr>
                    <w:rFonts w:eastAsia="Times New Roman" w:cs="Times New Roman"/>
                    <w:sz w:val="22"/>
                    <w:szCs w:val="22"/>
                  </w:rPr>
                </w:rPrChange>
              </w:rPr>
            </w:pPr>
          </w:p>
          <w:p w14:paraId="670FF5EF" w14:textId="77777777" w:rsidR="007D45CA" w:rsidRPr="00963ED8" w:rsidRDefault="007D45CA" w:rsidP="00E767D4">
            <w:pPr>
              <w:jc w:val="both"/>
              <w:rPr>
                <w:rFonts w:eastAsia="Times New Roman" w:cs="Times New Roman"/>
                <w:sz w:val="22"/>
                <w:szCs w:val="22"/>
                <w:lang w:val="es-CO"/>
                <w:rPrChange w:id="9007" w:author="Massiel Nayibe Moreno Ladino" w:date="2025-01-15T13:00:00Z" w16du:dateUtc="2025-01-15T18:00:00Z">
                  <w:rPr>
                    <w:rFonts w:eastAsia="Times New Roman" w:cs="Times New Roman"/>
                    <w:sz w:val="22"/>
                    <w:szCs w:val="22"/>
                  </w:rPr>
                </w:rPrChange>
              </w:rPr>
            </w:pPr>
          </w:p>
          <w:p w14:paraId="6A5ACF07" w14:textId="77777777" w:rsidR="007D45CA" w:rsidRPr="00963ED8" w:rsidRDefault="007D45CA" w:rsidP="00E767D4">
            <w:pPr>
              <w:jc w:val="both"/>
              <w:rPr>
                <w:rFonts w:eastAsia="Times New Roman" w:cs="Times New Roman"/>
                <w:sz w:val="22"/>
                <w:szCs w:val="22"/>
                <w:lang w:val="es-CO"/>
                <w:rPrChange w:id="9008" w:author="Massiel Nayibe Moreno Ladino" w:date="2025-01-15T13:00:00Z" w16du:dateUtc="2025-01-15T18:00:00Z">
                  <w:rPr>
                    <w:rFonts w:eastAsia="Times New Roman" w:cs="Times New Roman"/>
                    <w:sz w:val="22"/>
                    <w:szCs w:val="22"/>
                  </w:rPr>
                </w:rPrChange>
              </w:rPr>
            </w:pPr>
          </w:p>
        </w:tc>
      </w:tr>
      <w:tr w:rsidR="007D45CA" w:rsidRPr="001A401E" w14:paraId="49E145A0" w14:textId="77777777" w:rsidTr="00FC48D6">
        <w:trPr>
          <w:gridAfter w:val="1"/>
          <w:wAfter w:w="24" w:type="dxa"/>
          <w:cantSplit/>
          <w:trHeight w:val="255"/>
        </w:trPr>
        <w:tc>
          <w:tcPr>
            <w:tcW w:w="9317" w:type="dxa"/>
            <w:tcBorders>
              <w:top w:val="single" w:sz="4" w:space="0" w:color="000000"/>
              <w:left w:val="single" w:sz="4" w:space="0" w:color="000000"/>
              <w:bottom w:val="nil"/>
              <w:right w:val="single" w:sz="4" w:space="0" w:color="000000"/>
            </w:tcBorders>
            <w:hideMark/>
          </w:tcPr>
          <w:p w14:paraId="47807CAD" w14:textId="77777777" w:rsidR="00441859" w:rsidRDefault="00DE7F5C">
            <w:pPr>
              <w:jc w:val="both"/>
              <w:rPr>
                <w:rFonts w:eastAsia="Times New Roman" w:cs="Times New Roman"/>
                <w:sz w:val="22"/>
                <w:szCs w:val="22"/>
              </w:rPr>
            </w:pPr>
            <w:r w:rsidRPr="00963ED8">
              <w:rPr>
                <w:rFonts w:eastAsia="Times New Roman" w:cs="Times New Roman"/>
                <w:sz w:val="22"/>
                <w:szCs w:val="22"/>
                <w:lang w:val="es-CO"/>
                <w:rPrChange w:id="9009" w:author="Massiel Nayibe Moreno Ladino" w:date="2025-01-15T13:00:00Z" w16du:dateUtc="2025-01-15T18:00:00Z">
                  <w:rPr>
                    <w:rFonts w:eastAsia="Times New Roman" w:cs="Times New Roman"/>
                    <w:sz w:val="22"/>
                    <w:szCs w:val="22"/>
                  </w:rPr>
                </w:rPrChange>
              </w:rPr>
              <w:t xml:space="preserve">Describa la lesión o lesiones sufridas. ¿Qué parte del cuerpo y qué tipo de lesión? </w:t>
            </w:r>
            <w:r w:rsidRPr="001A401E">
              <w:rPr>
                <w:rFonts w:eastAsia="Times New Roman" w:cs="Times New Roman"/>
                <w:sz w:val="22"/>
                <w:szCs w:val="22"/>
              </w:rPr>
              <w:t>(Indique si no se produjo ninguna lesión).</w:t>
            </w:r>
          </w:p>
        </w:tc>
      </w:tr>
      <w:tr w:rsidR="007D45CA" w:rsidRPr="001A401E" w14:paraId="09601715" w14:textId="77777777" w:rsidTr="00FC48D6">
        <w:trPr>
          <w:gridAfter w:val="1"/>
          <w:wAfter w:w="24" w:type="dxa"/>
          <w:cantSplit/>
          <w:trHeight w:val="255"/>
        </w:trPr>
        <w:tc>
          <w:tcPr>
            <w:tcW w:w="9317" w:type="dxa"/>
            <w:tcBorders>
              <w:top w:val="nil"/>
              <w:left w:val="single" w:sz="4" w:space="0" w:color="000000"/>
              <w:bottom w:val="single" w:sz="4" w:space="0" w:color="000000"/>
              <w:right w:val="single" w:sz="4" w:space="0" w:color="000000"/>
            </w:tcBorders>
          </w:tcPr>
          <w:p w14:paraId="6238F0A7" w14:textId="77777777" w:rsidR="007D45CA" w:rsidRPr="001A401E" w:rsidRDefault="007D45CA" w:rsidP="00E767D4">
            <w:pPr>
              <w:jc w:val="both"/>
              <w:rPr>
                <w:rFonts w:eastAsia="Times New Roman" w:cs="Times New Roman"/>
                <w:sz w:val="22"/>
                <w:szCs w:val="22"/>
              </w:rPr>
            </w:pPr>
          </w:p>
          <w:p w14:paraId="3D75153A" w14:textId="77777777" w:rsidR="007D45CA" w:rsidRPr="001A401E" w:rsidRDefault="007D45CA" w:rsidP="00E767D4">
            <w:pPr>
              <w:jc w:val="both"/>
              <w:rPr>
                <w:rFonts w:eastAsia="Times New Roman" w:cs="Times New Roman"/>
                <w:sz w:val="22"/>
                <w:szCs w:val="22"/>
              </w:rPr>
            </w:pPr>
          </w:p>
          <w:p w14:paraId="4FBC34C0" w14:textId="77777777" w:rsidR="007D45CA" w:rsidRPr="001A401E" w:rsidRDefault="007D45CA" w:rsidP="00E767D4">
            <w:pPr>
              <w:jc w:val="both"/>
              <w:rPr>
                <w:rFonts w:eastAsia="Times New Roman" w:cs="Times New Roman"/>
                <w:sz w:val="22"/>
                <w:szCs w:val="22"/>
              </w:rPr>
            </w:pPr>
          </w:p>
          <w:p w14:paraId="02408C0F" w14:textId="77777777" w:rsidR="007D45CA" w:rsidRPr="001A401E" w:rsidRDefault="007D45CA" w:rsidP="00E767D4">
            <w:pPr>
              <w:jc w:val="both"/>
              <w:rPr>
                <w:rFonts w:eastAsia="Times New Roman" w:cs="Times New Roman"/>
                <w:sz w:val="22"/>
                <w:szCs w:val="22"/>
              </w:rPr>
            </w:pPr>
          </w:p>
          <w:p w14:paraId="0149DAEB" w14:textId="77777777" w:rsidR="007D45CA" w:rsidRPr="001A401E" w:rsidRDefault="007D45CA" w:rsidP="00E767D4">
            <w:pPr>
              <w:jc w:val="both"/>
              <w:rPr>
                <w:rFonts w:eastAsia="Times New Roman" w:cs="Times New Roman"/>
                <w:sz w:val="22"/>
                <w:szCs w:val="22"/>
              </w:rPr>
            </w:pPr>
          </w:p>
        </w:tc>
      </w:tr>
      <w:tr w:rsidR="007D45CA" w:rsidRPr="00A032E3" w14:paraId="42C2CD7B" w14:textId="77777777" w:rsidTr="00FC48D6">
        <w:trPr>
          <w:gridAfter w:val="1"/>
          <w:wAfter w:w="24" w:type="dxa"/>
          <w:cantSplit/>
          <w:trHeight w:val="255"/>
        </w:trPr>
        <w:tc>
          <w:tcPr>
            <w:tcW w:w="9317" w:type="dxa"/>
            <w:tcBorders>
              <w:top w:val="single" w:sz="4" w:space="0" w:color="000000"/>
              <w:left w:val="single" w:sz="4" w:space="0" w:color="000000"/>
              <w:bottom w:val="nil"/>
              <w:right w:val="single" w:sz="4" w:space="0" w:color="000000"/>
            </w:tcBorders>
            <w:hideMark/>
          </w:tcPr>
          <w:p w14:paraId="273BE56C" w14:textId="77777777" w:rsidR="00441859" w:rsidRPr="00963ED8" w:rsidRDefault="00DE7F5C">
            <w:pPr>
              <w:jc w:val="both"/>
              <w:rPr>
                <w:rFonts w:eastAsia="Times New Roman" w:cs="Times New Roman"/>
                <w:sz w:val="22"/>
                <w:szCs w:val="22"/>
                <w:lang w:val="es-CO"/>
                <w:rPrChange w:id="9010" w:author="Massiel Nayibe Moreno Ladino" w:date="2025-01-15T13:00:00Z" w16du:dateUtc="2025-01-15T18:00:00Z">
                  <w:rPr>
                    <w:rFonts w:eastAsia="Times New Roman" w:cs="Times New Roman"/>
                    <w:sz w:val="22"/>
                    <w:szCs w:val="22"/>
                  </w:rPr>
                </w:rPrChange>
              </w:rPr>
            </w:pPr>
            <w:r w:rsidRPr="00963ED8">
              <w:rPr>
                <w:rFonts w:eastAsia="Times New Roman" w:cs="Times New Roman"/>
                <w:sz w:val="22"/>
                <w:szCs w:val="22"/>
                <w:lang w:val="es-CO"/>
                <w:rPrChange w:id="9011" w:author="Massiel Nayibe Moreno Ladino" w:date="2025-01-15T13:00:00Z" w16du:dateUtc="2025-01-15T18:00:00Z">
                  <w:rPr>
                    <w:rFonts w:eastAsia="Times New Roman" w:cs="Times New Roman"/>
                    <w:sz w:val="22"/>
                    <w:szCs w:val="22"/>
                  </w:rPr>
                </w:rPrChange>
              </w:rPr>
              <w:t>Si se ha evitado una lesión física, ¿qué podría haber ocurrido para causarla?</w:t>
            </w:r>
          </w:p>
        </w:tc>
      </w:tr>
      <w:tr w:rsidR="007D45CA" w:rsidRPr="00A032E3" w14:paraId="00911E6D" w14:textId="77777777" w:rsidTr="00FC48D6">
        <w:trPr>
          <w:gridAfter w:val="1"/>
          <w:wAfter w:w="24" w:type="dxa"/>
          <w:cantSplit/>
          <w:trHeight w:val="292"/>
        </w:trPr>
        <w:tc>
          <w:tcPr>
            <w:tcW w:w="9317" w:type="dxa"/>
            <w:tcBorders>
              <w:top w:val="nil"/>
              <w:left w:val="single" w:sz="4" w:space="0" w:color="000000"/>
              <w:bottom w:val="single" w:sz="4" w:space="0" w:color="000000"/>
              <w:right w:val="single" w:sz="4" w:space="0" w:color="000000"/>
            </w:tcBorders>
          </w:tcPr>
          <w:p w14:paraId="4651BBE7" w14:textId="77777777" w:rsidR="007D45CA" w:rsidRPr="00963ED8" w:rsidRDefault="007D45CA" w:rsidP="00E767D4">
            <w:pPr>
              <w:jc w:val="both"/>
              <w:rPr>
                <w:rFonts w:eastAsia="Times New Roman" w:cs="Times New Roman"/>
                <w:sz w:val="22"/>
                <w:szCs w:val="22"/>
                <w:lang w:val="es-CO"/>
                <w:rPrChange w:id="9012" w:author="Massiel Nayibe Moreno Ladino" w:date="2025-01-15T13:00:00Z" w16du:dateUtc="2025-01-15T18:00:00Z">
                  <w:rPr>
                    <w:rFonts w:eastAsia="Times New Roman" w:cs="Times New Roman"/>
                    <w:sz w:val="22"/>
                    <w:szCs w:val="22"/>
                  </w:rPr>
                </w:rPrChange>
              </w:rPr>
            </w:pPr>
          </w:p>
          <w:p w14:paraId="48A26D0D" w14:textId="77777777" w:rsidR="007D45CA" w:rsidRPr="00963ED8" w:rsidRDefault="007D45CA" w:rsidP="00E767D4">
            <w:pPr>
              <w:jc w:val="both"/>
              <w:rPr>
                <w:rFonts w:eastAsia="Times New Roman" w:cs="Times New Roman"/>
                <w:sz w:val="22"/>
                <w:szCs w:val="22"/>
                <w:lang w:val="es-CO"/>
                <w:rPrChange w:id="9013" w:author="Massiel Nayibe Moreno Ladino" w:date="2025-01-15T13:00:00Z" w16du:dateUtc="2025-01-15T18:00:00Z">
                  <w:rPr>
                    <w:rFonts w:eastAsia="Times New Roman" w:cs="Times New Roman"/>
                    <w:sz w:val="22"/>
                    <w:szCs w:val="22"/>
                  </w:rPr>
                </w:rPrChange>
              </w:rPr>
            </w:pPr>
          </w:p>
          <w:p w14:paraId="1A3E674A" w14:textId="77777777" w:rsidR="007D45CA" w:rsidRPr="00963ED8" w:rsidRDefault="007D45CA" w:rsidP="00E767D4">
            <w:pPr>
              <w:jc w:val="both"/>
              <w:rPr>
                <w:rFonts w:eastAsia="Times New Roman" w:cs="Times New Roman"/>
                <w:sz w:val="22"/>
                <w:szCs w:val="22"/>
                <w:lang w:val="es-CO"/>
                <w:rPrChange w:id="9014" w:author="Massiel Nayibe Moreno Ladino" w:date="2025-01-15T13:00:00Z" w16du:dateUtc="2025-01-15T18:00:00Z">
                  <w:rPr>
                    <w:rFonts w:eastAsia="Times New Roman" w:cs="Times New Roman"/>
                    <w:sz w:val="22"/>
                    <w:szCs w:val="22"/>
                  </w:rPr>
                </w:rPrChange>
              </w:rPr>
            </w:pPr>
          </w:p>
          <w:p w14:paraId="670D3402" w14:textId="77777777" w:rsidR="007D45CA" w:rsidRPr="00963ED8" w:rsidRDefault="007D45CA" w:rsidP="00E767D4">
            <w:pPr>
              <w:jc w:val="both"/>
              <w:rPr>
                <w:rFonts w:eastAsia="Times New Roman" w:cs="Times New Roman"/>
                <w:sz w:val="22"/>
                <w:szCs w:val="22"/>
                <w:lang w:val="es-CO"/>
                <w:rPrChange w:id="9015" w:author="Massiel Nayibe Moreno Ladino" w:date="2025-01-15T13:00:00Z" w16du:dateUtc="2025-01-15T18:00:00Z">
                  <w:rPr>
                    <w:rFonts w:eastAsia="Times New Roman" w:cs="Times New Roman"/>
                    <w:sz w:val="22"/>
                    <w:szCs w:val="22"/>
                  </w:rPr>
                </w:rPrChange>
              </w:rPr>
            </w:pPr>
          </w:p>
        </w:tc>
      </w:tr>
      <w:tr w:rsidR="007D45CA" w:rsidRPr="00A032E3" w14:paraId="66501718" w14:textId="77777777" w:rsidTr="00FC48D6">
        <w:trPr>
          <w:gridAfter w:val="1"/>
          <w:wAfter w:w="24" w:type="dxa"/>
          <w:cantSplit/>
          <w:trHeight w:val="292"/>
        </w:trPr>
        <w:tc>
          <w:tcPr>
            <w:tcW w:w="9317" w:type="dxa"/>
            <w:tcBorders>
              <w:top w:val="nil"/>
              <w:left w:val="single" w:sz="4" w:space="0" w:color="000000"/>
              <w:bottom w:val="single" w:sz="4" w:space="0" w:color="000000"/>
              <w:right w:val="single" w:sz="4" w:space="0" w:color="000000"/>
            </w:tcBorders>
          </w:tcPr>
          <w:p w14:paraId="3FDD1B47" w14:textId="77777777" w:rsidR="00441859" w:rsidRPr="00963ED8" w:rsidRDefault="00DE7F5C">
            <w:pPr>
              <w:jc w:val="both"/>
              <w:rPr>
                <w:rFonts w:eastAsia="Times New Roman" w:cs="Times New Roman"/>
                <w:sz w:val="22"/>
                <w:szCs w:val="22"/>
                <w:lang w:val="es-CO"/>
                <w:rPrChange w:id="9016" w:author="Massiel Nayibe Moreno Ladino" w:date="2025-01-15T13:00:00Z" w16du:dateUtc="2025-01-15T18:00:00Z">
                  <w:rPr>
                    <w:rFonts w:eastAsia="Times New Roman" w:cs="Times New Roman"/>
                    <w:sz w:val="22"/>
                    <w:szCs w:val="22"/>
                  </w:rPr>
                </w:rPrChange>
              </w:rPr>
            </w:pPr>
            <w:r w:rsidRPr="00963ED8">
              <w:rPr>
                <w:rFonts w:eastAsia="Times New Roman" w:cs="Times New Roman"/>
                <w:sz w:val="22"/>
                <w:szCs w:val="22"/>
                <w:lang w:val="es-CO"/>
                <w:rPrChange w:id="9017" w:author="Massiel Nayibe Moreno Ladino" w:date="2025-01-15T13:00:00Z" w16du:dateUtc="2025-01-15T18:00:00Z">
                  <w:rPr>
                    <w:rFonts w:eastAsia="Times New Roman" w:cs="Times New Roman"/>
                    <w:sz w:val="22"/>
                    <w:szCs w:val="22"/>
                  </w:rPr>
                </w:rPrChange>
              </w:rPr>
              <w:t>7. Si se han producido daños en el vehículo del empresario, descríbalos:</w:t>
            </w:r>
          </w:p>
          <w:p w14:paraId="3A9582C0" w14:textId="77777777" w:rsidR="007D45CA" w:rsidRPr="00963ED8" w:rsidRDefault="007D45CA" w:rsidP="00E767D4">
            <w:pPr>
              <w:jc w:val="both"/>
              <w:rPr>
                <w:rFonts w:eastAsia="Times New Roman" w:cs="Times New Roman"/>
                <w:sz w:val="22"/>
                <w:szCs w:val="22"/>
                <w:lang w:val="es-CO"/>
                <w:rPrChange w:id="9018" w:author="Massiel Nayibe Moreno Ladino" w:date="2025-01-15T13:00:00Z" w16du:dateUtc="2025-01-15T18:00:00Z">
                  <w:rPr>
                    <w:rFonts w:eastAsia="Times New Roman" w:cs="Times New Roman"/>
                    <w:sz w:val="22"/>
                    <w:szCs w:val="22"/>
                  </w:rPr>
                </w:rPrChange>
              </w:rPr>
            </w:pPr>
          </w:p>
          <w:p w14:paraId="14C5C9A2" w14:textId="77777777" w:rsidR="007D45CA" w:rsidRPr="00963ED8" w:rsidRDefault="007D45CA" w:rsidP="00E767D4">
            <w:pPr>
              <w:jc w:val="both"/>
              <w:rPr>
                <w:rFonts w:eastAsia="Times New Roman" w:cs="Times New Roman"/>
                <w:sz w:val="22"/>
                <w:szCs w:val="22"/>
                <w:lang w:val="es-CO"/>
                <w:rPrChange w:id="9019" w:author="Massiel Nayibe Moreno Ladino" w:date="2025-01-15T13:00:00Z" w16du:dateUtc="2025-01-15T18:00:00Z">
                  <w:rPr>
                    <w:rFonts w:eastAsia="Times New Roman" w:cs="Times New Roman"/>
                    <w:sz w:val="22"/>
                    <w:szCs w:val="22"/>
                  </w:rPr>
                </w:rPrChange>
              </w:rPr>
            </w:pPr>
          </w:p>
          <w:p w14:paraId="02D50314" w14:textId="77777777" w:rsidR="007D45CA" w:rsidRPr="00963ED8" w:rsidRDefault="007D45CA" w:rsidP="00E767D4">
            <w:pPr>
              <w:jc w:val="both"/>
              <w:rPr>
                <w:rFonts w:eastAsia="Times New Roman" w:cs="Times New Roman"/>
                <w:sz w:val="22"/>
                <w:szCs w:val="22"/>
                <w:lang w:val="es-CO"/>
                <w:rPrChange w:id="9020" w:author="Massiel Nayibe Moreno Ladino" w:date="2025-01-15T13:00:00Z" w16du:dateUtc="2025-01-15T18:00:00Z">
                  <w:rPr>
                    <w:rFonts w:eastAsia="Times New Roman" w:cs="Times New Roman"/>
                    <w:sz w:val="22"/>
                    <w:szCs w:val="22"/>
                  </w:rPr>
                </w:rPrChange>
              </w:rPr>
            </w:pPr>
          </w:p>
          <w:p w14:paraId="40E3C4B9" w14:textId="77777777" w:rsidR="007D45CA" w:rsidRPr="00963ED8" w:rsidRDefault="007D45CA" w:rsidP="00E767D4">
            <w:pPr>
              <w:jc w:val="both"/>
              <w:rPr>
                <w:rFonts w:eastAsia="Times New Roman" w:cs="Times New Roman"/>
                <w:sz w:val="22"/>
                <w:szCs w:val="22"/>
                <w:lang w:val="es-CO"/>
                <w:rPrChange w:id="9021" w:author="Massiel Nayibe Moreno Ladino" w:date="2025-01-15T13:00:00Z" w16du:dateUtc="2025-01-15T18:00:00Z">
                  <w:rPr>
                    <w:rFonts w:eastAsia="Times New Roman" w:cs="Times New Roman"/>
                    <w:sz w:val="22"/>
                    <w:szCs w:val="22"/>
                  </w:rPr>
                </w:rPrChange>
              </w:rPr>
            </w:pPr>
          </w:p>
          <w:p w14:paraId="7CFEB85C" w14:textId="77777777" w:rsidR="007D45CA" w:rsidRPr="00963ED8" w:rsidRDefault="007D45CA" w:rsidP="00E767D4">
            <w:pPr>
              <w:jc w:val="both"/>
              <w:rPr>
                <w:rFonts w:eastAsia="Times New Roman" w:cs="Times New Roman"/>
                <w:sz w:val="22"/>
                <w:szCs w:val="22"/>
                <w:lang w:val="es-CO"/>
                <w:rPrChange w:id="9022" w:author="Massiel Nayibe Moreno Ladino" w:date="2025-01-15T13:00:00Z" w16du:dateUtc="2025-01-15T18:00:00Z">
                  <w:rPr>
                    <w:rFonts w:eastAsia="Times New Roman" w:cs="Times New Roman"/>
                    <w:sz w:val="22"/>
                    <w:szCs w:val="22"/>
                  </w:rPr>
                </w:rPrChange>
              </w:rPr>
            </w:pPr>
          </w:p>
          <w:p w14:paraId="52F39962" w14:textId="77777777" w:rsidR="007D45CA" w:rsidRPr="00963ED8" w:rsidRDefault="007D45CA" w:rsidP="00E767D4">
            <w:pPr>
              <w:jc w:val="both"/>
              <w:rPr>
                <w:rFonts w:eastAsia="Times New Roman" w:cs="Times New Roman"/>
                <w:sz w:val="22"/>
                <w:szCs w:val="22"/>
                <w:lang w:val="es-CO"/>
                <w:rPrChange w:id="9023" w:author="Massiel Nayibe Moreno Ladino" w:date="2025-01-15T13:00:00Z" w16du:dateUtc="2025-01-15T18:00:00Z">
                  <w:rPr>
                    <w:rFonts w:eastAsia="Times New Roman" w:cs="Times New Roman"/>
                    <w:sz w:val="22"/>
                    <w:szCs w:val="22"/>
                  </w:rPr>
                </w:rPrChange>
              </w:rPr>
            </w:pPr>
          </w:p>
        </w:tc>
      </w:tr>
      <w:tr w:rsidR="007D45CA" w:rsidRPr="00A032E3" w14:paraId="50D6494E" w14:textId="77777777" w:rsidTr="00FC48D6">
        <w:trPr>
          <w:gridAfter w:val="1"/>
          <w:wAfter w:w="24" w:type="dxa"/>
          <w:cantSplit/>
          <w:trHeight w:val="292"/>
        </w:trPr>
        <w:tc>
          <w:tcPr>
            <w:tcW w:w="9317" w:type="dxa"/>
            <w:tcBorders>
              <w:top w:val="nil"/>
              <w:left w:val="single" w:sz="4" w:space="0" w:color="000000"/>
              <w:bottom w:val="single" w:sz="4" w:space="0" w:color="000000"/>
              <w:right w:val="single" w:sz="4" w:space="0" w:color="000000"/>
            </w:tcBorders>
          </w:tcPr>
          <w:p w14:paraId="206C51BB" w14:textId="77777777" w:rsidR="00441859" w:rsidRPr="00963ED8" w:rsidRDefault="00DE7F5C">
            <w:pPr>
              <w:jc w:val="both"/>
              <w:rPr>
                <w:rFonts w:eastAsia="Times New Roman" w:cs="Times New Roman"/>
                <w:sz w:val="22"/>
                <w:szCs w:val="22"/>
                <w:lang w:val="es-CO"/>
                <w:rPrChange w:id="9024" w:author="Massiel Nayibe Moreno Ladino" w:date="2025-01-15T13:00:00Z" w16du:dateUtc="2025-01-15T18:00:00Z">
                  <w:rPr>
                    <w:rFonts w:eastAsia="Times New Roman" w:cs="Times New Roman"/>
                    <w:sz w:val="22"/>
                    <w:szCs w:val="22"/>
                  </w:rPr>
                </w:rPrChange>
              </w:rPr>
            </w:pPr>
            <w:r w:rsidRPr="00963ED8">
              <w:rPr>
                <w:rFonts w:eastAsia="Times New Roman" w:cs="Times New Roman"/>
                <w:sz w:val="22"/>
                <w:szCs w:val="22"/>
                <w:lang w:val="es-CO"/>
                <w:rPrChange w:id="9025" w:author="Massiel Nayibe Moreno Ladino" w:date="2025-01-15T13:00:00Z" w16du:dateUtc="2025-01-15T18:00:00Z">
                  <w:rPr>
                    <w:rFonts w:eastAsia="Times New Roman" w:cs="Times New Roman"/>
                    <w:sz w:val="22"/>
                    <w:szCs w:val="22"/>
                  </w:rPr>
                </w:rPrChange>
              </w:rPr>
              <w:t>8. Si se han producido daños en el equipo del empresario, descríbalos:</w:t>
            </w:r>
          </w:p>
          <w:p w14:paraId="05905751" w14:textId="77777777" w:rsidR="007D45CA" w:rsidRPr="00963ED8" w:rsidRDefault="007D45CA" w:rsidP="00E767D4">
            <w:pPr>
              <w:jc w:val="both"/>
              <w:rPr>
                <w:rFonts w:eastAsia="Times New Roman" w:cs="Times New Roman"/>
                <w:sz w:val="22"/>
                <w:szCs w:val="22"/>
                <w:lang w:val="es-CO"/>
                <w:rPrChange w:id="9026" w:author="Massiel Nayibe Moreno Ladino" w:date="2025-01-15T13:00:00Z" w16du:dateUtc="2025-01-15T18:00:00Z">
                  <w:rPr>
                    <w:rFonts w:eastAsia="Times New Roman" w:cs="Times New Roman"/>
                    <w:sz w:val="22"/>
                    <w:szCs w:val="22"/>
                  </w:rPr>
                </w:rPrChange>
              </w:rPr>
            </w:pPr>
          </w:p>
          <w:p w14:paraId="0D7267F1" w14:textId="77777777" w:rsidR="007D45CA" w:rsidRPr="00963ED8" w:rsidRDefault="007D45CA" w:rsidP="00E767D4">
            <w:pPr>
              <w:jc w:val="both"/>
              <w:rPr>
                <w:rFonts w:eastAsia="Times New Roman" w:cs="Times New Roman"/>
                <w:sz w:val="22"/>
                <w:szCs w:val="22"/>
                <w:lang w:val="es-CO"/>
                <w:rPrChange w:id="9027" w:author="Massiel Nayibe Moreno Ladino" w:date="2025-01-15T13:00:00Z" w16du:dateUtc="2025-01-15T18:00:00Z">
                  <w:rPr>
                    <w:rFonts w:eastAsia="Times New Roman" w:cs="Times New Roman"/>
                    <w:sz w:val="22"/>
                    <w:szCs w:val="22"/>
                  </w:rPr>
                </w:rPrChange>
              </w:rPr>
            </w:pPr>
          </w:p>
          <w:p w14:paraId="790A2DC9" w14:textId="77777777" w:rsidR="007D45CA" w:rsidRPr="00963ED8" w:rsidRDefault="007D45CA" w:rsidP="00E767D4">
            <w:pPr>
              <w:jc w:val="both"/>
              <w:rPr>
                <w:rFonts w:eastAsia="Times New Roman" w:cs="Times New Roman"/>
                <w:sz w:val="22"/>
                <w:szCs w:val="22"/>
                <w:lang w:val="es-CO"/>
                <w:rPrChange w:id="9028" w:author="Massiel Nayibe Moreno Ladino" w:date="2025-01-15T13:00:00Z" w16du:dateUtc="2025-01-15T18:00:00Z">
                  <w:rPr>
                    <w:rFonts w:eastAsia="Times New Roman" w:cs="Times New Roman"/>
                    <w:sz w:val="22"/>
                    <w:szCs w:val="22"/>
                  </w:rPr>
                </w:rPrChange>
              </w:rPr>
            </w:pPr>
          </w:p>
          <w:p w14:paraId="168B82CA" w14:textId="77777777" w:rsidR="007D45CA" w:rsidRPr="00963ED8" w:rsidRDefault="007D45CA" w:rsidP="00E767D4">
            <w:pPr>
              <w:jc w:val="both"/>
              <w:rPr>
                <w:rFonts w:eastAsia="Times New Roman" w:cs="Times New Roman"/>
                <w:sz w:val="22"/>
                <w:szCs w:val="22"/>
                <w:lang w:val="es-CO"/>
                <w:rPrChange w:id="9029" w:author="Massiel Nayibe Moreno Ladino" w:date="2025-01-15T13:00:00Z" w16du:dateUtc="2025-01-15T18:00:00Z">
                  <w:rPr>
                    <w:rFonts w:eastAsia="Times New Roman" w:cs="Times New Roman"/>
                    <w:sz w:val="22"/>
                    <w:szCs w:val="22"/>
                  </w:rPr>
                </w:rPrChange>
              </w:rPr>
            </w:pPr>
          </w:p>
          <w:p w14:paraId="01254226" w14:textId="77777777" w:rsidR="007D45CA" w:rsidRPr="00963ED8" w:rsidRDefault="007D45CA" w:rsidP="00E767D4">
            <w:pPr>
              <w:jc w:val="both"/>
              <w:rPr>
                <w:rFonts w:eastAsia="Times New Roman" w:cs="Times New Roman"/>
                <w:sz w:val="22"/>
                <w:szCs w:val="22"/>
                <w:lang w:val="es-CO"/>
                <w:rPrChange w:id="9030" w:author="Massiel Nayibe Moreno Ladino" w:date="2025-01-15T13:00:00Z" w16du:dateUtc="2025-01-15T18:00:00Z">
                  <w:rPr>
                    <w:rFonts w:eastAsia="Times New Roman" w:cs="Times New Roman"/>
                    <w:sz w:val="22"/>
                    <w:szCs w:val="22"/>
                  </w:rPr>
                </w:rPrChange>
              </w:rPr>
            </w:pPr>
          </w:p>
          <w:p w14:paraId="0D675937" w14:textId="77777777" w:rsidR="007D45CA" w:rsidRPr="00963ED8" w:rsidRDefault="007D45CA" w:rsidP="00E767D4">
            <w:pPr>
              <w:jc w:val="both"/>
              <w:rPr>
                <w:rFonts w:eastAsia="Times New Roman" w:cs="Times New Roman"/>
                <w:sz w:val="22"/>
                <w:szCs w:val="22"/>
                <w:lang w:val="es-CO"/>
                <w:rPrChange w:id="9031" w:author="Massiel Nayibe Moreno Ladino" w:date="2025-01-15T13:00:00Z" w16du:dateUtc="2025-01-15T18:00:00Z">
                  <w:rPr>
                    <w:rFonts w:eastAsia="Times New Roman" w:cs="Times New Roman"/>
                    <w:sz w:val="22"/>
                    <w:szCs w:val="22"/>
                  </w:rPr>
                </w:rPrChange>
              </w:rPr>
            </w:pPr>
          </w:p>
        </w:tc>
      </w:tr>
      <w:tr w:rsidR="007D45CA" w:rsidRPr="001A401E" w14:paraId="3A8E33B2" w14:textId="77777777" w:rsidTr="00FC48D6">
        <w:trPr>
          <w:gridAfter w:val="1"/>
          <w:wAfter w:w="24" w:type="dxa"/>
          <w:cantSplit/>
          <w:trHeight w:val="292"/>
        </w:trPr>
        <w:tc>
          <w:tcPr>
            <w:tcW w:w="9317" w:type="dxa"/>
            <w:tcBorders>
              <w:top w:val="single" w:sz="4" w:space="0" w:color="000000"/>
              <w:left w:val="single" w:sz="4" w:space="0" w:color="000000"/>
              <w:bottom w:val="single" w:sz="4" w:space="0" w:color="000000"/>
              <w:right w:val="single" w:sz="4" w:space="0" w:color="000000"/>
            </w:tcBorders>
            <w:shd w:val="clear" w:color="auto" w:fill="E0E0E0"/>
            <w:hideMark/>
          </w:tcPr>
          <w:p w14:paraId="76882BBA" w14:textId="77777777" w:rsidR="00441859" w:rsidRDefault="00DE7F5C">
            <w:pPr>
              <w:jc w:val="both"/>
              <w:rPr>
                <w:rFonts w:eastAsia="Times New Roman" w:cs="Times New Roman"/>
                <w:b/>
                <w:bCs/>
                <w:sz w:val="22"/>
                <w:szCs w:val="22"/>
              </w:rPr>
            </w:pPr>
            <w:r w:rsidRPr="001A401E">
              <w:rPr>
                <w:rFonts w:eastAsia="Times New Roman" w:cs="Times New Roman"/>
                <w:b/>
                <w:bCs/>
                <w:sz w:val="22"/>
                <w:szCs w:val="22"/>
              </w:rPr>
              <w:t>C. Hallazgos de accidentes</w:t>
            </w:r>
          </w:p>
        </w:tc>
      </w:tr>
      <w:tr w:rsidR="007D45CA" w:rsidRPr="00A032E3" w14:paraId="55BBC16B" w14:textId="77777777" w:rsidTr="00FC48D6">
        <w:trPr>
          <w:gridAfter w:val="1"/>
          <w:wAfter w:w="24" w:type="dxa"/>
          <w:cantSplit/>
          <w:trHeight w:val="292"/>
        </w:trPr>
        <w:tc>
          <w:tcPr>
            <w:tcW w:w="9317" w:type="dxa"/>
            <w:tcBorders>
              <w:top w:val="single" w:sz="4" w:space="0" w:color="000000"/>
              <w:left w:val="single" w:sz="4" w:space="0" w:color="000000"/>
              <w:bottom w:val="nil"/>
              <w:right w:val="single" w:sz="4" w:space="0" w:color="000000"/>
            </w:tcBorders>
            <w:hideMark/>
          </w:tcPr>
          <w:p w14:paraId="610272A2" w14:textId="77777777" w:rsidR="00441859" w:rsidRPr="00963ED8" w:rsidRDefault="00DE7F5C">
            <w:pPr>
              <w:jc w:val="both"/>
              <w:rPr>
                <w:rFonts w:eastAsia="Times New Roman" w:cs="Times New Roman"/>
                <w:sz w:val="22"/>
                <w:szCs w:val="22"/>
                <w:lang w:val="es-CO"/>
                <w:rPrChange w:id="9032" w:author="Massiel Nayibe Moreno Ladino" w:date="2025-01-15T13:00:00Z" w16du:dateUtc="2025-01-15T18:00:00Z">
                  <w:rPr>
                    <w:rFonts w:eastAsia="Times New Roman" w:cs="Times New Roman"/>
                    <w:sz w:val="22"/>
                    <w:szCs w:val="22"/>
                  </w:rPr>
                </w:rPrChange>
              </w:rPr>
            </w:pPr>
            <w:r w:rsidRPr="00963ED8">
              <w:rPr>
                <w:rFonts w:eastAsia="Times New Roman" w:cs="Times New Roman"/>
                <w:color w:val="000000"/>
                <w:sz w:val="22"/>
                <w:szCs w:val="22"/>
                <w:lang w:val="es-CO"/>
                <w:rPrChange w:id="9033" w:author="Massiel Nayibe Moreno Ladino" w:date="2025-01-15T13:00:00Z" w16du:dateUtc="2025-01-15T18:00:00Z">
                  <w:rPr>
                    <w:rFonts w:eastAsia="Times New Roman" w:cs="Times New Roman"/>
                    <w:color w:val="000000"/>
                    <w:sz w:val="22"/>
                    <w:szCs w:val="22"/>
                  </w:rPr>
                </w:rPrChange>
              </w:rPr>
              <w:t>Tras examinar todos los hechos, ¿cuál fue la condición peligrosa, la práctica laboral insegura u otros factores causales (procedimiento, equipo, personas y entorno) que contribuyeron al accidente/lesión?</w:t>
            </w:r>
          </w:p>
        </w:tc>
      </w:tr>
      <w:tr w:rsidR="007D45CA" w:rsidRPr="00A032E3" w14:paraId="44DFEB86" w14:textId="77777777" w:rsidTr="00FC48D6">
        <w:trPr>
          <w:gridAfter w:val="1"/>
          <w:wAfter w:w="24" w:type="dxa"/>
          <w:cantSplit/>
          <w:trHeight w:val="292"/>
        </w:trPr>
        <w:tc>
          <w:tcPr>
            <w:tcW w:w="9317" w:type="dxa"/>
            <w:tcBorders>
              <w:top w:val="nil"/>
              <w:left w:val="single" w:sz="4" w:space="0" w:color="000000"/>
              <w:bottom w:val="single" w:sz="4" w:space="0" w:color="000000"/>
              <w:right w:val="single" w:sz="4" w:space="0" w:color="000000"/>
            </w:tcBorders>
          </w:tcPr>
          <w:p w14:paraId="1EF804CF" w14:textId="77777777" w:rsidR="007D45CA" w:rsidRPr="00963ED8" w:rsidRDefault="007D45CA" w:rsidP="00E767D4">
            <w:pPr>
              <w:jc w:val="both"/>
              <w:rPr>
                <w:rFonts w:eastAsia="Times New Roman" w:cs="Times New Roman"/>
                <w:sz w:val="22"/>
                <w:szCs w:val="22"/>
                <w:lang w:val="es-CO"/>
                <w:rPrChange w:id="9034" w:author="Massiel Nayibe Moreno Ladino" w:date="2025-01-15T13:00:00Z" w16du:dateUtc="2025-01-15T18:00:00Z">
                  <w:rPr>
                    <w:rFonts w:eastAsia="Times New Roman" w:cs="Times New Roman"/>
                    <w:sz w:val="22"/>
                    <w:szCs w:val="22"/>
                  </w:rPr>
                </w:rPrChange>
              </w:rPr>
            </w:pPr>
          </w:p>
          <w:p w14:paraId="2BDD31FF" w14:textId="77777777" w:rsidR="007D45CA" w:rsidRPr="00963ED8" w:rsidRDefault="007D45CA" w:rsidP="00E767D4">
            <w:pPr>
              <w:jc w:val="both"/>
              <w:rPr>
                <w:rFonts w:eastAsia="Times New Roman" w:cs="Times New Roman"/>
                <w:sz w:val="22"/>
                <w:szCs w:val="22"/>
                <w:lang w:val="es-CO"/>
                <w:rPrChange w:id="9035" w:author="Massiel Nayibe Moreno Ladino" w:date="2025-01-15T13:00:00Z" w16du:dateUtc="2025-01-15T18:00:00Z">
                  <w:rPr>
                    <w:rFonts w:eastAsia="Times New Roman" w:cs="Times New Roman"/>
                    <w:sz w:val="22"/>
                    <w:szCs w:val="22"/>
                  </w:rPr>
                </w:rPrChange>
              </w:rPr>
            </w:pPr>
          </w:p>
          <w:p w14:paraId="5FD3D156" w14:textId="77777777" w:rsidR="007D45CA" w:rsidRPr="00963ED8" w:rsidRDefault="007D45CA" w:rsidP="00E767D4">
            <w:pPr>
              <w:jc w:val="both"/>
              <w:rPr>
                <w:rFonts w:eastAsia="Times New Roman" w:cs="Times New Roman"/>
                <w:sz w:val="22"/>
                <w:szCs w:val="22"/>
                <w:lang w:val="es-CO"/>
                <w:rPrChange w:id="9036" w:author="Massiel Nayibe Moreno Ladino" w:date="2025-01-15T13:00:00Z" w16du:dateUtc="2025-01-15T18:00:00Z">
                  <w:rPr>
                    <w:rFonts w:eastAsia="Times New Roman" w:cs="Times New Roman"/>
                    <w:sz w:val="22"/>
                    <w:szCs w:val="22"/>
                  </w:rPr>
                </w:rPrChange>
              </w:rPr>
            </w:pPr>
          </w:p>
          <w:p w14:paraId="5C12B7F1" w14:textId="77777777" w:rsidR="007D45CA" w:rsidRPr="00963ED8" w:rsidRDefault="007D45CA" w:rsidP="00E767D4">
            <w:pPr>
              <w:jc w:val="both"/>
              <w:rPr>
                <w:rFonts w:eastAsia="Times New Roman" w:cs="Times New Roman"/>
                <w:sz w:val="22"/>
                <w:szCs w:val="22"/>
                <w:lang w:val="es-CO"/>
                <w:rPrChange w:id="9037" w:author="Massiel Nayibe Moreno Ladino" w:date="2025-01-15T13:00:00Z" w16du:dateUtc="2025-01-15T18:00:00Z">
                  <w:rPr>
                    <w:rFonts w:eastAsia="Times New Roman" w:cs="Times New Roman"/>
                    <w:sz w:val="22"/>
                    <w:szCs w:val="22"/>
                  </w:rPr>
                </w:rPrChange>
              </w:rPr>
            </w:pPr>
          </w:p>
          <w:p w14:paraId="55278160" w14:textId="77777777" w:rsidR="007D45CA" w:rsidRPr="00963ED8" w:rsidRDefault="007D45CA" w:rsidP="00E767D4">
            <w:pPr>
              <w:jc w:val="both"/>
              <w:rPr>
                <w:rFonts w:eastAsia="Times New Roman" w:cs="Times New Roman"/>
                <w:sz w:val="22"/>
                <w:szCs w:val="22"/>
                <w:lang w:val="es-CO"/>
                <w:rPrChange w:id="9038" w:author="Massiel Nayibe Moreno Ladino" w:date="2025-01-15T13:00:00Z" w16du:dateUtc="2025-01-15T18:00:00Z">
                  <w:rPr>
                    <w:rFonts w:eastAsia="Times New Roman" w:cs="Times New Roman"/>
                    <w:sz w:val="22"/>
                    <w:szCs w:val="22"/>
                  </w:rPr>
                </w:rPrChange>
              </w:rPr>
            </w:pPr>
          </w:p>
          <w:p w14:paraId="679B1E22" w14:textId="77777777" w:rsidR="007D45CA" w:rsidRPr="00963ED8" w:rsidRDefault="007D45CA" w:rsidP="00E767D4">
            <w:pPr>
              <w:jc w:val="both"/>
              <w:rPr>
                <w:rFonts w:eastAsia="Times New Roman" w:cs="Times New Roman"/>
                <w:sz w:val="22"/>
                <w:szCs w:val="22"/>
                <w:lang w:val="es-CO"/>
                <w:rPrChange w:id="9039" w:author="Massiel Nayibe Moreno Ladino" w:date="2025-01-15T13:00:00Z" w16du:dateUtc="2025-01-15T18:00:00Z">
                  <w:rPr>
                    <w:rFonts w:eastAsia="Times New Roman" w:cs="Times New Roman"/>
                    <w:sz w:val="22"/>
                    <w:szCs w:val="22"/>
                  </w:rPr>
                </w:rPrChange>
              </w:rPr>
            </w:pPr>
          </w:p>
        </w:tc>
      </w:tr>
    </w:tbl>
    <w:p w14:paraId="5D5B401B" w14:textId="77777777" w:rsidR="007D45CA" w:rsidRPr="00963ED8" w:rsidRDefault="007D45CA" w:rsidP="00E767D4">
      <w:pPr>
        <w:jc w:val="both"/>
        <w:rPr>
          <w:rFonts w:cs="Times New Roman"/>
          <w:sz w:val="22"/>
          <w:szCs w:val="22"/>
          <w:lang w:val="es-CO"/>
          <w:rPrChange w:id="9040" w:author="Massiel Nayibe Moreno Ladino" w:date="2025-01-15T13:00:00Z" w16du:dateUtc="2025-01-15T18:00:00Z">
            <w:rPr>
              <w:rFonts w:cs="Times New Roman"/>
              <w:sz w:val="22"/>
              <w:szCs w:val="22"/>
            </w:rPr>
          </w:rPrChange>
        </w:rPr>
      </w:pPr>
    </w:p>
    <w:p w14:paraId="10B73024" w14:textId="77777777" w:rsidR="007D45CA" w:rsidRPr="00963ED8" w:rsidRDefault="007D45CA" w:rsidP="00E767D4">
      <w:pPr>
        <w:jc w:val="both"/>
        <w:rPr>
          <w:rFonts w:cs="Times New Roman"/>
          <w:sz w:val="22"/>
          <w:szCs w:val="22"/>
          <w:lang w:val="es-CO"/>
          <w:rPrChange w:id="9041" w:author="Massiel Nayibe Moreno Ladino" w:date="2025-01-15T13:00:00Z" w16du:dateUtc="2025-01-15T18:00:00Z">
            <w:rPr>
              <w:rFonts w:cs="Times New Roman"/>
              <w:sz w:val="22"/>
              <w:szCs w:val="22"/>
            </w:rPr>
          </w:rPrChange>
        </w:rPr>
      </w:pPr>
    </w:p>
    <w:p w14:paraId="35F498A1" w14:textId="77777777" w:rsidR="00441859" w:rsidRPr="00963ED8" w:rsidRDefault="00DE7F5C">
      <w:pPr>
        <w:jc w:val="both"/>
        <w:rPr>
          <w:rFonts w:cs="Times New Roman"/>
          <w:spacing w:val="-1"/>
          <w:sz w:val="22"/>
          <w:szCs w:val="22"/>
          <w:lang w:val="es-CO"/>
          <w:rPrChange w:id="9042" w:author="Massiel Nayibe Moreno Ladino" w:date="2025-01-15T13:00:00Z" w16du:dateUtc="2025-01-15T18:00:00Z">
            <w:rPr>
              <w:rFonts w:cs="Times New Roman"/>
              <w:spacing w:val="-1"/>
              <w:sz w:val="22"/>
              <w:szCs w:val="22"/>
            </w:rPr>
          </w:rPrChange>
        </w:rPr>
      </w:pPr>
      <w:r w:rsidRPr="00963ED8">
        <w:rPr>
          <w:rFonts w:cs="Times New Roman"/>
          <w:spacing w:val="-1"/>
          <w:sz w:val="22"/>
          <w:szCs w:val="22"/>
          <w:lang w:val="es-CO"/>
          <w:rPrChange w:id="9043" w:author="Massiel Nayibe Moreno Ladino" w:date="2025-01-15T13:00:00Z" w16du:dateUtc="2025-01-15T18:00:00Z">
            <w:rPr>
              <w:rFonts w:cs="Times New Roman"/>
              <w:spacing w:val="-1"/>
              <w:sz w:val="22"/>
              <w:szCs w:val="22"/>
            </w:rPr>
          </w:rPrChange>
        </w:rPr>
        <w:t xml:space="preserve">Firma </w:t>
      </w:r>
      <w:r w:rsidRPr="00963ED8">
        <w:rPr>
          <w:rFonts w:cs="Times New Roman"/>
          <w:sz w:val="22"/>
          <w:szCs w:val="22"/>
          <w:lang w:val="es-CO"/>
          <w:rPrChange w:id="9044" w:author="Massiel Nayibe Moreno Ladino" w:date="2025-01-15T13:00:00Z" w16du:dateUtc="2025-01-15T18:00:00Z">
            <w:rPr>
              <w:rFonts w:cs="Times New Roman"/>
              <w:sz w:val="22"/>
              <w:szCs w:val="22"/>
            </w:rPr>
          </w:rPrChange>
        </w:rPr>
        <w:t>del empleado</w:t>
      </w:r>
      <w:r w:rsidRPr="00963ED8">
        <w:rPr>
          <w:rFonts w:cs="Times New Roman"/>
          <w:spacing w:val="-1"/>
          <w:sz w:val="22"/>
          <w:szCs w:val="22"/>
          <w:lang w:val="es-CO"/>
          <w:rPrChange w:id="9045" w:author="Massiel Nayibe Moreno Ladino" w:date="2025-01-15T13:00:00Z" w16du:dateUtc="2025-01-15T18:00:00Z">
            <w:rPr>
              <w:rFonts w:cs="Times New Roman"/>
              <w:spacing w:val="-1"/>
              <w:sz w:val="22"/>
              <w:szCs w:val="22"/>
            </w:rPr>
          </w:rPrChange>
        </w:rPr>
        <w:t>: __________________________________________________________________</w:t>
      </w:r>
    </w:p>
    <w:p w14:paraId="4FC892E7" w14:textId="77777777" w:rsidR="007D45CA" w:rsidRPr="00963ED8" w:rsidRDefault="007D45CA" w:rsidP="00E767D4">
      <w:pPr>
        <w:jc w:val="both"/>
        <w:rPr>
          <w:rFonts w:cs="Times New Roman"/>
          <w:sz w:val="22"/>
          <w:szCs w:val="22"/>
          <w:lang w:val="es-CO"/>
          <w:rPrChange w:id="9046" w:author="Massiel Nayibe Moreno Ladino" w:date="2025-01-15T13:00:00Z" w16du:dateUtc="2025-01-15T18:00:00Z">
            <w:rPr>
              <w:rFonts w:cs="Times New Roman"/>
              <w:sz w:val="22"/>
              <w:szCs w:val="22"/>
            </w:rPr>
          </w:rPrChange>
        </w:rPr>
      </w:pPr>
    </w:p>
    <w:p w14:paraId="039021EC" w14:textId="77777777" w:rsidR="00441859" w:rsidRPr="00963ED8" w:rsidRDefault="00DE7F5C">
      <w:pPr>
        <w:jc w:val="both"/>
        <w:rPr>
          <w:rFonts w:cs="Times New Roman"/>
          <w:sz w:val="22"/>
          <w:szCs w:val="22"/>
          <w:u w:val="single" w:color="000000"/>
          <w:lang w:val="es-CO"/>
          <w:rPrChange w:id="9047" w:author="Massiel Nayibe Moreno Ladino" w:date="2025-01-15T13:00:00Z" w16du:dateUtc="2025-01-15T18:00:00Z">
            <w:rPr>
              <w:rFonts w:cs="Times New Roman"/>
              <w:sz w:val="22"/>
              <w:szCs w:val="22"/>
              <w:u w:val="single" w:color="000000"/>
            </w:rPr>
          </w:rPrChange>
        </w:rPr>
      </w:pPr>
      <w:r w:rsidRPr="00963ED8">
        <w:rPr>
          <w:rFonts w:cs="Times New Roman"/>
          <w:sz w:val="22"/>
          <w:szCs w:val="22"/>
          <w:lang w:val="es-CO"/>
          <w:rPrChange w:id="9048" w:author="Massiel Nayibe Moreno Ladino" w:date="2025-01-15T13:00:00Z" w16du:dateUtc="2025-01-15T18:00:00Z">
            <w:rPr>
              <w:rFonts w:cs="Times New Roman"/>
              <w:sz w:val="22"/>
              <w:szCs w:val="22"/>
            </w:rPr>
          </w:rPrChange>
        </w:rPr>
        <w:t>Date:</w:t>
      </w:r>
      <w:r w:rsidRPr="00963ED8">
        <w:rPr>
          <w:rFonts w:cs="Times New Roman"/>
          <w:sz w:val="22"/>
          <w:szCs w:val="22"/>
          <w:u w:val="single" w:color="000000"/>
          <w:lang w:val="es-CO"/>
          <w:rPrChange w:id="9049" w:author="Massiel Nayibe Moreno Ladino" w:date="2025-01-15T13:00:00Z" w16du:dateUtc="2025-01-15T18:00:00Z">
            <w:rPr>
              <w:rFonts w:cs="Times New Roman"/>
              <w:sz w:val="22"/>
              <w:szCs w:val="22"/>
              <w:u w:val="single" w:color="000000"/>
            </w:rPr>
          </w:rPrChange>
        </w:rPr>
        <w:t xml:space="preserve">_________________ </w:t>
      </w:r>
    </w:p>
    <w:p w14:paraId="2DB59CE2" w14:textId="77777777" w:rsidR="007D45CA" w:rsidRPr="00963ED8" w:rsidRDefault="007D45CA" w:rsidP="00E767D4">
      <w:pPr>
        <w:jc w:val="both"/>
        <w:rPr>
          <w:rFonts w:cs="Times New Roman"/>
          <w:sz w:val="22"/>
          <w:szCs w:val="22"/>
          <w:lang w:val="es-CO"/>
          <w:rPrChange w:id="9050" w:author="Massiel Nayibe Moreno Ladino" w:date="2025-01-15T13:00:00Z" w16du:dateUtc="2025-01-15T18:00:00Z">
            <w:rPr>
              <w:rFonts w:cs="Times New Roman"/>
              <w:sz w:val="22"/>
              <w:szCs w:val="22"/>
            </w:rPr>
          </w:rPrChange>
        </w:rPr>
      </w:pPr>
    </w:p>
    <w:p w14:paraId="4B720E82" w14:textId="77777777" w:rsidR="00441859" w:rsidRPr="00A032E3" w:rsidRDefault="00DE7F5C" w:rsidP="349587C1">
      <w:pPr>
        <w:jc w:val="both"/>
        <w:rPr>
          <w:rFonts w:cs="Times New Roman"/>
          <w:spacing w:val="-1"/>
          <w:sz w:val="22"/>
          <w:szCs w:val="22"/>
        </w:rPr>
      </w:pPr>
      <w:r w:rsidRPr="4BCD1CEB">
        <w:rPr>
          <w:rFonts w:cs="Times New Roman"/>
          <w:spacing w:val="-1"/>
          <w:sz w:val="22"/>
          <w:szCs w:val="22"/>
        </w:rPr>
        <w:t xml:space="preserve">Firma </w:t>
      </w:r>
      <w:r w:rsidRPr="4BCD1CEB">
        <w:rPr>
          <w:rFonts w:cs="Times New Roman"/>
          <w:sz w:val="22"/>
          <w:szCs w:val="22"/>
        </w:rPr>
        <w:t xml:space="preserve">del testigo </w:t>
      </w:r>
      <w:r w:rsidRPr="4BCD1CEB">
        <w:rPr>
          <w:rFonts w:cs="Times New Roman"/>
          <w:spacing w:val="-1"/>
          <w:sz w:val="22"/>
          <w:szCs w:val="22"/>
        </w:rPr>
        <w:t>(si procede):________________________________________________________</w:t>
      </w:r>
    </w:p>
    <w:p w14:paraId="42E3AB15" w14:textId="77777777" w:rsidR="007D45CA" w:rsidRPr="00963ED8" w:rsidRDefault="007D45CA" w:rsidP="00E767D4">
      <w:pPr>
        <w:jc w:val="both"/>
        <w:rPr>
          <w:rFonts w:cs="Times New Roman"/>
          <w:sz w:val="22"/>
          <w:szCs w:val="22"/>
          <w:lang w:val="es-CO"/>
          <w:rPrChange w:id="9051" w:author="Massiel Nayibe Moreno Ladino" w:date="2025-01-15T13:00:00Z" w16du:dateUtc="2025-01-15T18:00:00Z">
            <w:rPr>
              <w:rFonts w:cs="Times New Roman"/>
              <w:sz w:val="22"/>
              <w:szCs w:val="22"/>
            </w:rPr>
          </w:rPrChange>
        </w:rPr>
      </w:pPr>
    </w:p>
    <w:p w14:paraId="71A37EC5" w14:textId="77777777" w:rsidR="00441859" w:rsidRPr="00963ED8" w:rsidRDefault="00DE7F5C">
      <w:pPr>
        <w:jc w:val="both"/>
        <w:rPr>
          <w:rFonts w:cs="Times New Roman"/>
          <w:sz w:val="22"/>
          <w:szCs w:val="22"/>
          <w:u w:val="single" w:color="000000"/>
          <w:lang w:val="es-CO"/>
          <w:rPrChange w:id="9052" w:author="Massiel Nayibe Moreno Ladino" w:date="2025-01-15T13:00:00Z" w16du:dateUtc="2025-01-15T18:00:00Z">
            <w:rPr>
              <w:rFonts w:cs="Times New Roman"/>
              <w:sz w:val="22"/>
              <w:szCs w:val="22"/>
              <w:u w:val="single" w:color="000000"/>
            </w:rPr>
          </w:rPrChange>
        </w:rPr>
      </w:pPr>
      <w:r w:rsidRPr="00963ED8">
        <w:rPr>
          <w:rFonts w:cs="Times New Roman"/>
          <w:sz w:val="22"/>
          <w:szCs w:val="22"/>
          <w:lang w:val="es-CO"/>
          <w:rPrChange w:id="9053" w:author="Massiel Nayibe Moreno Ladino" w:date="2025-01-15T13:00:00Z" w16du:dateUtc="2025-01-15T18:00:00Z">
            <w:rPr>
              <w:rFonts w:cs="Times New Roman"/>
              <w:sz w:val="22"/>
              <w:szCs w:val="22"/>
            </w:rPr>
          </w:rPrChange>
        </w:rPr>
        <w:t>Date: __________</w:t>
      </w:r>
    </w:p>
    <w:p w14:paraId="7C812D84" w14:textId="77777777" w:rsidR="007D45CA" w:rsidRPr="00963ED8" w:rsidRDefault="007D45CA" w:rsidP="00E767D4">
      <w:pPr>
        <w:jc w:val="both"/>
        <w:rPr>
          <w:rFonts w:cs="Times New Roman"/>
          <w:sz w:val="22"/>
          <w:szCs w:val="22"/>
          <w:lang w:val="es-CO"/>
          <w:rPrChange w:id="9054" w:author="Massiel Nayibe Moreno Ladino" w:date="2025-01-15T13:00:00Z" w16du:dateUtc="2025-01-15T18:00:00Z">
            <w:rPr>
              <w:rFonts w:cs="Times New Roman"/>
              <w:sz w:val="22"/>
              <w:szCs w:val="22"/>
            </w:rPr>
          </w:rPrChange>
        </w:rPr>
      </w:pPr>
    </w:p>
    <w:p w14:paraId="28433AD6" w14:textId="77777777" w:rsidR="00441859" w:rsidRPr="00963ED8" w:rsidRDefault="00DE7F5C">
      <w:pPr>
        <w:jc w:val="both"/>
        <w:rPr>
          <w:rFonts w:cs="Times New Roman"/>
          <w:spacing w:val="-1"/>
          <w:sz w:val="22"/>
          <w:szCs w:val="22"/>
          <w:lang w:val="es-CO"/>
          <w:rPrChange w:id="9055" w:author="Massiel Nayibe Moreno Ladino" w:date="2025-01-15T13:00:00Z" w16du:dateUtc="2025-01-15T18:00:00Z">
            <w:rPr>
              <w:rFonts w:cs="Times New Roman"/>
              <w:spacing w:val="-1"/>
              <w:sz w:val="22"/>
              <w:szCs w:val="22"/>
            </w:rPr>
          </w:rPrChange>
        </w:rPr>
      </w:pPr>
      <w:r w:rsidRPr="00963ED8">
        <w:rPr>
          <w:rFonts w:cs="Times New Roman"/>
          <w:spacing w:val="-1"/>
          <w:sz w:val="22"/>
          <w:szCs w:val="22"/>
          <w:lang w:val="es-CO"/>
          <w:rPrChange w:id="9056" w:author="Massiel Nayibe Moreno Ladino" w:date="2025-01-15T13:00:00Z" w16du:dateUtc="2025-01-15T18:00:00Z">
            <w:rPr>
              <w:rFonts w:cs="Times New Roman"/>
              <w:spacing w:val="-1"/>
              <w:sz w:val="22"/>
              <w:szCs w:val="22"/>
            </w:rPr>
          </w:rPrChange>
        </w:rPr>
        <w:t xml:space="preserve">Firma </w:t>
      </w:r>
      <w:r w:rsidRPr="00963ED8">
        <w:rPr>
          <w:rFonts w:cs="Times New Roman"/>
          <w:sz w:val="22"/>
          <w:szCs w:val="22"/>
          <w:lang w:val="es-CO"/>
          <w:rPrChange w:id="9057" w:author="Massiel Nayibe Moreno Ladino" w:date="2025-01-15T13:00:00Z" w16du:dateUtc="2025-01-15T18:00:00Z">
            <w:rPr>
              <w:rFonts w:cs="Times New Roman"/>
              <w:sz w:val="22"/>
              <w:szCs w:val="22"/>
            </w:rPr>
          </w:rPrChange>
        </w:rPr>
        <w:t>del supervisor</w:t>
      </w:r>
      <w:r w:rsidRPr="00963ED8">
        <w:rPr>
          <w:rFonts w:cs="Times New Roman"/>
          <w:spacing w:val="-1"/>
          <w:sz w:val="22"/>
          <w:szCs w:val="22"/>
          <w:lang w:val="es-CO"/>
          <w:rPrChange w:id="9058" w:author="Massiel Nayibe Moreno Ladino" w:date="2025-01-15T13:00:00Z" w16du:dateUtc="2025-01-15T18:00:00Z">
            <w:rPr>
              <w:rFonts w:cs="Times New Roman"/>
              <w:spacing w:val="-1"/>
              <w:sz w:val="22"/>
              <w:szCs w:val="22"/>
            </w:rPr>
          </w:rPrChange>
        </w:rPr>
        <w:t>: __________________________________________________________________</w:t>
      </w:r>
    </w:p>
    <w:p w14:paraId="0522FAF0" w14:textId="77777777" w:rsidR="007D45CA" w:rsidRPr="00963ED8" w:rsidRDefault="007D45CA" w:rsidP="00E767D4">
      <w:pPr>
        <w:jc w:val="both"/>
        <w:rPr>
          <w:rFonts w:cs="Times New Roman"/>
          <w:sz w:val="22"/>
          <w:szCs w:val="22"/>
          <w:lang w:val="es-CO"/>
          <w:rPrChange w:id="9059" w:author="Massiel Nayibe Moreno Ladino" w:date="2025-01-15T13:00:00Z" w16du:dateUtc="2025-01-15T18:00:00Z">
            <w:rPr>
              <w:rFonts w:cs="Times New Roman"/>
              <w:sz w:val="22"/>
              <w:szCs w:val="22"/>
            </w:rPr>
          </w:rPrChange>
        </w:rPr>
      </w:pPr>
    </w:p>
    <w:p w14:paraId="3634F38B" w14:textId="77777777" w:rsidR="00441859" w:rsidRPr="00963ED8" w:rsidRDefault="00DE7F5C">
      <w:pPr>
        <w:jc w:val="both"/>
        <w:rPr>
          <w:rFonts w:cs="Times New Roman"/>
          <w:sz w:val="22"/>
          <w:szCs w:val="22"/>
          <w:lang w:val="es-CO"/>
          <w:rPrChange w:id="9060" w:author="Massiel Nayibe Moreno Ladino" w:date="2025-01-15T13:00:00Z" w16du:dateUtc="2025-01-15T18:00:00Z">
            <w:rPr>
              <w:rFonts w:cs="Times New Roman"/>
              <w:sz w:val="22"/>
              <w:szCs w:val="22"/>
            </w:rPr>
          </w:rPrChange>
        </w:rPr>
      </w:pPr>
      <w:r w:rsidRPr="00963ED8">
        <w:rPr>
          <w:rFonts w:cs="Times New Roman"/>
          <w:sz w:val="22"/>
          <w:szCs w:val="22"/>
          <w:lang w:val="es-CO"/>
          <w:rPrChange w:id="9061" w:author="Massiel Nayibe Moreno Ladino" w:date="2025-01-15T13:00:00Z" w16du:dateUtc="2025-01-15T18:00:00Z">
            <w:rPr>
              <w:rFonts w:cs="Times New Roman"/>
              <w:sz w:val="22"/>
              <w:szCs w:val="22"/>
            </w:rPr>
          </w:rPrChange>
        </w:rPr>
        <w:t>Date: _________________</w:t>
      </w:r>
    </w:p>
    <w:p w14:paraId="13F926DE" w14:textId="77777777" w:rsidR="007D45CA" w:rsidRPr="00963ED8" w:rsidRDefault="007D45CA" w:rsidP="00E767D4">
      <w:pPr>
        <w:jc w:val="both"/>
        <w:rPr>
          <w:rFonts w:cs="Times New Roman"/>
          <w:caps/>
          <w:sz w:val="22"/>
          <w:szCs w:val="22"/>
          <w:lang w:val="es-CO"/>
          <w:rPrChange w:id="9062" w:author="Massiel Nayibe Moreno Ladino" w:date="2025-01-15T13:00:00Z" w16du:dateUtc="2025-01-15T18:00:00Z">
            <w:rPr>
              <w:rFonts w:cs="Times New Roman"/>
              <w:caps/>
              <w:sz w:val="22"/>
              <w:szCs w:val="22"/>
            </w:rPr>
          </w:rPrChange>
        </w:rPr>
      </w:pPr>
      <w:r w:rsidRPr="00963ED8">
        <w:rPr>
          <w:rFonts w:cs="Times New Roman"/>
          <w:caps/>
          <w:sz w:val="22"/>
          <w:szCs w:val="22"/>
          <w:lang w:val="es-CO"/>
          <w:rPrChange w:id="9063" w:author="Massiel Nayibe Moreno Ladino" w:date="2025-01-15T13:00:00Z" w16du:dateUtc="2025-01-15T18:00:00Z">
            <w:rPr>
              <w:rFonts w:cs="Times New Roman"/>
              <w:caps/>
              <w:sz w:val="22"/>
              <w:szCs w:val="22"/>
            </w:rPr>
          </w:rPrChange>
        </w:rPr>
        <w:t xml:space="preserve"> </w:t>
      </w:r>
      <w:r w:rsidRPr="00963ED8">
        <w:rPr>
          <w:rFonts w:eastAsia="Times New Roman" w:cs="Times New Roman"/>
          <w:b/>
          <w:bCs/>
          <w:lang w:val="es-CO"/>
          <w:rPrChange w:id="9064" w:author="Massiel Nayibe Moreno Ladino" w:date="2025-01-15T13:00:00Z" w16du:dateUtc="2025-01-15T18:00:00Z">
            <w:rPr>
              <w:rFonts w:eastAsia="Times New Roman" w:cs="Times New Roman"/>
              <w:b/>
              <w:bCs/>
            </w:rPr>
          </w:rPrChange>
        </w:rPr>
        <w:br w:type="page"/>
      </w:r>
    </w:p>
    <w:p w14:paraId="286FE022" w14:textId="77777777" w:rsidR="00441859" w:rsidRPr="00963ED8" w:rsidRDefault="00DE7F5C">
      <w:pPr>
        <w:jc w:val="both"/>
        <w:rPr>
          <w:rFonts w:eastAsia="Times New Roman" w:cs="Times New Roman"/>
          <w:b/>
          <w:bCs/>
          <w:lang w:val="es-CO"/>
          <w:rPrChange w:id="9065" w:author="Massiel Nayibe Moreno Ladino" w:date="2025-01-15T13:00:00Z" w16du:dateUtc="2025-01-15T18:00:00Z">
            <w:rPr>
              <w:rFonts w:eastAsia="Times New Roman" w:cs="Times New Roman"/>
              <w:b/>
              <w:bCs/>
            </w:rPr>
          </w:rPrChange>
        </w:rPr>
      </w:pPr>
      <w:r w:rsidRPr="00963ED8">
        <w:rPr>
          <w:rFonts w:eastAsia="Times New Roman" w:cs="Times New Roman"/>
          <w:b/>
          <w:bCs/>
          <w:lang w:val="es-CO"/>
          <w:rPrChange w:id="9066" w:author="Massiel Nayibe Moreno Ladino" w:date="2025-01-15T13:00:00Z" w16du:dateUtc="2025-01-15T18:00:00Z">
            <w:rPr>
              <w:rFonts w:eastAsia="Times New Roman" w:cs="Times New Roman"/>
              <w:b/>
              <w:bCs/>
            </w:rPr>
          </w:rPrChange>
        </w:rPr>
        <w:lastRenderedPageBreak/>
        <w:t>Informe de investigación de accidentes laborales</w:t>
      </w:r>
    </w:p>
    <w:p w14:paraId="4B08CFC7" w14:textId="77777777" w:rsidR="007D45CA" w:rsidRPr="00963ED8" w:rsidRDefault="007D45CA" w:rsidP="00E767D4">
      <w:pPr>
        <w:jc w:val="both"/>
        <w:rPr>
          <w:rFonts w:cs="Times New Roman"/>
          <w:b/>
          <w:bCs/>
          <w:spacing w:val="-1"/>
          <w:sz w:val="22"/>
          <w:szCs w:val="22"/>
          <w:u w:val="single" w:color="000000"/>
          <w:lang w:val="es-CO"/>
          <w:rPrChange w:id="9067" w:author="Massiel Nayibe Moreno Ladino" w:date="2025-01-15T13:00:00Z" w16du:dateUtc="2025-01-15T18:00:00Z">
            <w:rPr>
              <w:rFonts w:cs="Times New Roman"/>
              <w:b/>
              <w:bCs/>
              <w:spacing w:val="-1"/>
              <w:sz w:val="22"/>
              <w:szCs w:val="22"/>
              <w:u w:val="single" w:color="000000"/>
            </w:rPr>
          </w:rPrChange>
        </w:rPr>
      </w:pPr>
    </w:p>
    <w:p w14:paraId="66F63A83" w14:textId="77777777" w:rsidR="00441859" w:rsidRPr="00963ED8" w:rsidRDefault="00DE7F5C">
      <w:pPr>
        <w:jc w:val="both"/>
        <w:rPr>
          <w:rFonts w:eastAsia="Times New Roman" w:cs="Times New Roman"/>
          <w:b/>
          <w:bCs/>
          <w:i/>
          <w:iCs/>
          <w:lang w:val="es-CO"/>
          <w:rPrChange w:id="9068" w:author="Massiel Nayibe Moreno Ladino" w:date="2025-01-15T13:00:00Z" w16du:dateUtc="2025-01-15T18:00:00Z">
            <w:rPr>
              <w:rFonts w:eastAsia="Times New Roman" w:cs="Times New Roman"/>
              <w:b/>
              <w:bCs/>
              <w:i/>
              <w:iCs/>
            </w:rPr>
          </w:rPrChange>
        </w:rPr>
      </w:pPr>
      <w:r w:rsidRPr="00963ED8">
        <w:rPr>
          <w:rFonts w:eastAsia="Times New Roman" w:cs="Times New Roman"/>
          <w:b/>
          <w:bCs/>
          <w:i/>
          <w:iCs/>
          <w:lang w:val="es-CO"/>
          <w:rPrChange w:id="9069" w:author="Massiel Nayibe Moreno Ladino" w:date="2025-01-15T13:00:00Z" w16du:dateUtc="2025-01-15T18:00:00Z">
            <w:rPr>
              <w:rFonts w:eastAsia="Times New Roman" w:cs="Times New Roman"/>
              <w:b/>
              <w:bCs/>
              <w:i/>
              <w:iCs/>
            </w:rPr>
          </w:rPrChange>
        </w:rPr>
        <w:t xml:space="preserve">A cargo de </w:t>
      </w:r>
      <w:r w:rsidR="00DE3C55" w:rsidRPr="00963ED8">
        <w:rPr>
          <w:rFonts w:eastAsia="Times New Roman" w:cs="Times New Roman"/>
          <w:b/>
          <w:bCs/>
          <w:i/>
          <w:iCs/>
          <w:lang w:val="es-CO"/>
          <w:rPrChange w:id="9070" w:author="Massiel Nayibe Moreno Ladino" w:date="2025-01-15T13:00:00Z" w16du:dateUtc="2025-01-15T18:00:00Z">
            <w:rPr>
              <w:rFonts w:eastAsia="Times New Roman" w:cs="Times New Roman"/>
              <w:b/>
              <w:bCs/>
              <w:i/>
              <w:iCs/>
            </w:rPr>
          </w:rPrChange>
        </w:rPr>
        <w:t>PD</w:t>
      </w:r>
    </w:p>
    <w:p w14:paraId="2CCEF665" w14:textId="77777777" w:rsidR="007D45CA" w:rsidRPr="00963ED8" w:rsidRDefault="007D45CA" w:rsidP="00E767D4">
      <w:pPr>
        <w:jc w:val="both"/>
        <w:rPr>
          <w:rFonts w:cs="Times New Roman"/>
          <w:lang w:val="es-CO"/>
          <w:rPrChange w:id="9071" w:author="Massiel Nayibe Moreno Ladino" w:date="2025-01-15T13:00:00Z" w16du:dateUtc="2025-01-15T18:00:00Z">
            <w:rPr>
              <w:rFonts w:cs="Times New Roman"/>
            </w:rPr>
          </w:rPrChange>
        </w:rPr>
      </w:pPr>
    </w:p>
    <w:p w14:paraId="0F2F9C58" w14:textId="77777777" w:rsidR="00441859" w:rsidRPr="00963ED8" w:rsidRDefault="00DE7F5C">
      <w:pPr>
        <w:jc w:val="both"/>
        <w:rPr>
          <w:rFonts w:eastAsia="Times New Roman" w:cs="Times New Roman"/>
          <w:i/>
          <w:iCs/>
          <w:sz w:val="22"/>
          <w:szCs w:val="22"/>
          <w:u w:val="single"/>
          <w:lang w:val="es-CO"/>
          <w:rPrChange w:id="9072" w:author="Massiel Nayibe Moreno Ladino" w:date="2025-01-15T13:00:00Z" w16du:dateUtc="2025-01-15T18:00:00Z">
            <w:rPr>
              <w:rFonts w:eastAsia="Times New Roman" w:cs="Times New Roman"/>
              <w:i/>
              <w:iCs/>
              <w:sz w:val="22"/>
              <w:szCs w:val="22"/>
              <w:u w:val="single"/>
            </w:rPr>
          </w:rPrChange>
        </w:rPr>
      </w:pPr>
      <w:r w:rsidRPr="00963ED8">
        <w:rPr>
          <w:rFonts w:cs="Times New Roman"/>
          <w:lang w:val="es-CO"/>
          <w:rPrChange w:id="9073" w:author="Massiel Nayibe Moreno Ladino" w:date="2025-01-15T13:00:00Z" w16du:dateUtc="2025-01-15T18:00:00Z">
            <w:rPr>
              <w:rFonts w:cs="Times New Roman"/>
            </w:rPr>
          </w:rPrChange>
        </w:rPr>
        <w:t xml:space="preserve">Para todas las preguntas siguientes, escriba una de las siguientes opciones: </w:t>
      </w:r>
      <w:r w:rsidRPr="00963ED8">
        <w:rPr>
          <w:rFonts w:eastAsia="Times New Roman" w:cs="Times New Roman"/>
          <w:i/>
          <w:iCs/>
          <w:sz w:val="22"/>
          <w:szCs w:val="22"/>
          <w:u w:val="single"/>
          <w:lang w:val="es-CO"/>
          <w:rPrChange w:id="9074" w:author="Massiel Nayibe Moreno Ladino" w:date="2025-01-15T13:00:00Z" w16du:dateUtc="2025-01-15T18:00:00Z">
            <w:rPr>
              <w:rFonts w:eastAsia="Times New Roman" w:cs="Times New Roman"/>
              <w:i/>
              <w:iCs/>
              <w:sz w:val="22"/>
              <w:szCs w:val="22"/>
              <w:u w:val="single"/>
            </w:rPr>
          </w:rPrChange>
        </w:rPr>
        <w:t>(S para Sí; N para No; NA para No aplicable)</w:t>
      </w:r>
    </w:p>
    <w:p w14:paraId="1B27FAC0" w14:textId="77777777" w:rsidR="007D45CA" w:rsidRPr="00963ED8" w:rsidRDefault="007D45CA" w:rsidP="00E767D4">
      <w:pPr>
        <w:jc w:val="both"/>
        <w:rPr>
          <w:rFonts w:cs="Times New Roman"/>
          <w:lang w:val="es-CO"/>
          <w:rPrChange w:id="9075" w:author="Massiel Nayibe Moreno Ladino" w:date="2025-01-15T13:00:00Z" w16du:dateUtc="2025-01-15T18:00:00Z">
            <w:rPr>
              <w:rFonts w:cs="Times New Roman"/>
            </w:rPr>
          </w:rPrChange>
        </w:rPr>
      </w:pPr>
    </w:p>
    <w:p w14:paraId="67CB6107" w14:textId="77777777" w:rsidR="007D45CA" w:rsidRPr="00963ED8" w:rsidRDefault="007D45CA" w:rsidP="00E767D4">
      <w:pPr>
        <w:jc w:val="both"/>
        <w:rPr>
          <w:rFonts w:eastAsia="Times New Roman" w:cs="Times New Roman"/>
          <w:lang w:val="es-CO"/>
          <w:rPrChange w:id="9076" w:author="Massiel Nayibe Moreno Ladino" w:date="2025-01-15T13:00:00Z" w16du:dateUtc="2025-01-15T18:00:00Z">
            <w:rPr>
              <w:rFonts w:eastAsia="Times New Roman" w:cs="Times New Roman"/>
            </w:rPr>
          </w:rPrChange>
        </w:rPr>
      </w:pPr>
    </w:p>
    <w:p w14:paraId="308D8CE6" w14:textId="77777777" w:rsidR="00441859" w:rsidRDefault="00DE7F5C">
      <w:pPr>
        <w:jc w:val="both"/>
        <w:rPr>
          <w:rFonts w:eastAsia="Times New Roman" w:cs="Times New Roman"/>
          <w:sz w:val="22"/>
          <w:szCs w:val="22"/>
          <w:lang w:val="pt-BR"/>
        </w:rPr>
      </w:pPr>
      <w:r w:rsidRPr="00F82A3C">
        <w:rPr>
          <w:rFonts w:eastAsia="Times New Roman" w:cs="Times New Roman"/>
          <w:i/>
          <w:iCs/>
          <w:sz w:val="22"/>
          <w:szCs w:val="22"/>
          <w:u w:val="single"/>
          <w:lang w:val="pt-BR"/>
        </w:rPr>
        <w:t xml:space="preserve">I. Datos medioambientales </w:t>
      </w:r>
    </w:p>
    <w:p w14:paraId="074CCD9A" w14:textId="77777777" w:rsidR="007D45CA" w:rsidRPr="00F82A3C" w:rsidRDefault="007D45CA" w:rsidP="00E767D4">
      <w:pPr>
        <w:jc w:val="both"/>
        <w:rPr>
          <w:rFonts w:cs="Times New Roman"/>
          <w:spacing w:val="-1"/>
          <w:sz w:val="22"/>
          <w:szCs w:val="22"/>
          <w:lang w:val="pt-BR"/>
        </w:rPr>
      </w:pPr>
    </w:p>
    <w:p w14:paraId="28782EBE" w14:textId="77777777" w:rsidR="007D45CA" w:rsidRPr="00F82A3C" w:rsidRDefault="007D45CA" w:rsidP="00E767D4">
      <w:pPr>
        <w:jc w:val="both"/>
        <w:rPr>
          <w:rFonts w:cs="Times New Roman"/>
          <w:spacing w:val="-1"/>
          <w:sz w:val="22"/>
          <w:szCs w:val="22"/>
          <w:lang w:val="pt-BR"/>
        </w:rPr>
        <w:sectPr w:rsidR="007D45CA" w:rsidRPr="00F82A3C" w:rsidSect="007D45CA">
          <w:footerReference w:type="default" r:id="rId33"/>
          <w:pgSz w:w="12240" w:h="15840"/>
          <w:pgMar w:top="1440" w:right="1440" w:bottom="1440" w:left="1440" w:header="720" w:footer="720" w:gutter="0"/>
          <w:cols w:space="720"/>
          <w:docGrid w:linePitch="360"/>
        </w:sectPr>
      </w:pPr>
    </w:p>
    <w:p w14:paraId="03D571F0" w14:textId="77777777" w:rsidR="00441859" w:rsidRDefault="00DE7F5C">
      <w:pPr>
        <w:jc w:val="both"/>
        <w:rPr>
          <w:rFonts w:cs="Times New Roman"/>
          <w:sz w:val="22"/>
          <w:szCs w:val="22"/>
          <w:lang w:val="pt-BR"/>
        </w:rPr>
      </w:pPr>
      <w:r w:rsidRPr="00F82A3C">
        <w:rPr>
          <w:rFonts w:cs="Times New Roman"/>
          <w:spacing w:val="-1"/>
          <w:sz w:val="22"/>
          <w:szCs w:val="22"/>
          <w:lang w:val="pt-BR"/>
        </w:rPr>
        <w:t>Temperatur</w:t>
      </w:r>
      <w:r w:rsidRPr="00F82A3C">
        <w:rPr>
          <w:rFonts w:cs="Times New Roman"/>
          <w:spacing w:val="-1"/>
          <w:sz w:val="22"/>
          <w:szCs w:val="22"/>
          <w:u w:val="single" w:color="000000"/>
          <w:lang w:val="pt-BR"/>
        </w:rPr>
        <w:tab/>
        <w:t xml:space="preserve">a </w:t>
      </w:r>
    </w:p>
    <w:p w14:paraId="2E80AE39" w14:textId="77777777" w:rsidR="00441859" w:rsidRDefault="00DE7F5C">
      <w:pPr>
        <w:jc w:val="both"/>
        <w:rPr>
          <w:rFonts w:cs="Times New Roman"/>
          <w:sz w:val="22"/>
          <w:szCs w:val="22"/>
          <w:lang w:val="pt-BR"/>
        </w:rPr>
      </w:pPr>
      <w:r w:rsidRPr="00F82A3C">
        <w:rPr>
          <w:rFonts w:cs="Times New Roman"/>
          <w:spacing w:val="-1"/>
          <w:sz w:val="22"/>
          <w:szCs w:val="22"/>
          <w:lang w:val="pt-BR"/>
        </w:rPr>
        <w:t>Humedad</w:t>
      </w:r>
      <w:r w:rsidRPr="00F82A3C">
        <w:rPr>
          <w:rFonts w:cs="Times New Roman"/>
          <w:spacing w:val="-1"/>
          <w:sz w:val="22"/>
          <w:szCs w:val="22"/>
          <w:u w:val="single" w:color="000000"/>
          <w:lang w:val="pt-BR"/>
        </w:rPr>
        <w:tab/>
      </w:r>
    </w:p>
    <w:p w14:paraId="19A896BA" w14:textId="77777777" w:rsidR="00441859" w:rsidRPr="00963ED8" w:rsidRDefault="00DE7F5C">
      <w:pPr>
        <w:jc w:val="both"/>
        <w:rPr>
          <w:rFonts w:cs="Times New Roman"/>
          <w:sz w:val="22"/>
          <w:szCs w:val="22"/>
          <w:lang w:val="es-CO"/>
          <w:rPrChange w:id="9077" w:author="Massiel Nayibe Moreno Ladino" w:date="2025-01-15T13:00:00Z" w16du:dateUtc="2025-01-15T18:00:00Z">
            <w:rPr>
              <w:rFonts w:cs="Times New Roman"/>
              <w:sz w:val="22"/>
              <w:szCs w:val="22"/>
            </w:rPr>
          </w:rPrChange>
        </w:rPr>
      </w:pPr>
      <w:r w:rsidRPr="00963ED8">
        <w:rPr>
          <w:rFonts w:cs="Times New Roman"/>
          <w:spacing w:val="-1"/>
          <w:sz w:val="22"/>
          <w:szCs w:val="22"/>
          <w:lang w:val="es-CO"/>
          <w:rPrChange w:id="9078" w:author="Massiel Nayibe Moreno Ladino" w:date="2025-01-15T13:00:00Z" w16du:dateUtc="2025-01-15T18:00:00Z">
            <w:rPr>
              <w:rFonts w:cs="Times New Roman"/>
              <w:spacing w:val="-1"/>
              <w:sz w:val="22"/>
              <w:szCs w:val="22"/>
            </w:rPr>
          </w:rPrChange>
        </w:rPr>
        <w:t>Tiempo</w:t>
      </w:r>
      <w:r w:rsidRPr="00963ED8">
        <w:rPr>
          <w:rFonts w:cs="Times New Roman"/>
          <w:spacing w:val="-1"/>
          <w:sz w:val="22"/>
          <w:szCs w:val="22"/>
          <w:u w:val="single" w:color="000000"/>
          <w:lang w:val="es-CO"/>
          <w:rPrChange w:id="9079" w:author="Massiel Nayibe Moreno Ladino" w:date="2025-01-15T13:00:00Z" w16du:dateUtc="2025-01-15T18:00:00Z">
            <w:rPr>
              <w:rFonts w:cs="Times New Roman"/>
              <w:spacing w:val="-1"/>
              <w:sz w:val="22"/>
              <w:szCs w:val="22"/>
              <w:u w:val="single" w:color="000000"/>
            </w:rPr>
          </w:rPrChange>
        </w:rPr>
        <w:tab/>
      </w:r>
    </w:p>
    <w:p w14:paraId="73AB2520" w14:textId="77777777" w:rsidR="00441859" w:rsidRPr="00963ED8" w:rsidRDefault="00DE7F5C">
      <w:pPr>
        <w:jc w:val="both"/>
        <w:rPr>
          <w:rFonts w:cs="Times New Roman"/>
          <w:sz w:val="22"/>
          <w:szCs w:val="22"/>
          <w:lang w:val="es-CO"/>
          <w:rPrChange w:id="9080" w:author="Massiel Nayibe Moreno Ladino" w:date="2025-01-15T13:00:00Z" w16du:dateUtc="2025-01-15T18:00:00Z">
            <w:rPr>
              <w:rFonts w:cs="Times New Roman"/>
              <w:sz w:val="22"/>
              <w:szCs w:val="22"/>
            </w:rPr>
          </w:rPrChange>
        </w:rPr>
      </w:pPr>
      <w:r w:rsidRPr="00963ED8">
        <w:rPr>
          <w:rFonts w:cs="Times New Roman"/>
          <w:spacing w:val="-1"/>
          <w:sz w:val="22"/>
          <w:szCs w:val="22"/>
          <w:lang w:val="es-CO"/>
          <w:rPrChange w:id="9081" w:author="Massiel Nayibe Moreno Ladino" w:date="2025-01-15T13:00:00Z" w16du:dateUtc="2025-01-15T18:00:00Z">
            <w:rPr>
              <w:rFonts w:cs="Times New Roman"/>
              <w:spacing w:val="-1"/>
              <w:sz w:val="22"/>
              <w:szCs w:val="22"/>
            </w:rPr>
          </w:rPrChange>
        </w:rPr>
        <w:t>Viento</w:t>
      </w:r>
      <w:r w:rsidRPr="00963ED8">
        <w:rPr>
          <w:rFonts w:cs="Times New Roman"/>
          <w:spacing w:val="-1"/>
          <w:sz w:val="22"/>
          <w:szCs w:val="22"/>
          <w:u w:val="single" w:color="000000"/>
          <w:lang w:val="es-CO"/>
          <w:rPrChange w:id="9082" w:author="Massiel Nayibe Moreno Ladino" w:date="2025-01-15T13:00:00Z" w16du:dateUtc="2025-01-15T18:00:00Z">
            <w:rPr>
              <w:rFonts w:cs="Times New Roman"/>
              <w:spacing w:val="-1"/>
              <w:sz w:val="22"/>
              <w:szCs w:val="22"/>
              <w:u w:val="single" w:color="000000"/>
            </w:rPr>
          </w:rPrChange>
        </w:rPr>
        <w:tab/>
      </w:r>
    </w:p>
    <w:p w14:paraId="07BC2860" w14:textId="77777777" w:rsidR="00441859" w:rsidRPr="00963ED8" w:rsidRDefault="00DE7F5C">
      <w:pPr>
        <w:jc w:val="both"/>
        <w:rPr>
          <w:rFonts w:cs="Times New Roman"/>
          <w:sz w:val="22"/>
          <w:szCs w:val="22"/>
          <w:lang w:val="es-CO"/>
          <w:rPrChange w:id="9083" w:author="Massiel Nayibe Moreno Ladino" w:date="2025-01-15T13:00:00Z" w16du:dateUtc="2025-01-15T18:00:00Z">
            <w:rPr>
              <w:rFonts w:cs="Times New Roman"/>
              <w:sz w:val="22"/>
              <w:szCs w:val="22"/>
            </w:rPr>
          </w:rPrChange>
        </w:rPr>
      </w:pPr>
      <w:r w:rsidRPr="00963ED8">
        <w:rPr>
          <w:rFonts w:cs="Times New Roman"/>
          <w:sz w:val="22"/>
          <w:szCs w:val="22"/>
          <w:lang w:val="es-CO"/>
          <w:rPrChange w:id="9084" w:author="Massiel Nayibe Moreno Ladino" w:date="2025-01-15T13:00:00Z" w16du:dateUtc="2025-01-15T18:00:00Z">
            <w:rPr>
              <w:rFonts w:cs="Times New Roman"/>
              <w:sz w:val="22"/>
              <w:szCs w:val="22"/>
            </w:rPr>
          </w:rPrChange>
        </w:rPr>
        <w:t>Visibilidad</w:t>
      </w:r>
      <w:r w:rsidRPr="00963ED8">
        <w:rPr>
          <w:rFonts w:cs="Times New Roman"/>
          <w:sz w:val="22"/>
          <w:szCs w:val="22"/>
          <w:u w:val="single" w:color="000000"/>
          <w:lang w:val="es-CO"/>
          <w:rPrChange w:id="9085" w:author="Massiel Nayibe Moreno Ladino" w:date="2025-01-15T13:00:00Z" w16du:dateUtc="2025-01-15T18:00:00Z">
            <w:rPr>
              <w:rFonts w:cs="Times New Roman"/>
              <w:sz w:val="22"/>
              <w:szCs w:val="22"/>
              <w:u w:val="single" w:color="000000"/>
            </w:rPr>
          </w:rPrChange>
        </w:rPr>
        <w:tab/>
      </w:r>
    </w:p>
    <w:p w14:paraId="5865A624" w14:textId="77777777" w:rsidR="00441859" w:rsidRPr="00963ED8" w:rsidRDefault="00DE7F5C">
      <w:pPr>
        <w:jc w:val="both"/>
        <w:rPr>
          <w:rFonts w:cs="Times New Roman"/>
          <w:sz w:val="22"/>
          <w:szCs w:val="22"/>
          <w:lang w:val="es-CO"/>
          <w:rPrChange w:id="9086" w:author="Massiel Nayibe Moreno Ladino" w:date="2025-01-15T13:00:00Z" w16du:dateUtc="2025-01-15T18:00:00Z">
            <w:rPr>
              <w:rFonts w:cs="Times New Roman"/>
              <w:sz w:val="22"/>
              <w:szCs w:val="22"/>
            </w:rPr>
          </w:rPrChange>
        </w:rPr>
      </w:pPr>
      <w:r w:rsidRPr="00963ED8">
        <w:rPr>
          <w:rFonts w:cs="Times New Roman"/>
          <w:sz w:val="22"/>
          <w:szCs w:val="22"/>
          <w:lang w:val="es-CO"/>
          <w:rPrChange w:id="9087" w:author="Massiel Nayibe Moreno Ladino" w:date="2025-01-15T13:00:00Z" w16du:dateUtc="2025-01-15T18:00:00Z">
            <w:rPr>
              <w:rFonts w:cs="Times New Roman"/>
              <w:sz w:val="22"/>
              <w:szCs w:val="22"/>
            </w:rPr>
          </w:rPrChange>
        </w:rPr>
        <w:t>Iluminación</w:t>
      </w:r>
      <w:r w:rsidRPr="00963ED8">
        <w:rPr>
          <w:rFonts w:cs="Times New Roman"/>
          <w:sz w:val="22"/>
          <w:szCs w:val="22"/>
          <w:u w:val="single" w:color="000000"/>
          <w:lang w:val="es-CO"/>
          <w:rPrChange w:id="9088" w:author="Massiel Nayibe Moreno Ladino" w:date="2025-01-15T13:00:00Z" w16du:dateUtc="2025-01-15T18:00:00Z">
            <w:rPr>
              <w:rFonts w:cs="Times New Roman"/>
              <w:sz w:val="22"/>
              <w:szCs w:val="22"/>
              <w:u w:val="single" w:color="000000"/>
            </w:rPr>
          </w:rPrChange>
        </w:rPr>
        <w:tab/>
      </w:r>
    </w:p>
    <w:p w14:paraId="4EA3A6EB" w14:textId="77777777" w:rsidR="00441859" w:rsidRPr="00963ED8" w:rsidRDefault="00DE7F5C">
      <w:pPr>
        <w:jc w:val="both"/>
        <w:rPr>
          <w:rFonts w:cs="Times New Roman"/>
          <w:spacing w:val="-1"/>
          <w:sz w:val="22"/>
          <w:szCs w:val="22"/>
          <w:lang w:val="es-CO"/>
          <w:rPrChange w:id="9089" w:author="Massiel Nayibe Moreno Ladino" w:date="2025-01-15T13:00:00Z" w16du:dateUtc="2025-01-15T18:00:00Z">
            <w:rPr>
              <w:rFonts w:cs="Times New Roman"/>
              <w:spacing w:val="-1"/>
              <w:sz w:val="22"/>
              <w:szCs w:val="22"/>
            </w:rPr>
          </w:rPrChange>
        </w:rPr>
      </w:pPr>
      <w:r w:rsidRPr="00963ED8">
        <w:rPr>
          <w:rFonts w:cs="Times New Roman"/>
          <w:spacing w:val="-1"/>
          <w:sz w:val="22"/>
          <w:szCs w:val="22"/>
          <w:lang w:val="es-CO"/>
          <w:rPrChange w:id="9090" w:author="Massiel Nayibe Moreno Ladino" w:date="2025-01-15T13:00:00Z" w16du:dateUtc="2025-01-15T18:00:00Z">
            <w:rPr>
              <w:rFonts w:cs="Times New Roman"/>
              <w:spacing w:val="-1"/>
              <w:sz w:val="22"/>
              <w:szCs w:val="22"/>
            </w:rPr>
          </w:rPrChange>
        </w:rPr>
        <w:t xml:space="preserve">Superficie </w:t>
      </w:r>
      <w:r w:rsidRPr="00963ED8">
        <w:rPr>
          <w:rFonts w:cs="Times New Roman"/>
          <w:sz w:val="22"/>
          <w:szCs w:val="22"/>
          <w:lang w:val="es-CO"/>
          <w:rPrChange w:id="9091" w:author="Massiel Nayibe Moreno Ladino" w:date="2025-01-15T13:00:00Z" w16du:dateUtc="2025-01-15T18:00:00Z">
            <w:rPr>
              <w:rFonts w:cs="Times New Roman"/>
              <w:sz w:val="22"/>
              <w:szCs w:val="22"/>
            </w:rPr>
          </w:rPrChange>
        </w:rPr>
        <w:t xml:space="preserve">(carretera, </w:t>
      </w:r>
      <w:r w:rsidRPr="00963ED8">
        <w:rPr>
          <w:rFonts w:cs="Times New Roman"/>
          <w:spacing w:val="-1"/>
          <w:sz w:val="22"/>
          <w:szCs w:val="22"/>
          <w:lang w:val="es-CO"/>
          <w:rPrChange w:id="9092" w:author="Massiel Nayibe Moreno Ladino" w:date="2025-01-15T13:00:00Z" w16du:dateUtc="2025-01-15T18:00:00Z">
            <w:rPr>
              <w:rFonts w:cs="Times New Roman"/>
              <w:spacing w:val="-1"/>
              <w:sz w:val="22"/>
              <w:szCs w:val="22"/>
            </w:rPr>
          </w:rPrChange>
        </w:rPr>
        <w:t xml:space="preserve">escalones, </w:t>
      </w:r>
      <w:r w:rsidRPr="00963ED8">
        <w:rPr>
          <w:rFonts w:cs="Times New Roman"/>
          <w:sz w:val="22"/>
          <w:szCs w:val="22"/>
          <w:lang w:val="es-CO"/>
          <w:rPrChange w:id="9093" w:author="Massiel Nayibe Moreno Ladino" w:date="2025-01-15T13:00:00Z" w16du:dateUtc="2025-01-15T18:00:00Z">
            <w:rPr>
              <w:rFonts w:cs="Times New Roman"/>
              <w:sz w:val="22"/>
              <w:szCs w:val="22"/>
            </w:rPr>
          </w:rPrChange>
        </w:rPr>
        <w:t xml:space="preserve">suelo, </w:t>
      </w:r>
      <w:r w:rsidRPr="00963ED8">
        <w:rPr>
          <w:rFonts w:cs="Times New Roman"/>
          <w:spacing w:val="-1"/>
          <w:sz w:val="22"/>
          <w:szCs w:val="22"/>
          <w:lang w:val="es-CO"/>
          <w:rPrChange w:id="9094" w:author="Massiel Nayibe Moreno Ladino" w:date="2025-01-15T13:00:00Z" w16du:dateUtc="2025-01-15T18:00:00Z">
            <w:rPr>
              <w:rFonts w:cs="Times New Roman"/>
              <w:spacing w:val="-1"/>
              <w:sz w:val="22"/>
              <w:szCs w:val="22"/>
            </w:rPr>
          </w:rPrChange>
        </w:rPr>
        <w:t>etc.).</w:t>
      </w:r>
    </w:p>
    <w:p w14:paraId="7747582A" w14:textId="77777777" w:rsidR="00441859" w:rsidRPr="00963ED8" w:rsidRDefault="00DE7F5C">
      <w:pPr>
        <w:jc w:val="both"/>
        <w:rPr>
          <w:rFonts w:cs="Times New Roman"/>
          <w:sz w:val="22"/>
          <w:szCs w:val="22"/>
          <w:lang w:val="es-CO"/>
          <w:rPrChange w:id="9095" w:author="Massiel Nayibe Moreno Ladino" w:date="2025-01-15T13:00:00Z" w16du:dateUtc="2025-01-15T18:00:00Z">
            <w:rPr>
              <w:rFonts w:cs="Times New Roman"/>
              <w:sz w:val="22"/>
              <w:szCs w:val="22"/>
            </w:rPr>
          </w:rPrChange>
        </w:rPr>
      </w:pPr>
      <w:r w:rsidRPr="00963ED8">
        <w:rPr>
          <w:rFonts w:cs="Times New Roman"/>
          <w:spacing w:val="-1"/>
          <w:sz w:val="22"/>
          <w:szCs w:val="22"/>
          <w:lang w:val="es-CO"/>
          <w:rPrChange w:id="9096" w:author="Massiel Nayibe Moreno Ladino" w:date="2025-01-15T13:00:00Z" w16du:dateUtc="2025-01-15T18:00:00Z">
            <w:rPr>
              <w:rFonts w:cs="Times New Roman"/>
              <w:spacing w:val="-1"/>
              <w:sz w:val="22"/>
              <w:szCs w:val="22"/>
            </w:rPr>
          </w:rPrChange>
        </w:rPr>
        <w:t>______________</w:t>
      </w:r>
    </w:p>
    <w:p w14:paraId="070E3873" w14:textId="77777777" w:rsidR="00441859" w:rsidRPr="00963ED8" w:rsidRDefault="00DE7F5C">
      <w:pPr>
        <w:jc w:val="both"/>
        <w:rPr>
          <w:rFonts w:cs="Times New Roman"/>
          <w:spacing w:val="-2"/>
          <w:sz w:val="22"/>
          <w:szCs w:val="22"/>
          <w:lang w:val="es-CO"/>
          <w:rPrChange w:id="9097" w:author="Massiel Nayibe Moreno Ladino" w:date="2025-01-15T13:00:00Z" w16du:dateUtc="2025-01-15T18:00:00Z">
            <w:rPr>
              <w:rFonts w:cs="Times New Roman"/>
              <w:spacing w:val="-2"/>
              <w:sz w:val="22"/>
              <w:szCs w:val="22"/>
            </w:rPr>
          </w:rPrChange>
        </w:rPr>
      </w:pPr>
      <w:r w:rsidRPr="00963ED8">
        <w:rPr>
          <w:rFonts w:cs="Times New Roman"/>
          <w:sz w:val="22"/>
          <w:szCs w:val="22"/>
          <w:lang w:val="es-CO"/>
          <w:rPrChange w:id="9098" w:author="Massiel Nayibe Moreno Ladino" w:date="2025-01-15T13:00:00Z" w16du:dateUtc="2025-01-15T18:00:00Z">
            <w:rPr>
              <w:rFonts w:cs="Times New Roman"/>
              <w:sz w:val="22"/>
              <w:szCs w:val="22"/>
            </w:rPr>
          </w:rPrChange>
        </w:rPr>
        <w:t>Estado (liso, mojado, resbaladizo, etc.)</w:t>
      </w:r>
    </w:p>
    <w:p w14:paraId="47984A8D" w14:textId="77777777" w:rsidR="00441859" w:rsidRPr="00963ED8" w:rsidRDefault="00DE7F5C">
      <w:pPr>
        <w:jc w:val="both"/>
        <w:rPr>
          <w:rFonts w:cs="Times New Roman"/>
          <w:sz w:val="22"/>
          <w:szCs w:val="22"/>
          <w:lang w:val="es-CO"/>
          <w:rPrChange w:id="9099" w:author="Massiel Nayibe Moreno Ladino" w:date="2025-01-15T13:00:00Z" w16du:dateUtc="2025-01-15T18:00:00Z">
            <w:rPr>
              <w:rFonts w:cs="Times New Roman"/>
              <w:sz w:val="22"/>
              <w:szCs w:val="22"/>
            </w:rPr>
          </w:rPrChange>
        </w:rPr>
      </w:pPr>
      <w:r w:rsidRPr="00963ED8">
        <w:rPr>
          <w:rFonts w:cs="Times New Roman"/>
          <w:spacing w:val="-2"/>
          <w:sz w:val="22"/>
          <w:szCs w:val="22"/>
          <w:lang w:val="es-CO"/>
          <w:rPrChange w:id="9100" w:author="Massiel Nayibe Moreno Ladino" w:date="2025-01-15T13:00:00Z" w16du:dateUtc="2025-01-15T18:00:00Z">
            <w:rPr>
              <w:rFonts w:cs="Times New Roman"/>
              <w:spacing w:val="-2"/>
              <w:sz w:val="22"/>
              <w:szCs w:val="22"/>
            </w:rPr>
          </w:rPrChange>
        </w:rPr>
        <w:t>______________</w:t>
      </w:r>
    </w:p>
    <w:p w14:paraId="178554F4" w14:textId="77777777" w:rsidR="007D45CA" w:rsidRPr="00963ED8" w:rsidRDefault="007D45CA" w:rsidP="00E767D4">
      <w:pPr>
        <w:jc w:val="both"/>
        <w:rPr>
          <w:rFonts w:cs="Times New Roman"/>
          <w:sz w:val="22"/>
          <w:szCs w:val="22"/>
          <w:u w:val="single" w:color="000000"/>
          <w:lang w:val="es-CO"/>
          <w:rPrChange w:id="9101" w:author="Massiel Nayibe Moreno Ladino" w:date="2025-01-15T13:00:00Z" w16du:dateUtc="2025-01-15T18:00:00Z">
            <w:rPr>
              <w:rFonts w:cs="Times New Roman"/>
              <w:sz w:val="22"/>
              <w:szCs w:val="22"/>
              <w:u w:val="single" w:color="000000"/>
            </w:rPr>
          </w:rPrChange>
        </w:rPr>
      </w:pPr>
    </w:p>
    <w:p w14:paraId="3870D498" w14:textId="77777777" w:rsidR="00441859" w:rsidRPr="00963ED8" w:rsidRDefault="00DE7F5C">
      <w:pPr>
        <w:jc w:val="both"/>
        <w:rPr>
          <w:rFonts w:cs="Times New Roman"/>
          <w:sz w:val="22"/>
          <w:szCs w:val="22"/>
          <w:u w:val="single" w:color="000000"/>
          <w:lang w:val="es-CO"/>
          <w:rPrChange w:id="9102" w:author="Massiel Nayibe Moreno Ladino" w:date="2025-01-15T13:00:00Z" w16du:dateUtc="2025-01-15T18:00:00Z">
            <w:rPr>
              <w:rFonts w:cs="Times New Roman"/>
              <w:sz w:val="22"/>
              <w:szCs w:val="22"/>
              <w:u w:val="single" w:color="000000"/>
            </w:rPr>
          </w:rPrChange>
        </w:rPr>
      </w:pPr>
      <w:r w:rsidRPr="00963ED8">
        <w:rPr>
          <w:rFonts w:cs="Times New Roman"/>
          <w:sz w:val="22"/>
          <w:szCs w:val="22"/>
          <w:lang w:val="es-CO"/>
          <w:rPrChange w:id="9103" w:author="Massiel Nayibe Moreno Ladino" w:date="2025-01-15T13:00:00Z" w16du:dateUtc="2025-01-15T18:00:00Z">
            <w:rPr>
              <w:rFonts w:cs="Times New Roman"/>
              <w:sz w:val="22"/>
              <w:szCs w:val="22"/>
            </w:rPr>
          </w:rPrChange>
        </w:rPr>
        <w:t>Tipo Superficie (madera, asfalto, hierba, etc.)</w:t>
      </w:r>
      <w:r w:rsidRPr="00963ED8">
        <w:rPr>
          <w:rFonts w:cs="Times New Roman"/>
          <w:sz w:val="22"/>
          <w:szCs w:val="22"/>
          <w:u w:val="single" w:color="000000"/>
          <w:lang w:val="es-CO"/>
          <w:rPrChange w:id="9104" w:author="Massiel Nayibe Moreno Ladino" w:date="2025-01-15T13:00:00Z" w16du:dateUtc="2025-01-15T18:00:00Z">
            <w:rPr>
              <w:rFonts w:cs="Times New Roman"/>
              <w:sz w:val="22"/>
              <w:szCs w:val="22"/>
              <w:u w:val="single" w:color="000000"/>
            </w:rPr>
          </w:rPrChange>
        </w:rPr>
        <w:tab/>
      </w:r>
    </w:p>
    <w:p w14:paraId="5B98AF19" w14:textId="77777777" w:rsidR="00441859" w:rsidRPr="00963ED8" w:rsidRDefault="00DE7F5C">
      <w:pPr>
        <w:jc w:val="both"/>
        <w:rPr>
          <w:rFonts w:cs="Times New Roman"/>
          <w:sz w:val="22"/>
          <w:szCs w:val="22"/>
          <w:lang w:val="es-CO"/>
          <w:rPrChange w:id="9105" w:author="Massiel Nayibe Moreno Ladino" w:date="2025-01-15T13:00:00Z" w16du:dateUtc="2025-01-15T18:00:00Z">
            <w:rPr>
              <w:rFonts w:cs="Times New Roman"/>
              <w:sz w:val="22"/>
              <w:szCs w:val="22"/>
            </w:rPr>
          </w:rPrChange>
        </w:rPr>
      </w:pPr>
      <w:r w:rsidRPr="00963ED8">
        <w:rPr>
          <w:rFonts w:cs="Times New Roman"/>
          <w:sz w:val="22"/>
          <w:szCs w:val="22"/>
          <w:lang w:val="es-CO"/>
          <w:rPrChange w:id="9106" w:author="Massiel Nayibe Moreno Ladino" w:date="2025-01-15T13:00:00Z" w16du:dateUtc="2025-01-15T18:00:00Z">
            <w:rPr>
              <w:rFonts w:cs="Times New Roman"/>
              <w:sz w:val="22"/>
              <w:szCs w:val="22"/>
            </w:rPr>
          </w:rPrChange>
        </w:rPr>
        <w:t>_______________</w:t>
      </w:r>
    </w:p>
    <w:p w14:paraId="0B8230CB" w14:textId="77777777" w:rsidR="00441859" w:rsidRPr="00963ED8" w:rsidRDefault="00DE7F5C">
      <w:pPr>
        <w:jc w:val="both"/>
        <w:rPr>
          <w:rFonts w:cs="Times New Roman"/>
          <w:sz w:val="22"/>
          <w:szCs w:val="22"/>
          <w:lang w:val="es-CO"/>
          <w:rPrChange w:id="9107" w:author="Massiel Nayibe Moreno Ladino" w:date="2025-01-15T13:00:00Z" w16du:dateUtc="2025-01-15T18:00:00Z">
            <w:rPr>
              <w:rFonts w:cs="Times New Roman"/>
              <w:sz w:val="22"/>
              <w:szCs w:val="22"/>
            </w:rPr>
          </w:rPrChange>
        </w:rPr>
      </w:pPr>
      <w:r w:rsidRPr="00963ED8">
        <w:rPr>
          <w:rFonts w:cs="Times New Roman"/>
          <w:sz w:val="22"/>
          <w:szCs w:val="22"/>
          <w:lang w:val="es-CO"/>
          <w:rPrChange w:id="9108" w:author="Massiel Nayibe Moreno Ladino" w:date="2025-01-15T13:00:00Z" w16du:dateUtc="2025-01-15T18:00:00Z">
            <w:rPr>
              <w:rFonts w:cs="Times New Roman"/>
              <w:sz w:val="22"/>
              <w:szCs w:val="22"/>
            </w:rPr>
          </w:rPrChange>
        </w:rPr>
        <w:t>Describa la calzada (curva, subida, intersección, etc.) _______________</w:t>
      </w:r>
    </w:p>
    <w:p w14:paraId="1C96A601" w14:textId="77777777" w:rsidR="00441859" w:rsidRPr="00963ED8" w:rsidRDefault="00DE7F5C">
      <w:pPr>
        <w:jc w:val="both"/>
        <w:rPr>
          <w:rFonts w:cs="Times New Roman"/>
          <w:sz w:val="22"/>
          <w:szCs w:val="22"/>
          <w:lang w:val="es-CO"/>
          <w:rPrChange w:id="9109" w:author="Massiel Nayibe Moreno Ladino" w:date="2025-01-15T13:00:00Z" w16du:dateUtc="2025-01-15T18:00:00Z">
            <w:rPr>
              <w:rFonts w:cs="Times New Roman"/>
              <w:sz w:val="22"/>
              <w:szCs w:val="22"/>
            </w:rPr>
          </w:rPrChange>
        </w:rPr>
      </w:pPr>
      <w:r w:rsidRPr="00963ED8">
        <w:rPr>
          <w:rFonts w:cs="Times New Roman"/>
          <w:sz w:val="22"/>
          <w:szCs w:val="22"/>
          <w:lang w:val="es-CO"/>
          <w:rPrChange w:id="9110" w:author="Massiel Nayibe Moreno Ladino" w:date="2025-01-15T13:00:00Z" w16du:dateUtc="2025-01-15T18:00:00Z">
            <w:rPr>
              <w:rFonts w:cs="Times New Roman"/>
              <w:sz w:val="22"/>
              <w:szCs w:val="22"/>
            </w:rPr>
          </w:rPrChange>
        </w:rPr>
        <w:t>Dispositivos de control del tráfico (sí/no):</w:t>
      </w:r>
    </w:p>
    <w:p w14:paraId="5A6B2810" w14:textId="77777777" w:rsidR="00441859" w:rsidRPr="00963ED8" w:rsidRDefault="00DE7F5C">
      <w:pPr>
        <w:jc w:val="both"/>
        <w:rPr>
          <w:rFonts w:cs="Times New Roman"/>
          <w:sz w:val="22"/>
          <w:szCs w:val="22"/>
          <w:lang w:val="es-CO"/>
          <w:rPrChange w:id="9111" w:author="Massiel Nayibe Moreno Ladino" w:date="2025-01-15T13:00:00Z" w16du:dateUtc="2025-01-15T18:00:00Z">
            <w:rPr>
              <w:rFonts w:cs="Times New Roman"/>
              <w:sz w:val="22"/>
              <w:szCs w:val="22"/>
            </w:rPr>
          </w:rPrChange>
        </w:rPr>
      </w:pPr>
      <w:r w:rsidRPr="00963ED8">
        <w:rPr>
          <w:rFonts w:cs="Times New Roman"/>
          <w:sz w:val="22"/>
          <w:szCs w:val="22"/>
          <w:lang w:val="es-CO"/>
          <w:rPrChange w:id="9112" w:author="Massiel Nayibe Moreno Ladino" w:date="2025-01-15T13:00:00Z" w16du:dateUtc="2025-01-15T18:00:00Z">
            <w:rPr>
              <w:rFonts w:cs="Times New Roman"/>
              <w:sz w:val="22"/>
              <w:szCs w:val="22"/>
            </w:rPr>
          </w:rPrChange>
        </w:rPr>
        <w:t>(1) Presente</w:t>
      </w:r>
      <w:r w:rsidRPr="00963ED8">
        <w:rPr>
          <w:rFonts w:cs="Times New Roman"/>
          <w:sz w:val="22"/>
          <w:szCs w:val="22"/>
          <w:u w:val="single" w:color="000000"/>
          <w:lang w:val="es-CO"/>
          <w:rPrChange w:id="9113" w:author="Massiel Nayibe Moreno Ladino" w:date="2025-01-15T13:00:00Z" w16du:dateUtc="2025-01-15T18:00:00Z">
            <w:rPr>
              <w:rFonts w:cs="Times New Roman"/>
              <w:sz w:val="22"/>
              <w:szCs w:val="22"/>
              <w:u w:val="single" w:color="000000"/>
            </w:rPr>
          </w:rPrChange>
        </w:rPr>
        <w:tab/>
      </w:r>
      <w:r w:rsidRPr="00963ED8">
        <w:rPr>
          <w:rFonts w:cs="Times New Roman"/>
          <w:sz w:val="22"/>
          <w:szCs w:val="22"/>
          <w:lang w:val="es-CO"/>
          <w:rPrChange w:id="9114" w:author="Massiel Nayibe Moreno Ladino" w:date="2025-01-15T13:00:00Z" w16du:dateUtc="2025-01-15T18:00:00Z">
            <w:rPr>
              <w:rFonts w:cs="Times New Roman"/>
              <w:sz w:val="22"/>
              <w:szCs w:val="22"/>
            </w:rPr>
          </w:rPrChange>
        </w:rPr>
        <w:t xml:space="preserve"> </w:t>
      </w:r>
    </w:p>
    <w:p w14:paraId="5BECD463" w14:textId="77777777" w:rsidR="00441859" w:rsidRPr="00963ED8" w:rsidRDefault="00DE7F5C">
      <w:pPr>
        <w:jc w:val="both"/>
        <w:rPr>
          <w:rFonts w:cs="Times New Roman"/>
          <w:sz w:val="22"/>
          <w:szCs w:val="22"/>
          <w:lang w:val="es-CO"/>
          <w:rPrChange w:id="9115" w:author="Massiel Nayibe Moreno Ladino" w:date="2025-01-15T13:00:00Z" w16du:dateUtc="2025-01-15T18:00:00Z">
            <w:rPr>
              <w:rFonts w:cs="Times New Roman"/>
              <w:sz w:val="22"/>
              <w:szCs w:val="22"/>
            </w:rPr>
          </w:rPrChange>
        </w:rPr>
      </w:pPr>
      <w:r w:rsidRPr="00963ED8">
        <w:rPr>
          <w:rFonts w:cs="Times New Roman"/>
          <w:sz w:val="22"/>
          <w:szCs w:val="22"/>
          <w:lang w:val="es-CO"/>
          <w:rPrChange w:id="9116" w:author="Massiel Nayibe Moreno Ladino" w:date="2025-01-15T13:00:00Z" w16du:dateUtc="2025-01-15T18:00:00Z">
            <w:rPr>
              <w:rFonts w:cs="Times New Roman"/>
              <w:sz w:val="22"/>
              <w:szCs w:val="22"/>
            </w:rPr>
          </w:rPrChange>
        </w:rPr>
        <w:t>(2) Visible</w:t>
      </w:r>
      <w:r w:rsidRPr="00963ED8">
        <w:rPr>
          <w:rFonts w:cs="Times New Roman"/>
          <w:sz w:val="22"/>
          <w:szCs w:val="22"/>
          <w:u w:val="single" w:color="000000"/>
          <w:lang w:val="es-CO"/>
          <w:rPrChange w:id="9117" w:author="Massiel Nayibe Moreno Ladino" w:date="2025-01-15T13:00:00Z" w16du:dateUtc="2025-01-15T18:00:00Z">
            <w:rPr>
              <w:rFonts w:cs="Times New Roman"/>
              <w:sz w:val="22"/>
              <w:szCs w:val="22"/>
              <w:u w:val="single" w:color="000000"/>
            </w:rPr>
          </w:rPrChange>
        </w:rPr>
        <w:tab/>
      </w:r>
      <w:r w:rsidRPr="00963ED8">
        <w:rPr>
          <w:rFonts w:cs="Times New Roman"/>
          <w:sz w:val="22"/>
          <w:szCs w:val="22"/>
          <w:lang w:val="es-CO"/>
          <w:rPrChange w:id="9118" w:author="Massiel Nayibe Moreno Ladino" w:date="2025-01-15T13:00:00Z" w16du:dateUtc="2025-01-15T18:00:00Z">
            <w:rPr>
              <w:rFonts w:cs="Times New Roman"/>
              <w:sz w:val="22"/>
              <w:szCs w:val="22"/>
            </w:rPr>
          </w:rPrChange>
        </w:rPr>
        <w:t xml:space="preserve"> </w:t>
      </w:r>
    </w:p>
    <w:p w14:paraId="279CCD5B" w14:textId="77777777" w:rsidR="00441859" w:rsidRPr="00963ED8" w:rsidRDefault="00DE7F5C">
      <w:pPr>
        <w:jc w:val="both"/>
        <w:rPr>
          <w:rFonts w:cs="Times New Roman"/>
          <w:sz w:val="22"/>
          <w:szCs w:val="22"/>
          <w:lang w:val="es-CO"/>
          <w:rPrChange w:id="9119" w:author="Massiel Nayibe Moreno Ladino" w:date="2025-01-15T13:00:00Z" w16du:dateUtc="2025-01-15T18:00:00Z">
            <w:rPr>
              <w:rFonts w:cs="Times New Roman"/>
              <w:sz w:val="22"/>
              <w:szCs w:val="22"/>
            </w:rPr>
          </w:rPrChange>
        </w:rPr>
      </w:pPr>
      <w:r w:rsidRPr="00963ED8">
        <w:rPr>
          <w:rFonts w:cs="Times New Roman"/>
          <w:sz w:val="22"/>
          <w:szCs w:val="22"/>
          <w:lang w:val="es-CO"/>
          <w:rPrChange w:id="9120" w:author="Massiel Nayibe Moreno Ladino" w:date="2025-01-15T13:00:00Z" w16du:dateUtc="2025-01-15T18:00:00Z">
            <w:rPr>
              <w:rFonts w:cs="Times New Roman"/>
              <w:sz w:val="22"/>
              <w:szCs w:val="22"/>
            </w:rPr>
          </w:rPrChange>
        </w:rPr>
        <w:t xml:space="preserve">Para rampas, escaleras, escalones (S/N): </w:t>
      </w:r>
    </w:p>
    <w:p w14:paraId="457EEB68" w14:textId="77777777" w:rsidR="00441859" w:rsidRPr="00963ED8" w:rsidRDefault="00DE7F5C">
      <w:pPr>
        <w:jc w:val="both"/>
        <w:rPr>
          <w:rFonts w:cs="Times New Roman"/>
          <w:sz w:val="22"/>
          <w:szCs w:val="22"/>
          <w:lang w:val="es-CO"/>
          <w:rPrChange w:id="9121" w:author="Massiel Nayibe Moreno Ladino" w:date="2025-01-15T13:00:00Z" w16du:dateUtc="2025-01-15T18:00:00Z">
            <w:rPr>
              <w:rFonts w:cs="Times New Roman"/>
              <w:sz w:val="22"/>
              <w:szCs w:val="22"/>
            </w:rPr>
          </w:rPrChange>
        </w:rPr>
      </w:pPr>
      <w:r w:rsidRPr="00963ED8">
        <w:rPr>
          <w:rFonts w:cs="Times New Roman"/>
          <w:sz w:val="22"/>
          <w:szCs w:val="22"/>
          <w:lang w:val="es-CO"/>
          <w:rPrChange w:id="9122" w:author="Massiel Nayibe Moreno Ladino" w:date="2025-01-15T13:00:00Z" w16du:dateUtc="2025-01-15T18:00:00Z">
            <w:rPr>
              <w:rFonts w:cs="Times New Roman"/>
              <w:sz w:val="22"/>
              <w:szCs w:val="22"/>
            </w:rPr>
          </w:rPrChange>
        </w:rPr>
        <w:t>(1) Presente</w:t>
      </w:r>
      <w:r w:rsidRPr="00963ED8">
        <w:rPr>
          <w:rFonts w:cs="Times New Roman"/>
          <w:sz w:val="22"/>
          <w:szCs w:val="22"/>
          <w:u w:val="single" w:color="000000"/>
          <w:lang w:val="es-CO"/>
          <w:rPrChange w:id="9123" w:author="Massiel Nayibe Moreno Ladino" w:date="2025-01-15T13:00:00Z" w16du:dateUtc="2025-01-15T18:00:00Z">
            <w:rPr>
              <w:rFonts w:cs="Times New Roman"/>
              <w:sz w:val="22"/>
              <w:szCs w:val="22"/>
              <w:u w:val="single" w:color="000000"/>
            </w:rPr>
          </w:rPrChange>
        </w:rPr>
        <w:tab/>
      </w:r>
      <w:r w:rsidRPr="00963ED8">
        <w:rPr>
          <w:rFonts w:cs="Times New Roman"/>
          <w:sz w:val="22"/>
          <w:szCs w:val="22"/>
          <w:lang w:val="es-CO"/>
          <w:rPrChange w:id="9124" w:author="Massiel Nayibe Moreno Ladino" w:date="2025-01-15T13:00:00Z" w16du:dateUtc="2025-01-15T18:00:00Z">
            <w:rPr>
              <w:rFonts w:cs="Times New Roman"/>
              <w:sz w:val="22"/>
              <w:szCs w:val="22"/>
            </w:rPr>
          </w:rPrChange>
        </w:rPr>
        <w:t xml:space="preserve"> </w:t>
      </w:r>
    </w:p>
    <w:p w14:paraId="3119DC55" w14:textId="77777777" w:rsidR="00441859" w:rsidRPr="00963ED8" w:rsidRDefault="00DE7F5C">
      <w:pPr>
        <w:jc w:val="both"/>
        <w:rPr>
          <w:rFonts w:cs="Times New Roman"/>
          <w:sz w:val="22"/>
          <w:szCs w:val="22"/>
          <w:lang w:val="es-CO"/>
          <w:rPrChange w:id="9125" w:author="Massiel Nayibe Moreno Ladino" w:date="2025-01-15T13:00:00Z" w16du:dateUtc="2025-01-15T18:00:00Z">
            <w:rPr>
              <w:rFonts w:cs="Times New Roman"/>
              <w:sz w:val="22"/>
              <w:szCs w:val="22"/>
            </w:rPr>
          </w:rPrChange>
        </w:rPr>
      </w:pPr>
      <w:r w:rsidRPr="00963ED8">
        <w:rPr>
          <w:rFonts w:cs="Times New Roman"/>
          <w:sz w:val="22"/>
          <w:szCs w:val="22"/>
          <w:lang w:val="es-CO"/>
          <w:rPrChange w:id="9126" w:author="Massiel Nayibe Moreno Ladino" w:date="2025-01-15T13:00:00Z" w16du:dateUtc="2025-01-15T18:00:00Z">
            <w:rPr>
              <w:rFonts w:cs="Times New Roman"/>
              <w:sz w:val="22"/>
              <w:szCs w:val="22"/>
            </w:rPr>
          </w:rPrChange>
        </w:rPr>
        <w:t xml:space="preserve">(2) </w:t>
      </w:r>
      <w:r w:rsidRPr="00963ED8">
        <w:rPr>
          <w:rFonts w:cs="Times New Roman"/>
          <w:spacing w:val="-1"/>
          <w:sz w:val="22"/>
          <w:szCs w:val="22"/>
          <w:lang w:val="es-CO"/>
          <w:rPrChange w:id="9127" w:author="Massiel Nayibe Moreno Ladino" w:date="2025-01-15T13:00:00Z" w16du:dateUtc="2025-01-15T18:00:00Z">
            <w:rPr>
              <w:rFonts w:cs="Times New Roman"/>
              <w:spacing w:val="-1"/>
              <w:sz w:val="22"/>
              <w:szCs w:val="22"/>
            </w:rPr>
          </w:rPrChange>
        </w:rPr>
        <w:t>Obstáculos______</w:t>
      </w:r>
    </w:p>
    <w:p w14:paraId="7DC707A3" w14:textId="77777777" w:rsidR="007D45CA" w:rsidRPr="00963ED8" w:rsidRDefault="007D45CA" w:rsidP="00E767D4">
      <w:pPr>
        <w:jc w:val="both"/>
        <w:rPr>
          <w:rFonts w:cs="Times New Roman"/>
          <w:sz w:val="22"/>
          <w:szCs w:val="22"/>
          <w:lang w:val="es-CO"/>
          <w:rPrChange w:id="9128" w:author="Massiel Nayibe Moreno Ladino" w:date="2025-01-15T13:00:00Z" w16du:dateUtc="2025-01-15T18:00:00Z">
            <w:rPr>
              <w:rFonts w:cs="Times New Roman"/>
              <w:sz w:val="22"/>
              <w:szCs w:val="22"/>
            </w:rPr>
          </w:rPrChange>
        </w:rPr>
        <w:sectPr w:rsidR="007D45CA" w:rsidRPr="00963ED8" w:rsidSect="00FC48D6">
          <w:type w:val="continuous"/>
          <w:pgSz w:w="12240" w:h="15840"/>
          <w:pgMar w:top="1440" w:right="1440" w:bottom="1440" w:left="1440" w:header="720" w:footer="720" w:gutter="0"/>
          <w:cols w:num="2" w:space="720"/>
          <w:docGrid w:linePitch="360"/>
        </w:sectPr>
      </w:pPr>
    </w:p>
    <w:p w14:paraId="577CF977" w14:textId="77777777" w:rsidR="007D45CA" w:rsidRPr="00963ED8" w:rsidRDefault="007D45CA" w:rsidP="00E767D4">
      <w:pPr>
        <w:jc w:val="both"/>
        <w:rPr>
          <w:rFonts w:cs="Times New Roman"/>
          <w:sz w:val="22"/>
          <w:szCs w:val="22"/>
          <w:lang w:val="es-CO"/>
          <w:rPrChange w:id="9129" w:author="Massiel Nayibe Moreno Ladino" w:date="2025-01-15T13:00:00Z" w16du:dateUtc="2025-01-15T18:00:00Z">
            <w:rPr>
              <w:rFonts w:cs="Times New Roman"/>
              <w:sz w:val="22"/>
              <w:szCs w:val="22"/>
            </w:rPr>
          </w:rPrChange>
        </w:rPr>
      </w:pPr>
    </w:p>
    <w:p w14:paraId="707B30CE" w14:textId="77777777" w:rsidR="007D45CA" w:rsidRPr="00963ED8" w:rsidRDefault="007D45CA" w:rsidP="00E767D4">
      <w:pPr>
        <w:jc w:val="both"/>
        <w:rPr>
          <w:rFonts w:cs="Times New Roman"/>
          <w:sz w:val="22"/>
          <w:szCs w:val="22"/>
          <w:lang w:val="es-CO"/>
          <w:rPrChange w:id="9130" w:author="Massiel Nayibe Moreno Ladino" w:date="2025-01-15T13:00:00Z" w16du:dateUtc="2025-01-15T18:00:00Z">
            <w:rPr>
              <w:rFonts w:cs="Times New Roman"/>
              <w:sz w:val="22"/>
              <w:szCs w:val="22"/>
            </w:rPr>
          </w:rPrChange>
        </w:rPr>
      </w:pPr>
    </w:p>
    <w:p w14:paraId="482683C4" w14:textId="77777777" w:rsidR="00441859" w:rsidRPr="00963ED8" w:rsidRDefault="00DE7F5C">
      <w:pPr>
        <w:jc w:val="both"/>
        <w:rPr>
          <w:rFonts w:cs="Times New Roman"/>
          <w:i/>
          <w:iCs/>
          <w:sz w:val="22"/>
          <w:szCs w:val="22"/>
          <w:u w:val="single"/>
          <w:lang w:val="es-CO"/>
          <w:rPrChange w:id="9131" w:author="Massiel Nayibe Moreno Ladino" w:date="2025-01-15T13:00:00Z" w16du:dateUtc="2025-01-15T18:00:00Z">
            <w:rPr>
              <w:rFonts w:cs="Times New Roman"/>
              <w:i/>
              <w:iCs/>
              <w:sz w:val="22"/>
              <w:szCs w:val="22"/>
              <w:u w:val="single"/>
            </w:rPr>
          </w:rPrChange>
        </w:rPr>
      </w:pPr>
      <w:r w:rsidRPr="00963ED8">
        <w:rPr>
          <w:rFonts w:cs="Times New Roman"/>
          <w:i/>
          <w:iCs/>
          <w:sz w:val="22"/>
          <w:szCs w:val="22"/>
          <w:u w:val="single"/>
          <w:lang w:val="es-CO"/>
          <w:rPrChange w:id="9132" w:author="Massiel Nayibe Moreno Ladino" w:date="2025-01-15T13:00:00Z" w16du:dateUtc="2025-01-15T18:00:00Z">
            <w:rPr>
              <w:rFonts w:cs="Times New Roman"/>
              <w:i/>
              <w:iCs/>
              <w:sz w:val="22"/>
              <w:szCs w:val="22"/>
              <w:u w:val="single"/>
            </w:rPr>
          </w:rPrChange>
        </w:rPr>
        <w:t>II. Operador/vehículo (si procede)</w:t>
      </w:r>
    </w:p>
    <w:p w14:paraId="0E557A6C" w14:textId="77777777" w:rsidR="007D45CA" w:rsidRPr="00963ED8" w:rsidRDefault="007D45CA" w:rsidP="00E767D4">
      <w:pPr>
        <w:jc w:val="both"/>
        <w:rPr>
          <w:rFonts w:cs="Times New Roman"/>
          <w:sz w:val="22"/>
          <w:szCs w:val="22"/>
          <w:lang w:val="es-CO"/>
          <w:rPrChange w:id="9133" w:author="Massiel Nayibe Moreno Ladino" w:date="2025-01-15T13:00:00Z" w16du:dateUtc="2025-01-15T18:00:00Z">
            <w:rPr>
              <w:rFonts w:cs="Times New Roman"/>
              <w:sz w:val="22"/>
              <w:szCs w:val="22"/>
            </w:rPr>
          </w:rPrChange>
        </w:rPr>
        <w:sectPr w:rsidR="007D45CA" w:rsidRPr="00963ED8" w:rsidSect="00FC48D6">
          <w:type w:val="continuous"/>
          <w:pgSz w:w="12240" w:h="15840"/>
          <w:pgMar w:top="1440" w:right="1440" w:bottom="1440" w:left="1440" w:header="720" w:footer="720" w:gutter="0"/>
          <w:cols w:space="720"/>
          <w:docGrid w:linePitch="360"/>
        </w:sectPr>
      </w:pPr>
      <w:r w:rsidRPr="00963ED8">
        <w:rPr>
          <w:rFonts w:cs="Times New Roman"/>
          <w:sz w:val="22"/>
          <w:szCs w:val="22"/>
          <w:lang w:val="es-CO"/>
          <w:rPrChange w:id="9134" w:author="Massiel Nayibe Moreno Ladino" w:date="2025-01-15T13:00:00Z" w16du:dateUtc="2025-01-15T18:00:00Z">
            <w:rPr>
              <w:rFonts w:cs="Times New Roman"/>
              <w:sz w:val="22"/>
              <w:szCs w:val="22"/>
            </w:rPr>
          </w:rPrChange>
        </w:rPr>
        <w:t xml:space="preserve"> </w:t>
      </w:r>
    </w:p>
    <w:p w14:paraId="0899DCB5" w14:textId="77777777" w:rsidR="00441859" w:rsidRPr="00963ED8" w:rsidRDefault="00DE7F5C">
      <w:pPr>
        <w:jc w:val="both"/>
        <w:rPr>
          <w:rFonts w:cs="Times New Roman"/>
          <w:sz w:val="22"/>
          <w:szCs w:val="22"/>
          <w:u w:val="single" w:color="000000"/>
          <w:lang w:val="es-CO"/>
          <w:rPrChange w:id="9135" w:author="Massiel Nayibe Moreno Ladino" w:date="2025-01-15T13:00:00Z" w16du:dateUtc="2025-01-15T18:00:00Z">
            <w:rPr>
              <w:rFonts w:cs="Times New Roman"/>
              <w:sz w:val="22"/>
              <w:szCs w:val="22"/>
              <w:u w:val="single" w:color="000000"/>
            </w:rPr>
          </w:rPrChange>
        </w:rPr>
      </w:pPr>
      <w:r w:rsidRPr="00963ED8">
        <w:rPr>
          <w:rFonts w:cs="Times New Roman"/>
          <w:sz w:val="22"/>
          <w:szCs w:val="22"/>
          <w:lang w:val="es-CO"/>
          <w:rPrChange w:id="9136" w:author="Massiel Nayibe Moreno Ladino" w:date="2025-01-15T13:00:00Z" w16du:dateUtc="2025-01-15T18:00:00Z">
            <w:rPr>
              <w:rFonts w:cs="Times New Roman"/>
              <w:sz w:val="22"/>
              <w:szCs w:val="22"/>
            </w:rPr>
          </w:rPrChange>
        </w:rPr>
        <w:t xml:space="preserve"> A. Conductor herido________________</w:t>
      </w:r>
    </w:p>
    <w:p w14:paraId="11B4D1D1" w14:textId="77777777" w:rsidR="00441859" w:rsidRPr="00963ED8" w:rsidRDefault="00DE7F5C">
      <w:pPr>
        <w:jc w:val="both"/>
        <w:rPr>
          <w:rFonts w:cs="Times New Roman"/>
          <w:sz w:val="22"/>
          <w:szCs w:val="22"/>
          <w:u w:val="single" w:color="000000"/>
          <w:lang w:val="es-CO"/>
          <w:rPrChange w:id="9137" w:author="Massiel Nayibe Moreno Ladino" w:date="2025-01-15T13:00:00Z" w16du:dateUtc="2025-01-15T18:00:00Z">
            <w:rPr>
              <w:rFonts w:cs="Times New Roman"/>
              <w:sz w:val="22"/>
              <w:szCs w:val="22"/>
              <w:u w:val="single" w:color="000000"/>
            </w:rPr>
          </w:rPrChange>
        </w:rPr>
      </w:pPr>
      <w:r w:rsidRPr="00963ED8">
        <w:rPr>
          <w:rFonts w:cs="Times New Roman"/>
          <w:sz w:val="22"/>
          <w:szCs w:val="22"/>
          <w:lang w:val="es-CO"/>
          <w:rPrChange w:id="9138" w:author="Massiel Nayibe Moreno Ladino" w:date="2025-01-15T13:00:00Z" w16du:dateUtc="2025-01-15T18:00:00Z">
            <w:rPr>
              <w:rFonts w:cs="Times New Roman"/>
              <w:sz w:val="22"/>
              <w:szCs w:val="22"/>
            </w:rPr>
          </w:rPrChange>
        </w:rPr>
        <w:t>B. Pasajeros heridos ____________</w:t>
      </w:r>
    </w:p>
    <w:p w14:paraId="60E1EC08" w14:textId="77777777" w:rsidR="00441859" w:rsidRPr="00963ED8" w:rsidRDefault="00DE7F5C">
      <w:pPr>
        <w:jc w:val="both"/>
        <w:rPr>
          <w:rFonts w:cs="Times New Roman"/>
          <w:sz w:val="22"/>
          <w:szCs w:val="22"/>
          <w:u w:val="single" w:color="000000"/>
          <w:lang w:val="es-CO"/>
          <w:rPrChange w:id="9139" w:author="Massiel Nayibe Moreno Ladino" w:date="2025-01-15T13:00:00Z" w16du:dateUtc="2025-01-15T18:00:00Z">
            <w:rPr>
              <w:rFonts w:cs="Times New Roman"/>
              <w:sz w:val="22"/>
              <w:szCs w:val="22"/>
              <w:u w:val="single" w:color="000000"/>
            </w:rPr>
          </w:rPrChange>
        </w:rPr>
      </w:pPr>
      <w:r w:rsidRPr="00963ED8">
        <w:rPr>
          <w:rFonts w:cs="Times New Roman"/>
          <w:sz w:val="22"/>
          <w:szCs w:val="22"/>
          <w:lang w:val="es-CO"/>
          <w:rPrChange w:id="9140" w:author="Massiel Nayibe Moreno Ladino" w:date="2025-01-15T13:00:00Z" w16du:dateUtc="2025-01-15T18:00:00Z">
            <w:rPr>
              <w:rFonts w:cs="Times New Roman"/>
              <w:sz w:val="22"/>
              <w:szCs w:val="22"/>
            </w:rPr>
          </w:rPrChange>
        </w:rPr>
        <w:t>C. Otros heridos________________</w:t>
      </w:r>
    </w:p>
    <w:p w14:paraId="5628D615" w14:textId="77777777" w:rsidR="00441859" w:rsidRPr="00963ED8" w:rsidRDefault="00DE7F5C">
      <w:pPr>
        <w:jc w:val="both"/>
        <w:rPr>
          <w:rFonts w:cs="Times New Roman"/>
          <w:sz w:val="22"/>
          <w:szCs w:val="22"/>
          <w:u w:val="single" w:color="000000"/>
          <w:lang w:val="es-CO"/>
          <w:rPrChange w:id="9141" w:author="Massiel Nayibe Moreno Ladino" w:date="2025-01-15T13:00:00Z" w16du:dateUtc="2025-01-15T18:00:00Z">
            <w:rPr>
              <w:rFonts w:cs="Times New Roman"/>
              <w:sz w:val="22"/>
              <w:szCs w:val="22"/>
              <w:u w:val="single" w:color="000000"/>
            </w:rPr>
          </w:rPrChange>
        </w:rPr>
      </w:pPr>
      <w:r w:rsidRPr="00963ED8">
        <w:rPr>
          <w:rFonts w:cs="Times New Roman"/>
          <w:sz w:val="22"/>
          <w:szCs w:val="22"/>
          <w:lang w:val="es-CO"/>
          <w:rPrChange w:id="9142" w:author="Massiel Nayibe Moreno Ladino" w:date="2025-01-15T13:00:00Z" w16du:dateUtc="2025-01-15T18:00:00Z">
            <w:rPr>
              <w:rFonts w:cs="Times New Roman"/>
              <w:sz w:val="22"/>
              <w:szCs w:val="22"/>
            </w:rPr>
          </w:rPrChange>
        </w:rPr>
        <w:t xml:space="preserve">D. Vehículo dañado_____________ </w:t>
      </w:r>
      <w:r w:rsidRPr="00963ED8">
        <w:rPr>
          <w:rFonts w:cs="Times New Roman"/>
          <w:sz w:val="22"/>
          <w:szCs w:val="22"/>
          <w:lang w:val="es-CO"/>
          <w:rPrChange w:id="9143" w:author="Massiel Nayibe Moreno Ladino" w:date="2025-01-15T13:00:00Z" w16du:dateUtc="2025-01-15T18:00:00Z">
            <w:rPr>
              <w:rFonts w:cs="Times New Roman"/>
              <w:sz w:val="22"/>
              <w:szCs w:val="22"/>
            </w:rPr>
          </w:rPrChange>
        </w:rPr>
        <w:tab/>
      </w:r>
    </w:p>
    <w:p w14:paraId="77A9C209" w14:textId="77777777" w:rsidR="00441859" w:rsidRPr="00963ED8" w:rsidRDefault="00DE7F5C">
      <w:pPr>
        <w:jc w:val="both"/>
        <w:rPr>
          <w:rFonts w:cs="Times New Roman"/>
          <w:sz w:val="22"/>
          <w:szCs w:val="22"/>
          <w:lang w:val="es-CO"/>
          <w:rPrChange w:id="9144" w:author="Massiel Nayibe Moreno Ladino" w:date="2025-01-15T13:00:00Z" w16du:dateUtc="2025-01-15T18:00:00Z">
            <w:rPr>
              <w:rFonts w:cs="Times New Roman"/>
              <w:sz w:val="22"/>
              <w:szCs w:val="22"/>
            </w:rPr>
          </w:rPrChange>
        </w:rPr>
      </w:pPr>
      <w:r w:rsidRPr="00963ED8">
        <w:rPr>
          <w:rFonts w:cs="Times New Roman"/>
          <w:sz w:val="22"/>
          <w:szCs w:val="22"/>
          <w:lang w:val="es-CO"/>
          <w:rPrChange w:id="9145" w:author="Massiel Nayibe Moreno Ladino" w:date="2025-01-15T13:00:00Z" w16du:dateUtc="2025-01-15T18:00:00Z">
            <w:rPr>
              <w:rFonts w:cs="Times New Roman"/>
              <w:sz w:val="22"/>
              <w:szCs w:val="22"/>
            </w:rPr>
          </w:rPrChange>
        </w:rPr>
        <w:t>F. Otro vehículo dañado________</w:t>
      </w:r>
    </w:p>
    <w:p w14:paraId="4685CE60" w14:textId="77777777" w:rsidR="00441859" w:rsidRPr="00963ED8" w:rsidRDefault="00DE7F5C">
      <w:pPr>
        <w:jc w:val="both"/>
        <w:rPr>
          <w:rFonts w:cs="Times New Roman"/>
          <w:sz w:val="22"/>
          <w:szCs w:val="22"/>
          <w:lang w:val="es-CO"/>
          <w:rPrChange w:id="9146" w:author="Massiel Nayibe Moreno Ladino" w:date="2025-01-15T13:00:00Z" w16du:dateUtc="2025-01-15T18:00:00Z">
            <w:rPr>
              <w:rFonts w:cs="Times New Roman"/>
              <w:sz w:val="22"/>
              <w:szCs w:val="22"/>
            </w:rPr>
          </w:rPrChange>
        </w:rPr>
      </w:pPr>
      <w:r w:rsidRPr="00963ED8">
        <w:rPr>
          <w:rFonts w:cs="Times New Roman"/>
          <w:sz w:val="22"/>
          <w:szCs w:val="22"/>
          <w:lang w:val="es-CO"/>
          <w:rPrChange w:id="9147" w:author="Massiel Nayibe Moreno Ladino" w:date="2025-01-15T13:00:00Z" w16du:dateUtc="2025-01-15T18:00:00Z">
            <w:rPr>
              <w:rFonts w:cs="Times New Roman"/>
              <w:sz w:val="22"/>
              <w:szCs w:val="22"/>
            </w:rPr>
          </w:rPrChange>
        </w:rPr>
        <w:br w:type="column"/>
      </w:r>
      <w:r w:rsidRPr="00963ED8">
        <w:rPr>
          <w:rFonts w:cs="Times New Roman"/>
          <w:sz w:val="22"/>
          <w:szCs w:val="22"/>
          <w:lang w:val="es-CO"/>
          <w:rPrChange w:id="9148" w:author="Massiel Nayibe Moreno Ladino" w:date="2025-01-15T13:00:00Z" w16du:dateUtc="2025-01-15T18:00:00Z">
            <w:rPr>
              <w:rFonts w:cs="Times New Roman"/>
              <w:sz w:val="22"/>
              <w:szCs w:val="22"/>
            </w:rPr>
          </w:rPrChange>
        </w:rPr>
        <w:t>G. Otros bienes dañados______________</w:t>
      </w:r>
    </w:p>
    <w:p w14:paraId="164B2380" w14:textId="77777777" w:rsidR="00441859" w:rsidRPr="00963ED8" w:rsidRDefault="00DE7F5C">
      <w:pPr>
        <w:jc w:val="both"/>
        <w:rPr>
          <w:rFonts w:cs="Times New Roman"/>
          <w:sz w:val="22"/>
          <w:szCs w:val="22"/>
          <w:lang w:val="es-CO"/>
          <w:rPrChange w:id="9149" w:author="Massiel Nayibe Moreno Ladino" w:date="2025-01-15T13:00:00Z" w16du:dateUtc="2025-01-15T18:00:00Z">
            <w:rPr>
              <w:rFonts w:cs="Times New Roman"/>
              <w:sz w:val="22"/>
              <w:szCs w:val="22"/>
            </w:rPr>
          </w:rPrChange>
        </w:rPr>
      </w:pPr>
      <w:r w:rsidRPr="00963ED8">
        <w:rPr>
          <w:rFonts w:cs="Times New Roman"/>
          <w:sz w:val="22"/>
          <w:szCs w:val="22"/>
          <w:lang w:val="es-CO"/>
          <w:rPrChange w:id="9150" w:author="Massiel Nayibe Moreno Ladino" w:date="2025-01-15T13:00:00Z" w16du:dateUtc="2025-01-15T18:00:00Z">
            <w:rPr>
              <w:rFonts w:cs="Times New Roman"/>
              <w:sz w:val="22"/>
              <w:szCs w:val="22"/>
            </w:rPr>
          </w:rPrChange>
        </w:rPr>
        <w:t xml:space="preserve">H. Conductor </w:t>
      </w:r>
      <w:r w:rsidRPr="00963ED8">
        <w:rPr>
          <w:rFonts w:cs="Times New Roman"/>
          <w:spacing w:val="-1"/>
          <w:sz w:val="22"/>
          <w:szCs w:val="22"/>
          <w:lang w:val="es-CO"/>
          <w:rPrChange w:id="9151" w:author="Massiel Nayibe Moreno Ladino" w:date="2025-01-15T13:00:00Z" w16du:dateUtc="2025-01-15T18:00:00Z">
            <w:rPr>
              <w:rFonts w:cs="Times New Roman"/>
              <w:spacing w:val="-1"/>
              <w:sz w:val="22"/>
              <w:szCs w:val="22"/>
            </w:rPr>
          </w:rPrChange>
        </w:rPr>
        <w:t xml:space="preserve">con licencia </w:t>
      </w:r>
      <w:r w:rsidRPr="00963ED8">
        <w:rPr>
          <w:rFonts w:cs="Times New Roman"/>
          <w:sz w:val="22"/>
          <w:szCs w:val="22"/>
          <w:lang w:val="es-CO"/>
          <w:rPrChange w:id="9152" w:author="Massiel Nayibe Moreno Ladino" w:date="2025-01-15T13:00:00Z" w16du:dateUtc="2025-01-15T18:00:00Z">
            <w:rPr>
              <w:rFonts w:cs="Times New Roman"/>
              <w:sz w:val="22"/>
              <w:szCs w:val="22"/>
            </w:rPr>
          </w:rPrChange>
        </w:rPr>
        <w:t>para vehículo____________</w:t>
      </w:r>
      <w:r w:rsidRPr="00963ED8">
        <w:rPr>
          <w:rFonts w:cs="Times New Roman"/>
          <w:sz w:val="22"/>
          <w:szCs w:val="22"/>
          <w:lang w:val="es-CO"/>
          <w:rPrChange w:id="9153" w:author="Massiel Nayibe Moreno Ladino" w:date="2025-01-15T13:00:00Z" w16du:dateUtc="2025-01-15T18:00:00Z">
            <w:rPr>
              <w:rFonts w:cs="Times New Roman"/>
              <w:sz w:val="22"/>
              <w:szCs w:val="22"/>
            </w:rPr>
          </w:rPrChange>
        </w:rPr>
        <w:tab/>
      </w:r>
    </w:p>
    <w:p w14:paraId="5B9DAB2F" w14:textId="77777777" w:rsidR="00441859" w:rsidRPr="00963ED8" w:rsidRDefault="00DE7F5C">
      <w:pPr>
        <w:jc w:val="both"/>
        <w:rPr>
          <w:rFonts w:cs="Times New Roman"/>
          <w:spacing w:val="-1"/>
          <w:sz w:val="22"/>
          <w:szCs w:val="22"/>
          <w:lang w:val="es-CO"/>
          <w:rPrChange w:id="9154" w:author="Massiel Nayibe Moreno Ladino" w:date="2025-01-15T13:00:00Z" w16du:dateUtc="2025-01-15T18:00:00Z">
            <w:rPr>
              <w:rFonts w:cs="Times New Roman"/>
              <w:spacing w:val="-1"/>
              <w:sz w:val="22"/>
              <w:szCs w:val="22"/>
            </w:rPr>
          </w:rPrChange>
        </w:rPr>
      </w:pPr>
      <w:r w:rsidRPr="00963ED8">
        <w:rPr>
          <w:rFonts w:cs="Times New Roman"/>
          <w:sz w:val="22"/>
          <w:szCs w:val="22"/>
          <w:lang w:val="es-CO"/>
          <w:rPrChange w:id="9155" w:author="Massiel Nayibe Moreno Ladino" w:date="2025-01-15T13:00:00Z" w16du:dateUtc="2025-01-15T18:00:00Z">
            <w:rPr>
              <w:rFonts w:cs="Times New Roman"/>
              <w:sz w:val="22"/>
              <w:szCs w:val="22"/>
            </w:rPr>
          </w:rPrChange>
        </w:rPr>
        <w:t xml:space="preserve">I. Cinturones de seguridad </w:t>
      </w:r>
      <w:r w:rsidRPr="00963ED8">
        <w:rPr>
          <w:rFonts w:cs="Times New Roman"/>
          <w:spacing w:val="-1"/>
          <w:sz w:val="22"/>
          <w:szCs w:val="22"/>
          <w:lang w:val="es-CO"/>
          <w:rPrChange w:id="9156" w:author="Massiel Nayibe Moreno Ladino" w:date="2025-01-15T13:00:00Z" w16du:dateUtc="2025-01-15T18:00:00Z">
            <w:rPr>
              <w:rFonts w:cs="Times New Roman"/>
              <w:spacing w:val="-1"/>
              <w:sz w:val="22"/>
              <w:szCs w:val="22"/>
            </w:rPr>
          </w:rPrChange>
        </w:rPr>
        <w:t>usados______________________</w:t>
      </w:r>
      <w:r w:rsidRPr="00963ED8">
        <w:rPr>
          <w:rFonts w:cs="Times New Roman"/>
          <w:spacing w:val="-1"/>
          <w:sz w:val="22"/>
          <w:szCs w:val="22"/>
          <w:lang w:val="es-CO"/>
          <w:rPrChange w:id="9157" w:author="Massiel Nayibe Moreno Ladino" w:date="2025-01-15T13:00:00Z" w16du:dateUtc="2025-01-15T18:00:00Z">
            <w:rPr>
              <w:rFonts w:cs="Times New Roman"/>
              <w:spacing w:val="-1"/>
              <w:sz w:val="22"/>
              <w:szCs w:val="22"/>
            </w:rPr>
          </w:rPrChange>
        </w:rPr>
        <w:tab/>
      </w:r>
    </w:p>
    <w:p w14:paraId="4ABD0111" w14:textId="77777777" w:rsidR="00441859" w:rsidRPr="00963ED8" w:rsidRDefault="00DE7F5C">
      <w:pPr>
        <w:jc w:val="both"/>
        <w:rPr>
          <w:rFonts w:cs="Times New Roman"/>
          <w:sz w:val="22"/>
          <w:szCs w:val="22"/>
          <w:lang w:val="es-CO"/>
          <w:rPrChange w:id="9158" w:author="Massiel Nayibe Moreno Ladino" w:date="2025-01-15T13:00:00Z" w16du:dateUtc="2025-01-15T18:00:00Z">
            <w:rPr>
              <w:rFonts w:cs="Times New Roman"/>
              <w:sz w:val="22"/>
              <w:szCs w:val="22"/>
            </w:rPr>
          </w:rPrChange>
        </w:rPr>
        <w:sectPr w:rsidR="00441859" w:rsidRPr="00963ED8" w:rsidSect="00FC48D6">
          <w:type w:val="continuous"/>
          <w:pgSz w:w="12240" w:h="15840"/>
          <w:pgMar w:top="1440" w:right="1440" w:bottom="1440" w:left="1440" w:header="720" w:footer="720" w:gutter="0"/>
          <w:cols w:num="2" w:space="720"/>
          <w:docGrid w:linePitch="360"/>
        </w:sectPr>
      </w:pPr>
      <w:r w:rsidRPr="00963ED8">
        <w:rPr>
          <w:rFonts w:cs="Times New Roman"/>
          <w:sz w:val="22"/>
          <w:szCs w:val="22"/>
          <w:lang w:val="es-CO"/>
          <w:rPrChange w:id="9159" w:author="Massiel Nayibe Moreno Ladino" w:date="2025-01-15T13:00:00Z" w16du:dateUtc="2025-01-15T18:00:00Z">
            <w:rPr>
              <w:rFonts w:cs="Times New Roman"/>
              <w:sz w:val="22"/>
              <w:szCs w:val="22"/>
            </w:rPr>
          </w:rPrChange>
        </w:rPr>
        <w:t>J. Alcohol/drogas implicadas ______________</w:t>
      </w:r>
    </w:p>
    <w:p w14:paraId="43B36A33" w14:textId="77777777" w:rsidR="007D45CA" w:rsidRPr="00963ED8" w:rsidRDefault="007D45CA" w:rsidP="00E767D4">
      <w:pPr>
        <w:jc w:val="both"/>
        <w:rPr>
          <w:rFonts w:cs="Times New Roman"/>
          <w:i/>
          <w:iCs/>
          <w:sz w:val="22"/>
          <w:szCs w:val="22"/>
          <w:u w:val="single"/>
          <w:lang w:val="es-CO"/>
          <w:rPrChange w:id="9160" w:author="Massiel Nayibe Moreno Ladino" w:date="2025-01-15T13:00:00Z" w16du:dateUtc="2025-01-15T18:00:00Z">
            <w:rPr>
              <w:rFonts w:cs="Times New Roman"/>
              <w:i/>
              <w:iCs/>
              <w:sz w:val="22"/>
              <w:szCs w:val="22"/>
              <w:u w:val="single"/>
            </w:rPr>
          </w:rPrChange>
        </w:rPr>
      </w:pPr>
    </w:p>
    <w:p w14:paraId="4FDEBE98" w14:textId="77777777" w:rsidR="00441859" w:rsidRPr="00963ED8" w:rsidRDefault="00DE7F5C">
      <w:pPr>
        <w:jc w:val="both"/>
        <w:rPr>
          <w:rFonts w:cs="Times New Roman"/>
          <w:i/>
          <w:iCs/>
          <w:sz w:val="22"/>
          <w:szCs w:val="22"/>
          <w:u w:val="single"/>
          <w:lang w:val="es-CO"/>
          <w:rPrChange w:id="9161" w:author="Massiel Nayibe Moreno Ladino" w:date="2025-01-15T13:00:00Z" w16du:dateUtc="2025-01-15T18:00:00Z">
            <w:rPr>
              <w:rFonts w:cs="Times New Roman"/>
              <w:i/>
              <w:iCs/>
              <w:sz w:val="22"/>
              <w:szCs w:val="22"/>
              <w:u w:val="single"/>
            </w:rPr>
          </w:rPrChange>
        </w:rPr>
      </w:pPr>
      <w:r w:rsidRPr="00963ED8">
        <w:rPr>
          <w:rFonts w:cs="Times New Roman"/>
          <w:i/>
          <w:iCs/>
          <w:sz w:val="22"/>
          <w:szCs w:val="22"/>
          <w:u w:val="single"/>
          <w:lang w:val="es-CO"/>
          <w:rPrChange w:id="9162" w:author="Massiel Nayibe Moreno Ladino" w:date="2025-01-15T13:00:00Z" w16du:dateUtc="2025-01-15T18:00:00Z">
            <w:rPr>
              <w:rFonts w:cs="Times New Roman"/>
              <w:i/>
              <w:iCs/>
              <w:sz w:val="22"/>
              <w:szCs w:val="22"/>
              <w:u w:val="single"/>
            </w:rPr>
          </w:rPrChange>
        </w:rPr>
        <w:t xml:space="preserve">III. Datos sobre equipamiento y formación </w:t>
      </w:r>
    </w:p>
    <w:p w14:paraId="2EDCADC5" w14:textId="77777777" w:rsidR="007D45CA" w:rsidRPr="00963ED8" w:rsidRDefault="007D45CA" w:rsidP="00E767D4">
      <w:pPr>
        <w:jc w:val="both"/>
        <w:rPr>
          <w:rFonts w:cs="Times New Roman"/>
          <w:sz w:val="22"/>
          <w:szCs w:val="22"/>
          <w:lang w:val="es-CO"/>
          <w:rPrChange w:id="9163" w:author="Massiel Nayibe Moreno Ladino" w:date="2025-01-15T13:00:00Z" w16du:dateUtc="2025-01-15T18:00:00Z">
            <w:rPr>
              <w:rFonts w:cs="Times New Roman"/>
              <w:sz w:val="22"/>
              <w:szCs w:val="22"/>
            </w:rPr>
          </w:rPrChange>
        </w:rPr>
      </w:pPr>
      <w:r w:rsidRPr="00963ED8">
        <w:rPr>
          <w:rFonts w:cs="Times New Roman"/>
          <w:sz w:val="22"/>
          <w:szCs w:val="22"/>
          <w:lang w:val="es-CO"/>
          <w:rPrChange w:id="9164" w:author="Massiel Nayibe Moreno Ladino" w:date="2025-01-15T13:00:00Z" w16du:dateUtc="2025-01-15T18:00:00Z">
            <w:rPr>
              <w:rFonts w:cs="Times New Roman"/>
              <w:sz w:val="22"/>
              <w:szCs w:val="22"/>
            </w:rPr>
          </w:rPrChange>
        </w:rPr>
        <w:t xml:space="preserve"> </w:t>
      </w:r>
    </w:p>
    <w:p w14:paraId="2F42A9C2" w14:textId="77777777" w:rsidR="00441859" w:rsidRPr="00963ED8" w:rsidRDefault="00DE7F5C">
      <w:pPr>
        <w:jc w:val="both"/>
        <w:rPr>
          <w:rFonts w:cs="Times New Roman"/>
          <w:sz w:val="22"/>
          <w:szCs w:val="22"/>
          <w:lang w:val="es-CO"/>
          <w:rPrChange w:id="9165" w:author="Massiel Nayibe Moreno Ladino" w:date="2025-01-15T13:00:00Z" w16du:dateUtc="2025-01-15T18:00:00Z">
            <w:rPr>
              <w:rFonts w:cs="Times New Roman"/>
              <w:sz w:val="22"/>
              <w:szCs w:val="22"/>
            </w:rPr>
          </w:rPrChange>
        </w:rPr>
      </w:pPr>
      <w:r w:rsidRPr="00963ED8">
        <w:rPr>
          <w:rFonts w:cs="Times New Roman"/>
          <w:sz w:val="22"/>
          <w:szCs w:val="22"/>
          <w:lang w:val="es-CO"/>
          <w:rPrChange w:id="9166" w:author="Massiel Nayibe Moreno Ladino" w:date="2025-01-15T13:00:00Z" w16du:dateUtc="2025-01-15T18:00:00Z">
            <w:rPr>
              <w:rFonts w:cs="Times New Roman"/>
              <w:sz w:val="22"/>
              <w:szCs w:val="22"/>
            </w:rPr>
          </w:rPrChange>
        </w:rPr>
        <w:t xml:space="preserve"> A. Equipo de seguridad necesario_______</w:t>
      </w:r>
    </w:p>
    <w:p w14:paraId="2B773778" w14:textId="77777777" w:rsidR="00441859" w:rsidRPr="00963ED8" w:rsidRDefault="00DE7F5C">
      <w:pPr>
        <w:jc w:val="both"/>
        <w:rPr>
          <w:rFonts w:cs="Times New Roman"/>
          <w:sz w:val="22"/>
          <w:szCs w:val="22"/>
          <w:lang w:val="es-CO"/>
          <w:rPrChange w:id="9167" w:author="Massiel Nayibe Moreno Ladino" w:date="2025-01-15T13:00:00Z" w16du:dateUtc="2025-01-15T18:00:00Z">
            <w:rPr>
              <w:rFonts w:cs="Times New Roman"/>
              <w:sz w:val="22"/>
              <w:szCs w:val="22"/>
            </w:rPr>
          </w:rPrChange>
        </w:rPr>
      </w:pPr>
      <w:r w:rsidRPr="00963ED8">
        <w:rPr>
          <w:rFonts w:cs="Times New Roman"/>
          <w:sz w:val="22"/>
          <w:szCs w:val="22"/>
          <w:lang w:val="es-CO"/>
          <w:rPrChange w:id="9168" w:author="Massiel Nayibe Moreno Ladino" w:date="2025-01-15T13:00:00Z" w16du:dateUtc="2025-01-15T18:00:00Z">
            <w:rPr>
              <w:rFonts w:cs="Times New Roman"/>
              <w:sz w:val="22"/>
              <w:szCs w:val="22"/>
            </w:rPr>
          </w:rPrChange>
        </w:rPr>
        <w:t xml:space="preserve"> B. Equipo de seguridad disponible_______</w:t>
      </w:r>
    </w:p>
    <w:p w14:paraId="1797AEB8" w14:textId="77777777" w:rsidR="00441859" w:rsidRPr="00963ED8" w:rsidRDefault="00DE7F5C">
      <w:pPr>
        <w:jc w:val="both"/>
        <w:rPr>
          <w:rFonts w:cs="Times New Roman"/>
          <w:sz w:val="22"/>
          <w:szCs w:val="22"/>
          <w:lang w:val="es-CO"/>
          <w:rPrChange w:id="9169" w:author="Massiel Nayibe Moreno Ladino" w:date="2025-01-15T13:00:00Z" w16du:dateUtc="2025-01-15T18:00:00Z">
            <w:rPr>
              <w:rFonts w:cs="Times New Roman"/>
              <w:sz w:val="22"/>
              <w:szCs w:val="22"/>
            </w:rPr>
          </w:rPrChange>
        </w:rPr>
      </w:pPr>
      <w:r w:rsidRPr="00963ED8">
        <w:rPr>
          <w:rFonts w:cs="Times New Roman"/>
          <w:sz w:val="22"/>
          <w:szCs w:val="22"/>
          <w:lang w:val="es-CO"/>
          <w:rPrChange w:id="9170" w:author="Massiel Nayibe Moreno Ladino" w:date="2025-01-15T13:00:00Z" w16du:dateUtc="2025-01-15T18:00:00Z">
            <w:rPr>
              <w:rFonts w:cs="Times New Roman"/>
              <w:sz w:val="22"/>
              <w:szCs w:val="22"/>
            </w:rPr>
          </w:rPrChange>
        </w:rPr>
        <w:t xml:space="preserve"> C. Equipo de seguridad utilizado___________</w:t>
      </w:r>
    </w:p>
    <w:p w14:paraId="31167E32" w14:textId="77777777" w:rsidR="00441859" w:rsidRPr="00963ED8" w:rsidRDefault="00DE7F5C">
      <w:pPr>
        <w:jc w:val="both"/>
        <w:rPr>
          <w:rFonts w:cs="Times New Roman"/>
          <w:sz w:val="22"/>
          <w:szCs w:val="22"/>
          <w:lang w:val="es-CO"/>
          <w:rPrChange w:id="9171" w:author="Massiel Nayibe Moreno Ladino" w:date="2025-01-15T13:00:00Z" w16du:dateUtc="2025-01-15T18:00:00Z">
            <w:rPr>
              <w:rFonts w:cs="Times New Roman"/>
              <w:sz w:val="22"/>
              <w:szCs w:val="22"/>
            </w:rPr>
          </w:rPrChange>
        </w:rPr>
      </w:pPr>
      <w:r w:rsidRPr="00963ED8">
        <w:rPr>
          <w:rFonts w:cs="Times New Roman"/>
          <w:sz w:val="22"/>
          <w:szCs w:val="22"/>
          <w:lang w:val="es-CO"/>
          <w:rPrChange w:id="9172" w:author="Massiel Nayibe Moreno Ladino" w:date="2025-01-15T13:00:00Z" w16du:dateUtc="2025-01-15T18:00:00Z">
            <w:rPr>
              <w:rFonts w:cs="Times New Roman"/>
              <w:sz w:val="22"/>
              <w:szCs w:val="22"/>
            </w:rPr>
          </w:rPrChange>
        </w:rPr>
        <w:t xml:space="preserve"> D. Experimentar un Factor______________</w:t>
      </w:r>
    </w:p>
    <w:p w14:paraId="46F4043A" w14:textId="77777777" w:rsidR="00441859" w:rsidRPr="00963ED8" w:rsidRDefault="00DE7F5C">
      <w:pPr>
        <w:jc w:val="both"/>
        <w:rPr>
          <w:rFonts w:cs="Times New Roman"/>
          <w:sz w:val="22"/>
          <w:szCs w:val="22"/>
          <w:lang w:val="es-CO"/>
          <w:rPrChange w:id="9173" w:author="Massiel Nayibe Moreno Ladino" w:date="2025-01-15T13:00:00Z" w16du:dateUtc="2025-01-15T18:00:00Z">
            <w:rPr>
              <w:rFonts w:cs="Times New Roman"/>
              <w:sz w:val="22"/>
              <w:szCs w:val="22"/>
            </w:rPr>
          </w:rPrChange>
        </w:rPr>
      </w:pPr>
      <w:r w:rsidRPr="00963ED8">
        <w:rPr>
          <w:rFonts w:cs="Times New Roman"/>
          <w:sz w:val="22"/>
          <w:szCs w:val="22"/>
          <w:lang w:val="es-CO"/>
          <w:rPrChange w:id="9174" w:author="Massiel Nayibe Moreno Ladino" w:date="2025-01-15T13:00:00Z" w16du:dateUtc="2025-01-15T18:00:00Z">
            <w:rPr>
              <w:rFonts w:cs="Times New Roman"/>
              <w:sz w:val="22"/>
              <w:szCs w:val="22"/>
            </w:rPr>
          </w:rPrChange>
        </w:rPr>
        <w:t xml:space="preserve"> E. Instrucciones disponibles____________</w:t>
      </w:r>
    </w:p>
    <w:p w14:paraId="751224A7" w14:textId="77777777" w:rsidR="007D45CA" w:rsidRPr="00963ED8" w:rsidRDefault="007D45CA" w:rsidP="00E767D4">
      <w:pPr>
        <w:jc w:val="both"/>
        <w:rPr>
          <w:rFonts w:cs="Times New Roman"/>
          <w:lang w:val="es-CO"/>
          <w:rPrChange w:id="9175" w:author="Massiel Nayibe Moreno Ladino" w:date="2025-01-15T13:00:00Z" w16du:dateUtc="2025-01-15T18:00:00Z">
            <w:rPr>
              <w:rFonts w:cs="Times New Roman"/>
            </w:rPr>
          </w:rPrChange>
        </w:rPr>
      </w:pPr>
    </w:p>
    <w:p w14:paraId="541504D7" w14:textId="77777777" w:rsidR="007D45CA" w:rsidRPr="00963ED8" w:rsidRDefault="007D45CA" w:rsidP="00E767D4">
      <w:pPr>
        <w:jc w:val="both"/>
        <w:rPr>
          <w:rFonts w:eastAsia="Times New Roman" w:cs="Times New Roman"/>
          <w:spacing w:val="-1"/>
          <w:lang w:val="es-CO"/>
          <w:rPrChange w:id="9176" w:author="Massiel Nayibe Moreno Ladino" w:date="2025-01-15T13:00:00Z" w16du:dateUtc="2025-01-15T18:00:00Z">
            <w:rPr>
              <w:rFonts w:eastAsia="Times New Roman" w:cs="Times New Roman"/>
              <w:spacing w:val="-1"/>
            </w:rPr>
          </w:rPrChange>
        </w:rPr>
      </w:pPr>
    </w:p>
    <w:p w14:paraId="1A530A87" w14:textId="77777777" w:rsidR="00441859" w:rsidRPr="00963ED8" w:rsidRDefault="00DE7F5C">
      <w:pPr>
        <w:jc w:val="both"/>
        <w:rPr>
          <w:rFonts w:eastAsia="Times New Roman" w:cs="Times New Roman"/>
          <w:spacing w:val="-1"/>
          <w:lang w:val="es-CO"/>
          <w:rPrChange w:id="9177" w:author="Massiel Nayibe Moreno Ladino" w:date="2025-01-15T13:00:00Z" w16du:dateUtc="2025-01-15T18:00:00Z">
            <w:rPr>
              <w:rFonts w:eastAsia="Times New Roman" w:cs="Times New Roman"/>
              <w:spacing w:val="-1"/>
            </w:rPr>
          </w:rPrChange>
        </w:rPr>
      </w:pPr>
      <w:r w:rsidRPr="00963ED8">
        <w:rPr>
          <w:rFonts w:eastAsia="Times New Roman" w:cs="Times New Roman"/>
          <w:spacing w:val="-1"/>
          <w:lang w:val="es-CO"/>
          <w:rPrChange w:id="9178" w:author="Massiel Nayibe Moreno Ladino" w:date="2025-01-15T13:00:00Z" w16du:dateUtc="2025-01-15T18:00:00Z">
            <w:rPr>
              <w:rFonts w:eastAsia="Times New Roman" w:cs="Times New Roman"/>
              <w:spacing w:val="-1"/>
            </w:rPr>
          </w:rPrChange>
        </w:rPr>
        <w:t>F. Instructions Written______________</w:t>
      </w:r>
    </w:p>
    <w:p w14:paraId="7EC78E44" w14:textId="77777777" w:rsidR="00441859" w:rsidRPr="00963ED8" w:rsidRDefault="00DE7F5C">
      <w:pPr>
        <w:jc w:val="both"/>
        <w:rPr>
          <w:rFonts w:eastAsia="Times New Roman" w:cs="Times New Roman"/>
          <w:spacing w:val="-1"/>
          <w:lang w:val="es-CO"/>
          <w:rPrChange w:id="9179" w:author="Massiel Nayibe Moreno Ladino" w:date="2025-01-15T13:00:00Z" w16du:dateUtc="2025-01-15T18:00:00Z">
            <w:rPr>
              <w:rFonts w:eastAsia="Times New Roman" w:cs="Times New Roman"/>
              <w:spacing w:val="-1"/>
            </w:rPr>
          </w:rPrChange>
        </w:rPr>
      </w:pPr>
      <w:r w:rsidRPr="00963ED8">
        <w:rPr>
          <w:rFonts w:eastAsia="Times New Roman" w:cs="Times New Roman"/>
          <w:spacing w:val="-1"/>
          <w:lang w:val="es-CO"/>
          <w:rPrChange w:id="9180" w:author="Massiel Nayibe Moreno Ladino" w:date="2025-01-15T13:00:00Z" w16du:dateUtc="2025-01-15T18:00:00Z">
            <w:rPr>
              <w:rFonts w:eastAsia="Times New Roman" w:cs="Times New Roman"/>
              <w:spacing w:val="-1"/>
            </w:rPr>
          </w:rPrChange>
        </w:rPr>
        <w:t>G. Instrucciones Adecuadas____________</w:t>
      </w:r>
    </w:p>
    <w:p w14:paraId="48A9D3DE" w14:textId="77777777" w:rsidR="00441859" w:rsidRPr="00963ED8" w:rsidRDefault="00DE7F5C">
      <w:pPr>
        <w:jc w:val="both"/>
        <w:rPr>
          <w:rFonts w:eastAsia="Times New Roman" w:cs="Times New Roman"/>
          <w:spacing w:val="-1"/>
          <w:lang w:val="es-CO"/>
          <w:rPrChange w:id="9181" w:author="Massiel Nayibe Moreno Ladino" w:date="2025-01-15T13:00:00Z" w16du:dateUtc="2025-01-15T18:00:00Z">
            <w:rPr>
              <w:rFonts w:eastAsia="Times New Roman" w:cs="Times New Roman"/>
              <w:spacing w:val="-1"/>
            </w:rPr>
          </w:rPrChange>
        </w:rPr>
      </w:pPr>
      <w:r w:rsidRPr="00963ED8">
        <w:rPr>
          <w:rFonts w:eastAsia="Times New Roman" w:cs="Times New Roman"/>
          <w:spacing w:val="-1"/>
          <w:lang w:val="es-CO"/>
          <w:rPrChange w:id="9182" w:author="Massiel Nayibe Moreno Ladino" w:date="2025-01-15T13:00:00Z" w16du:dateUtc="2025-01-15T18:00:00Z">
            <w:rPr>
              <w:rFonts w:eastAsia="Times New Roman" w:cs="Times New Roman"/>
              <w:spacing w:val="-1"/>
            </w:rPr>
          </w:rPrChange>
        </w:rPr>
        <w:t>H. Alcohol/Drogas a Factor___________</w:t>
      </w:r>
    </w:p>
    <w:p w14:paraId="3631CD95" w14:textId="77777777" w:rsidR="00441859" w:rsidRPr="00963ED8" w:rsidRDefault="00DE7F5C">
      <w:pPr>
        <w:jc w:val="both"/>
        <w:rPr>
          <w:rFonts w:cs="Times New Roman"/>
          <w:lang w:val="es-CO"/>
          <w:rPrChange w:id="9183" w:author="Massiel Nayibe Moreno Ladino" w:date="2025-01-15T13:00:00Z" w16du:dateUtc="2025-01-15T18:00:00Z">
            <w:rPr>
              <w:rFonts w:cs="Times New Roman"/>
            </w:rPr>
          </w:rPrChange>
        </w:rPr>
        <w:sectPr w:rsidR="00441859" w:rsidRPr="00963ED8" w:rsidSect="00FC48D6">
          <w:type w:val="continuous"/>
          <w:pgSz w:w="12240" w:h="15840"/>
          <w:pgMar w:top="1440" w:right="1440" w:bottom="1440" w:left="1440" w:header="720" w:footer="720" w:gutter="0"/>
          <w:cols w:num="2" w:space="720"/>
          <w:docGrid w:linePitch="360"/>
        </w:sectPr>
      </w:pPr>
      <w:r w:rsidRPr="00963ED8">
        <w:rPr>
          <w:rFonts w:eastAsia="Times New Roman" w:cs="Times New Roman"/>
          <w:spacing w:val="-1"/>
          <w:lang w:val="es-CO"/>
          <w:rPrChange w:id="9184" w:author="Massiel Nayibe Moreno Ladino" w:date="2025-01-15T13:00:00Z" w16du:dateUtc="2025-01-15T18:00:00Z">
            <w:rPr>
              <w:rFonts w:eastAsia="Times New Roman" w:cs="Times New Roman"/>
              <w:spacing w:val="-1"/>
            </w:rPr>
          </w:rPrChange>
        </w:rPr>
        <w:t>I. Descanso adecuado para el uso____________</w:t>
      </w:r>
    </w:p>
    <w:p w14:paraId="78639A53" w14:textId="77777777" w:rsidR="007D45CA" w:rsidRPr="00963ED8" w:rsidRDefault="007D45CA" w:rsidP="00E767D4">
      <w:pPr>
        <w:jc w:val="both"/>
        <w:rPr>
          <w:rFonts w:cs="Times New Roman"/>
          <w:spacing w:val="-1"/>
          <w:sz w:val="22"/>
          <w:szCs w:val="22"/>
          <w:lang w:val="es-CO"/>
          <w:rPrChange w:id="9185" w:author="Massiel Nayibe Moreno Ladino" w:date="2025-01-15T13:00:00Z" w16du:dateUtc="2025-01-15T18:00:00Z">
            <w:rPr>
              <w:rFonts w:cs="Times New Roman"/>
              <w:spacing w:val="-1"/>
              <w:sz w:val="22"/>
              <w:szCs w:val="22"/>
            </w:rPr>
          </w:rPrChange>
        </w:rPr>
      </w:pPr>
    </w:p>
    <w:p w14:paraId="2FA8901E" w14:textId="77777777" w:rsidR="00441859" w:rsidRPr="00963ED8" w:rsidRDefault="00DE7F5C">
      <w:pPr>
        <w:jc w:val="both"/>
        <w:rPr>
          <w:rFonts w:cs="Times New Roman"/>
          <w:spacing w:val="-1"/>
          <w:sz w:val="22"/>
          <w:szCs w:val="22"/>
          <w:lang w:val="es-CO"/>
          <w:rPrChange w:id="9186" w:author="Massiel Nayibe Moreno Ladino" w:date="2025-01-15T13:00:00Z" w16du:dateUtc="2025-01-15T18:00:00Z">
            <w:rPr>
              <w:rFonts w:cs="Times New Roman"/>
              <w:spacing w:val="-1"/>
              <w:sz w:val="22"/>
              <w:szCs w:val="22"/>
            </w:rPr>
          </w:rPrChange>
        </w:rPr>
      </w:pPr>
      <w:r w:rsidRPr="00963ED8">
        <w:rPr>
          <w:rFonts w:cs="Times New Roman"/>
          <w:spacing w:val="-1"/>
          <w:sz w:val="22"/>
          <w:szCs w:val="22"/>
          <w:lang w:val="es-CO"/>
          <w:rPrChange w:id="9187" w:author="Massiel Nayibe Moreno Ladino" w:date="2025-01-15T13:00:00Z" w16du:dateUtc="2025-01-15T18:00:00Z">
            <w:rPr>
              <w:rFonts w:cs="Times New Roman"/>
              <w:spacing w:val="-1"/>
              <w:sz w:val="22"/>
              <w:szCs w:val="22"/>
            </w:rPr>
          </w:rPrChange>
        </w:rPr>
        <w:t>¿Ha ocurrido antes un accidente similar? __________________________________________________</w:t>
      </w:r>
    </w:p>
    <w:p w14:paraId="308A5B76" w14:textId="77777777" w:rsidR="007D45CA" w:rsidRPr="00963ED8" w:rsidRDefault="007D45CA" w:rsidP="00E767D4">
      <w:pPr>
        <w:jc w:val="both"/>
        <w:rPr>
          <w:rFonts w:cs="Times New Roman"/>
          <w:spacing w:val="-1"/>
          <w:sz w:val="22"/>
          <w:szCs w:val="22"/>
          <w:lang w:val="es-CO"/>
          <w:rPrChange w:id="9188" w:author="Massiel Nayibe Moreno Ladino" w:date="2025-01-15T13:00:00Z" w16du:dateUtc="2025-01-15T18:00:00Z">
            <w:rPr>
              <w:rFonts w:cs="Times New Roman"/>
              <w:spacing w:val="-1"/>
              <w:sz w:val="22"/>
              <w:szCs w:val="22"/>
            </w:rPr>
          </w:rPrChange>
        </w:rPr>
      </w:pPr>
    </w:p>
    <w:p w14:paraId="70AD9135" w14:textId="77777777" w:rsidR="00441859" w:rsidRPr="00963ED8" w:rsidRDefault="00DE7F5C">
      <w:pPr>
        <w:jc w:val="both"/>
        <w:rPr>
          <w:rFonts w:cs="Times New Roman"/>
          <w:spacing w:val="-1"/>
          <w:sz w:val="22"/>
          <w:szCs w:val="22"/>
          <w:lang w:val="es-CO"/>
          <w:rPrChange w:id="9189" w:author="Massiel Nayibe Moreno Ladino" w:date="2025-01-15T13:00:00Z" w16du:dateUtc="2025-01-15T18:00:00Z">
            <w:rPr>
              <w:rFonts w:cs="Times New Roman"/>
              <w:spacing w:val="-1"/>
              <w:sz w:val="22"/>
              <w:szCs w:val="22"/>
            </w:rPr>
          </w:rPrChange>
        </w:rPr>
      </w:pPr>
      <w:r w:rsidRPr="00963ED8">
        <w:rPr>
          <w:rFonts w:cs="Times New Roman"/>
          <w:spacing w:val="-1"/>
          <w:sz w:val="22"/>
          <w:szCs w:val="22"/>
          <w:lang w:val="es-CO"/>
          <w:rPrChange w:id="9190" w:author="Massiel Nayibe Moreno Ladino" w:date="2025-01-15T13:00:00Z" w16du:dateUtc="2025-01-15T18:00:00Z">
            <w:rPr>
              <w:rFonts w:cs="Times New Roman"/>
              <w:spacing w:val="-1"/>
              <w:sz w:val="22"/>
              <w:szCs w:val="22"/>
            </w:rPr>
          </w:rPrChange>
        </w:rPr>
        <w:t>¿Cuántos accidentes ha tenido este empleado en los últimos 12 meses? ____________________________</w:t>
      </w:r>
    </w:p>
    <w:p w14:paraId="2425ED97" w14:textId="77777777" w:rsidR="007D45CA" w:rsidRPr="00963ED8" w:rsidRDefault="007D45CA" w:rsidP="00E767D4">
      <w:pPr>
        <w:jc w:val="both"/>
        <w:rPr>
          <w:rFonts w:cs="Times New Roman"/>
          <w:spacing w:val="-1"/>
          <w:sz w:val="22"/>
          <w:szCs w:val="22"/>
          <w:lang w:val="es-CO"/>
          <w:rPrChange w:id="9191" w:author="Massiel Nayibe Moreno Ladino" w:date="2025-01-15T13:00:00Z" w16du:dateUtc="2025-01-15T18:00:00Z">
            <w:rPr>
              <w:rFonts w:cs="Times New Roman"/>
              <w:spacing w:val="-1"/>
              <w:sz w:val="22"/>
              <w:szCs w:val="22"/>
            </w:rPr>
          </w:rPrChange>
        </w:rPr>
      </w:pPr>
    </w:p>
    <w:p w14:paraId="4DA894F1" w14:textId="77777777" w:rsidR="00441859" w:rsidRPr="00963ED8" w:rsidRDefault="00DE7F5C">
      <w:pPr>
        <w:jc w:val="both"/>
        <w:rPr>
          <w:rFonts w:cs="Times New Roman"/>
          <w:spacing w:val="-1"/>
          <w:sz w:val="22"/>
          <w:szCs w:val="22"/>
          <w:lang w:val="es-CO"/>
          <w:rPrChange w:id="9192" w:author="Massiel Nayibe Moreno Ladino" w:date="2025-01-15T13:00:00Z" w16du:dateUtc="2025-01-15T18:00:00Z">
            <w:rPr>
              <w:rFonts w:cs="Times New Roman"/>
              <w:spacing w:val="-1"/>
              <w:sz w:val="22"/>
              <w:szCs w:val="22"/>
            </w:rPr>
          </w:rPrChange>
        </w:rPr>
      </w:pPr>
      <w:r w:rsidRPr="00963ED8">
        <w:rPr>
          <w:rFonts w:cs="Times New Roman"/>
          <w:spacing w:val="-1"/>
          <w:sz w:val="22"/>
          <w:szCs w:val="22"/>
          <w:lang w:val="es-CO"/>
          <w:rPrChange w:id="9193" w:author="Massiel Nayibe Moreno Ladino" w:date="2025-01-15T13:00:00Z" w16du:dateUtc="2025-01-15T18:00:00Z">
            <w:rPr>
              <w:rFonts w:cs="Times New Roman"/>
              <w:spacing w:val="-1"/>
              <w:sz w:val="22"/>
              <w:szCs w:val="22"/>
            </w:rPr>
          </w:rPrChange>
        </w:rPr>
        <w:t>¿Cuántos de estos accidentes pudieron evitarse? _______________________________________</w:t>
      </w:r>
    </w:p>
    <w:p w14:paraId="6FA4C84F" w14:textId="77777777" w:rsidR="007D45CA" w:rsidRPr="00963ED8" w:rsidRDefault="007D45CA" w:rsidP="00E767D4">
      <w:pPr>
        <w:jc w:val="both"/>
        <w:rPr>
          <w:rFonts w:cs="Times New Roman"/>
          <w:spacing w:val="-1"/>
          <w:sz w:val="22"/>
          <w:szCs w:val="22"/>
          <w:lang w:val="es-CO"/>
          <w:rPrChange w:id="9194" w:author="Massiel Nayibe Moreno Ladino" w:date="2025-01-15T13:00:00Z" w16du:dateUtc="2025-01-15T18:00:00Z">
            <w:rPr>
              <w:rFonts w:cs="Times New Roman"/>
              <w:spacing w:val="-1"/>
              <w:sz w:val="22"/>
              <w:szCs w:val="22"/>
            </w:rPr>
          </w:rPrChange>
        </w:rPr>
      </w:pPr>
    </w:p>
    <w:p w14:paraId="5766B099" w14:textId="77777777" w:rsidR="00441859" w:rsidRPr="00963ED8" w:rsidRDefault="00DE7F5C">
      <w:pPr>
        <w:jc w:val="both"/>
        <w:rPr>
          <w:rFonts w:cs="Times New Roman"/>
          <w:spacing w:val="-1"/>
          <w:sz w:val="22"/>
          <w:szCs w:val="22"/>
          <w:lang w:val="es-CO"/>
          <w:rPrChange w:id="9195" w:author="Massiel Nayibe Moreno Ladino" w:date="2025-01-15T13:00:00Z" w16du:dateUtc="2025-01-15T18:00:00Z">
            <w:rPr>
              <w:rFonts w:cs="Times New Roman"/>
              <w:spacing w:val="-1"/>
              <w:sz w:val="22"/>
              <w:szCs w:val="22"/>
            </w:rPr>
          </w:rPrChange>
        </w:rPr>
      </w:pPr>
      <w:r w:rsidRPr="00963ED8">
        <w:rPr>
          <w:rFonts w:eastAsia="Times New Roman" w:cs="Times New Roman"/>
          <w:spacing w:val="-1"/>
          <w:sz w:val="22"/>
          <w:szCs w:val="22"/>
          <w:lang w:val="es-CO"/>
          <w:rPrChange w:id="9196" w:author="Massiel Nayibe Moreno Ladino" w:date="2025-01-15T13:00:00Z" w16du:dateUtc="2025-01-15T18:00:00Z">
            <w:rPr>
              <w:rFonts w:eastAsia="Times New Roman" w:cs="Times New Roman"/>
              <w:spacing w:val="-1"/>
              <w:sz w:val="22"/>
              <w:szCs w:val="22"/>
            </w:rPr>
          </w:rPrChange>
        </w:rPr>
        <w:t xml:space="preserve">Una vez que </w:t>
      </w:r>
      <w:r w:rsidRPr="00963ED8">
        <w:rPr>
          <w:rFonts w:cs="Times New Roman"/>
          <w:spacing w:val="-1"/>
          <w:sz w:val="22"/>
          <w:szCs w:val="22"/>
          <w:lang w:val="es-CO"/>
          <w:rPrChange w:id="9197" w:author="Massiel Nayibe Moreno Ladino" w:date="2025-01-15T13:00:00Z" w16du:dateUtc="2025-01-15T18:00:00Z">
            <w:rPr>
              <w:rFonts w:cs="Times New Roman"/>
              <w:spacing w:val="-1"/>
              <w:sz w:val="22"/>
              <w:szCs w:val="22"/>
            </w:rPr>
          </w:rPrChange>
        </w:rPr>
        <w:t xml:space="preserve">el investigador haya </w:t>
      </w:r>
      <w:r w:rsidRPr="00963ED8">
        <w:rPr>
          <w:rFonts w:eastAsia="Times New Roman" w:cs="Times New Roman"/>
          <w:spacing w:val="-1"/>
          <w:sz w:val="22"/>
          <w:szCs w:val="22"/>
          <w:lang w:val="es-CO"/>
          <w:rPrChange w:id="9198" w:author="Massiel Nayibe Moreno Ladino" w:date="2025-01-15T13:00:00Z" w16du:dateUtc="2025-01-15T18:00:00Z">
            <w:rPr>
              <w:rFonts w:eastAsia="Times New Roman" w:cs="Times New Roman"/>
              <w:spacing w:val="-1"/>
              <w:sz w:val="22"/>
              <w:szCs w:val="22"/>
            </w:rPr>
          </w:rPrChange>
        </w:rPr>
        <w:t xml:space="preserve">completado las preguntas anteriores </w:t>
      </w:r>
      <w:r w:rsidRPr="00963ED8">
        <w:rPr>
          <w:rFonts w:cs="Times New Roman"/>
          <w:spacing w:val="-1"/>
          <w:sz w:val="22"/>
          <w:szCs w:val="22"/>
          <w:lang w:val="es-CO"/>
          <w:rPrChange w:id="9199" w:author="Massiel Nayibe Moreno Ladino" w:date="2025-01-15T13:00:00Z" w16du:dateUtc="2025-01-15T18:00:00Z">
            <w:rPr>
              <w:rFonts w:cs="Times New Roman"/>
              <w:spacing w:val="-1"/>
              <w:sz w:val="22"/>
              <w:szCs w:val="22"/>
            </w:rPr>
          </w:rPrChange>
        </w:rPr>
        <w:t>y revisado el informe del incidente</w:t>
      </w:r>
      <w:r w:rsidRPr="00963ED8">
        <w:rPr>
          <w:rFonts w:eastAsia="Times New Roman" w:cs="Times New Roman"/>
          <w:spacing w:val="-1"/>
          <w:sz w:val="22"/>
          <w:szCs w:val="22"/>
          <w:lang w:val="es-CO"/>
          <w:rPrChange w:id="9200" w:author="Massiel Nayibe Moreno Ladino" w:date="2025-01-15T13:00:00Z" w16du:dateUtc="2025-01-15T18:00:00Z">
            <w:rPr>
              <w:rFonts w:eastAsia="Times New Roman" w:cs="Times New Roman"/>
              <w:spacing w:val="-1"/>
              <w:sz w:val="22"/>
              <w:szCs w:val="22"/>
            </w:rPr>
          </w:rPrChange>
        </w:rPr>
        <w:t>, responda a las siguientes preguntas:</w:t>
      </w:r>
    </w:p>
    <w:p w14:paraId="27E5F991" w14:textId="77777777" w:rsidR="007D45CA" w:rsidRPr="00963ED8" w:rsidRDefault="007D45CA" w:rsidP="00E767D4">
      <w:pPr>
        <w:jc w:val="both"/>
        <w:rPr>
          <w:rFonts w:cs="Times New Roman"/>
          <w:spacing w:val="-1"/>
          <w:sz w:val="22"/>
          <w:szCs w:val="22"/>
          <w:lang w:val="es-CO"/>
          <w:rPrChange w:id="9201" w:author="Massiel Nayibe Moreno Ladino" w:date="2025-01-15T13:00:00Z" w16du:dateUtc="2025-01-15T18:00:00Z">
            <w:rPr>
              <w:rFonts w:cs="Times New Roman"/>
              <w:spacing w:val="-1"/>
              <w:sz w:val="22"/>
              <w:szCs w:val="22"/>
            </w:rPr>
          </w:rPrChange>
        </w:rPr>
      </w:pPr>
    </w:p>
    <w:p w14:paraId="1991CFA0" w14:textId="77777777" w:rsidR="00441859" w:rsidRPr="00963ED8" w:rsidRDefault="00DE7F5C">
      <w:pPr>
        <w:jc w:val="both"/>
        <w:rPr>
          <w:rFonts w:cs="Times New Roman"/>
          <w:spacing w:val="-1"/>
          <w:sz w:val="22"/>
          <w:szCs w:val="22"/>
          <w:lang w:val="es-CO"/>
          <w:rPrChange w:id="9202" w:author="Massiel Nayibe Moreno Ladino" w:date="2025-01-15T13:00:00Z" w16du:dateUtc="2025-01-15T18:00:00Z">
            <w:rPr>
              <w:rFonts w:cs="Times New Roman"/>
              <w:spacing w:val="-1"/>
              <w:sz w:val="22"/>
              <w:szCs w:val="22"/>
            </w:rPr>
          </w:rPrChange>
        </w:rPr>
      </w:pPr>
      <w:r w:rsidRPr="00963ED8">
        <w:rPr>
          <w:rFonts w:cs="Times New Roman"/>
          <w:spacing w:val="-1"/>
          <w:sz w:val="22"/>
          <w:szCs w:val="22"/>
          <w:lang w:val="es-CO"/>
          <w:rPrChange w:id="9203" w:author="Massiel Nayibe Moreno Ladino" w:date="2025-01-15T13:00:00Z" w16du:dateUtc="2025-01-15T18:00:00Z">
            <w:rPr>
              <w:rFonts w:cs="Times New Roman"/>
              <w:spacing w:val="-1"/>
              <w:sz w:val="22"/>
              <w:szCs w:val="22"/>
            </w:rPr>
          </w:rPrChange>
        </w:rPr>
        <w:t>En su opinión, ¿cuál fue la causa del accidente?</w:t>
      </w:r>
    </w:p>
    <w:p w14:paraId="76EC39B9" w14:textId="77777777" w:rsidR="007D45CA" w:rsidRPr="00963ED8" w:rsidRDefault="007D45CA" w:rsidP="00E767D4">
      <w:pPr>
        <w:jc w:val="both"/>
        <w:rPr>
          <w:rFonts w:cs="Times New Roman"/>
          <w:spacing w:val="-1"/>
          <w:sz w:val="22"/>
          <w:szCs w:val="22"/>
          <w:lang w:val="es-CO"/>
          <w:rPrChange w:id="9204" w:author="Massiel Nayibe Moreno Ladino" w:date="2025-01-15T13:00:00Z" w16du:dateUtc="2025-01-15T18:00:00Z">
            <w:rPr>
              <w:rFonts w:cs="Times New Roman"/>
              <w:spacing w:val="-1"/>
              <w:sz w:val="22"/>
              <w:szCs w:val="22"/>
            </w:rPr>
          </w:rPrChange>
        </w:rPr>
      </w:pPr>
    </w:p>
    <w:p w14:paraId="09D6F223" w14:textId="77777777" w:rsidR="00441859" w:rsidRPr="00963ED8" w:rsidRDefault="00DE7F5C">
      <w:pPr>
        <w:jc w:val="both"/>
        <w:rPr>
          <w:rFonts w:cs="Times New Roman"/>
          <w:sz w:val="22"/>
          <w:szCs w:val="22"/>
          <w:lang w:val="es-CO"/>
          <w:rPrChange w:id="9205" w:author="Massiel Nayibe Moreno Ladino" w:date="2025-01-15T13:00:00Z" w16du:dateUtc="2025-01-15T18:00:00Z">
            <w:rPr>
              <w:rFonts w:cs="Times New Roman"/>
              <w:sz w:val="22"/>
              <w:szCs w:val="22"/>
            </w:rPr>
          </w:rPrChange>
        </w:rPr>
      </w:pPr>
      <w:r w:rsidRPr="00963ED8">
        <w:rPr>
          <w:rFonts w:cs="Times New Roman"/>
          <w:sz w:val="22"/>
          <w:szCs w:val="22"/>
          <w:lang w:val="es-CO"/>
          <w:rPrChange w:id="9206" w:author="Massiel Nayibe Moreno Ladino" w:date="2025-01-15T13:00:00Z" w16du:dateUtc="2025-01-15T18:00:00Z">
            <w:rPr>
              <w:rFonts w:cs="Times New Roman"/>
              <w:sz w:val="22"/>
              <w:szCs w:val="22"/>
            </w:rPr>
          </w:rPrChange>
        </w:rPr>
        <w:t xml:space="preserve"> A. Procedimiento inseguro________________ </w:t>
      </w:r>
      <w:r w:rsidRPr="00963ED8">
        <w:rPr>
          <w:rFonts w:cs="Times New Roman"/>
          <w:sz w:val="22"/>
          <w:szCs w:val="22"/>
          <w:lang w:val="es-CO"/>
          <w:rPrChange w:id="9207" w:author="Massiel Nayibe Moreno Ladino" w:date="2025-01-15T13:00:00Z" w16du:dateUtc="2025-01-15T18:00:00Z">
            <w:rPr>
              <w:rFonts w:cs="Times New Roman"/>
              <w:sz w:val="22"/>
              <w:szCs w:val="22"/>
            </w:rPr>
          </w:rPrChange>
        </w:rPr>
        <w:tab/>
        <w:t>¿Fue evitable _____ o no evitable _____</w:t>
      </w:r>
    </w:p>
    <w:p w14:paraId="1F73B7D6" w14:textId="77777777" w:rsidR="007D45CA" w:rsidRPr="00963ED8" w:rsidRDefault="007D45CA" w:rsidP="00E767D4">
      <w:pPr>
        <w:jc w:val="both"/>
        <w:rPr>
          <w:rFonts w:cs="Times New Roman"/>
          <w:lang w:val="es-CO"/>
          <w:rPrChange w:id="9208" w:author="Massiel Nayibe Moreno Ladino" w:date="2025-01-15T13:00:00Z" w16du:dateUtc="2025-01-15T18:00:00Z">
            <w:rPr>
              <w:rFonts w:cs="Times New Roman"/>
            </w:rPr>
          </w:rPrChange>
        </w:rPr>
      </w:pPr>
    </w:p>
    <w:p w14:paraId="1613E75C" w14:textId="77777777" w:rsidR="00441859" w:rsidRPr="00963ED8" w:rsidRDefault="00DE7F5C">
      <w:pPr>
        <w:jc w:val="both"/>
        <w:rPr>
          <w:rFonts w:cs="Times New Roman"/>
          <w:sz w:val="22"/>
          <w:szCs w:val="22"/>
          <w:lang w:val="es-CO"/>
          <w:rPrChange w:id="9209" w:author="Massiel Nayibe Moreno Ladino" w:date="2025-01-15T13:00:00Z" w16du:dateUtc="2025-01-15T18:00:00Z">
            <w:rPr>
              <w:rFonts w:cs="Times New Roman"/>
              <w:sz w:val="22"/>
              <w:szCs w:val="22"/>
            </w:rPr>
          </w:rPrChange>
        </w:rPr>
      </w:pPr>
      <w:r w:rsidRPr="00963ED8">
        <w:rPr>
          <w:rFonts w:cs="Times New Roman"/>
          <w:sz w:val="22"/>
          <w:szCs w:val="22"/>
          <w:lang w:val="es-CO"/>
          <w:rPrChange w:id="9210" w:author="Massiel Nayibe Moreno Ladino" w:date="2025-01-15T13:00:00Z" w16du:dateUtc="2025-01-15T18:00:00Z">
            <w:rPr>
              <w:rFonts w:cs="Times New Roman"/>
              <w:sz w:val="22"/>
              <w:szCs w:val="22"/>
            </w:rPr>
          </w:rPrChange>
        </w:rPr>
        <w:t xml:space="preserve"> B. Equipo defectuoso </w:t>
      </w:r>
      <w:r w:rsidRPr="00963ED8">
        <w:rPr>
          <w:rFonts w:cs="Times New Roman"/>
          <w:sz w:val="22"/>
          <w:szCs w:val="22"/>
          <w:lang w:val="es-CO"/>
          <w:rPrChange w:id="9211" w:author="Massiel Nayibe Moreno Ladino" w:date="2025-01-15T13:00:00Z" w16du:dateUtc="2025-01-15T18:00:00Z">
            <w:rPr>
              <w:rFonts w:cs="Times New Roman"/>
              <w:sz w:val="22"/>
              <w:szCs w:val="22"/>
            </w:rPr>
          </w:rPrChange>
        </w:rPr>
        <w:tab/>
        <w:t>_____________¿Fue evitable _____ o no evitable _____</w:t>
      </w:r>
    </w:p>
    <w:p w14:paraId="491C2F8D" w14:textId="77777777" w:rsidR="007D45CA" w:rsidRPr="00963ED8" w:rsidRDefault="007D45CA" w:rsidP="00E767D4">
      <w:pPr>
        <w:jc w:val="both"/>
        <w:rPr>
          <w:rFonts w:cs="Times New Roman"/>
          <w:lang w:val="es-CO"/>
          <w:rPrChange w:id="9212" w:author="Massiel Nayibe Moreno Ladino" w:date="2025-01-15T13:00:00Z" w16du:dateUtc="2025-01-15T18:00:00Z">
            <w:rPr>
              <w:rFonts w:cs="Times New Roman"/>
            </w:rPr>
          </w:rPrChange>
        </w:rPr>
      </w:pPr>
    </w:p>
    <w:p w14:paraId="149F6235" w14:textId="77777777" w:rsidR="00441859" w:rsidRPr="00963ED8" w:rsidRDefault="00DE7F5C">
      <w:pPr>
        <w:jc w:val="both"/>
        <w:rPr>
          <w:rFonts w:cs="Times New Roman"/>
          <w:sz w:val="22"/>
          <w:szCs w:val="22"/>
          <w:lang w:val="es-CO"/>
          <w:rPrChange w:id="9213" w:author="Massiel Nayibe Moreno Ladino" w:date="2025-01-15T13:00:00Z" w16du:dateUtc="2025-01-15T18:00:00Z">
            <w:rPr>
              <w:rFonts w:cs="Times New Roman"/>
              <w:sz w:val="22"/>
              <w:szCs w:val="22"/>
            </w:rPr>
          </w:rPrChange>
        </w:rPr>
      </w:pPr>
      <w:r w:rsidRPr="00963ED8">
        <w:rPr>
          <w:rFonts w:cs="Times New Roman"/>
          <w:sz w:val="22"/>
          <w:szCs w:val="22"/>
          <w:lang w:val="es-CO"/>
          <w:rPrChange w:id="9214" w:author="Massiel Nayibe Moreno Ladino" w:date="2025-01-15T13:00:00Z" w16du:dateUtc="2025-01-15T18:00:00Z">
            <w:rPr>
              <w:rFonts w:cs="Times New Roman"/>
              <w:sz w:val="22"/>
              <w:szCs w:val="22"/>
            </w:rPr>
          </w:rPrChange>
        </w:rPr>
        <w:t xml:space="preserve"> C. Payasadas/Mal comportamiento____________ </w:t>
      </w:r>
      <w:r w:rsidRPr="00963ED8">
        <w:rPr>
          <w:rFonts w:cs="Times New Roman"/>
          <w:sz w:val="22"/>
          <w:szCs w:val="22"/>
          <w:lang w:val="es-CO"/>
          <w:rPrChange w:id="9215" w:author="Massiel Nayibe Moreno Ladino" w:date="2025-01-15T13:00:00Z" w16du:dateUtc="2025-01-15T18:00:00Z">
            <w:rPr>
              <w:rFonts w:cs="Times New Roman"/>
              <w:sz w:val="22"/>
              <w:szCs w:val="22"/>
            </w:rPr>
          </w:rPrChange>
        </w:rPr>
        <w:tab/>
        <w:t>¿Fue evitable _____ o no evitable _____</w:t>
      </w:r>
    </w:p>
    <w:p w14:paraId="4649E6D5" w14:textId="77777777" w:rsidR="007D45CA" w:rsidRPr="00963ED8" w:rsidRDefault="007D45CA" w:rsidP="00E767D4">
      <w:pPr>
        <w:jc w:val="both"/>
        <w:rPr>
          <w:rFonts w:cs="Times New Roman"/>
          <w:lang w:val="es-CO"/>
          <w:rPrChange w:id="9216" w:author="Massiel Nayibe Moreno Ladino" w:date="2025-01-15T13:00:00Z" w16du:dateUtc="2025-01-15T18:00:00Z">
            <w:rPr>
              <w:rFonts w:cs="Times New Roman"/>
            </w:rPr>
          </w:rPrChange>
        </w:rPr>
      </w:pPr>
    </w:p>
    <w:p w14:paraId="41873E0E" w14:textId="77777777" w:rsidR="00441859" w:rsidRPr="00963ED8" w:rsidRDefault="00DE7F5C">
      <w:pPr>
        <w:jc w:val="both"/>
        <w:rPr>
          <w:rFonts w:cs="Times New Roman"/>
          <w:sz w:val="22"/>
          <w:szCs w:val="22"/>
          <w:lang w:val="es-CO"/>
          <w:rPrChange w:id="9217" w:author="Massiel Nayibe Moreno Ladino" w:date="2025-01-15T13:00:00Z" w16du:dateUtc="2025-01-15T18:00:00Z">
            <w:rPr>
              <w:rFonts w:cs="Times New Roman"/>
              <w:sz w:val="22"/>
              <w:szCs w:val="22"/>
            </w:rPr>
          </w:rPrChange>
        </w:rPr>
      </w:pPr>
      <w:r w:rsidRPr="00963ED8">
        <w:rPr>
          <w:rFonts w:cs="Times New Roman"/>
          <w:sz w:val="22"/>
          <w:szCs w:val="22"/>
          <w:lang w:val="es-CO"/>
          <w:rPrChange w:id="9218" w:author="Massiel Nayibe Moreno Ladino" w:date="2025-01-15T13:00:00Z" w16du:dateUtc="2025-01-15T18:00:00Z">
            <w:rPr>
              <w:rFonts w:cs="Times New Roman"/>
              <w:sz w:val="22"/>
              <w:szCs w:val="22"/>
            </w:rPr>
          </w:rPrChange>
        </w:rPr>
        <w:t xml:space="preserve"> D. Uso no autorizado </w:t>
      </w:r>
      <w:r w:rsidRPr="00963ED8">
        <w:rPr>
          <w:rFonts w:cs="Times New Roman"/>
          <w:sz w:val="22"/>
          <w:szCs w:val="22"/>
          <w:lang w:val="es-CO"/>
          <w:rPrChange w:id="9219" w:author="Massiel Nayibe Moreno Ladino" w:date="2025-01-15T13:00:00Z" w16du:dateUtc="2025-01-15T18:00:00Z">
            <w:rPr>
              <w:rFonts w:cs="Times New Roman"/>
              <w:sz w:val="22"/>
              <w:szCs w:val="22"/>
            </w:rPr>
          </w:rPrChange>
        </w:rPr>
        <w:tab/>
        <w:t>_______________¿Fue evitable _____ o no evitable _____</w:t>
      </w:r>
    </w:p>
    <w:p w14:paraId="78A99A2B" w14:textId="77777777" w:rsidR="007D45CA" w:rsidRPr="00963ED8" w:rsidRDefault="007D45CA" w:rsidP="00E767D4">
      <w:pPr>
        <w:jc w:val="both"/>
        <w:rPr>
          <w:rFonts w:cs="Times New Roman"/>
          <w:lang w:val="es-CO"/>
          <w:rPrChange w:id="9220" w:author="Massiel Nayibe Moreno Ladino" w:date="2025-01-15T13:00:00Z" w16du:dateUtc="2025-01-15T18:00:00Z">
            <w:rPr>
              <w:rFonts w:cs="Times New Roman"/>
            </w:rPr>
          </w:rPrChange>
        </w:rPr>
      </w:pPr>
    </w:p>
    <w:p w14:paraId="7C647EC4" w14:textId="77777777" w:rsidR="00441859" w:rsidRPr="00963ED8" w:rsidRDefault="00DE7F5C">
      <w:pPr>
        <w:jc w:val="both"/>
        <w:rPr>
          <w:rFonts w:cs="Times New Roman"/>
          <w:sz w:val="22"/>
          <w:szCs w:val="22"/>
          <w:lang w:val="es-CO"/>
          <w:rPrChange w:id="9221" w:author="Massiel Nayibe Moreno Ladino" w:date="2025-01-15T13:00:00Z" w16du:dateUtc="2025-01-15T18:00:00Z">
            <w:rPr>
              <w:rFonts w:cs="Times New Roman"/>
              <w:sz w:val="22"/>
              <w:szCs w:val="22"/>
            </w:rPr>
          </w:rPrChange>
        </w:rPr>
      </w:pPr>
      <w:r w:rsidRPr="00963ED8">
        <w:rPr>
          <w:rFonts w:cs="Times New Roman"/>
          <w:sz w:val="22"/>
          <w:szCs w:val="22"/>
          <w:lang w:val="es-CO"/>
          <w:rPrChange w:id="9222" w:author="Massiel Nayibe Moreno Ladino" w:date="2025-01-15T13:00:00Z" w16du:dateUtc="2025-01-15T18:00:00Z">
            <w:rPr>
              <w:rFonts w:cs="Times New Roman"/>
              <w:sz w:val="22"/>
              <w:szCs w:val="22"/>
            </w:rPr>
          </w:rPrChange>
        </w:rPr>
        <w:t xml:space="preserve"> E. Falta de higiene y limpieza _______ </w:t>
      </w:r>
      <w:r w:rsidRPr="00963ED8">
        <w:rPr>
          <w:rFonts w:cs="Times New Roman"/>
          <w:sz w:val="22"/>
          <w:szCs w:val="22"/>
          <w:lang w:val="es-CO"/>
          <w:rPrChange w:id="9223" w:author="Massiel Nayibe Moreno Ladino" w:date="2025-01-15T13:00:00Z" w16du:dateUtc="2025-01-15T18:00:00Z">
            <w:rPr>
              <w:rFonts w:cs="Times New Roman"/>
              <w:sz w:val="22"/>
              <w:szCs w:val="22"/>
            </w:rPr>
          </w:rPrChange>
        </w:rPr>
        <w:tab/>
        <w:t>¿Se puede prevenir _____ o no se puede prevenir _____</w:t>
      </w:r>
    </w:p>
    <w:p w14:paraId="2BB6803B" w14:textId="77777777" w:rsidR="007D45CA" w:rsidRPr="00963ED8" w:rsidRDefault="007D45CA" w:rsidP="00E767D4">
      <w:pPr>
        <w:jc w:val="both"/>
        <w:rPr>
          <w:rFonts w:cs="Times New Roman"/>
          <w:lang w:val="es-CO"/>
          <w:rPrChange w:id="9224" w:author="Massiel Nayibe Moreno Ladino" w:date="2025-01-15T13:00:00Z" w16du:dateUtc="2025-01-15T18:00:00Z">
            <w:rPr>
              <w:rFonts w:cs="Times New Roman"/>
            </w:rPr>
          </w:rPrChange>
        </w:rPr>
      </w:pPr>
    </w:p>
    <w:p w14:paraId="366023AF" w14:textId="77777777" w:rsidR="00441859" w:rsidRPr="00963ED8" w:rsidRDefault="00DE7F5C">
      <w:pPr>
        <w:jc w:val="both"/>
        <w:rPr>
          <w:rFonts w:cs="Times New Roman"/>
          <w:sz w:val="22"/>
          <w:szCs w:val="22"/>
          <w:lang w:val="es-CO"/>
          <w:rPrChange w:id="9225" w:author="Massiel Nayibe Moreno Ladino" w:date="2025-01-15T13:00:00Z" w16du:dateUtc="2025-01-15T18:00:00Z">
            <w:rPr>
              <w:rFonts w:cs="Times New Roman"/>
              <w:sz w:val="22"/>
              <w:szCs w:val="22"/>
            </w:rPr>
          </w:rPrChange>
        </w:rPr>
      </w:pPr>
      <w:r w:rsidRPr="00963ED8">
        <w:rPr>
          <w:rFonts w:cs="Times New Roman"/>
          <w:sz w:val="22"/>
          <w:szCs w:val="22"/>
          <w:lang w:val="es-CO"/>
          <w:rPrChange w:id="9226" w:author="Massiel Nayibe Moreno Ladino" w:date="2025-01-15T13:00:00Z" w16du:dateUtc="2025-01-15T18:00:00Z">
            <w:rPr>
              <w:rFonts w:cs="Times New Roman"/>
              <w:sz w:val="22"/>
              <w:szCs w:val="22"/>
            </w:rPr>
          </w:rPrChange>
        </w:rPr>
        <w:t xml:space="preserve"> F. Falta de formación/experiencia </w:t>
      </w:r>
      <w:r w:rsidRPr="00963ED8">
        <w:rPr>
          <w:rFonts w:cs="Times New Roman"/>
          <w:sz w:val="22"/>
          <w:szCs w:val="22"/>
          <w:lang w:val="es-CO"/>
          <w:rPrChange w:id="9227" w:author="Massiel Nayibe Moreno Ladino" w:date="2025-01-15T13:00:00Z" w16du:dateUtc="2025-01-15T18:00:00Z">
            <w:rPr>
              <w:rFonts w:cs="Times New Roman"/>
              <w:sz w:val="22"/>
              <w:szCs w:val="22"/>
            </w:rPr>
          </w:rPrChange>
        </w:rPr>
        <w:tab/>
        <w:t>________¿Fue evitable _____ o no evitable _____</w:t>
      </w:r>
    </w:p>
    <w:p w14:paraId="37DB49AE" w14:textId="77777777" w:rsidR="007D45CA" w:rsidRPr="00963ED8" w:rsidRDefault="007D45CA" w:rsidP="00E767D4">
      <w:pPr>
        <w:jc w:val="both"/>
        <w:rPr>
          <w:rFonts w:cs="Times New Roman"/>
          <w:sz w:val="22"/>
          <w:szCs w:val="22"/>
          <w:lang w:val="es-CO"/>
          <w:rPrChange w:id="9228" w:author="Massiel Nayibe Moreno Ladino" w:date="2025-01-15T13:00:00Z" w16du:dateUtc="2025-01-15T18:00:00Z">
            <w:rPr>
              <w:rFonts w:cs="Times New Roman"/>
              <w:sz w:val="22"/>
              <w:szCs w:val="22"/>
            </w:rPr>
          </w:rPrChange>
        </w:rPr>
      </w:pPr>
    </w:p>
    <w:tbl>
      <w:tblPr>
        <w:tblW w:w="8608" w:type="dxa"/>
        <w:tblInd w:w="378"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8608"/>
      </w:tblGrid>
      <w:tr w:rsidR="007D45CA" w:rsidRPr="001A401E" w14:paraId="77FBFCAC" w14:textId="77777777" w:rsidTr="00FC48D6">
        <w:trPr>
          <w:cantSplit/>
          <w:trHeight w:val="270"/>
        </w:trPr>
        <w:tc>
          <w:tcPr>
            <w:tcW w:w="8608" w:type="dxa"/>
            <w:tcBorders>
              <w:top w:val="single" w:sz="4" w:space="0" w:color="000000"/>
              <w:left w:val="single" w:sz="4" w:space="0" w:color="000000"/>
              <w:bottom w:val="single" w:sz="4" w:space="0" w:color="000000"/>
              <w:right w:val="single" w:sz="4" w:space="0" w:color="000000"/>
            </w:tcBorders>
            <w:shd w:val="clear" w:color="auto" w:fill="E0E0E0"/>
            <w:hideMark/>
          </w:tcPr>
          <w:p w14:paraId="2145BB6E" w14:textId="77777777" w:rsidR="00441859" w:rsidRDefault="00DE7F5C">
            <w:pPr>
              <w:jc w:val="both"/>
              <w:rPr>
                <w:rFonts w:eastAsia="Times New Roman" w:cs="Times New Roman"/>
                <w:b/>
                <w:bCs/>
                <w:sz w:val="22"/>
                <w:szCs w:val="22"/>
              </w:rPr>
            </w:pPr>
            <w:r w:rsidRPr="001A401E">
              <w:rPr>
                <w:rFonts w:eastAsia="Times New Roman" w:cs="Times New Roman"/>
                <w:b/>
                <w:bCs/>
                <w:sz w:val="22"/>
                <w:szCs w:val="22"/>
              </w:rPr>
              <w:t>D. Acción correctiva</w:t>
            </w:r>
          </w:p>
        </w:tc>
      </w:tr>
      <w:tr w:rsidR="007D45CA" w:rsidRPr="00A032E3" w14:paraId="7D186993" w14:textId="77777777" w:rsidTr="00FC48D6">
        <w:trPr>
          <w:cantSplit/>
          <w:trHeight w:val="270"/>
        </w:trPr>
        <w:tc>
          <w:tcPr>
            <w:tcW w:w="8608" w:type="dxa"/>
            <w:tcBorders>
              <w:top w:val="single" w:sz="4" w:space="0" w:color="000000"/>
              <w:left w:val="single" w:sz="4" w:space="0" w:color="000000"/>
              <w:bottom w:val="nil"/>
              <w:right w:val="single" w:sz="4" w:space="0" w:color="000000"/>
            </w:tcBorders>
            <w:hideMark/>
          </w:tcPr>
          <w:p w14:paraId="0B34300C" w14:textId="77777777" w:rsidR="00441859" w:rsidRPr="00963ED8" w:rsidRDefault="00DE7F5C">
            <w:pPr>
              <w:jc w:val="both"/>
              <w:rPr>
                <w:rFonts w:eastAsia="Times New Roman" w:cs="Times New Roman"/>
                <w:sz w:val="22"/>
                <w:szCs w:val="20"/>
                <w:lang w:val="es-CO"/>
                <w:rPrChange w:id="9229" w:author="Massiel Nayibe Moreno Ladino" w:date="2025-01-15T13:00:00Z" w16du:dateUtc="2025-01-15T18:00:00Z">
                  <w:rPr>
                    <w:rFonts w:eastAsia="Times New Roman" w:cs="Times New Roman"/>
                    <w:sz w:val="22"/>
                    <w:szCs w:val="20"/>
                  </w:rPr>
                </w:rPrChange>
              </w:rPr>
            </w:pPr>
            <w:r w:rsidRPr="00963ED8">
              <w:rPr>
                <w:rFonts w:eastAsia="Times New Roman" w:cs="Times New Roman"/>
                <w:sz w:val="22"/>
                <w:szCs w:val="20"/>
                <w:lang w:val="es-CO"/>
                <w:rPrChange w:id="9230" w:author="Massiel Nayibe Moreno Ladino" w:date="2025-01-15T13:00:00Z" w16du:dateUtc="2025-01-15T18:00:00Z">
                  <w:rPr>
                    <w:rFonts w:eastAsia="Times New Roman" w:cs="Times New Roman"/>
                    <w:sz w:val="22"/>
                    <w:szCs w:val="20"/>
                  </w:rPr>
                </w:rPrChange>
              </w:rPr>
              <w:t xml:space="preserve">¿Qué se recomienda para evitar que se repita este tipo de accidente? </w:t>
            </w:r>
          </w:p>
        </w:tc>
      </w:tr>
      <w:tr w:rsidR="007D45CA" w:rsidRPr="00A032E3" w14:paraId="5296238B" w14:textId="77777777" w:rsidTr="00FC48D6">
        <w:trPr>
          <w:cantSplit/>
          <w:trHeight w:val="270"/>
        </w:trPr>
        <w:tc>
          <w:tcPr>
            <w:tcW w:w="8608" w:type="dxa"/>
            <w:tcBorders>
              <w:top w:val="nil"/>
              <w:left w:val="single" w:sz="4" w:space="0" w:color="000000"/>
              <w:bottom w:val="single" w:sz="4" w:space="0" w:color="000000"/>
              <w:right w:val="single" w:sz="4" w:space="0" w:color="000000"/>
            </w:tcBorders>
          </w:tcPr>
          <w:p w14:paraId="2C9731A0" w14:textId="77777777" w:rsidR="007D45CA" w:rsidRPr="00963ED8" w:rsidRDefault="007D45CA" w:rsidP="00E767D4">
            <w:pPr>
              <w:jc w:val="both"/>
              <w:rPr>
                <w:rFonts w:eastAsia="Times New Roman" w:cs="Times New Roman"/>
                <w:sz w:val="22"/>
                <w:szCs w:val="22"/>
                <w:lang w:val="es-CO"/>
                <w:rPrChange w:id="9231" w:author="Massiel Nayibe Moreno Ladino" w:date="2025-01-15T13:00:00Z" w16du:dateUtc="2025-01-15T18:00:00Z">
                  <w:rPr>
                    <w:rFonts w:eastAsia="Times New Roman" w:cs="Times New Roman"/>
                    <w:sz w:val="22"/>
                    <w:szCs w:val="22"/>
                  </w:rPr>
                </w:rPrChange>
              </w:rPr>
            </w:pPr>
          </w:p>
          <w:p w14:paraId="3F579F77" w14:textId="77777777" w:rsidR="007D45CA" w:rsidRPr="00963ED8" w:rsidRDefault="007D45CA" w:rsidP="00E767D4">
            <w:pPr>
              <w:jc w:val="both"/>
              <w:rPr>
                <w:rFonts w:eastAsia="Times New Roman" w:cs="Times New Roman"/>
                <w:sz w:val="22"/>
                <w:szCs w:val="22"/>
                <w:lang w:val="es-CO"/>
                <w:rPrChange w:id="9232" w:author="Massiel Nayibe Moreno Ladino" w:date="2025-01-15T13:00:00Z" w16du:dateUtc="2025-01-15T18:00:00Z">
                  <w:rPr>
                    <w:rFonts w:eastAsia="Times New Roman" w:cs="Times New Roman"/>
                    <w:sz w:val="22"/>
                    <w:szCs w:val="22"/>
                  </w:rPr>
                </w:rPrChange>
              </w:rPr>
            </w:pPr>
          </w:p>
          <w:p w14:paraId="1F8D77FE" w14:textId="77777777" w:rsidR="007D45CA" w:rsidRPr="00963ED8" w:rsidRDefault="007D45CA" w:rsidP="00E767D4">
            <w:pPr>
              <w:jc w:val="both"/>
              <w:rPr>
                <w:rFonts w:eastAsia="Times New Roman" w:cs="Times New Roman"/>
                <w:sz w:val="22"/>
                <w:szCs w:val="22"/>
                <w:lang w:val="es-CO"/>
                <w:rPrChange w:id="9233" w:author="Massiel Nayibe Moreno Ladino" w:date="2025-01-15T13:00:00Z" w16du:dateUtc="2025-01-15T18:00:00Z">
                  <w:rPr>
                    <w:rFonts w:eastAsia="Times New Roman" w:cs="Times New Roman"/>
                    <w:sz w:val="22"/>
                    <w:szCs w:val="22"/>
                  </w:rPr>
                </w:rPrChange>
              </w:rPr>
            </w:pPr>
          </w:p>
          <w:p w14:paraId="114103FF" w14:textId="77777777" w:rsidR="007D45CA" w:rsidRPr="00963ED8" w:rsidRDefault="007D45CA" w:rsidP="00E767D4">
            <w:pPr>
              <w:jc w:val="both"/>
              <w:rPr>
                <w:rFonts w:eastAsia="Times New Roman" w:cs="Times New Roman"/>
                <w:sz w:val="22"/>
                <w:szCs w:val="22"/>
                <w:lang w:val="es-CO"/>
                <w:rPrChange w:id="9234" w:author="Massiel Nayibe Moreno Ladino" w:date="2025-01-15T13:00:00Z" w16du:dateUtc="2025-01-15T18:00:00Z">
                  <w:rPr>
                    <w:rFonts w:eastAsia="Times New Roman" w:cs="Times New Roman"/>
                    <w:sz w:val="22"/>
                    <w:szCs w:val="22"/>
                  </w:rPr>
                </w:rPrChange>
              </w:rPr>
            </w:pPr>
          </w:p>
          <w:p w14:paraId="0643145F" w14:textId="77777777" w:rsidR="007D45CA" w:rsidRPr="00963ED8" w:rsidRDefault="007D45CA" w:rsidP="00E767D4">
            <w:pPr>
              <w:jc w:val="both"/>
              <w:rPr>
                <w:rFonts w:eastAsia="Times New Roman" w:cs="Times New Roman"/>
                <w:sz w:val="22"/>
                <w:szCs w:val="22"/>
                <w:lang w:val="es-CO"/>
                <w:rPrChange w:id="9235" w:author="Massiel Nayibe Moreno Ladino" w:date="2025-01-15T13:00:00Z" w16du:dateUtc="2025-01-15T18:00:00Z">
                  <w:rPr>
                    <w:rFonts w:eastAsia="Times New Roman" w:cs="Times New Roman"/>
                    <w:sz w:val="22"/>
                    <w:szCs w:val="22"/>
                  </w:rPr>
                </w:rPrChange>
              </w:rPr>
            </w:pPr>
          </w:p>
          <w:p w14:paraId="567145F8" w14:textId="77777777" w:rsidR="007D45CA" w:rsidRPr="00963ED8" w:rsidRDefault="007D45CA" w:rsidP="00E767D4">
            <w:pPr>
              <w:jc w:val="both"/>
              <w:rPr>
                <w:rFonts w:eastAsia="Times New Roman" w:cs="Times New Roman"/>
                <w:sz w:val="22"/>
                <w:szCs w:val="22"/>
                <w:lang w:val="es-CO"/>
                <w:rPrChange w:id="9236" w:author="Massiel Nayibe Moreno Ladino" w:date="2025-01-15T13:00:00Z" w16du:dateUtc="2025-01-15T18:00:00Z">
                  <w:rPr>
                    <w:rFonts w:eastAsia="Times New Roman" w:cs="Times New Roman"/>
                    <w:sz w:val="22"/>
                    <w:szCs w:val="22"/>
                  </w:rPr>
                </w:rPrChange>
              </w:rPr>
            </w:pPr>
          </w:p>
        </w:tc>
      </w:tr>
      <w:tr w:rsidR="007D45CA" w:rsidRPr="00A032E3" w14:paraId="5C293DE3" w14:textId="77777777" w:rsidTr="00FC48D6">
        <w:trPr>
          <w:cantSplit/>
          <w:trHeight w:val="270"/>
        </w:trPr>
        <w:tc>
          <w:tcPr>
            <w:tcW w:w="8608" w:type="dxa"/>
            <w:tcBorders>
              <w:top w:val="single" w:sz="4" w:space="0" w:color="000000"/>
              <w:left w:val="single" w:sz="4" w:space="0" w:color="000000"/>
              <w:bottom w:val="nil"/>
              <w:right w:val="single" w:sz="4" w:space="0" w:color="000000"/>
            </w:tcBorders>
          </w:tcPr>
          <w:p w14:paraId="6C2401F7" w14:textId="77777777" w:rsidR="00441859" w:rsidRPr="00963ED8" w:rsidRDefault="00DE7F5C">
            <w:pPr>
              <w:jc w:val="both"/>
              <w:rPr>
                <w:rFonts w:eastAsia="Times New Roman" w:cs="Times New Roman"/>
                <w:sz w:val="22"/>
                <w:szCs w:val="20"/>
                <w:lang w:val="es-CO"/>
                <w:rPrChange w:id="9237" w:author="Massiel Nayibe Moreno Ladino" w:date="2025-01-15T13:00:00Z" w16du:dateUtc="2025-01-15T18:00:00Z">
                  <w:rPr>
                    <w:rFonts w:eastAsia="Times New Roman" w:cs="Times New Roman"/>
                    <w:sz w:val="22"/>
                    <w:szCs w:val="20"/>
                  </w:rPr>
                </w:rPrChange>
              </w:rPr>
            </w:pPr>
            <w:r w:rsidRPr="00963ED8">
              <w:rPr>
                <w:rFonts w:eastAsia="Times New Roman" w:cs="Times New Roman"/>
                <w:sz w:val="22"/>
                <w:szCs w:val="20"/>
                <w:lang w:val="es-CO"/>
                <w:rPrChange w:id="9238" w:author="Massiel Nayibe Moreno Ladino" w:date="2025-01-15T13:00:00Z" w16du:dateUtc="2025-01-15T18:00:00Z">
                  <w:rPr>
                    <w:rFonts w:eastAsia="Times New Roman" w:cs="Times New Roman"/>
                    <w:sz w:val="22"/>
                    <w:szCs w:val="20"/>
                  </w:rPr>
                </w:rPrChange>
              </w:rPr>
              <w:t>Enumere los posibles factores basándose en la descripción y en la información de los campos de datos anteriores:</w:t>
            </w:r>
          </w:p>
          <w:p w14:paraId="44131835" w14:textId="77777777" w:rsidR="007D45CA" w:rsidRPr="00963ED8" w:rsidRDefault="007D45CA" w:rsidP="00E767D4">
            <w:pPr>
              <w:jc w:val="both"/>
              <w:rPr>
                <w:rFonts w:eastAsia="Times New Roman" w:cs="Times New Roman"/>
                <w:sz w:val="22"/>
                <w:szCs w:val="20"/>
                <w:lang w:val="es-CO"/>
                <w:rPrChange w:id="9239" w:author="Massiel Nayibe Moreno Ladino" w:date="2025-01-15T13:00:00Z" w16du:dateUtc="2025-01-15T18:00:00Z">
                  <w:rPr>
                    <w:rFonts w:eastAsia="Times New Roman" w:cs="Times New Roman"/>
                    <w:sz w:val="22"/>
                    <w:szCs w:val="20"/>
                  </w:rPr>
                </w:rPrChange>
              </w:rPr>
            </w:pPr>
          </w:p>
          <w:p w14:paraId="2B9473CF" w14:textId="77777777" w:rsidR="007D45CA" w:rsidRPr="00963ED8" w:rsidRDefault="007D45CA" w:rsidP="00E767D4">
            <w:pPr>
              <w:jc w:val="both"/>
              <w:rPr>
                <w:rFonts w:eastAsia="Times New Roman" w:cs="Times New Roman"/>
                <w:sz w:val="22"/>
                <w:szCs w:val="20"/>
                <w:lang w:val="es-CO"/>
                <w:rPrChange w:id="9240" w:author="Massiel Nayibe Moreno Ladino" w:date="2025-01-15T13:00:00Z" w16du:dateUtc="2025-01-15T18:00:00Z">
                  <w:rPr>
                    <w:rFonts w:eastAsia="Times New Roman" w:cs="Times New Roman"/>
                    <w:sz w:val="22"/>
                    <w:szCs w:val="20"/>
                  </w:rPr>
                </w:rPrChange>
              </w:rPr>
            </w:pPr>
          </w:p>
          <w:p w14:paraId="792B9BC5" w14:textId="77777777" w:rsidR="007D45CA" w:rsidRPr="00963ED8" w:rsidRDefault="007D45CA" w:rsidP="00E767D4">
            <w:pPr>
              <w:jc w:val="both"/>
              <w:rPr>
                <w:rFonts w:eastAsia="Times New Roman" w:cs="Times New Roman"/>
                <w:sz w:val="22"/>
                <w:szCs w:val="20"/>
                <w:lang w:val="es-CO"/>
                <w:rPrChange w:id="9241" w:author="Massiel Nayibe Moreno Ladino" w:date="2025-01-15T13:00:00Z" w16du:dateUtc="2025-01-15T18:00:00Z">
                  <w:rPr>
                    <w:rFonts w:eastAsia="Times New Roman" w:cs="Times New Roman"/>
                    <w:sz w:val="22"/>
                    <w:szCs w:val="20"/>
                  </w:rPr>
                </w:rPrChange>
              </w:rPr>
            </w:pPr>
          </w:p>
          <w:p w14:paraId="1903D106" w14:textId="77777777" w:rsidR="007D45CA" w:rsidRPr="00963ED8" w:rsidRDefault="007D45CA" w:rsidP="00E767D4">
            <w:pPr>
              <w:jc w:val="both"/>
              <w:rPr>
                <w:rFonts w:eastAsia="Times New Roman" w:cs="Times New Roman"/>
                <w:sz w:val="22"/>
                <w:szCs w:val="20"/>
                <w:lang w:val="es-CO"/>
                <w:rPrChange w:id="9242" w:author="Massiel Nayibe Moreno Ladino" w:date="2025-01-15T13:00:00Z" w16du:dateUtc="2025-01-15T18:00:00Z">
                  <w:rPr>
                    <w:rFonts w:eastAsia="Times New Roman" w:cs="Times New Roman"/>
                    <w:sz w:val="22"/>
                    <w:szCs w:val="20"/>
                  </w:rPr>
                </w:rPrChange>
              </w:rPr>
            </w:pPr>
          </w:p>
          <w:p w14:paraId="4276A1C8" w14:textId="77777777" w:rsidR="007D45CA" w:rsidRPr="00963ED8" w:rsidRDefault="007D45CA" w:rsidP="00E767D4">
            <w:pPr>
              <w:jc w:val="both"/>
              <w:rPr>
                <w:rFonts w:eastAsia="Times New Roman" w:cs="Times New Roman"/>
                <w:sz w:val="22"/>
                <w:szCs w:val="20"/>
                <w:lang w:val="es-CO"/>
                <w:rPrChange w:id="9243" w:author="Massiel Nayibe Moreno Ladino" w:date="2025-01-15T13:00:00Z" w16du:dateUtc="2025-01-15T18:00:00Z">
                  <w:rPr>
                    <w:rFonts w:eastAsia="Times New Roman" w:cs="Times New Roman"/>
                    <w:sz w:val="22"/>
                    <w:szCs w:val="20"/>
                  </w:rPr>
                </w:rPrChange>
              </w:rPr>
            </w:pPr>
          </w:p>
        </w:tc>
      </w:tr>
      <w:tr w:rsidR="007D45CA" w:rsidRPr="001A401E" w14:paraId="543F62B2" w14:textId="77777777" w:rsidTr="00FC48D6">
        <w:trPr>
          <w:cantSplit/>
          <w:trHeight w:val="270"/>
        </w:trPr>
        <w:tc>
          <w:tcPr>
            <w:tcW w:w="8608" w:type="dxa"/>
            <w:tcBorders>
              <w:top w:val="single" w:sz="4" w:space="0" w:color="000000"/>
              <w:left w:val="single" w:sz="4" w:space="0" w:color="000000"/>
              <w:bottom w:val="nil"/>
              <w:right w:val="single" w:sz="4" w:space="0" w:color="000000"/>
            </w:tcBorders>
          </w:tcPr>
          <w:p w14:paraId="3C6C571E" w14:textId="77777777" w:rsidR="00441859" w:rsidRDefault="00DE7F5C">
            <w:pPr>
              <w:jc w:val="both"/>
              <w:rPr>
                <w:rFonts w:eastAsia="Times New Roman" w:cs="Times New Roman"/>
                <w:sz w:val="22"/>
                <w:szCs w:val="20"/>
              </w:rPr>
            </w:pPr>
            <w:r w:rsidRPr="001A401E">
              <w:rPr>
                <w:rFonts w:eastAsia="Times New Roman" w:cs="Times New Roman"/>
                <w:sz w:val="22"/>
                <w:szCs w:val="20"/>
              </w:rPr>
              <w:t>Lista de causas:</w:t>
            </w:r>
          </w:p>
          <w:p w14:paraId="42128648" w14:textId="77777777" w:rsidR="007D45CA" w:rsidRPr="001A401E" w:rsidRDefault="007D45CA" w:rsidP="00E767D4">
            <w:pPr>
              <w:jc w:val="both"/>
              <w:rPr>
                <w:rFonts w:eastAsia="Times New Roman" w:cs="Times New Roman"/>
                <w:sz w:val="22"/>
                <w:szCs w:val="20"/>
              </w:rPr>
            </w:pPr>
          </w:p>
          <w:p w14:paraId="5BB6616E" w14:textId="77777777" w:rsidR="007D45CA" w:rsidRPr="001A401E" w:rsidRDefault="007D45CA" w:rsidP="00E767D4">
            <w:pPr>
              <w:jc w:val="both"/>
              <w:rPr>
                <w:rFonts w:eastAsia="Times New Roman" w:cs="Times New Roman"/>
                <w:sz w:val="22"/>
                <w:szCs w:val="20"/>
              </w:rPr>
            </w:pPr>
          </w:p>
          <w:p w14:paraId="7EC49AAA" w14:textId="77777777" w:rsidR="007D45CA" w:rsidRPr="001A401E" w:rsidRDefault="007D45CA" w:rsidP="00E767D4">
            <w:pPr>
              <w:jc w:val="both"/>
              <w:rPr>
                <w:rFonts w:eastAsia="Times New Roman" w:cs="Times New Roman"/>
                <w:sz w:val="22"/>
                <w:szCs w:val="20"/>
              </w:rPr>
            </w:pPr>
          </w:p>
          <w:p w14:paraId="576E6690" w14:textId="77777777" w:rsidR="007D45CA" w:rsidRPr="001A401E" w:rsidRDefault="007D45CA" w:rsidP="00E767D4">
            <w:pPr>
              <w:jc w:val="both"/>
              <w:rPr>
                <w:rFonts w:eastAsia="Times New Roman" w:cs="Times New Roman"/>
                <w:sz w:val="22"/>
                <w:szCs w:val="20"/>
              </w:rPr>
            </w:pPr>
          </w:p>
          <w:p w14:paraId="4161976D" w14:textId="77777777" w:rsidR="007D45CA" w:rsidRPr="001A401E" w:rsidRDefault="007D45CA" w:rsidP="00E767D4">
            <w:pPr>
              <w:jc w:val="both"/>
              <w:rPr>
                <w:rFonts w:eastAsia="Times New Roman" w:cs="Times New Roman"/>
                <w:sz w:val="22"/>
                <w:szCs w:val="20"/>
              </w:rPr>
            </w:pPr>
          </w:p>
          <w:p w14:paraId="57FB06C4" w14:textId="77777777" w:rsidR="007D45CA" w:rsidRPr="001A401E" w:rsidRDefault="007D45CA" w:rsidP="00E767D4">
            <w:pPr>
              <w:jc w:val="both"/>
              <w:rPr>
                <w:rFonts w:eastAsia="Times New Roman" w:cs="Times New Roman"/>
                <w:sz w:val="22"/>
                <w:szCs w:val="20"/>
              </w:rPr>
            </w:pPr>
          </w:p>
        </w:tc>
      </w:tr>
      <w:tr w:rsidR="007D45CA" w:rsidRPr="00A032E3" w14:paraId="66F095DA" w14:textId="77777777" w:rsidTr="00FC48D6">
        <w:trPr>
          <w:cantSplit/>
          <w:trHeight w:val="270"/>
        </w:trPr>
        <w:tc>
          <w:tcPr>
            <w:tcW w:w="8608" w:type="dxa"/>
            <w:tcBorders>
              <w:top w:val="single" w:sz="4" w:space="0" w:color="000000"/>
              <w:left w:val="single" w:sz="4" w:space="0" w:color="000000"/>
              <w:bottom w:val="nil"/>
              <w:right w:val="single" w:sz="4" w:space="0" w:color="000000"/>
            </w:tcBorders>
            <w:hideMark/>
          </w:tcPr>
          <w:p w14:paraId="2356F371" w14:textId="77777777" w:rsidR="00441859" w:rsidRPr="00963ED8" w:rsidRDefault="00DE7F5C">
            <w:pPr>
              <w:jc w:val="both"/>
              <w:rPr>
                <w:rFonts w:eastAsia="Times New Roman" w:cs="Times New Roman"/>
                <w:sz w:val="22"/>
                <w:szCs w:val="20"/>
                <w:lang w:val="es-CO"/>
                <w:rPrChange w:id="9244" w:author="Massiel Nayibe Moreno Ladino" w:date="2025-01-15T13:00:00Z" w16du:dateUtc="2025-01-15T18:00:00Z">
                  <w:rPr>
                    <w:rFonts w:eastAsia="Times New Roman" w:cs="Times New Roman"/>
                    <w:sz w:val="22"/>
                    <w:szCs w:val="20"/>
                  </w:rPr>
                </w:rPrChange>
              </w:rPr>
            </w:pPr>
            <w:r w:rsidRPr="00963ED8">
              <w:rPr>
                <w:rFonts w:cs="Times New Roman"/>
                <w:sz w:val="22"/>
                <w:szCs w:val="22"/>
                <w:lang w:val="es-CO"/>
                <w:rPrChange w:id="9245" w:author="Massiel Nayibe Moreno Ladino" w:date="2025-01-15T13:00:00Z" w16du:dateUtc="2025-01-15T18:00:00Z">
                  <w:rPr>
                    <w:rFonts w:cs="Times New Roman"/>
                    <w:sz w:val="22"/>
                    <w:szCs w:val="22"/>
                  </w:rPr>
                </w:rPrChange>
              </w:rPr>
              <w:t>Medidas correctivas adoptadas/previstas, con fechas</w:t>
            </w:r>
            <w:r w:rsidRPr="00963ED8">
              <w:rPr>
                <w:rFonts w:eastAsia="Times New Roman" w:cs="Times New Roman"/>
                <w:sz w:val="22"/>
                <w:szCs w:val="20"/>
                <w:lang w:val="es-CO"/>
                <w:rPrChange w:id="9246" w:author="Massiel Nayibe Moreno Ladino" w:date="2025-01-15T13:00:00Z" w16du:dateUtc="2025-01-15T18:00:00Z">
                  <w:rPr>
                    <w:rFonts w:eastAsia="Times New Roman" w:cs="Times New Roman"/>
                    <w:sz w:val="22"/>
                    <w:szCs w:val="20"/>
                  </w:rPr>
                </w:rPrChange>
              </w:rPr>
              <w:t>:</w:t>
            </w:r>
          </w:p>
        </w:tc>
      </w:tr>
      <w:tr w:rsidR="007D45CA" w:rsidRPr="00A032E3" w14:paraId="4359D4FE" w14:textId="77777777" w:rsidTr="00FC48D6">
        <w:trPr>
          <w:cantSplit/>
          <w:trHeight w:val="204"/>
        </w:trPr>
        <w:tc>
          <w:tcPr>
            <w:tcW w:w="8608" w:type="dxa"/>
            <w:tcBorders>
              <w:top w:val="nil"/>
              <w:left w:val="single" w:sz="4" w:space="0" w:color="000000"/>
              <w:bottom w:val="single" w:sz="4" w:space="0" w:color="000000"/>
              <w:right w:val="single" w:sz="4" w:space="0" w:color="000000"/>
            </w:tcBorders>
          </w:tcPr>
          <w:p w14:paraId="36B1AB0E" w14:textId="77777777" w:rsidR="007D45CA" w:rsidRPr="00963ED8" w:rsidRDefault="007D45CA" w:rsidP="00E767D4">
            <w:pPr>
              <w:jc w:val="both"/>
              <w:rPr>
                <w:rFonts w:eastAsia="Times New Roman" w:cs="Times New Roman"/>
                <w:sz w:val="22"/>
                <w:szCs w:val="20"/>
                <w:lang w:val="es-CO"/>
                <w:rPrChange w:id="9247" w:author="Massiel Nayibe Moreno Ladino" w:date="2025-01-15T13:00:00Z" w16du:dateUtc="2025-01-15T18:00:00Z">
                  <w:rPr>
                    <w:rFonts w:eastAsia="Times New Roman" w:cs="Times New Roman"/>
                    <w:sz w:val="22"/>
                    <w:szCs w:val="20"/>
                  </w:rPr>
                </w:rPrChange>
              </w:rPr>
            </w:pPr>
          </w:p>
          <w:p w14:paraId="58FC1046" w14:textId="77777777" w:rsidR="007D45CA" w:rsidRPr="00963ED8" w:rsidRDefault="007D45CA" w:rsidP="00E767D4">
            <w:pPr>
              <w:jc w:val="both"/>
              <w:rPr>
                <w:rFonts w:eastAsia="Times New Roman" w:cs="Times New Roman"/>
                <w:sz w:val="22"/>
                <w:szCs w:val="20"/>
                <w:lang w:val="es-CO"/>
                <w:rPrChange w:id="9248" w:author="Massiel Nayibe Moreno Ladino" w:date="2025-01-15T13:00:00Z" w16du:dateUtc="2025-01-15T18:00:00Z">
                  <w:rPr>
                    <w:rFonts w:eastAsia="Times New Roman" w:cs="Times New Roman"/>
                    <w:sz w:val="22"/>
                    <w:szCs w:val="20"/>
                  </w:rPr>
                </w:rPrChange>
              </w:rPr>
            </w:pPr>
          </w:p>
          <w:p w14:paraId="5909459D" w14:textId="77777777" w:rsidR="007D45CA" w:rsidRPr="00963ED8" w:rsidRDefault="007D45CA" w:rsidP="00E767D4">
            <w:pPr>
              <w:jc w:val="both"/>
              <w:rPr>
                <w:rFonts w:eastAsia="Times New Roman" w:cs="Times New Roman"/>
                <w:sz w:val="22"/>
                <w:szCs w:val="20"/>
                <w:lang w:val="es-CO"/>
                <w:rPrChange w:id="9249" w:author="Massiel Nayibe Moreno Ladino" w:date="2025-01-15T13:00:00Z" w16du:dateUtc="2025-01-15T18:00:00Z">
                  <w:rPr>
                    <w:rFonts w:eastAsia="Times New Roman" w:cs="Times New Roman"/>
                    <w:sz w:val="22"/>
                    <w:szCs w:val="20"/>
                  </w:rPr>
                </w:rPrChange>
              </w:rPr>
            </w:pPr>
          </w:p>
          <w:p w14:paraId="53C07F5C" w14:textId="77777777" w:rsidR="007D45CA" w:rsidRPr="00963ED8" w:rsidRDefault="007D45CA" w:rsidP="00E767D4">
            <w:pPr>
              <w:jc w:val="both"/>
              <w:rPr>
                <w:rFonts w:eastAsia="Times New Roman" w:cs="Times New Roman"/>
                <w:sz w:val="22"/>
                <w:szCs w:val="20"/>
                <w:lang w:val="es-CO"/>
                <w:rPrChange w:id="9250" w:author="Massiel Nayibe Moreno Ladino" w:date="2025-01-15T13:00:00Z" w16du:dateUtc="2025-01-15T18:00:00Z">
                  <w:rPr>
                    <w:rFonts w:eastAsia="Times New Roman" w:cs="Times New Roman"/>
                    <w:sz w:val="22"/>
                    <w:szCs w:val="20"/>
                  </w:rPr>
                </w:rPrChange>
              </w:rPr>
            </w:pPr>
          </w:p>
          <w:p w14:paraId="1AE2D8C5" w14:textId="77777777" w:rsidR="007D45CA" w:rsidRPr="00963ED8" w:rsidRDefault="007D45CA" w:rsidP="00E767D4">
            <w:pPr>
              <w:jc w:val="both"/>
              <w:rPr>
                <w:rFonts w:eastAsia="Times New Roman" w:cs="Times New Roman"/>
                <w:sz w:val="22"/>
                <w:szCs w:val="20"/>
                <w:lang w:val="es-CO"/>
                <w:rPrChange w:id="9251" w:author="Massiel Nayibe Moreno Ladino" w:date="2025-01-15T13:00:00Z" w16du:dateUtc="2025-01-15T18:00:00Z">
                  <w:rPr>
                    <w:rFonts w:eastAsia="Times New Roman" w:cs="Times New Roman"/>
                    <w:sz w:val="22"/>
                    <w:szCs w:val="20"/>
                  </w:rPr>
                </w:rPrChange>
              </w:rPr>
            </w:pPr>
          </w:p>
          <w:p w14:paraId="0BA2CA12" w14:textId="77777777" w:rsidR="007D45CA" w:rsidRPr="00963ED8" w:rsidRDefault="007D45CA" w:rsidP="00E767D4">
            <w:pPr>
              <w:jc w:val="both"/>
              <w:rPr>
                <w:rFonts w:eastAsia="Times New Roman" w:cs="Times New Roman"/>
                <w:sz w:val="22"/>
                <w:szCs w:val="20"/>
                <w:lang w:val="es-CO"/>
                <w:rPrChange w:id="9252" w:author="Massiel Nayibe Moreno Ladino" w:date="2025-01-15T13:00:00Z" w16du:dateUtc="2025-01-15T18:00:00Z">
                  <w:rPr>
                    <w:rFonts w:eastAsia="Times New Roman" w:cs="Times New Roman"/>
                    <w:sz w:val="22"/>
                    <w:szCs w:val="20"/>
                  </w:rPr>
                </w:rPrChange>
              </w:rPr>
            </w:pPr>
          </w:p>
          <w:p w14:paraId="7F2ED978" w14:textId="77777777" w:rsidR="007D45CA" w:rsidRPr="00963ED8" w:rsidRDefault="007D45CA" w:rsidP="00E767D4">
            <w:pPr>
              <w:jc w:val="both"/>
              <w:rPr>
                <w:rFonts w:eastAsia="Times New Roman" w:cs="Times New Roman"/>
                <w:sz w:val="22"/>
                <w:szCs w:val="20"/>
                <w:lang w:val="es-CO"/>
                <w:rPrChange w:id="9253" w:author="Massiel Nayibe Moreno Ladino" w:date="2025-01-15T13:00:00Z" w16du:dateUtc="2025-01-15T18:00:00Z">
                  <w:rPr>
                    <w:rFonts w:eastAsia="Times New Roman" w:cs="Times New Roman"/>
                    <w:sz w:val="22"/>
                    <w:szCs w:val="20"/>
                  </w:rPr>
                </w:rPrChange>
              </w:rPr>
            </w:pPr>
          </w:p>
        </w:tc>
      </w:tr>
    </w:tbl>
    <w:p w14:paraId="684CEC9D" w14:textId="77777777" w:rsidR="007D45CA" w:rsidRPr="00963ED8" w:rsidRDefault="007D45CA" w:rsidP="00E767D4">
      <w:pPr>
        <w:jc w:val="both"/>
        <w:rPr>
          <w:rFonts w:cs="Times New Roman"/>
          <w:lang w:val="es-CO"/>
          <w:rPrChange w:id="9254" w:author="Massiel Nayibe Moreno Ladino" w:date="2025-01-15T13:00:00Z" w16du:dateUtc="2025-01-15T18:00:00Z">
            <w:rPr>
              <w:rFonts w:cs="Times New Roman"/>
            </w:rPr>
          </w:rPrChange>
        </w:rPr>
      </w:pPr>
    </w:p>
    <w:p w14:paraId="59C5EBD9" w14:textId="77777777" w:rsidR="00441859" w:rsidRPr="00963ED8" w:rsidRDefault="00DE7F5C">
      <w:pPr>
        <w:jc w:val="both"/>
        <w:rPr>
          <w:rFonts w:cs="Times New Roman"/>
          <w:sz w:val="22"/>
          <w:szCs w:val="22"/>
          <w:lang w:val="es-CO"/>
          <w:rPrChange w:id="9255" w:author="Massiel Nayibe Moreno Ladino" w:date="2025-01-15T13:00:00Z" w16du:dateUtc="2025-01-15T18:00:00Z">
            <w:rPr>
              <w:rFonts w:cs="Times New Roman"/>
              <w:sz w:val="22"/>
              <w:szCs w:val="22"/>
            </w:rPr>
          </w:rPrChange>
        </w:rPr>
      </w:pPr>
      <w:r w:rsidRPr="00963ED8">
        <w:rPr>
          <w:rFonts w:cs="Times New Roman"/>
          <w:sz w:val="22"/>
          <w:szCs w:val="22"/>
          <w:lang w:val="es-CO"/>
          <w:rPrChange w:id="9256" w:author="Massiel Nayibe Moreno Ladino" w:date="2025-01-15T13:00:00Z" w16du:dateUtc="2025-01-15T18:00:00Z">
            <w:rPr>
              <w:rFonts w:cs="Times New Roman"/>
              <w:sz w:val="22"/>
              <w:szCs w:val="22"/>
            </w:rPr>
          </w:rPrChange>
        </w:rPr>
        <w:t>Utilice formularios y papel adicionales si es necesario</w:t>
      </w:r>
    </w:p>
    <w:p w14:paraId="2129A4D5" w14:textId="77777777" w:rsidR="007D45CA" w:rsidRPr="00963ED8" w:rsidRDefault="007D45CA" w:rsidP="00E767D4">
      <w:pPr>
        <w:jc w:val="both"/>
        <w:rPr>
          <w:rFonts w:cs="Times New Roman"/>
          <w:sz w:val="22"/>
          <w:szCs w:val="22"/>
          <w:lang w:val="es-CO"/>
          <w:rPrChange w:id="9257" w:author="Massiel Nayibe Moreno Ladino" w:date="2025-01-15T13:00:00Z" w16du:dateUtc="2025-01-15T18:00:00Z">
            <w:rPr>
              <w:rFonts w:cs="Times New Roman"/>
              <w:sz w:val="22"/>
              <w:szCs w:val="22"/>
            </w:rPr>
          </w:rPrChange>
        </w:rPr>
      </w:pPr>
    </w:p>
    <w:p w14:paraId="18F5CDB5" w14:textId="77777777" w:rsidR="00441859" w:rsidRPr="00963ED8" w:rsidRDefault="00DE7F5C">
      <w:pPr>
        <w:jc w:val="both"/>
        <w:rPr>
          <w:rFonts w:cs="Times New Roman"/>
          <w:spacing w:val="-1"/>
          <w:sz w:val="22"/>
          <w:szCs w:val="22"/>
          <w:lang w:val="es-CO"/>
          <w:rPrChange w:id="9258" w:author="Massiel Nayibe Moreno Ladino" w:date="2025-01-15T13:00:00Z" w16du:dateUtc="2025-01-15T18:00:00Z">
            <w:rPr>
              <w:rFonts w:cs="Times New Roman"/>
              <w:spacing w:val="-1"/>
              <w:sz w:val="22"/>
              <w:szCs w:val="22"/>
            </w:rPr>
          </w:rPrChange>
        </w:rPr>
      </w:pPr>
      <w:r w:rsidRPr="00963ED8">
        <w:rPr>
          <w:rFonts w:cs="Times New Roman"/>
          <w:sz w:val="22"/>
          <w:szCs w:val="22"/>
          <w:lang w:val="es-CO"/>
          <w:rPrChange w:id="9259" w:author="Massiel Nayibe Moreno Ladino" w:date="2025-01-15T13:00:00Z" w16du:dateUtc="2025-01-15T18:00:00Z">
            <w:rPr>
              <w:rFonts w:cs="Times New Roman"/>
              <w:sz w:val="22"/>
              <w:szCs w:val="22"/>
            </w:rPr>
          </w:rPrChange>
        </w:rPr>
        <w:t>Investigado por:</w:t>
      </w:r>
      <w:r w:rsidRPr="00963ED8">
        <w:rPr>
          <w:rFonts w:cs="Times New Roman"/>
          <w:spacing w:val="-1"/>
          <w:sz w:val="22"/>
          <w:szCs w:val="22"/>
          <w:lang w:val="es-CO"/>
          <w:rPrChange w:id="9260" w:author="Massiel Nayibe Moreno Ladino" w:date="2025-01-15T13:00:00Z" w16du:dateUtc="2025-01-15T18:00:00Z">
            <w:rPr>
              <w:rFonts w:cs="Times New Roman"/>
              <w:spacing w:val="-1"/>
              <w:sz w:val="22"/>
              <w:szCs w:val="22"/>
            </w:rPr>
          </w:rPrChange>
        </w:rPr>
        <w:t xml:space="preserve"> __________________________________________________________________</w:t>
      </w:r>
    </w:p>
    <w:p w14:paraId="407F8BFE" w14:textId="77777777" w:rsidR="007D45CA" w:rsidRPr="00963ED8" w:rsidRDefault="007D45CA" w:rsidP="00E767D4">
      <w:pPr>
        <w:jc w:val="both"/>
        <w:rPr>
          <w:rFonts w:cs="Times New Roman"/>
          <w:sz w:val="22"/>
          <w:szCs w:val="22"/>
          <w:lang w:val="es-CO"/>
          <w:rPrChange w:id="9261" w:author="Massiel Nayibe Moreno Ladino" w:date="2025-01-15T13:00:00Z" w16du:dateUtc="2025-01-15T18:00:00Z">
            <w:rPr>
              <w:rFonts w:cs="Times New Roman"/>
              <w:sz w:val="22"/>
              <w:szCs w:val="22"/>
            </w:rPr>
          </w:rPrChange>
        </w:rPr>
      </w:pPr>
    </w:p>
    <w:p w14:paraId="28E1657B" w14:textId="77777777" w:rsidR="00441859" w:rsidRPr="00963ED8" w:rsidRDefault="00DE7F5C">
      <w:pPr>
        <w:jc w:val="both"/>
        <w:rPr>
          <w:rFonts w:cs="Times New Roman"/>
          <w:spacing w:val="-1"/>
          <w:sz w:val="22"/>
          <w:szCs w:val="22"/>
          <w:lang w:val="es-CO"/>
          <w:rPrChange w:id="9262" w:author="Massiel Nayibe Moreno Ladino" w:date="2025-01-15T13:00:00Z" w16du:dateUtc="2025-01-15T18:00:00Z">
            <w:rPr>
              <w:rFonts w:cs="Times New Roman"/>
              <w:spacing w:val="-1"/>
              <w:sz w:val="22"/>
              <w:szCs w:val="22"/>
            </w:rPr>
          </w:rPrChange>
        </w:rPr>
      </w:pPr>
      <w:r w:rsidRPr="00963ED8">
        <w:rPr>
          <w:rFonts w:cs="Times New Roman"/>
          <w:spacing w:val="-1"/>
          <w:sz w:val="22"/>
          <w:szCs w:val="22"/>
          <w:lang w:val="es-CO"/>
          <w:rPrChange w:id="9263" w:author="Massiel Nayibe Moreno Ladino" w:date="2025-01-15T13:00:00Z" w16du:dateUtc="2025-01-15T18:00:00Z">
            <w:rPr>
              <w:rFonts w:cs="Times New Roman"/>
              <w:spacing w:val="-1"/>
              <w:sz w:val="22"/>
              <w:szCs w:val="22"/>
            </w:rPr>
          </w:rPrChange>
        </w:rPr>
        <w:t xml:space="preserve">Firma </w:t>
      </w:r>
      <w:r w:rsidRPr="00963ED8">
        <w:rPr>
          <w:rFonts w:cs="Times New Roman"/>
          <w:sz w:val="22"/>
          <w:szCs w:val="22"/>
          <w:lang w:val="es-CO"/>
          <w:rPrChange w:id="9264" w:author="Massiel Nayibe Moreno Ladino" w:date="2025-01-15T13:00:00Z" w16du:dateUtc="2025-01-15T18:00:00Z">
            <w:rPr>
              <w:rFonts w:cs="Times New Roman"/>
              <w:sz w:val="22"/>
              <w:szCs w:val="22"/>
            </w:rPr>
          </w:rPrChange>
        </w:rPr>
        <w:t>del investigador</w:t>
      </w:r>
      <w:r w:rsidRPr="00963ED8">
        <w:rPr>
          <w:rFonts w:cs="Times New Roman"/>
          <w:spacing w:val="-1"/>
          <w:sz w:val="22"/>
          <w:szCs w:val="22"/>
          <w:lang w:val="es-CO"/>
          <w:rPrChange w:id="9265" w:author="Massiel Nayibe Moreno Ladino" w:date="2025-01-15T13:00:00Z" w16du:dateUtc="2025-01-15T18:00:00Z">
            <w:rPr>
              <w:rFonts w:cs="Times New Roman"/>
              <w:spacing w:val="-1"/>
              <w:sz w:val="22"/>
              <w:szCs w:val="22"/>
            </w:rPr>
          </w:rPrChange>
        </w:rPr>
        <w:t>: __________________________________________________________________</w:t>
      </w:r>
    </w:p>
    <w:p w14:paraId="103FD5FE" w14:textId="77777777" w:rsidR="007D45CA" w:rsidRPr="00963ED8" w:rsidRDefault="007D45CA" w:rsidP="00E767D4">
      <w:pPr>
        <w:jc w:val="both"/>
        <w:rPr>
          <w:rFonts w:cs="Times New Roman"/>
          <w:sz w:val="22"/>
          <w:szCs w:val="22"/>
          <w:lang w:val="es-CO"/>
          <w:rPrChange w:id="9266" w:author="Massiel Nayibe Moreno Ladino" w:date="2025-01-15T13:00:00Z" w16du:dateUtc="2025-01-15T18:00:00Z">
            <w:rPr>
              <w:rFonts w:cs="Times New Roman"/>
              <w:sz w:val="22"/>
              <w:szCs w:val="22"/>
            </w:rPr>
          </w:rPrChange>
        </w:rPr>
      </w:pPr>
    </w:p>
    <w:p w14:paraId="69FEF985" w14:textId="77777777" w:rsidR="00441859" w:rsidRPr="00963ED8" w:rsidRDefault="00DE7F5C">
      <w:pPr>
        <w:jc w:val="both"/>
        <w:rPr>
          <w:rFonts w:cs="Times New Roman"/>
          <w:sz w:val="22"/>
          <w:szCs w:val="22"/>
          <w:lang w:val="es-CO"/>
          <w:rPrChange w:id="9267" w:author="Massiel Nayibe Moreno Ladino" w:date="2025-01-15T13:00:00Z" w16du:dateUtc="2025-01-15T18:00:00Z">
            <w:rPr>
              <w:rFonts w:cs="Times New Roman"/>
              <w:sz w:val="22"/>
              <w:szCs w:val="22"/>
            </w:rPr>
          </w:rPrChange>
        </w:rPr>
      </w:pPr>
      <w:r w:rsidRPr="00963ED8">
        <w:rPr>
          <w:rFonts w:cs="Times New Roman"/>
          <w:sz w:val="22"/>
          <w:szCs w:val="22"/>
          <w:lang w:val="es-CO"/>
          <w:rPrChange w:id="9268" w:author="Massiel Nayibe Moreno Ladino" w:date="2025-01-15T13:00:00Z" w16du:dateUtc="2025-01-15T18:00:00Z">
            <w:rPr>
              <w:rFonts w:cs="Times New Roman"/>
              <w:sz w:val="22"/>
              <w:szCs w:val="22"/>
            </w:rPr>
          </w:rPrChange>
        </w:rPr>
        <w:t>Date: _________________</w:t>
      </w:r>
    </w:p>
    <w:p w14:paraId="532AE893" w14:textId="77777777" w:rsidR="007D45CA" w:rsidRPr="00963ED8" w:rsidRDefault="007D45CA" w:rsidP="00E767D4">
      <w:pPr>
        <w:jc w:val="both"/>
        <w:rPr>
          <w:rFonts w:cs="Times New Roman"/>
          <w:sz w:val="22"/>
          <w:szCs w:val="22"/>
          <w:lang w:val="es-CO"/>
          <w:rPrChange w:id="9269" w:author="Massiel Nayibe Moreno Ladino" w:date="2025-01-15T13:00:00Z" w16du:dateUtc="2025-01-15T18:00:00Z">
            <w:rPr>
              <w:rFonts w:cs="Times New Roman"/>
              <w:sz w:val="22"/>
              <w:szCs w:val="22"/>
            </w:rPr>
          </w:rPrChange>
        </w:rPr>
      </w:pPr>
    </w:p>
    <w:p w14:paraId="75B75B59" w14:textId="77777777" w:rsidR="00441859" w:rsidRPr="00963ED8" w:rsidRDefault="00DE7F5C">
      <w:pPr>
        <w:jc w:val="both"/>
        <w:rPr>
          <w:rFonts w:cs="Times New Roman"/>
          <w:spacing w:val="-1"/>
          <w:sz w:val="22"/>
          <w:szCs w:val="22"/>
          <w:lang w:val="es-CO"/>
          <w:rPrChange w:id="9270" w:author="Massiel Nayibe Moreno Ladino" w:date="2025-01-15T13:00:00Z" w16du:dateUtc="2025-01-15T18:00:00Z">
            <w:rPr>
              <w:rFonts w:cs="Times New Roman"/>
              <w:spacing w:val="-1"/>
              <w:sz w:val="22"/>
              <w:szCs w:val="22"/>
            </w:rPr>
          </w:rPrChange>
        </w:rPr>
      </w:pPr>
      <w:r w:rsidRPr="00963ED8">
        <w:rPr>
          <w:rFonts w:cs="Times New Roman"/>
          <w:sz w:val="22"/>
          <w:szCs w:val="22"/>
          <w:lang w:val="es-CO"/>
          <w:rPrChange w:id="9271" w:author="Massiel Nayibe Moreno Ladino" w:date="2025-01-15T13:00:00Z" w16du:dateUtc="2025-01-15T18:00:00Z">
            <w:rPr>
              <w:rFonts w:cs="Times New Roman"/>
              <w:sz w:val="22"/>
              <w:szCs w:val="22"/>
            </w:rPr>
          </w:rPrChange>
        </w:rPr>
        <w:t>Revisado por:</w:t>
      </w:r>
      <w:r w:rsidRPr="00963ED8">
        <w:rPr>
          <w:rFonts w:cs="Times New Roman"/>
          <w:spacing w:val="-1"/>
          <w:sz w:val="22"/>
          <w:szCs w:val="22"/>
          <w:lang w:val="es-CO"/>
          <w:rPrChange w:id="9272" w:author="Massiel Nayibe Moreno Ladino" w:date="2025-01-15T13:00:00Z" w16du:dateUtc="2025-01-15T18:00:00Z">
            <w:rPr>
              <w:rFonts w:cs="Times New Roman"/>
              <w:spacing w:val="-1"/>
              <w:sz w:val="22"/>
              <w:szCs w:val="22"/>
            </w:rPr>
          </w:rPrChange>
        </w:rPr>
        <w:t xml:space="preserve"> __________________________________________________________________</w:t>
      </w:r>
    </w:p>
    <w:p w14:paraId="39B7D7D0" w14:textId="77777777" w:rsidR="007D45CA" w:rsidRPr="00963ED8" w:rsidRDefault="007D45CA" w:rsidP="00E767D4">
      <w:pPr>
        <w:jc w:val="both"/>
        <w:rPr>
          <w:rFonts w:cs="Times New Roman"/>
          <w:sz w:val="22"/>
          <w:szCs w:val="22"/>
          <w:lang w:val="es-CO"/>
          <w:rPrChange w:id="9273" w:author="Massiel Nayibe Moreno Ladino" w:date="2025-01-15T13:00:00Z" w16du:dateUtc="2025-01-15T18:00:00Z">
            <w:rPr>
              <w:rFonts w:cs="Times New Roman"/>
              <w:sz w:val="22"/>
              <w:szCs w:val="22"/>
            </w:rPr>
          </w:rPrChange>
        </w:rPr>
      </w:pPr>
    </w:p>
    <w:p w14:paraId="16386516" w14:textId="77777777" w:rsidR="00441859" w:rsidRPr="00963ED8" w:rsidRDefault="00DE7F5C">
      <w:pPr>
        <w:jc w:val="both"/>
        <w:rPr>
          <w:rFonts w:cs="Times New Roman"/>
          <w:spacing w:val="-1"/>
          <w:sz w:val="22"/>
          <w:szCs w:val="22"/>
          <w:lang w:val="es-CO"/>
          <w:rPrChange w:id="9274" w:author="Massiel Nayibe Moreno Ladino" w:date="2025-01-15T13:00:00Z" w16du:dateUtc="2025-01-15T18:00:00Z">
            <w:rPr>
              <w:rFonts w:cs="Times New Roman"/>
              <w:spacing w:val="-1"/>
              <w:sz w:val="22"/>
              <w:szCs w:val="22"/>
            </w:rPr>
          </w:rPrChange>
        </w:rPr>
      </w:pPr>
      <w:r w:rsidRPr="00963ED8">
        <w:rPr>
          <w:rFonts w:cs="Times New Roman"/>
          <w:spacing w:val="-1"/>
          <w:sz w:val="22"/>
          <w:szCs w:val="22"/>
          <w:lang w:val="es-CO"/>
          <w:rPrChange w:id="9275" w:author="Massiel Nayibe Moreno Ladino" w:date="2025-01-15T13:00:00Z" w16du:dateUtc="2025-01-15T18:00:00Z">
            <w:rPr>
              <w:rFonts w:cs="Times New Roman"/>
              <w:spacing w:val="-1"/>
              <w:sz w:val="22"/>
              <w:szCs w:val="22"/>
            </w:rPr>
          </w:rPrChange>
        </w:rPr>
        <w:t xml:space="preserve">Firma </w:t>
      </w:r>
      <w:r w:rsidRPr="00963ED8">
        <w:rPr>
          <w:rFonts w:cs="Times New Roman"/>
          <w:sz w:val="22"/>
          <w:szCs w:val="22"/>
          <w:lang w:val="es-CO"/>
          <w:rPrChange w:id="9276" w:author="Massiel Nayibe Moreno Ladino" w:date="2025-01-15T13:00:00Z" w16du:dateUtc="2025-01-15T18:00:00Z">
            <w:rPr>
              <w:rFonts w:cs="Times New Roman"/>
              <w:sz w:val="22"/>
              <w:szCs w:val="22"/>
            </w:rPr>
          </w:rPrChange>
        </w:rPr>
        <w:t>del revisor</w:t>
      </w:r>
      <w:r w:rsidRPr="00963ED8">
        <w:rPr>
          <w:rFonts w:cs="Times New Roman"/>
          <w:spacing w:val="-1"/>
          <w:sz w:val="22"/>
          <w:szCs w:val="22"/>
          <w:lang w:val="es-CO"/>
          <w:rPrChange w:id="9277" w:author="Massiel Nayibe Moreno Ladino" w:date="2025-01-15T13:00:00Z" w16du:dateUtc="2025-01-15T18:00:00Z">
            <w:rPr>
              <w:rFonts w:cs="Times New Roman"/>
              <w:spacing w:val="-1"/>
              <w:sz w:val="22"/>
              <w:szCs w:val="22"/>
            </w:rPr>
          </w:rPrChange>
        </w:rPr>
        <w:t>: __________________________________________________________________</w:t>
      </w:r>
    </w:p>
    <w:p w14:paraId="74B1BAB2" w14:textId="77777777" w:rsidR="007D45CA" w:rsidRPr="00963ED8" w:rsidRDefault="007D45CA" w:rsidP="00E767D4">
      <w:pPr>
        <w:jc w:val="both"/>
        <w:rPr>
          <w:rFonts w:cs="Times New Roman"/>
          <w:sz w:val="22"/>
          <w:szCs w:val="22"/>
          <w:lang w:val="es-CO"/>
          <w:rPrChange w:id="9278" w:author="Massiel Nayibe Moreno Ladino" w:date="2025-01-15T13:00:00Z" w16du:dateUtc="2025-01-15T18:00:00Z">
            <w:rPr>
              <w:rFonts w:cs="Times New Roman"/>
              <w:sz w:val="22"/>
              <w:szCs w:val="22"/>
            </w:rPr>
          </w:rPrChange>
        </w:rPr>
      </w:pPr>
    </w:p>
    <w:p w14:paraId="0C8ACB4C" w14:textId="77777777" w:rsidR="00441859" w:rsidRPr="00963ED8" w:rsidRDefault="00DE7F5C">
      <w:pPr>
        <w:jc w:val="both"/>
        <w:rPr>
          <w:rFonts w:cs="Times New Roman"/>
          <w:sz w:val="22"/>
          <w:szCs w:val="22"/>
          <w:lang w:val="es-CO"/>
          <w:rPrChange w:id="9279" w:author="Massiel Nayibe Moreno Ladino" w:date="2025-01-15T13:00:00Z" w16du:dateUtc="2025-01-15T18:00:00Z">
            <w:rPr>
              <w:rFonts w:cs="Times New Roman"/>
              <w:sz w:val="22"/>
              <w:szCs w:val="22"/>
            </w:rPr>
          </w:rPrChange>
        </w:rPr>
      </w:pPr>
      <w:r w:rsidRPr="00963ED8">
        <w:rPr>
          <w:rFonts w:cs="Times New Roman"/>
          <w:sz w:val="22"/>
          <w:szCs w:val="22"/>
          <w:lang w:val="es-CO"/>
          <w:rPrChange w:id="9280" w:author="Massiel Nayibe Moreno Ladino" w:date="2025-01-15T13:00:00Z" w16du:dateUtc="2025-01-15T18:00:00Z">
            <w:rPr>
              <w:rFonts w:cs="Times New Roman"/>
              <w:sz w:val="22"/>
              <w:szCs w:val="22"/>
            </w:rPr>
          </w:rPrChange>
        </w:rPr>
        <w:t>Date: _________________</w:t>
      </w:r>
    </w:p>
    <w:p w14:paraId="73B84D89" w14:textId="77777777" w:rsidR="007D45CA" w:rsidRPr="00963ED8" w:rsidRDefault="007D45CA" w:rsidP="00E767D4">
      <w:pPr>
        <w:jc w:val="both"/>
        <w:rPr>
          <w:rStyle w:val="Ttulo3Car"/>
          <w:rFonts w:eastAsiaTheme="minorEastAsia" w:cs="Times New Roman"/>
          <w:b w:val="0"/>
          <w:bCs w:val="0"/>
          <w:caps/>
          <w:color w:val="auto"/>
          <w:sz w:val="22"/>
          <w:szCs w:val="22"/>
          <w:lang w:val="es-CO"/>
          <w:rPrChange w:id="9281" w:author="Massiel Nayibe Moreno Ladino" w:date="2025-01-15T13:00:00Z" w16du:dateUtc="2025-01-15T18:00:00Z">
            <w:rPr>
              <w:rStyle w:val="Ttulo3Car"/>
              <w:rFonts w:eastAsiaTheme="minorEastAsia" w:cs="Times New Roman"/>
              <w:b w:val="0"/>
              <w:bCs w:val="0"/>
              <w:caps/>
              <w:color w:val="auto"/>
              <w:sz w:val="22"/>
              <w:szCs w:val="22"/>
            </w:rPr>
          </w:rPrChange>
        </w:rPr>
      </w:pPr>
      <w:r w:rsidRPr="00963ED8">
        <w:rPr>
          <w:rFonts w:cs="Times New Roman"/>
          <w:caps/>
          <w:sz w:val="22"/>
          <w:szCs w:val="22"/>
          <w:lang w:val="es-CO"/>
          <w:rPrChange w:id="9282" w:author="Massiel Nayibe Moreno Ladino" w:date="2025-01-15T13:00:00Z" w16du:dateUtc="2025-01-15T18:00:00Z">
            <w:rPr>
              <w:rFonts w:eastAsiaTheme="majorEastAsia" w:cs="Times New Roman"/>
              <w:b/>
              <w:bCs/>
              <w:caps/>
              <w:color w:val="E66800"/>
              <w:sz w:val="22"/>
              <w:szCs w:val="22"/>
            </w:rPr>
          </w:rPrChange>
        </w:rPr>
        <w:br w:type="page"/>
      </w:r>
    </w:p>
    <w:p w14:paraId="43A5CEF8" w14:textId="77777777" w:rsidR="00441859" w:rsidRPr="00963ED8" w:rsidRDefault="00DE7F5C">
      <w:pPr>
        <w:pStyle w:val="Ttulo1"/>
        <w:jc w:val="both"/>
        <w:rPr>
          <w:rStyle w:val="Ttulo3Car"/>
          <w:b/>
          <w:bCs/>
          <w:lang w:val="es-CO"/>
          <w:rPrChange w:id="9283" w:author="Massiel Nayibe Moreno Ladino" w:date="2025-01-15T13:00:00Z" w16du:dateUtc="2025-01-15T18:00:00Z">
            <w:rPr>
              <w:rStyle w:val="Ttulo3Car"/>
              <w:b/>
              <w:bCs/>
              <w:szCs w:val="24"/>
            </w:rPr>
          </w:rPrChange>
        </w:rPr>
      </w:pPr>
      <w:bookmarkStart w:id="9284" w:name="_Annex_H_1"/>
      <w:bookmarkStart w:id="9285" w:name="_Annex_L:_Reference"/>
      <w:bookmarkStart w:id="9286" w:name="_Toc184807013"/>
      <w:bookmarkStart w:id="9287" w:name="_Toc185435538"/>
      <w:bookmarkStart w:id="9288" w:name="_Toc29250610"/>
      <w:bookmarkEnd w:id="9284"/>
      <w:bookmarkEnd w:id="9285"/>
      <w:r w:rsidRPr="00963ED8">
        <w:rPr>
          <w:rStyle w:val="Ttulo3Car"/>
          <w:b/>
          <w:bCs/>
          <w:lang w:val="es-CO"/>
          <w:rPrChange w:id="9289" w:author="Massiel Nayibe Moreno Ladino" w:date="2025-01-15T13:00:00Z" w16du:dateUtc="2025-01-15T18:00:00Z">
            <w:rPr>
              <w:rStyle w:val="Ttulo3Car"/>
              <w:b/>
              <w:bCs/>
            </w:rPr>
          </w:rPrChange>
        </w:rPr>
        <w:lastRenderedPageBreak/>
        <w:t>Anexo L: Control de referencias</w:t>
      </w:r>
      <w:bookmarkEnd w:id="9286"/>
      <w:bookmarkEnd w:id="9287"/>
    </w:p>
    <w:p w14:paraId="4B01C7F3" w14:textId="77777777" w:rsidR="00441859" w:rsidRPr="00963ED8" w:rsidRDefault="00DE7F5C">
      <w:pPr>
        <w:jc w:val="center"/>
        <w:rPr>
          <w:rFonts w:cs="Times New Roman"/>
          <w:b/>
          <w:iCs/>
          <w:lang w:val="es-CO"/>
          <w:rPrChange w:id="9290" w:author="Massiel Nayibe Moreno Ladino" w:date="2025-01-15T13:00:00Z" w16du:dateUtc="2025-01-15T18:00:00Z">
            <w:rPr>
              <w:rFonts w:cs="Times New Roman"/>
              <w:b/>
              <w:iCs/>
            </w:rPr>
          </w:rPrChange>
        </w:rPr>
      </w:pPr>
      <w:r w:rsidRPr="00963ED8">
        <w:rPr>
          <w:rFonts w:cs="Times New Roman"/>
          <w:b/>
          <w:iCs/>
          <w:lang w:val="es-CO"/>
          <w:rPrChange w:id="9291" w:author="Massiel Nayibe Moreno Ladino" w:date="2025-01-15T13:00:00Z" w16du:dateUtc="2025-01-15T18:00:00Z">
            <w:rPr>
              <w:rFonts w:cs="Times New Roman"/>
              <w:b/>
              <w:iCs/>
            </w:rPr>
          </w:rPrChange>
        </w:rPr>
        <w:t>Comprobación de referencias</w:t>
      </w:r>
    </w:p>
    <w:p w14:paraId="5EE0D824" w14:textId="77777777" w:rsidR="002C08E2" w:rsidRPr="00963ED8" w:rsidRDefault="002C08E2" w:rsidP="002C08E2">
      <w:pPr>
        <w:jc w:val="center"/>
        <w:rPr>
          <w:rFonts w:cs="Times New Roman"/>
          <w:b/>
          <w:iCs/>
          <w:lang w:val="es-CO"/>
          <w:rPrChange w:id="9292" w:author="Massiel Nayibe Moreno Ladino" w:date="2025-01-15T13:00:00Z" w16du:dateUtc="2025-01-15T18:00:00Z">
            <w:rPr>
              <w:rFonts w:cs="Times New Roman"/>
              <w:b/>
              <w:iCs/>
            </w:rPr>
          </w:rPrChange>
        </w:rPr>
      </w:pPr>
    </w:p>
    <w:p w14:paraId="1E609689" w14:textId="77777777" w:rsidR="00441859" w:rsidRPr="00963ED8" w:rsidRDefault="00DE7F5C">
      <w:pPr>
        <w:spacing w:line="480" w:lineRule="auto"/>
        <w:jc w:val="both"/>
        <w:rPr>
          <w:rFonts w:cs="Times New Roman"/>
          <w:bCs/>
          <w:iCs/>
          <w:lang w:val="es-CO"/>
          <w:rPrChange w:id="9293" w:author="Massiel Nayibe Moreno Ladino" w:date="2025-01-15T13:00:00Z" w16du:dateUtc="2025-01-15T18:00:00Z">
            <w:rPr>
              <w:rFonts w:cs="Times New Roman"/>
              <w:bCs/>
              <w:iCs/>
            </w:rPr>
          </w:rPrChange>
        </w:rPr>
      </w:pPr>
      <w:r w:rsidRPr="00963ED8">
        <w:rPr>
          <w:rFonts w:cs="Times New Roman"/>
          <w:bCs/>
          <w:iCs/>
          <w:lang w:val="es-CO"/>
          <w:rPrChange w:id="9294" w:author="Massiel Nayibe Moreno Ladino" w:date="2025-01-15T13:00:00Z" w16du:dateUtc="2025-01-15T18:00:00Z">
            <w:rPr>
              <w:rFonts w:cs="Times New Roman"/>
              <w:bCs/>
              <w:iCs/>
            </w:rPr>
          </w:rPrChange>
        </w:rPr>
        <w:t xml:space="preserve">Saludos de Compañeros de las Américas </w:t>
      </w:r>
      <w:r w:rsidRPr="00963ED8">
        <w:rPr>
          <w:rFonts w:cs="Times New Roman"/>
          <w:bCs/>
          <w:iCs/>
          <w:highlight w:val="yellow"/>
          <w:lang w:val="es-CO"/>
          <w:rPrChange w:id="9295" w:author="Massiel Nayibe Moreno Ladino" w:date="2025-01-15T13:00:00Z" w16du:dateUtc="2025-01-15T18:00:00Z">
            <w:rPr>
              <w:rFonts w:cs="Times New Roman"/>
              <w:bCs/>
              <w:iCs/>
              <w:highlight w:val="yellow"/>
            </w:rPr>
          </w:rPrChange>
        </w:rPr>
        <w:t>Nombre de referencia</w:t>
      </w:r>
      <w:r w:rsidRPr="00963ED8">
        <w:rPr>
          <w:rFonts w:cs="Times New Roman"/>
          <w:bCs/>
          <w:iCs/>
          <w:lang w:val="es-CO"/>
          <w:rPrChange w:id="9296" w:author="Massiel Nayibe Moreno Ladino" w:date="2025-01-15T13:00:00Z" w16du:dateUtc="2025-01-15T18:00:00Z">
            <w:rPr>
              <w:rFonts w:cs="Times New Roman"/>
              <w:bCs/>
              <w:iCs/>
            </w:rPr>
          </w:rPrChange>
        </w:rPr>
        <w:t xml:space="preserve">, </w:t>
      </w:r>
    </w:p>
    <w:p w14:paraId="4CA71FCD" w14:textId="77777777" w:rsidR="002C08E2" w:rsidRPr="00963ED8" w:rsidRDefault="002C08E2" w:rsidP="002C08E2">
      <w:pPr>
        <w:spacing w:line="480" w:lineRule="auto"/>
        <w:jc w:val="both"/>
        <w:rPr>
          <w:rFonts w:cs="Times New Roman"/>
          <w:bCs/>
          <w:iCs/>
          <w:lang w:val="es-CO"/>
          <w:rPrChange w:id="9297" w:author="Massiel Nayibe Moreno Ladino" w:date="2025-01-15T13:00:00Z" w16du:dateUtc="2025-01-15T18:00:00Z">
            <w:rPr>
              <w:rFonts w:cs="Times New Roman"/>
              <w:bCs/>
              <w:iCs/>
            </w:rPr>
          </w:rPrChange>
        </w:rPr>
      </w:pPr>
    </w:p>
    <w:p w14:paraId="7A7BD6C4" w14:textId="77777777" w:rsidR="00441859" w:rsidRPr="00963ED8" w:rsidRDefault="00DE7F5C">
      <w:pPr>
        <w:spacing w:line="480" w:lineRule="auto"/>
        <w:jc w:val="both"/>
        <w:rPr>
          <w:rFonts w:cs="Times New Roman"/>
          <w:bCs/>
          <w:iCs/>
          <w:lang w:val="es-CO"/>
          <w:rPrChange w:id="9298" w:author="Massiel Nayibe Moreno Ladino" w:date="2025-01-15T13:00:00Z" w16du:dateUtc="2025-01-15T18:00:00Z">
            <w:rPr>
              <w:rFonts w:cs="Times New Roman"/>
              <w:bCs/>
              <w:iCs/>
            </w:rPr>
          </w:rPrChange>
        </w:rPr>
      </w:pPr>
      <w:r w:rsidRPr="00963ED8">
        <w:rPr>
          <w:rFonts w:cs="Times New Roman"/>
          <w:bCs/>
          <w:iCs/>
          <w:lang w:val="es-CO"/>
          <w:rPrChange w:id="9299" w:author="Massiel Nayibe Moreno Ladino" w:date="2025-01-15T13:00:00Z" w16du:dateUtc="2025-01-15T18:00:00Z">
            <w:rPr>
              <w:rFonts w:cs="Times New Roman"/>
              <w:bCs/>
              <w:iCs/>
            </w:rPr>
          </w:rPrChange>
        </w:rPr>
        <w:t xml:space="preserve">Actualmente estamos considerando </w:t>
      </w:r>
      <w:r w:rsidRPr="00963ED8">
        <w:rPr>
          <w:rFonts w:cs="Times New Roman"/>
          <w:bCs/>
          <w:iCs/>
          <w:highlight w:val="yellow"/>
          <w:lang w:val="es-CO"/>
          <w:rPrChange w:id="9300" w:author="Massiel Nayibe Moreno Ladino" w:date="2025-01-15T13:00:00Z" w16du:dateUtc="2025-01-15T18:00:00Z">
            <w:rPr>
              <w:rFonts w:cs="Times New Roman"/>
              <w:bCs/>
              <w:iCs/>
              <w:highlight w:val="yellow"/>
            </w:rPr>
          </w:rPrChange>
        </w:rPr>
        <w:t xml:space="preserve">Nombre del candidato </w:t>
      </w:r>
      <w:r w:rsidRPr="00963ED8">
        <w:rPr>
          <w:rFonts w:cs="Times New Roman"/>
          <w:bCs/>
          <w:iCs/>
          <w:lang w:val="es-CO"/>
          <w:rPrChange w:id="9301" w:author="Massiel Nayibe Moreno Ladino" w:date="2025-01-15T13:00:00Z" w16du:dateUtc="2025-01-15T18:00:00Z">
            <w:rPr>
              <w:rFonts w:cs="Times New Roman"/>
              <w:bCs/>
              <w:iCs/>
            </w:rPr>
          </w:rPrChange>
        </w:rPr>
        <w:t xml:space="preserve">para el puesto de </w:t>
      </w:r>
      <w:r w:rsidRPr="00963ED8">
        <w:rPr>
          <w:rFonts w:cs="Times New Roman"/>
          <w:bCs/>
          <w:iCs/>
          <w:highlight w:val="yellow"/>
          <w:lang w:val="es-CO"/>
          <w:rPrChange w:id="9302" w:author="Massiel Nayibe Moreno Ladino" w:date="2025-01-15T13:00:00Z" w16du:dateUtc="2025-01-15T18:00:00Z">
            <w:rPr>
              <w:rFonts w:cs="Times New Roman"/>
              <w:bCs/>
              <w:iCs/>
              <w:highlight w:val="yellow"/>
            </w:rPr>
          </w:rPrChange>
        </w:rPr>
        <w:t xml:space="preserve">Nombre de la posición </w:t>
      </w:r>
      <w:r w:rsidRPr="00963ED8">
        <w:rPr>
          <w:rFonts w:cs="Times New Roman"/>
          <w:bCs/>
          <w:iCs/>
          <w:lang w:val="es-CO"/>
          <w:rPrChange w:id="9303" w:author="Massiel Nayibe Moreno Ladino" w:date="2025-01-15T13:00:00Z" w16du:dateUtc="2025-01-15T18:00:00Z">
            <w:rPr>
              <w:rFonts w:cs="Times New Roman"/>
              <w:bCs/>
              <w:iCs/>
            </w:rPr>
          </w:rPrChange>
        </w:rPr>
        <w:t xml:space="preserve">en </w:t>
      </w:r>
      <w:r w:rsidRPr="00963ED8">
        <w:rPr>
          <w:rFonts w:cs="Times New Roman"/>
          <w:bCs/>
          <w:i/>
          <w:lang w:val="es-CO"/>
          <w:rPrChange w:id="9304" w:author="Massiel Nayibe Moreno Ladino" w:date="2025-01-15T13:00:00Z" w16du:dateUtc="2025-01-15T18:00:00Z">
            <w:rPr>
              <w:rFonts w:cs="Times New Roman"/>
              <w:bCs/>
              <w:i/>
            </w:rPr>
          </w:rPrChange>
        </w:rPr>
        <w:t>Compañeros de las Américas</w:t>
      </w:r>
      <w:r w:rsidRPr="00963ED8">
        <w:rPr>
          <w:rFonts w:cs="Times New Roman"/>
          <w:bCs/>
          <w:iCs/>
          <w:lang w:val="es-CO"/>
          <w:rPrChange w:id="9305" w:author="Massiel Nayibe Moreno Ladino" w:date="2025-01-15T13:00:00Z" w16du:dateUtc="2025-01-15T18:00:00Z">
            <w:rPr>
              <w:rFonts w:cs="Times New Roman"/>
              <w:bCs/>
              <w:iCs/>
            </w:rPr>
          </w:rPrChange>
        </w:rPr>
        <w:t xml:space="preserve">. </w:t>
      </w:r>
    </w:p>
    <w:p w14:paraId="2390B14A" w14:textId="77777777" w:rsidR="002C08E2" w:rsidRPr="00963ED8" w:rsidRDefault="002C08E2" w:rsidP="002C08E2">
      <w:pPr>
        <w:spacing w:line="480" w:lineRule="auto"/>
        <w:jc w:val="both"/>
        <w:rPr>
          <w:rFonts w:cs="Times New Roman"/>
          <w:bCs/>
          <w:iCs/>
          <w:lang w:val="es-CO"/>
          <w:rPrChange w:id="9306" w:author="Massiel Nayibe Moreno Ladino" w:date="2025-01-15T13:00:00Z" w16du:dateUtc="2025-01-15T18:00:00Z">
            <w:rPr>
              <w:rFonts w:cs="Times New Roman"/>
              <w:bCs/>
              <w:iCs/>
            </w:rPr>
          </w:rPrChange>
        </w:rPr>
      </w:pPr>
    </w:p>
    <w:p w14:paraId="7BEB049A" w14:textId="77777777" w:rsidR="00441859" w:rsidRPr="00963ED8" w:rsidRDefault="00DE7F5C">
      <w:pPr>
        <w:spacing w:line="480" w:lineRule="auto"/>
        <w:jc w:val="both"/>
        <w:rPr>
          <w:rFonts w:cs="Times New Roman"/>
          <w:bCs/>
          <w:iCs/>
          <w:lang w:val="es-CO"/>
          <w:rPrChange w:id="9307" w:author="Massiel Nayibe Moreno Ladino" w:date="2025-01-15T13:00:00Z" w16du:dateUtc="2025-01-15T18:00:00Z">
            <w:rPr>
              <w:rFonts w:cs="Times New Roman"/>
              <w:bCs/>
              <w:iCs/>
            </w:rPr>
          </w:rPrChange>
        </w:rPr>
      </w:pPr>
      <w:r w:rsidRPr="00963ED8">
        <w:rPr>
          <w:rFonts w:cs="Times New Roman"/>
          <w:bCs/>
          <w:iCs/>
          <w:lang w:val="es-CO"/>
          <w:rPrChange w:id="9308" w:author="Massiel Nayibe Moreno Ladino" w:date="2025-01-15T13:00:00Z" w16du:dateUtc="2025-01-15T18:00:00Z">
            <w:rPr>
              <w:rFonts w:cs="Times New Roman"/>
              <w:bCs/>
              <w:iCs/>
            </w:rPr>
          </w:rPrChange>
        </w:rPr>
        <w:t>Nos han facilitado su nombre como referencia profesional. Tenemos algunas preguntas sobre su rendimiento demostrado y su aptitud para el puesto. Le agradecemos de antemano que responda a estas preguntas.</w:t>
      </w:r>
    </w:p>
    <w:p w14:paraId="4A9B23BB" w14:textId="77777777" w:rsidR="002C08E2" w:rsidRPr="00963ED8" w:rsidRDefault="002C08E2" w:rsidP="002C08E2">
      <w:pPr>
        <w:spacing w:line="480" w:lineRule="auto"/>
        <w:jc w:val="both"/>
        <w:rPr>
          <w:rFonts w:cs="Times New Roman"/>
          <w:bCs/>
          <w:iCs/>
          <w:lang w:val="es-CO"/>
          <w:rPrChange w:id="9309" w:author="Massiel Nayibe Moreno Ladino" w:date="2025-01-15T13:00:00Z" w16du:dateUtc="2025-01-15T18:00:00Z">
            <w:rPr>
              <w:rFonts w:cs="Times New Roman"/>
              <w:bCs/>
              <w:iCs/>
            </w:rPr>
          </w:rPrChange>
        </w:rPr>
      </w:pPr>
    </w:p>
    <w:p w14:paraId="021C7B44" w14:textId="77777777" w:rsidR="00441859" w:rsidRPr="00963ED8" w:rsidRDefault="00DE7F5C">
      <w:pPr>
        <w:spacing w:line="480" w:lineRule="auto"/>
        <w:jc w:val="both"/>
        <w:rPr>
          <w:rFonts w:cs="Times New Roman"/>
          <w:bCs/>
          <w:iCs/>
          <w:lang w:val="es-CO"/>
          <w:rPrChange w:id="9310" w:author="Massiel Nayibe Moreno Ladino" w:date="2025-01-15T13:00:00Z" w16du:dateUtc="2025-01-15T18:00:00Z">
            <w:rPr>
              <w:rFonts w:cs="Times New Roman"/>
              <w:bCs/>
              <w:iCs/>
            </w:rPr>
          </w:rPrChange>
        </w:rPr>
      </w:pPr>
      <w:r w:rsidRPr="00963ED8">
        <w:rPr>
          <w:rFonts w:cs="Times New Roman"/>
          <w:bCs/>
          <w:iCs/>
          <w:lang w:val="es-CO"/>
          <w:rPrChange w:id="9311" w:author="Massiel Nayibe Moreno Ladino" w:date="2025-01-15T13:00:00Z" w16du:dateUtc="2025-01-15T18:00:00Z">
            <w:rPr>
              <w:rFonts w:cs="Times New Roman"/>
              <w:bCs/>
              <w:iCs/>
            </w:rPr>
          </w:rPrChange>
        </w:rPr>
        <w:t>Si prefiere repasar estas cuestiones a través de una llamada virtual, indíqueme una hora y un número de teléfono donde pueda ponerme en contacto con usted.</w:t>
      </w:r>
    </w:p>
    <w:p w14:paraId="423C18A7" w14:textId="77777777" w:rsidR="002C08E2" w:rsidRPr="00963ED8" w:rsidRDefault="002C08E2" w:rsidP="002C08E2">
      <w:pPr>
        <w:spacing w:line="480" w:lineRule="auto"/>
        <w:jc w:val="both"/>
        <w:rPr>
          <w:rFonts w:cs="Times New Roman"/>
          <w:bCs/>
          <w:iCs/>
          <w:lang w:val="es-CO"/>
          <w:rPrChange w:id="9312" w:author="Massiel Nayibe Moreno Ladino" w:date="2025-01-15T13:00:00Z" w16du:dateUtc="2025-01-15T18:00:00Z">
            <w:rPr>
              <w:rFonts w:cs="Times New Roman"/>
              <w:bCs/>
              <w:iCs/>
            </w:rPr>
          </w:rPrChange>
        </w:rPr>
      </w:pPr>
    </w:p>
    <w:p w14:paraId="19B181CC" w14:textId="77777777" w:rsidR="00441859" w:rsidRPr="00963ED8" w:rsidRDefault="00DE7F5C">
      <w:pPr>
        <w:spacing w:line="480" w:lineRule="auto"/>
        <w:jc w:val="both"/>
        <w:rPr>
          <w:rFonts w:cs="Times New Roman"/>
          <w:bCs/>
          <w:iCs/>
          <w:lang w:val="es-CO"/>
          <w:rPrChange w:id="9313" w:author="Massiel Nayibe Moreno Ladino" w:date="2025-01-15T13:00:00Z" w16du:dateUtc="2025-01-15T18:00:00Z">
            <w:rPr>
              <w:rFonts w:cs="Times New Roman"/>
              <w:bCs/>
              <w:iCs/>
            </w:rPr>
          </w:rPrChange>
        </w:rPr>
      </w:pPr>
      <w:r w:rsidRPr="00963ED8">
        <w:rPr>
          <w:rFonts w:cs="Times New Roman"/>
          <w:bCs/>
          <w:iCs/>
          <w:lang w:val="es-CO"/>
          <w:rPrChange w:id="9314" w:author="Massiel Nayibe Moreno Ladino" w:date="2025-01-15T13:00:00Z" w16du:dateUtc="2025-01-15T18:00:00Z">
            <w:rPr>
              <w:rFonts w:cs="Times New Roman"/>
              <w:bCs/>
              <w:iCs/>
            </w:rPr>
          </w:rPrChange>
        </w:rPr>
        <w:t>Tenga en cuenta que intentamos actuar con rapidez, por lo que le agradecemos que preste atención a este asunto.</w:t>
      </w:r>
    </w:p>
    <w:p w14:paraId="49CD3B63" w14:textId="77777777" w:rsidR="00441859" w:rsidRDefault="00DE7F5C">
      <w:pPr>
        <w:spacing w:line="480" w:lineRule="auto"/>
        <w:jc w:val="both"/>
        <w:rPr>
          <w:rFonts w:cs="Times New Roman"/>
          <w:bCs/>
          <w:iCs/>
        </w:rPr>
      </w:pPr>
      <w:r w:rsidRPr="00806D0D">
        <w:rPr>
          <w:rFonts w:cs="Times New Roman"/>
          <w:bCs/>
          <w:iCs/>
        </w:rPr>
        <w:t>Gracias por su tiempo.</w:t>
      </w:r>
    </w:p>
    <w:p w14:paraId="616C325C" w14:textId="77777777" w:rsidR="00441859" w:rsidRDefault="00DE7F5C">
      <w:pPr>
        <w:pStyle w:val="Prrafodelista"/>
        <w:numPr>
          <w:ilvl w:val="0"/>
          <w:numId w:val="158"/>
        </w:numPr>
        <w:spacing w:line="480" w:lineRule="auto"/>
        <w:jc w:val="both"/>
        <w:rPr>
          <w:rFonts w:cs="Times New Roman"/>
          <w:bCs/>
          <w:iCs/>
        </w:rPr>
      </w:pPr>
      <w:r w:rsidRPr="00396D34">
        <w:rPr>
          <w:rFonts w:cs="Times New Roman"/>
          <w:bCs/>
          <w:iCs/>
        </w:rPr>
        <w:t xml:space="preserve">Nombre del empleador </w:t>
      </w:r>
      <w:r>
        <w:rPr>
          <w:rFonts w:cs="Times New Roman"/>
          <w:bCs/>
          <w:iCs/>
        </w:rPr>
        <w:t xml:space="preserve">anterior: </w:t>
      </w:r>
    </w:p>
    <w:p w14:paraId="0ED4D4C2" w14:textId="77777777" w:rsidR="00441859" w:rsidRDefault="00DE7F5C">
      <w:pPr>
        <w:pStyle w:val="Prrafodelista"/>
        <w:numPr>
          <w:ilvl w:val="0"/>
          <w:numId w:val="158"/>
        </w:numPr>
        <w:spacing w:line="480" w:lineRule="auto"/>
        <w:jc w:val="both"/>
        <w:rPr>
          <w:rFonts w:cs="Times New Roman"/>
          <w:bCs/>
          <w:iCs/>
        </w:rPr>
      </w:pPr>
      <w:r w:rsidRPr="00DC4988">
        <w:rPr>
          <w:rFonts w:cs="Times New Roman"/>
          <w:bCs/>
          <w:iCs/>
        </w:rPr>
        <w:t>Título del puesto :</w:t>
      </w:r>
    </w:p>
    <w:p w14:paraId="15F2C815" w14:textId="77777777" w:rsidR="00441859" w:rsidRDefault="00DE7F5C">
      <w:pPr>
        <w:pStyle w:val="Prrafodelista"/>
        <w:numPr>
          <w:ilvl w:val="0"/>
          <w:numId w:val="158"/>
        </w:numPr>
        <w:spacing w:line="480" w:lineRule="auto"/>
        <w:jc w:val="both"/>
        <w:rPr>
          <w:rFonts w:cs="Times New Roman"/>
          <w:bCs/>
          <w:iCs/>
        </w:rPr>
      </w:pPr>
      <w:r w:rsidRPr="00DC4988">
        <w:rPr>
          <w:rFonts w:cs="Times New Roman"/>
          <w:bCs/>
          <w:iCs/>
        </w:rPr>
        <w:t>Relación con el candidato</w:t>
      </w:r>
      <w:r>
        <w:rPr>
          <w:rFonts w:cs="Times New Roman"/>
          <w:bCs/>
          <w:iCs/>
        </w:rPr>
        <w:t xml:space="preserve">: </w:t>
      </w:r>
    </w:p>
    <w:p w14:paraId="1DF28A8C" w14:textId="77777777" w:rsidR="00441859" w:rsidRPr="00963ED8" w:rsidRDefault="00DE7F5C">
      <w:pPr>
        <w:pStyle w:val="Prrafodelista"/>
        <w:numPr>
          <w:ilvl w:val="0"/>
          <w:numId w:val="158"/>
        </w:numPr>
        <w:spacing w:line="480" w:lineRule="auto"/>
        <w:jc w:val="both"/>
        <w:rPr>
          <w:rFonts w:cs="Times New Roman"/>
          <w:bCs/>
          <w:iCs/>
          <w:lang w:val="es-CO"/>
          <w:rPrChange w:id="9315" w:author="Massiel Nayibe Moreno Ladino" w:date="2025-01-15T13:00:00Z" w16du:dateUtc="2025-01-15T18:00:00Z">
            <w:rPr>
              <w:rFonts w:cs="Times New Roman"/>
              <w:bCs/>
              <w:iCs/>
            </w:rPr>
          </w:rPrChange>
        </w:rPr>
      </w:pPr>
      <w:r w:rsidRPr="00963ED8">
        <w:rPr>
          <w:rFonts w:cs="Times New Roman"/>
          <w:bCs/>
          <w:iCs/>
          <w:lang w:val="es-CO"/>
          <w:rPrChange w:id="9316" w:author="Massiel Nayibe Moreno Ladino" w:date="2025-01-15T13:00:00Z" w16du:dateUtc="2025-01-15T18:00:00Z">
            <w:rPr>
              <w:rFonts w:cs="Times New Roman"/>
              <w:bCs/>
              <w:iCs/>
            </w:rPr>
          </w:rPrChange>
        </w:rPr>
        <w:t>Fechas de empleo: Desde: _______________ Hasta: _______________________</w:t>
      </w:r>
    </w:p>
    <w:p w14:paraId="7CB9EA2F" w14:textId="77777777" w:rsidR="00441859" w:rsidRDefault="00DE7F5C">
      <w:pPr>
        <w:pStyle w:val="Prrafodelista"/>
        <w:numPr>
          <w:ilvl w:val="0"/>
          <w:numId w:val="158"/>
        </w:numPr>
        <w:spacing w:line="480" w:lineRule="auto"/>
        <w:jc w:val="both"/>
        <w:rPr>
          <w:rFonts w:cs="Times New Roman"/>
          <w:bCs/>
          <w:iCs/>
        </w:rPr>
      </w:pPr>
      <w:r w:rsidRPr="00963ED8">
        <w:rPr>
          <w:rFonts w:cs="Times New Roman"/>
          <w:bCs/>
          <w:iCs/>
          <w:lang w:val="es-CO"/>
          <w:rPrChange w:id="9317" w:author="Massiel Nayibe Moreno Ladino" w:date="2025-01-15T13:00:00Z" w16du:dateUtc="2025-01-15T18:00:00Z">
            <w:rPr>
              <w:rFonts w:cs="Times New Roman"/>
              <w:bCs/>
              <w:iCs/>
            </w:rPr>
          </w:rPrChange>
        </w:rPr>
        <w:t xml:space="preserve">¿Cómo describiría en una palabra el rendimiento laboral del candidato mencionado? </w:t>
      </w:r>
      <w:r w:rsidRPr="00DC4988">
        <w:rPr>
          <w:rFonts w:cs="Times New Roman"/>
          <w:bCs/>
          <w:iCs/>
        </w:rPr>
        <w:t>Por qué</w:t>
      </w:r>
    </w:p>
    <w:p w14:paraId="0359F84D" w14:textId="77777777" w:rsidR="00441859" w:rsidRPr="00963ED8" w:rsidRDefault="00DE7F5C">
      <w:pPr>
        <w:pStyle w:val="Prrafodelista"/>
        <w:numPr>
          <w:ilvl w:val="0"/>
          <w:numId w:val="158"/>
        </w:numPr>
        <w:spacing w:line="480" w:lineRule="auto"/>
        <w:jc w:val="both"/>
        <w:rPr>
          <w:rFonts w:cs="Times New Roman"/>
          <w:bCs/>
          <w:iCs/>
          <w:lang w:val="es-CO"/>
          <w:rPrChange w:id="9318" w:author="Massiel Nayibe Moreno Ladino" w:date="2025-01-15T13:00:00Z" w16du:dateUtc="2025-01-15T18:00:00Z">
            <w:rPr>
              <w:rFonts w:cs="Times New Roman"/>
              <w:bCs/>
              <w:iCs/>
            </w:rPr>
          </w:rPrChange>
        </w:rPr>
      </w:pPr>
      <w:r w:rsidRPr="00963ED8">
        <w:rPr>
          <w:rFonts w:cs="Times New Roman"/>
          <w:bCs/>
          <w:iCs/>
          <w:lang w:val="es-CO"/>
          <w:rPrChange w:id="9319" w:author="Massiel Nayibe Moreno Ladino" w:date="2025-01-15T13:00:00Z" w16du:dateUtc="2025-01-15T18:00:00Z">
            <w:rPr>
              <w:rFonts w:cs="Times New Roman"/>
              <w:bCs/>
              <w:iCs/>
            </w:rPr>
          </w:rPrChange>
        </w:rPr>
        <w:lastRenderedPageBreak/>
        <w:t>Cuénteme alguna ocasión en la que el candidato se encontrara en una situación estresante en el trabajo, ¿cómo se las arregló?</w:t>
      </w:r>
    </w:p>
    <w:p w14:paraId="2D9752C1" w14:textId="77777777" w:rsidR="00441859" w:rsidRDefault="00DE7F5C">
      <w:pPr>
        <w:pStyle w:val="Prrafodelista"/>
        <w:numPr>
          <w:ilvl w:val="0"/>
          <w:numId w:val="158"/>
        </w:numPr>
        <w:spacing w:line="480" w:lineRule="auto"/>
        <w:jc w:val="both"/>
        <w:rPr>
          <w:rFonts w:cs="Times New Roman"/>
          <w:bCs/>
          <w:iCs/>
        </w:rPr>
      </w:pPr>
      <w:r w:rsidRPr="00963ED8">
        <w:rPr>
          <w:rFonts w:cs="Times New Roman"/>
          <w:bCs/>
          <w:iCs/>
          <w:lang w:val="es-CO"/>
          <w:rPrChange w:id="9320" w:author="Massiel Nayibe Moreno Ladino" w:date="2025-01-15T13:00:00Z" w16du:dateUtc="2025-01-15T18:00:00Z">
            <w:rPr>
              <w:rFonts w:cs="Times New Roman"/>
              <w:bCs/>
              <w:iCs/>
            </w:rPr>
          </w:rPrChange>
        </w:rPr>
        <w:t xml:space="preserve">¿Cuál es el atributo más importante de la persona? </w:t>
      </w:r>
      <w:r w:rsidRPr="00DC4988">
        <w:rPr>
          <w:rFonts w:cs="Times New Roman"/>
          <w:bCs/>
          <w:iCs/>
        </w:rPr>
        <w:t>¿Por qué?</w:t>
      </w:r>
    </w:p>
    <w:p w14:paraId="214E731B" w14:textId="77777777" w:rsidR="00441859" w:rsidRPr="00963ED8" w:rsidRDefault="00DE7F5C">
      <w:pPr>
        <w:pStyle w:val="Prrafodelista"/>
        <w:numPr>
          <w:ilvl w:val="0"/>
          <w:numId w:val="158"/>
        </w:numPr>
        <w:spacing w:line="480" w:lineRule="auto"/>
        <w:jc w:val="both"/>
        <w:rPr>
          <w:rFonts w:cs="Times New Roman"/>
          <w:bCs/>
          <w:iCs/>
          <w:lang w:val="es-CO"/>
          <w:rPrChange w:id="9321" w:author="Massiel Nayibe Moreno Ladino" w:date="2025-01-15T13:00:00Z" w16du:dateUtc="2025-01-15T18:00:00Z">
            <w:rPr>
              <w:rFonts w:cs="Times New Roman"/>
              <w:bCs/>
              <w:iCs/>
            </w:rPr>
          </w:rPrChange>
        </w:rPr>
      </w:pPr>
      <w:r w:rsidRPr="00963ED8">
        <w:rPr>
          <w:rFonts w:cs="Times New Roman"/>
          <w:bCs/>
          <w:iCs/>
          <w:lang w:val="es-CO"/>
          <w:rPrChange w:id="9322" w:author="Massiel Nayibe Moreno Ladino" w:date="2025-01-15T13:00:00Z" w16du:dateUtc="2025-01-15T18:00:00Z">
            <w:rPr>
              <w:rFonts w:cs="Times New Roman"/>
              <w:bCs/>
              <w:iCs/>
            </w:rPr>
          </w:rPrChange>
        </w:rPr>
        <w:t>¿Qué valor ha aportado la persona a la empresa?</w:t>
      </w:r>
    </w:p>
    <w:p w14:paraId="59A2A71A" w14:textId="77777777" w:rsidR="00441859" w:rsidRPr="00963ED8" w:rsidRDefault="00DE7F5C">
      <w:pPr>
        <w:pStyle w:val="Prrafodelista"/>
        <w:numPr>
          <w:ilvl w:val="0"/>
          <w:numId w:val="158"/>
        </w:numPr>
        <w:spacing w:line="480" w:lineRule="auto"/>
        <w:jc w:val="both"/>
        <w:rPr>
          <w:rFonts w:cs="Times New Roman"/>
          <w:bCs/>
          <w:iCs/>
          <w:lang w:val="es-CO"/>
          <w:rPrChange w:id="9323" w:author="Massiel Nayibe Moreno Ladino" w:date="2025-01-15T13:00:00Z" w16du:dateUtc="2025-01-15T18:00:00Z">
            <w:rPr>
              <w:rFonts w:cs="Times New Roman"/>
              <w:bCs/>
              <w:iCs/>
            </w:rPr>
          </w:rPrChange>
        </w:rPr>
      </w:pPr>
      <w:r w:rsidRPr="00963ED8">
        <w:rPr>
          <w:rFonts w:cs="Times New Roman"/>
          <w:bCs/>
          <w:iCs/>
          <w:lang w:val="es-CO"/>
          <w:rPrChange w:id="9324" w:author="Massiel Nayibe Moreno Ladino" w:date="2025-01-15T13:00:00Z" w16du:dateUtc="2025-01-15T18:00:00Z">
            <w:rPr>
              <w:rFonts w:cs="Times New Roman"/>
              <w:bCs/>
              <w:iCs/>
            </w:rPr>
          </w:rPrChange>
        </w:rPr>
        <w:t>¿Puede el candidato ser contratado de nuevo o ascendido?</w:t>
      </w:r>
    </w:p>
    <w:p w14:paraId="4FF1778C" w14:textId="77777777" w:rsidR="00441859" w:rsidRPr="00963ED8" w:rsidRDefault="00DE7F5C">
      <w:pPr>
        <w:pStyle w:val="Prrafodelista"/>
        <w:numPr>
          <w:ilvl w:val="0"/>
          <w:numId w:val="158"/>
        </w:numPr>
        <w:spacing w:line="480" w:lineRule="auto"/>
        <w:jc w:val="both"/>
        <w:rPr>
          <w:rFonts w:cs="Times New Roman"/>
          <w:bCs/>
          <w:iCs/>
          <w:lang w:val="es-CO"/>
          <w:rPrChange w:id="9325" w:author="Massiel Nayibe Moreno Ladino" w:date="2025-01-15T13:00:00Z" w16du:dateUtc="2025-01-15T18:00:00Z">
            <w:rPr>
              <w:rFonts w:cs="Times New Roman"/>
              <w:bCs/>
              <w:iCs/>
            </w:rPr>
          </w:rPrChange>
        </w:rPr>
      </w:pPr>
      <w:r w:rsidRPr="00963ED8">
        <w:rPr>
          <w:rFonts w:cs="Times New Roman"/>
          <w:bCs/>
          <w:iCs/>
          <w:lang w:val="es-CO"/>
          <w:rPrChange w:id="9326" w:author="Massiel Nayibe Moreno Ladino" w:date="2025-01-15T13:00:00Z" w16du:dateUtc="2025-01-15T18:00:00Z">
            <w:rPr>
              <w:rFonts w:cs="Times New Roman"/>
              <w:bCs/>
              <w:iCs/>
            </w:rPr>
          </w:rPrChange>
        </w:rPr>
        <w:t xml:space="preserve">¿Qué tal se llevaba el candidato con sus compañeros de trabajo y otras personas? </w:t>
      </w:r>
    </w:p>
    <w:p w14:paraId="7D840D4C" w14:textId="77777777" w:rsidR="00441859" w:rsidRPr="00963ED8" w:rsidRDefault="00DE7F5C">
      <w:pPr>
        <w:pStyle w:val="Prrafodelista"/>
        <w:numPr>
          <w:ilvl w:val="0"/>
          <w:numId w:val="158"/>
        </w:numPr>
        <w:spacing w:line="480" w:lineRule="auto"/>
        <w:jc w:val="both"/>
        <w:rPr>
          <w:rFonts w:cs="Times New Roman"/>
          <w:bCs/>
          <w:iCs/>
          <w:lang w:val="es-CO"/>
          <w:rPrChange w:id="9327" w:author="Massiel Nayibe Moreno Ladino" w:date="2025-01-15T13:00:00Z" w16du:dateUtc="2025-01-15T18:00:00Z">
            <w:rPr>
              <w:rFonts w:cs="Times New Roman"/>
              <w:bCs/>
              <w:iCs/>
            </w:rPr>
          </w:rPrChange>
        </w:rPr>
      </w:pPr>
      <w:r w:rsidRPr="00963ED8">
        <w:rPr>
          <w:rFonts w:cs="Times New Roman"/>
          <w:bCs/>
          <w:iCs/>
          <w:lang w:val="es-CO"/>
          <w:rPrChange w:id="9328" w:author="Massiel Nayibe Moreno Ladino" w:date="2025-01-15T13:00:00Z" w16du:dateUtc="2025-01-15T18:00:00Z">
            <w:rPr>
              <w:rFonts w:cs="Times New Roman"/>
              <w:bCs/>
              <w:iCs/>
            </w:rPr>
          </w:rPrChange>
        </w:rPr>
        <w:t>Cuénteme una situación en la que haya participado el candidato y un equipo. ¿Qué papel desempeñó el candidato? ¿Cuáles fueron los resultados? (Líder, comunicador, trabajador, persona con ideas, creador, etc.).</w:t>
      </w:r>
    </w:p>
    <w:p w14:paraId="4DFF1BD6" w14:textId="77777777" w:rsidR="00441859" w:rsidRPr="00963ED8" w:rsidRDefault="00DE7F5C">
      <w:pPr>
        <w:pStyle w:val="Prrafodelista"/>
        <w:numPr>
          <w:ilvl w:val="0"/>
          <w:numId w:val="158"/>
        </w:numPr>
        <w:spacing w:line="480" w:lineRule="auto"/>
        <w:jc w:val="both"/>
        <w:rPr>
          <w:rFonts w:cs="Times New Roman"/>
          <w:bCs/>
          <w:iCs/>
          <w:lang w:val="es-CO"/>
          <w:rPrChange w:id="9329" w:author="Massiel Nayibe Moreno Ladino" w:date="2025-01-15T13:00:00Z" w16du:dateUtc="2025-01-15T18:00:00Z">
            <w:rPr>
              <w:rFonts w:cs="Times New Roman"/>
              <w:bCs/>
              <w:iCs/>
            </w:rPr>
          </w:rPrChange>
        </w:rPr>
      </w:pPr>
      <w:r w:rsidRPr="00963ED8">
        <w:rPr>
          <w:rFonts w:cs="Times New Roman"/>
          <w:bCs/>
          <w:iCs/>
          <w:lang w:val="es-CO"/>
          <w:rPrChange w:id="9330" w:author="Massiel Nayibe Moreno Ladino" w:date="2025-01-15T13:00:00Z" w16du:dateUtc="2025-01-15T18:00:00Z">
            <w:rPr>
              <w:rFonts w:cs="Times New Roman"/>
              <w:bCs/>
              <w:iCs/>
            </w:rPr>
          </w:rPrChange>
        </w:rPr>
        <w:t>¿Considera a esta persona capaz de asumir las funciones para el puesto que estamos contratando?</w:t>
      </w:r>
    </w:p>
    <w:p w14:paraId="4EDBCB11" w14:textId="77777777" w:rsidR="00441859" w:rsidRPr="00963ED8" w:rsidRDefault="00DE7F5C">
      <w:pPr>
        <w:pStyle w:val="Prrafodelista"/>
        <w:numPr>
          <w:ilvl w:val="0"/>
          <w:numId w:val="158"/>
        </w:numPr>
        <w:spacing w:line="480" w:lineRule="auto"/>
        <w:jc w:val="both"/>
        <w:rPr>
          <w:rFonts w:cs="Times New Roman"/>
          <w:bCs/>
          <w:iCs/>
          <w:lang w:val="es-CO"/>
          <w:rPrChange w:id="9331" w:author="Massiel Nayibe Moreno Ladino" w:date="2025-01-15T13:00:00Z" w16du:dateUtc="2025-01-15T18:00:00Z">
            <w:rPr>
              <w:rFonts w:cs="Times New Roman"/>
              <w:bCs/>
              <w:iCs/>
            </w:rPr>
          </w:rPrChange>
        </w:rPr>
      </w:pPr>
      <w:r w:rsidRPr="00963ED8">
        <w:rPr>
          <w:rFonts w:cs="Times New Roman"/>
          <w:bCs/>
          <w:iCs/>
          <w:lang w:val="es-CO"/>
          <w:rPrChange w:id="9332" w:author="Massiel Nayibe Moreno Ladino" w:date="2025-01-15T13:00:00Z" w16du:dateUtc="2025-01-15T18:00:00Z">
            <w:rPr>
              <w:rFonts w:cs="Times New Roman"/>
              <w:bCs/>
              <w:iCs/>
            </w:rPr>
          </w:rPrChange>
        </w:rPr>
        <w:t>Describa un caso en el que haya visto cómo este candidato gestionó y corrigió un error en el pasado.</w:t>
      </w:r>
    </w:p>
    <w:p w14:paraId="610A1B59" w14:textId="77777777" w:rsidR="00441859" w:rsidRPr="00963ED8" w:rsidRDefault="00DE7F5C">
      <w:pPr>
        <w:pStyle w:val="Prrafodelista"/>
        <w:numPr>
          <w:ilvl w:val="0"/>
          <w:numId w:val="158"/>
        </w:numPr>
        <w:spacing w:line="480" w:lineRule="auto"/>
        <w:jc w:val="both"/>
        <w:rPr>
          <w:rFonts w:cs="Times New Roman"/>
          <w:bCs/>
          <w:iCs/>
          <w:lang w:val="es-CO"/>
          <w:rPrChange w:id="9333" w:author="Massiel Nayibe Moreno Ladino" w:date="2025-01-15T13:00:00Z" w16du:dateUtc="2025-01-15T18:00:00Z">
            <w:rPr>
              <w:rFonts w:cs="Times New Roman"/>
              <w:bCs/>
              <w:iCs/>
            </w:rPr>
          </w:rPrChange>
        </w:rPr>
      </w:pPr>
      <w:r w:rsidRPr="00963ED8">
        <w:rPr>
          <w:rFonts w:cs="Times New Roman"/>
          <w:bCs/>
          <w:iCs/>
          <w:lang w:val="es-CO"/>
          <w:rPrChange w:id="9334" w:author="Massiel Nayibe Moreno Ladino" w:date="2025-01-15T13:00:00Z" w16du:dateUtc="2025-01-15T18:00:00Z">
            <w:rPr>
              <w:rFonts w:cs="Times New Roman"/>
              <w:bCs/>
              <w:iCs/>
            </w:rPr>
          </w:rPrChange>
        </w:rPr>
        <w:t>¿Alguna otra aportación sobre las aptitudes de esta persona?</w:t>
      </w:r>
    </w:p>
    <w:p w14:paraId="2DFD5674" w14:textId="77777777" w:rsidR="002C08E2" w:rsidRPr="00963ED8" w:rsidRDefault="002C08E2" w:rsidP="002C08E2">
      <w:pPr>
        <w:spacing w:after="160" w:line="480" w:lineRule="auto"/>
        <w:jc w:val="both"/>
        <w:rPr>
          <w:rStyle w:val="Ttulo3Car"/>
          <w:lang w:val="es-CO"/>
          <w:rPrChange w:id="9335" w:author="Massiel Nayibe Moreno Ladino" w:date="2025-01-15T13:00:00Z" w16du:dateUtc="2025-01-15T18:00:00Z">
            <w:rPr>
              <w:rStyle w:val="Ttulo3Car"/>
            </w:rPr>
          </w:rPrChange>
        </w:rPr>
      </w:pPr>
    </w:p>
    <w:p w14:paraId="6AEA7435" w14:textId="77777777" w:rsidR="002C08E2" w:rsidRPr="00963ED8" w:rsidRDefault="002C08E2" w:rsidP="002C08E2">
      <w:pPr>
        <w:spacing w:after="160" w:line="259" w:lineRule="auto"/>
        <w:rPr>
          <w:rStyle w:val="Ttulo3Car"/>
          <w:lang w:val="es-CO"/>
          <w:rPrChange w:id="9336" w:author="Massiel Nayibe Moreno Ladino" w:date="2025-01-15T13:00:00Z" w16du:dateUtc="2025-01-15T18:00:00Z">
            <w:rPr>
              <w:rStyle w:val="Ttulo3Car"/>
            </w:rPr>
          </w:rPrChange>
        </w:rPr>
      </w:pPr>
      <w:r w:rsidRPr="00963ED8">
        <w:rPr>
          <w:rStyle w:val="Ttulo3Car"/>
          <w:lang w:val="es-CO"/>
          <w:rPrChange w:id="9337" w:author="Massiel Nayibe Moreno Ladino" w:date="2025-01-15T13:00:00Z" w16du:dateUtc="2025-01-15T18:00:00Z">
            <w:rPr>
              <w:rStyle w:val="Ttulo3Car"/>
            </w:rPr>
          </w:rPrChange>
        </w:rPr>
        <w:br w:type="page"/>
      </w:r>
    </w:p>
    <w:p w14:paraId="5BC80CCE" w14:textId="77777777" w:rsidR="00441859" w:rsidRPr="00963ED8" w:rsidRDefault="00DE7F5C">
      <w:pPr>
        <w:pStyle w:val="Ttulo1"/>
        <w:jc w:val="both"/>
        <w:rPr>
          <w:rStyle w:val="Ttulo3Car"/>
          <w:b/>
          <w:bCs/>
          <w:lang w:val="es-CO"/>
          <w:rPrChange w:id="9338" w:author="Massiel Nayibe Moreno Ladino" w:date="2025-01-15T13:00:00Z" w16du:dateUtc="2025-01-15T18:00:00Z">
            <w:rPr>
              <w:rStyle w:val="Ttulo3Car"/>
              <w:b/>
              <w:bCs/>
              <w:szCs w:val="24"/>
            </w:rPr>
          </w:rPrChange>
        </w:rPr>
      </w:pPr>
      <w:bookmarkStart w:id="9339" w:name="_Annex_J_1"/>
      <w:bookmarkStart w:id="9340" w:name="_Annex_N:_Offer"/>
      <w:bookmarkStart w:id="9341" w:name="_Annex_M:_Offer"/>
      <w:bookmarkStart w:id="9342" w:name="_Toc184807014"/>
      <w:bookmarkStart w:id="9343" w:name="_Toc185435539"/>
      <w:bookmarkEnd w:id="9339"/>
      <w:bookmarkEnd w:id="9340"/>
      <w:bookmarkEnd w:id="9341"/>
      <w:r w:rsidRPr="00963ED8">
        <w:rPr>
          <w:rStyle w:val="Ttulo3Car"/>
          <w:b/>
          <w:bCs/>
          <w:lang w:val="es-CO"/>
          <w:rPrChange w:id="9344" w:author="Massiel Nayibe Moreno Ladino" w:date="2025-01-15T13:00:00Z" w16du:dateUtc="2025-01-15T18:00:00Z">
            <w:rPr>
              <w:rStyle w:val="Ttulo3Car"/>
              <w:b/>
              <w:bCs/>
            </w:rPr>
          </w:rPrChange>
        </w:rPr>
        <w:lastRenderedPageBreak/>
        <w:t>Anexo M: Carta de oferta</w:t>
      </w:r>
      <w:bookmarkEnd w:id="9342"/>
      <w:bookmarkEnd w:id="9343"/>
    </w:p>
    <w:p w14:paraId="24A0351F" w14:textId="77777777" w:rsidR="00441859" w:rsidRPr="00963ED8" w:rsidRDefault="00DE7F5C">
      <w:pPr>
        <w:jc w:val="center"/>
        <w:rPr>
          <w:rFonts w:cs="Times New Roman"/>
          <w:b/>
          <w:iCs/>
          <w:lang w:val="es-CO"/>
          <w:rPrChange w:id="9345" w:author="Massiel Nayibe Moreno Ladino" w:date="2025-01-15T13:00:00Z" w16du:dateUtc="2025-01-15T18:00:00Z">
            <w:rPr>
              <w:rFonts w:cs="Times New Roman"/>
              <w:b/>
              <w:iCs/>
            </w:rPr>
          </w:rPrChange>
        </w:rPr>
      </w:pPr>
      <w:r w:rsidRPr="00963ED8">
        <w:rPr>
          <w:rFonts w:cs="Times New Roman"/>
          <w:b/>
          <w:iCs/>
          <w:lang w:val="es-CO"/>
          <w:rPrChange w:id="9346" w:author="Massiel Nayibe Moreno Ladino" w:date="2025-01-15T13:00:00Z" w16du:dateUtc="2025-01-15T18:00:00Z">
            <w:rPr>
              <w:rFonts w:cs="Times New Roman"/>
              <w:b/>
              <w:iCs/>
            </w:rPr>
          </w:rPrChange>
        </w:rPr>
        <w:t>Carta de oferta</w:t>
      </w:r>
    </w:p>
    <w:p w14:paraId="759B8417" w14:textId="209079B7" w:rsidR="002C08E2" w:rsidRPr="00963ED8" w:rsidRDefault="002C08E2" w:rsidP="007E0891">
      <w:pPr>
        <w:pStyle w:val="Sinespaciado"/>
        <w:spacing w:line="360" w:lineRule="auto"/>
        <w:jc w:val="center"/>
        <w:rPr>
          <w:rFonts w:eastAsia="Times New Roman" w:cs="Times New Roman"/>
          <w:color w:val="000000" w:themeColor="text1"/>
          <w:lang w:val="es-CO"/>
          <w:rPrChange w:id="9347" w:author="Massiel Nayibe Moreno Ladino" w:date="2025-01-15T13:00:00Z" w16du:dateUtc="2025-01-15T18:00:00Z">
            <w:rPr>
              <w:rFonts w:eastAsia="Times New Roman" w:cs="Times New Roman"/>
              <w:color w:val="000000" w:themeColor="text1"/>
            </w:rPr>
          </w:rPrChange>
        </w:rPr>
      </w:pPr>
    </w:p>
    <w:p w14:paraId="5E438875" w14:textId="77777777" w:rsidR="00740515" w:rsidRPr="00963ED8" w:rsidRDefault="00740515" w:rsidP="00740515">
      <w:pPr>
        <w:jc w:val="both"/>
        <w:rPr>
          <w:rFonts w:cs="Times New Roman"/>
          <w:lang w:val="es-CO"/>
          <w:rPrChange w:id="9348" w:author="Massiel Nayibe Moreno Ladino" w:date="2025-01-15T13:00:00Z" w16du:dateUtc="2025-01-15T18:00:00Z">
            <w:rPr>
              <w:rFonts w:cs="Times New Roman"/>
            </w:rPr>
          </w:rPrChange>
        </w:rPr>
      </w:pPr>
    </w:p>
    <w:p w14:paraId="3122AA86" w14:textId="77777777" w:rsidR="00441859" w:rsidRDefault="00DE7F5C">
      <w:pPr>
        <w:jc w:val="both"/>
        <w:rPr>
          <w:rFonts w:cs="Times New Roman"/>
          <w:lang w:val="es-CR"/>
        </w:rPr>
      </w:pPr>
      <w:r w:rsidRPr="00D7657D">
        <w:rPr>
          <w:rFonts w:cs="Times New Roman"/>
          <w:lang w:val="es-CR"/>
        </w:rPr>
        <w:t xml:space="preserve">Bogotá D.C. </w:t>
      </w:r>
      <w:r w:rsidRPr="00D7657D">
        <w:rPr>
          <w:rFonts w:cs="Times New Roman"/>
          <w:highlight w:val="yellow"/>
          <w:lang w:val="es-CR"/>
        </w:rPr>
        <w:t>[FECHA]</w:t>
      </w:r>
    </w:p>
    <w:p w14:paraId="19F49C5E" w14:textId="77777777" w:rsidR="00441859" w:rsidRDefault="00DE7F5C">
      <w:pPr>
        <w:jc w:val="both"/>
        <w:rPr>
          <w:rFonts w:cs="Times New Roman"/>
          <w:lang w:val="es-CR"/>
        </w:rPr>
      </w:pPr>
      <w:r w:rsidRPr="00D7657D">
        <w:rPr>
          <w:rFonts w:cs="Times New Roman"/>
          <w:lang w:val="es-CR"/>
        </w:rPr>
        <w:t>Señor/a</w:t>
      </w:r>
    </w:p>
    <w:p w14:paraId="581F72C7" w14:textId="77777777" w:rsidR="00441859" w:rsidRDefault="00DE7F5C">
      <w:pPr>
        <w:jc w:val="both"/>
        <w:rPr>
          <w:rFonts w:cs="Times New Roman"/>
          <w:highlight w:val="yellow"/>
          <w:lang w:val="es-419"/>
        </w:rPr>
      </w:pPr>
      <w:r w:rsidRPr="00D7657D">
        <w:rPr>
          <w:rFonts w:cs="Times New Roman"/>
          <w:highlight w:val="yellow"/>
          <w:lang w:val="es-419"/>
        </w:rPr>
        <w:t>[NOMBRE DEL CANDIDATO/A]</w:t>
      </w:r>
    </w:p>
    <w:p w14:paraId="498311B6" w14:textId="77777777" w:rsidR="00441859" w:rsidRDefault="00DE7F5C">
      <w:pPr>
        <w:jc w:val="both"/>
        <w:rPr>
          <w:rFonts w:cs="Times New Roman"/>
          <w:highlight w:val="yellow"/>
          <w:lang w:val="es-419"/>
        </w:rPr>
      </w:pPr>
      <w:r w:rsidRPr="00D7657D">
        <w:rPr>
          <w:rFonts w:cs="Times New Roman"/>
          <w:highlight w:val="yellow"/>
          <w:lang w:val="es-419"/>
        </w:rPr>
        <w:t>[CORREO ELECTRÓNICO]</w:t>
      </w:r>
    </w:p>
    <w:p w14:paraId="444B4FA7" w14:textId="77777777" w:rsidR="00441859" w:rsidRDefault="00DE7F5C">
      <w:pPr>
        <w:jc w:val="both"/>
        <w:rPr>
          <w:rFonts w:cs="Times New Roman"/>
          <w:lang w:val="es-CR"/>
        </w:rPr>
      </w:pPr>
      <w:r w:rsidRPr="00D7657D">
        <w:rPr>
          <w:rFonts w:cs="Times New Roman"/>
          <w:lang w:val="es-CR"/>
        </w:rPr>
        <w:t>Bogotá-Colombia</w:t>
      </w:r>
    </w:p>
    <w:p w14:paraId="079C858B" w14:textId="77777777" w:rsidR="00740515" w:rsidRPr="00D7657D" w:rsidRDefault="00740515" w:rsidP="00740515">
      <w:pPr>
        <w:jc w:val="both"/>
        <w:rPr>
          <w:rFonts w:cs="Times New Roman"/>
          <w:lang w:val="es-CR"/>
        </w:rPr>
      </w:pPr>
    </w:p>
    <w:p w14:paraId="1ABBCC63" w14:textId="77777777" w:rsidR="00740515" w:rsidRPr="00D7657D" w:rsidRDefault="00740515" w:rsidP="00740515">
      <w:pPr>
        <w:jc w:val="both"/>
        <w:rPr>
          <w:rFonts w:cs="Times New Roman"/>
          <w:lang w:val="es-CR"/>
        </w:rPr>
      </w:pPr>
    </w:p>
    <w:p w14:paraId="183BA006" w14:textId="77777777" w:rsidR="00441859" w:rsidRDefault="00DE7F5C">
      <w:pPr>
        <w:jc w:val="both"/>
        <w:rPr>
          <w:rFonts w:cs="Times New Roman"/>
          <w:lang w:val="es-CR"/>
        </w:rPr>
      </w:pPr>
      <w:r w:rsidRPr="00D7657D">
        <w:rPr>
          <w:rFonts w:cs="Times New Roman"/>
          <w:lang w:val="es-CR"/>
        </w:rPr>
        <w:t xml:space="preserve">Respetado/a </w:t>
      </w:r>
      <w:r w:rsidRPr="00D7657D">
        <w:rPr>
          <w:rFonts w:cs="Times New Roman"/>
          <w:highlight w:val="yellow"/>
          <w:lang w:val="es-CR"/>
        </w:rPr>
        <w:t>[Nombre del/a candidato/a]</w:t>
      </w:r>
      <w:r w:rsidRPr="00D7657D">
        <w:rPr>
          <w:rFonts w:cs="Times New Roman"/>
          <w:lang w:val="es-CR"/>
        </w:rPr>
        <w:t>,</w:t>
      </w:r>
    </w:p>
    <w:p w14:paraId="4276BE4D" w14:textId="77777777" w:rsidR="00441859" w:rsidRDefault="00DE7F5C">
      <w:pPr>
        <w:pStyle w:val="NormalWeb"/>
        <w:spacing w:before="360" w:beforeAutospacing="0" w:after="360" w:afterAutospacing="0"/>
        <w:jc w:val="both"/>
        <w:rPr>
          <w:color w:val="000000"/>
        </w:rPr>
      </w:pPr>
      <w:r w:rsidRPr="00D7657D">
        <w:t xml:space="preserve">Reciba un cordial saludo de parte de Partners of the Americas, </w:t>
      </w:r>
      <w:r w:rsidRPr="00D7657D">
        <w:rPr>
          <w:color w:val="000000"/>
        </w:rPr>
        <w:t xml:space="preserve">después de haber realizado la entrevista, y de conocer un poco su trayectoria profesional, Partners confía en que sus conocimientos y experiencia serán unos de nuestros activos más valiosos. </w:t>
      </w:r>
    </w:p>
    <w:p w14:paraId="606F6BAF" w14:textId="77777777" w:rsidR="00441859" w:rsidRDefault="00DE7F5C">
      <w:pPr>
        <w:pStyle w:val="NormalWeb"/>
        <w:spacing w:before="360" w:beforeAutospacing="0" w:after="360" w:afterAutospacing="0"/>
        <w:jc w:val="both"/>
        <w:rPr>
          <w:color w:val="000000"/>
        </w:rPr>
      </w:pPr>
      <w:r w:rsidRPr="00D7657D">
        <w:rPr>
          <w:color w:val="000000"/>
        </w:rPr>
        <w:t xml:space="preserve">Por lo anterior y de acuerdo con la política de la organización me permito remitirle la información pertinente a la oferta laboral que tenemos para usted, bajo los siguientes términos. </w:t>
      </w:r>
    </w:p>
    <w:tbl>
      <w:tblPr>
        <w:tblW w:w="9496" w:type="dxa"/>
        <w:tblInd w:w="270" w:type="dxa"/>
        <w:tblCellMar>
          <w:left w:w="70" w:type="dxa"/>
          <w:right w:w="70" w:type="dxa"/>
        </w:tblCellMar>
        <w:tblLook w:val="04A0" w:firstRow="1" w:lastRow="0" w:firstColumn="1" w:lastColumn="0" w:noHBand="0" w:noVBand="1"/>
      </w:tblPr>
      <w:tblGrid>
        <w:gridCol w:w="2163"/>
        <w:gridCol w:w="7333"/>
      </w:tblGrid>
      <w:tr w:rsidR="00740515" w:rsidRPr="00A032E3" w14:paraId="48374E7C" w14:textId="77777777" w:rsidTr="005D17BB">
        <w:trPr>
          <w:trHeight w:val="1038"/>
        </w:trPr>
        <w:tc>
          <w:tcPr>
            <w:tcW w:w="2163" w:type="dxa"/>
            <w:shd w:val="clear" w:color="auto" w:fill="auto"/>
            <w:noWrap/>
            <w:hideMark/>
          </w:tcPr>
          <w:p w14:paraId="2D82FF01" w14:textId="77777777" w:rsidR="00441859" w:rsidRDefault="00DE7F5C">
            <w:pPr>
              <w:rPr>
                <w:rFonts w:eastAsia="Times New Roman" w:cs="Times New Roman"/>
                <w:b/>
                <w:bCs/>
                <w:color w:val="000000"/>
                <w:lang w:eastAsia="es-CO"/>
              </w:rPr>
            </w:pPr>
            <w:r w:rsidRPr="00D7657D">
              <w:rPr>
                <w:rFonts w:eastAsia="Times New Roman" w:cs="Times New Roman"/>
                <w:b/>
                <w:bCs/>
                <w:color w:val="000000"/>
                <w:lang w:eastAsia="es-CO"/>
              </w:rPr>
              <w:t>Modelo contractual:</w:t>
            </w:r>
          </w:p>
        </w:tc>
        <w:tc>
          <w:tcPr>
            <w:tcW w:w="7333" w:type="dxa"/>
            <w:shd w:val="clear" w:color="auto" w:fill="auto"/>
            <w:hideMark/>
          </w:tcPr>
          <w:p w14:paraId="157D8875" w14:textId="77777777" w:rsidR="00441859" w:rsidRDefault="00DE7F5C">
            <w:pPr>
              <w:rPr>
                <w:rFonts w:eastAsia="Times New Roman" w:cs="Times New Roman"/>
                <w:color w:val="000000"/>
                <w:lang w:val="es-CR" w:eastAsia="es-CO"/>
              </w:rPr>
            </w:pPr>
            <w:r w:rsidRPr="00D7657D">
              <w:rPr>
                <w:rFonts w:eastAsia="Times New Roman" w:cs="Times New Roman"/>
                <w:color w:val="000000"/>
                <w:lang w:val="es-CR" w:eastAsia="es-CO"/>
              </w:rPr>
              <w:t>Contrato por a término indefinido de dirección confianza y manejo con Partners of the Americas Inc, Sucursal Colombia, el contrato iniciará tentativamente el 16 de marzo de 2021.</w:t>
            </w:r>
          </w:p>
        </w:tc>
      </w:tr>
      <w:tr w:rsidR="00740515" w:rsidRPr="00A032E3" w14:paraId="4180C5C2" w14:textId="77777777" w:rsidTr="005D17BB">
        <w:trPr>
          <w:trHeight w:val="833"/>
        </w:trPr>
        <w:tc>
          <w:tcPr>
            <w:tcW w:w="2163" w:type="dxa"/>
            <w:shd w:val="clear" w:color="auto" w:fill="auto"/>
            <w:noWrap/>
            <w:hideMark/>
          </w:tcPr>
          <w:p w14:paraId="0BE8A1BC" w14:textId="77777777" w:rsidR="00441859" w:rsidRDefault="00DE7F5C">
            <w:pPr>
              <w:rPr>
                <w:rFonts w:eastAsia="Times New Roman" w:cs="Times New Roman"/>
                <w:b/>
                <w:bCs/>
                <w:color w:val="000000"/>
                <w:lang w:eastAsia="es-CO"/>
              </w:rPr>
            </w:pPr>
            <w:r w:rsidRPr="00D7657D">
              <w:rPr>
                <w:rFonts w:eastAsia="Times New Roman" w:cs="Times New Roman"/>
                <w:b/>
                <w:bCs/>
                <w:color w:val="000000"/>
                <w:lang w:eastAsia="es-CO"/>
              </w:rPr>
              <w:t>Valor del salario:</w:t>
            </w:r>
          </w:p>
        </w:tc>
        <w:tc>
          <w:tcPr>
            <w:tcW w:w="7333" w:type="dxa"/>
            <w:shd w:val="clear" w:color="auto" w:fill="auto"/>
            <w:hideMark/>
          </w:tcPr>
          <w:p w14:paraId="769169BB" w14:textId="77777777" w:rsidR="00441859" w:rsidRDefault="00DE7F5C">
            <w:pPr>
              <w:rPr>
                <w:rFonts w:eastAsia="Times New Roman" w:cs="Times New Roman"/>
                <w:color w:val="000000"/>
                <w:lang w:val="es-CR" w:eastAsia="es-CO"/>
              </w:rPr>
            </w:pPr>
            <w:r w:rsidRPr="00D7657D">
              <w:rPr>
                <w:rFonts w:eastAsia="Times New Roman" w:cs="Times New Roman"/>
                <w:color w:val="000000"/>
                <w:highlight w:val="yellow"/>
                <w:lang w:val="es-CR" w:eastAsia="es-CO"/>
              </w:rPr>
              <w:t>xxxxxx ($xxxx) mensuales</w:t>
            </w:r>
            <w:r w:rsidRPr="00D7657D">
              <w:rPr>
                <w:rFonts w:eastAsia="Times New Roman" w:cs="Times New Roman"/>
                <w:color w:val="000000"/>
                <w:lang w:val="es-CR" w:eastAsia="es-CO"/>
              </w:rPr>
              <w:t>, más las prestaciones de ley que se deriven de su contrato (vacaciones, primas, cesantías e intereses a las cesantías)</w:t>
            </w:r>
          </w:p>
        </w:tc>
      </w:tr>
      <w:tr w:rsidR="00740515" w:rsidRPr="00D7657D" w14:paraId="46FEA3B5" w14:textId="77777777" w:rsidTr="005D17BB">
        <w:trPr>
          <w:trHeight w:val="765"/>
        </w:trPr>
        <w:tc>
          <w:tcPr>
            <w:tcW w:w="2163" w:type="dxa"/>
            <w:shd w:val="clear" w:color="auto" w:fill="auto"/>
            <w:noWrap/>
            <w:hideMark/>
          </w:tcPr>
          <w:p w14:paraId="4392333A" w14:textId="77777777" w:rsidR="00441859" w:rsidRDefault="00DE7F5C">
            <w:pPr>
              <w:rPr>
                <w:rFonts w:eastAsia="Times New Roman" w:cs="Times New Roman"/>
                <w:b/>
                <w:bCs/>
                <w:color w:val="000000"/>
                <w:lang w:eastAsia="es-CO"/>
              </w:rPr>
            </w:pPr>
            <w:r w:rsidRPr="00D7657D">
              <w:rPr>
                <w:rFonts w:eastAsia="Times New Roman" w:cs="Times New Roman"/>
                <w:b/>
                <w:bCs/>
                <w:color w:val="000000"/>
                <w:lang w:eastAsia="es-CO"/>
              </w:rPr>
              <w:t>Carga:</w:t>
            </w:r>
          </w:p>
        </w:tc>
        <w:tc>
          <w:tcPr>
            <w:tcW w:w="7333" w:type="dxa"/>
            <w:shd w:val="clear" w:color="auto" w:fill="auto"/>
            <w:hideMark/>
          </w:tcPr>
          <w:p w14:paraId="2CFB7D32" w14:textId="77777777" w:rsidR="00740515" w:rsidRPr="00D7657D" w:rsidRDefault="00740515" w:rsidP="005D17BB">
            <w:pPr>
              <w:rPr>
                <w:rFonts w:eastAsia="Times New Roman" w:cs="Times New Roman"/>
                <w:color w:val="000000"/>
                <w:lang w:eastAsia="es-CO"/>
              </w:rPr>
            </w:pPr>
          </w:p>
        </w:tc>
      </w:tr>
      <w:tr w:rsidR="00740515" w:rsidRPr="00D7657D" w14:paraId="56344956" w14:textId="77777777" w:rsidTr="005D17BB">
        <w:trPr>
          <w:trHeight w:val="765"/>
        </w:trPr>
        <w:tc>
          <w:tcPr>
            <w:tcW w:w="2163" w:type="dxa"/>
            <w:shd w:val="clear" w:color="auto" w:fill="auto"/>
            <w:noWrap/>
          </w:tcPr>
          <w:p w14:paraId="5AC4217E" w14:textId="77777777" w:rsidR="00441859" w:rsidRDefault="00DE7F5C">
            <w:pPr>
              <w:rPr>
                <w:rFonts w:eastAsia="Times New Roman" w:cs="Times New Roman"/>
                <w:b/>
                <w:bCs/>
                <w:color w:val="000000"/>
                <w:lang w:eastAsia="es-CO"/>
              </w:rPr>
            </w:pPr>
            <w:r w:rsidRPr="00D7657D">
              <w:rPr>
                <w:rFonts w:eastAsia="Times New Roman" w:cs="Times New Roman"/>
                <w:b/>
                <w:bCs/>
                <w:color w:val="000000"/>
                <w:lang w:eastAsia="es-CO"/>
              </w:rPr>
              <w:t>Programa:</w:t>
            </w:r>
          </w:p>
        </w:tc>
        <w:tc>
          <w:tcPr>
            <w:tcW w:w="7333" w:type="dxa"/>
            <w:shd w:val="clear" w:color="auto" w:fill="auto"/>
          </w:tcPr>
          <w:p w14:paraId="3F8B1869" w14:textId="77777777" w:rsidR="00740515" w:rsidRPr="00D7657D" w:rsidRDefault="00740515" w:rsidP="005D17BB">
            <w:pPr>
              <w:rPr>
                <w:rFonts w:eastAsia="Times New Roman" w:cs="Times New Roman"/>
                <w:color w:val="000000"/>
                <w:lang w:eastAsia="es-CO"/>
              </w:rPr>
            </w:pPr>
          </w:p>
        </w:tc>
      </w:tr>
      <w:tr w:rsidR="00740515" w:rsidRPr="00A032E3" w14:paraId="2C5834F4" w14:textId="77777777" w:rsidTr="005D17BB">
        <w:trPr>
          <w:trHeight w:val="765"/>
        </w:trPr>
        <w:tc>
          <w:tcPr>
            <w:tcW w:w="2163" w:type="dxa"/>
            <w:shd w:val="clear" w:color="auto" w:fill="auto"/>
            <w:noWrap/>
          </w:tcPr>
          <w:p w14:paraId="3145CE6B" w14:textId="77777777" w:rsidR="00441859" w:rsidRDefault="00DE7F5C">
            <w:pPr>
              <w:rPr>
                <w:rFonts w:eastAsia="Times New Roman" w:cs="Times New Roman"/>
                <w:b/>
                <w:bCs/>
                <w:color w:val="000000"/>
                <w:lang w:eastAsia="es-CO"/>
              </w:rPr>
            </w:pPr>
            <w:r w:rsidRPr="00D7657D">
              <w:rPr>
                <w:rStyle w:val="normaltextrun"/>
                <w:rFonts w:cs="Times New Roman"/>
                <w:color w:val="000000"/>
                <w:shd w:val="clear" w:color="auto" w:fill="FFFFFF"/>
                <w:lang w:val="es-CL"/>
              </w:rPr>
              <w:t>Funciones:</w:t>
            </w:r>
          </w:p>
        </w:tc>
        <w:tc>
          <w:tcPr>
            <w:tcW w:w="7333" w:type="dxa"/>
            <w:shd w:val="clear" w:color="auto" w:fill="auto"/>
          </w:tcPr>
          <w:p w14:paraId="5E0CAB12" w14:textId="77777777" w:rsidR="00441859" w:rsidRDefault="00DE7F5C">
            <w:pPr>
              <w:rPr>
                <w:rFonts w:eastAsia="Times New Roman" w:cs="Times New Roman"/>
                <w:color w:val="000000"/>
                <w:lang w:val="es-CR" w:eastAsia="es-CO"/>
              </w:rPr>
            </w:pPr>
            <w:r w:rsidRPr="00D7657D">
              <w:rPr>
                <w:rFonts w:eastAsia="Times New Roman" w:cs="Times New Roman"/>
                <w:color w:val="000000"/>
                <w:lang w:val="es-CR" w:eastAsia="es-CO"/>
              </w:rPr>
              <w:t>Se adjunta descripción de cargo</w:t>
            </w:r>
          </w:p>
        </w:tc>
      </w:tr>
    </w:tbl>
    <w:p w14:paraId="270BC754" w14:textId="77777777" w:rsidR="00441859" w:rsidRDefault="00DE7F5C">
      <w:pPr>
        <w:spacing w:line="276" w:lineRule="auto"/>
        <w:rPr>
          <w:rFonts w:cs="Times New Roman"/>
          <w:b/>
          <w:lang w:val="es-CR"/>
        </w:rPr>
      </w:pPr>
      <w:r w:rsidRPr="00D7657D">
        <w:rPr>
          <w:rFonts w:cs="Times New Roman"/>
          <w:color w:val="000000"/>
          <w:lang w:val="es-CR"/>
        </w:rPr>
        <w:t>En caso de aceptar la propuesta, agradecería nos enviara la aceptación de la misma en el menor tiempo posible.</w:t>
      </w:r>
    </w:p>
    <w:p w14:paraId="09EAA9AD" w14:textId="77777777" w:rsidR="00441859" w:rsidRDefault="00DE7F5C">
      <w:pPr>
        <w:rPr>
          <w:rFonts w:cs="Times New Roman"/>
          <w:lang w:val="es-CR"/>
        </w:rPr>
      </w:pPr>
      <w:r w:rsidRPr="00D7657D">
        <w:rPr>
          <w:rFonts w:cs="Times New Roman"/>
          <w:lang w:val="es-CR"/>
        </w:rPr>
        <w:t>Esperamos haber sido claros con la propuesta contractual y quedamos atentos a su respuesta. Cualquier duda o aclaración frente a este documento con gusto será resuelta.</w:t>
      </w:r>
    </w:p>
    <w:p w14:paraId="1B30DC48" w14:textId="77777777" w:rsidR="00740515" w:rsidRPr="00D7657D" w:rsidRDefault="00740515" w:rsidP="00740515">
      <w:pPr>
        <w:pStyle w:val="Textoindependiente"/>
        <w:spacing w:before="6" w:line="276" w:lineRule="auto"/>
        <w:rPr>
          <w:sz w:val="24"/>
          <w:szCs w:val="24"/>
          <w:lang w:val="es-CR"/>
        </w:rPr>
      </w:pPr>
    </w:p>
    <w:p w14:paraId="0A7C0241" w14:textId="77777777" w:rsidR="00441859" w:rsidRDefault="00DE7F5C">
      <w:pPr>
        <w:pStyle w:val="Textoindependiente"/>
        <w:spacing w:line="276" w:lineRule="auto"/>
        <w:rPr>
          <w:sz w:val="24"/>
          <w:szCs w:val="24"/>
          <w:lang w:val="es-CR"/>
        </w:rPr>
      </w:pPr>
      <w:r w:rsidRPr="00D7657D">
        <w:rPr>
          <w:sz w:val="24"/>
          <w:szCs w:val="24"/>
          <w:lang w:val="es-CR"/>
        </w:rPr>
        <w:t>Cordialmente,</w:t>
      </w:r>
      <w:r w:rsidRPr="00D7657D">
        <w:rPr>
          <w:sz w:val="24"/>
          <w:szCs w:val="24"/>
          <w:lang w:val="es-CR"/>
        </w:rPr>
        <w:tab/>
      </w:r>
      <w:r w:rsidRPr="00D7657D">
        <w:rPr>
          <w:sz w:val="24"/>
          <w:szCs w:val="24"/>
          <w:lang w:val="es-CR"/>
        </w:rPr>
        <w:tab/>
      </w:r>
      <w:r w:rsidRPr="00D7657D">
        <w:rPr>
          <w:sz w:val="24"/>
          <w:szCs w:val="24"/>
          <w:lang w:val="es-CR"/>
        </w:rPr>
        <w:tab/>
      </w:r>
      <w:r w:rsidRPr="00D7657D">
        <w:rPr>
          <w:sz w:val="24"/>
          <w:szCs w:val="24"/>
          <w:lang w:val="es-CR"/>
        </w:rPr>
        <w:tab/>
      </w:r>
      <w:r w:rsidRPr="00D7657D">
        <w:rPr>
          <w:sz w:val="24"/>
          <w:szCs w:val="24"/>
          <w:lang w:val="es-CR"/>
        </w:rPr>
        <w:tab/>
      </w:r>
      <w:r w:rsidRPr="00D7657D">
        <w:rPr>
          <w:sz w:val="24"/>
          <w:szCs w:val="24"/>
          <w:lang w:val="es-CR"/>
        </w:rPr>
        <w:tab/>
      </w:r>
      <w:r w:rsidRPr="00D7657D">
        <w:rPr>
          <w:sz w:val="24"/>
          <w:szCs w:val="24"/>
          <w:lang w:val="es-CR"/>
        </w:rPr>
        <w:tab/>
        <w:t>Firmo en constancia de aceptación,</w:t>
      </w:r>
    </w:p>
    <w:p w14:paraId="00D8C873" w14:textId="77777777" w:rsidR="00740515" w:rsidRPr="00D7657D" w:rsidRDefault="00740515" w:rsidP="00740515">
      <w:pPr>
        <w:jc w:val="both"/>
        <w:rPr>
          <w:rFonts w:cs="Times New Roman"/>
          <w:lang w:val="es-CR"/>
        </w:rPr>
      </w:pPr>
    </w:p>
    <w:p w14:paraId="178E8340" w14:textId="77777777" w:rsidR="00740515" w:rsidRPr="00D7657D" w:rsidRDefault="00740515" w:rsidP="00740515">
      <w:pPr>
        <w:jc w:val="both"/>
        <w:rPr>
          <w:rFonts w:cs="Times New Roman"/>
          <w:lang w:val="es-CR"/>
        </w:rPr>
      </w:pPr>
    </w:p>
    <w:p w14:paraId="526F3820" w14:textId="77777777" w:rsidR="00441859" w:rsidRPr="00963ED8" w:rsidRDefault="00DE7F5C">
      <w:pPr>
        <w:jc w:val="both"/>
        <w:rPr>
          <w:rFonts w:cs="Times New Roman"/>
          <w:b/>
          <w:bCs/>
          <w:highlight w:val="yellow"/>
          <w:lang w:val="es-CO"/>
          <w:rPrChange w:id="9349" w:author="Massiel Nayibe Moreno Ladino" w:date="2025-01-15T13:00:00Z" w16du:dateUtc="2025-01-15T18:00:00Z">
            <w:rPr>
              <w:rFonts w:cs="Times New Roman"/>
              <w:b/>
              <w:bCs/>
              <w:highlight w:val="yellow"/>
            </w:rPr>
          </w:rPrChange>
        </w:rPr>
      </w:pPr>
      <w:r w:rsidRPr="00963ED8">
        <w:rPr>
          <w:rFonts w:cs="Times New Roman"/>
          <w:b/>
          <w:bCs/>
          <w:highlight w:val="yellow"/>
          <w:lang w:val="es-CO"/>
          <w:rPrChange w:id="9350" w:author="Massiel Nayibe Moreno Ladino" w:date="2025-01-15T13:00:00Z" w16du:dateUtc="2025-01-15T18:00:00Z">
            <w:rPr>
              <w:rFonts w:cs="Times New Roman"/>
              <w:b/>
              <w:bCs/>
              <w:highlight w:val="yellow"/>
            </w:rPr>
          </w:rPrChange>
        </w:rPr>
        <w:lastRenderedPageBreak/>
        <w:t>Nombre</w:t>
      </w:r>
      <w:r w:rsidRPr="00963ED8">
        <w:rPr>
          <w:rFonts w:cs="Times New Roman"/>
          <w:lang w:val="es-CO"/>
          <w:rPrChange w:id="9351" w:author="Massiel Nayibe Moreno Ladino" w:date="2025-01-15T13:00:00Z" w16du:dateUtc="2025-01-15T18:00:00Z">
            <w:rPr>
              <w:rFonts w:cs="Times New Roman"/>
            </w:rPr>
          </w:rPrChange>
        </w:rPr>
        <w:tab/>
      </w:r>
      <w:r w:rsidRPr="00963ED8">
        <w:rPr>
          <w:rFonts w:cs="Times New Roman"/>
          <w:lang w:val="es-CO"/>
          <w:rPrChange w:id="9352" w:author="Massiel Nayibe Moreno Ladino" w:date="2025-01-15T13:00:00Z" w16du:dateUtc="2025-01-15T18:00:00Z">
            <w:rPr>
              <w:rFonts w:cs="Times New Roman"/>
            </w:rPr>
          </w:rPrChange>
        </w:rPr>
        <w:tab/>
      </w:r>
      <w:r w:rsidRPr="00963ED8">
        <w:rPr>
          <w:rFonts w:cs="Times New Roman"/>
          <w:lang w:val="es-CO"/>
          <w:rPrChange w:id="9353" w:author="Massiel Nayibe Moreno Ladino" w:date="2025-01-15T13:00:00Z" w16du:dateUtc="2025-01-15T18:00:00Z">
            <w:rPr>
              <w:rFonts w:cs="Times New Roman"/>
            </w:rPr>
          </w:rPrChange>
        </w:rPr>
        <w:tab/>
      </w:r>
      <w:r w:rsidRPr="00963ED8">
        <w:rPr>
          <w:rFonts w:cs="Times New Roman"/>
          <w:lang w:val="es-CO"/>
          <w:rPrChange w:id="9354" w:author="Massiel Nayibe Moreno Ladino" w:date="2025-01-15T13:00:00Z" w16du:dateUtc="2025-01-15T18:00:00Z">
            <w:rPr>
              <w:rFonts w:cs="Times New Roman"/>
            </w:rPr>
          </w:rPrChange>
        </w:rPr>
        <w:tab/>
      </w:r>
      <w:r w:rsidRPr="00963ED8">
        <w:rPr>
          <w:rFonts w:cs="Times New Roman"/>
          <w:lang w:val="es-CO"/>
          <w:rPrChange w:id="9355" w:author="Massiel Nayibe Moreno Ladino" w:date="2025-01-15T13:00:00Z" w16du:dateUtc="2025-01-15T18:00:00Z">
            <w:rPr>
              <w:rFonts w:cs="Times New Roman"/>
            </w:rPr>
          </w:rPrChange>
        </w:rPr>
        <w:tab/>
      </w:r>
      <w:r w:rsidRPr="00963ED8">
        <w:rPr>
          <w:rFonts w:cs="Times New Roman"/>
          <w:lang w:val="es-CO"/>
          <w:rPrChange w:id="9356" w:author="Massiel Nayibe Moreno Ladino" w:date="2025-01-15T13:00:00Z" w16du:dateUtc="2025-01-15T18:00:00Z">
            <w:rPr>
              <w:rFonts w:cs="Times New Roman"/>
            </w:rPr>
          </w:rPrChange>
        </w:rPr>
        <w:tab/>
      </w:r>
      <w:r w:rsidRPr="00963ED8">
        <w:rPr>
          <w:rFonts w:cs="Times New Roman"/>
          <w:b/>
          <w:bCs/>
          <w:highlight w:val="yellow"/>
          <w:lang w:val="es-CO"/>
          <w:rPrChange w:id="9357" w:author="Massiel Nayibe Moreno Ladino" w:date="2025-01-15T13:00:00Z" w16du:dateUtc="2025-01-15T18:00:00Z">
            <w:rPr>
              <w:rFonts w:cs="Times New Roman"/>
              <w:b/>
              <w:bCs/>
              <w:highlight w:val="yellow"/>
            </w:rPr>
          </w:rPrChange>
        </w:rPr>
        <w:tab/>
        <w:t>Nombre</w:t>
      </w:r>
    </w:p>
    <w:p w14:paraId="0FC90C87" w14:textId="77777777" w:rsidR="00441859" w:rsidRPr="00963ED8" w:rsidRDefault="00DE7F5C">
      <w:pPr>
        <w:jc w:val="both"/>
        <w:rPr>
          <w:rFonts w:cs="Times New Roman"/>
          <w:b/>
          <w:bCs/>
          <w:highlight w:val="yellow"/>
          <w:lang w:val="es-CO"/>
          <w:rPrChange w:id="9358" w:author="Massiel Nayibe Moreno Ladino" w:date="2025-01-15T13:00:00Z" w16du:dateUtc="2025-01-15T18:00:00Z">
            <w:rPr>
              <w:rFonts w:cs="Times New Roman"/>
              <w:b/>
              <w:bCs/>
              <w:highlight w:val="yellow"/>
            </w:rPr>
          </w:rPrChange>
        </w:rPr>
      </w:pPr>
      <w:r w:rsidRPr="00963ED8">
        <w:rPr>
          <w:rFonts w:cs="Times New Roman"/>
          <w:b/>
          <w:bCs/>
          <w:highlight w:val="yellow"/>
          <w:lang w:val="es-CO"/>
          <w:rPrChange w:id="9359" w:author="Massiel Nayibe Moreno Ladino" w:date="2025-01-15T13:00:00Z" w16du:dateUtc="2025-01-15T18:00:00Z">
            <w:rPr>
              <w:rFonts w:cs="Times New Roman"/>
              <w:b/>
              <w:bCs/>
              <w:highlight w:val="yellow"/>
            </w:rPr>
          </w:rPrChange>
        </w:rPr>
        <w:t>Jefe de partido</w:t>
      </w:r>
      <w:r w:rsidRPr="00963ED8">
        <w:rPr>
          <w:rFonts w:cs="Times New Roman"/>
          <w:lang w:val="es-CO"/>
          <w:rPrChange w:id="9360" w:author="Massiel Nayibe Moreno Ladino" w:date="2025-01-15T13:00:00Z" w16du:dateUtc="2025-01-15T18:00:00Z">
            <w:rPr>
              <w:rFonts w:cs="Times New Roman"/>
            </w:rPr>
          </w:rPrChange>
        </w:rPr>
        <w:tab/>
      </w:r>
      <w:r w:rsidRPr="00963ED8">
        <w:rPr>
          <w:rFonts w:cs="Times New Roman"/>
          <w:lang w:val="es-CO"/>
          <w:rPrChange w:id="9361" w:author="Massiel Nayibe Moreno Ladino" w:date="2025-01-15T13:00:00Z" w16du:dateUtc="2025-01-15T18:00:00Z">
            <w:rPr>
              <w:rFonts w:cs="Times New Roman"/>
            </w:rPr>
          </w:rPrChange>
        </w:rPr>
        <w:tab/>
      </w:r>
      <w:r w:rsidRPr="00963ED8">
        <w:rPr>
          <w:rFonts w:cs="Times New Roman"/>
          <w:lang w:val="es-CO"/>
          <w:rPrChange w:id="9362" w:author="Massiel Nayibe Moreno Ladino" w:date="2025-01-15T13:00:00Z" w16du:dateUtc="2025-01-15T18:00:00Z">
            <w:rPr>
              <w:rFonts w:cs="Times New Roman"/>
            </w:rPr>
          </w:rPrChange>
        </w:rPr>
        <w:tab/>
      </w:r>
      <w:r w:rsidRPr="00963ED8">
        <w:rPr>
          <w:rFonts w:cs="Times New Roman"/>
          <w:lang w:val="es-CO"/>
          <w:rPrChange w:id="9363" w:author="Massiel Nayibe Moreno Ladino" w:date="2025-01-15T13:00:00Z" w16du:dateUtc="2025-01-15T18:00:00Z">
            <w:rPr>
              <w:rFonts w:cs="Times New Roman"/>
            </w:rPr>
          </w:rPrChange>
        </w:rPr>
        <w:tab/>
      </w:r>
      <w:r w:rsidRPr="00963ED8">
        <w:rPr>
          <w:rFonts w:cs="Times New Roman"/>
          <w:lang w:val="es-CO"/>
          <w:rPrChange w:id="9364" w:author="Massiel Nayibe Moreno Ladino" w:date="2025-01-15T13:00:00Z" w16du:dateUtc="2025-01-15T18:00:00Z">
            <w:rPr>
              <w:rFonts w:cs="Times New Roman"/>
            </w:rPr>
          </w:rPrChange>
        </w:rPr>
        <w:tab/>
      </w:r>
      <w:r w:rsidRPr="00963ED8">
        <w:rPr>
          <w:rFonts w:cs="Times New Roman"/>
          <w:lang w:val="es-CO"/>
          <w:rPrChange w:id="9365" w:author="Massiel Nayibe Moreno Ladino" w:date="2025-01-15T13:00:00Z" w16du:dateUtc="2025-01-15T18:00:00Z">
            <w:rPr>
              <w:rFonts w:cs="Times New Roman"/>
            </w:rPr>
          </w:rPrChange>
        </w:rPr>
        <w:tab/>
      </w:r>
      <w:r w:rsidRPr="00963ED8">
        <w:rPr>
          <w:rFonts w:cs="Times New Roman"/>
          <w:b/>
          <w:bCs/>
          <w:highlight w:val="yellow"/>
          <w:lang w:val="es-CO"/>
          <w:rPrChange w:id="9366" w:author="Massiel Nayibe Moreno Ladino" w:date="2025-01-15T13:00:00Z" w16du:dateUtc="2025-01-15T18:00:00Z">
            <w:rPr>
              <w:rFonts w:cs="Times New Roman"/>
              <w:b/>
              <w:bCs/>
              <w:highlight w:val="yellow"/>
            </w:rPr>
          </w:rPrChange>
        </w:rPr>
        <w:tab/>
        <w:t>C.C.</w:t>
      </w:r>
    </w:p>
    <w:p w14:paraId="2EF255E9" w14:textId="77777777" w:rsidR="00441859" w:rsidRPr="00963ED8" w:rsidRDefault="00DE7F5C">
      <w:pPr>
        <w:jc w:val="both"/>
        <w:rPr>
          <w:rFonts w:cs="Times New Roman"/>
          <w:b/>
          <w:bCs/>
          <w:lang w:val="es-CO"/>
          <w:rPrChange w:id="9367" w:author="Massiel Nayibe Moreno Ladino" w:date="2025-01-15T13:00:00Z" w16du:dateUtc="2025-01-15T18:00:00Z">
            <w:rPr>
              <w:rFonts w:cs="Times New Roman"/>
              <w:b/>
              <w:bCs/>
            </w:rPr>
          </w:rPrChange>
        </w:rPr>
      </w:pPr>
      <w:r w:rsidRPr="00963ED8">
        <w:rPr>
          <w:rFonts w:cs="Times New Roman"/>
          <w:b/>
          <w:bCs/>
          <w:lang w:val="es-CO"/>
          <w:rPrChange w:id="9368" w:author="Massiel Nayibe Moreno Ladino" w:date="2025-01-15T13:00:00Z" w16du:dateUtc="2025-01-15T18:00:00Z">
            <w:rPr>
              <w:rFonts w:cs="Times New Roman"/>
              <w:b/>
              <w:bCs/>
            </w:rPr>
          </w:rPrChange>
        </w:rPr>
        <w:t>Proyecto</w:t>
      </w:r>
    </w:p>
    <w:p w14:paraId="21D68E55" w14:textId="77777777" w:rsidR="00441859" w:rsidRDefault="00DE7F5C">
      <w:pPr>
        <w:jc w:val="both"/>
        <w:rPr>
          <w:rFonts w:cs="Times New Roman"/>
          <w:b/>
        </w:rPr>
      </w:pPr>
      <w:r w:rsidRPr="00963ED8">
        <w:rPr>
          <w:rFonts w:cs="Times New Roman"/>
          <w:b/>
          <w:bCs/>
          <w:lang w:val="es-CO"/>
          <w:rPrChange w:id="9369" w:author="Massiel Nayibe Moreno Ladino" w:date="2025-01-15T13:00:00Z" w16du:dateUtc="2025-01-15T18:00:00Z">
            <w:rPr>
              <w:rFonts w:cs="Times New Roman"/>
              <w:b/>
              <w:bCs/>
            </w:rPr>
          </w:rPrChange>
        </w:rPr>
        <w:t xml:space="preserve">Compañeros de las Américas, Inc. </w:t>
      </w:r>
      <w:r w:rsidRPr="00D7657D">
        <w:rPr>
          <w:rFonts w:cs="Times New Roman"/>
          <w:b/>
        </w:rPr>
        <w:t xml:space="preserve">Sucursal </w:t>
      </w:r>
      <w:r w:rsidR="007E0891" w:rsidRPr="00D7657D">
        <w:rPr>
          <w:rFonts w:cs="Times New Roman"/>
          <w:b/>
        </w:rPr>
        <w:t>Colombia</w:t>
      </w:r>
    </w:p>
    <w:p w14:paraId="5FBC5534" w14:textId="77777777" w:rsidR="002C08E2" w:rsidRPr="00D7657D" w:rsidRDefault="002C08E2" w:rsidP="002C08E2">
      <w:pPr>
        <w:spacing w:after="160" w:line="259" w:lineRule="auto"/>
        <w:rPr>
          <w:rFonts w:eastAsiaTheme="majorEastAsia" w:cs="Times New Roman"/>
          <w:b/>
          <w:color w:val="E66800"/>
          <w:sz w:val="32"/>
          <w:szCs w:val="26"/>
        </w:rPr>
      </w:pPr>
      <w:r w:rsidRPr="00D7657D">
        <w:rPr>
          <w:rFonts w:cs="Times New Roman"/>
        </w:rPr>
        <w:br w:type="page"/>
      </w:r>
    </w:p>
    <w:p w14:paraId="3F1F1FAE" w14:textId="77777777" w:rsidR="00441859" w:rsidRPr="00963ED8" w:rsidRDefault="00DE7F5C">
      <w:pPr>
        <w:pStyle w:val="Ttulo1"/>
        <w:jc w:val="both"/>
        <w:rPr>
          <w:rStyle w:val="Ttulo3Car"/>
          <w:bCs/>
          <w:lang w:val="es-CO"/>
          <w:rPrChange w:id="9370" w:author="Massiel Nayibe Moreno Ladino" w:date="2025-01-15T13:00:00Z" w16du:dateUtc="2025-01-15T18:00:00Z">
            <w:rPr>
              <w:rStyle w:val="Ttulo3Car"/>
              <w:b/>
              <w:bCs/>
              <w:szCs w:val="24"/>
            </w:rPr>
          </w:rPrChange>
        </w:rPr>
      </w:pPr>
      <w:bookmarkStart w:id="9371" w:name="_Annex_G"/>
      <w:bookmarkStart w:id="9372" w:name="_Annex_N:_Professional"/>
      <w:bookmarkStart w:id="9373" w:name="_Toc184807015"/>
      <w:bookmarkStart w:id="9374" w:name="_Toc185435540"/>
      <w:bookmarkEnd w:id="9288"/>
      <w:bookmarkEnd w:id="9371"/>
      <w:bookmarkEnd w:id="9372"/>
      <w:r w:rsidRPr="00963ED8">
        <w:rPr>
          <w:rStyle w:val="Ttulo3Car"/>
          <w:b/>
          <w:bCs/>
          <w:lang w:val="es-CO"/>
          <w:rPrChange w:id="9375" w:author="Massiel Nayibe Moreno Ladino" w:date="2025-01-15T13:00:00Z" w16du:dateUtc="2025-01-15T18:00:00Z">
            <w:rPr>
              <w:rStyle w:val="Ttulo3Car"/>
              <w:b/>
              <w:bCs/>
            </w:rPr>
          </w:rPrChange>
        </w:rPr>
        <w:lastRenderedPageBreak/>
        <w:t>Anexo N: Política de desarrollo profesional</w:t>
      </w:r>
      <w:bookmarkEnd w:id="9373"/>
      <w:bookmarkEnd w:id="9374"/>
    </w:p>
    <w:p w14:paraId="280F3705" w14:textId="77777777" w:rsidR="00441859" w:rsidRPr="00963ED8" w:rsidRDefault="00DE7F5C">
      <w:pPr>
        <w:pStyle w:val="Ttulo4"/>
        <w:rPr>
          <w:rStyle w:val="Ttulo3Car"/>
          <w:lang w:val="es-CO"/>
          <w:rPrChange w:id="9376" w:author="Massiel Nayibe Moreno Ladino" w:date="2025-01-15T13:00:00Z" w16du:dateUtc="2025-01-15T18:00:00Z">
            <w:rPr>
              <w:rStyle w:val="Ttulo3Car"/>
              <w:i w:val="0"/>
              <w:iCs w:val="0"/>
              <w:szCs w:val="28"/>
            </w:rPr>
          </w:rPrChange>
        </w:rPr>
      </w:pPr>
      <w:bookmarkStart w:id="9377" w:name="_Toc153300261"/>
      <w:r w:rsidRPr="00963ED8">
        <w:rPr>
          <w:szCs w:val="26"/>
          <w:lang w:val="es-CO"/>
          <w:rPrChange w:id="9378" w:author="Massiel Nayibe Moreno Ladino" w:date="2025-01-15T13:00:00Z" w16du:dateUtc="2025-01-15T18:00:00Z">
            <w:rPr>
              <w:b w:val="0"/>
              <w:bCs w:val="0"/>
              <w:color w:val="E66800"/>
              <w:sz w:val="28"/>
              <w:szCs w:val="26"/>
            </w:rPr>
          </w:rPrChange>
        </w:rPr>
        <w:t>Propósito</w:t>
      </w:r>
    </w:p>
    <w:p w14:paraId="6ABE885D" w14:textId="77777777" w:rsidR="00441859" w:rsidRPr="00963ED8" w:rsidRDefault="00DE7F5C">
      <w:pPr>
        <w:spacing w:line="360" w:lineRule="auto"/>
        <w:jc w:val="both"/>
        <w:rPr>
          <w:rFonts w:cs="Times New Roman"/>
          <w:w w:val="105"/>
          <w:lang w:val="es-CO"/>
          <w:rPrChange w:id="9379" w:author="Massiel Nayibe Moreno Ladino" w:date="2025-01-15T13:00:00Z" w16du:dateUtc="2025-01-15T18:00:00Z">
            <w:rPr>
              <w:rFonts w:cs="Times New Roman"/>
              <w:w w:val="105"/>
            </w:rPr>
          </w:rPrChange>
        </w:rPr>
      </w:pPr>
      <w:r w:rsidRPr="00963ED8">
        <w:rPr>
          <w:rFonts w:cs="Times New Roman"/>
          <w:w w:val="105"/>
          <w:lang w:val="es-CO"/>
          <w:rPrChange w:id="9380" w:author="Massiel Nayibe Moreno Ladino" w:date="2025-01-15T13:00:00Z" w16du:dateUtc="2025-01-15T18:00:00Z">
            <w:rPr>
              <w:rFonts w:cs="Times New Roman"/>
              <w:w w:val="105"/>
            </w:rPr>
          </w:rPrChange>
        </w:rPr>
        <w:t>La Política de Desarrollo Profesional se refiere a los programas y actividades de aprendizaje y desarrollo de la compañía para apoyar a la fuerza laboral global de Compañeros de las Américas (Compañeros).</w:t>
      </w:r>
    </w:p>
    <w:p w14:paraId="16F2A113" w14:textId="77777777" w:rsidR="00C54EB5" w:rsidRPr="00963ED8" w:rsidRDefault="00C54EB5" w:rsidP="00C54EB5">
      <w:pPr>
        <w:spacing w:line="360" w:lineRule="auto"/>
        <w:jc w:val="both"/>
        <w:rPr>
          <w:rFonts w:cs="Times New Roman"/>
          <w:w w:val="105"/>
          <w:lang w:val="es-CO"/>
          <w:rPrChange w:id="9381" w:author="Massiel Nayibe Moreno Ladino" w:date="2025-01-15T13:00:00Z" w16du:dateUtc="2025-01-15T18:00:00Z">
            <w:rPr>
              <w:rFonts w:cs="Times New Roman"/>
              <w:w w:val="105"/>
            </w:rPr>
          </w:rPrChange>
        </w:rPr>
      </w:pPr>
    </w:p>
    <w:p w14:paraId="2A8257EA" w14:textId="77777777" w:rsidR="00441859" w:rsidRPr="00963ED8" w:rsidRDefault="00DE7F5C">
      <w:pPr>
        <w:spacing w:line="360" w:lineRule="auto"/>
        <w:jc w:val="both"/>
        <w:rPr>
          <w:rFonts w:cs="Times New Roman"/>
          <w:w w:val="105"/>
          <w:lang w:val="es-CO"/>
          <w:rPrChange w:id="9382" w:author="Massiel Nayibe Moreno Ladino" w:date="2025-01-15T13:00:00Z" w16du:dateUtc="2025-01-15T18:00:00Z">
            <w:rPr>
              <w:rFonts w:cs="Times New Roman"/>
              <w:w w:val="105"/>
            </w:rPr>
          </w:rPrChange>
        </w:rPr>
      </w:pPr>
      <w:r w:rsidRPr="00963ED8">
        <w:rPr>
          <w:rFonts w:cs="Times New Roman"/>
          <w:w w:val="105"/>
          <w:lang w:val="es-CO"/>
          <w:rPrChange w:id="9383" w:author="Massiel Nayibe Moreno Ladino" w:date="2025-01-15T13:00:00Z" w16du:dateUtc="2025-01-15T18:00:00Z">
            <w:rPr>
              <w:rFonts w:cs="Times New Roman"/>
              <w:w w:val="105"/>
            </w:rPr>
          </w:rPrChange>
        </w:rPr>
        <w:t>En el moderno entorno competitivo, los profesionales necesitan reponer sus conocimientos y adquirir nuevas habilidades para hacer mejor su trabajo. El propósito de esta política es proporcionar directrices para aplicar a los Fondos Globales de Desarrollo Profesional de Partners, así como encontrar nuevos caminos hacia el éxito profesional.</w:t>
      </w:r>
    </w:p>
    <w:p w14:paraId="657376B6" w14:textId="77777777" w:rsidR="00441859" w:rsidRPr="00963ED8" w:rsidRDefault="00DE7F5C">
      <w:pPr>
        <w:pStyle w:val="Ttulo4"/>
        <w:rPr>
          <w:szCs w:val="26"/>
          <w:lang w:val="es-CO"/>
          <w:rPrChange w:id="9384" w:author="Massiel Nayibe Moreno Ladino" w:date="2025-01-15T13:00:00Z" w16du:dateUtc="2025-01-15T18:00:00Z">
            <w:rPr>
              <w:szCs w:val="26"/>
            </w:rPr>
          </w:rPrChange>
        </w:rPr>
      </w:pPr>
      <w:r w:rsidRPr="00963ED8">
        <w:rPr>
          <w:szCs w:val="26"/>
          <w:lang w:val="es-CO"/>
          <w:rPrChange w:id="9385" w:author="Massiel Nayibe Moreno Ladino" w:date="2025-01-15T13:00:00Z" w16du:dateUtc="2025-01-15T18:00:00Z">
            <w:rPr>
              <w:szCs w:val="26"/>
            </w:rPr>
          </w:rPrChange>
        </w:rPr>
        <w:t>Elementos políticos</w:t>
      </w:r>
    </w:p>
    <w:p w14:paraId="199E01A1" w14:textId="77777777" w:rsidR="00441859" w:rsidRPr="00963ED8" w:rsidRDefault="00DE7F5C">
      <w:pPr>
        <w:spacing w:line="360" w:lineRule="auto"/>
        <w:jc w:val="both"/>
        <w:rPr>
          <w:rFonts w:cs="Times New Roman"/>
          <w:w w:val="105"/>
          <w:lang w:val="es-CO"/>
          <w:rPrChange w:id="9386" w:author="Massiel Nayibe Moreno Ladino" w:date="2025-01-15T13:00:00Z" w16du:dateUtc="2025-01-15T18:00:00Z">
            <w:rPr>
              <w:rFonts w:cs="Times New Roman"/>
              <w:w w:val="105"/>
            </w:rPr>
          </w:rPrChange>
        </w:rPr>
      </w:pPr>
      <w:r w:rsidRPr="00963ED8">
        <w:rPr>
          <w:rFonts w:cs="Times New Roman"/>
          <w:w w:val="105"/>
          <w:lang w:val="es-CO"/>
          <w:rPrChange w:id="9387" w:author="Massiel Nayibe Moreno Ladino" w:date="2025-01-15T13:00:00Z" w16du:dateUtc="2025-01-15T18:00:00Z">
            <w:rPr>
              <w:rFonts w:cs="Times New Roman"/>
              <w:w w:val="105"/>
            </w:rPr>
          </w:rPrChange>
        </w:rPr>
        <w:t xml:space="preserve">Bajo esta política, Compañeros entiende que el personal, la Alta Dirección y Recursos Humanos (RRHH) deben colaborar para construir una cultura de aprendizaje y desarrollo continuos. El Programa de Desarrollo Profesional es el aprendizaje llevado a cabo por el personal y sus supervisores para mantener y avanzar en las habilidades, conocimientos y competencias, específicamente en lo que se refiere y añade valor al trabajo, y a la misión de Partners. </w:t>
      </w:r>
    </w:p>
    <w:p w14:paraId="717AC5EC" w14:textId="77777777" w:rsidR="00C54EB5" w:rsidRPr="00963ED8" w:rsidRDefault="00C54EB5" w:rsidP="00C54EB5">
      <w:pPr>
        <w:pStyle w:val="NormalWeb"/>
        <w:shd w:val="clear" w:color="auto" w:fill="FFFFFF"/>
        <w:spacing w:before="0" w:beforeAutospacing="0" w:after="0" w:afterAutospacing="0" w:line="360" w:lineRule="auto"/>
        <w:jc w:val="both"/>
        <w:rPr>
          <w:w w:val="105"/>
          <w:rPrChange w:id="9388" w:author="Massiel Nayibe Moreno Ladino" w:date="2025-01-15T13:00:00Z" w16du:dateUtc="2025-01-15T18:00:00Z">
            <w:rPr>
              <w:w w:val="105"/>
              <w:lang w:val="en-US"/>
            </w:rPr>
          </w:rPrChange>
        </w:rPr>
      </w:pPr>
    </w:p>
    <w:p w14:paraId="5DB14B56" w14:textId="77777777" w:rsidR="00441859" w:rsidRPr="00963ED8" w:rsidRDefault="00DE7F5C">
      <w:pPr>
        <w:pStyle w:val="NormalWeb"/>
        <w:shd w:val="clear" w:color="auto" w:fill="FFFFFF"/>
        <w:spacing w:before="0" w:beforeAutospacing="0" w:after="0" w:afterAutospacing="0" w:line="360" w:lineRule="auto"/>
        <w:jc w:val="both"/>
        <w:rPr>
          <w:rFonts w:eastAsia="Trebuchet MS"/>
          <w:w w:val="105"/>
          <w:rPrChange w:id="9389" w:author="Massiel Nayibe Moreno Ladino" w:date="2025-01-15T13:00:00Z" w16du:dateUtc="2025-01-15T18:00:00Z">
            <w:rPr>
              <w:rFonts w:eastAsia="Trebuchet MS"/>
              <w:w w:val="105"/>
              <w:lang w:val="en-US"/>
            </w:rPr>
          </w:rPrChange>
        </w:rPr>
      </w:pPr>
      <w:r w:rsidRPr="00963ED8">
        <w:rPr>
          <w:w w:val="105"/>
          <w:rPrChange w:id="9390" w:author="Massiel Nayibe Moreno Ladino" w:date="2025-01-15T13:00:00Z" w16du:dateUtc="2025-01-15T18:00:00Z">
            <w:rPr>
              <w:w w:val="105"/>
              <w:lang w:val="en-US"/>
            </w:rPr>
          </w:rPrChange>
        </w:rPr>
        <w:t xml:space="preserve">Es un proceso dinámico y puede lograrse no sólo mediante la participación en cursos formales, sino también a través de la experiencia profesional, la colaboración, la tutoría, la participación en actividades de organizaciones profesionales y el estudio y la investigación independientes. </w:t>
      </w:r>
      <w:r w:rsidRPr="00963ED8">
        <w:rPr>
          <w:rFonts w:eastAsia="Trebuchet MS"/>
          <w:w w:val="105"/>
          <w:rPrChange w:id="9391" w:author="Massiel Nayibe Moreno Ladino" w:date="2025-01-15T13:00:00Z" w16du:dateUtc="2025-01-15T18:00:00Z">
            <w:rPr>
              <w:rFonts w:eastAsia="Trebuchet MS"/>
              <w:w w:val="105"/>
              <w:lang w:val="en-US"/>
            </w:rPr>
          </w:rPrChange>
        </w:rPr>
        <w:t xml:space="preserve">Además, Partners ha adquirido un sistema de gestión del aprendizaje basado en la nube que contiene y sirve de eje central de aprendizaje con miles de microcursos educativos y otros recursos. </w:t>
      </w:r>
    </w:p>
    <w:p w14:paraId="60F623E7" w14:textId="77777777" w:rsidR="00C54EB5" w:rsidRPr="00963ED8" w:rsidRDefault="00C54EB5" w:rsidP="00C54EB5">
      <w:pPr>
        <w:spacing w:line="360" w:lineRule="auto"/>
        <w:jc w:val="both"/>
        <w:rPr>
          <w:rFonts w:cs="Times New Roman"/>
          <w:w w:val="105"/>
          <w:lang w:val="es-CO"/>
          <w:rPrChange w:id="9392" w:author="Massiel Nayibe Moreno Ladino" w:date="2025-01-15T13:00:00Z" w16du:dateUtc="2025-01-15T18:00:00Z">
            <w:rPr>
              <w:rFonts w:cs="Times New Roman"/>
              <w:w w:val="105"/>
            </w:rPr>
          </w:rPrChange>
        </w:rPr>
      </w:pPr>
    </w:p>
    <w:p w14:paraId="75A417E0" w14:textId="77777777" w:rsidR="00441859" w:rsidRPr="00963ED8" w:rsidRDefault="00DE7F5C">
      <w:pPr>
        <w:spacing w:line="360" w:lineRule="auto"/>
        <w:jc w:val="both"/>
        <w:rPr>
          <w:rFonts w:cs="Times New Roman"/>
          <w:w w:val="105"/>
          <w:lang w:val="es-CO"/>
          <w:rPrChange w:id="9393" w:author="Massiel Nayibe Moreno Ladino" w:date="2025-01-15T13:00:00Z" w16du:dateUtc="2025-01-15T18:00:00Z">
            <w:rPr>
              <w:rFonts w:cs="Times New Roman"/>
              <w:w w:val="105"/>
            </w:rPr>
          </w:rPrChange>
        </w:rPr>
      </w:pPr>
      <w:r w:rsidRPr="00963ED8">
        <w:rPr>
          <w:rFonts w:cs="Times New Roman"/>
          <w:w w:val="105"/>
          <w:lang w:val="es-CO"/>
          <w:rPrChange w:id="9394" w:author="Massiel Nayibe Moreno Ladino" w:date="2025-01-15T13:00:00Z" w16du:dateUtc="2025-01-15T18:00:00Z">
            <w:rPr>
              <w:rFonts w:cs="Times New Roman"/>
              <w:w w:val="105"/>
            </w:rPr>
          </w:rPrChange>
        </w:rPr>
        <w:t>Aunque el compromiso con el desarrollo profesional varía ampliamente entre grupos e individuos, las siguientes áreas de desarrollo de conocimientos y habilidades deben considerarse relevantes para el éxito de la misión y las iniciativas del personal y de los Socios:</w:t>
      </w:r>
    </w:p>
    <w:p w14:paraId="7E302E60" w14:textId="77777777" w:rsidR="00C54EB5" w:rsidRPr="00963ED8" w:rsidRDefault="00C54EB5" w:rsidP="00C54EB5">
      <w:pPr>
        <w:spacing w:line="360" w:lineRule="auto"/>
        <w:jc w:val="both"/>
        <w:rPr>
          <w:rFonts w:cs="Times New Roman"/>
          <w:w w:val="105"/>
          <w:lang w:val="es-CO"/>
          <w:rPrChange w:id="9395" w:author="Massiel Nayibe Moreno Ladino" w:date="2025-01-15T13:00:00Z" w16du:dateUtc="2025-01-15T18:00:00Z">
            <w:rPr>
              <w:rFonts w:cs="Times New Roman"/>
              <w:w w:val="105"/>
            </w:rPr>
          </w:rPrChange>
        </w:rPr>
      </w:pPr>
    </w:p>
    <w:p w14:paraId="3334F352" w14:textId="77777777" w:rsidR="00441859" w:rsidRPr="00963ED8" w:rsidRDefault="00DE7F5C">
      <w:pPr>
        <w:pStyle w:val="NormalWeb"/>
        <w:numPr>
          <w:ilvl w:val="0"/>
          <w:numId w:val="163"/>
        </w:numPr>
        <w:shd w:val="clear" w:color="auto" w:fill="FFFFFF" w:themeFill="background1"/>
        <w:spacing w:before="0" w:beforeAutospacing="0" w:after="0" w:afterAutospacing="0" w:line="360" w:lineRule="auto"/>
        <w:jc w:val="both"/>
        <w:rPr>
          <w:rFonts w:eastAsia="Trebuchet MS"/>
          <w:w w:val="105"/>
          <w:rPrChange w:id="9396" w:author="Massiel Nayibe Moreno Ladino" w:date="2025-01-15T13:00:00Z" w16du:dateUtc="2025-01-15T18:00:00Z">
            <w:rPr>
              <w:rFonts w:eastAsia="Trebuchet MS"/>
              <w:w w:val="105"/>
              <w:lang w:val="en-US"/>
            </w:rPr>
          </w:rPrChange>
        </w:rPr>
      </w:pPr>
      <w:r w:rsidRPr="00963ED8">
        <w:rPr>
          <w:rFonts w:eastAsia="Trebuchet MS"/>
          <w:rPrChange w:id="9397" w:author="Massiel Nayibe Moreno Ladino" w:date="2025-01-15T13:00:00Z" w16du:dateUtc="2025-01-15T18:00:00Z">
            <w:rPr>
              <w:rFonts w:eastAsia="Trebuchet MS"/>
              <w:lang w:val="en-US"/>
            </w:rPr>
          </w:rPrChange>
        </w:rPr>
        <w:lastRenderedPageBreak/>
        <w:t xml:space="preserve">Conocimientos empresariales, incluida la gestión financiera, la adquisición de lenguas extranjeras, conocimientos técnicos relacionados con las áreas técnicas de Partners, gestión de recursos humanos y liderazgo estratégico. </w:t>
      </w:r>
    </w:p>
    <w:p w14:paraId="11676FE0" w14:textId="77777777" w:rsidR="00441859" w:rsidRPr="00963ED8" w:rsidRDefault="00DE7F5C">
      <w:pPr>
        <w:pStyle w:val="NormalWeb"/>
        <w:numPr>
          <w:ilvl w:val="0"/>
          <w:numId w:val="163"/>
        </w:numPr>
        <w:shd w:val="clear" w:color="auto" w:fill="FFFFFF"/>
        <w:spacing w:before="0" w:beforeAutospacing="0" w:after="0" w:afterAutospacing="0" w:line="360" w:lineRule="auto"/>
        <w:jc w:val="both"/>
        <w:rPr>
          <w:rFonts w:eastAsia="Trebuchet MS"/>
          <w:w w:val="105"/>
          <w:rPrChange w:id="9398" w:author="Massiel Nayibe Moreno Ladino" w:date="2025-01-15T13:00:00Z" w16du:dateUtc="2025-01-15T18:00:00Z">
            <w:rPr>
              <w:rFonts w:eastAsia="Trebuchet MS"/>
              <w:w w:val="105"/>
              <w:lang w:val="en-US"/>
            </w:rPr>
          </w:rPrChange>
        </w:rPr>
      </w:pPr>
      <w:r w:rsidRPr="00963ED8">
        <w:rPr>
          <w:rFonts w:eastAsia="Trebuchet MS"/>
          <w:w w:val="105"/>
          <w:rPrChange w:id="9399" w:author="Massiel Nayibe Moreno Ladino" w:date="2025-01-15T13:00:00Z" w16du:dateUtc="2025-01-15T18:00:00Z">
            <w:rPr>
              <w:rFonts w:eastAsia="Trebuchet MS"/>
              <w:w w:val="105"/>
              <w:lang w:val="en-US"/>
            </w:rPr>
          </w:rPrChange>
        </w:rPr>
        <w:t>Habilidades de comunicación, incluidas habilidades básicas, gestión de conflictos, resolución, negociación y facilitación.</w:t>
      </w:r>
    </w:p>
    <w:p w14:paraId="483BAB1B" w14:textId="77777777" w:rsidR="00441859" w:rsidRPr="00963ED8" w:rsidRDefault="00DE7F5C">
      <w:pPr>
        <w:pStyle w:val="NormalWeb"/>
        <w:numPr>
          <w:ilvl w:val="0"/>
          <w:numId w:val="163"/>
        </w:numPr>
        <w:shd w:val="clear" w:color="auto" w:fill="FFFFFF"/>
        <w:spacing w:before="0" w:beforeAutospacing="0" w:after="0" w:afterAutospacing="0" w:line="360" w:lineRule="auto"/>
        <w:jc w:val="both"/>
        <w:rPr>
          <w:rFonts w:eastAsia="Trebuchet MS"/>
          <w:w w:val="105"/>
          <w:rPrChange w:id="9400" w:author="Massiel Nayibe Moreno Ladino" w:date="2025-01-15T13:00:00Z" w16du:dateUtc="2025-01-15T18:00:00Z">
            <w:rPr>
              <w:rFonts w:eastAsia="Trebuchet MS"/>
              <w:w w:val="105"/>
              <w:lang w:val="en-US"/>
            </w:rPr>
          </w:rPrChange>
        </w:rPr>
      </w:pPr>
      <w:r w:rsidRPr="00963ED8">
        <w:rPr>
          <w:rFonts w:eastAsia="Trebuchet MS"/>
          <w:w w:val="105"/>
          <w:rPrChange w:id="9401" w:author="Massiel Nayibe Moreno Ladino" w:date="2025-01-15T13:00:00Z" w16du:dateUtc="2025-01-15T18:00:00Z">
            <w:rPr>
              <w:rFonts w:eastAsia="Trebuchet MS"/>
              <w:w w:val="105"/>
              <w:lang w:val="en-US"/>
            </w:rPr>
          </w:rPrChange>
        </w:rPr>
        <w:t>Habilidades de comunicación en equipo y/o de creación de equipos.</w:t>
      </w:r>
    </w:p>
    <w:p w14:paraId="342016A2" w14:textId="77777777" w:rsidR="00441859" w:rsidRPr="00963ED8" w:rsidRDefault="00DE7F5C">
      <w:pPr>
        <w:pStyle w:val="NormalWeb"/>
        <w:numPr>
          <w:ilvl w:val="0"/>
          <w:numId w:val="163"/>
        </w:numPr>
        <w:shd w:val="clear" w:color="auto" w:fill="FFFFFF"/>
        <w:spacing w:before="0" w:beforeAutospacing="0" w:after="0" w:afterAutospacing="0" w:line="360" w:lineRule="auto"/>
        <w:jc w:val="both"/>
        <w:rPr>
          <w:rFonts w:eastAsia="Trebuchet MS"/>
          <w:w w:val="105"/>
          <w:rPrChange w:id="9402" w:author="Massiel Nayibe Moreno Ladino" w:date="2025-01-15T13:00:00Z" w16du:dateUtc="2025-01-15T18:00:00Z">
            <w:rPr>
              <w:rFonts w:eastAsia="Trebuchet MS"/>
              <w:w w:val="105"/>
              <w:lang w:val="en-US"/>
            </w:rPr>
          </w:rPrChange>
        </w:rPr>
      </w:pPr>
      <w:r w:rsidRPr="00963ED8">
        <w:rPr>
          <w:rFonts w:eastAsia="Trebuchet MS"/>
          <w:w w:val="105"/>
          <w:rPrChange w:id="9403" w:author="Massiel Nayibe Moreno Ladino" w:date="2025-01-15T13:00:00Z" w16du:dateUtc="2025-01-15T18:00:00Z">
            <w:rPr>
              <w:rFonts w:eastAsia="Trebuchet MS"/>
              <w:w w:val="105"/>
              <w:lang w:val="en-US"/>
            </w:rPr>
          </w:rPrChange>
        </w:rPr>
        <w:t>Conocimientos y competencias en materia de financiación de la investigación y administración de subvenciones.</w:t>
      </w:r>
    </w:p>
    <w:p w14:paraId="4E1106F0" w14:textId="77777777" w:rsidR="00441859" w:rsidRPr="00963ED8" w:rsidRDefault="00DE7F5C">
      <w:pPr>
        <w:pStyle w:val="NormalWeb"/>
        <w:numPr>
          <w:ilvl w:val="0"/>
          <w:numId w:val="163"/>
        </w:numPr>
        <w:shd w:val="clear" w:color="auto" w:fill="FFFFFF"/>
        <w:spacing w:before="0" w:beforeAutospacing="0" w:after="0" w:afterAutospacing="0" w:line="360" w:lineRule="auto"/>
        <w:jc w:val="both"/>
        <w:rPr>
          <w:rFonts w:eastAsia="Trebuchet MS"/>
          <w:w w:val="105"/>
          <w:rPrChange w:id="9404" w:author="Massiel Nayibe Moreno Ladino" w:date="2025-01-15T13:00:00Z" w16du:dateUtc="2025-01-15T18:00:00Z">
            <w:rPr>
              <w:rFonts w:eastAsia="Trebuchet MS"/>
              <w:w w:val="105"/>
              <w:lang w:val="en-US"/>
            </w:rPr>
          </w:rPrChange>
        </w:rPr>
      </w:pPr>
      <w:r w:rsidRPr="00963ED8">
        <w:rPr>
          <w:rFonts w:eastAsia="Trebuchet MS"/>
          <w:w w:val="105"/>
          <w:rPrChange w:id="9405" w:author="Massiel Nayibe Moreno Ladino" w:date="2025-01-15T13:00:00Z" w16du:dateUtc="2025-01-15T18:00:00Z">
            <w:rPr>
              <w:rFonts w:eastAsia="Trebuchet MS"/>
              <w:w w:val="105"/>
              <w:lang w:val="en-US"/>
            </w:rPr>
          </w:rPrChange>
        </w:rPr>
        <w:t>Conocimientos y capacidades relacionados con la diversidad, la equidad y la inclusión.</w:t>
      </w:r>
    </w:p>
    <w:p w14:paraId="7E4406F7" w14:textId="77777777" w:rsidR="00441859" w:rsidRPr="00963ED8" w:rsidRDefault="00DE7F5C">
      <w:pPr>
        <w:pStyle w:val="NormalWeb"/>
        <w:numPr>
          <w:ilvl w:val="0"/>
          <w:numId w:val="163"/>
        </w:numPr>
        <w:shd w:val="clear" w:color="auto" w:fill="FFFFFF"/>
        <w:spacing w:before="0" w:beforeAutospacing="0" w:after="0" w:afterAutospacing="0" w:line="360" w:lineRule="auto"/>
        <w:jc w:val="both"/>
        <w:rPr>
          <w:rFonts w:eastAsia="Trebuchet MS"/>
          <w:w w:val="105"/>
          <w:rPrChange w:id="9406" w:author="Massiel Nayibe Moreno Ladino" w:date="2025-01-15T13:00:00Z" w16du:dateUtc="2025-01-15T18:00:00Z">
            <w:rPr>
              <w:rFonts w:eastAsia="Trebuchet MS"/>
              <w:w w:val="105"/>
              <w:lang w:val="en-US"/>
            </w:rPr>
          </w:rPrChange>
        </w:rPr>
      </w:pPr>
      <w:r w:rsidRPr="00963ED8">
        <w:rPr>
          <w:rFonts w:eastAsia="Trebuchet MS"/>
          <w:w w:val="105"/>
          <w:rPrChange w:id="9407" w:author="Massiel Nayibe Moreno Ladino" w:date="2025-01-15T13:00:00Z" w16du:dateUtc="2025-01-15T18:00:00Z">
            <w:rPr>
              <w:rFonts w:eastAsia="Trebuchet MS"/>
              <w:w w:val="105"/>
              <w:lang w:val="en-US"/>
            </w:rPr>
          </w:rPrChange>
        </w:rPr>
        <w:t xml:space="preserve">Conocimientos y habilidades en el uso de la tecnología para aumentar la eficiencia y eficacia de los procesos/prácticas empresariales </w:t>
      </w:r>
      <w:r w:rsidRPr="00963ED8">
        <w:rPr>
          <w:rFonts w:eastAsia="Trebuchet MS"/>
          <w:rPrChange w:id="9408" w:author="Massiel Nayibe Moreno Ladino" w:date="2025-01-15T13:00:00Z" w16du:dateUtc="2025-01-15T18:00:00Z">
            <w:rPr>
              <w:rFonts w:eastAsia="Trebuchet MS"/>
              <w:lang w:val="en-US"/>
            </w:rPr>
          </w:rPrChange>
        </w:rPr>
        <w:t>de Partners</w:t>
      </w:r>
      <w:r w:rsidRPr="00963ED8">
        <w:rPr>
          <w:rFonts w:eastAsia="Trebuchet MS"/>
          <w:w w:val="105"/>
          <w:rPrChange w:id="9409" w:author="Massiel Nayibe Moreno Ladino" w:date="2025-01-15T13:00:00Z" w16du:dateUtc="2025-01-15T18:00:00Z">
            <w:rPr>
              <w:rFonts w:eastAsia="Trebuchet MS"/>
              <w:w w:val="105"/>
              <w:lang w:val="en-US"/>
            </w:rPr>
          </w:rPrChange>
        </w:rPr>
        <w:t>.</w:t>
      </w:r>
    </w:p>
    <w:p w14:paraId="12CC3382" w14:textId="77777777" w:rsidR="00441859" w:rsidRPr="00963ED8" w:rsidRDefault="00DE7F5C">
      <w:pPr>
        <w:pStyle w:val="NormalWeb"/>
        <w:numPr>
          <w:ilvl w:val="0"/>
          <w:numId w:val="163"/>
        </w:numPr>
        <w:shd w:val="clear" w:color="auto" w:fill="FFFFFF"/>
        <w:spacing w:before="0" w:beforeAutospacing="0" w:after="0" w:afterAutospacing="0" w:line="360" w:lineRule="auto"/>
        <w:jc w:val="both"/>
        <w:rPr>
          <w:rFonts w:eastAsia="Trebuchet MS"/>
          <w:w w:val="105"/>
          <w:rPrChange w:id="9410" w:author="Massiel Nayibe Moreno Ladino" w:date="2025-01-15T13:00:00Z" w16du:dateUtc="2025-01-15T18:00:00Z">
            <w:rPr>
              <w:rFonts w:eastAsia="Trebuchet MS"/>
              <w:w w:val="105"/>
              <w:lang w:val="en-US"/>
            </w:rPr>
          </w:rPrChange>
        </w:rPr>
      </w:pPr>
      <w:r w:rsidRPr="00963ED8">
        <w:rPr>
          <w:rFonts w:eastAsia="Trebuchet MS"/>
          <w:w w:val="105"/>
          <w:rPrChange w:id="9411" w:author="Massiel Nayibe Moreno Ladino" w:date="2025-01-15T13:00:00Z" w16du:dateUtc="2025-01-15T18:00:00Z">
            <w:rPr>
              <w:rFonts w:eastAsia="Trebuchet MS"/>
              <w:w w:val="105"/>
              <w:lang w:val="en-US"/>
            </w:rPr>
          </w:rPrChange>
        </w:rPr>
        <w:t>Mantener y desarrollar los conocimientos profesionales.</w:t>
      </w:r>
    </w:p>
    <w:p w14:paraId="3EE0CCC8" w14:textId="77777777" w:rsidR="00441859" w:rsidRPr="00963ED8" w:rsidRDefault="00DE7F5C">
      <w:pPr>
        <w:pStyle w:val="NormalWeb"/>
        <w:numPr>
          <w:ilvl w:val="0"/>
          <w:numId w:val="163"/>
        </w:numPr>
        <w:shd w:val="clear" w:color="auto" w:fill="FFFFFF"/>
        <w:spacing w:before="0" w:beforeAutospacing="0" w:after="0" w:afterAutospacing="0" w:line="360" w:lineRule="auto"/>
        <w:jc w:val="both"/>
        <w:rPr>
          <w:rFonts w:eastAsia="Trebuchet MS"/>
          <w:w w:val="105"/>
          <w:rPrChange w:id="9412" w:author="Massiel Nayibe Moreno Ladino" w:date="2025-01-15T13:00:00Z" w16du:dateUtc="2025-01-15T18:00:00Z">
            <w:rPr>
              <w:rFonts w:eastAsia="Trebuchet MS"/>
              <w:w w:val="105"/>
              <w:lang w:val="en-US"/>
            </w:rPr>
          </w:rPrChange>
        </w:rPr>
      </w:pPr>
      <w:r w:rsidRPr="00963ED8">
        <w:rPr>
          <w:rFonts w:eastAsia="Trebuchet MS"/>
          <w:w w:val="105"/>
          <w:rPrChange w:id="9413" w:author="Massiel Nayibe Moreno Ladino" w:date="2025-01-15T13:00:00Z" w16du:dateUtc="2025-01-15T18:00:00Z">
            <w:rPr>
              <w:rFonts w:eastAsia="Trebuchet MS"/>
              <w:w w:val="105"/>
              <w:lang w:val="en-US"/>
            </w:rPr>
          </w:rPrChange>
        </w:rPr>
        <w:t>Otras competencias básicas, como el pensamiento crítico, la resolución de problemas, la oratoria, la redacción profesional y la fluidez intercultural.</w:t>
      </w:r>
    </w:p>
    <w:p w14:paraId="511CE43B" w14:textId="77777777" w:rsidR="00441859" w:rsidRPr="00963ED8" w:rsidRDefault="00DE7F5C">
      <w:pPr>
        <w:pStyle w:val="Ttulo4"/>
        <w:rPr>
          <w:szCs w:val="26"/>
          <w:lang w:val="es-CO"/>
          <w:rPrChange w:id="9414" w:author="Massiel Nayibe Moreno Ladino" w:date="2025-01-15T13:00:00Z" w16du:dateUtc="2025-01-15T18:00:00Z">
            <w:rPr>
              <w:szCs w:val="26"/>
            </w:rPr>
          </w:rPrChange>
        </w:rPr>
      </w:pPr>
      <w:r w:rsidRPr="00963ED8">
        <w:rPr>
          <w:szCs w:val="26"/>
          <w:lang w:val="es-CO"/>
          <w:rPrChange w:id="9415" w:author="Massiel Nayibe Moreno Ladino" w:date="2025-01-15T13:00:00Z" w16du:dateUtc="2025-01-15T18:00:00Z">
            <w:rPr>
              <w:szCs w:val="26"/>
            </w:rPr>
          </w:rPrChange>
        </w:rPr>
        <w:t>Requisitos del programa</w:t>
      </w:r>
    </w:p>
    <w:p w14:paraId="5C6C8186" w14:textId="77777777" w:rsidR="00441859" w:rsidRPr="00963ED8" w:rsidRDefault="00DE7F5C">
      <w:pPr>
        <w:spacing w:line="360" w:lineRule="auto"/>
        <w:jc w:val="both"/>
        <w:rPr>
          <w:rFonts w:cs="Times New Roman"/>
          <w:w w:val="105"/>
          <w:lang w:val="es-CO"/>
          <w:rPrChange w:id="9416" w:author="Massiel Nayibe Moreno Ladino" w:date="2025-01-15T13:00:00Z" w16du:dateUtc="2025-01-15T18:00:00Z">
            <w:rPr>
              <w:rFonts w:cs="Times New Roman"/>
              <w:w w:val="105"/>
            </w:rPr>
          </w:rPrChange>
        </w:rPr>
      </w:pPr>
      <w:r w:rsidRPr="00963ED8">
        <w:rPr>
          <w:rFonts w:cs="Times New Roman"/>
          <w:w w:val="105"/>
          <w:lang w:val="es-CO"/>
          <w:rPrChange w:id="9417" w:author="Massiel Nayibe Moreno Ladino" w:date="2025-01-15T13:00:00Z" w16du:dateUtc="2025-01-15T18:00:00Z">
            <w:rPr>
              <w:rFonts w:cs="Times New Roman"/>
              <w:w w:val="105"/>
            </w:rPr>
          </w:rPrChange>
        </w:rPr>
        <w:t>Todas las oportunidades de desarrollo profesional en el marco de esta política deben estar relacionadas con la mejora de las capacidades de los miembros del personal en sus puestos de trabajo actuales, y/o con la mejora del potencial del personal para ascender a un puesto dentro de Partners que el individuo tenga una expectativa razonable y clara de alcanzar. Las oportunidades de desarrollo profesional deben centrarse en primer lugar en ayudar al personal a destacar en su puesto actual. Si el personal ha dominado todas las habilidades requeridas para su rol actual, los fondos de este programa pueden ser utilizados para desarrollar habilidades para una futura oportunidad de crecimiento dentro de Compañeros.</w:t>
      </w:r>
    </w:p>
    <w:p w14:paraId="49B1E691" w14:textId="77777777" w:rsidR="00441859" w:rsidRPr="00963ED8" w:rsidRDefault="00DE7F5C">
      <w:pPr>
        <w:pStyle w:val="Ttulo4"/>
        <w:rPr>
          <w:szCs w:val="26"/>
          <w:lang w:val="es-CO"/>
          <w:rPrChange w:id="9418" w:author="Massiel Nayibe Moreno Ladino" w:date="2025-01-15T13:00:00Z" w16du:dateUtc="2025-01-15T18:00:00Z">
            <w:rPr>
              <w:szCs w:val="26"/>
            </w:rPr>
          </w:rPrChange>
        </w:rPr>
      </w:pPr>
      <w:r w:rsidRPr="00963ED8">
        <w:rPr>
          <w:szCs w:val="26"/>
          <w:lang w:val="es-CO"/>
          <w:rPrChange w:id="9419" w:author="Massiel Nayibe Moreno Ladino" w:date="2025-01-15T13:00:00Z" w16du:dateUtc="2025-01-15T18:00:00Z">
            <w:rPr>
              <w:szCs w:val="26"/>
            </w:rPr>
          </w:rPrChange>
        </w:rPr>
        <w:t>Elegibilidad del personal</w:t>
      </w:r>
    </w:p>
    <w:p w14:paraId="48E7304D" w14:textId="77777777" w:rsidR="00441859" w:rsidRPr="00963ED8" w:rsidRDefault="00DE7F5C">
      <w:pPr>
        <w:pStyle w:val="Textoindependiente"/>
        <w:spacing w:before="4" w:line="360" w:lineRule="auto"/>
        <w:ind w:right="30"/>
        <w:jc w:val="both"/>
        <w:rPr>
          <w:i/>
          <w:iCs/>
          <w:w w:val="105"/>
          <w:sz w:val="24"/>
          <w:szCs w:val="24"/>
          <w:lang w:val="es-CO"/>
          <w:rPrChange w:id="9420" w:author="Massiel Nayibe Moreno Ladino" w:date="2025-01-15T13:00:00Z" w16du:dateUtc="2025-01-15T18:00:00Z">
            <w:rPr>
              <w:i/>
              <w:iCs/>
              <w:w w:val="105"/>
              <w:sz w:val="24"/>
              <w:szCs w:val="24"/>
            </w:rPr>
          </w:rPrChange>
        </w:rPr>
      </w:pPr>
      <w:r w:rsidRPr="00963ED8">
        <w:rPr>
          <w:w w:val="105"/>
          <w:sz w:val="24"/>
          <w:szCs w:val="24"/>
          <w:lang w:val="es-CO"/>
          <w:rPrChange w:id="9421" w:author="Massiel Nayibe Moreno Ladino" w:date="2025-01-15T13:00:00Z" w16du:dateUtc="2025-01-15T18:00:00Z">
            <w:rPr>
              <w:w w:val="105"/>
              <w:sz w:val="24"/>
              <w:szCs w:val="24"/>
            </w:rPr>
          </w:rPrChange>
        </w:rPr>
        <w:t xml:space="preserve">Esta política se aplica a todos los empleados de </w:t>
      </w:r>
      <w:r w:rsidRPr="00963ED8">
        <w:rPr>
          <w:sz w:val="24"/>
          <w:szCs w:val="24"/>
          <w:lang w:val="es-CO"/>
          <w:rPrChange w:id="9422" w:author="Massiel Nayibe Moreno Ladino" w:date="2025-01-15T13:00:00Z" w16du:dateUtc="2025-01-15T18:00:00Z">
            <w:rPr>
              <w:sz w:val="24"/>
              <w:szCs w:val="24"/>
            </w:rPr>
          </w:rPrChange>
        </w:rPr>
        <w:t xml:space="preserve">Partners </w:t>
      </w:r>
      <w:r w:rsidRPr="00963ED8">
        <w:rPr>
          <w:w w:val="105"/>
          <w:sz w:val="24"/>
          <w:szCs w:val="24"/>
          <w:lang w:val="es-CO"/>
          <w:rPrChange w:id="9423" w:author="Massiel Nayibe Moreno Ladino" w:date="2025-01-15T13:00:00Z" w16du:dateUtc="2025-01-15T18:00:00Z">
            <w:rPr>
              <w:w w:val="105"/>
              <w:sz w:val="24"/>
              <w:szCs w:val="24"/>
            </w:rPr>
          </w:rPrChange>
        </w:rPr>
        <w:t xml:space="preserve">a tiempo completo, y a los consultores a tiempo completo (caso por caso), </w:t>
      </w:r>
      <w:r w:rsidRPr="00963ED8">
        <w:rPr>
          <w:sz w:val="24"/>
          <w:szCs w:val="24"/>
          <w:lang w:val="es-CO"/>
          <w:rPrChange w:id="9424" w:author="Massiel Nayibe Moreno Ladino" w:date="2025-01-15T13:00:00Z" w16du:dateUtc="2025-01-15T18:00:00Z">
            <w:rPr>
              <w:sz w:val="24"/>
              <w:szCs w:val="24"/>
            </w:rPr>
          </w:rPrChange>
        </w:rPr>
        <w:t xml:space="preserve">que hayan completado </w:t>
      </w:r>
      <w:r w:rsidRPr="00963ED8">
        <w:rPr>
          <w:w w:val="105"/>
          <w:sz w:val="24"/>
          <w:szCs w:val="24"/>
          <w:lang w:val="es-CO"/>
          <w:rPrChange w:id="9425" w:author="Massiel Nayibe Moreno Ladino" w:date="2025-01-15T13:00:00Z" w16du:dateUtc="2025-01-15T18:00:00Z">
            <w:rPr>
              <w:w w:val="105"/>
              <w:sz w:val="24"/>
              <w:szCs w:val="24"/>
            </w:rPr>
          </w:rPrChange>
        </w:rPr>
        <w:t xml:space="preserve">más de 90 días </w:t>
      </w:r>
      <w:r w:rsidRPr="00963ED8">
        <w:rPr>
          <w:sz w:val="24"/>
          <w:szCs w:val="24"/>
          <w:lang w:val="es-CO"/>
          <w:rPrChange w:id="9426" w:author="Massiel Nayibe Moreno Ladino" w:date="2025-01-15T13:00:00Z" w16du:dateUtc="2025-01-15T18:00:00Z">
            <w:rPr>
              <w:sz w:val="24"/>
              <w:szCs w:val="24"/>
            </w:rPr>
          </w:rPrChange>
        </w:rPr>
        <w:t xml:space="preserve">de empleo </w:t>
      </w:r>
      <w:r w:rsidRPr="00963ED8">
        <w:rPr>
          <w:w w:val="105"/>
          <w:sz w:val="24"/>
          <w:szCs w:val="24"/>
          <w:lang w:val="es-CO"/>
          <w:rPrChange w:id="9427" w:author="Massiel Nayibe Moreno Ladino" w:date="2025-01-15T13:00:00Z" w16du:dateUtc="2025-01-15T18:00:00Z">
            <w:rPr>
              <w:w w:val="105"/>
              <w:sz w:val="24"/>
              <w:szCs w:val="24"/>
            </w:rPr>
          </w:rPrChange>
        </w:rPr>
        <w:t xml:space="preserve">(se requiere la finalización del período de prueba de empleo en buen estado). Esta política se aplica a todo el personal que trabaja exclusivamente para Partners. Las excepciones a esta política deben ser aprobadas por el Presidente &amp; CEO y RRHH. </w:t>
      </w:r>
    </w:p>
    <w:p w14:paraId="6834DBD4" w14:textId="77777777" w:rsidR="00441859" w:rsidRDefault="00DE7F5C">
      <w:pPr>
        <w:pStyle w:val="Ttulo4"/>
        <w:rPr>
          <w:szCs w:val="26"/>
        </w:rPr>
      </w:pPr>
      <w:r w:rsidRPr="0064793A">
        <w:rPr>
          <w:szCs w:val="26"/>
        </w:rPr>
        <w:lastRenderedPageBreak/>
        <w:t>Directrices generales</w:t>
      </w:r>
    </w:p>
    <w:p w14:paraId="4EE23665" w14:textId="77777777" w:rsidR="00441859" w:rsidRPr="00963ED8" w:rsidRDefault="00DE7F5C">
      <w:pPr>
        <w:pStyle w:val="Textoindependiente"/>
        <w:numPr>
          <w:ilvl w:val="0"/>
          <w:numId w:val="161"/>
        </w:numPr>
        <w:autoSpaceDE w:val="0"/>
        <w:autoSpaceDN w:val="0"/>
        <w:spacing w:before="1" w:line="360" w:lineRule="auto"/>
        <w:jc w:val="both"/>
        <w:rPr>
          <w:i/>
          <w:iCs/>
          <w:sz w:val="24"/>
          <w:szCs w:val="24"/>
          <w:lang w:val="es-CO"/>
          <w:rPrChange w:id="9428" w:author="Massiel Nayibe Moreno Ladino" w:date="2025-01-15T13:00:00Z" w16du:dateUtc="2025-01-15T18:00:00Z">
            <w:rPr>
              <w:i/>
              <w:iCs/>
              <w:sz w:val="24"/>
              <w:szCs w:val="24"/>
            </w:rPr>
          </w:rPrChange>
        </w:rPr>
      </w:pPr>
      <w:r w:rsidRPr="00963ED8">
        <w:rPr>
          <w:sz w:val="24"/>
          <w:szCs w:val="24"/>
          <w:lang w:val="es-CO"/>
          <w:rPrChange w:id="9429" w:author="Massiel Nayibe Moreno Ladino" w:date="2025-01-15T13:00:00Z" w16du:dateUtc="2025-01-15T18:00:00Z">
            <w:rPr>
              <w:sz w:val="24"/>
              <w:szCs w:val="24"/>
            </w:rPr>
          </w:rPrChange>
        </w:rPr>
        <w:t>Esta política no discrimina por motivos de raza, discapacidad, sexo, edad, religión, apariencia, ciudadanía o estatus migratorio, orientación sexual, información genética, estado civil, condición social o económica, o cualquier grupo o afiliación protegida en virtud de la legislación estatal, federal o local.</w:t>
      </w:r>
    </w:p>
    <w:p w14:paraId="574DAD7C" w14:textId="77777777" w:rsidR="00441859" w:rsidRPr="00963ED8" w:rsidRDefault="00DE7F5C">
      <w:pPr>
        <w:pStyle w:val="Textoindependiente"/>
        <w:numPr>
          <w:ilvl w:val="0"/>
          <w:numId w:val="161"/>
        </w:numPr>
        <w:autoSpaceDE w:val="0"/>
        <w:autoSpaceDN w:val="0"/>
        <w:spacing w:before="1" w:line="360" w:lineRule="auto"/>
        <w:jc w:val="both"/>
        <w:rPr>
          <w:i/>
          <w:iCs/>
          <w:sz w:val="24"/>
          <w:szCs w:val="24"/>
          <w:lang w:val="es-CO"/>
          <w:rPrChange w:id="9430" w:author="Massiel Nayibe Moreno Ladino" w:date="2025-01-15T13:00:00Z" w16du:dateUtc="2025-01-15T18:00:00Z">
            <w:rPr>
              <w:i/>
              <w:iCs/>
              <w:sz w:val="24"/>
              <w:szCs w:val="24"/>
            </w:rPr>
          </w:rPrChange>
        </w:rPr>
      </w:pPr>
      <w:r w:rsidRPr="00963ED8">
        <w:rPr>
          <w:sz w:val="24"/>
          <w:szCs w:val="24"/>
          <w:lang w:val="es-CO"/>
          <w:rPrChange w:id="9431" w:author="Massiel Nayibe Moreno Ladino" w:date="2025-01-15T13:00:00Z" w16du:dateUtc="2025-01-15T18:00:00Z">
            <w:rPr>
              <w:sz w:val="24"/>
              <w:szCs w:val="24"/>
            </w:rPr>
          </w:rPrChange>
        </w:rPr>
        <w:t>Los supervisores y los vicepresidentes de unidad evaluarán el éxito de los esfuerzos de desarrollo profesional y deben mantener registros para referencia y mejores oportunidades de mejora.</w:t>
      </w:r>
    </w:p>
    <w:p w14:paraId="5A05645B" w14:textId="77777777" w:rsidR="00441859" w:rsidRPr="00963ED8" w:rsidRDefault="00DE7F5C">
      <w:pPr>
        <w:pStyle w:val="Textoindependiente"/>
        <w:numPr>
          <w:ilvl w:val="0"/>
          <w:numId w:val="161"/>
        </w:numPr>
        <w:autoSpaceDE w:val="0"/>
        <w:autoSpaceDN w:val="0"/>
        <w:spacing w:before="1" w:line="360" w:lineRule="auto"/>
        <w:jc w:val="both"/>
        <w:rPr>
          <w:i/>
          <w:iCs/>
          <w:sz w:val="24"/>
          <w:szCs w:val="24"/>
          <w:lang w:val="es-CO"/>
          <w:rPrChange w:id="9432" w:author="Massiel Nayibe Moreno Ladino" w:date="2025-01-15T13:00:00Z" w16du:dateUtc="2025-01-15T18:00:00Z">
            <w:rPr>
              <w:i/>
              <w:iCs/>
              <w:sz w:val="24"/>
              <w:szCs w:val="24"/>
            </w:rPr>
          </w:rPrChange>
        </w:rPr>
      </w:pPr>
      <w:r w:rsidRPr="00963ED8">
        <w:rPr>
          <w:sz w:val="24"/>
          <w:szCs w:val="24"/>
          <w:lang w:val="es-CO"/>
          <w:rPrChange w:id="9433" w:author="Massiel Nayibe Moreno Ladino" w:date="2025-01-15T13:00:00Z" w16du:dateUtc="2025-01-15T18:00:00Z">
            <w:rPr>
              <w:sz w:val="24"/>
              <w:szCs w:val="24"/>
            </w:rPr>
          </w:rPrChange>
        </w:rPr>
        <w:t>Todos los esfuerzos de desarrollo profesional deben respetar las limitaciones de tiempo de los costes, así como las necesidades individuales y empresariales.</w:t>
      </w:r>
    </w:p>
    <w:p w14:paraId="1BE7EFFF" w14:textId="77777777" w:rsidR="00441859" w:rsidRPr="00963ED8" w:rsidRDefault="00DE7F5C">
      <w:pPr>
        <w:pStyle w:val="Textoindependiente"/>
        <w:numPr>
          <w:ilvl w:val="0"/>
          <w:numId w:val="161"/>
        </w:numPr>
        <w:autoSpaceDE w:val="0"/>
        <w:autoSpaceDN w:val="0"/>
        <w:spacing w:before="1" w:line="360" w:lineRule="auto"/>
        <w:jc w:val="both"/>
        <w:rPr>
          <w:i/>
          <w:iCs/>
          <w:sz w:val="24"/>
          <w:szCs w:val="24"/>
          <w:lang w:val="es-CO"/>
          <w:rPrChange w:id="9434" w:author="Massiel Nayibe Moreno Ladino" w:date="2025-01-15T13:00:00Z" w16du:dateUtc="2025-01-15T18:00:00Z">
            <w:rPr>
              <w:i/>
              <w:iCs/>
              <w:sz w:val="24"/>
              <w:szCs w:val="24"/>
            </w:rPr>
          </w:rPrChange>
        </w:rPr>
      </w:pPr>
      <w:r w:rsidRPr="00963ED8">
        <w:rPr>
          <w:sz w:val="24"/>
          <w:szCs w:val="24"/>
          <w:lang w:val="es-CO"/>
          <w:rPrChange w:id="9435" w:author="Massiel Nayibe Moreno Ladino" w:date="2025-01-15T13:00:00Z" w16du:dateUtc="2025-01-15T18:00:00Z">
            <w:rPr>
              <w:sz w:val="24"/>
              <w:szCs w:val="24"/>
            </w:rPr>
          </w:rPrChange>
        </w:rPr>
        <w:t xml:space="preserve">Todas las solicitudes de desarrollo profesional deben ser verificadas primero para ver si el material del curso relevante está disponible en el sistema de gestión de aprendizaje basado en la nube de Partners antes de presentar una solicitud de oportunidades externas. </w:t>
      </w:r>
    </w:p>
    <w:p w14:paraId="2BEEC38F" w14:textId="77777777" w:rsidR="00441859" w:rsidRPr="00963ED8" w:rsidRDefault="00DE7F5C">
      <w:pPr>
        <w:pStyle w:val="Textoindependiente"/>
        <w:numPr>
          <w:ilvl w:val="0"/>
          <w:numId w:val="161"/>
        </w:numPr>
        <w:autoSpaceDE w:val="0"/>
        <w:autoSpaceDN w:val="0"/>
        <w:spacing w:before="1" w:line="360" w:lineRule="auto"/>
        <w:jc w:val="both"/>
        <w:rPr>
          <w:i/>
          <w:iCs/>
          <w:sz w:val="24"/>
          <w:szCs w:val="24"/>
          <w:lang w:val="es-CO"/>
          <w:rPrChange w:id="9436" w:author="Massiel Nayibe Moreno Ladino" w:date="2025-01-15T13:00:00Z" w16du:dateUtc="2025-01-15T18:00:00Z">
            <w:rPr>
              <w:i/>
              <w:iCs/>
              <w:sz w:val="24"/>
              <w:szCs w:val="24"/>
            </w:rPr>
          </w:rPrChange>
        </w:rPr>
      </w:pPr>
      <w:r w:rsidRPr="00963ED8">
        <w:rPr>
          <w:sz w:val="24"/>
          <w:szCs w:val="24"/>
          <w:lang w:val="es-CO"/>
          <w:rPrChange w:id="9437" w:author="Massiel Nayibe Moreno Ladino" w:date="2025-01-15T13:00:00Z" w16du:dateUtc="2025-01-15T18:00:00Z">
            <w:rPr>
              <w:sz w:val="24"/>
              <w:szCs w:val="24"/>
            </w:rPr>
          </w:rPrChange>
        </w:rPr>
        <w:t>Se anima a los supervisores y a los vicepresidentes de unidad a que utilicen el tiempo y los presupuestos asignados al desarrollo profesional para apoyar las necesidades del programa y del equipo.</w:t>
      </w:r>
    </w:p>
    <w:p w14:paraId="01D10817" w14:textId="77777777" w:rsidR="00441859" w:rsidRPr="00963ED8" w:rsidRDefault="00DE7F5C">
      <w:pPr>
        <w:pStyle w:val="Textoindependiente"/>
        <w:numPr>
          <w:ilvl w:val="0"/>
          <w:numId w:val="161"/>
        </w:numPr>
        <w:autoSpaceDE w:val="0"/>
        <w:autoSpaceDN w:val="0"/>
        <w:spacing w:before="1" w:line="360" w:lineRule="auto"/>
        <w:jc w:val="both"/>
        <w:rPr>
          <w:i/>
          <w:iCs/>
          <w:sz w:val="24"/>
          <w:szCs w:val="24"/>
          <w:lang w:val="es-CO"/>
          <w:rPrChange w:id="9438" w:author="Massiel Nayibe Moreno Ladino" w:date="2025-01-15T13:00:00Z" w16du:dateUtc="2025-01-15T18:00:00Z">
            <w:rPr>
              <w:i/>
              <w:iCs/>
              <w:sz w:val="24"/>
              <w:szCs w:val="24"/>
            </w:rPr>
          </w:rPrChange>
        </w:rPr>
      </w:pPr>
      <w:r w:rsidRPr="00963ED8">
        <w:rPr>
          <w:sz w:val="24"/>
          <w:szCs w:val="24"/>
          <w:lang w:val="es-CO"/>
          <w:rPrChange w:id="9439" w:author="Massiel Nayibe Moreno Ladino" w:date="2025-01-15T13:00:00Z" w16du:dateUtc="2025-01-15T18:00:00Z">
            <w:rPr>
              <w:sz w:val="24"/>
              <w:szCs w:val="24"/>
            </w:rPr>
          </w:rPrChange>
        </w:rPr>
        <w:t>El personal debe intentar aprovechar al máximo sus oportunidades de desarrollo profesional estudiando y buscando formas de aplicar los conocimientos a su trabajo.</w:t>
      </w:r>
    </w:p>
    <w:p w14:paraId="4B30043D" w14:textId="77777777" w:rsidR="00441859" w:rsidRPr="00963ED8" w:rsidRDefault="00DE7F5C">
      <w:pPr>
        <w:pStyle w:val="Ttulo4"/>
        <w:rPr>
          <w:szCs w:val="26"/>
          <w:lang w:val="es-CO"/>
          <w:rPrChange w:id="9440" w:author="Massiel Nayibe Moreno Ladino" w:date="2025-01-15T13:00:00Z" w16du:dateUtc="2025-01-15T18:00:00Z">
            <w:rPr>
              <w:szCs w:val="26"/>
            </w:rPr>
          </w:rPrChange>
        </w:rPr>
      </w:pPr>
      <w:r w:rsidRPr="00963ED8">
        <w:rPr>
          <w:szCs w:val="26"/>
          <w:lang w:val="es-CO"/>
          <w:rPrChange w:id="9441" w:author="Massiel Nayibe Moreno Ladino" w:date="2025-01-15T13:00:00Z" w16du:dateUtc="2025-01-15T18:00:00Z">
            <w:rPr>
              <w:szCs w:val="26"/>
            </w:rPr>
          </w:rPrChange>
        </w:rPr>
        <w:t>Aprobación del desarrollo profesional</w:t>
      </w:r>
    </w:p>
    <w:p w14:paraId="0C1F869C" w14:textId="77777777" w:rsidR="00441859" w:rsidRPr="00963ED8" w:rsidRDefault="00DE7F5C">
      <w:pPr>
        <w:pStyle w:val="Textoindependiente"/>
        <w:spacing w:before="4" w:line="360" w:lineRule="auto"/>
        <w:jc w:val="both"/>
        <w:rPr>
          <w:i/>
          <w:iCs/>
          <w:w w:val="105"/>
          <w:sz w:val="24"/>
          <w:szCs w:val="24"/>
          <w:lang w:val="es-CO"/>
          <w:rPrChange w:id="9442" w:author="Massiel Nayibe Moreno Ladino" w:date="2025-01-15T13:00:00Z" w16du:dateUtc="2025-01-15T18:00:00Z">
            <w:rPr>
              <w:i/>
              <w:iCs/>
              <w:w w:val="105"/>
              <w:sz w:val="24"/>
              <w:szCs w:val="24"/>
            </w:rPr>
          </w:rPrChange>
        </w:rPr>
      </w:pPr>
      <w:r w:rsidRPr="00963ED8">
        <w:rPr>
          <w:w w:val="105"/>
          <w:sz w:val="24"/>
          <w:szCs w:val="24"/>
          <w:lang w:val="es-CO"/>
          <w:rPrChange w:id="9443" w:author="Massiel Nayibe Moreno Ladino" w:date="2025-01-15T13:00:00Z" w16du:dateUtc="2025-01-15T18:00:00Z">
            <w:rPr>
              <w:w w:val="105"/>
              <w:sz w:val="24"/>
              <w:szCs w:val="24"/>
            </w:rPr>
          </w:rPrChange>
        </w:rPr>
        <w:t>La aprobación de las oportunidades de desarrollo profesional debe ser proporcionada por el supervisor del miembro del personal y el siguiente Equipo de Aprobación:</w:t>
      </w:r>
    </w:p>
    <w:p w14:paraId="307BCF1D" w14:textId="77777777" w:rsidR="00441859" w:rsidRPr="00963ED8" w:rsidRDefault="00DE7F5C">
      <w:pPr>
        <w:pStyle w:val="Textoindependiente"/>
        <w:numPr>
          <w:ilvl w:val="0"/>
          <w:numId w:val="161"/>
        </w:numPr>
        <w:autoSpaceDE w:val="0"/>
        <w:autoSpaceDN w:val="0"/>
        <w:spacing w:before="4" w:line="360" w:lineRule="auto"/>
        <w:jc w:val="both"/>
        <w:rPr>
          <w:i/>
          <w:iCs/>
          <w:w w:val="105"/>
          <w:sz w:val="24"/>
          <w:szCs w:val="24"/>
          <w:lang w:val="es-CO"/>
          <w:rPrChange w:id="9444" w:author="Massiel Nayibe Moreno Ladino" w:date="2025-01-15T13:00:00Z" w16du:dateUtc="2025-01-15T18:00:00Z">
            <w:rPr>
              <w:i/>
              <w:iCs/>
              <w:w w:val="105"/>
              <w:sz w:val="24"/>
              <w:szCs w:val="24"/>
            </w:rPr>
          </w:rPrChange>
        </w:rPr>
      </w:pPr>
      <w:r w:rsidRPr="00963ED8">
        <w:rPr>
          <w:w w:val="105"/>
          <w:sz w:val="24"/>
          <w:szCs w:val="24"/>
          <w:lang w:val="es-CO"/>
          <w:rPrChange w:id="9445" w:author="Massiel Nayibe Moreno Ladino" w:date="2025-01-15T13:00:00Z" w16du:dateUtc="2025-01-15T18:00:00Z">
            <w:rPr>
              <w:w w:val="105"/>
              <w:sz w:val="24"/>
              <w:szCs w:val="24"/>
            </w:rPr>
          </w:rPrChange>
        </w:rPr>
        <w:t xml:space="preserve">Director nacional o </w:t>
      </w:r>
      <w:r w:rsidR="00320E81" w:rsidRPr="00963ED8">
        <w:rPr>
          <w:w w:val="105"/>
          <w:sz w:val="24"/>
          <w:szCs w:val="24"/>
          <w:lang w:val="es-CO"/>
          <w:rPrChange w:id="9446" w:author="Massiel Nayibe Moreno Ladino" w:date="2025-01-15T13:00:00Z" w16du:dateUtc="2025-01-15T18:00:00Z">
            <w:rPr>
              <w:w w:val="105"/>
              <w:sz w:val="24"/>
              <w:szCs w:val="24"/>
            </w:rPr>
          </w:rPrChange>
        </w:rPr>
        <w:t>DP</w:t>
      </w:r>
      <w:r w:rsidRPr="00963ED8">
        <w:rPr>
          <w:w w:val="105"/>
          <w:sz w:val="24"/>
          <w:szCs w:val="24"/>
          <w:lang w:val="es-CO"/>
          <w:rPrChange w:id="9447" w:author="Massiel Nayibe Moreno Ladino" w:date="2025-01-15T13:00:00Z" w16du:dateUtc="2025-01-15T18:00:00Z">
            <w:rPr>
              <w:w w:val="105"/>
              <w:sz w:val="24"/>
              <w:szCs w:val="24"/>
            </w:rPr>
          </w:rPrChange>
        </w:rPr>
        <w:t xml:space="preserve">, representante de RR.HH. designado para el personal sobre el terreno </w:t>
      </w:r>
      <w:r>
        <w:rPr>
          <w:rStyle w:val="Refdenotaalpie"/>
          <w:w w:val="105"/>
          <w:sz w:val="24"/>
          <w:szCs w:val="24"/>
        </w:rPr>
        <w:footnoteReference w:id="4"/>
      </w:r>
    </w:p>
    <w:p w14:paraId="4B60CA29" w14:textId="77777777" w:rsidR="00C54EB5" w:rsidRPr="00963ED8" w:rsidRDefault="00C54EB5" w:rsidP="00C54EB5">
      <w:pPr>
        <w:pStyle w:val="Textoindependiente"/>
        <w:spacing w:before="4" w:line="360" w:lineRule="auto"/>
        <w:ind w:left="720"/>
        <w:jc w:val="both"/>
        <w:rPr>
          <w:i/>
          <w:iCs/>
          <w:w w:val="105"/>
          <w:sz w:val="24"/>
          <w:szCs w:val="24"/>
          <w:lang w:val="es-CO"/>
          <w:rPrChange w:id="9450" w:author="Massiel Nayibe Moreno Ladino" w:date="2025-01-15T13:00:00Z" w16du:dateUtc="2025-01-15T18:00:00Z">
            <w:rPr>
              <w:i/>
              <w:iCs/>
              <w:w w:val="105"/>
              <w:sz w:val="24"/>
              <w:szCs w:val="24"/>
            </w:rPr>
          </w:rPrChange>
        </w:rPr>
      </w:pPr>
    </w:p>
    <w:p w14:paraId="634599CB" w14:textId="77777777" w:rsidR="00441859" w:rsidRPr="00963ED8" w:rsidRDefault="00DE7F5C">
      <w:pPr>
        <w:pStyle w:val="Textoindependiente"/>
        <w:spacing w:before="4" w:line="360" w:lineRule="auto"/>
        <w:jc w:val="both"/>
        <w:rPr>
          <w:i/>
          <w:iCs/>
          <w:w w:val="105"/>
          <w:sz w:val="24"/>
          <w:szCs w:val="24"/>
          <w:lang w:val="es-CO"/>
          <w:rPrChange w:id="9451" w:author="Massiel Nayibe Moreno Ladino" w:date="2025-01-15T13:00:00Z" w16du:dateUtc="2025-01-15T18:00:00Z">
            <w:rPr>
              <w:i/>
              <w:iCs/>
              <w:w w:val="105"/>
              <w:sz w:val="24"/>
              <w:szCs w:val="24"/>
            </w:rPr>
          </w:rPrChange>
        </w:rPr>
      </w:pPr>
      <w:r w:rsidRPr="00963ED8">
        <w:rPr>
          <w:w w:val="105"/>
          <w:sz w:val="24"/>
          <w:szCs w:val="24"/>
          <w:lang w:val="es-CO"/>
          <w:rPrChange w:id="9452" w:author="Massiel Nayibe Moreno Ladino" w:date="2025-01-15T13:00:00Z" w16du:dateUtc="2025-01-15T18:00:00Z">
            <w:rPr>
              <w:w w:val="105"/>
              <w:sz w:val="24"/>
              <w:szCs w:val="24"/>
            </w:rPr>
          </w:rPrChange>
        </w:rPr>
        <w:t>El Equipo de Aprobación debe asegurarse de que la solicitud se ajusta a esta política y de que el desarrollo profesional queda documentado en el expediente personal del empleado.</w:t>
      </w:r>
    </w:p>
    <w:p w14:paraId="0029E96D" w14:textId="77777777" w:rsidR="00441859" w:rsidRPr="00963ED8" w:rsidRDefault="00DE7F5C">
      <w:pPr>
        <w:pStyle w:val="Ttulo4"/>
        <w:rPr>
          <w:lang w:val="es-CO"/>
          <w:rPrChange w:id="9453" w:author="Massiel Nayibe Moreno Ladino" w:date="2025-01-15T13:00:00Z" w16du:dateUtc="2025-01-15T18:00:00Z">
            <w:rPr/>
          </w:rPrChange>
        </w:rPr>
      </w:pPr>
      <w:r w:rsidRPr="00963ED8">
        <w:rPr>
          <w:szCs w:val="26"/>
          <w:lang w:val="es-CO"/>
          <w:rPrChange w:id="9454" w:author="Massiel Nayibe Moreno Ladino" w:date="2025-01-15T13:00:00Z" w16du:dateUtc="2025-01-15T18:00:00Z">
            <w:rPr>
              <w:szCs w:val="26"/>
            </w:rPr>
          </w:rPrChange>
        </w:rPr>
        <w:lastRenderedPageBreak/>
        <w:t>Coste</w:t>
      </w:r>
    </w:p>
    <w:p w14:paraId="62ECA48E" w14:textId="77777777" w:rsidR="00441859" w:rsidRPr="00963ED8" w:rsidRDefault="00DE7F5C">
      <w:pPr>
        <w:pStyle w:val="Textoindependiente"/>
        <w:keepNext/>
        <w:widowControl/>
        <w:spacing w:before="4" w:line="360" w:lineRule="auto"/>
        <w:jc w:val="both"/>
        <w:rPr>
          <w:i/>
          <w:iCs/>
          <w:w w:val="105"/>
          <w:sz w:val="24"/>
          <w:szCs w:val="24"/>
          <w:lang w:val="es-CO"/>
          <w:rPrChange w:id="9455" w:author="Massiel Nayibe Moreno Ladino" w:date="2025-01-15T13:00:00Z" w16du:dateUtc="2025-01-15T18:00:00Z">
            <w:rPr>
              <w:i/>
              <w:iCs/>
              <w:w w:val="105"/>
              <w:sz w:val="24"/>
              <w:szCs w:val="24"/>
            </w:rPr>
          </w:rPrChange>
        </w:rPr>
      </w:pPr>
      <w:r w:rsidRPr="00963ED8">
        <w:rPr>
          <w:w w:val="105"/>
          <w:sz w:val="24"/>
          <w:szCs w:val="24"/>
          <w:lang w:val="es-CO"/>
          <w:rPrChange w:id="9456" w:author="Massiel Nayibe Moreno Ladino" w:date="2025-01-15T13:00:00Z" w16du:dateUtc="2025-01-15T18:00:00Z">
            <w:rPr>
              <w:w w:val="105"/>
              <w:sz w:val="24"/>
              <w:szCs w:val="24"/>
            </w:rPr>
          </w:rPrChange>
        </w:rPr>
        <w:t xml:space="preserve">En virtud de esta política, el personal que reúna los requisitos podrá solicitar el reembolso de los fondos de Desarrollo Profesional de la siguiente manera: </w:t>
      </w:r>
    </w:p>
    <w:p w14:paraId="2B71D100" w14:textId="77777777" w:rsidR="00441859" w:rsidRPr="00963ED8" w:rsidRDefault="00DE7F5C">
      <w:pPr>
        <w:pStyle w:val="Textoindependiente"/>
        <w:numPr>
          <w:ilvl w:val="0"/>
          <w:numId w:val="159"/>
        </w:numPr>
        <w:autoSpaceDE w:val="0"/>
        <w:autoSpaceDN w:val="0"/>
        <w:spacing w:before="4" w:line="360" w:lineRule="auto"/>
        <w:ind w:left="792"/>
        <w:jc w:val="both"/>
        <w:rPr>
          <w:i/>
          <w:iCs/>
          <w:w w:val="105"/>
          <w:sz w:val="24"/>
          <w:szCs w:val="24"/>
          <w:lang w:val="es-CO"/>
          <w:rPrChange w:id="9457" w:author="Massiel Nayibe Moreno Ladino" w:date="2025-01-15T13:00:00Z" w16du:dateUtc="2025-01-15T18:00:00Z">
            <w:rPr>
              <w:i/>
              <w:iCs/>
              <w:w w:val="105"/>
              <w:sz w:val="24"/>
              <w:szCs w:val="24"/>
            </w:rPr>
          </w:rPrChange>
        </w:rPr>
      </w:pPr>
      <w:r w:rsidRPr="00963ED8">
        <w:rPr>
          <w:w w:val="105"/>
          <w:sz w:val="24"/>
          <w:szCs w:val="24"/>
          <w:lang w:val="es-CO"/>
          <w:rPrChange w:id="9458" w:author="Massiel Nayibe Moreno Ladino" w:date="2025-01-15T13:00:00Z" w16du:dateUtc="2025-01-15T18:00:00Z">
            <w:rPr>
              <w:w w:val="105"/>
              <w:sz w:val="24"/>
              <w:szCs w:val="24"/>
            </w:rPr>
          </w:rPrChange>
        </w:rPr>
        <w:t>Hasta 750 dólares por año civil</w:t>
      </w:r>
      <w:r>
        <w:rPr>
          <w:rStyle w:val="Refdenotaalpie"/>
          <w:w w:val="105"/>
          <w:sz w:val="24"/>
          <w:szCs w:val="24"/>
        </w:rPr>
        <w:footnoteReference w:id="5"/>
      </w:r>
    </w:p>
    <w:p w14:paraId="074F2628" w14:textId="77777777" w:rsidR="00C54EB5" w:rsidRPr="00963ED8" w:rsidRDefault="00C54EB5" w:rsidP="00C54EB5">
      <w:pPr>
        <w:pStyle w:val="Textoindependiente"/>
        <w:spacing w:line="360" w:lineRule="auto"/>
        <w:jc w:val="both"/>
        <w:rPr>
          <w:i/>
          <w:iCs/>
          <w:w w:val="105"/>
          <w:sz w:val="24"/>
          <w:szCs w:val="24"/>
          <w:lang w:val="es-CO"/>
          <w:rPrChange w:id="9461" w:author="Massiel Nayibe Moreno Ladino" w:date="2025-01-15T13:00:00Z" w16du:dateUtc="2025-01-15T18:00:00Z">
            <w:rPr>
              <w:i/>
              <w:iCs/>
              <w:w w:val="105"/>
              <w:sz w:val="24"/>
              <w:szCs w:val="24"/>
            </w:rPr>
          </w:rPrChange>
        </w:rPr>
      </w:pPr>
    </w:p>
    <w:p w14:paraId="69C09763" w14:textId="77777777" w:rsidR="00441859" w:rsidRPr="00963ED8" w:rsidRDefault="00DE7F5C">
      <w:pPr>
        <w:pStyle w:val="Textoindependiente"/>
        <w:spacing w:line="360" w:lineRule="auto"/>
        <w:ind w:firstLine="720"/>
        <w:jc w:val="both"/>
        <w:rPr>
          <w:i/>
          <w:iCs/>
          <w:w w:val="105"/>
          <w:sz w:val="24"/>
          <w:szCs w:val="24"/>
          <w:lang w:val="es-CO"/>
          <w:rPrChange w:id="9462" w:author="Massiel Nayibe Moreno Ladino" w:date="2025-01-15T13:00:00Z" w16du:dateUtc="2025-01-15T18:00:00Z">
            <w:rPr>
              <w:i/>
              <w:iCs/>
              <w:w w:val="105"/>
              <w:sz w:val="24"/>
              <w:szCs w:val="24"/>
            </w:rPr>
          </w:rPrChange>
        </w:rPr>
      </w:pPr>
      <w:r w:rsidRPr="00963ED8">
        <w:rPr>
          <w:w w:val="105"/>
          <w:sz w:val="24"/>
          <w:szCs w:val="24"/>
          <w:lang w:val="es-CO"/>
          <w:rPrChange w:id="9463" w:author="Massiel Nayibe Moreno Ladino" w:date="2025-01-15T13:00:00Z" w16du:dateUtc="2025-01-15T18:00:00Z">
            <w:rPr>
              <w:w w:val="105"/>
              <w:sz w:val="24"/>
              <w:szCs w:val="24"/>
            </w:rPr>
          </w:rPrChange>
        </w:rPr>
        <w:t xml:space="preserve">Los costes subvencionables pueden incluir, entre otros, </w:t>
      </w:r>
      <w:r w:rsidRPr="00963ED8" w:rsidDel="00002141">
        <w:rPr>
          <w:w w:val="105"/>
          <w:sz w:val="24"/>
          <w:szCs w:val="24"/>
          <w:lang w:val="es-CO"/>
          <w:rPrChange w:id="9464" w:author="Massiel Nayibe Moreno Ladino" w:date="2025-01-15T13:00:00Z" w16du:dateUtc="2025-01-15T18:00:00Z">
            <w:rPr>
              <w:w w:val="105"/>
              <w:sz w:val="24"/>
              <w:szCs w:val="24"/>
            </w:rPr>
          </w:rPrChange>
        </w:rPr>
        <w:t>los</w:t>
      </w:r>
      <w:r w:rsidRPr="00963ED8">
        <w:rPr>
          <w:w w:val="105"/>
          <w:sz w:val="24"/>
          <w:szCs w:val="24"/>
          <w:lang w:val="es-CO"/>
          <w:rPrChange w:id="9465" w:author="Massiel Nayibe Moreno Ladino" w:date="2025-01-15T13:00:00Z" w16du:dateUtc="2025-01-15T18:00:00Z">
            <w:rPr>
              <w:w w:val="105"/>
              <w:sz w:val="24"/>
              <w:szCs w:val="24"/>
            </w:rPr>
          </w:rPrChange>
        </w:rPr>
        <w:t xml:space="preserve"> siguientes </w:t>
      </w:r>
    </w:p>
    <w:p w14:paraId="1C7CA45B" w14:textId="77777777" w:rsidR="00441859" w:rsidRPr="00963ED8" w:rsidRDefault="00DE7F5C">
      <w:pPr>
        <w:pStyle w:val="Textoindependiente"/>
        <w:numPr>
          <w:ilvl w:val="0"/>
          <w:numId w:val="164"/>
        </w:numPr>
        <w:autoSpaceDE w:val="0"/>
        <w:autoSpaceDN w:val="0"/>
        <w:spacing w:line="360" w:lineRule="auto"/>
        <w:jc w:val="both"/>
        <w:rPr>
          <w:i/>
          <w:iCs/>
          <w:w w:val="105"/>
          <w:sz w:val="24"/>
          <w:szCs w:val="24"/>
          <w:lang w:val="es-CO"/>
          <w:rPrChange w:id="9466" w:author="Massiel Nayibe Moreno Ladino" w:date="2025-01-15T13:00:00Z" w16du:dateUtc="2025-01-15T18:00:00Z">
            <w:rPr>
              <w:i/>
              <w:iCs/>
              <w:w w:val="105"/>
              <w:sz w:val="24"/>
              <w:szCs w:val="24"/>
            </w:rPr>
          </w:rPrChange>
        </w:rPr>
      </w:pPr>
      <w:r w:rsidRPr="00963ED8">
        <w:rPr>
          <w:w w:val="105"/>
          <w:sz w:val="24"/>
          <w:szCs w:val="24"/>
          <w:lang w:val="es-CO"/>
          <w:rPrChange w:id="9467" w:author="Massiel Nayibe Moreno Ladino" w:date="2025-01-15T13:00:00Z" w16du:dateUtc="2025-01-15T18:00:00Z">
            <w:rPr>
              <w:w w:val="105"/>
              <w:sz w:val="24"/>
              <w:szCs w:val="24"/>
            </w:rPr>
          </w:rPrChange>
        </w:rPr>
        <w:t xml:space="preserve">Coste del taller in situ con un proveedor externo. </w:t>
      </w:r>
    </w:p>
    <w:p w14:paraId="74BA0668" w14:textId="77777777" w:rsidR="00441859" w:rsidRPr="00963ED8" w:rsidRDefault="00DE7F5C">
      <w:pPr>
        <w:pStyle w:val="Textoindependiente"/>
        <w:numPr>
          <w:ilvl w:val="0"/>
          <w:numId w:val="164"/>
        </w:numPr>
        <w:autoSpaceDE w:val="0"/>
        <w:autoSpaceDN w:val="0"/>
        <w:spacing w:line="360" w:lineRule="auto"/>
        <w:jc w:val="both"/>
        <w:rPr>
          <w:i/>
          <w:iCs/>
          <w:w w:val="105"/>
          <w:sz w:val="24"/>
          <w:szCs w:val="24"/>
          <w:lang w:val="es-CO"/>
          <w:rPrChange w:id="9468" w:author="Massiel Nayibe Moreno Ladino" w:date="2025-01-15T13:00:00Z" w16du:dateUtc="2025-01-15T18:00:00Z">
            <w:rPr>
              <w:i/>
              <w:iCs/>
              <w:w w:val="105"/>
              <w:sz w:val="24"/>
              <w:szCs w:val="24"/>
            </w:rPr>
          </w:rPrChange>
        </w:rPr>
      </w:pPr>
      <w:r w:rsidRPr="00963ED8">
        <w:rPr>
          <w:w w:val="105"/>
          <w:sz w:val="24"/>
          <w:szCs w:val="24"/>
          <w:lang w:val="es-CO"/>
          <w:rPrChange w:id="9469" w:author="Massiel Nayibe Moreno Ladino" w:date="2025-01-15T13:00:00Z" w16du:dateUtc="2025-01-15T18:00:00Z">
            <w:rPr>
              <w:w w:val="105"/>
              <w:sz w:val="24"/>
              <w:szCs w:val="24"/>
            </w:rPr>
          </w:rPrChange>
        </w:rPr>
        <w:t>Adquisición de libros de texto, libros electrónicos y material de formación, impreso o descargable.</w:t>
      </w:r>
    </w:p>
    <w:p w14:paraId="1F94AB56" w14:textId="77777777" w:rsidR="00441859" w:rsidRPr="00963ED8" w:rsidRDefault="00DE7F5C">
      <w:pPr>
        <w:pStyle w:val="Textoindependiente"/>
        <w:numPr>
          <w:ilvl w:val="0"/>
          <w:numId w:val="164"/>
        </w:numPr>
        <w:autoSpaceDE w:val="0"/>
        <w:autoSpaceDN w:val="0"/>
        <w:spacing w:line="360" w:lineRule="auto"/>
        <w:jc w:val="both"/>
        <w:rPr>
          <w:i/>
          <w:iCs/>
          <w:w w:val="105"/>
          <w:sz w:val="24"/>
          <w:szCs w:val="24"/>
          <w:lang w:val="es-CO"/>
          <w:rPrChange w:id="9470" w:author="Massiel Nayibe Moreno Ladino" w:date="2025-01-15T13:00:00Z" w16du:dateUtc="2025-01-15T18:00:00Z">
            <w:rPr>
              <w:i/>
              <w:iCs/>
              <w:w w:val="105"/>
              <w:sz w:val="24"/>
              <w:szCs w:val="24"/>
            </w:rPr>
          </w:rPrChange>
        </w:rPr>
      </w:pPr>
      <w:r w:rsidRPr="00963ED8">
        <w:rPr>
          <w:w w:val="105"/>
          <w:sz w:val="24"/>
          <w:szCs w:val="24"/>
          <w:lang w:val="es-CO"/>
          <w:rPrChange w:id="9471" w:author="Massiel Nayibe Moreno Ladino" w:date="2025-01-15T13:00:00Z" w16du:dateUtc="2025-01-15T18:00:00Z">
            <w:rPr>
              <w:w w:val="105"/>
              <w:sz w:val="24"/>
              <w:szCs w:val="24"/>
            </w:rPr>
          </w:rPrChange>
        </w:rPr>
        <w:t>Matrícula, inscripción y tasas de admisión.</w:t>
      </w:r>
    </w:p>
    <w:p w14:paraId="257DB6EB" w14:textId="77777777" w:rsidR="00441859" w:rsidRPr="00963ED8" w:rsidRDefault="00DE7F5C">
      <w:pPr>
        <w:pStyle w:val="Textoindependiente"/>
        <w:numPr>
          <w:ilvl w:val="0"/>
          <w:numId w:val="164"/>
        </w:numPr>
        <w:autoSpaceDE w:val="0"/>
        <w:autoSpaceDN w:val="0"/>
        <w:spacing w:line="360" w:lineRule="auto"/>
        <w:jc w:val="both"/>
        <w:rPr>
          <w:i/>
          <w:iCs/>
          <w:w w:val="105"/>
          <w:sz w:val="24"/>
          <w:szCs w:val="24"/>
          <w:lang w:val="es-CO"/>
          <w:rPrChange w:id="9472" w:author="Massiel Nayibe Moreno Ladino" w:date="2025-01-15T13:00:00Z" w16du:dateUtc="2025-01-15T18:00:00Z">
            <w:rPr>
              <w:i/>
              <w:iCs/>
              <w:w w:val="105"/>
              <w:sz w:val="24"/>
              <w:szCs w:val="24"/>
            </w:rPr>
          </w:rPrChange>
        </w:rPr>
      </w:pPr>
      <w:r w:rsidRPr="00963ED8">
        <w:rPr>
          <w:w w:val="105"/>
          <w:sz w:val="24"/>
          <w:szCs w:val="24"/>
          <w:lang w:val="es-CO"/>
          <w:rPrChange w:id="9473" w:author="Massiel Nayibe Moreno Ladino" w:date="2025-01-15T13:00:00Z" w16du:dateUtc="2025-01-15T18:00:00Z">
            <w:rPr>
              <w:w w:val="105"/>
              <w:sz w:val="24"/>
              <w:szCs w:val="24"/>
            </w:rPr>
          </w:rPrChange>
        </w:rPr>
        <w:t>Costes de logística, transporte, alojamiento, billetes de avión y comidas asociados a cualquier programa de Desarrollo Profesional.</w:t>
      </w:r>
    </w:p>
    <w:p w14:paraId="448CA83A" w14:textId="77777777" w:rsidR="00C54EB5" w:rsidRPr="00963ED8" w:rsidRDefault="00C54EB5" w:rsidP="00C54EB5">
      <w:pPr>
        <w:pStyle w:val="Textoindependiente"/>
        <w:spacing w:line="360" w:lineRule="auto"/>
        <w:jc w:val="both"/>
        <w:rPr>
          <w:i/>
          <w:iCs/>
          <w:w w:val="105"/>
          <w:sz w:val="24"/>
          <w:szCs w:val="24"/>
          <w:lang w:val="es-CO"/>
          <w:rPrChange w:id="9474" w:author="Massiel Nayibe Moreno Ladino" w:date="2025-01-15T13:00:00Z" w16du:dateUtc="2025-01-15T18:00:00Z">
            <w:rPr>
              <w:i/>
              <w:iCs/>
              <w:w w:val="105"/>
              <w:sz w:val="24"/>
              <w:szCs w:val="24"/>
            </w:rPr>
          </w:rPrChange>
        </w:rPr>
      </w:pPr>
    </w:p>
    <w:p w14:paraId="62DF2372" w14:textId="77777777" w:rsidR="00441859" w:rsidRPr="00963ED8" w:rsidRDefault="00DE7F5C">
      <w:pPr>
        <w:pStyle w:val="Textoindependiente"/>
        <w:spacing w:line="360" w:lineRule="auto"/>
        <w:jc w:val="both"/>
        <w:rPr>
          <w:w w:val="105"/>
          <w:sz w:val="24"/>
          <w:szCs w:val="24"/>
          <w:lang w:val="es-CO"/>
          <w:rPrChange w:id="9475" w:author="Massiel Nayibe Moreno Ladino" w:date="2025-01-15T13:00:00Z" w16du:dateUtc="2025-01-15T18:00:00Z">
            <w:rPr>
              <w:w w:val="105"/>
              <w:sz w:val="24"/>
              <w:szCs w:val="24"/>
            </w:rPr>
          </w:rPrChange>
        </w:rPr>
      </w:pPr>
      <w:r w:rsidRPr="00963ED8">
        <w:rPr>
          <w:w w:val="105"/>
          <w:sz w:val="24"/>
          <w:szCs w:val="24"/>
          <w:lang w:val="es-CO"/>
          <w:rPrChange w:id="9476" w:author="Massiel Nayibe Moreno Ladino" w:date="2025-01-15T13:00:00Z" w16du:dateUtc="2025-01-15T18:00:00Z">
            <w:rPr>
              <w:w w:val="105"/>
              <w:sz w:val="24"/>
              <w:szCs w:val="24"/>
            </w:rPr>
          </w:rPrChange>
        </w:rPr>
        <w:t xml:space="preserve">Los socios pagarán por adelantado los costes subvencionables previa solicitud. </w:t>
      </w:r>
    </w:p>
    <w:p w14:paraId="24BAC00E" w14:textId="77777777" w:rsidR="00C54EB5" w:rsidRPr="00963ED8" w:rsidRDefault="00C54EB5" w:rsidP="00C54EB5">
      <w:pPr>
        <w:spacing w:line="360" w:lineRule="auto"/>
        <w:jc w:val="both"/>
        <w:rPr>
          <w:rFonts w:cs="Times New Roman"/>
          <w:w w:val="105"/>
          <w:lang w:val="es-CO"/>
          <w:rPrChange w:id="9477" w:author="Massiel Nayibe Moreno Ladino" w:date="2025-01-15T13:00:00Z" w16du:dateUtc="2025-01-15T18:00:00Z">
            <w:rPr>
              <w:rFonts w:cs="Times New Roman"/>
              <w:w w:val="105"/>
            </w:rPr>
          </w:rPrChange>
        </w:rPr>
      </w:pPr>
    </w:p>
    <w:p w14:paraId="255FB098" w14:textId="77777777" w:rsidR="00441859" w:rsidRPr="00963ED8" w:rsidRDefault="00DE7F5C">
      <w:pPr>
        <w:spacing w:line="360" w:lineRule="auto"/>
        <w:jc w:val="both"/>
        <w:rPr>
          <w:rFonts w:cs="Times New Roman"/>
          <w:w w:val="105"/>
          <w:lang w:val="es-CO"/>
          <w:rPrChange w:id="9478" w:author="Massiel Nayibe Moreno Ladino" w:date="2025-01-15T13:00:00Z" w16du:dateUtc="2025-01-15T18:00:00Z">
            <w:rPr>
              <w:rFonts w:cs="Times New Roman"/>
              <w:w w:val="105"/>
            </w:rPr>
          </w:rPrChange>
        </w:rPr>
      </w:pPr>
      <w:r w:rsidRPr="00963ED8">
        <w:rPr>
          <w:rFonts w:cs="Times New Roman"/>
          <w:w w:val="105"/>
          <w:lang w:val="es-CO"/>
          <w:rPrChange w:id="9479" w:author="Massiel Nayibe Moreno Ladino" w:date="2025-01-15T13:00:00Z" w16du:dateUtc="2025-01-15T18:00:00Z">
            <w:rPr>
              <w:rFonts w:cs="Times New Roman"/>
              <w:w w:val="105"/>
            </w:rPr>
          </w:rPrChange>
        </w:rPr>
        <w:t>El presupuesto designado en esta política depende de la disponibilidad de fondos. La asignación de fondos está sujeta a revisión y ajuste en función de los recursos financieros disponibles en cada momento. Esto significa que, aunque la política proporciona un marco para la elaboración del presupuesto, la financiación real puede variar en función de la situación financiera y los recursos de la organización. Cualquier cambio en el presupuesto debido a la disponibilidad de fondos se comunicará en consecuencia.</w:t>
      </w:r>
    </w:p>
    <w:p w14:paraId="63068B70" w14:textId="77777777" w:rsidR="00441859" w:rsidRDefault="00DE7F5C">
      <w:pPr>
        <w:pStyle w:val="Ttulo4"/>
        <w:rPr>
          <w:szCs w:val="26"/>
        </w:rPr>
      </w:pPr>
      <w:r w:rsidRPr="0064793A">
        <w:rPr>
          <w:szCs w:val="26"/>
        </w:rPr>
        <w:t>Costes no autorizados</w:t>
      </w:r>
    </w:p>
    <w:p w14:paraId="0D2027D3" w14:textId="77777777" w:rsidR="00441859" w:rsidRDefault="00DE7F5C">
      <w:pPr>
        <w:pStyle w:val="Textoindependiente"/>
        <w:numPr>
          <w:ilvl w:val="0"/>
          <w:numId w:val="164"/>
        </w:numPr>
        <w:autoSpaceDE w:val="0"/>
        <w:autoSpaceDN w:val="0"/>
        <w:spacing w:line="360" w:lineRule="auto"/>
        <w:jc w:val="both"/>
        <w:rPr>
          <w:i/>
          <w:iCs/>
          <w:w w:val="105"/>
          <w:sz w:val="24"/>
          <w:szCs w:val="24"/>
        </w:rPr>
      </w:pPr>
      <w:r>
        <w:rPr>
          <w:w w:val="105"/>
          <w:sz w:val="24"/>
          <w:szCs w:val="24"/>
        </w:rPr>
        <w:t>Tasas de demora.</w:t>
      </w:r>
    </w:p>
    <w:p w14:paraId="25A47EDA" w14:textId="77777777" w:rsidR="00441859" w:rsidRPr="00963ED8" w:rsidRDefault="00DE7F5C">
      <w:pPr>
        <w:pStyle w:val="Textoindependiente"/>
        <w:numPr>
          <w:ilvl w:val="0"/>
          <w:numId w:val="164"/>
        </w:numPr>
        <w:autoSpaceDE w:val="0"/>
        <w:autoSpaceDN w:val="0"/>
        <w:spacing w:line="360" w:lineRule="auto"/>
        <w:jc w:val="both"/>
        <w:rPr>
          <w:i/>
          <w:iCs/>
          <w:w w:val="105"/>
          <w:sz w:val="24"/>
          <w:szCs w:val="24"/>
          <w:lang w:val="es-CO"/>
          <w:rPrChange w:id="9480" w:author="Massiel Nayibe Moreno Ladino" w:date="2025-01-15T13:00:00Z" w16du:dateUtc="2025-01-15T18:00:00Z">
            <w:rPr>
              <w:i/>
              <w:iCs/>
              <w:w w:val="105"/>
              <w:sz w:val="24"/>
              <w:szCs w:val="24"/>
            </w:rPr>
          </w:rPrChange>
        </w:rPr>
      </w:pPr>
      <w:r w:rsidRPr="00963ED8">
        <w:rPr>
          <w:w w:val="105"/>
          <w:sz w:val="24"/>
          <w:szCs w:val="24"/>
          <w:lang w:val="es-CO"/>
          <w:rPrChange w:id="9481" w:author="Massiel Nayibe Moreno Ladino" w:date="2025-01-15T13:00:00Z" w16du:dateUtc="2025-01-15T18:00:00Z">
            <w:rPr>
              <w:w w:val="105"/>
              <w:sz w:val="24"/>
              <w:szCs w:val="24"/>
            </w:rPr>
          </w:rPrChange>
        </w:rPr>
        <w:t>Costes financiados por fuentes externas, incluidos los costes cubiertos por becas, préstamos estudiantiles u otras ayudas externas.</w:t>
      </w:r>
    </w:p>
    <w:p w14:paraId="32A349B0" w14:textId="77777777" w:rsidR="00441859" w:rsidRPr="00963ED8" w:rsidRDefault="00DE7F5C">
      <w:pPr>
        <w:pStyle w:val="Textoindependiente"/>
        <w:numPr>
          <w:ilvl w:val="0"/>
          <w:numId w:val="164"/>
        </w:numPr>
        <w:autoSpaceDE w:val="0"/>
        <w:autoSpaceDN w:val="0"/>
        <w:spacing w:line="360" w:lineRule="auto"/>
        <w:jc w:val="both"/>
        <w:rPr>
          <w:i/>
          <w:iCs/>
          <w:w w:val="105"/>
          <w:sz w:val="24"/>
          <w:szCs w:val="24"/>
          <w:lang w:val="es-CO"/>
          <w:rPrChange w:id="9482" w:author="Massiel Nayibe Moreno Ladino" w:date="2025-01-15T13:00:00Z" w16du:dateUtc="2025-01-15T18:00:00Z">
            <w:rPr>
              <w:i/>
              <w:iCs/>
              <w:w w:val="105"/>
              <w:sz w:val="24"/>
              <w:szCs w:val="24"/>
            </w:rPr>
          </w:rPrChange>
        </w:rPr>
      </w:pPr>
      <w:r w:rsidRPr="00963ED8">
        <w:rPr>
          <w:w w:val="105"/>
          <w:sz w:val="24"/>
          <w:szCs w:val="24"/>
          <w:lang w:val="es-CO"/>
          <w:rPrChange w:id="9483" w:author="Massiel Nayibe Moreno Ladino" w:date="2025-01-15T13:00:00Z" w16du:dateUtc="2025-01-15T18:00:00Z">
            <w:rPr>
              <w:w w:val="105"/>
              <w:sz w:val="24"/>
              <w:szCs w:val="24"/>
            </w:rPr>
          </w:rPrChange>
        </w:rPr>
        <w:t xml:space="preserve">Material del curso ofrecido por el sistema de gestión del aprendizaje de Partners. </w:t>
      </w:r>
    </w:p>
    <w:p w14:paraId="3D4EAC45" w14:textId="77777777" w:rsidR="00441859" w:rsidRPr="00963ED8" w:rsidRDefault="00DE7F5C">
      <w:pPr>
        <w:pStyle w:val="Textoindependiente"/>
        <w:numPr>
          <w:ilvl w:val="0"/>
          <w:numId w:val="164"/>
        </w:numPr>
        <w:autoSpaceDE w:val="0"/>
        <w:autoSpaceDN w:val="0"/>
        <w:spacing w:line="360" w:lineRule="auto"/>
        <w:jc w:val="both"/>
        <w:rPr>
          <w:i/>
          <w:iCs/>
          <w:w w:val="105"/>
          <w:sz w:val="24"/>
          <w:szCs w:val="24"/>
          <w:lang w:val="es-CO"/>
          <w:rPrChange w:id="9484" w:author="Massiel Nayibe Moreno Ladino" w:date="2025-01-15T13:00:00Z" w16du:dateUtc="2025-01-15T18:00:00Z">
            <w:rPr>
              <w:i/>
              <w:iCs/>
              <w:w w:val="105"/>
              <w:sz w:val="24"/>
              <w:szCs w:val="24"/>
            </w:rPr>
          </w:rPrChange>
        </w:rPr>
      </w:pPr>
      <w:r w:rsidRPr="00963ED8">
        <w:rPr>
          <w:w w:val="105"/>
          <w:sz w:val="24"/>
          <w:szCs w:val="24"/>
          <w:lang w:val="es-CO"/>
          <w:rPrChange w:id="9485" w:author="Massiel Nayibe Moreno Ladino" w:date="2025-01-15T13:00:00Z" w16du:dateUtc="2025-01-15T18:00:00Z">
            <w:rPr>
              <w:w w:val="105"/>
              <w:sz w:val="24"/>
              <w:szCs w:val="24"/>
            </w:rPr>
          </w:rPrChange>
        </w:rPr>
        <w:t xml:space="preserve">Tasas asociadas a los exámenes de acceso a la universidad (GMAT, GRE' </w:t>
      </w:r>
      <w:r w:rsidRPr="00963ED8">
        <w:rPr>
          <w:w w:val="105"/>
          <w:sz w:val="24"/>
          <w:szCs w:val="24"/>
          <w:lang w:val="es-CO"/>
          <w:rPrChange w:id="9486" w:author="Massiel Nayibe Moreno Ladino" w:date="2025-01-15T13:00:00Z" w16du:dateUtc="2025-01-15T18:00:00Z">
            <w:rPr>
              <w:w w:val="105"/>
              <w:sz w:val="24"/>
              <w:szCs w:val="24"/>
            </w:rPr>
          </w:rPrChange>
        </w:rPr>
        <w:lastRenderedPageBreak/>
        <w:t>LSATS, TOEFL, etc.).</w:t>
      </w:r>
    </w:p>
    <w:p w14:paraId="0E33A9E9" w14:textId="77777777" w:rsidR="00441859" w:rsidRPr="00963ED8" w:rsidRDefault="00DE7F5C">
      <w:pPr>
        <w:pStyle w:val="Ttulo4"/>
        <w:rPr>
          <w:szCs w:val="26"/>
          <w:lang w:val="es-CO"/>
          <w:rPrChange w:id="9487" w:author="Massiel Nayibe Moreno Ladino" w:date="2025-01-15T13:00:00Z" w16du:dateUtc="2025-01-15T18:00:00Z">
            <w:rPr>
              <w:szCs w:val="26"/>
            </w:rPr>
          </w:rPrChange>
        </w:rPr>
      </w:pPr>
      <w:r w:rsidRPr="00963ED8">
        <w:rPr>
          <w:szCs w:val="26"/>
          <w:lang w:val="es-CO"/>
          <w:rPrChange w:id="9488" w:author="Massiel Nayibe Moreno Ladino" w:date="2025-01-15T13:00:00Z" w16du:dateUtc="2025-01-15T18:00:00Z">
            <w:rPr>
              <w:szCs w:val="26"/>
            </w:rPr>
          </w:rPrChange>
        </w:rPr>
        <w:t>Horas y asistencia</w:t>
      </w:r>
    </w:p>
    <w:p w14:paraId="6F0A1720" w14:textId="77777777" w:rsidR="00441859" w:rsidRPr="00963ED8" w:rsidRDefault="00DE7F5C">
      <w:pPr>
        <w:pStyle w:val="Textoindependiente"/>
        <w:spacing w:before="4" w:line="360" w:lineRule="auto"/>
        <w:jc w:val="both"/>
        <w:rPr>
          <w:i/>
          <w:iCs/>
          <w:spacing w:val="1"/>
          <w:w w:val="105"/>
          <w:sz w:val="24"/>
          <w:szCs w:val="24"/>
          <w:lang w:val="es-CO"/>
          <w:rPrChange w:id="9489" w:author="Massiel Nayibe Moreno Ladino" w:date="2025-01-15T13:00:00Z" w16du:dateUtc="2025-01-15T18:00:00Z">
            <w:rPr>
              <w:i/>
              <w:iCs/>
              <w:spacing w:val="1"/>
              <w:w w:val="105"/>
              <w:sz w:val="24"/>
              <w:szCs w:val="24"/>
            </w:rPr>
          </w:rPrChange>
        </w:rPr>
      </w:pPr>
      <w:r w:rsidRPr="00963ED8">
        <w:rPr>
          <w:w w:val="105"/>
          <w:sz w:val="24"/>
          <w:szCs w:val="24"/>
          <w:lang w:val="es-CO"/>
          <w:rPrChange w:id="9490" w:author="Massiel Nayibe Moreno Ladino" w:date="2025-01-15T13:00:00Z" w16du:dateUtc="2025-01-15T18:00:00Z">
            <w:rPr>
              <w:w w:val="105"/>
              <w:sz w:val="24"/>
              <w:szCs w:val="24"/>
            </w:rPr>
          </w:rPrChange>
        </w:rPr>
        <w:t xml:space="preserve">Partners alienta al personal a desarrollar una cultura de aprendizaje continuo; sin embargo, la asistencia a cursos y la finalización de estudios para el Desarrollo Profesional no deben interferir con las horas principales de trabajo del empleado, a menos que sea aprobado por el Equipo de Aprobación. Partners puede aprobar que los empleados utilicen su PTO según sea necesario. Puede haber una solicitud adicional de Flex Work Arrangement (FWA) para atender las necesidades de programación del Desarrollo Profesional. Además, el personal debe garantizar un rendimiento laboral satisfactorio durante la inscripción </w:t>
      </w:r>
      <w:r w:rsidRPr="00963ED8">
        <w:rPr>
          <w:spacing w:val="1"/>
          <w:w w:val="105"/>
          <w:sz w:val="24"/>
          <w:szCs w:val="24"/>
          <w:lang w:val="es-CO"/>
          <w:rPrChange w:id="9491" w:author="Massiel Nayibe Moreno Ladino" w:date="2025-01-15T13:00:00Z" w16du:dateUtc="2025-01-15T18:00:00Z">
            <w:rPr>
              <w:spacing w:val="1"/>
              <w:w w:val="105"/>
              <w:sz w:val="24"/>
              <w:szCs w:val="24"/>
            </w:rPr>
          </w:rPrChange>
        </w:rPr>
        <w:t xml:space="preserve">en cualquier programa de Desarrollo Profesional. </w:t>
      </w:r>
    </w:p>
    <w:p w14:paraId="71260B67" w14:textId="77777777" w:rsidR="00441859" w:rsidRPr="00963ED8" w:rsidRDefault="00DE7F5C">
      <w:pPr>
        <w:pStyle w:val="Ttulo4"/>
        <w:rPr>
          <w:szCs w:val="26"/>
          <w:lang w:val="es-CO"/>
          <w:rPrChange w:id="9492" w:author="Massiel Nayibe Moreno Ladino" w:date="2025-01-15T13:00:00Z" w16du:dateUtc="2025-01-15T18:00:00Z">
            <w:rPr>
              <w:szCs w:val="26"/>
            </w:rPr>
          </w:rPrChange>
        </w:rPr>
      </w:pPr>
      <w:r w:rsidRPr="00963ED8">
        <w:rPr>
          <w:szCs w:val="26"/>
          <w:lang w:val="es-CO"/>
          <w:rPrChange w:id="9493" w:author="Massiel Nayibe Moreno Ladino" w:date="2025-01-15T13:00:00Z" w16du:dateUtc="2025-01-15T18:00:00Z">
            <w:rPr>
              <w:szCs w:val="26"/>
            </w:rPr>
          </w:rPrChange>
        </w:rPr>
        <w:t>Proceso de solicitud</w:t>
      </w:r>
    </w:p>
    <w:p w14:paraId="5B905418" w14:textId="77777777" w:rsidR="00441859" w:rsidRPr="00963ED8" w:rsidRDefault="00DE7F5C">
      <w:pPr>
        <w:pStyle w:val="Textoindependiente"/>
        <w:spacing w:before="1" w:line="360" w:lineRule="auto"/>
        <w:jc w:val="both"/>
        <w:rPr>
          <w:i/>
          <w:iCs/>
          <w:sz w:val="24"/>
          <w:szCs w:val="24"/>
          <w:lang w:val="es-CO"/>
          <w:rPrChange w:id="9494" w:author="Massiel Nayibe Moreno Ladino" w:date="2025-01-15T13:00:00Z" w16du:dateUtc="2025-01-15T18:00:00Z">
            <w:rPr>
              <w:i/>
              <w:iCs/>
              <w:sz w:val="24"/>
              <w:szCs w:val="24"/>
            </w:rPr>
          </w:rPrChange>
        </w:rPr>
      </w:pPr>
      <w:r w:rsidRPr="00963ED8">
        <w:rPr>
          <w:sz w:val="24"/>
          <w:szCs w:val="24"/>
          <w:lang w:val="es-CO"/>
          <w:rPrChange w:id="9495" w:author="Massiel Nayibe Moreno Ladino" w:date="2025-01-15T13:00:00Z" w16du:dateUtc="2025-01-15T18:00:00Z">
            <w:rPr>
              <w:sz w:val="24"/>
              <w:szCs w:val="24"/>
            </w:rPr>
          </w:rPrChange>
        </w:rPr>
        <w:t>El funcionario deberá determinar con la ayuda de su supervisor qué tipo de programa funcionará mejor para mejorar o dominar el rendimiento y las necesidades del proyecto en su función actual.</w:t>
      </w:r>
    </w:p>
    <w:p w14:paraId="7DA5D44B" w14:textId="77777777" w:rsidR="00C54EB5" w:rsidRPr="00963ED8" w:rsidRDefault="00C54EB5" w:rsidP="00C54EB5">
      <w:pPr>
        <w:pStyle w:val="Textoindependiente"/>
        <w:spacing w:before="1" w:line="360" w:lineRule="auto"/>
        <w:jc w:val="both"/>
        <w:rPr>
          <w:i/>
          <w:iCs/>
          <w:sz w:val="24"/>
          <w:szCs w:val="24"/>
          <w:lang w:val="es-CO"/>
          <w:rPrChange w:id="9496" w:author="Massiel Nayibe Moreno Ladino" w:date="2025-01-15T13:00:00Z" w16du:dateUtc="2025-01-15T18:00:00Z">
            <w:rPr>
              <w:i/>
              <w:iCs/>
              <w:sz w:val="24"/>
              <w:szCs w:val="24"/>
            </w:rPr>
          </w:rPrChange>
        </w:rPr>
      </w:pPr>
    </w:p>
    <w:p w14:paraId="4AF7094A" w14:textId="77777777" w:rsidR="00441859" w:rsidRPr="00963ED8" w:rsidRDefault="00DE7F5C">
      <w:pPr>
        <w:pStyle w:val="Textoindependiente"/>
        <w:spacing w:before="1" w:line="360" w:lineRule="auto"/>
        <w:jc w:val="both"/>
        <w:rPr>
          <w:i/>
          <w:iCs/>
          <w:sz w:val="24"/>
          <w:szCs w:val="24"/>
          <w:lang w:val="es-CO"/>
          <w:rPrChange w:id="9497" w:author="Massiel Nayibe Moreno Ladino" w:date="2025-01-15T13:00:00Z" w16du:dateUtc="2025-01-15T18:00:00Z">
            <w:rPr>
              <w:i/>
              <w:iCs/>
              <w:sz w:val="24"/>
              <w:szCs w:val="24"/>
            </w:rPr>
          </w:rPrChange>
        </w:rPr>
      </w:pPr>
      <w:r w:rsidRPr="00963ED8">
        <w:rPr>
          <w:sz w:val="24"/>
          <w:szCs w:val="24"/>
          <w:lang w:val="es-CO"/>
          <w:rPrChange w:id="9498" w:author="Massiel Nayibe Moreno Ladino" w:date="2025-01-15T13:00:00Z" w16du:dateUtc="2025-01-15T18:00:00Z">
            <w:rPr>
              <w:sz w:val="24"/>
              <w:szCs w:val="24"/>
            </w:rPr>
          </w:rPrChange>
        </w:rPr>
        <w:t>A la hora de determinar un programa de Desarrollo Profesional debe tenerse en cuenta lo siguiente:</w:t>
      </w:r>
    </w:p>
    <w:p w14:paraId="4C97CBC3" w14:textId="77777777" w:rsidR="00C54EB5" w:rsidRPr="00963ED8" w:rsidRDefault="00C54EB5" w:rsidP="00C54EB5">
      <w:pPr>
        <w:pStyle w:val="Textoindependiente"/>
        <w:spacing w:before="1" w:line="360" w:lineRule="auto"/>
        <w:jc w:val="both"/>
        <w:rPr>
          <w:i/>
          <w:iCs/>
          <w:sz w:val="24"/>
          <w:szCs w:val="24"/>
          <w:lang w:val="es-CO"/>
          <w:rPrChange w:id="9499" w:author="Massiel Nayibe Moreno Ladino" w:date="2025-01-15T13:00:00Z" w16du:dateUtc="2025-01-15T18:00:00Z">
            <w:rPr>
              <w:i/>
              <w:iCs/>
              <w:sz w:val="24"/>
              <w:szCs w:val="24"/>
            </w:rPr>
          </w:rPrChange>
        </w:rPr>
      </w:pPr>
    </w:p>
    <w:p w14:paraId="022C3D4B" w14:textId="77777777" w:rsidR="00441859" w:rsidRPr="00963ED8" w:rsidRDefault="00DE7F5C">
      <w:pPr>
        <w:pStyle w:val="Textoindependiente"/>
        <w:numPr>
          <w:ilvl w:val="0"/>
          <w:numId w:val="162"/>
        </w:numPr>
        <w:autoSpaceDE w:val="0"/>
        <w:autoSpaceDN w:val="0"/>
        <w:spacing w:before="1" w:line="360" w:lineRule="auto"/>
        <w:jc w:val="both"/>
        <w:rPr>
          <w:i/>
          <w:iCs/>
          <w:sz w:val="24"/>
          <w:szCs w:val="24"/>
          <w:lang w:val="es-CO"/>
          <w:rPrChange w:id="9500" w:author="Massiel Nayibe Moreno Ladino" w:date="2025-01-15T13:00:00Z" w16du:dateUtc="2025-01-15T18:00:00Z">
            <w:rPr>
              <w:i/>
              <w:iCs/>
              <w:sz w:val="24"/>
              <w:szCs w:val="24"/>
            </w:rPr>
          </w:rPrChange>
        </w:rPr>
      </w:pPr>
      <w:r w:rsidRPr="00963ED8">
        <w:rPr>
          <w:b/>
          <w:bCs/>
          <w:sz w:val="24"/>
          <w:szCs w:val="24"/>
          <w:lang w:val="es-CO"/>
          <w:rPrChange w:id="9501" w:author="Massiel Nayibe Moreno Ladino" w:date="2025-01-15T13:00:00Z" w16du:dateUtc="2025-01-15T18:00:00Z">
            <w:rPr>
              <w:b/>
              <w:bCs/>
              <w:sz w:val="24"/>
              <w:szCs w:val="24"/>
            </w:rPr>
          </w:rPrChange>
        </w:rPr>
        <w:t>La naturaleza y el propósito del curso de estudio/oportunidad</w:t>
      </w:r>
      <w:r w:rsidRPr="00963ED8">
        <w:rPr>
          <w:sz w:val="24"/>
          <w:szCs w:val="24"/>
          <w:lang w:val="es-CO"/>
          <w:rPrChange w:id="9502" w:author="Massiel Nayibe Moreno Ladino" w:date="2025-01-15T13:00:00Z" w16du:dateUtc="2025-01-15T18:00:00Z">
            <w:rPr>
              <w:sz w:val="24"/>
              <w:szCs w:val="24"/>
            </w:rPr>
          </w:rPrChange>
        </w:rPr>
        <w:t xml:space="preserve">: ¿Está la oportunidad relacionada con el trabajo actual o con un puesto objetivo dentro de Partners? </w:t>
      </w:r>
    </w:p>
    <w:p w14:paraId="76381ED0" w14:textId="77777777" w:rsidR="00441859" w:rsidRPr="00963ED8" w:rsidRDefault="00DE7F5C">
      <w:pPr>
        <w:pStyle w:val="Textoindependiente"/>
        <w:numPr>
          <w:ilvl w:val="0"/>
          <w:numId w:val="162"/>
        </w:numPr>
        <w:autoSpaceDE w:val="0"/>
        <w:autoSpaceDN w:val="0"/>
        <w:spacing w:before="1" w:line="360" w:lineRule="auto"/>
        <w:jc w:val="both"/>
        <w:rPr>
          <w:i/>
          <w:iCs/>
          <w:sz w:val="24"/>
          <w:szCs w:val="24"/>
          <w:lang w:val="es-CO"/>
          <w:rPrChange w:id="9503" w:author="Massiel Nayibe Moreno Ladino" w:date="2025-01-15T13:00:00Z" w16du:dateUtc="2025-01-15T18:00:00Z">
            <w:rPr>
              <w:i/>
              <w:iCs/>
              <w:sz w:val="24"/>
              <w:szCs w:val="24"/>
            </w:rPr>
          </w:rPrChange>
        </w:rPr>
      </w:pPr>
      <w:r w:rsidRPr="00963ED8">
        <w:rPr>
          <w:b/>
          <w:bCs/>
          <w:sz w:val="24"/>
          <w:szCs w:val="24"/>
          <w:lang w:val="es-CO"/>
          <w:rPrChange w:id="9504" w:author="Massiel Nayibe Moreno Ladino" w:date="2025-01-15T13:00:00Z" w16du:dateUtc="2025-01-15T18:00:00Z">
            <w:rPr>
              <w:b/>
              <w:bCs/>
              <w:sz w:val="24"/>
              <w:szCs w:val="24"/>
            </w:rPr>
          </w:rPrChange>
        </w:rPr>
        <w:t>Beneficios potenciales</w:t>
      </w:r>
      <w:r w:rsidRPr="00963ED8">
        <w:rPr>
          <w:sz w:val="24"/>
          <w:szCs w:val="24"/>
          <w:lang w:val="es-CO"/>
          <w:rPrChange w:id="9505" w:author="Massiel Nayibe Moreno Ladino" w:date="2025-01-15T13:00:00Z" w16du:dateUtc="2025-01-15T18:00:00Z">
            <w:rPr>
              <w:sz w:val="24"/>
              <w:szCs w:val="24"/>
            </w:rPr>
          </w:rPrChange>
        </w:rPr>
        <w:t>: ¿Serán los resultados del curso/oportunidad beneficiosos para el personal y los socios?</w:t>
      </w:r>
    </w:p>
    <w:p w14:paraId="62031716" w14:textId="77777777" w:rsidR="00441859" w:rsidRPr="00963ED8" w:rsidRDefault="00DE7F5C">
      <w:pPr>
        <w:pStyle w:val="Textoindependiente"/>
        <w:numPr>
          <w:ilvl w:val="0"/>
          <w:numId w:val="162"/>
        </w:numPr>
        <w:autoSpaceDE w:val="0"/>
        <w:autoSpaceDN w:val="0"/>
        <w:spacing w:before="1" w:line="360" w:lineRule="auto"/>
        <w:ind w:right="-270"/>
        <w:jc w:val="both"/>
        <w:rPr>
          <w:i/>
          <w:iCs/>
          <w:sz w:val="24"/>
          <w:szCs w:val="24"/>
          <w:lang w:val="es-CO"/>
          <w:rPrChange w:id="9506" w:author="Massiel Nayibe Moreno Ladino" w:date="2025-01-15T13:00:00Z" w16du:dateUtc="2025-01-15T18:00:00Z">
            <w:rPr>
              <w:i/>
              <w:iCs/>
              <w:sz w:val="24"/>
              <w:szCs w:val="24"/>
            </w:rPr>
          </w:rPrChange>
        </w:rPr>
      </w:pPr>
      <w:r w:rsidRPr="00963ED8">
        <w:rPr>
          <w:b/>
          <w:bCs/>
          <w:sz w:val="24"/>
          <w:szCs w:val="24"/>
          <w:lang w:val="es-CO"/>
          <w:rPrChange w:id="9507" w:author="Massiel Nayibe Moreno Ladino" w:date="2025-01-15T13:00:00Z" w16du:dateUtc="2025-01-15T18:00:00Z">
            <w:rPr>
              <w:b/>
              <w:bCs/>
              <w:sz w:val="24"/>
              <w:szCs w:val="24"/>
            </w:rPr>
          </w:rPrChange>
        </w:rPr>
        <w:t>Elegibilidad del personal</w:t>
      </w:r>
      <w:r w:rsidRPr="00963ED8">
        <w:rPr>
          <w:sz w:val="24"/>
          <w:szCs w:val="24"/>
          <w:lang w:val="es-CO"/>
          <w:rPrChange w:id="9508" w:author="Massiel Nayibe Moreno Ladino" w:date="2025-01-15T13:00:00Z" w16du:dateUtc="2025-01-15T18:00:00Z">
            <w:rPr>
              <w:sz w:val="24"/>
              <w:szCs w:val="24"/>
            </w:rPr>
          </w:rPrChange>
        </w:rPr>
        <w:t xml:space="preserve">: ¿Es el personal elegible para participar en el programa según lo estipulado en esta política? </w:t>
      </w:r>
    </w:p>
    <w:p w14:paraId="2B998BC6" w14:textId="77777777" w:rsidR="00441859" w:rsidRPr="00963ED8" w:rsidRDefault="00DE7F5C">
      <w:pPr>
        <w:pStyle w:val="Textoindependiente"/>
        <w:numPr>
          <w:ilvl w:val="0"/>
          <w:numId w:val="162"/>
        </w:numPr>
        <w:autoSpaceDE w:val="0"/>
        <w:autoSpaceDN w:val="0"/>
        <w:spacing w:before="1" w:line="360" w:lineRule="auto"/>
        <w:jc w:val="both"/>
        <w:rPr>
          <w:i/>
          <w:iCs/>
          <w:sz w:val="24"/>
          <w:szCs w:val="24"/>
          <w:lang w:val="es-CO"/>
          <w:rPrChange w:id="9509" w:author="Massiel Nayibe Moreno Ladino" w:date="2025-01-15T13:00:00Z" w16du:dateUtc="2025-01-15T18:00:00Z">
            <w:rPr>
              <w:i/>
              <w:iCs/>
              <w:sz w:val="24"/>
              <w:szCs w:val="24"/>
            </w:rPr>
          </w:rPrChange>
        </w:rPr>
      </w:pPr>
      <w:r w:rsidRPr="00963ED8">
        <w:rPr>
          <w:b/>
          <w:bCs/>
          <w:sz w:val="24"/>
          <w:szCs w:val="24"/>
          <w:lang w:val="es-CO"/>
          <w:rPrChange w:id="9510" w:author="Massiel Nayibe Moreno Ladino" w:date="2025-01-15T13:00:00Z" w16du:dateUtc="2025-01-15T18:00:00Z">
            <w:rPr>
              <w:b/>
              <w:bCs/>
              <w:sz w:val="24"/>
              <w:szCs w:val="24"/>
            </w:rPr>
          </w:rPrChange>
        </w:rPr>
        <w:t xml:space="preserve">El rendimiento actual del personal: </w:t>
      </w:r>
      <w:r w:rsidRPr="00963ED8">
        <w:rPr>
          <w:sz w:val="24"/>
          <w:szCs w:val="24"/>
          <w:lang w:val="es-CO"/>
          <w:rPrChange w:id="9511" w:author="Massiel Nayibe Moreno Ladino" w:date="2025-01-15T13:00:00Z" w16du:dateUtc="2025-01-15T18:00:00Z">
            <w:rPr>
              <w:sz w:val="24"/>
              <w:szCs w:val="24"/>
            </w:rPr>
          </w:rPrChange>
        </w:rPr>
        <w:t>Si el personal necesita mejorar su rendimiento, los cursos/oportunidades deben centrarse primero en el desarrollo de capacidades para el puesto actual antes de desarrollar habilidades para posibles puestos futuros dentro de Partners.</w:t>
      </w:r>
    </w:p>
    <w:p w14:paraId="3C93EA2B" w14:textId="77777777" w:rsidR="00441859" w:rsidRPr="00963ED8" w:rsidRDefault="00DE7F5C">
      <w:pPr>
        <w:pStyle w:val="Ttulo4"/>
        <w:rPr>
          <w:rStyle w:val="Ttulo3Car"/>
          <w:lang w:val="es-CO"/>
          <w:rPrChange w:id="9512" w:author="Massiel Nayibe Moreno Ladino" w:date="2025-01-15T13:00:00Z" w16du:dateUtc="2025-01-15T18:00:00Z">
            <w:rPr>
              <w:rStyle w:val="Ttulo3Car"/>
              <w:b/>
              <w:bCs/>
              <w:i w:val="0"/>
              <w:iCs w:val="0"/>
              <w:szCs w:val="20"/>
            </w:rPr>
          </w:rPrChange>
        </w:rPr>
      </w:pPr>
      <w:r w:rsidRPr="00963ED8">
        <w:rPr>
          <w:szCs w:val="26"/>
          <w:lang w:val="es-CO"/>
          <w:rPrChange w:id="9513" w:author="Massiel Nayibe Moreno Ladino" w:date="2025-01-15T13:00:00Z" w16du:dateUtc="2025-01-15T18:00:00Z">
            <w:rPr>
              <w:b w:val="0"/>
              <w:bCs w:val="0"/>
              <w:color w:val="E66800"/>
              <w:sz w:val="28"/>
              <w:szCs w:val="26"/>
            </w:rPr>
          </w:rPrChange>
        </w:rPr>
        <w:t xml:space="preserve">Actividad de aprendizaje Identificación previa </w:t>
      </w:r>
    </w:p>
    <w:p w14:paraId="118B5927" w14:textId="77777777" w:rsidR="00441859" w:rsidRPr="00963ED8" w:rsidRDefault="00DE7F5C">
      <w:pPr>
        <w:pStyle w:val="Textoindependiente"/>
        <w:spacing w:line="360" w:lineRule="auto"/>
        <w:ind w:right="113"/>
        <w:jc w:val="both"/>
        <w:rPr>
          <w:i/>
          <w:iCs/>
          <w:sz w:val="24"/>
          <w:szCs w:val="24"/>
          <w:lang w:val="es-CO"/>
          <w:rPrChange w:id="9514" w:author="Massiel Nayibe Moreno Ladino" w:date="2025-01-15T13:00:00Z" w16du:dateUtc="2025-01-15T18:00:00Z">
            <w:rPr>
              <w:i/>
              <w:iCs/>
              <w:sz w:val="24"/>
              <w:szCs w:val="24"/>
            </w:rPr>
          </w:rPrChange>
        </w:rPr>
      </w:pPr>
      <w:r w:rsidRPr="00963ED8">
        <w:rPr>
          <w:sz w:val="24"/>
          <w:szCs w:val="24"/>
          <w:lang w:val="es-CO"/>
          <w:rPrChange w:id="9515" w:author="Massiel Nayibe Moreno Ladino" w:date="2025-01-15T13:00:00Z" w16du:dateUtc="2025-01-15T18:00:00Z">
            <w:rPr>
              <w:sz w:val="24"/>
              <w:szCs w:val="24"/>
            </w:rPr>
          </w:rPrChange>
        </w:rPr>
        <w:t xml:space="preserve">Una vez que el personal haya identificado un programa de Desarrollo Profesional y éste haya sido aprobado por su supervisor, deberá cumplimentar el Formulario de Solicitud de Desarrollo Profesional. Una vez cumplimentado, el Formulario de Solicitud de Desarrollo Profesional se </w:t>
      </w:r>
      <w:r w:rsidRPr="00963ED8">
        <w:rPr>
          <w:sz w:val="24"/>
          <w:szCs w:val="24"/>
          <w:lang w:val="es-CO"/>
          <w:rPrChange w:id="9516" w:author="Massiel Nayibe Moreno Ladino" w:date="2025-01-15T13:00:00Z" w16du:dateUtc="2025-01-15T18:00:00Z">
            <w:rPr>
              <w:sz w:val="24"/>
              <w:szCs w:val="24"/>
            </w:rPr>
          </w:rPrChange>
        </w:rPr>
        <w:lastRenderedPageBreak/>
        <w:t>presentará al Equipo de Aprobación, tal como se define en la Sección 6, para su revisión y aprobación, ANTES de inscribirse y comenzar el curso/oportunidad. Una vez aprobada la Solicitud de Desarrollo Profesional, se notificará al personal para que comience a realizar los trámites necesarios para completar y asistir al programa de Desarrollo Profesional solicitado.</w:t>
      </w:r>
    </w:p>
    <w:p w14:paraId="29E7E55E" w14:textId="77777777" w:rsidR="00441859" w:rsidRPr="00963ED8" w:rsidRDefault="00DE7F5C">
      <w:pPr>
        <w:pStyle w:val="Ttulo4"/>
        <w:rPr>
          <w:b w:val="0"/>
          <w:bCs w:val="0"/>
          <w:szCs w:val="26"/>
          <w:lang w:val="es-CO"/>
          <w:rPrChange w:id="9517" w:author="Massiel Nayibe Moreno Ladino" w:date="2025-01-15T13:00:00Z" w16du:dateUtc="2025-01-15T18:00:00Z">
            <w:rPr>
              <w:b w:val="0"/>
              <w:bCs w:val="0"/>
              <w:szCs w:val="26"/>
            </w:rPr>
          </w:rPrChange>
        </w:rPr>
      </w:pPr>
      <w:r w:rsidRPr="00963ED8">
        <w:rPr>
          <w:szCs w:val="26"/>
          <w:lang w:val="es-CO"/>
          <w:rPrChange w:id="9518" w:author="Massiel Nayibe Moreno Ladino" w:date="2025-01-15T13:00:00Z" w16du:dateUtc="2025-01-15T18:00:00Z">
            <w:rPr>
              <w:szCs w:val="26"/>
            </w:rPr>
          </w:rPrChange>
        </w:rPr>
        <w:t xml:space="preserve">Actividad de aprendizaje tras la identificación </w:t>
      </w:r>
    </w:p>
    <w:p w14:paraId="40570377" w14:textId="77777777" w:rsidR="00441859" w:rsidRPr="00963ED8" w:rsidRDefault="00DE7F5C">
      <w:pPr>
        <w:pStyle w:val="Textoindependiente"/>
        <w:spacing w:line="360" w:lineRule="auto"/>
        <w:jc w:val="both"/>
        <w:rPr>
          <w:i/>
          <w:iCs/>
          <w:sz w:val="24"/>
          <w:szCs w:val="24"/>
          <w:lang w:val="es-CO"/>
          <w:rPrChange w:id="9519" w:author="Massiel Nayibe Moreno Ladino" w:date="2025-01-15T13:00:00Z" w16du:dateUtc="2025-01-15T18:00:00Z">
            <w:rPr>
              <w:i/>
              <w:iCs/>
              <w:sz w:val="24"/>
              <w:szCs w:val="24"/>
            </w:rPr>
          </w:rPrChange>
        </w:rPr>
      </w:pPr>
      <w:r w:rsidRPr="00963ED8">
        <w:rPr>
          <w:sz w:val="24"/>
          <w:szCs w:val="24"/>
          <w:lang w:val="es-CO"/>
          <w:rPrChange w:id="9520" w:author="Massiel Nayibe Moreno Ladino" w:date="2025-01-15T13:00:00Z" w16du:dateUtc="2025-01-15T18:00:00Z">
            <w:rPr>
              <w:sz w:val="24"/>
              <w:szCs w:val="24"/>
            </w:rPr>
          </w:rPrChange>
        </w:rPr>
        <w:t xml:space="preserve">Los miembros del personal que realicen de forma independiente actividades de aprendizaje fuera de LinkedIn Learning o sin la aprobación previa de su supervisor y más tarde encuentren una correlación directa que beneficie tanto a Partners como a su desarrollo profesional, podrán presentar un formulario de solicitud de reembolso. Los miembros del personal deben consultar con el supervisor para obtener la aprobación inicial y, a continuación, cumplimentar un formulario de solicitud de desarrollo profesional que se enviará al equipo de aprobación*. El formulario de solicitud de reembolso deberá ir acompañado de un formulario de solicitud de desarrollo profesional firmado. </w:t>
      </w:r>
    </w:p>
    <w:p w14:paraId="11A2840F" w14:textId="77777777" w:rsidR="00C54EB5" w:rsidRPr="00963ED8" w:rsidRDefault="00C54EB5" w:rsidP="00C54EB5">
      <w:pPr>
        <w:pStyle w:val="Textoindependiente"/>
        <w:spacing w:line="360" w:lineRule="auto"/>
        <w:jc w:val="both"/>
        <w:rPr>
          <w:i/>
          <w:iCs/>
          <w:sz w:val="24"/>
          <w:szCs w:val="24"/>
          <w:lang w:val="es-CO"/>
          <w:rPrChange w:id="9521" w:author="Massiel Nayibe Moreno Ladino" w:date="2025-01-15T13:00:00Z" w16du:dateUtc="2025-01-15T18:00:00Z">
            <w:rPr>
              <w:i/>
              <w:iCs/>
              <w:sz w:val="24"/>
              <w:szCs w:val="24"/>
            </w:rPr>
          </w:rPrChange>
        </w:rPr>
      </w:pPr>
    </w:p>
    <w:p w14:paraId="652CCE89" w14:textId="77777777" w:rsidR="00441859" w:rsidRPr="00963ED8" w:rsidRDefault="00DE7F5C">
      <w:pPr>
        <w:pStyle w:val="Textoindependiente"/>
        <w:spacing w:line="360" w:lineRule="auto"/>
        <w:jc w:val="both"/>
        <w:rPr>
          <w:i/>
          <w:iCs/>
          <w:sz w:val="24"/>
          <w:szCs w:val="24"/>
          <w:lang w:val="es-CO"/>
          <w:rPrChange w:id="9522" w:author="Massiel Nayibe Moreno Ladino" w:date="2025-01-15T13:00:00Z" w16du:dateUtc="2025-01-15T18:00:00Z">
            <w:rPr>
              <w:i/>
              <w:iCs/>
              <w:sz w:val="24"/>
              <w:szCs w:val="24"/>
            </w:rPr>
          </w:rPrChange>
        </w:rPr>
      </w:pPr>
      <w:r w:rsidRPr="00963ED8">
        <w:rPr>
          <w:sz w:val="24"/>
          <w:szCs w:val="24"/>
          <w:lang w:val="es-CO"/>
          <w:rPrChange w:id="9523" w:author="Massiel Nayibe Moreno Ladino" w:date="2025-01-15T13:00:00Z" w16du:dateUtc="2025-01-15T18:00:00Z">
            <w:rPr>
              <w:sz w:val="24"/>
              <w:szCs w:val="24"/>
            </w:rPr>
          </w:rPrChange>
        </w:rPr>
        <w:t>*Sin embargo, es esencial tener en cuenta que presentar una solicitud después del curso o la compra puede dar lugar a una denegación si la justificación no se ajusta a las necesidades empresariales o de desarrollo profesional.</w:t>
      </w:r>
    </w:p>
    <w:p w14:paraId="02FC439A" w14:textId="77777777" w:rsidR="00441859" w:rsidRPr="00963ED8" w:rsidRDefault="00DE7F5C">
      <w:pPr>
        <w:pStyle w:val="Ttulo4"/>
        <w:rPr>
          <w:szCs w:val="26"/>
          <w:lang w:val="es-CO"/>
          <w:rPrChange w:id="9524" w:author="Massiel Nayibe Moreno Ladino" w:date="2025-01-15T13:00:00Z" w16du:dateUtc="2025-01-15T18:00:00Z">
            <w:rPr>
              <w:szCs w:val="26"/>
            </w:rPr>
          </w:rPrChange>
        </w:rPr>
      </w:pPr>
      <w:r w:rsidRPr="00963ED8">
        <w:rPr>
          <w:szCs w:val="26"/>
          <w:lang w:val="es-CO"/>
          <w:rPrChange w:id="9525" w:author="Massiel Nayibe Moreno Ladino" w:date="2025-01-15T13:00:00Z" w16du:dateUtc="2025-01-15T18:00:00Z">
            <w:rPr>
              <w:szCs w:val="26"/>
            </w:rPr>
          </w:rPrChange>
        </w:rPr>
        <w:t>Solicitud de pago y reembolso</w:t>
      </w:r>
    </w:p>
    <w:p w14:paraId="22BA18A7" w14:textId="77777777" w:rsidR="00441859" w:rsidRPr="00963ED8" w:rsidRDefault="00DE7F5C">
      <w:pPr>
        <w:pStyle w:val="Textoindependiente"/>
        <w:spacing w:line="360" w:lineRule="auto"/>
        <w:ind w:right="113"/>
        <w:jc w:val="both"/>
        <w:rPr>
          <w:i/>
          <w:iCs/>
          <w:sz w:val="24"/>
          <w:szCs w:val="24"/>
          <w:lang w:val="es-CO"/>
          <w:rPrChange w:id="9526" w:author="Massiel Nayibe Moreno Ladino" w:date="2025-01-15T13:00:00Z" w16du:dateUtc="2025-01-15T18:00:00Z">
            <w:rPr>
              <w:i/>
              <w:iCs/>
              <w:sz w:val="24"/>
              <w:szCs w:val="24"/>
            </w:rPr>
          </w:rPrChange>
        </w:rPr>
      </w:pPr>
      <w:r w:rsidRPr="00963ED8">
        <w:rPr>
          <w:sz w:val="24"/>
          <w:szCs w:val="24"/>
          <w:lang w:val="es-CO"/>
          <w:rPrChange w:id="9527" w:author="Massiel Nayibe Moreno Ladino" w:date="2025-01-15T13:00:00Z" w16du:dateUtc="2025-01-15T18:00:00Z">
            <w:rPr>
              <w:sz w:val="24"/>
              <w:szCs w:val="24"/>
            </w:rPr>
          </w:rPrChange>
        </w:rPr>
        <w:t>Los cursos del programa de Desarrollo Profesional pueden ser pagados usando la tarjeta de crédito de Compañeros, o vía ACH/Wire. En algunos casos, Partners no paga el programa de Desarrollo Profesional directamente; por lo tanto, el personal tendrá que pagar por adelantado y proporcionar los siguientes documentos de apoyo y adjuntarlos al informe de gastos para su reembolso. El equipo de RRHH y F&amp;A proporcionará directrices caso por caso.</w:t>
      </w:r>
    </w:p>
    <w:p w14:paraId="585090DE" w14:textId="77777777" w:rsidR="00441859" w:rsidRPr="00963ED8" w:rsidRDefault="00DE7F5C">
      <w:pPr>
        <w:pStyle w:val="Prrafodelista"/>
        <w:widowControl w:val="0"/>
        <w:numPr>
          <w:ilvl w:val="0"/>
          <w:numId w:val="160"/>
        </w:numPr>
        <w:tabs>
          <w:tab w:val="left" w:pos="2279"/>
          <w:tab w:val="left" w:pos="2280"/>
        </w:tabs>
        <w:autoSpaceDE w:val="0"/>
        <w:autoSpaceDN w:val="0"/>
        <w:spacing w:line="360" w:lineRule="auto"/>
        <w:ind w:left="1080" w:hanging="360"/>
        <w:contextualSpacing w:val="0"/>
        <w:jc w:val="both"/>
        <w:rPr>
          <w:rFonts w:cs="Times New Roman"/>
          <w:w w:val="105"/>
          <w:lang w:val="es-CO"/>
          <w:rPrChange w:id="9528" w:author="Massiel Nayibe Moreno Ladino" w:date="2025-01-15T13:00:00Z" w16du:dateUtc="2025-01-15T18:00:00Z">
            <w:rPr>
              <w:rFonts w:cs="Times New Roman"/>
              <w:w w:val="105"/>
            </w:rPr>
          </w:rPrChange>
        </w:rPr>
      </w:pPr>
      <w:r w:rsidRPr="00963ED8">
        <w:rPr>
          <w:rFonts w:cs="Times New Roman"/>
          <w:w w:val="105"/>
          <w:lang w:val="es-CO"/>
          <w:rPrChange w:id="9529" w:author="Massiel Nayibe Moreno Ladino" w:date="2025-01-15T13:00:00Z" w16du:dateUtc="2025-01-15T18:00:00Z">
            <w:rPr>
              <w:rFonts w:cs="Times New Roman"/>
              <w:w w:val="105"/>
            </w:rPr>
          </w:rPrChange>
        </w:rPr>
        <w:t>Informe de gastos (debe seguir el requisito de ACH o transferencia bancaria según las directrices de F&amp;A)</w:t>
      </w:r>
    </w:p>
    <w:p w14:paraId="25D26918" w14:textId="77777777" w:rsidR="00441859" w:rsidRPr="00963ED8" w:rsidRDefault="00DE7F5C">
      <w:pPr>
        <w:pStyle w:val="Prrafodelista"/>
        <w:widowControl w:val="0"/>
        <w:numPr>
          <w:ilvl w:val="0"/>
          <w:numId w:val="160"/>
        </w:numPr>
        <w:tabs>
          <w:tab w:val="left" w:pos="3359"/>
          <w:tab w:val="left" w:pos="3360"/>
        </w:tabs>
        <w:autoSpaceDE w:val="0"/>
        <w:autoSpaceDN w:val="0"/>
        <w:spacing w:before="3" w:line="360" w:lineRule="auto"/>
        <w:ind w:left="1080" w:hanging="360"/>
        <w:contextualSpacing w:val="0"/>
        <w:jc w:val="both"/>
        <w:rPr>
          <w:rFonts w:cs="Times New Roman"/>
          <w:lang w:val="es-CO"/>
          <w:rPrChange w:id="9530" w:author="Massiel Nayibe Moreno Ladino" w:date="2025-01-15T13:00:00Z" w16du:dateUtc="2025-01-15T18:00:00Z">
            <w:rPr>
              <w:rFonts w:cs="Times New Roman"/>
            </w:rPr>
          </w:rPrChange>
        </w:rPr>
      </w:pPr>
      <w:r w:rsidRPr="00963ED8">
        <w:rPr>
          <w:rFonts w:cs="Times New Roman"/>
          <w:w w:val="110"/>
          <w:lang w:val="es-CO"/>
          <w:rPrChange w:id="9531" w:author="Massiel Nayibe Moreno Ladino" w:date="2025-01-15T13:00:00Z" w16du:dateUtc="2025-01-15T18:00:00Z">
            <w:rPr>
              <w:rFonts w:cs="Times New Roman"/>
              <w:w w:val="110"/>
            </w:rPr>
          </w:rPrChange>
        </w:rPr>
        <w:t>Formulario de solicitud de desarrollo profesional aprobado por el Equipo de Aprobación</w:t>
      </w:r>
    </w:p>
    <w:p w14:paraId="14168C65" w14:textId="77777777" w:rsidR="00441859" w:rsidRDefault="00DE7F5C">
      <w:pPr>
        <w:pStyle w:val="Prrafodelista"/>
        <w:widowControl w:val="0"/>
        <w:numPr>
          <w:ilvl w:val="0"/>
          <w:numId w:val="160"/>
        </w:numPr>
        <w:tabs>
          <w:tab w:val="left" w:pos="3359"/>
          <w:tab w:val="left" w:pos="3360"/>
        </w:tabs>
        <w:autoSpaceDE w:val="0"/>
        <w:autoSpaceDN w:val="0"/>
        <w:spacing w:before="4" w:line="360" w:lineRule="auto"/>
        <w:ind w:left="1080" w:hanging="360"/>
        <w:contextualSpacing w:val="0"/>
        <w:jc w:val="both"/>
        <w:rPr>
          <w:rFonts w:cs="Times New Roman"/>
        </w:rPr>
      </w:pPr>
      <w:r w:rsidRPr="00F41CF1">
        <w:rPr>
          <w:rFonts w:cs="Times New Roman"/>
          <w:w w:val="105"/>
        </w:rPr>
        <w:t>Justificante de pago (recibo)</w:t>
      </w:r>
    </w:p>
    <w:p w14:paraId="4014CDE4" w14:textId="77777777" w:rsidR="00441859" w:rsidRPr="00963ED8" w:rsidRDefault="00DE7F5C">
      <w:pPr>
        <w:pStyle w:val="Prrafodelista"/>
        <w:widowControl w:val="0"/>
        <w:numPr>
          <w:ilvl w:val="0"/>
          <w:numId w:val="160"/>
        </w:numPr>
        <w:tabs>
          <w:tab w:val="left" w:pos="3359"/>
          <w:tab w:val="left" w:pos="3360"/>
        </w:tabs>
        <w:autoSpaceDE w:val="0"/>
        <w:autoSpaceDN w:val="0"/>
        <w:spacing w:before="3" w:line="360" w:lineRule="auto"/>
        <w:ind w:left="1080" w:hanging="360"/>
        <w:contextualSpacing w:val="0"/>
        <w:jc w:val="both"/>
        <w:rPr>
          <w:lang w:val="es-CO"/>
          <w:rPrChange w:id="9532" w:author="Massiel Nayibe Moreno Ladino" w:date="2025-01-15T13:00:00Z" w16du:dateUtc="2025-01-15T18:00:00Z">
            <w:rPr/>
          </w:rPrChange>
        </w:rPr>
      </w:pPr>
      <w:r w:rsidRPr="00963ED8">
        <w:rPr>
          <w:rFonts w:cs="Times New Roman"/>
          <w:w w:val="105"/>
          <w:lang w:val="es-CO"/>
          <w:rPrChange w:id="9533" w:author="Massiel Nayibe Moreno Ladino" w:date="2025-01-15T13:00:00Z" w16du:dateUtc="2025-01-15T18:00:00Z">
            <w:rPr>
              <w:rFonts w:cs="Times New Roman"/>
              <w:w w:val="105"/>
            </w:rPr>
          </w:rPrChange>
        </w:rPr>
        <w:t>En su caso, justificante de haber aprobado y/o certificado de asistencia</w:t>
      </w:r>
    </w:p>
    <w:bookmarkEnd w:id="9377"/>
    <w:p w14:paraId="1894DB19" w14:textId="345595AE" w:rsidR="007D45CA" w:rsidRPr="00963ED8" w:rsidRDefault="007D45CA" w:rsidP="00922B9A">
      <w:pPr>
        <w:widowControl w:val="0"/>
        <w:tabs>
          <w:tab w:val="left" w:pos="3359"/>
          <w:tab w:val="left" w:pos="3360"/>
        </w:tabs>
        <w:autoSpaceDE w:val="0"/>
        <w:autoSpaceDN w:val="0"/>
        <w:spacing w:before="3" w:line="360" w:lineRule="auto"/>
        <w:jc w:val="both"/>
        <w:rPr>
          <w:rStyle w:val="Ttulo3Car"/>
          <w:rFonts w:asciiTheme="minorHAnsi" w:eastAsiaTheme="minorEastAsia" w:hAnsiTheme="minorHAnsi" w:cstheme="minorBidi"/>
          <w:bCs w:val="0"/>
          <w:color w:val="auto"/>
          <w:sz w:val="24"/>
          <w:lang w:val="es-CO"/>
          <w:rPrChange w:id="9534" w:author="Massiel Nayibe Moreno Ladino" w:date="2025-01-15T13:00:00Z" w16du:dateUtc="2025-01-15T18:00:00Z">
            <w:rPr>
              <w:rStyle w:val="Ttulo3Car"/>
              <w:rFonts w:asciiTheme="minorHAnsi" w:eastAsiaTheme="minorEastAsia" w:hAnsiTheme="minorHAnsi" w:cstheme="minorBidi"/>
              <w:bCs w:val="0"/>
              <w:color w:val="auto"/>
              <w:sz w:val="24"/>
            </w:rPr>
          </w:rPrChange>
        </w:rPr>
      </w:pPr>
    </w:p>
    <w:tbl>
      <w:tblPr>
        <w:tblpPr w:leftFromText="180" w:rightFromText="180" w:vertAnchor="text" w:horzAnchor="margin" w:tblpXSpec="center" w:tblpY="-3657"/>
        <w:tblOverlap w:val="never"/>
        <w:tblW w:w="10118" w:type="dxa"/>
        <w:tblLook w:val="04A0" w:firstRow="1" w:lastRow="0" w:firstColumn="1" w:lastColumn="0" w:noHBand="0" w:noVBand="1"/>
      </w:tblPr>
      <w:tblGrid>
        <w:gridCol w:w="10118"/>
      </w:tblGrid>
      <w:tr w:rsidR="007D45CA" w:rsidRPr="00CF2683" w14:paraId="5B1581F8" w14:textId="77777777" w:rsidTr="00215F4B">
        <w:trPr>
          <w:trHeight w:val="633"/>
        </w:trPr>
        <w:tc>
          <w:tcPr>
            <w:tcW w:w="10118" w:type="dxa"/>
            <w:tcBorders>
              <w:top w:val="nil"/>
              <w:left w:val="nil"/>
              <w:bottom w:val="nil"/>
              <w:right w:val="nil"/>
            </w:tcBorders>
            <w:shd w:val="clear" w:color="auto" w:fill="auto"/>
            <w:noWrap/>
            <w:vAlign w:val="center"/>
            <w:hideMark/>
          </w:tcPr>
          <w:p w14:paraId="21A619D6" w14:textId="77777777" w:rsidR="007D45CA" w:rsidRPr="00963ED8" w:rsidRDefault="007D45CA" w:rsidP="00E767D4">
            <w:pPr>
              <w:jc w:val="both"/>
              <w:rPr>
                <w:rFonts w:ascii="Century Gothic" w:eastAsia="Times New Roman" w:hAnsi="Century Gothic" w:cs="Calibri"/>
                <w:b/>
                <w:bCs/>
                <w:sz w:val="44"/>
                <w:szCs w:val="44"/>
                <w:lang w:val="es-CO"/>
                <w:rPrChange w:id="9535" w:author="Massiel Nayibe Moreno Ladino" w:date="2025-01-15T13:00:00Z" w16du:dateUtc="2025-01-15T18:00:00Z">
                  <w:rPr>
                    <w:rFonts w:ascii="Century Gothic" w:eastAsia="Times New Roman" w:hAnsi="Century Gothic" w:cs="Calibri"/>
                    <w:b/>
                    <w:bCs/>
                    <w:sz w:val="44"/>
                    <w:szCs w:val="44"/>
                  </w:rPr>
                </w:rPrChange>
              </w:rPr>
            </w:pPr>
            <w:bookmarkStart w:id="9536" w:name="_Annex_I_1"/>
            <w:bookmarkEnd w:id="9536"/>
          </w:p>
          <w:p w14:paraId="792B7D70" w14:textId="77777777" w:rsidR="00441859" w:rsidRPr="00963ED8" w:rsidRDefault="00DE7F5C">
            <w:pPr>
              <w:pStyle w:val="Ttulo1"/>
              <w:jc w:val="both"/>
              <w:rPr>
                <w:rStyle w:val="Ttulo3Car"/>
                <w:b/>
                <w:bCs/>
                <w:lang w:val="es-CO"/>
                <w:rPrChange w:id="9537" w:author="Massiel Nayibe Moreno Ladino" w:date="2025-01-15T13:00:00Z" w16du:dateUtc="2025-01-15T18:00:00Z">
                  <w:rPr>
                    <w:rStyle w:val="Ttulo3Car"/>
                    <w:b/>
                    <w:bCs/>
                    <w:szCs w:val="24"/>
                  </w:rPr>
                </w:rPrChange>
              </w:rPr>
            </w:pPr>
            <w:bookmarkStart w:id="9538" w:name="_Annex_I_2"/>
            <w:bookmarkStart w:id="9539" w:name="_Annex_O:_Performance"/>
            <w:bookmarkStart w:id="9540" w:name="_Toc29250611"/>
            <w:bookmarkStart w:id="9541" w:name="_Toc185435541"/>
            <w:bookmarkEnd w:id="9538"/>
            <w:bookmarkEnd w:id="9539"/>
            <w:r w:rsidRPr="00963ED8">
              <w:rPr>
                <w:rStyle w:val="Ttulo3Car"/>
                <w:b/>
                <w:bCs/>
                <w:lang w:val="es-CO"/>
                <w:rPrChange w:id="9542" w:author="Massiel Nayibe Moreno Ladino" w:date="2025-01-15T13:00:00Z" w16du:dateUtc="2025-01-15T18:00:00Z">
                  <w:rPr>
                    <w:rStyle w:val="Ttulo3Car"/>
                    <w:b/>
                    <w:bCs/>
                  </w:rPr>
                </w:rPrChange>
              </w:rPr>
              <w:t xml:space="preserve">Anexo </w:t>
            </w:r>
            <w:r w:rsidR="00964911" w:rsidRPr="00963ED8">
              <w:rPr>
                <w:rStyle w:val="Ttulo3Car"/>
                <w:b/>
                <w:bCs/>
                <w:lang w:val="es-CO"/>
                <w:rPrChange w:id="9543" w:author="Massiel Nayibe Moreno Ladino" w:date="2025-01-15T13:00:00Z" w16du:dateUtc="2025-01-15T18:00:00Z">
                  <w:rPr>
                    <w:rStyle w:val="Ttulo3Car"/>
                    <w:b/>
                    <w:bCs/>
                  </w:rPr>
                </w:rPrChange>
              </w:rPr>
              <w:t>O: Plantilla de evaluación del rendimiento</w:t>
            </w:r>
            <w:bookmarkEnd w:id="9540"/>
            <w:bookmarkEnd w:id="9541"/>
          </w:p>
          <w:p w14:paraId="59157D2A" w14:textId="6F6E67F3" w:rsidR="007D45CA" w:rsidRPr="00963ED8" w:rsidRDefault="007D45CA" w:rsidP="00E767D4">
            <w:pPr>
              <w:jc w:val="both"/>
              <w:rPr>
                <w:rFonts w:ascii="Century Gothic" w:eastAsia="Times New Roman" w:hAnsi="Century Gothic" w:cs="Calibri"/>
                <w:b/>
                <w:bCs/>
                <w:sz w:val="44"/>
                <w:szCs w:val="44"/>
                <w:lang w:val="es-CO"/>
                <w:rPrChange w:id="9544" w:author="Massiel Nayibe Moreno Ladino" w:date="2025-01-15T13:00:00Z" w16du:dateUtc="2025-01-15T18:00:00Z">
                  <w:rPr>
                    <w:rFonts w:ascii="Century Gothic" w:eastAsia="Times New Roman" w:hAnsi="Century Gothic" w:cs="Calibri"/>
                    <w:b/>
                    <w:bCs/>
                    <w:sz w:val="44"/>
                    <w:szCs w:val="44"/>
                  </w:rPr>
                </w:rPrChange>
              </w:rPr>
            </w:pPr>
          </w:p>
          <w:p w14:paraId="286F90DF" w14:textId="3C3A1F2E" w:rsidR="007D45CA" w:rsidRPr="00CF2683" w:rsidRDefault="00215F4B" w:rsidP="00E767D4">
            <w:pPr>
              <w:jc w:val="both"/>
              <w:rPr>
                <w:rFonts w:ascii="Century Gothic" w:eastAsia="Times New Roman" w:hAnsi="Century Gothic" w:cs="Calibri"/>
                <w:b/>
                <w:bCs/>
                <w:sz w:val="44"/>
                <w:szCs w:val="44"/>
              </w:rPr>
            </w:pPr>
            <w:r w:rsidRPr="00741CF4">
              <w:rPr>
                <w:noProof/>
              </w:rPr>
              <w:drawing>
                <wp:inline distT="0" distB="0" distL="0" distR="0" wp14:anchorId="73913479" wp14:editId="2496EB1D">
                  <wp:extent cx="5581650" cy="7080824"/>
                  <wp:effectExtent l="0" t="0" r="0" b="6350"/>
                  <wp:docPr id="6721038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84570" cy="7084528"/>
                          </a:xfrm>
                          <a:prstGeom prst="rect">
                            <a:avLst/>
                          </a:prstGeom>
                          <a:noFill/>
                          <a:ln>
                            <a:noFill/>
                          </a:ln>
                        </pic:spPr>
                      </pic:pic>
                    </a:graphicData>
                  </a:graphic>
                </wp:inline>
              </w:drawing>
            </w:r>
          </w:p>
        </w:tc>
      </w:tr>
    </w:tbl>
    <w:p w14:paraId="15593805" w14:textId="77777777" w:rsidR="00215F4B" w:rsidRDefault="00215F4B">
      <w:pPr>
        <w:rPr>
          <w:rStyle w:val="Ttulo3Car"/>
          <w:b w:val="0"/>
          <w:bCs w:val="0"/>
        </w:rPr>
      </w:pPr>
      <w:bookmarkStart w:id="9545" w:name="_Annex_H"/>
      <w:bookmarkStart w:id="9546" w:name="_Toc29250612"/>
      <w:bookmarkEnd w:id="9545"/>
      <w:r>
        <w:rPr>
          <w:rStyle w:val="Ttulo3Car"/>
          <w:b w:val="0"/>
          <w:bCs w:val="0"/>
        </w:rPr>
        <w:br w:type="page"/>
      </w:r>
    </w:p>
    <w:p w14:paraId="14783B2F" w14:textId="77777777" w:rsidR="00441859" w:rsidRPr="00963ED8" w:rsidRDefault="00DE7F5C">
      <w:pPr>
        <w:pStyle w:val="Ttulo1"/>
        <w:jc w:val="both"/>
        <w:rPr>
          <w:b w:val="0"/>
          <w:bCs w:val="0"/>
          <w:lang w:val="es-CO"/>
          <w:rPrChange w:id="9547" w:author="Massiel Nayibe Moreno Ladino" w:date="2025-01-15T13:00:00Z" w16du:dateUtc="2025-01-15T18:00:00Z">
            <w:rPr>
              <w:b w:val="0"/>
              <w:bCs w:val="0"/>
            </w:rPr>
          </w:rPrChange>
        </w:rPr>
      </w:pPr>
      <w:bookmarkStart w:id="9548" w:name="_Annex_P:_Managing"/>
      <w:bookmarkStart w:id="9549" w:name="_Toc184807017"/>
      <w:bookmarkStart w:id="9550" w:name="_Toc185435542"/>
      <w:bookmarkEnd w:id="9548"/>
      <w:r w:rsidRPr="00963ED8">
        <w:rPr>
          <w:rStyle w:val="Ttulo3Car"/>
          <w:b/>
          <w:bCs/>
          <w:lang w:val="es-CO"/>
          <w:rPrChange w:id="9551" w:author="Massiel Nayibe Moreno Ladino" w:date="2025-01-15T13:00:00Z" w16du:dateUtc="2025-01-15T18:00:00Z">
            <w:rPr>
              <w:rStyle w:val="Ttulo3Car"/>
              <w:b/>
              <w:bCs/>
            </w:rPr>
          </w:rPrChange>
        </w:rPr>
        <w:lastRenderedPageBreak/>
        <w:t>Anexo P: Política de gestión de conflictos</w:t>
      </w:r>
      <w:bookmarkEnd w:id="9549"/>
      <w:bookmarkEnd w:id="9550"/>
    </w:p>
    <w:p w14:paraId="58CB57BA" w14:textId="77777777" w:rsidR="00BD06E5" w:rsidRPr="00963ED8" w:rsidRDefault="00BD06E5" w:rsidP="00BD06E5">
      <w:pPr>
        <w:rPr>
          <w:lang w:val="es-CO"/>
          <w:rPrChange w:id="9552" w:author="Massiel Nayibe Moreno Ladino" w:date="2025-01-15T13:00:00Z" w16du:dateUtc="2025-01-15T18:00:00Z">
            <w:rPr/>
          </w:rPrChange>
        </w:rPr>
      </w:pPr>
    </w:p>
    <w:p w14:paraId="63833989" w14:textId="77777777" w:rsidR="00441859" w:rsidRPr="00963ED8" w:rsidRDefault="00DE7F5C">
      <w:pPr>
        <w:spacing w:line="360" w:lineRule="auto"/>
        <w:jc w:val="both"/>
        <w:rPr>
          <w:rFonts w:cs="Times New Roman"/>
          <w:lang w:val="es-CO"/>
          <w:rPrChange w:id="9553" w:author="Massiel Nayibe Moreno Ladino" w:date="2025-01-15T13:00:00Z" w16du:dateUtc="2025-01-15T18:00:00Z">
            <w:rPr>
              <w:rFonts w:cs="Times New Roman"/>
            </w:rPr>
          </w:rPrChange>
        </w:rPr>
      </w:pPr>
      <w:r w:rsidRPr="00963ED8">
        <w:rPr>
          <w:rFonts w:eastAsia="Arial" w:cs="Times New Roman"/>
          <w:lang w:val="es-CO"/>
          <w:rPrChange w:id="9554" w:author="Massiel Nayibe Moreno Ladino" w:date="2025-01-15T13:00:00Z" w16du:dateUtc="2025-01-15T18:00:00Z">
            <w:rPr>
              <w:rFonts w:eastAsia="Arial" w:cs="Times New Roman"/>
            </w:rPr>
          </w:rPrChange>
        </w:rPr>
        <w:t xml:space="preserve">El conflicto se define como la posición entre dos o más partes que tienen diferencias; surge cuando estas partes perciben que sus objetivos, valores o hechos son mutuamente excluyentes, es decir, incompatibles. "El conflicto es el proceso en el que una parte percibe que la otra se opone o afecta negativamente a sus intereses". Para Compañeros, es prioritario que dentro del equipo podamos resolver nuestros conflictos desde el respeto mutuo, la tolerancia y la aceptación de nuestras diferencias. </w:t>
      </w:r>
    </w:p>
    <w:p w14:paraId="4545A60C" w14:textId="77777777" w:rsidR="00BD06E5" w:rsidRPr="00963ED8" w:rsidRDefault="00BD06E5" w:rsidP="00BD06E5">
      <w:pPr>
        <w:spacing w:after="7" w:line="360" w:lineRule="auto"/>
        <w:jc w:val="both"/>
        <w:rPr>
          <w:rFonts w:cs="Times New Roman"/>
          <w:lang w:val="es-CO"/>
          <w:rPrChange w:id="9555" w:author="Massiel Nayibe Moreno Ladino" w:date="2025-01-15T13:00:00Z" w16du:dateUtc="2025-01-15T18:00:00Z">
            <w:rPr>
              <w:rFonts w:cs="Times New Roman"/>
            </w:rPr>
          </w:rPrChange>
        </w:rPr>
      </w:pPr>
    </w:p>
    <w:p w14:paraId="3C433734" w14:textId="77777777" w:rsidR="00441859" w:rsidRPr="00963ED8" w:rsidRDefault="00DE7F5C">
      <w:pPr>
        <w:spacing w:after="7" w:line="360" w:lineRule="auto"/>
        <w:jc w:val="both"/>
        <w:rPr>
          <w:rFonts w:cs="Times New Roman"/>
          <w:lang w:val="es-CO"/>
          <w:rPrChange w:id="9556" w:author="Massiel Nayibe Moreno Ladino" w:date="2025-01-15T13:00:00Z" w16du:dateUtc="2025-01-15T18:00:00Z">
            <w:rPr>
              <w:rFonts w:cs="Times New Roman"/>
            </w:rPr>
          </w:rPrChange>
        </w:rPr>
      </w:pPr>
      <w:r>
        <w:rPr>
          <w:noProof/>
        </w:rPr>
        <mc:AlternateContent>
          <mc:Choice Requires="wps">
            <w:drawing>
              <wp:anchor distT="0" distB="0" distL="114300" distR="114300" simplePos="0" relativeHeight="251658256" behindDoc="0" locked="0" layoutInCell="1" allowOverlap="1" wp14:anchorId="6974C8A7" wp14:editId="14CAC4CE">
                <wp:simplePos x="0" y="0"/>
                <wp:positionH relativeFrom="column">
                  <wp:posOffset>3873500</wp:posOffset>
                </wp:positionH>
                <wp:positionV relativeFrom="paragraph">
                  <wp:posOffset>767715</wp:posOffset>
                </wp:positionV>
                <wp:extent cx="2105660" cy="1314450"/>
                <wp:effectExtent l="0" t="0" r="27940" b="1905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5660" cy="13144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1C4B47EB">
              <v:rect id="Rectangle 10" style="position:absolute;margin-left:305pt;margin-top:60.45pt;width:165.8pt;height:103.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12]" strokecolor="white [3212]"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" w14:anchorId="7B32FF0E">
                <v:path arrowok="t"/>
              </v:rect>
            </w:pict>
          </mc:Fallback>
        </mc:AlternateContent>
      </w:r>
      <w:r w:rsidRPr="008854FC">
        <w:rPr>
          <w:rFonts w:cs="Times New Roman"/>
          <w:noProof/>
        </w:rPr>
        <w:drawing>
          <wp:anchor distT="0" distB="0" distL="114300" distR="114300" simplePos="0" relativeHeight="251658255" behindDoc="1" locked="0" layoutInCell="1" allowOverlap="1" wp14:anchorId="7ADA0595" wp14:editId="191515C9">
            <wp:simplePos x="0" y="0"/>
            <wp:positionH relativeFrom="column">
              <wp:posOffset>34939</wp:posOffset>
            </wp:positionH>
            <wp:positionV relativeFrom="paragraph">
              <wp:posOffset>693336</wp:posOffset>
            </wp:positionV>
            <wp:extent cx="5943600" cy="4422775"/>
            <wp:effectExtent l="0" t="0" r="0" b="0"/>
            <wp:wrapTight wrapText="bothSides">
              <wp:wrapPolygon edited="0">
                <wp:start x="0" y="0"/>
                <wp:lineTo x="0" y="21491"/>
                <wp:lineTo x="21531" y="21491"/>
                <wp:lineTo x="21531" y="0"/>
                <wp:lineTo x="0" y="0"/>
              </wp:wrapPolygon>
            </wp:wrapTight>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422775"/>
                    </a:xfrm>
                    <a:prstGeom prst="rect">
                      <a:avLst/>
                    </a:prstGeom>
                  </pic:spPr>
                </pic:pic>
              </a:graphicData>
            </a:graphic>
          </wp:anchor>
        </w:drawing>
      </w:r>
      <w:r w:rsidRPr="00963ED8">
        <w:rPr>
          <w:rFonts w:eastAsia="Arial" w:cs="Times New Roman"/>
          <w:lang w:val="es-CO"/>
          <w:rPrChange w:id="9557" w:author="Massiel Nayibe Moreno Ladino" w:date="2025-01-15T13:00:00Z" w16du:dateUtc="2025-01-15T18:00:00Z">
            <w:rPr>
              <w:rFonts w:eastAsia="Arial" w:cs="Times New Roman"/>
            </w:rPr>
          </w:rPrChange>
        </w:rPr>
        <w:t xml:space="preserve">Inicialmente, es importante saber que a lo que debemos llegar en el momento de un conflicto, más que a controlarlo, es a </w:t>
      </w:r>
      <w:r w:rsidRPr="00963ED8">
        <w:rPr>
          <w:rFonts w:eastAsia="Arial" w:cs="Times New Roman"/>
          <w:b/>
          <w:lang w:val="es-CO"/>
          <w:rPrChange w:id="9558" w:author="Massiel Nayibe Moreno Ladino" w:date="2025-01-15T13:00:00Z" w16du:dateUtc="2025-01-15T18:00:00Z">
            <w:rPr>
              <w:rFonts w:eastAsia="Arial" w:cs="Times New Roman"/>
              <w:b/>
            </w:rPr>
          </w:rPrChange>
        </w:rPr>
        <w:t>transformarlo</w:t>
      </w:r>
      <w:r w:rsidRPr="00963ED8">
        <w:rPr>
          <w:rFonts w:cs="Times New Roman"/>
          <w:lang w:val="es-CO"/>
          <w:rPrChange w:id="9559" w:author="Massiel Nayibe Moreno Ladino" w:date="2025-01-15T13:00:00Z" w16du:dateUtc="2025-01-15T18:00:00Z">
            <w:rPr>
              <w:rFonts w:cs="Times New Roman"/>
            </w:rPr>
          </w:rPrChange>
        </w:rPr>
        <w:t xml:space="preserve">. </w:t>
      </w:r>
      <w:r w:rsidRPr="00963ED8">
        <w:rPr>
          <w:rFonts w:eastAsia="Arial" w:cs="Times New Roman"/>
          <w:lang w:val="es-CO"/>
          <w:rPrChange w:id="9560" w:author="Massiel Nayibe Moreno Ladino" w:date="2025-01-15T13:00:00Z" w16du:dateUtc="2025-01-15T18:00:00Z">
            <w:rPr>
              <w:rFonts w:eastAsia="Arial" w:cs="Times New Roman"/>
            </w:rPr>
          </w:rPrChange>
        </w:rPr>
        <w:t xml:space="preserve">El resultado de la resolución del conflicto debe llevarnos a conciliar las contradicciones de las partes, sus actitudes internas y sus comportamientos. </w:t>
      </w:r>
    </w:p>
    <w:p w14:paraId="46816C1A" w14:textId="77777777" w:rsidR="00BD06E5" w:rsidRPr="00963ED8" w:rsidRDefault="00BD06E5" w:rsidP="00BD06E5">
      <w:pPr>
        <w:spacing w:after="124" w:line="360" w:lineRule="auto"/>
        <w:ind w:left="1410"/>
        <w:jc w:val="center"/>
        <w:rPr>
          <w:rFonts w:cs="Times New Roman"/>
          <w:lang w:val="es-CO"/>
          <w:rPrChange w:id="9561" w:author="Massiel Nayibe Moreno Ladino" w:date="2025-01-15T13:00:00Z" w16du:dateUtc="2025-01-15T18:00:00Z">
            <w:rPr>
              <w:rFonts w:cs="Times New Roman"/>
            </w:rPr>
          </w:rPrChange>
        </w:rPr>
      </w:pPr>
    </w:p>
    <w:p w14:paraId="79A99815" w14:textId="77777777" w:rsidR="00441859" w:rsidRPr="00963ED8" w:rsidRDefault="00DE7F5C">
      <w:pPr>
        <w:pStyle w:val="Ttulo4"/>
        <w:rPr>
          <w:szCs w:val="26"/>
          <w:lang w:val="es-CO"/>
          <w:rPrChange w:id="9562" w:author="Massiel Nayibe Moreno Ladino" w:date="2025-01-15T13:00:00Z" w16du:dateUtc="2025-01-15T18:00:00Z">
            <w:rPr>
              <w:szCs w:val="26"/>
            </w:rPr>
          </w:rPrChange>
        </w:rPr>
      </w:pPr>
      <w:r w:rsidRPr="00963ED8">
        <w:rPr>
          <w:szCs w:val="26"/>
          <w:lang w:val="es-CO"/>
          <w:rPrChange w:id="9563" w:author="Massiel Nayibe Moreno Ladino" w:date="2025-01-15T13:00:00Z" w16du:dateUtc="2025-01-15T18:00:00Z">
            <w:rPr>
              <w:szCs w:val="26"/>
            </w:rPr>
          </w:rPrChange>
        </w:rPr>
        <w:lastRenderedPageBreak/>
        <w:t>Formas de conflicto</w:t>
      </w:r>
    </w:p>
    <w:p w14:paraId="7A3C67CB" w14:textId="77777777" w:rsidR="00441859" w:rsidRPr="00963ED8" w:rsidRDefault="00DE7F5C">
      <w:pPr>
        <w:spacing w:after="2" w:line="360" w:lineRule="auto"/>
        <w:ind w:left="-5" w:right="-17" w:hanging="10"/>
        <w:jc w:val="both"/>
        <w:rPr>
          <w:rFonts w:eastAsia="Arial" w:cs="Times New Roman"/>
          <w:lang w:val="es-CO"/>
          <w:rPrChange w:id="9564" w:author="Massiel Nayibe Moreno Ladino" w:date="2025-01-15T13:00:00Z" w16du:dateUtc="2025-01-15T18:00:00Z">
            <w:rPr>
              <w:rFonts w:eastAsia="Arial" w:cs="Times New Roman"/>
            </w:rPr>
          </w:rPrChange>
        </w:rPr>
      </w:pPr>
      <w:r w:rsidRPr="00963ED8">
        <w:rPr>
          <w:rFonts w:eastAsia="Arial" w:cs="Times New Roman"/>
          <w:lang w:val="es-CO"/>
          <w:rPrChange w:id="9565" w:author="Massiel Nayibe Moreno Ladino" w:date="2025-01-15T13:00:00Z" w16du:dateUtc="2025-01-15T18:00:00Z">
            <w:rPr>
              <w:rFonts w:eastAsia="Arial" w:cs="Times New Roman"/>
            </w:rPr>
          </w:rPrChange>
        </w:rPr>
        <w:t xml:space="preserve">Uno de los retos de los jefes de equipo es desarrollar un equipo capaz de gestionar y resolver conflictos. La resolución de conflictos laborales es un reto que pone a prueba nuestra asertividad y cooperación para llegar a acuerdos. Estos deben ser asimilados por todos los equipos para mejorar la productividad y el ambiente de trabajo. </w:t>
      </w:r>
    </w:p>
    <w:p w14:paraId="7A66D4D9" w14:textId="77777777" w:rsidR="00441859" w:rsidRPr="00963ED8" w:rsidRDefault="00DE7F5C">
      <w:pPr>
        <w:pStyle w:val="Ttulo4"/>
        <w:rPr>
          <w:szCs w:val="26"/>
          <w:lang w:val="es-CO"/>
          <w:rPrChange w:id="9566" w:author="Massiel Nayibe Moreno Ladino" w:date="2025-01-15T13:00:00Z" w16du:dateUtc="2025-01-15T18:00:00Z">
            <w:rPr>
              <w:szCs w:val="26"/>
            </w:rPr>
          </w:rPrChange>
        </w:rPr>
      </w:pPr>
      <w:r w:rsidRPr="00963ED8">
        <w:rPr>
          <w:szCs w:val="26"/>
          <w:lang w:val="es-CO"/>
          <w:rPrChange w:id="9567" w:author="Massiel Nayibe Moreno Ladino" w:date="2025-01-15T13:00:00Z" w16du:dateUtc="2025-01-15T18:00:00Z">
            <w:rPr>
              <w:szCs w:val="26"/>
            </w:rPr>
          </w:rPrChange>
        </w:rPr>
        <w:t>Motivo de conflictos en el trabajo</w:t>
      </w:r>
    </w:p>
    <w:p w14:paraId="56007DA5" w14:textId="77777777" w:rsidR="00441859" w:rsidRPr="00963ED8" w:rsidRDefault="00DE7F5C">
      <w:pPr>
        <w:pStyle w:val="Prrafodelista"/>
        <w:numPr>
          <w:ilvl w:val="0"/>
          <w:numId w:val="135"/>
        </w:numPr>
        <w:spacing w:line="360" w:lineRule="auto"/>
        <w:jc w:val="both"/>
        <w:rPr>
          <w:rFonts w:eastAsia="Arial" w:cs="Times New Roman"/>
          <w:lang w:val="es-CO"/>
          <w:rPrChange w:id="9568" w:author="Massiel Nayibe Moreno Ladino" w:date="2025-01-15T13:00:00Z" w16du:dateUtc="2025-01-15T18:00:00Z">
            <w:rPr>
              <w:rFonts w:eastAsia="Arial" w:cs="Times New Roman"/>
            </w:rPr>
          </w:rPrChange>
        </w:rPr>
      </w:pPr>
      <w:r w:rsidRPr="00963ED8">
        <w:rPr>
          <w:rFonts w:eastAsia="Arial" w:cs="Times New Roman"/>
          <w:b/>
          <w:bCs/>
          <w:lang w:val="es-CO"/>
          <w:rPrChange w:id="9569" w:author="Massiel Nayibe Moreno Ladino" w:date="2025-01-15T13:00:00Z" w16du:dateUtc="2025-01-15T18:00:00Z">
            <w:rPr>
              <w:rFonts w:eastAsia="Arial" w:cs="Times New Roman"/>
              <w:b/>
              <w:bCs/>
            </w:rPr>
          </w:rPrChange>
        </w:rPr>
        <w:t xml:space="preserve">Estilos dispares: </w:t>
      </w:r>
      <w:r w:rsidRPr="00963ED8">
        <w:rPr>
          <w:rFonts w:eastAsia="Arial" w:cs="Times New Roman"/>
          <w:lang w:val="es-CO"/>
          <w:rPrChange w:id="9570" w:author="Massiel Nayibe Moreno Ladino" w:date="2025-01-15T13:00:00Z" w16du:dateUtc="2025-01-15T18:00:00Z">
            <w:rPr>
              <w:rFonts w:eastAsia="Arial" w:cs="Times New Roman"/>
            </w:rPr>
          </w:rPrChange>
        </w:rPr>
        <w:t>Las personalidades de los empleados pueden traducirse en un ambiente de trabajo distendido o crear un enfrentamiento. Esto es especialmente habitual cuando los estilos de trabajo son más dispares dentro de un mismo programa.</w:t>
      </w:r>
    </w:p>
    <w:p w14:paraId="6BE103AC" w14:textId="77777777" w:rsidR="00441859" w:rsidRPr="00963ED8" w:rsidRDefault="00DE7F5C">
      <w:pPr>
        <w:pStyle w:val="Prrafodelista"/>
        <w:numPr>
          <w:ilvl w:val="0"/>
          <w:numId w:val="135"/>
        </w:numPr>
        <w:spacing w:line="360" w:lineRule="auto"/>
        <w:jc w:val="both"/>
        <w:rPr>
          <w:rFonts w:eastAsia="Arial" w:cs="Times New Roman"/>
          <w:lang w:val="es-CO"/>
          <w:rPrChange w:id="9571" w:author="Massiel Nayibe Moreno Ladino" w:date="2025-01-15T13:00:00Z" w16du:dateUtc="2025-01-15T18:00:00Z">
            <w:rPr>
              <w:rFonts w:eastAsia="Arial" w:cs="Times New Roman"/>
            </w:rPr>
          </w:rPrChange>
        </w:rPr>
      </w:pPr>
      <w:r w:rsidRPr="00963ED8">
        <w:rPr>
          <w:rFonts w:eastAsia="Arial" w:cs="Times New Roman"/>
          <w:b/>
          <w:bCs/>
          <w:lang w:val="es-CO"/>
          <w:rPrChange w:id="9572" w:author="Massiel Nayibe Moreno Ladino" w:date="2025-01-15T13:00:00Z" w16du:dateUtc="2025-01-15T18:00:00Z">
            <w:rPr>
              <w:rFonts w:eastAsia="Arial" w:cs="Times New Roman"/>
              <w:b/>
              <w:bCs/>
            </w:rPr>
          </w:rPrChange>
        </w:rPr>
        <w:t xml:space="preserve">Conflicto de información: </w:t>
      </w:r>
      <w:r w:rsidRPr="00963ED8">
        <w:rPr>
          <w:rFonts w:eastAsia="Arial" w:cs="Times New Roman"/>
          <w:lang w:val="es-CO"/>
          <w:rPrChange w:id="9573" w:author="Massiel Nayibe Moreno Ladino" w:date="2025-01-15T13:00:00Z" w16du:dateUtc="2025-01-15T18:00:00Z">
            <w:rPr>
              <w:rFonts w:eastAsia="Arial" w:cs="Times New Roman"/>
            </w:rPr>
          </w:rPrChange>
        </w:rPr>
        <w:t>Este problema se produce por malentendidos entre empleados, como falta de comunicación o mala transmisión de datos o instrucciones.</w:t>
      </w:r>
    </w:p>
    <w:p w14:paraId="3256CA6E" w14:textId="77777777" w:rsidR="00441859" w:rsidRPr="00963ED8" w:rsidRDefault="00DE7F5C">
      <w:pPr>
        <w:pStyle w:val="Prrafodelista"/>
        <w:numPr>
          <w:ilvl w:val="0"/>
          <w:numId w:val="135"/>
        </w:numPr>
        <w:spacing w:line="360" w:lineRule="auto"/>
        <w:jc w:val="both"/>
        <w:rPr>
          <w:rFonts w:eastAsia="Arial" w:cs="Times New Roman"/>
          <w:lang w:val="es-CO"/>
          <w:rPrChange w:id="9574" w:author="Massiel Nayibe Moreno Ladino" w:date="2025-01-15T13:00:00Z" w16du:dateUtc="2025-01-15T18:00:00Z">
            <w:rPr>
              <w:rFonts w:eastAsia="Arial" w:cs="Times New Roman"/>
            </w:rPr>
          </w:rPrChange>
        </w:rPr>
      </w:pPr>
      <w:r w:rsidRPr="00963ED8">
        <w:rPr>
          <w:rFonts w:eastAsia="Arial" w:cs="Times New Roman"/>
          <w:b/>
          <w:bCs/>
          <w:lang w:val="es-CO"/>
          <w:rPrChange w:id="9575" w:author="Massiel Nayibe Moreno Ladino" w:date="2025-01-15T13:00:00Z" w16du:dateUtc="2025-01-15T18:00:00Z">
            <w:rPr>
              <w:rFonts w:eastAsia="Arial" w:cs="Times New Roman"/>
              <w:b/>
              <w:bCs/>
            </w:rPr>
          </w:rPrChange>
        </w:rPr>
        <w:t>Conflicto de intereses:</w:t>
      </w:r>
      <w:r w:rsidRPr="00963ED8">
        <w:rPr>
          <w:rFonts w:eastAsia="Arial" w:cs="Times New Roman"/>
          <w:lang w:val="es-CO"/>
          <w:rPrChange w:id="9576" w:author="Massiel Nayibe Moreno Ladino" w:date="2025-01-15T13:00:00Z" w16du:dateUtc="2025-01-15T18:00:00Z">
            <w:rPr>
              <w:rFonts w:eastAsia="Arial" w:cs="Times New Roman"/>
            </w:rPr>
          </w:rPrChange>
        </w:rPr>
        <w:t xml:space="preserve"> Se produce cuando cada uno de los colaboradores tiene necesidades diferentes y realiza sus actividades o tareas obstaculizando los intereses de los demás empleados. </w:t>
      </w:r>
    </w:p>
    <w:p w14:paraId="46A0BBFF" w14:textId="77777777" w:rsidR="00441859" w:rsidRPr="00963ED8" w:rsidRDefault="00DE7F5C">
      <w:pPr>
        <w:pStyle w:val="Prrafodelista"/>
        <w:numPr>
          <w:ilvl w:val="0"/>
          <w:numId w:val="135"/>
        </w:numPr>
        <w:spacing w:line="360" w:lineRule="auto"/>
        <w:jc w:val="both"/>
        <w:rPr>
          <w:rFonts w:eastAsia="Arial" w:cs="Times New Roman"/>
          <w:lang w:val="es-CO"/>
          <w:rPrChange w:id="9577" w:author="Massiel Nayibe Moreno Ladino" w:date="2025-01-15T13:00:00Z" w16du:dateUtc="2025-01-15T18:00:00Z">
            <w:rPr>
              <w:rFonts w:eastAsia="Arial" w:cs="Times New Roman"/>
            </w:rPr>
          </w:rPrChange>
        </w:rPr>
      </w:pPr>
      <w:r w:rsidRPr="00963ED8">
        <w:rPr>
          <w:rFonts w:eastAsia="Arial" w:cs="Times New Roman"/>
          <w:b/>
          <w:bCs/>
          <w:lang w:val="es-CO"/>
          <w:rPrChange w:id="9578" w:author="Massiel Nayibe Moreno Ladino" w:date="2025-01-15T13:00:00Z" w16du:dateUtc="2025-01-15T18:00:00Z">
            <w:rPr>
              <w:rFonts w:eastAsia="Arial" w:cs="Times New Roman"/>
              <w:b/>
              <w:bCs/>
            </w:rPr>
          </w:rPrChange>
        </w:rPr>
        <w:t>Conflictos estructurales:</w:t>
      </w:r>
      <w:r w:rsidRPr="00963ED8">
        <w:rPr>
          <w:rFonts w:eastAsia="Arial" w:cs="Times New Roman"/>
          <w:lang w:val="es-CO"/>
          <w:rPrChange w:id="9579" w:author="Massiel Nayibe Moreno Ladino" w:date="2025-01-15T13:00:00Z" w16du:dateUtc="2025-01-15T18:00:00Z">
            <w:rPr>
              <w:rFonts w:eastAsia="Arial" w:cs="Times New Roman"/>
            </w:rPr>
          </w:rPrChange>
        </w:rPr>
        <w:t xml:space="preserve"> Se generan por desigualdades culturales o educativas en cuanto a los roles en la línea de trabajo. </w:t>
      </w:r>
    </w:p>
    <w:p w14:paraId="1F58FDE8" w14:textId="77777777" w:rsidR="00441859" w:rsidRPr="00963ED8" w:rsidRDefault="00DE7F5C">
      <w:pPr>
        <w:pStyle w:val="Prrafodelista"/>
        <w:numPr>
          <w:ilvl w:val="0"/>
          <w:numId w:val="135"/>
        </w:numPr>
        <w:spacing w:line="360" w:lineRule="auto"/>
        <w:jc w:val="both"/>
        <w:rPr>
          <w:rFonts w:eastAsia="Arial" w:cs="Times New Roman"/>
          <w:lang w:val="es-CO"/>
          <w:rPrChange w:id="9580" w:author="Massiel Nayibe Moreno Ladino" w:date="2025-01-15T13:00:00Z" w16du:dateUtc="2025-01-15T18:00:00Z">
            <w:rPr>
              <w:rFonts w:eastAsia="Arial" w:cs="Times New Roman"/>
            </w:rPr>
          </w:rPrChange>
        </w:rPr>
      </w:pPr>
      <w:r w:rsidRPr="00963ED8">
        <w:rPr>
          <w:rFonts w:eastAsia="Arial" w:cs="Times New Roman"/>
          <w:b/>
          <w:bCs/>
          <w:lang w:val="es-CO"/>
          <w:rPrChange w:id="9581" w:author="Massiel Nayibe Moreno Ladino" w:date="2025-01-15T13:00:00Z" w16du:dateUtc="2025-01-15T18:00:00Z">
            <w:rPr>
              <w:rFonts w:eastAsia="Arial" w:cs="Times New Roman"/>
              <w:b/>
              <w:bCs/>
            </w:rPr>
          </w:rPrChange>
        </w:rPr>
        <w:t xml:space="preserve">Conflicto de valores: </w:t>
      </w:r>
      <w:r w:rsidRPr="00963ED8">
        <w:rPr>
          <w:rFonts w:eastAsia="Arial" w:cs="Times New Roman"/>
          <w:lang w:val="es-CO"/>
          <w:rPrChange w:id="9582" w:author="Massiel Nayibe Moreno Ladino" w:date="2025-01-15T13:00:00Z" w16du:dateUtc="2025-01-15T18:00:00Z">
            <w:rPr>
              <w:rFonts w:eastAsia="Arial" w:cs="Times New Roman"/>
            </w:rPr>
          </w:rPrChange>
        </w:rPr>
        <w:t xml:space="preserve">Cuando un empleado intenta imponer sus valores personales a otro miembro de su equipo de trabajo. </w:t>
      </w:r>
    </w:p>
    <w:p w14:paraId="34115FB6" w14:textId="77777777" w:rsidR="00441859" w:rsidRDefault="00DE7F5C">
      <w:pPr>
        <w:pStyle w:val="Prrafodelista"/>
        <w:numPr>
          <w:ilvl w:val="0"/>
          <w:numId w:val="135"/>
        </w:numPr>
        <w:spacing w:line="360" w:lineRule="auto"/>
        <w:ind w:left="1440"/>
        <w:jc w:val="both"/>
        <w:rPr>
          <w:rFonts w:eastAsia="Arial" w:cs="Times New Roman"/>
        </w:rPr>
      </w:pPr>
      <w:r w:rsidRPr="008854FC">
        <w:rPr>
          <w:rFonts w:eastAsia="Arial" w:cs="Times New Roman"/>
        </w:rPr>
        <w:t>Los conflictos pueden ser:</w:t>
      </w:r>
    </w:p>
    <w:p w14:paraId="199185F6" w14:textId="77777777" w:rsidR="00441859" w:rsidRPr="00963ED8" w:rsidRDefault="00DE7F5C">
      <w:pPr>
        <w:pStyle w:val="Prrafodelista"/>
        <w:numPr>
          <w:ilvl w:val="0"/>
          <w:numId w:val="146"/>
        </w:numPr>
        <w:spacing w:after="200" w:line="360" w:lineRule="auto"/>
        <w:ind w:left="1440"/>
        <w:jc w:val="both"/>
        <w:rPr>
          <w:rFonts w:eastAsia="Arial" w:cs="Times New Roman"/>
          <w:lang w:val="es-CO"/>
          <w:rPrChange w:id="9583" w:author="Massiel Nayibe Moreno Ladino" w:date="2025-01-15T13:00:00Z" w16du:dateUtc="2025-01-15T18:00:00Z">
            <w:rPr>
              <w:rFonts w:eastAsia="Arial" w:cs="Times New Roman"/>
            </w:rPr>
          </w:rPrChange>
        </w:rPr>
      </w:pPr>
      <w:r w:rsidRPr="00963ED8">
        <w:rPr>
          <w:rFonts w:eastAsia="Arial" w:cs="Times New Roman"/>
          <w:lang w:val="es-CO"/>
          <w:rPrChange w:id="9584" w:author="Massiel Nayibe Moreno Ladino" w:date="2025-01-15T13:00:00Z" w16du:dateUtc="2025-01-15T18:00:00Z">
            <w:rPr>
              <w:rFonts w:eastAsia="Arial" w:cs="Times New Roman"/>
            </w:rPr>
          </w:rPrChange>
        </w:rPr>
        <w:t xml:space="preserve">Intragrupo, es un conflicto entre miembros de un mismo equipo. </w:t>
      </w:r>
    </w:p>
    <w:p w14:paraId="7ECCF4B9" w14:textId="77777777" w:rsidR="00441859" w:rsidRPr="00963ED8" w:rsidRDefault="00DE7F5C">
      <w:pPr>
        <w:pStyle w:val="Prrafodelista"/>
        <w:numPr>
          <w:ilvl w:val="0"/>
          <w:numId w:val="146"/>
        </w:numPr>
        <w:spacing w:after="200" w:line="360" w:lineRule="auto"/>
        <w:ind w:left="1440"/>
        <w:jc w:val="both"/>
        <w:rPr>
          <w:rFonts w:eastAsia="Arial" w:cs="Times New Roman"/>
          <w:lang w:val="es-CO"/>
          <w:rPrChange w:id="9585" w:author="Massiel Nayibe Moreno Ladino" w:date="2025-01-15T13:00:00Z" w16du:dateUtc="2025-01-15T18:00:00Z">
            <w:rPr>
              <w:rFonts w:eastAsia="Arial" w:cs="Times New Roman"/>
            </w:rPr>
          </w:rPrChange>
        </w:rPr>
      </w:pPr>
      <w:r w:rsidRPr="00963ED8">
        <w:rPr>
          <w:rFonts w:eastAsia="Arial" w:cs="Times New Roman"/>
          <w:lang w:val="es-CO"/>
          <w:rPrChange w:id="9586" w:author="Massiel Nayibe Moreno Ladino" w:date="2025-01-15T13:00:00Z" w16du:dateUtc="2025-01-15T18:00:00Z">
            <w:rPr>
              <w:rFonts w:eastAsia="Arial" w:cs="Times New Roman"/>
            </w:rPr>
          </w:rPrChange>
        </w:rPr>
        <w:t xml:space="preserve">Intergrupal, se produce entre zonas diferentes. </w:t>
      </w:r>
    </w:p>
    <w:p w14:paraId="17D54C8E" w14:textId="77777777" w:rsidR="00441859" w:rsidRPr="00963ED8" w:rsidRDefault="00DE7F5C">
      <w:pPr>
        <w:pStyle w:val="Ttulo4"/>
        <w:rPr>
          <w:szCs w:val="26"/>
          <w:lang w:val="es-CO"/>
          <w:rPrChange w:id="9587" w:author="Massiel Nayibe Moreno Ladino" w:date="2025-01-15T13:00:00Z" w16du:dateUtc="2025-01-15T18:00:00Z">
            <w:rPr>
              <w:szCs w:val="26"/>
            </w:rPr>
          </w:rPrChange>
        </w:rPr>
      </w:pPr>
      <w:r w:rsidRPr="00963ED8">
        <w:rPr>
          <w:szCs w:val="26"/>
          <w:lang w:val="es-CO"/>
          <w:rPrChange w:id="9588" w:author="Massiel Nayibe Moreno Ladino" w:date="2025-01-15T13:00:00Z" w16du:dateUtc="2025-01-15T18:00:00Z">
            <w:rPr>
              <w:szCs w:val="26"/>
            </w:rPr>
          </w:rPrChange>
        </w:rPr>
        <w:t>Prevención de conflictos laborales</w:t>
      </w:r>
    </w:p>
    <w:p w14:paraId="6CE69410" w14:textId="77777777" w:rsidR="00441859" w:rsidRPr="00963ED8" w:rsidRDefault="00DE7F5C">
      <w:pPr>
        <w:spacing w:line="360" w:lineRule="auto"/>
        <w:jc w:val="both"/>
        <w:rPr>
          <w:rFonts w:cs="Times New Roman"/>
          <w:lang w:val="es-CO"/>
          <w:rPrChange w:id="9589" w:author="Massiel Nayibe Moreno Ladino" w:date="2025-01-15T13:00:00Z" w16du:dateUtc="2025-01-15T18:00:00Z">
            <w:rPr>
              <w:rFonts w:cs="Times New Roman"/>
            </w:rPr>
          </w:rPrChange>
        </w:rPr>
      </w:pPr>
      <w:r w:rsidRPr="00963ED8">
        <w:rPr>
          <w:rFonts w:cs="Times New Roman"/>
          <w:lang w:val="es-CO"/>
          <w:rPrChange w:id="9590" w:author="Massiel Nayibe Moreno Ladino" w:date="2025-01-15T13:00:00Z" w16du:dateUtc="2025-01-15T18:00:00Z">
            <w:rPr>
              <w:rFonts w:cs="Times New Roman"/>
            </w:rPr>
          </w:rPrChange>
        </w:rPr>
        <w:t>No existe una fórmula secreta para garantizar que Compañeros mantenga su paz interior en cualquier circunstancia, pero hay una serie de acciones en nuestra cultura que pueden ayudar a conseguirla.</w:t>
      </w:r>
    </w:p>
    <w:p w14:paraId="0B17B959" w14:textId="77777777" w:rsidR="00BD06E5" w:rsidRPr="00963ED8" w:rsidRDefault="00BD06E5" w:rsidP="00BD06E5">
      <w:pPr>
        <w:spacing w:line="360" w:lineRule="auto"/>
        <w:jc w:val="both"/>
        <w:rPr>
          <w:rFonts w:cs="Times New Roman"/>
          <w:lang w:val="es-CO"/>
          <w:rPrChange w:id="9591" w:author="Massiel Nayibe Moreno Ladino" w:date="2025-01-15T13:00:00Z" w16du:dateUtc="2025-01-15T18:00:00Z">
            <w:rPr>
              <w:rFonts w:cs="Times New Roman"/>
            </w:rPr>
          </w:rPrChange>
        </w:rPr>
      </w:pPr>
    </w:p>
    <w:p w14:paraId="64CB17A8" w14:textId="77777777" w:rsidR="00441859" w:rsidRPr="00963ED8" w:rsidRDefault="00DE7F5C">
      <w:pPr>
        <w:spacing w:line="360" w:lineRule="auto"/>
        <w:jc w:val="both"/>
        <w:rPr>
          <w:rFonts w:cs="Times New Roman"/>
          <w:lang w:val="es-CO"/>
          <w:rPrChange w:id="9592" w:author="Massiel Nayibe Moreno Ladino" w:date="2025-01-15T13:00:00Z" w16du:dateUtc="2025-01-15T18:00:00Z">
            <w:rPr>
              <w:rFonts w:cs="Times New Roman"/>
            </w:rPr>
          </w:rPrChange>
        </w:rPr>
      </w:pPr>
      <w:r w:rsidRPr="00963ED8">
        <w:rPr>
          <w:rFonts w:cs="Times New Roman"/>
          <w:b/>
          <w:bCs/>
          <w:lang w:val="es-CO"/>
          <w:rPrChange w:id="9593" w:author="Massiel Nayibe Moreno Ladino" w:date="2025-01-15T13:00:00Z" w16du:dateUtc="2025-01-15T18:00:00Z">
            <w:rPr>
              <w:rFonts w:cs="Times New Roman"/>
              <w:b/>
              <w:bCs/>
            </w:rPr>
          </w:rPrChange>
        </w:rPr>
        <w:t xml:space="preserve">Somos empáticos. </w:t>
      </w:r>
      <w:r w:rsidRPr="00963ED8">
        <w:rPr>
          <w:rFonts w:cs="Times New Roman"/>
          <w:lang w:val="es-CO"/>
          <w:rPrChange w:id="9594" w:author="Massiel Nayibe Moreno Ladino" w:date="2025-01-15T13:00:00Z" w16du:dateUtc="2025-01-15T18:00:00Z">
            <w:rPr>
              <w:rFonts w:cs="Times New Roman"/>
            </w:rPr>
          </w:rPrChange>
        </w:rPr>
        <w:t xml:space="preserve">Es una de las cualidades más importantes para poder trabajar en equipo. La empatía es una competencia clave de la inteligencia emocional. Ser empático significa ser capaz de ver el mundo como la persona que tienes delante, ser capaz de compartir y comprender sus sentimientos, necesidades, preocupaciones... y actuar en consecuencia. Sea cual sea el puesto de </w:t>
      </w:r>
      <w:r w:rsidRPr="00963ED8">
        <w:rPr>
          <w:rFonts w:cs="Times New Roman"/>
          <w:lang w:val="es-CO"/>
          <w:rPrChange w:id="9595" w:author="Massiel Nayibe Moreno Ladino" w:date="2025-01-15T13:00:00Z" w16du:dateUtc="2025-01-15T18:00:00Z">
            <w:rPr>
              <w:rFonts w:cs="Times New Roman"/>
            </w:rPr>
          </w:rPrChange>
        </w:rPr>
        <w:lastRenderedPageBreak/>
        <w:t xml:space="preserve">trabajo, la empatía beneficiará la relación con otros empleados, ya que mejora significativamente la comunicación y las relaciones interpersonales. </w:t>
      </w:r>
    </w:p>
    <w:p w14:paraId="5E576CF5" w14:textId="77777777" w:rsidR="00441859" w:rsidRPr="00963ED8" w:rsidRDefault="00DE7F5C">
      <w:pPr>
        <w:pStyle w:val="Prrafodelista"/>
        <w:numPr>
          <w:ilvl w:val="0"/>
          <w:numId w:val="178"/>
        </w:numPr>
        <w:spacing w:after="160" w:line="360" w:lineRule="auto"/>
        <w:jc w:val="both"/>
        <w:rPr>
          <w:rFonts w:cs="Times New Roman"/>
          <w:lang w:val="es-CO"/>
          <w:rPrChange w:id="9596" w:author="Massiel Nayibe Moreno Ladino" w:date="2025-01-15T13:00:00Z" w16du:dateUtc="2025-01-15T18:00:00Z">
            <w:rPr>
              <w:rFonts w:cs="Times New Roman"/>
            </w:rPr>
          </w:rPrChange>
        </w:rPr>
      </w:pPr>
      <w:r w:rsidRPr="00963ED8">
        <w:rPr>
          <w:rFonts w:cs="Times New Roman"/>
          <w:lang w:val="es-CO"/>
          <w:rPrChange w:id="9597" w:author="Massiel Nayibe Moreno Ladino" w:date="2025-01-15T13:00:00Z" w16du:dateUtc="2025-01-15T18:00:00Z">
            <w:rPr>
              <w:rFonts w:cs="Times New Roman"/>
            </w:rPr>
          </w:rPrChange>
        </w:rPr>
        <w:t xml:space="preserve">Esto se consigue dedicando </w:t>
      </w:r>
      <w:r w:rsidRPr="00963ED8">
        <w:rPr>
          <w:rFonts w:cs="Times New Roman"/>
          <w:b/>
          <w:bCs/>
          <w:lang w:val="es-CO"/>
          <w:rPrChange w:id="9598" w:author="Massiel Nayibe Moreno Ladino" w:date="2025-01-15T13:00:00Z" w16du:dateUtc="2025-01-15T18:00:00Z">
            <w:rPr>
              <w:rFonts w:cs="Times New Roman"/>
              <w:b/>
              <w:bCs/>
            </w:rPr>
          </w:rPrChange>
        </w:rPr>
        <w:t xml:space="preserve">tiempo a conocer bien a </w:t>
      </w:r>
      <w:r w:rsidRPr="00963ED8">
        <w:rPr>
          <w:rFonts w:eastAsia="Times New Roman" w:cs="Times New Roman"/>
          <w:b/>
          <w:bCs/>
          <w:lang w:val="es-CO"/>
          <w:rPrChange w:id="9599" w:author="Massiel Nayibe Moreno Ladino" w:date="2025-01-15T13:00:00Z" w16du:dateUtc="2025-01-15T18:00:00Z">
            <w:rPr>
              <w:rFonts w:eastAsia="Times New Roman" w:cs="Times New Roman"/>
              <w:b/>
              <w:bCs/>
            </w:rPr>
          </w:rPrChange>
        </w:rPr>
        <w:t>los compañeros</w:t>
      </w:r>
      <w:r w:rsidRPr="00963ED8">
        <w:rPr>
          <w:rFonts w:cs="Times New Roman"/>
          <w:lang w:val="es-CO"/>
          <w:rPrChange w:id="9600" w:author="Massiel Nayibe Moreno Ladino" w:date="2025-01-15T13:00:00Z" w16du:dateUtc="2025-01-15T18:00:00Z">
            <w:rPr>
              <w:rFonts w:cs="Times New Roman"/>
            </w:rPr>
          </w:rPrChange>
        </w:rPr>
        <w:t xml:space="preserve">. </w:t>
      </w:r>
    </w:p>
    <w:p w14:paraId="5AFBE68B" w14:textId="77777777" w:rsidR="00441859" w:rsidRPr="00963ED8" w:rsidRDefault="00DE7F5C">
      <w:pPr>
        <w:pStyle w:val="Prrafodelista"/>
        <w:numPr>
          <w:ilvl w:val="0"/>
          <w:numId w:val="178"/>
        </w:numPr>
        <w:spacing w:after="160" w:line="360" w:lineRule="auto"/>
        <w:jc w:val="both"/>
        <w:rPr>
          <w:rFonts w:cs="Times New Roman"/>
          <w:lang w:val="es-CO"/>
          <w:rPrChange w:id="9601" w:author="Massiel Nayibe Moreno Ladino" w:date="2025-01-15T13:00:00Z" w16du:dateUtc="2025-01-15T18:00:00Z">
            <w:rPr>
              <w:rFonts w:cs="Times New Roman"/>
            </w:rPr>
          </w:rPrChange>
        </w:rPr>
      </w:pPr>
      <w:r w:rsidRPr="00963ED8">
        <w:rPr>
          <w:rFonts w:cs="Times New Roman"/>
          <w:b/>
          <w:bCs/>
          <w:lang w:val="es-CO"/>
          <w:rPrChange w:id="9602" w:author="Massiel Nayibe Moreno Ladino" w:date="2025-01-15T13:00:00Z" w16du:dateUtc="2025-01-15T18:00:00Z">
            <w:rPr>
              <w:rFonts w:cs="Times New Roman"/>
              <w:b/>
              <w:bCs/>
            </w:rPr>
          </w:rPrChange>
        </w:rPr>
        <w:t xml:space="preserve">Mantente al </w:t>
      </w:r>
      <w:r w:rsidRPr="00963ED8">
        <w:rPr>
          <w:rFonts w:cs="Times New Roman"/>
          <w:lang w:val="es-CO"/>
          <w:rPrChange w:id="9603" w:author="Massiel Nayibe Moreno Ladino" w:date="2025-01-15T13:00:00Z" w16du:dateUtc="2025-01-15T18:00:00Z">
            <w:rPr>
              <w:rFonts w:cs="Times New Roman"/>
            </w:rPr>
          </w:rPrChange>
        </w:rPr>
        <w:t>día. Saber si uno de tus compañeros se va de viaje, está a punto de casarse o se va de viaje te ayudará a conocerle mejor.</w:t>
      </w:r>
    </w:p>
    <w:p w14:paraId="0CC83FC9" w14:textId="77777777" w:rsidR="00441859" w:rsidRPr="00963ED8" w:rsidRDefault="00DE7F5C">
      <w:pPr>
        <w:pStyle w:val="Prrafodelista"/>
        <w:numPr>
          <w:ilvl w:val="0"/>
          <w:numId w:val="178"/>
        </w:numPr>
        <w:spacing w:after="160" w:line="360" w:lineRule="auto"/>
        <w:jc w:val="both"/>
        <w:rPr>
          <w:rFonts w:cs="Times New Roman"/>
          <w:lang w:val="es-CO"/>
          <w:rPrChange w:id="9604" w:author="Massiel Nayibe Moreno Ladino" w:date="2025-01-15T13:00:00Z" w16du:dateUtc="2025-01-15T18:00:00Z">
            <w:rPr>
              <w:rFonts w:cs="Times New Roman"/>
            </w:rPr>
          </w:rPrChange>
        </w:rPr>
      </w:pPr>
      <w:r w:rsidRPr="00963ED8">
        <w:rPr>
          <w:rFonts w:cs="Times New Roman"/>
          <w:b/>
          <w:bCs/>
          <w:lang w:val="es-CO"/>
          <w:rPrChange w:id="9605" w:author="Massiel Nayibe Moreno Ladino" w:date="2025-01-15T13:00:00Z" w16du:dateUtc="2025-01-15T18:00:00Z">
            <w:rPr>
              <w:rFonts w:cs="Times New Roman"/>
              <w:b/>
              <w:bCs/>
            </w:rPr>
          </w:rPrChange>
        </w:rPr>
        <w:t>Observa y escucha</w:t>
      </w:r>
      <w:r w:rsidRPr="00963ED8">
        <w:rPr>
          <w:rFonts w:cs="Times New Roman"/>
          <w:lang w:val="es-CO"/>
          <w:rPrChange w:id="9606" w:author="Massiel Nayibe Moreno Ladino" w:date="2025-01-15T13:00:00Z" w16du:dateUtc="2025-01-15T18:00:00Z">
            <w:rPr>
              <w:rFonts w:cs="Times New Roman"/>
            </w:rPr>
          </w:rPrChange>
        </w:rPr>
        <w:t>. Para mejorar la empatía, tienes que observar atentamente. Fíjate en las reacciones de las personas que te rodean, en cómo les afecta lo que les ocurre y analiza por qué pueden sentirse así.</w:t>
      </w:r>
    </w:p>
    <w:p w14:paraId="7943BAF6" w14:textId="77777777" w:rsidR="00441859" w:rsidRPr="00963ED8" w:rsidRDefault="00DE7F5C">
      <w:pPr>
        <w:pStyle w:val="Prrafodelista"/>
        <w:numPr>
          <w:ilvl w:val="0"/>
          <w:numId w:val="178"/>
        </w:numPr>
        <w:spacing w:after="160" w:line="360" w:lineRule="auto"/>
        <w:jc w:val="both"/>
        <w:rPr>
          <w:rFonts w:cs="Times New Roman"/>
          <w:lang w:val="es-CO"/>
          <w:rPrChange w:id="9607" w:author="Massiel Nayibe Moreno Ladino" w:date="2025-01-15T13:00:00Z" w16du:dateUtc="2025-01-15T18:00:00Z">
            <w:rPr>
              <w:rFonts w:cs="Times New Roman"/>
            </w:rPr>
          </w:rPrChange>
        </w:rPr>
      </w:pPr>
      <w:r w:rsidRPr="00963ED8">
        <w:rPr>
          <w:rFonts w:cs="Times New Roman"/>
          <w:b/>
          <w:bCs/>
          <w:lang w:val="es-CO"/>
          <w:rPrChange w:id="9608" w:author="Massiel Nayibe Moreno Ladino" w:date="2025-01-15T13:00:00Z" w16du:dateUtc="2025-01-15T18:00:00Z">
            <w:rPr>
              <w:rFonts w:cs="Times New Roman"/>
              <w:b/>
              <w:bCs/>
            </w:rPr>
          </w:rPrChange>
        </w:rPr>
        <w:t>Reflexiona</w:t>
      </w:r>
      <w:r w:rsidRPr="00963ED8">
        <w:rPr>
          <w:rFonts w:cs="Times New Roman"/>
          <w:lang w:val="es-CO"/>
          <w:rPrChange w:id="9609" w:author="Massiel Nayibe Moreno Ladino" w:date="2025-01-15T13:00:00Z" w16du:dateUtc="2025-01-15T18:00:00Z">
            <w:rPr>
              <w:rFonts w:cs="Times New Roman"/>
            </w:rPr>
          </w:rPrChange>
        </w:rPr>
        <w:t>. Después de observar, reflexiona sobre tu postura ante la situación en la que se encuentra tu interlocutor. Si has sido cortés, has negociado un punto de vista o has permanecido imperturbable, etc.</w:t>
      </w:r>
    </w:p>
    <w:p w14:paraId="3668715E" w14:textId="77777777" w:rsidR="00441859" w:rsidRPr="00963ED8" w:rsidRDefault="00DE7F5C">
      <w:pPr>
        <w:pStyle w:val="Prrafodelista"/>
        <w:numPr>
          <w:ilvl w:val="0"/>
          <w:numId w:val="178"/>
        </w:numPr>
        <w:spacing w:after="160" w:line="360" w:lineRule="auto"/>
        <w:jc w:val="both"/>
        <w:rPr>
          <w:rFonts w:cs="Times New Roman"/>
          <w:lang w:val="es-CO"/>
          <w:rPrChange w:id="9610" w:author="Massiel Nayibe Moreno Ladino" w:date="2025-01-15T13:00:00Z" w16du:dateUtc="2025-01-15T18:00:00Z">
            <w:rPr>
              <w:rFonts w:cs="Times New Roman"/>
            </w:rPr>
          </w:rPrChange>
        </w:rPr>
      </w:pPr>
      <w:r w:rsidRPr="00963ED8">
        <w:rPr>
          <w:rFonts w:cs="Times New Roman"/>
          <w:lang w:val="es-CO"/>
          <w:rPrChange w:id="9611" w:author="Massiel Nayibe Moreno Ladino" w:date="2025-01-15T13:00:00Z" w16du:dateUtc="2025-01-15T18:00:00Z">
            <w:rPr>
              <w:rFonts w:cs="Times New Roman"/>
            </w:rPr>
          </w:rPrChange>
        </w:rPr>
        <w:t xml:space="preserve">Se basa en el supuesto de que </w:t>
      </w:r>
      <w:r w:rsidRPr="00963ED8">
        <w:rPr>
          <w:rFonts w:cs="Times New Roman"/>
          <w:b/>
          <w:bCs/>
          <w:lang w:val="es-CO"/>
          <w:rPrChange w:id="9612" w:author="Massiel Nayibe Moreno Ladino" w:date="2025-01-15T13:00:00Z" w16du:dateUtc="2025-01-15T18:00:00Z">
            <w:rPr>
              <w:rFonts w:cs="Times New Roman"/>
              <w:b/>
              <w:bCs/>
            </w:rPr>
          </w:rPrChange>
        </w:rPr>
        <w:t>tu forma de ver las cosas es sólo tuya</w:t>
      </w:r>
      <w:r w:rsidRPr="00963ED8">
        <w:rPr>
          <w:rFonts w:cs="Times New Roman"/>
          <w:lang w:val="es-CO"/>
          <w:rPrChange w:id="9613" w:author="Massiel Nayibe Moreno Ladino" w:date="2025-01-15T13:00:00Z" w16du:dateUtc="2025-01-15T18:00:00Z">
            <w:rPr>
              <w:rFonts w:cs="Times New Roman"/>
            </w:rPr>
          </w:rPrChange>
        </w:rPr>
        <w:t>, y eso no la hace más válida que la de los demás.</w:t>
      </w:r>
    </w:p>
    <w:p w14:paraId="5FD202AE" w14:textId="77777777" w:rsidR="00441859" w:rsidRPr="00963ED8" w:rsidRDefault="00DE7F5C">
      <w:pPr>
        <w:pStyle w:val="Prrafodelista"/>
        <w:numPr>
          <w:ilvl w:val="0"/>
          <w:numId w:val="178"/>
        </w:numPr>
        <w:spacing w:after="160" w:line="360" w:lineRule="auto"/>
        <w:jc w:val="both"/>
        <w:rPr>
          <w:rFonts w:cs="Times New Roman"/>
          <w:lang w:val="es-CO"/>
          <w:rPrChange w:id="9614" w:author="Massiel Nayibe Moreno Ladino" w:date="2025-01-15T13:00:00Z" w16du:dateUtc="2025-01-15T18:00:00Z">
            <w:rPr>
              <w:rFonts w:cs="Times New Roman"/>
            </w:rPr>
          </w:rPrChange>
        </w:rPr>
      </w:pPr>
      <w:r w:rsidRPr="00963ED8">
        <w:rPr>
          <w:rFonts w:cs="Times New Roman"/>
          <w:b/>
          <w:bCs/>
          <w:lang w:val="es-CO"/>
          <w:rPrChange w:id="9615" w:author="Massiel Nayibe Moreno Ladino" w:date="2025-01-15T13:00:00Z" w16du:dateUtc="2025-01-15T18:00:00Z">
            <w:rPr>
              <w:rFonts w:cs="Times New Roman"/>
              <w:b/>
              <w:bCs/>
            </w:rPr>
          </w:rPrChange>
        </w:rPr>
        <w:t>Ayuda en lo que puedas</w:t>
      </w:r>
      <w:r w:rsidRPr="00963ED8">
        <w:rPr>
          <w:rFonts w:cs="Times New Roman"/>
          <w:lang w:val="es-CO"/>
          <w:rPrChange w:id="9616" w:author="Massiel Nayibe Moreno Ladino" w:date="2025-01-15T13:00:00Z" w16du:dateUtc="2025-01-15T18:00:00Z">
            <w:rPr>
              <w:rFonts w:cs="Times New Roman"/>
            </w:rPr>
          </w:rPrChange>
        </w:rPr>
        <w:t>. Piensa en cómo podrías serles útil.</w:t>
      </w:r>
    </w:p>
    <w:p w14:paraId="16BDBDC2" w14:textId="77777777" w:rsidR="00441859" w:rsidRPr="00963ED8" w:rsidRDefault="00DE7F5C">
      <w:pPr>
        <w:spacing w:line="360" w:lineRule="auto"/>
        <w:jc w:val="both"/>
        <w:rPr>
          <w:rFonts w:cs="Times New Roman"/>
          <w:lang w:val="es-CO"/>
          <w:rPrChange w:id="9617" w:author="Massiel Nayibe Moreno Ladino" w:date="2025-01-15T13:00:00Z" w16du:dateUtc="2025-01-15T18:00:00Z">
            <w:rPr>
              <w:rFonts w:cs="Times New Roman"/>
            </w:rPr>
          </w:rPrChange>
        </w:rPr>
      </w:pPr>
      <w:r w:rsidRPr="00963ED8">
        <w:rPr>
          <w:rFonts w:cs="Times New Roman"/>
          <w:b/>
          <w:bCs/>
          <w:lang w:val="es-CO"/>
          <w:rPrChange w:id="9618" w:author="Massiel Nayibe Moreno Ladino" w:date="2025-01-15T13:00:00Z" w16du:dateUtc="2025-01-15T18:00:00Z">
            <w:rPr>
              <w:rFonts w:cs="Times New Roman"/>
              <w:b/>
              <w:bCs/>
            </w:rPr>
          </w:rPrChange>
        </w:rPr>
        <w:t xml:space="preserve">Aprendemos a negociar. </w:t>
      </w:r>
      <w:r w:rsidRPr="00963ED8">
        <w:rPr>
          <w:rFonts w:cs="Times New Roman"/>
          <w:lang w:val="es-CO"/>
          <w:rPrChange w:id="9619" w:author="Massiel Nayibe Moreno Ladino" w:date="2025-01-15T13:00:00Z" w16du:dateUtc="2025-01-15T18:00:00Z">
            <w:rPr>
              <w:rFonts w:cs="Times New Roman"/>
            </w:rPr>
          </w:rPrChange>
        </w:rPr>
        <w:t xml:space="preserve">La disparidad de opiniones se producirá la mayoría de las veces cuando haya que tomar una decisión en equipo. Por ello, es fundamental que los profesionales aprendan a negociar para </w:t>
      </w:r>
      <w:r w:rsidRPr="00963ED8">
        <w:rPr>
          <w:rFonts w:cs="Times New Roman"/>
          <w:b/>
          <w:bCs/>
          <w:lang w:val="es-CO"/>
          <w:rPrChange w:id="9620" w:author="Massiel Nayibe Moreno Ladino" w:date="2025-01-15T13:00:00Z" w16du:dateUtc="2025-01-15T18:00:00Z">
            <w:rPr>
              <w:rFonts w:cs="Times New Roman"/>
              <w:b/>
              <w:bCs/>
            </w:rPr>
          </w:rPrChange>
        </w:rPr>
        <w:t xml:space="preserve">llegar a acuerdos </w:t>
      </w:r>
      <w:r w:rsidRPr="00963ED8">
        <w:rPr>
          <w:rFonts w:cs="Times New Roman"/>
          <w:lang w:val="es-CO"/>
          <w:rPrChange w:id="9621" w:author="Massiel Nayibe Moreno Ladino" w:date="2025-01-15T13:00:00Z" w16du:dateUtc="2025-01-15T18:00:00Z">
            <w:rPr>
              <w:rFonts w:cs="Times New Roman"/>
            </w:rPr>
          </w:rPrChange>
        </w:rPr>
        <w:t>que, aunque no satisfagan completamente a todos, eviten conflictos.</w:t>
      </w:r>
    </w:p>
    <w:p w14:paraId="4CEBD341" w14:textId="77777777" w:rsidR="00BD06E5" w:rsidRPr="00963ED8" w:rsidRDefault="00BD06E5" w:rsidP="00BD06E5">
      <w:pPr>
        <w:spacing w:line="360" w:lineRule="auto"/>
        <w:jc w:val="both"/>
        <w:rPr>
          <w:rFonts w:cs="Times New Roman"/>
          <w:lang w:val="es-CO"/>
          <w:rPrChange w:id="9622" w:author="Massiel Nayibe Moreno Ladino" w:date="2025-01-15T13:00:00Z" w16du:dateUtc="2025-01-15T18:00:00Z">
            <w:rPr>
              <w:rFonts w:cs="Times New Roman"/>
            </w:rPr>
          </w:rPrChange>
        </w:rPr>
      </w:pPr>
    </w:p>
    <w:p w14:paraId="08256836" w14:textId="77777777" w:rsidR="00441859" w:rsidRPr="00963ED8" w:rsidRDefault="00DE7F5C">
      <w:pPr>
        <w:spacing w:line="360" w:lineRule="auto"/>
        <w:jc w:val="both"/>
        <w:rPr>
          <w:rFonts w:cs="Times New Roman"/>
          <w:lang w:val="es-CO"/>
          <w:rPrChange w:id="9623" w:author="Massiel Nayibe Moreno Ladino" w:date="2025-01-15T13:00:00Z" w16du:dateUtc="2025-01-15T18:00:00Z">
            <w:rPr>
              <w:rFonts w:cs="Times New Roman"/>
            </w:rPr>
          </w:rPrChange>
        </w:rPr>
      </w:pPr>
      <w:r w:rsidRPr="00963ED8">
        <w:rPr>
          <w:rFonts w:cs="Times New Roman"/>
          <w:b/>
          <w:bCs/>
          <w:lang w:val="es-CO"/>
          <w:rPrChange w:id="9624" w:author="Massiel Nayibe Moreno Ladino" w:date="2025-01-15T13:00:00Z" w16du:dateUtc="2025-01-15T18:00:00Z">
            <w:rPr>
              <w:rFonts w:cs="Times New Roman"/>
              <w:b/>
              <w:bCs/>
            </w:rPr>
          </w:rPrChange>
        </w:rPr>
        <w:t xml:space="preserve">Sinceridad entre compañeros. </w:t>
      </w:r>
      <w:r w:rsidRPr="00963ED8">
        <w:rPr>
          <w:rFonts w:cs="Times New Roman"/>
          <w:lang w:val="es-CO"/>
          <w:rPrChange w:id="9625" w:author="Massiel Nayibe Moreno Ladino" w:date="2025-01-15T13:00:00Z" w16du:dateUtc="2025-01-15T18:00:00Z">
            <w:rPr>
              <w:rFonts w:cs="Times New Roman"/>
            </w:rPr>
          </w:rPrChange>
        </w:rPr>
        <w:t xml:space="preserve">La asertividad, o capacidad de expresar una opinión diferente sin sentirse mal por ello ni ofender a otro colega, es una cualidad personal que puede </w:t>
      </w:r>
      <w:r w:rsidRPr="00963ED8">
        <w:rPr>
          <w:rFonts w:cs="Times New Roman"/>
          <w:b/>
          <w:bCs/>
          <w:lang w:val="es-CO"/>
          <w:rPrChange w:id="9626" w:author="Massiel Nayibe Moreno Ladino" w:date="2025-01-15T13:00:00Z" w16du:dateUtc="2025-01-15T18:00:00Z">
            <w:rPr>
              <w:rFonts w:cs="Times New Roman"/>
              <w:b/>
              <w:bCs/>
            </w:rPr>
          </w:rPrChange>
        </w:rPr>
        <w:t xml:space="preserve">ahorrar muchos problemas. </w:t>
      </w:r>
      <w:r w:rsidRPr="00963ED8">
        <w:rPr>
          <w:rFonts w:cs="Times New Roman"/>
          <w:lang w:val="es-CO"/>
          <w:rPrChange w:id="9627" w:author="Massiel Nayibe Moreno Ladino" w:date="2025-01-15T13:00:00Z" w16du:dateUtc="2025-01-15T18:00:00Z">
            <w:rPr>
              <w:rFonts w:cs="Times New Roman"/>
            </w:rPr>
          </w:rPrChange>
        </w:rPr>
        <w:t>Por eso fomentamos un clima de sinceridad y confianza basado en el respeto mutuo.</w:t>
      </w:r>
    </w:p>
    <w:p w14:paraId="1E1BA3F4" w14:textId="77777777" w:rsidR="00441859" w:rsidRPr="00963ED8" w:rsidRDefault="00DE7F5C">
      <w:pPr>
        <w:pStyle w:val="Ttulo4"/>
        <w:rPr>
          <w:szCs w:val="26"/>
          <w:lang w:val="es-CO"/>
          <w:rPrChange w:id="9628" w:author="Massiel Nayibe Moreno Ladino" w:date="2025-01-15T13:00:00Z" w16du:dateUtc="2025-01-15T18:00:00Z">
            <w:rPr>
              <w:szCs w:val="26"/>
            </w:rPr>
          </w:rPrChange>
        </w:rPr>
      </w:pPr>
      <w:r w:rsidRPr="00963ED8">
        <w:rPr>
          <w:szCs w:val="26"/>
          <w:lang w:val="es-CO"/>
          <w:rPrChange w:id="9629" w:author="Massiel Nayibe Moreno Ladino" w:date="2025-01-15T13:00:00Z" w16du:dateUtc="2025-01-15T18:00:00Z">
            <w:rPr>
              <w:szCs w:val="26"/>
            </w:rPr>
          </w:rPrChange>
        </w:rPr>
        <w:t>Etapas de la resolución de conflictos</w:t>
      </w:r>
    </w:p>
    <w:p w14:paraId="256D944B" w14:textId="77777777" w:rsidR="00441859" w:rsidRPr="00963ED8" w:rsidRDefault="00DE7F5C">
      <w:pPr>
        <w:spacing w:line="360" w:lineRule="auto"/>
        <w:jc w:val="both"/>
        <w:rPr>
          <w:rFonts w:cs="Times New Roman"/>
          <w:lang w:val="es-CO"/>
          <w:rPrChange w:id="9630" w:author="Massiel Nayibe Moreno Ladino" w:date="2025-01-15T13:00:00Z" w16du:dateUtc="2025-01-15T18:00:00Z">
            <w:rPr>
              <w:rFonts w:cs="Times New Roman"/>
            </w:rPr>
          </w:rPrChange>
        </w:rPr>
      </w:pPr>
      <w:r w:rsidRPr="00963ED8">
        <w:rPr>
          <w:rFonts w:eastAsia="Arial" w:cs="Times New Roman"/>
          <w:lang w:val="es-CO"/>
          <w:rPrChange w:id="9631" w:author="Massiel Nayibe Moreno Ladino" w:date="2025-01-15T13:00:00Z" w16du:dateUtc="2025-01-15T18:00:00Z">
            <w:rPr>
              <w:rFonts w:eastAsia="Arial" w:cs="Times New Roman"/>
            </w:rPr>
          </w:rPrChange>
        </w:rPr>
        <w:t xml:space="preserve">Siempre que haya un conflicto en Compañeros, lo resolveremos a través de las siguientes etapas (cuando la resolución del conflicto no pueda resolverse en la primera etapa, deberá evolucionar a la siguiente, y así sucesivamente): </w:t>
      </w:r>
    </w:p>
    <w:p w14:paraId="43FAA338" w14:textId="77777777" w:rsidR="00BD06E5" w:rsidRPr="00963ED8" w:rsidRDefault="00BD06E5" w:rsidP="00BD06E5">
      <w:pPr>
        <w:spacing w:line="360" w:lineRule="auto"/>
        <w:jc w:val="both"/>
        <w:rPr>
          <w:rFonts w:cs="Times New Roman"/>
          <w:lang w:val="es-CO"/>
          <w:rPrChange w:id="9632" w:author="Massiel Nayibe Moreno Ladino" w:date="2025-01-15T13:00:00Z" w16du:dateUtc="2025-01-15T18:00:00Z">
            <w:rPr>
              <w:rFonts w:cs="Times New Roman"/>
            </w:rPr>
          </w:rPrChange>
        </w:rPr>
      </w:pPr>
    </w:p>
    <w:p w14:paraId="77DED41D" w14:textId="77777777" w:rsidR="00441859" w:rsidRPr="00963ED8" w:rsidRDefault="00DE7F5C">
      <w:pPr>
        <w:spacing w:line="360" w:lineRule="auto"/>
        <w:jc w:val="both"/>
        <w:rPr>
          <w:rFonts w:cs="Times New Roman"/>
          <w:lang w:val="es-CO"/>
          <w:rPrChange w:id="9633" w:author="Massiel Nayibe Moreno Ladino" w:date="2025-01-15T13:00:00Z" w16du:dateUtc="2025-01-15T18:00:00Z">
            <w:rPr>
              <w:rFonts w:cs="Times New Roman"/>
            </w:rPr>
          </w:rPrChange>
        </w:rPr>
      </w:pPr>
      <w:r w:rsidRPr="00963ED8">
        <w:rPr>
          <w:rFonts w:eastAsiaTheme="majorEastAsia" w:cs="Times New Roman"/>
          <w:b/>
          <w:bCs/>
          <w:lang w:val="es-CO"/>
          <w:rPrChange w:id="9634" w:author="Massiel Nayibe Moreno Ladino" w:date="2025-01-15T13:00:00Z" w16du:dateUtc="2025-01-15T18:00:00Z">
            <w:rPr>
              <w:rFonts w:eastAsiaTheme="majorEastAsia" w:cs="Times New Roman"/>
              <w:b/>
              <w:bCs/>
            </w:rPr>
          </w:rPrChange>
        </w:rPr>
        <w:t xml:space="preserve">1.1 Acepta e identifica por qué se produce </w:t>
      </w:r>
    </w:p>
    <w:p w14:paraId="3A7C58B1" w14:textId="77777777" w:rsidR="00441859" w:rsidRPr="00963ED8" w:rsidRDefault="00DE7F5C">
      <w:pPr>
        <w:spacing w:after="131" w:line="360" w:lineRule="auto"/>
        <w:ind w:right="254"/>
        <w:jc w:val="both"/>
        <w:rPr>
          <w:rFonts w:cs="Times New Roman"/>
          <w:lang w:val="es-CO"/>
          <w:rPrChange w:id="9635" w:author="Massiel Nayibe Moreno Ladino" w:date="2025-01-15T13:00:00Z" w16du:dateUtc="2025-01-15T18:00:00Z">
            <w:rPr>
              <w:rFonts w:cs="Times New Roman"/>
            </w:rPr>
          </w:rPrChange>
        </w:rPr>
      </w:pPr>
      <w:r w:rsidRPr="00963ED8">
        <w:rPr>
          <w:rFonts w:eastAsia="Arial" w:cs="Times New Roman"/>
          <w:lang w:val="es-CO"/>
          <w:rPrChange w:id="9636" w:author="Massiel Nayibe Moreno Ladino" w:date="2025-01-15T13:00:00Z" w16du:dateUtc="2025-01-15T18:00:00Z">
            <w:rPr>
              <w:rFonts w:eastAsia="Arial" w:cs="Times New Roman"/>
            </w:rPr>
          </w:rPrChange>
        </w:rPr>
        <w:lastRenderedPageBreak/>
        <w:t xml:space="preserve">En el momento en que empieza a existir un conflicto laboral, lo último que debe hacer es ignorarlo o fingir que no existe. Esto sólo hace que el problema crezca. Recuerde que, a medida que avance el tiempo, también lo hará el problema y, si no se trata correctamente, generará más tensión entre los elementos implicados. </w:t>
      </w:r>
    </w:p>
    <w:p w14:paraId="4F635764" w14:textId="77777777" w:rsidR="00441859" w:rsidRPr="00963ED8" w:rsidRDefault="00DE7F5C">
      <w:pPr>
        <w:spacing w:line="360" w:lineRule="auto"/>
        <w:jc w:val="both"/>
        <w:rPr>
          <w:rFonts w:cs="Times New Roman"/>
          <w:lang w:val="es-CO"/>
          <w:rPrChange w:id="9637" w:author="Massiel Nayibe Moreno Ladino" w:date="2025-01-15T13:00:00Z" w16du:dateUtc="2025-01-15T18:00:00Z">
            <w:rPr>
              <w:rFonts w:cs="Times New Roman"/>
            </w:rPr>
          </w:rPrChange>
        </w:rPr>
      </w:pPr>
      <w:r w:rsidRPr="00963ED8">
        <w:rPr>
          <w:rFonts w:eastAsiaTheme="majorEastAsia" w:cs="Times New Roman"/>
          <w:b/>
          <w:bCs/>
          <w:lang w:val="es-CO"/>
          <w:rPrChange w:id="9638" w:author="Massiel Nayibe Moreno Ladino" w:date="2025-01-15T13:00:00Z" w16du:dateUtc="2025-01-15T18:00:00Z">
            <w:rPr>
              <w:rFonts w:eastAsiaTheme="majorEastAsia" w:cs="Times New Roman"/>
              <w:b/>
              <w:bCs/>
            </w:rPr>
          </w:rPrChange>
        </w:rPr>
        <w:t xml:space="preserve">1.2 Entre las </w:t>
      </w:r>
      <w:r w:rsidRPr="00963ED8">
        <w:rPr>
          <w:rFonts w:eastAsiaTheme="majorEastAsia" w:cs="Times New Roman"/>
          <w:b/>
          <w:bCs/>
          <w:color w:val="4F81BD" w:themeColor="accent1"/>
          <w:lang w:val="es-CO"/>
          <w:rPrChange w:id="9639" w:author="Massiel Nayibe Moreno Ladino" w:date="2025-01-15T13:00:00Z" w16du:dateUtc="2025-01-15T18:00:00Z">
            <w:rPr>
              <w:rFonts w:eastAsiaTheme="majorEastAsia" w:cs="Times New Roman"/>
              <w:b/>
              <w:bCs/>
              <w:color w:val="4F81BD" w:themeColor="accent1"/>
            </w:rPr>
          </w:rPrChange>
        </w:rPr>
        <w:tab/>
        <w:t xml:space="preserve">partes </w:t>
      </w:r>
    </w:p>
    <w:p w14:paraId="311C700B" w14:textId="77777777" w:rsidR="00441859" w:rsidRPr="00963ED8" w:rsidRDefault="00DE7F5C">
      <w:pPr>
        <w:spacing w:after="7" w:line="360" w:lineRule="auto"/>
        <w:jc w:val="both"/>
        <w:rPr>
          <w:rFonts w:eastAsia="Arial" w:cs="Times New Roman"/>
          <w:highlight w:val="yellow"/>
          <w:lang w:val="es-CO"/>
          <w:rPrChange w:id="9640" w:author="Massiel Nayibe Moreno Ladino" w:date="2025-01-15T13:00:00Z" w16du:dateUtc="2025-01-15T18:00:00Z">
            <w:rPr>
              <w:rFonts w:eastAsia="Arial" w:cs="Times New Roman"/>
              <w:highlight w:val="yellow"/>
            </w:rPr>
          </w:rPrChange>
        </w:rPr>
      </w:pPr>
      <w:r w:rsidRPr="00963ED8">
        <w:rPr>
          <w:rFonts w:eastAsia="Arial" w:cs="Times New Roman"/>
          <w:lang w:val="es-CO"/>
          <w:rPrChange w:id="9641" w:author="Massiel Nayibe Moreno Ladino" w:date="2025-01-15T13:00:00Z" w16du:dateUtc="2025-01-15T18:00:00Z">
            <w:rPr>
              <w:rFonts w:eastAsia="Arial" w:cs="Times New Roman"/>
            </w:rPr>
          </w:rPrChange>
        </w:rPr>
        <w:t xml:space="preserve">Tómate tu tiempo para tener un espacio de autorreflexión, de análisis. Hay una gran energía emocional en esta etapa: miedo, agresión, ataque o una reacción de autodefensa. </w:t>
      </w:r>
    </w:p>
    <w:p w14:paraId="4F18A230" w14:textId="77777777" w:rsidR="00BD06E5" w:rsidRPr="00963ED8" w:rsidRDefault="00BD06E5" w:rsidP="00BD06E5">
      <w:pPr>
        <w:spacing w:after="7" w:line="360" w:lineRule="auto"/>
        <w:jc w:val="both"/>
        <w:rPr>
          <w:rFonts w:cs="Times New Roman"/>
          <w:lang w:val="es-CO"/>
          <w:rPrChange w:id="9642" w:author="Massiel Nayibe Moreno Ladino" w:date="2025-01-15T13:00:00Z" w16du:dateUtc="2025-01-15T18:00:00Z">
            <w:rPr>
              <w:rFonts w:cs="Times New Roman"/>
            </w:rPr>
          </w:rPrChange>
        </w:rPr>
      </w:pPr>
    </w:p>
    <w:p w14:paraId="2B03323C" w14:textId="77777777" w:rsidR="00441859" w:rsidRPr="00963ED8" w:rsidRDefault="00DE7F5C">
      <w:pPr>
        <w:spacing w:after="2" w:line="360" w:lineRule="auto"/>
        <w:ind w:left="-5" w:right="254" w:hanging="10"/>
        <w:jc w:val="both"/>
        <w:rPr>
          <w:rFonts w:cs="Times New Roman"/>
          <w:lang w:val="es-CO"/>
          <w:rPrChange w:id="9643" w:author="Massiel Nayibe Moreno Ladino" w:date="2025-01-15T13:00:00Z" w16du:dateUtc="2025-01-15T18:00:00Z">
            <w:rPr>
              <w:rFonts w:cs="Times New Roman"/>
            </w:rPr>
          </w:rPrChange>
        </w:rPr>
      </w:pPr>
      <w:r w:rsidRPr="00963ED8">
        <w:rPr>
          <w:rFonts w:eastAsia="Arial" w:cs="Times New Roman"/>
          <w:lang w:val="es-CO"/>
          <w:rPrChange w:id="9644" w:author="Massiel Nayibe Moreno Ladino" w:date="2025-01-15T13:00:00Z" w16du:dateUtc="2025-01-15T18:00:00Z">
            <w:rPr>
              <w:rFonts w:eastAsia="Arial" w:cs="Times New Roman"/>
            </w:rPr>
          </w:rPrChange>
        </w:rPr>
        <w:t xml:space="preserve">Es importante empoderarte si eres la persona afectada por un conflicto, por lo tanto, debes implicarte en la solución del conflicto que surja; en el momento en que surja, debes dialogar con la otra persona sobre vuestras diferencias, emociones y llegar a un compromiso para mejorar las relaciones o resolver situaciones. </w:t>
      </w:r>
    </w:p>
    <w:p w14:paraId="1379C064" w14:textId="77777777" w:rsidR="00BD06E5" w:rsidRPr="00963ED8" w:rsidRDefault="00BD06E5" w:rsidP="00BD06E5">
      <w:pPr>
        <w:spacing w:line="360" w:lineRule="auto"/>
        <w:jc w:val="both"/>
        <w:rPr>
          <w:rFonts w:cs="Times New Roman"/>
          <w:lang w:val="es-CO"/>
          <w:rPrChange w:id="9645" w:author="Massiel Nayibe Moreno Ladino" w:date="2025-01-15T13:00:00Z" w16du:dateUtc="2025-01-15T18:00:00Z">
            <w:rPr>
              <w:rFonts w:cs="Times New Roman"/>
            </w:rPr>
          </w:rPrChange>
        </w:rPr>
      </w:pPr>
      <w:r w:rsidRPr="00963ED8">
        <w:rPr>
          <w:rFonts w:eastAsia="Arial" w:cs="Times New Roman"/>
          <w:lang w:val="es-CO"/>
          <w:rPrChange w:id="9646" w:author="Massiel Nayibe Moreno Ladino" w:date="2025-01-15T13:00:00Z" w16du:dateUtc="2025-01-15T18:00:00Z">
            <w:rPr>
              <w:rFonts w:eastAsia="Arial" w:cs="Times New Roman"/>
            </w:rPr>
          </w:rPrChange>
        </w:rPr>
        <w:t xml:space="preserve"> </w:t>
      </w:r>
    </w:p>
    <w:p w14:paraId="34AAF247" w14:textId="77777777" w:rsidR="00441859" w:rsidRPr="00963ED8" w:rsidRDefault="00DE7F5C">
      <w:pPr>
        <w:spacing w:after="2" w:line="360" w:lineRule="auto"/>
        <w:ind w:left="-5" w:right="254" w:hanging="10"/>
        <w:jc w:val="both"/>
        <w:rPr>
          <w:rFonts w:cs="Times New Roman"/>
          <w:lang w:val="es-CO"/>
          <w:rPrChange w:id="9647" w:author="Massiel Nayibe Moreno Ladino" w:date="2025-01-15T13:00:00Z" w16du:dateUtc="2025-01-15T18:00:00Z">
            <w:rPr>
              <w:rFonts w:cs="Times New Roman"/>
            </w:rPr>
          </w:rPrChange>
        </w:rPr>
      </w:pPr>
      <w:r w:rsidRPr="00963ED8">
        <w:rPr>
          <w:rFonts w:eastAsia="Arial" w:cs="Times New Roman"/>
          <w:lang w:val="es-CO"/>
          <w:rPrChange w:id="9648" w:author="Massiel Nayibe Moreno Ladino" w:date="2025-01-15T13:00:00Z" w16du:dateUtc="2025-01-15T18:00:00Z">
            <w:rPr>
              <w:rFonts w:eastAsia="Arial" w:cs="Times New Roman"/>
            </w:rPr>
          </w:rPrChange>
        </w:rPr>
        <w:t xml:space="preserve">Deberías plantearte de antemano las siguientes preguntas para la autorreflexión: ¿Con quién debo iniciar una conversación para resolver el conflicto? ¿Qué conversación debo iniciar para tomar las medidas que me lleven a superar este conflicto? ¿Qué conversación falta para tomar las riendas de esta situación? </w:t>
      </w:r>
    </w:p>
    <w:p w14:paraId="7D35C762" w14:textId="77777777" w:rsidR="00BD06E5" w:rsidRPr="00963ED8" w:rsidRDefault="00BD06E5" w:rsidP="00BD06E5">
      <w:pPr>
        <w:spacing w:after="7" w:line="360" w:lineRule="auto"/>
        <w:jc w:val="both"/>
        <w:rPr>
          <w:rFonts w:cs="Times New Roman"/>
          <w:lang w:val="es-CO"/>
          <w:rPrChange w:id="9649" w:author="Massiel Nayibe Moreno Ladino" w:date="2025-01-15T13:00:00Z" w16du:dateUtc="2025-01-15T18:00:00Z">
            <w:rPr>
              <w:rFonts w:cs="Times New Roman"/>
            </w:rPr>
          </w:rPrChange>
        </w:rPr>
      </w:pPr>
      <w:r w:rsidRPr="00963ED8">
        <w:rPr>
          <w:rFonts w:eastAsia="Arial" w:cs="Times New Roman"/>
          <w:lang w:val="es-CO"/>
          <w:rPrChange w:id="9650" w:author="Massiel Nayibe Moreno Ladino" w:date="2025-01-15T13:00:00Z" w16du:dateUtc="2025-01-15T18:00:00Z">
            <w:rPr>
              <w:rFonts w:eastAsia="Arial" w:cs="Times New Roman"/>
            </w:rPr>
          </w:rPrChange>
        </w:rPr>
        <w:t xml:space="preserve"> </w:t>
      </w:r>
    </w:p>
    <w:p w14:paraId="1D1D5667" w14:textId="77777777" w:rsidR="00441859" w:rsidRPr="00963ED8" w:rsidRDefault="00DE7F5C">
      <w:pPr>
        <w:spacing w:after="2" w:line="360" w:lineRule="auto"/>
        <w:ind w:left="-5" w:right="254" w:hanging="10"/>
        <w:jc w:val="both"/>
        <w:rPr>
          <w:rFonts w:cs="Times New Roman"/>
          <w:lang w:val="es-CO"/>
          <w:rPrChange w:id="9651" w:author="Massiel Nayibe Moreno Ladino" w:date="2025-01-15T13:00:00Z" w16du:dateUtc="2025-01-15T18:00:00Z">
            <w:rPr>
              <w:rFonts w:cs="Times New Roman"/>
            </w:rPr>
          </w:rPrChange>
        </w:rPr>
      </w:pPr>
      <w:r w:rsidRPr="00963ED8">
        <w:rPr>
          <w:rFonts w:eastAsia="Arial" w:cs="Times New Roman"/>
          <w:lang w:val="es-CO"/>
          <w:rPrChange w:id="9652" w:author="Massiel Nayibe Moreno Ladino" w:date="2025-01-15T13:00:00Z" w16du:dateUtc="2025-01-15T18:00:00Z">
            <w:rPr>
              <w:rFonts w:eastAsia="Arial" w:cs="Times New Roman"/>
            </w:rPr>
          </w:rPrChange>
        </w:rPr>
        <w:t xml:space="preserve">Es aconsejable un lugar fuera de la oficina y con intimidad donde las partes implicadas en el conflicto puedan hablar. El supervisor debe vigilar la situación y, si el conflicto no se resuelve, es el momento de intervenir directamente como mediador. </w:t>
      </w:r>
    </w:p>
    <w:p w14:paraId="0D8EF49E" w14:textId="77777777" w:rsidR="00BD06E5" w:rsidRPr="00963ED8" w:rsidRDefault="00BD06E5" w:rsidP="00BD06E5">
      <w:pPr>
        <w:spacing w:line="360" w:lineRule="auto"/>
        <w:jc w:val="both"/>
        <w:rPr>
          <w:rFonts w:eastAsiaTheme="majorEastAsia" w:cs="Times New Roman"/>
          <w:b/>
          <w:bCs/>
          <w:color w:val="4F81BD" w:themeColor="accent1"/>
          <w:lang w:val="es-CO"/>
          <w:rPrChange w:id="9653" w:author="Massiel Nayibe Moreno Ladino" w:date="2025-01-15T13:00:00Z" w16du:dateUtc="2025-01-15T18:00:00Z">
            <w:rPr>
              <w:rFonts w:eastAsiaTheme="majorEastAsia" w:cs="Times New Roman"/>
              <w:b/>
              <w:bCs/>
              <w:color w:val="4F81BD" w:themeColor="accent1"/>
            </w:rPr>
          </w:rPrChange>
        </w:rPr>
      </w:pPr>
    </w:p>
    <w:p w14:paraId="09886146" w14:textId="77777777" w:rsidR="00441859" w:rsidRPr="00963ED8" w:rsidRDefault="00DE7F5C">
      <w:pPr>
        <w:spacing w:line="360" w:lineRule="auto"/>
        <w:jc w:val="both"/>
        <w:rPr>
          <w:rFonts w:cs="Times New Roman"/>
          <w:lang w:val="es-CO"/>
          <w:rPrChange w:id="9654" w:author="Massiel Nayibe Moreno Ladino" w:date="2025-01-15T13:00:00Z" w16du:dateUtc="2025-01-15T18:00:00Z">
            <w:rPr>
              <w:rFonts w:cs="Times New Roman"/>
            </w:rPr>
          </w:rPrChange>
        </w:rPr>
      </w:pPr>
      <w:r w:rsidRPr="00963ED8">
        <w:rPr>
          <w:rFonts w:eastAsiaTheme="majorEastAsia" w:cs="Times New Roman"/>
          <w:b/>
          <w:bCs/>
          <w:lang w:val="es-CO"/>
          <w:rPrChange w:id="9655" w:author="Massiel Nayibe Moreno Ladino" w:date="2025-01-15T13:00:00Z" w16du:dateUtc="2025-01-15T18:00:00Z">
            <w:rPr>
              <w:rFonts w:eastAsiaTheme="majorEastAsia" w:cs="Times New Roman"/>
              <w:b/>
              <w:bCs/>
            </w:rPr>
          </w:rPrChange>
        </w:rPr>
        <w:t>1.3 Intervención del supervisor o dirigente</w:t>
      </w:r>
    </w:p>
    <w:p w14:paraId="50086237" w14:textId="77777777" w:rsidR="00441859" w:rsidRPr="00963ED8" w:rsidRDefault="00DE7F5C">
      <w:pPr>
        <w:spacing w:after="2" w:line="360" w:lineRule="auto"/>
        <w:ind w:left="-5" w:right="254" w:hanging="10"/>
        <w:jc w:val="both"/>
        <w:rPr>
          <w:rFonts w:cs="Times New Roman"/>
          <w:lang w:val="es-CO"/>
          <w:rPrChange w:id="9656" w:author="Massiel Nayibe Moreno Ladino" w:date="2025-01-15T13:00:00Z" w16du:dateUtc="2025-01-15T18:00:00Z">
            <w:rPr>
              <w:rFonts w:cs="Times New Roman"/>
            </w:rPr>
          </w:rPrChange>
        </w:rPr>
      </w:pPr>
      <w:r w:rsidRPr="00963ED8">
        <w:rPr>
          <w:rFonts w:eastAsia="Arial" w:cs="Times New Roman"/>
          <w:lang w:val="es-CO"/>
          <w:rPrChange w:id="9657" w:author="Massiel Nayibe Moreno Ladino" w:date="2025-01-15T13:00:00Z" w16du:dateUtc="2025-01-15T18:00:00Z">
            <w:rPr>
              <w:rFonts w:eastAsia="Arial" w:cs="Times New Roman"/>
            </w:rPr>
          </w:rPrChange>
        </w:rPr>
        <w:t xml:space="preserve">Como supervisor tienes el papel de mediador, es importante ser muy objetivo con la situación; si surge un </w:t>
      </w:r>
      <w:r w:rsidRPr="00963ED8">
        <w:rPr>
          <w:rFonts w:eastAsia="Arial" w:cs="Times New Roman"/>
          <w:b/>
          <w:lang w:val="es-CO"/>
          <w:rPrChange w:id="9658" w:author="Massiel Nayibe Moreno Ladino" w:date="2025-01-15T13:00:00Z" w16du:dateUtc="2025-01-15T18:00:00Z">
            <w:rPr>
              <w:rFonts w:eastAsia="Arial" w:cs="Times New Roman"/>
              <w:b/>
            </w:rPr>
          </w:rPrChange>
        </w:rPr>
        <w:t xml:space="preserve">conflicto intragrupo, </w:t>
      </w:r>
      <w:r w:rsidRPr="00963ED8">
        <w:rPr>
          <w:rFonts w:eastAsia="Arial" w:cs="Times New Roman"/>
          <w:lang w:val="es-CO"/>
          <w:rPrChange w:id="9659" w:author="Massiel Nayibe Moreno Ladino" w:date="2025-01-15T13:00:00Z" w16du:dateUtc="2025-01-15T18:00:00Z">
            <w:rPr>
              <w:rFonts w:eastAsia="Arial" w:cs="Times New Roman"/>
            </w:rPr>
          </w:rPrChange>
        </w:rPr>
        <w:t xml:space="preserve">intenta analizar la situación y no tomar partido, aunque creas que una parte tiene razón sobre la otra. Si el </w:t>
      </w:r>
      <w:r w:rsidRPr="00963ED8">
        <w:rPr>
          <w:rFonts w:cs="Times New Roman"/>
          <w:lang w:val="es-CO"/>
          <w:rPrChange w:id="9660" w:author="Massiel Nayibe Moreno Ladino" w:date="2025-01-15T13:00:00Z" w16du:dateUtc="2025-01-15T18:00:00Z">
            <w:rPr>
              <w:rFonts w:cs="Times New Roman"/>
            </w:rPr>
          </w:rPrChange>
        </w:rPr>
        <w:t xml:space="preserve">conflicto </w:t>
      </w:r>
      <w:r w:rsidRPr="00963ED8">
        <w:rPr>
          <w:rFonts w:eastAsia="Arial" w:cs="Times New Roman"/>
          <w:b/>
          <w:lang w:val="es-CO"/>
          <w:rPrChange w:id="9661" w:author="Massiel Nayibe Moreno Ladino" w:date="2025-01-15T13:00:00Z" w16du:dateUtc="2025-01-15T18:00:00Z">
            <w:rPr>
              <w:rFonts w:eastAsia="Arial" w:cs="Times New Roman"/>
              <w:b/>
            </w:rPr>
          </w:rPrChange>
        </w:rPr>
        <w:t>es intergrupal</w:t>
      </w:r>
      <w:r w:rsidRPr="00963ED8">
        <w:rPr>
          <w:rFonts w:cs="Times New Roman"/>
          <w:lang w:val="es-CO"/>
          <w:rPrChange w:id="9662" w:author="Massiel Nayibe Moreno Ladino" w:date="2025-01-15T13:00:00Z" w16du:dateUtc="2025-01-15T18:00:00Z">
            <w:rPr>
              <w:rFonts w:cs="Times New Roman"/>
            </w:rPr>
          </w:rPrChange>
        </w:rPr>
        <w:t xml:space="preserve">, al principio </w:t>
      </w:r>
      <w:r w:rsidRPr="00963ED8">
        <w:rPr>
          <w:rFonts w:eastAsia="Arial" w:cs="Times New Roman"/>
          <w:lang w:val="es-CO"/>
          <w:rPrChange w:id="9663" w:author="Massiel Nayibe Moreno Ladino" w:date="2025-01-15T13:00:00Z" w16du:dateUtc="2025-01-15T18:00:00Z">
            <w:rPr>
              <w:rFonts w:eastAsia="Arial" w:cs="Times New Roman"/>
            </w:rPr>
          </w:rPrChange>
        </w:rPr>
        <w:t xml:space="preserve">debes dar a conocer la situación de supervisión de la otra persona y discutirla. Cada uno de vosotros hablará con las partes implicadas siguiendo la estrategia de los tres momentos: </w:t>
      </w:r>
    </w:p>
    <w:p w14:paraId="107F1EEF" w14:textId="77777777" w:rsidR="00BD06E5" w:rsidRPr="00963ED8" w:rsidRDefault="00BD06E5" w:rsidP="00BD06E5">
      <w:pPr>
        <w:spacing w:after="7" w:line="360" w:lineRule="auto"/>
        <w:jc w:val="both"/>
        <w:rPr>
          <w:rFonts w:cs="Times New Roman"/>
          <w:lang w:val="es-CO"/>
          <w:rPrChange w:id="9664" w:author="Massiel Nayibe Moreno Ladino" w:date="2025-01-15T13:00:00Z" w16du:dateUtc="2025-01-15T18:00:00Z">
            <w:rPr>
              <w:rFonts w:cs="Times New Roman"/>
            </w:rPr>
          </w:rPrChange>
        </w:rPr>
      </w:pPr>
      <w:r w:rsidRPr="00963ED8">
        <w:rPr>
          <w:rFonts w:eastAsia="Arial" w:cs="Times New Roman"/>
          <w:lang w:val="es-CO"/>
          <w:rPrChange w:id="9665" w:author="Massiel Nayibe Moreno Ladino" w:date="2025-01-15T13:00:00Z" w16du:dateUtc="2025-01-15T18:00:00Z">
            <w:rPr>
              <w:rFonts w:eastAsia="Arial" w:cs="Times New Roman"/>
            </w:rPr>
          </w:rPrChange>
        </w:rPr>
        <w:t xml:space="preserve"> </w:t>
      </w:r>
    </w:p>
    <w:p w14:paraId="6CACC320" w14:textId="77777777" w:rsidR="00441859" w:rsidRPr="00963ED8" w:rsidRDefault="00DE7F5C">
      <w:pPr>
        <w:numPr>
          <w:ilvl w:val="0"/>
          <w:numId w:val="176"/>
        </w:numPr>
        <w:spacing w:after="70" w:line="360" w:lineRule="auto"/>
        <w:ind w:right="254" w:hanging="511"/>
        <w:jc w:val="both"/>
        <w:rPr>
          <w:rFonts w:cs="Times New Roman"/>
          <w:b/>
          <w:bCs/>
          <w:lang w:val="es-CO"/>
          <w:rPrChange w:id="9666" w:author="Massiel Nayibe Moreno Ladino" w:date="2025-01-15T13:00:00Z" w16du:dateUtc="2025-01-15T18:00:00Z">
            <w:rPr>
              <w:rFonts w:cs="Times New Roman"/>
              <w:b/>
              <w:bCs/>
            </w:rPr>
          </w:rPrChange>
        </w:rPr>
      </w:pPr>
      <w:r w:rsidRPr="00963ED8">
        <w:rPr>
          <w:rFonts w:eastAsia="Arial" w:cs="Times New Roman"/>
          <w:b/>
          <w:bCs/>
          <w:lang w:val="es-CO"/>
          <w:rPrChange w:id="9667" w:author="Massiel Nayibe Moreno Ladino" w:date="2025-01-15T13:00:00Z" w16du:dateUtc="2025-01-15T18:00:00Z">
            <w:rPr>
              <w:rFonts w:eastAsia="Arial" w:cs="Times New Roman"/>
              <w:b/>
              <w:bCs/>
            </w:rPr>
          </w:rPrChange>
        </w:rPr>
        <w:t xml:space="preserve">Conversación con cada parte por separado </w:t>
      </w:r>
    </w:p>
    <w:p w14:paraId="3AC69916" w14:textId="77777777" w:rsidR="00441859" w:rsidRPr="00963ED8" w:rsidRDefault="00DE7F5C">
      <w:pPr>
        <w:numPr>
          <w:ilvl w:val="1"/>
          <w:numId w:val="176"/>
        </w:numPr>
        <w:spacing w:after="70" w:line="360" w:lineRule="auto"/>
        <w:ind w:right="254" w:hanging="360"/>
        <w:jc w:val="both"/>
        <w:rPr>
          <w:rFonts w:cs="Times New Roman"/>
          <w:lang w:val="es-CO"/>
          <w:rPrChange w:id="9668" w:author="Massiel Nayibe Moreno Ladino" w:date="2025-01-15T13:00:00Z" w16du:dateUtc="2025-01-15T18:00:00Z">
            <w:rPr>
              <w:rFonts w:cs="Times New Roman"/>
            </w:rPr>
          </w:rPrChange>
        </w:rPr>
      </w:pPr>
      <w:r w:rsidRPr="00963ED8">
        <w:rPr>
          <w:rFonts w:eastAsia="Arial" w:cs="Times New Roman"/>
          <w:lang w:val="es-CO"/>
          <w:rPrChange w:id="9669" w:author="Massiel Nayibe Moreno Ladino" w:date="2025-01-15T13:00:00Z" w16du:dateUtc="2025-01-15T18:00:00Z">
            <w:rPr>
              <w:rFonts w:eastAsia="Arial" w:cs="Times New Roman"/>
            </w:rPr>
          </w:rPrChange>
        </w:rPr>
        <w:lastRenderedPageBreak/>
        <w:t xml:space="preserve">Reconocimiento por las partes de la existencia del litigio </w:t>
      </w:r>
    </w:p>
    <w:p w14:paraId="6FEBC192" w14:textId="77777777" w:rsidR="00441859" w:rsidRPr="00963ED8" w:rsidRDefault="00DE7F5C">
      <w:pPr>
        <w:numPr>
          <w:ilvl w:val="1"/>
          <w:numId w:val="176"/>
        </w:numPr>
        <w:spacing w:after="70" w:line="360" w:lineRule="auto"/>
        <w:ind w:right="254" w:hanging="360"/>
        <w:jc w:val="both"/>
        <w:rPr>
          <w:rFonts w:cs="Times New Roman"/>
          <w:lang w:val="es-CO"/>
          <w:rPrChange w:id="9670" w:author="Massiel Nayibe Moreno Ladino" w:date="2025-01-15T13:00:00Z" w16du:dateUtc="2025-01-15T18:00:00Z">
            <w:rPr>
              <w:rFonts w:cs="Times New Roman"/>
            </w:rPr>
          </w:rPrChange>
        </w:rPr>
      </w:pPr>
      <w:r w:rsidRPr="00963ED8">
        <w:rPr>
          <w:rFonts w:eastAsia="Arial" w:cs="Times New Roman"/>
          <w:lang w:val="es-CO"/>
          <w:rPrChange w:id="9671" w:author="Massiel Nayibe Moreno Ladino" w:date="2025-01-15T13:00:00Z" w16du:dateUtc="2025-01-15T18:00:00Z">
            <w:rPr>
              <w:rFonts w:eastAsia="Arial" w:cs="Times New Roman"/>
            </w:rPr>
          </w:rPrChange>
        </w:rPr>
        <w:t xml:space="preserve">Cada parte implicada expresará cómo se siente ante la situación. </w:t>
      </w:r>
    </w:p>
    <w:p w14:paraId="426E0369" w14:textId="77777777" w:rsidR="00441859" w:rsidRPr="00963ED8" w:rsidRDefault="00DE7F5C">
      <w:pPr>
        <w:numPr>
          <w:ilvl w:val="1"/>
          <w:numId w:val="176"/>
        </w:numPr>
        <w:spacing w:after="70" w:line="360" w:lineRule="auto"/>
        <w:ind w:right="254" w:hanging="360"/>
        <w:jc w:val="both"/>
        <w:rPr>
          <w:rFonts w:cs="Times New Roman"/>
          <w:lang w:val="es-CO"/>
          <w:rPrChange w:id="9672" w:author="Massiel Nayibe Moreno Ladino" w:date="2025-01-15T13:00:00Z" w16du:dateUtc="2025-01-15T18:00:00Z">
            <w:rPr>
              <w:rFonts w:cs="Times New Roman"/>
            </w:rPr>
          </w:rPrChange>
        </w:rPr>
      </w:pPr>
      <w:r w:rsidRPr="00963ED8">
        <w:rPr>
          <w:rFonts w:eastAsia="Arial" w:cs="Times New Roman"/>
          <w:lang w:val="es-CO"/>
          <w:rPrChange w:id="9673" w:author="Massiel Nayibe Moreno Ladino" w:date="2025-01-15T13:00:00Z" w16du:dateUtc="2025-01-15T18:00:00Z">
            <w:rPr>
              <w:rFonts w:eastAsia="Arial" w:cs="Times New Roman"/>
            </w:rPr>
          </w:rPrChange>
        </w:rPr>
        <w:t xml:space="preserve">Defina el problema, las repercusiones y la perspectiva de cada uno. </w:t>
      </w:r>
    </w:p>
    <w:p w14:paraId="1185B946" w14:textId="77777777" w:rsidR="00441859" w:rsidRPr="00963ED8" w:rsidRDefault="00DE7F5C">
      <w:pPr>
        <w:numPr>
          <w:ilvl w:val="1"/>
          <w:numId w:val="176"/>
        </w:numPr>
        <w:spacing w:after="71" w:line="360" w:lineRule="auto"/>
        <w:ind w:right="254" w:hanging="360"/>
        <w:jc w:val="both"/>
        <w:rPr>
          <w:rFonts w:cs="Times New Roman"/>
          <w:lang w:val="es-CO"/>
          <w:rPrChange w:id="9674" w:author="Massiel Nayibe Moreno Ladino" w:date="2025-01-15T13:00:00Z" w16du:dateUtc="2025-01-15T18:00:00Z">
            <w:rPr>
              <w:rFonts w:cs="Times New Roman"/>
            </w:rPr>
          </w:rPrChange>
        </w:rPr>
      </w:pPr>
      <w:r w:rsidRPr="00963ED8">
        <w:rPr>
          <w:rFonts w:eastAsia="Arial" w:cs="Times New Roman"/>
          <w:lang w:val="es-CO"/>
          <w:rPrChange w:id="9675" w:author="Massiel Nayibe Moreno Ladino" w:date="2025-01-15T13:00:00Z" w16du:dateUtc="2025-01-15T18:00:00Z">
            <w:rPr>
              <w:rFonts w:eastAsia="Arial" w:cs="Times New Roman"/>
            </w:rPr>
          </w:rPrChange>
        </w:rPr>
        <w:t xml:space="preserve">Definir las necesidades e intereses individuales </w:t>
      </w:r>
    </w:p>
    <w:p w14:paraId="52217C02" w14:textId="77777777" w:rsidR="00441859" w:rsidRPr="00963ED8" w:rsidRDefault="00DE7F5C">
      <w:pPr>
        <w:numPr>
          <w:ilvl w:val="1"/>
          <w:numId w:val="176"/>
        </w:numPr>
        <w:spacing w:after="2" w:line="360" w:lineRule="auto"/>
        <w:ind w:right="254" w:hanging="360"/>
        <w:jc w:val="both"/>
        <w:rPr>
          <w:rFonts w:cs="Times New Roman"/>
          <w:lang w:val="es-CO"/>
          <w:rPrChange w:id="9676" w:author="Massiel Nayibe Moreno Ladino" w:date="2025-01-15T13:00:00Z" w16du:dateUtc="2025-01-15T18:00:00Z">
            <w:rPr>
              <w:rFonts w:cs="Times New Roman"/>
            </w:rPr>
          </w:rPrChange>
        </w:rPr>
      </w:pPr>
      <w:r w:rsidRPr="00963ED8">
        <w:rPr>
          <w:rFonts w:eastAsia="Arial" w:cs="Times New Roman"/>
          <w:lang w:val="es-CO"/>
          <w:rPrChange w:id="9677" w:author="Massiel Nayibe Moreno Ladino" w:date="2025-01-15T13:00:00Z" w16du:dateUtc="2025-01-15T18:00:00Z">
            <w:rPr>
              <w:rFonts w:eastAsia="Arial" w:cs="Times New Roman"/>
            </w:rPr>
          </w:rPrChange>
        </w:rPr>
        <w:t>Proponer soluciones que puedan poner fin al conflicto desde la perspectiva de la parte implicada lo antes posible.</w:t>
      </w:r>
    </w:p>
    <w:p w14:paraId="07ECA6EB" w14:textId="77777777" w:rsidR="00BD06E5" w:rsidRPr="00963ED8" w:rsidRDefault="00BD06E5" w:rsidP="00BD06E5">
      <w:pPr>
        <w:spacing w:after="2" w:line="360" w:lineRule="auto"/>
        <w:ind w:left="720" w:right="254"/>
        <w:jc w:val="both"/>
        <w:rPr>
          <w:rFonts w:cs="Times New Roman"/>
          <w:lang w:val="es-CO"/>
          <w:rPrChange w:id="9678" w:author="Massiel Nayibe Moreno Ladino" w:date="2025-01-15T13:00:00Z" w16du:dateUtc="2025-01-15T18:00:00Z">
            <w:rPr>
              <w:rFonts w:cs="Times New Roman"/>
            </w:rPr>
          </w:rPrChange>
        </w:rPr>
      </w:pPr>
    </w:p>
    <w:p w14:paraId="699F40CD" w14:textId="77777777" w:rsidR="00441859" w:rsidRPr="00963ED8" w:rsidRDefault="00DE7F5C">
      <w:pPr>
        <w:numPr>
          <w:ilvl w:val="0"/>
          <w:numId w:val="176"/>
        </w:numPr>
        <w:spacing w:after="59" w:line="360" w:lineRule="auto"/>
        <w:ind w:right="254" w:hanging="511"/>
        <w:jc w:val="both"/>
        <w:rPr>
          <w:rFonts w:eastAsia="Arial" w:cs="Times New Roman"/>
          <w:b/>
          <w:bCs/>
          <w:lang w:val="es-CO"/>
          <w:rPrChange w:id="9679" w:author="Massiel Nayibe Moreno Ladino" w:date="2025-01-15T13:00:00Z" w16du:dateUtc="2025-01-15T18:00:00Z">
            <w:rPr>
              <w:rFonts w:eastAsia="Arial" w:cs="Times New Roman"/>
              <w:b/>
              <w:bCs/>
            </w:rPr>
          </w:rPrChange>
        </w:rPr>
      </w:pPr>
      <w:r w:rsidRPr="00963ED8">
        <w:rPr>
          <w:rFonts w:eastAsia="Arial" w:cs="Times New Roman"/>
          <w:b/>
          <w:bCs/>
          <w:lang w:val="es-CO"/>
          <w:rPrChange w:id="9680" w:author="Massiel Nayibe Moreno Ladino" w:date="2025-01-15T13:00:00Z" w16du:dateUtc="2025-01-15T18:00:00Z">
            <w:rPr>
              <w:rFonts w:eastAsia="Arial" w:cs="Times New Roman"/>
              <w:b/>
              <w:bCs/>
            </w:rPr>
          </w:rPrChange>
        </w:rPr>
        <w:t xml:space="preserve">Consolidación y análisis de las dos conversaciones entre supervisores </w:t>
      </w:r>
    </w:p>
    <w:p w14:paraId="1D85DDC7" w14:textId="77777777" w:rsidR="00441859" w:rsidRDefault="00DE7F5C">
      <w:pPr>
        <w:pStyle w:val="Prrafodelista"/>
        <w:numPr>
          <w:ilvl w:val="0"/>
          <w:numId w:val="177"/>
        </w:numPr>
        <w:spacing w:after="59" w:line="360" w:lineRule="auto"/>
        <w:ind w:left="1080" w:right="254"/>
        <w:jc w:val="both"/>
        <w:rPr>
          <w:rFonts w:eastAsia="Arial" w:cs="Times New Roman"/>
        </w:rPr>
      </w:pPr>
      <w:r w:rsidRPr="008854FC">
        <w:rPr>
          <w:rFonts w:eastAsia="Arial" w:cs="Times New Roman"/>
        </w:rPr>
        <w:t xml:space="preserve">¿Qué quieren los implicados? </w:t>
      </w:r>
    </w:p>
    <w:p w14:paraId="3399E4F3" w14:textId="77777777" w:rsidR="00441859" w:rsidRPr="00963ED8" w:rsidRDefault="00DE7F5C">
      <w:pPr>
        <w:numPr>
          <w:ilvl w:val="0"/>
          <w:numId w:val="177"/>
        </w:numPr>
        <w:spacing w:after="70" w:line="360" w:lineRule="auto"/>
        <w:ind w:left="1080" w:right="254"/>
        <w:jc w:val="both"/>
        <w:rPr>
          <w:rFonts w:cs="Times New Roman"/>
          <w:lang w:val="es-CO"/>
          <w:rPrChange w:id="9681" w:author="Massiel Nayibe Moreno Ladino" w:date="2025-01-15T13:00:00Z" w16du:dateUtc="2025-01-15T18:00:00Z">
            <w:rPr>
              <w:rFonts w:cs="Times New Roman"/>
            </w:rPr>
          </w:rPrChange>
        </w:rPr>
      </w:pPr>
      <w:r w:rsidRPr="00963ED8">
        <w:rPr>
          <w:rFonts w:eastAsia="Arial" w:cs="Times New Roman"/>
          <w:lang w:val="es-CO"/>
          <w:rPrChange w:id="9682" w:author="Massiel Nayibe Moreno Ladino" w:date="2025-01-15T13:00:00Z" w16du:dateUtc="2025-01-15T18:00:00Z">
            <w:rPr>
              <w:rFonts w:eastAsia="Arial" w:cs="Times New Roman"/>
            </w:rPr>
          </w:rPrChange>
        </w:rPr>
        <w:t xml:space="preserve">¿Por qué es importante para ellos? </w:t>
      </w:r>
    </w:p>
    <w:p w14:paraId="31F106F5" w14:textId="77777777" w:rsidR="00441859" w:rsidRPr="00963ED8" w:rsidRDefault="00DE7F5C">
      <w:pPr>
        <w:numPr>
          <w:ilvl w:val="0"/>
          <w:numId w:val="177"/>
        </w:numPr>
        <w:spacing w:after="70" w:line="360" w:lineRule="auto"/>
        <w:ind w:left="1080" w:right="254"/>
        <w:jc w:val="both"/>
        <w:rPr>
          <w:rFonts w:cs="Times New Roman"/>
          <w:lang w:val="es-CO"/>
          <w:rPrChange w:id="9683" w:author="Massiel Nayibe Moreno Ladino" w:date="2025-01-15T13:00:00Z" w16du:dateUtc="2025-01-15T18:00:00Z">
            <w:rPr>
              <w:rFonts w:cs="Times New Roman"/>
            </w:rPr>
          </w:rPrChange>
        </w:rPr>
      </w:pPr>
      <w:r w:rsidRPr="00963ED8">
        <w:rPr>
          <w:rFonts w:eastAsia="Arial" w:cs="Times New Roman"/>
          <w:lang w:val="es-CO"/>
          <w:rPrChange w:id="9684" w:author="Massiel Nayibe Moreno Ladino" w:date="2025-01-15T13:00:00Z" w16du:dateUtc="2025-01-15T18:00:00Z">
            <w:rPr>
              <w:rFonts w:eastAsia="Arial" w:cs="Times New Roman"/>
            </w:rPr>
          </w:rPrChange>
        </w:rPr>
        <w:t xml:space="preserve">¿Cuáles son sus intereses comunes y cuáles los distintos? </w:t>
      </w:r>
    </w:p>
    <w:p w14:paraId="06A4C631" w14:textId="77777777" w:rsidR="00441859" w:rsidRPr="00963ED8" w:rsidRDefault="00DE7F5C">
      <w:pPr>
        <w:numPr>
          <w:ilvl w:val="0"/>
          <w:numId w:val="177"/>
        </w:numPr>
        <w:spacing w:after="2" w:line="360" w:lineRule="auto"/>
        <w:ind w:left="1080" w:right="254"/>
        <w:jc w:val="both"/>
        <w:rPr>
          <w:rFonts w:cs="Times New Roman"/>
          <w:lang w:val="es-CO"/>
          <w:rPrChange w:id="9685" w:author="Massiel Nayibe Moreno Ladino" w:date="2025-01-15T13:00:00Z" w16du:dateUtc="2025-01-15T18:00:00Z">
            <w:rPr>
              <w:rFonts w:cs="Times New Roman"/>
            </w:rPr>
          </w:rPrChange>
        </w:rPr>
      </w:pPr>
      <w:r w:rsidRPr="00963ED8">
        <w:rPr>
          <w:rFonts w:eastAsia="Arial" w:cs="Times New Roman"/>
          <w:lang w:val="es-CO"/>
          <w:rPrChange w:id="9686" w:author="Massiel Nayibe Moreno Ladino" w:date="2025-01-15T13:00:00Z" w16du:dateUtc="2025-01-15T18:00:00Z">
            <w:rPr>
              <w:rFonts w:eastAsia="Arial" w:cs="Times New Roman"/>
            </w:rPr>
          </w:rPrChange>
        </w:rPr>
        <w:t xml:space="preserve">¿Cuáles son los resultados concretos comunes esperados? </w:t>
      </w:r>
    </w:p>
    <w:p w14:paraId="1EA0EED2" w14:textId="77777777" w:rsidR="00BD06E5" w:rsidRPr="00963ED8" w:rsidRDefault="00BD06E5" w:rsidP="00BD06E5">
      <w:pPr>
        <w:spacing w:after="7" w:line="360" w:lineRule="auto"/>
        <w:jc w:val="both"/>
        <w:rPr>
          <w:rFonts w:cs="Times New Roman"/>
          <w:lang w:val="es-CO"/>
          <w:rPrChange w:id="9687" w:author="Massiel Nayibe Moreno Ladino" w:date="2025-01-15T13:00:00Z" w16du:dateUtc="2025-01-15T18:00:00Z">
            <w:rPr>
              <w:rFonts w:cs="Times New Roman"/>
            </w:rPr>
          </w:rPrChange>
        </w:rPr>
      </w:pPr>
      <w:r w:rsidRPr="00963ED8">
        <w:rPr>
          <w:rFonts w:eastAsia="Arial" w:cs="Times New Roman"/>
          <w:lang w:val="es-CO"/>
          <w:rPrChange w:id="9688" w:author="Massiel Nayibe Moreno Ladino" w:date="2025-01-15T13:00:00Z" w16du:dateUtc="2025-01-15T18:00:00Z">
            <w:rPr>
              <w:rFonts w:eastAsia="Arial" w:cs="Times New Roman"/>
            </w:rPr>
          </w:rPrChange>
        </w:rPr>
        <w:t xml:space="preserve"> </w:t>
      </w:r>
    </w:p>
    <w:p w14:paraId="7A53E977" w14:textId="77777777" w:rsidR="00441859" w:rsidRDefault="00DE7F5C">
      <w:pPr>
        <w:numPr>
          <w:ilvl w:val="0"/>
          <w:numId w:val="176"/>
        </w:numPr>
        <w:spacing w:after="59" w:line="360" w:lineRule="auto"/>
        <w:ind w:right="254" w:hanging="511"/>
        <w:jc w:val="both"/>
        <w:rPr>
          <w:rFonts w:eastAsia="Arial" w:cs="Times New Roman"/>
          <w:b/>
          <w:bCs/>
        </w:rPr>
      </w:pPr>
      <w:r w:rsidRPr="008854FC">
        <w:rPr>
          <w:rFonts w:eastAsia="Arial" w:cs="Times New Roman"/>
          <w:b/>
          <w:bCs/>
        </w:rPr>
        <w:t xml:space="preserve">Conversación con ambas partes </w:t>
      </w:r>
    </w:p>
    <w:p w14:paraId="003065C2" w14:textId="77777777" w:rsidR="00441859" w:rsidRPr="00963ED8" w:rsidRDefault="00DE7F5C">
      <w:pPr>
        <w:numPr>
          <w:ilvl w:val="1"/>
          <w:numId w:val="176"/>
        </w:numPr>
        <w:spacing w:after="71" w:line="360" w:lineRule="auto"/>
        <w:ind w:right="254" w:hanging="360"/>
        <w:jc w:val="both"/>
        <w:rPr>
          <w:rFonts w:cs="Times New Roman"/>
          <w:lang w:val="es-CO"/>
          <w:rPrChange w:id="9689" w:author="Massiel Nayibe Moreno Ladino" w:date="2025-01-15T13:00:00Z" w16du:dateUtc="2025-01-15T18:00:00Z">
            <w:rPr>
              <w:rFonts w:cs="Times New Roman"/>
            </w:rPr>
          </w:rPrChange>
        </w:rPr>
      </w:pPr>
      <w:r w:rsidRPr="00963ED8">
        <w:rPr>
          <w:rFonts w:eastAsia="Arial" w:cs="Times New Roman"/>
          <w:lang w:val="es-CO"/>
          <w:rPrChange w:id="9690" w:author="Massiel Nayibe Moreno Ladino" w:date="2025-01-15T13:00:00Z" w16du:dateUtc="2025-01-15T18:00:00Z">
            <w:rPr>
              <w:rFonts w:eastAsia="Arial" w:cs="Times New Roman"/>
            </w:rPr>
          </w:rPrChange>
        </w:rPr>
        <w:t xml:space="preserve">Revisen su comprensión del conflicto, respetando la perspectiva de cada uno. </w:t>
      </w:r>
    </w:p>
    <w:p w14:paraId="5BBC69C3" w14:textId="77777777" w:rsidR="00441859" w:rsidRPr="00963ED8" w:rsidRDefault="00DE7F5C">
      <w:pPr>
        <w:numPr>
          <w:ilvl w:val="1"/>
          <w:numId w:val="176"/>
        </w:numPr>
        <w:spacing w:after="70" w:line="360" w:lineRule="auto"/>
        <w:ind w:right="254" w:hanging="360"/>
        <w:jc w:val="both"/>
        <w:rPr>
          <w:rFonts w:cs="Times New Roman"/>
          <w:lang w:val="es-CO"/>
          <w:rPrChange w:id="9691" w:author="Massiel Nayibe Moreno Ladino" w:date="2025-01-15T13:00:00Z" w16du:dateUtc="2025-01-15T18:00:00Z">
            <w:rPr>
              <w:rFonts w:cs="Times New Roman"/>
            </w:rPr>
          </w:rPrChange>
        </w:rPr>
      </w:pPr>
      <w:r w:rsidRPr="00963ED8">
        <w:rPr>
          <w:rFonts w:eastAsia="Arial" w:cs="Times New Roman"/>
          <w:lang w:val="es-CO"/>
          <w:rPrChange w:id="9692" w:author="Massiel Nayibe Moreno Ladino" w:date="2025-01-15T13:00:00Z" w16du:dateUtc="2025-01-15T18:00:00Z">
            <w:rPr>
              <w:rFonts w:eastAsia="Arial" w:cs="Times New Roman"/>
            </w:rPr>
          </w:rPrChange>
        </w:rPr>
        <w:t xml:space="preserve">Las partes sabrán cómo se siente la otra parte ante el conflicto. </w:t>
      </w:r>
    </w:p>
    <w:p w14:paraId="66325713" w14:textId="77777777" w:rsidR="00441859" w:rsidRPr="00963ED8" w:rsidRDefault="00DE7F5C">
      <w:pPr>
        <w:numPr>
          <w:ilvl w:val="1"/>
          <w:numId w:val="176"/>
        </w:numPr>
        <w:spacing w:after="70" w:line="360" w:lineRule="auto"/>
        <w:ind w:right="254" w:hanging="360"/>
        <w:jc w:val="both"/>
        <w:rPr>
          <w:rFonts w:cs="Times New Roman"/>
          <w:lang w:val="es-CO"/>
          <w:rPrChange w:id="9693" w:author="Massiel Nayibe Moreno Ladino" w:date="2025-01-15T13:00:00Z" w16du:dateUtc="2025-01-15T18:00:00Z">
            <w:rPr>
              <w:rFonts w:cs="Times New Roman"/>
            </w:rPr>
          </w:rPrChange>
        </w:rPr>
      </w:pPr>
      <w:r w:rsidRPr="00963ED8">
        <w:rPr>
          <w:rFonts w:eastAsia="Arial" w:cs="Times New Roman"/>
          <w:lang w:val="es-CO"/>
          <w:rPrChange w:id="9694" w:author="Massiel Nayibe Moreno Ladino" w:date="2025-01-15T13:00:00Z" w16du:dateUtc="2025-01-15T18:00:00Z">
            <w:rPr>
              <w:rFonts w:eastAsia="Arial" w:cs="Times New Roman"/>
            </w:rPr>
          </w:rPrChange>
        </w:rPr>
        <w:t xml:space="preserve">Consolidar la comprensión común del problema; </w:t>
      </w:r>
    </w:p>
    <w:p w14:paraId="34435815" w14:textId="77777777" w:rsidR="00441859" w:rsidRDefault="00DE7F5C">
      <w:pPr>
        <w:numPr>
          <w:ilvl w:val="1"/>
          <w:numId w:val="176"/>
        </w:numPr>
        <w:spacing w:after="69" w:line="360" w:lineRule="auto"/>
        <w:ind w:right="254" w:hanging="360"/>
        <w:jc w:val="both"/>
        <w:rPr>
          <w:rFonts w:cs="Times New Roman"/>
        </w:rPr>
      </w:pPr>
      <w:r w:rsidRPr="008854FC">
        <w:rPr>
          <w:rFonts w:eastAsia="Arial" w:cs="Times New Roman"/>
        </w:rPr>
        <w:t xml:space="preserve">Consolidar necesidades e intereses comunes </w:t>
      </w:r>
    </w:p>
    <w:p w14:paraId="1696F1DA" w14:textId="77777777" w:rsidR="00441859" w:rsidRDefault="00DE7F5C">
      <w:pPr>
        <w:numPr>
          <w:ilvl w:val="1"/>
          <w:numId w:val="176"/>
        </w:numPr>
        <w:spacing w:after="69" w:line="360" w:lineRule="auto"/>
        <w:ind w:right="254" w:hanging="360"/>
        <w:jc w:val="both"/>
        <w:rPr>
          <w:rFonts w:cs="Times New Roman"/>
        </w:rPr>
      </w:pPr>
      <w:r w:rsidRPr="008854FC">
        <w:rPr>
          <w:rFonts w:eastAsia="Arial" w:cs="Times New Roman"/>
        </w:rPr>
        <w:t xml:space="preserve">Definir soluciones concretas (compromisos) </w:t>
      </w:r>
    </w:p>
    <w:p w14:paraId="37C8F1F7" w14:textId="77777777" w:rsidR="00441859" w:rsidRDefault="00DE7F5C">
      <w:pPr>
        <w:numPr>
          <w:ilvl w:val="1"/>
          <w:numId w:val="176"/>
        </w:numPr>
        <w:spacing w:after="2" w:line="360" w:lineRule="auto"/>
        <w:ind w:right="254" w:hanging="360"/>
        <w:jc w:val="both"/>
        <w:rPr>
          <w:rFonts w:cs="Times New Roman"/>
        </w:rPr>
      </w:pPr>
      <w:r w:rsidRPr="008854FC">
        <w:rPr>
          <w:rFonts w:eastAsia="Arial" w:cs="Times New Roman"/>
        </w:rPr>
        <w:t xml:space="preserve">Acordar las medidas de seguimiento </w:t>
      </w:r>
    </w:p>
    <w:p w14:paraId="32F76C4B" w14:textId="77777777" w:rsidR="00441859" w:rsidRDefault="00DE7F5C">
      <w:pPr>
        <w:pStyle w:val="Ttulo4"/>
        <w:rPr>
          <w:szCs w:val="26"/>
        </w:rPr>
      </w:pPr>
      <w:r w:rsidRPr="0064793A">
        <w:rPr>
          <w:szCs w:val="26"/>
        </w:rPr>
        <w:t xml:space="preserve">Notas: </w:t>
      </w:r>
    </w:p>
    <w:p w14:paraId="590251BC" w14:textId="77777777" w:rsidR="00441859" w:rsidRPr="00963ED8" w:rsidRDefault="00DE7F5C">
      <w:pPr>
        <w:pStyle w:val="Prrafodelista"/>
        <w:numPr>
          <w:ilvl w:val="0"/>
          <w:numId w:val="179"/>
        </w:numPr>
        <w:spacing w:after="60" w:line="360" w:lineRule="auto"/>
        <w:ind w:right="226"/>
        <w:jc w:val="both"/>
        <w:rPr>
          <w:rFonts w:cs="Times New Roman"/>
          <w:lang w:val="es-CO"/>
          <w:rPrChange w:id="9695" w:author="Massiel Nayibe Moreno Ladino" w:date="2025-01-15T13:00:00Z" w16du:dateUtc="2025-01-15T18:00:00Z">
            <w:rPr>
              <w:rFonts w:cs="Times New Roman"/>
            </w:rPr>
          </w:rPrChange>
        </w:rPr>
      </w:pPr>
      <w:r w:rsidRPr="00963ED8">
        <w:rPr>
          <w:rFonts w:eastAsia="Arial" w:cs="Times New Roman"/>
          <w:lang w:val="es-CO"/>
          <w:rPrChange w:id="9696" w:author="Massiel Nayibe Moreno Ladino" w:date="2025-01-15T13:00:00Z" w16du:dateUtc="2025-01-15T18:00:00Z">
            <w:rPr>
              <w:rFonts w:eastAsia="Arial" w:cs="Times New Roman"/>
            </w:rPr>
          </w:rPrChange>
        </w:rPr>
        <w:t xml:space="preserve">Aunque el conflicto sea con otra área/programa, es importante ser objetivo; no se trata de defender a alguien de su equipo, se trata de que ustedes como líderes sean parte de la solución. </w:t>
      </w:r>
    </w:p>
    <w:p w14:paraId="490686FE" w14:textId="77777777" w:rsidR="00441859" w:rsidRDefault="00DE7F5C">
      <w:pPr>
        <w:pStyle w:val="Prrafodelista"/>
        <w:numPr>
          <w:ilvl w:val="0"/>
          <w:numId w:val="179"/>
        </w:numPr>
        <w:spacing w:after="60" w:line="360" w:lineRule="auto"/>
        <w:ind w:right="226"/>
        <w:jc w:val="both"/>
        <w:rPr>
          <w:rFonts w:cs="Times New Roman"/>
        </w:rPr>
      </w:pPr>
      <w:r w:rsidRPr="00963ED8">
        <w:rPr>
          <w:rFonts w:eastAsia="Arial" w:cs="Times New Roman"/>
          <w:lang w:val="es-CO"/>
          <w:rPrChange w:id="9697" w:author="Massiel Nayibe Moreno Ladino" w:date="2025-01-15T13:00:00Z" w16du:dateUtc="2025-01-15T18:00:00Z">
            <w:rPr>
              <w:rFonts w:eastAsia="Arial" w:cs="Times New Roman"/>
            </w:rPr>
          </w:rPrChange>
        </w:rPr>
        <w:t xml:space="preserve">Cuando estés mediando, intenta llevar la reunión a ejemplos claros de situaciones en las que las partes se hayan sentido afectadas emocionalmente, sin que esto se exprese personalmente; por ejemplo: "Me sentí afectado cuando... </w:t>
      </w:r>
      <w:r w:rsidRPr="008854FC">
        <w:rPr>
          <w:rFonts w:eastAsia="Arial" w:cs="Times New Roman"/>
        </w:rPr>
        <w:t xml:space="preserve">Cuando... Por qué". </w:t>
      </w:r>
    </w:p>
    <w:p w14:paraId="1A75951E" w14:textId="77777777" w:rsidR="00441859" w:rsidRPr="00963ED8" w:rsidRDefault="00DE7F5C">
      <w:pPr>
        <w:pStyle w:val="Prrafodelista"/>
        <w:numPr>
          <w:ilvl w:val="0"/>
          <w:numId w:val="179"/>
        </w:numPr>
        <w:spacing w:after="60" w:line="360" w:lineRule="auto"/>
        <w:ind w:right="226"/>
        <w:jc w:val="both"/>
        <w:rPr>
          <w:rFonts w:cs="Times New Roman"/>
          <w:lang w:val="es-CO"/>
          <w:rPrChange w:id="9698" w:author="Massiel Nayibe Moreno Ladino" w:date="2025-01-15T13:00:00Z" w16du:dateUtc="2025-01-15T18:00:00Z">
            <w:rPr>
              <w:rFonts w:cs="Times New Roman"/>
            </w:rPr>
          </w:rPrChange>
        </w:rPr>
      </w:pPr>
      <w:r w:rsidRPr="00963ED8">
        <w:rPr>
          <w:rFonts w:eastAsia="Arial" w:cs="Times New Roman"/>
          <w:lang w:val="es-CO"/>
          <w:rPrChange w:id="9699" w:author="Massiel Nayibe Moreno Ladino" w:date="2025-01-15T13:00:00Z" w16du:dateUtc="2025-01-15T18:00:00Z">
            <w:rPr>
              <w:rFonts w:eastAsia="Arial" w:cs="Times New Roman"/>
            </w:rPr>
          </w:rPrChange>
        </w:rPr>
        <w:lastRenderedPageBreak/>
        <w:t xml:space="preserve">Evite los ataques personales, en los conflictos más tensos, los empleados pueden hacer acusaciones muy graves e incluso formular descalificaciones personales. </w:t>
      </w:r>
    </w:p>
    <w:p w14:paraId="2BE66762" w14:textId="77777777" w:rsidR="00441859" w:rsidRPr="00963ED8" w:rsidRDefault="00DE7F5C">
      <w:pPr>
        <w:pStyle w:val="Prrafodelista"/>
        <w:numPr>
          <w:ilvl w:val="0"/>
          <w:numId w:val="179"/>
        </w:numPr>
        <w:spacing w:after="60" w:line="360" w:lineRule="auto"/>
        <w:ind w:right="226"/>
        <w:jc w:val="both"/>
        <w:rPr>
          <w:rFonts w:cs="Times New Roman"/>
          <w:lang w:val="es-CO"/>
          <w:rPrChange w:id="9700" w:author="Massiel Nayibe Moreno Ladino" w:date="2025-01-15T13:00:00Z" w16du:dateUtc="2025-01-15T18:00:00Z">
            <w:rPr>
              <w:rFonts w:cs="Times New Roman"/>
            </w:rPr>
          </w:rPrChange>
        </w:rPr>
      </w:pPr>
      <w:r w:rsidRPr="00963ED8">
        <w:rPr>
          <w:rFonts w:eastAsia="Arial" w:cs="Times New Roman"/>
          <w:lang w:val="es-CO"/>
          <w:rPrChange w:id="9701" w:author="Massiel Nayibe Moreno Ladino" w:date="2025-01-15T13:00:00Z" w16du:dateUtc="2025-01-15T18:00:00Z">
            <w:rPr>
              <w:rFonts w:eastAsia="Arial" w:cs="Times New Roman"/>
            </w:rPr>
          </w:rPrChange>
        </w:rPr>
        <w:t xml:space="preserve">Durante la resolución de conflictos evite utilizar frases como La otra parte me hizo sentir... él/ella siempre... él/ella nunca, etc. </w:t>
      </w:r>
    </w:p>
    <w:p w14:paraId="4118D904" w14:textId="77777777" w:rsidR="00441859" w:rsidRPr="00963ED8" w:rsidRDefault="00DE7F5C">
      <w:pPr>
        <w:pStyle w:val="Prrafodelista"/>
        <w:numPr>
          <w:ilvl w:val="0"/>
          <w:numId w:val="179"/>
        </w:numPr>
        <w:spacing w:after="60" w:line="360" w:lineRule="auto"/>
        <w:ind w:right="226"/>
        <w:jc w:val="both"/>
        <w:rPr>
          <w:rFonts w:cs="Times New Roman"/>
          <w:lang w:val="es-CO"/>
          <w:rPrChange w:id="9702" w:author="Massiel Nayibe Moreno Ladino" w:date="2025-01-15T13:00:00Z" w16du:dateUtc="2025-01-15T18:00:00Z">
            <w:rPr>
              <w:rFonts w:cs="Times New Roman"/>
            </w:rPr>
          </w:rPrChange>
        </w:rPr>
      </w:pPr>
      <w:r w:rsidRPr="00963ED8">
        <w:rPr>
          <w:rFonts w:eastAsia="Arial" w:cs="Times New Roman"/>
          <w:lang w:val="es-CO"/>
          <w:rPrChange w:id="9703" w:author="Massiel Nayibe Moreno Ladino" w:date="2025-01-15T13:00:00Z" w16du:dateUtc="2025-01-15T18:00:00Z">
            <w:rPr>
              <w:rFonts w:eastAsia="Arial" w:cs="Times New Roman"/>
            </w:rPr>
          </w:rPrChange>
        </w:rPr>
        <w:t xml:space="preserve">Evita la resistencia y fomenta la conciliación. </w:t>
      </w:r>
    </w:p>
    <w:p w14:paraId="714A540E" w14:textId="77777777" w:rsidR="00441859" w:rsidRPr="00963ED8" w:rsidRDefault="00DE7F5C">
      <w:pPr>
        <w:pStyle w:val="Prrafodelista"/>
        <w:numPr>
          <w:ilvl w:val="0"/>
          <w:numId w:val="179"/>
        </w:numPr>
        <w:spacing w:after="60" w:line="360" w:lineRule="auto"/>
        <w:ind w:right="226"/>
        <w:jc w:val="both"/>
        <w:rPr>
          <w:rFonts w:cs="Times New Roman"/>
          <w:lang w:val="es-CO"/>
          <w:rPrChange w:id="9704" w:author="Massiel Nayibe Moreno Ladino" w:date="2025-01-15T13:00:00Z" w16du:dateUtc="2025-01-15T18:00:00Z">
            <w:rPr>
              <w:rFonts w:cs="Times New Roman"/>
            </w:rPr>
          </w:rPrChange>
        </w:rPr>
      </w:pPr>
      <w:r w:rsidRPr="00963ED8">
        <w:rPr>
          <w:rFonts w:cs="Times New Roman"/>
          <w:lang w:val="es-CO"/>
          <w:rPrChange w:id="9705" w:author="Massiel Nayibe Moreno Ladino" w:date="2025-01-15T13:00:00Z" w16du:dateUtc="2025-01-15T18:00:00Z">
            <w:rPr>
              <w:rFonts w:cs="Times New Roman"/>
            </w:rPr>
          </w:rPrChange>
        </w:rPr>
        <w:t>Busca una solución inmediata y eficaz.</w:t>
      </w:r>
    </w:p>
    <w:p w14:paraId="4B87829D" w14:textId="77777777" w:rsidR="00441859" w:rsidRPr="00963ED8" w:rsidRDefault="00DE7F5C">
      <w:pPr>
        <w:pStyle w:val="Prrafodelista"/>
        <w:numPr>
          <w:ilvl w:val="0"/>
          <w:numId w:val="179"/>
        </w:numPr>
        <w:spacing w:after="60" w:line="360" w:lineRule="auto"/>
        <w:ind w:right="226"/>
        <w:jc w:val="both"/>
        <w:rPr>
          <w:rFonts w:cs="Times New Roman"/>
          <w:lang w:val="es-CO"/>
          <w:rPrChange w:id="9706" w:author="Massiel Nayibe Moreno Ladino" w:date="2025-01-15T13:00:00Z" w16du:dateUtc="2025-01-15T18:00:00Z">
            <w:rPr>
              <w:rFonts w:cs="Times New Roman"/>
            </w:rPr>
          </w:rPrChange>
        </w:rPr>
      </w:pPr>
      <w:r w:rsidRPr="00963ED8">
        <w:rPr>
          <w:rFonts w:cs="Times New Roman"/>
          <w:lang w:val="es-CO"/>
          <w:rPrChange w:id="9707" w:author="Massiel Nayibe Moreno Ladino" w:date="2025-01-15T13:00:00Z" w16du:dateUtc="2025-01-15T18:00:00Z">
            <w:rPr>
              <w:rFonts w:cs="Times New Roman"/>
            </w:rPr>
          </w:rPrChange>
        </w:rPr>
        <w:t xml:space="preserve">Llega a acuerdos convenientes para cada parte. </w:t>
      </w:r>
    </w:p>
    <w:p w14:paraId="5E69FDF1" w14:textId="77777777" w:rsidR="00BD06E5" w:rsidRPr="00963ED8" w:rsidRDefault="00BD06E5" w:rsidP="00BD06E5">
      <w:pPr>
        <w:pStyle w:val="Prrafodelista"/>
        <w:spacing w:after="60" w:line="360" w:lineRule="auto"/>
        <w:ind w:right="226"/>
        <w:jc w:val="both"/>
        <w:rPr>
          <w:rFonts w:cs="Times New Roman"/>
          <w:lang w:val="es-CO"/>
          <w:rPrChange w:id="9708" w:author="Massiel Nayibe Moreno Ladino" w:date="2025-01-15T13:00:00Z" w16du:dateUtc="2025-01-15T18:00:00Z">
            <w:rPr>
              <w:rFonts w:cs="Times New Roman"/>
            </w:rPr>
          </w:rPrChange>
        </w:rPr>
      </w:pPr>
    </w:p>
    <w:p w14:paraId="28AA9FAC" w14:textId="77777777" w:rsidR="00441859" w:rsidRPr="00963ED8" w:rsidRDefault="00DE7F5C">
      <w:pPr>
        <w:spacing w:line="360" w:lineRule="auto"/>
        <w:jc w:val="both"/>
        <w:rPr>
          <w:rFonts w:cs="Times New Roman"/>
          <w:lang w:val="es-CO"/>
          <w:rPrChange w:id="9709" w:author="Massiel Nayibe Moreno Ladino" w:date="2025-01-15T13:00:00Z" w16du:dateUtc="2025-01-15T18:00:00Z">
            <w:rPr>
              <w:rFonts w:cs="Times New Roman"/>
            </w:rPr>
          </w:rPrChange>
        </w:rPr>
      </w:pPr>
      <w:r w:rsidRPr="00963ED8">
        <w:rPr>
          <w:rFonts w:eastAsiaTheme="majorEastAsia" w:cs="Times New Roman"/>
          <w:b/>
          <w:bCs/>
          <w:lang w:val="es-CO"/>
          <w:rPrChange w:id="9710" w:author="Massiel Nayibe Moreno Ladino" w:date="2025-01-15T13:00:00Z" w16du:dateUtc="2025-01-15T18:00:00Z">
            <w:rPr>
              <w:rFonts w:eastAsiaTheme="majorEastAsia" w:cs="Times New Roman"/>
              <w:b/>
              <w:bCs/>
            </w:rPr>
          </w:rPrChange>
        </w:rPr>
        <w:t xml:space="preserve">1.4 Intervención de RRHH </w:t>
      </w:r>
    </w:p>
    <w:p w14:paraId="34BC4CC5" w14:textId="77777777" w:rsidR="00441859" w:rsidRPr="00963ED8" w:rsidRDefault="00DE7F5C">
      <w:pPr>
        <w:spacing w:after="2" w:line="360" w:lineRule="auto"/>
        <w:ind w:left="-5" w:right="254" w:hanging="10"/>
        <w:jc w:val="both"/>
        <w:rPr>
          <w:rFonts w:cs="Times New Roman"/>
          <w:lang w:val="es-CO"/>
          <w:rPrChange w:id="9711" w:author="Massiel Nayibe Moreno Ladino" w:date="2025-01-15T13:00:00Z" w16du:dateUtc="2025-01-15T18:00:00Z">
            <w:rPr>
              <w:rFonts w:cs="Times New Roman"/>
            </w:rPr>
          </w:rPrChange>
        </w:rPr>
      </w:pPr>
      <w:r w:rsidRPr="00963ED8">
        <w:rPr>
          <w:rFonts w:eastAsia="Arial" w:cs="Times New Roman"/>
          <w:lang w:val="es-CO"/>
          <w:rPrChange w:id="9712" w:author="Massiel Nayibe Moreno Ladino" w:date="2025-01-15T13:00:00Z" w16du:dateUtc="2025-01-15T18:00:00Z">
            <w:rPr>
              <w:rFonts w:eastAsia="Arial" w:cs="Times New Roman"/>
            </w:rPr>
          </w:rPrChange>
        </w:rPr>
        <w:t xml:space="preserve">Cuando el conflicto llega a esta etapa, después de pasar por las dos anteriores, el supervisor debe enviar un correo electrónico a RH con un resumen de la situación, informando cómo se manejó el conflicto anteriormente. En esta etapa, con la intervención del supervisor, se abordará la situación con las partes involucradas, tratando de dar seguimiento a los compromisos adquiridos, y formalmente se hará un compromiso y el seguimiento respectivo. En esta fase se evaluarán los argumentos presentados y se tomarán decisiones sobre compromisos para la resolución del conflicto. </w:t>
      </w:r>
    </w:p>
    <w:p w14:paraId="0DC01ED1" w14:textId="77777777" w:rsidR="00BD06E5" w:rsidRPr="00963ED8" w:rsidRDefault="00BD06E5" w:rsidP="00BD06E5">
      <w:pPr>
        <w:spacing w:line="360" w:lineRule="auto"/>
        <w:jc w:val="both"/>
        <w:rPr>
          <w:rFonts w:eastAsiaTheme="majorEastAsia" w:cs="Times New Roman"/>
          <w:b/>
          <w:bCs/>
          <w:color w:val="4F81BD" w:themeColor="accent1"/>
          <w:lang w:val="es-CO"/>
          <w:rPrChange w:id="9713" w:author="Massiel Nayibe Moreno Ladino" w:date="2025-01-15T13:00:00Z" w16du:dateUtc="2025-01-15T18:00:00Z">
            <w:rPr>
              <w:rFonts w:eastAsiaTheme="majorEastAsia" w:cs="Times New Roman"/>
              <w:b/>
              <w:bCs/>
              <w:color w:val="4F81BD" w:themeColor="accent1"/>
            </w:rPr>
          </w:rPrChange>
        </w:rPr>
      </w:pPr>
    </w:p>
    <w:p w14:paraId="36D9FFC1" w14:textId="77777777" w:rsidR="00441859" w:rsidRPr="00963ED8" w:rsidRDefault="00DE7F5C">
      <w:pPr>
        <w:spacing w:line="360" w:lineRule="auto"/>
        <w:jc w:val="both"/>
        <w:rPr>
          <w:rFonts w:cs="Times New Roman"/>
          <w:lang w:val="es-CO"/>
          <w:rPrChange w:id="9714" w:author="Massiel Nayibe Moreno Ladino" w:date="2025-01-15T13:00:00Z" w16du:dateUtc="2025-01-15T18:00:00Z">
            <w:rPr>
              <w:rFonts w:cs="Times New Roman"/>
            </w:rPr>
          </w:rPrChange>
        </w:rPr>
      </w:pPr>
      <w:r w:rsidRPr="00963ED8">
        <w:rPr>
          <w:rFonts w:eastAsiaTheme="majorEastAsia" w:cs="Times New Roman"/>
          <w:b/>
          <w:bCs/>
          <w:lang w:val="es-CO"/>
          <w:rPrChange w:id="9715" w:author="Massiel Nayibe Moreno Ladino" w:date="2025-01-15T13:00:00Z" w16du:dateUtc="2025-01-15T18:00:00Z">
            <w:rPr>
              <w:rFonts w:eastAsiaTheme="majorEastAsia" w:cs="Times New Roman"/>
              <w:b/>
              <w:bCs/>
            </w:rPr>
          </w:rPrChange>
        </w:rPr>
        <w:t xml:space="preserve">1.5 Comité de Convivencia </w:t>
      </w:r>
    </w:p>
    <w:p w14:paraId="64354EF3" w14:textId="77777777" w:rsidR="00441859" w:rsidRPr="00963ED8" w:rsidRDefault="00DE7F5C">
      <w:pPr>
        <w:spacing w:after="2" w:line="360" w:lineRule="auto"/>
        <w:ind w:left="-5" w:right="254" w:hanging="10"/>
        <w:jc w:val="both"/>
        <w:rPr>
          <w:rFonts w:cs="Times New Roman"/>
          <w:lang w:val="es-CO"/>
          <w:rPrChange w:id="9716" w:author="Massiel Nayibe Moreno Ladino" w:date="2025-01-15T13:00:00Z" w16du:dateUtc="2025-01-15T18:00:00Z">
            <w:rPr>
              <w:rFonts w:cs="Times New Roman"/>
            </w:rPr>
          </w:rPrChange>
        </w:rPr>
      </w:pPr>
      <w:r w:rsidRPr="00963ED8">
        <w:rPr>
          <w:rFonts w:eastAsia="Arial" w:cs="Times New Roman"/>
          <w:lang w:val="es-CO"/>
          <w:rPrChange w:id="9717" w:author="Massiel Nayibe Moreno Ladino" w:date="2025-01-15T13:00:00Z" w16du:dateUtc="2025-01-15T18:00:00Z">
            <w:rPr>
              <w:rFonts w:eastAsia="Arial" w:cs="Times New Roman"/>
            </w:rPr>
          </w:rPrChange>
        </w:rPr>
        <w:t xml:space="preserve">En esta etapa, el conflicto se convierte en una situación de presunto acoso laboral, donde alguna de las partes involucradas puede dar a conocer lo sucedido a la comisión para el trámite respectivo, antes de pasar a esta etapa es importante considerar qué es y qué no es acoso laboral. </w:t>
      </w:r>
    </w:p>
    <w:p w14:paraId="1E9BFF76" w14:textId="77777777" w:rsidR="00BD06E5" w:rsidRPr="00963ED8" w:rsidRDefault="00BD06E5" w:rsidP="00BD06E5">
      <w:pPr>
        <w:spacing w:after="7" w:line="360" w:lineRule="auto"/>
        <w:jc w:val="both"/>
        <w:rPr>
          <w:rFonts w:cs="Times New Roman"/>
          <w:lang w:val="es-CO"/>
          <w:rPrChange w:id="9718" w:author="Massiel Nayibe Moreno Ladino" w:date="2025-01-15T13:00:00Z" w16du:dateUtc="2025-01-15T18:00:00Z">
            <w:rPr>
              <w:rFonts w:cs="Times New Roman"/>
            </w:rPr>
          </w:rPrChange>
        </w:rPr>
      </w:pPr>
      <w:r w:rsidRPr="00963ED8">
        <w:rPr>
          <w:rFonts w:eastAsia="Arial" w:cs="Times New Roman"/>
          <w:lang w:val="es-CO"/>
          <w:rPrChange w:id="9719" w:author="Massiel Nayibe Moreno Ladino" w:date="2025-01-15T13:00:00Z" w16du:dateUtc="2025-01-15T18:00:00Z">
            <w:rPr>
              <w:rFonts w:eastAsia="Arial" w:cs="Times New Roman"/>
            </w:rPr>
          </w:rPrChange>
        </w:rPr>
        <w:t xml:space="preserve"> </w:t>
      </w:r>
    </w:p>
    <w:p w14:paraId="6C22B730" w14:textId="77777777" w:rsidR="00441859" w:rsidRPr="00963ED8" w:rsidRDefault="00DE7F5C">
      <w:pPr>
        <w:spacing w:after="229" w:line="360" w:lineRule="auto"/>
        <w:ind w:left="-5" w:right="254" w:hanging="10"/>
        <w:jc w:val="both"/>
        <w:rPr>
          <w:rFonts w:cs="Times New Roman"/>
          <w:lang w:val="es-CO"/>
          <w:rPrChange w:id="9720" w:author="Massiel Nayibe Moreno Ladino" w:date="2025-01-15T13:00:00Z" w16du:dateUtc="2025-01-15T18:00:00Z">
            <w:rPr>
              <w:rFonts w:cs="Times New Roman"/>
            </w:rPr>
          </w:rPrChange>
        </w:rPr>
      </w:pPr>
      <w:r w:rsidRPr="00963ED8">
        <w:rPr>
          <w:rFonts w:eastAsia="Arial" w:cs="Times New Roman"/>
          <w:lang w:val="es-CO"/>
          <w:rPrChange w:id="9721" w:author="Massiel Nayibe Moreno Ladino" w:date="2025-01-15T13:00:00Z" w16du:dateUtc="2025-01-15T18:00:00Z">
            <w:rPr>
              <w:rFonts w:eastAsia="Arial" w:cs="Times New Roman"/>
            </w:rPr>
          </w:rPrChange>
        </w:rPr>
        <w:t xml:space="preserve">En la siguiente comparación puede identificar qué comportamientos pueden constituir acoso laboral y cuáles no: </w:t>
      </w:r>
    </w:p>
    <w:tbl>
      <w:tblPr>
        <w:tblStyle w:val="Tabladelista2-nfasis6"/>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4395"/>
        <w:gridCol w:w="4770"/>
      </w:tblGrid>
      <w:tr w:rsidR="00BD06E5" w:rsidRPr="00C63326" w14:paraId="117EA02B" w14:textId="77777777" w:rsidTr="00D7657D">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dxa"/>
            <w:tcBorders>
              <w:bottom w:val="double" w:sz="4" w:space="0" w:color="000000" w:themeColor="text1"/>
            </w:tcBorders>
            <w:hideMark/>
          </w:tcPr>
          <w:p w14:paraId="0ADA9065" w14:textId="77777777" w:rsidR="00441859" w:rsidRDefault="00DE7F5C">
            <w:pPr>
              <w:spacing w:line="360" w:lineRule="auto"/>
              <w:jc w:val="both"/>
              <w:rPr>
                <w:rFonts w:cs="Times New Roman"/>
                <w:lang w:val="en-US"/>
              </w:rPr>
            </w:pPr>
            <w:r w:rsidRPr="008854FC">
              <w:rPr>
                <w:rFonts w:cs="Times New Roman"/>
              </w:rPr>
              <w:t>Constituye acoso laboral</w:t>
            </w:r>
          </w:p>
        </w:tc>
        <w:tc>
          <w:tcPr>
            <w:tcW w:w="0" w:type="dxa"/>
            <w:tcBorders>
              <w:bottom w:val="double" w:sz="4" w:space="0" w:color="000000" w:themeColor="text1"/>
            </w:tcBorders>
            <w:hideMark/>
          </w:tcPr>
          <w:p w14:paraId="7DE23227" w14:textId="77777777" w:rsidR="00441859" w:rsidRDefault="00DE7F5C">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lang w:val="en-US"/>
              </w:rPr>
            </w:pPr>
            <w:r w:rsidRPr="008F3CFD">
              <w:rPr>
                <w:rFonts w:cs="Times New Roman"/>
                <w:lang w:val="en-US"/>
              </w:rPr>
              <w:t>No constituye Acoso Laboral.</w:t>
            </w:r>
          </w:p>
        </w:tc>
      </w:tr>
      <w:tr w:rsidR="00BD06E5" w:rsidRPr="00A032E3" w14:paraId="6DE5FDDC" w14:textId="77777777" w:rsidTr="00D7657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0" w:type="dxa"/>
            <w:hideMark/>
          </w:tcPr>
          <w:p w14:paraId="69AAFC99" w14:textId="77777777" w:rsidR="00441859" w:rsidRPr="00963ED8" w:rsidRDefault="00DE7F5C">
            <w:pPr>
              <w:spacing w:line="360" w:lineRule="auto"/>
              <w:jc w:val="both"/>
              <w:rPr>
                <w:rFonts w:cs="Times New Roman"/>
                <w:b w:val="0"/>
                <w:bCs w:val="0"/>
                <w:lang w:val="es-CO"/>
                <w:rPrChange w:id="9722" w:author="Massiel Nayibe Moreno Ladino" w:date="2025-01-15T13:00:00Z" w16du:dateUtc="2025-01-15T18:00:00Z">
                  <w:rPr>
                    <w:rFonts w:cs="Times New Roman"/>
                    <w:b w:val="0"/>
                    <w:bCs w:val="0"/>
                    <w:lang w:val="en-US"/>
                  </w:rPr>
                </w:rPrChange>
              </w:rPr>
            </w:pPr>
            <w:r w:rsidRPr="00963ED8">
              <w:rPr>
                <w:rFonts w:cs="Times New Roman"/>
                <w:lang w:val="es-CO"/>
                <w:rPrChange w:id="9723" w:author="Massiel Nayibe Moreno Ladino" w:date="2025-01-15T13:00:00Z" w16du:dateUtc="2025-01-15T18:00:00Z">
                  <w:rPr>
                    <w:rFonts w:cs="Times New Roman"/>
                  </w:rPr>
                </w:rPrChange>
              </w:rPr>
              <w:t>Actos de agresión física, independientemente de sus consecuencias (esto también puede constituir un delito de lesiones personales).</w:t>
            </w:r>
          </w:p>
        </w:tc>
        <w:tc>
          <w:tcPr>
            <w:tcW w:w="0" w:type="dxa"/>
            <w:hideMark/>
          </w:tcPr>
          <w:p w14:paraId="5FA9724A" w14:textId="77777777" w:rsidR="00441859" w:rsidRPr="00963ED8" w:rsidRDefault="00DE7F5C">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es-CO"/>
                <w:rPrChange w:id="9724" w:author="Massiel Nayibe Moreno Ladino" w:date="2025-01-15T13:00:00Z" w16du:dateUtc="2025-01-15T18:00:00Z">
                  <w:rPr>
                    <w:rFonts w:cs="Times New Roman"/>
                    <w:lang w:val="en-US"/>
                  </w:rPr>
                </w:rPrChange>
              </w:rPr>
            </w:pPr>
            <w:r w:rsidRPr="00963ED8">
              <w:rPr>
                <w:rFonts w:cs="Times New Roman"/>
                <w:lang w:val="es-CO"/>
                <w:rPrChange w:id="9725" w:author="Massiel Nayibe Moreno Ladino" w:date="2025-01-15T13:00:00Z" w16du:dateUtc="2025-01-15T18:00:00Z">
                  <w:rPr>
                    <w:rFonts w:cs="Times New Roman"/>
                  </w:rPr>
                </w:rPrChange>
              </w:rPr>
              <w:t>No es acoso laboral tomar una decisión firme, siempre que se haga de manera respetuosa.</w:t>
            </w:r>
          </w:p>
        </w:tc>
      </w:tr>
      <w:tr w:rsidR="00BD06E5" w:rsidRPr="00A032E3" w14:paraId="691F5A9A" w14:textId="77777777" w:rsidTr="00D7657D">
        <w:trPr>
          <w:trHeight w:val="600"/>
        </w:trPr>
        <w:tc>
          <w:tcPr>
            <w:cnfStyle w:val="001000000000" w:firstRow="0" w:lastRow="0" w:firstColumn="1" w:lastColumn="0" w:oddVBand="0" w:evenVBand="0" w:oddHBand="0" w:evenHBand="0" w:firstRowFirstColumn="0" w:firstRowLastColumn="0" w:lastRowFirstColumn="0" w:lastRowLastColumn="0"/>
            <w:tcW w:w="0" w:type="dxa"/>
            <w:tcBorders>
              <w:bottom w:val="double" w:sz="4" w:space="0" w:color="000000" w:themeColor="text1"/>
            </w:tcBorders>
            <w:hideMark/>
          </w:tcPr>
          <w:p w14:paraId="029272A1" w14:textId="77777777" w:rsidR="00441859" w:rsidRPr="00963ED8" w:rsidRDefault="00DE7F5C">
            <w:pPr>
              <w:spacing w:line="360" w:lineRule="auto"/>
              <w:jc w:val="both"/>
              <w:rPr>
                <w:rFonts w:cs="Times New Roman"/>
                <w:b w:val="0"/>
                <w:bCs w:val="0"/>
                <w:lang w:val="es-CO"/>
                <w:rPrChange w:id="9726" w:author="Massiel Nayibe Moreno Ladino" w:date="2025-01-15T13:00:00Z" w16du:dateUtc="2025-01-15T18:00:00Z">
                  <w:rPr>
                    <w:rFonts w:cs="Times New Roman"/>
                    <w:b w:val="0"/>
                    <w:bCs w:val="0"/>
                    <w:lang w:val="en-US"/>
                  </w:rPr>
                </w:rPrChange>
              </w:rPr>
            </w:pPr>
            <w:r w:rsidRPr="00963ED8">
              <w:rPr>
                <w:rFonts w:cs="Times New Roman"/>
                <w:lang w:val="es-CO"/>
                <w:rPrChange w:id="9727" w:author="Massiel Nayibe Moreno Ladino" w:date="2025-01-15T13:00:00Z" w16du:dateUtc="2025-01-15T18:00:00Z">
                  <w:rPr>
                    <w:rFonts w:cs="Times New Roman"/>
                  </w:rPr>
                </w:rPrChange>
              </w:rPr>
              <w:lastRenderedPageBreak/>
              <w:t>Insultar o proferir expresiones injuriosas sobre la persona, utilizando lenguaje soez o aludiendo a su raza, sexo, origen familiar o nacional, preferencia política o condición social.</w:t>
            </w:r>
          </w:p>
        </w:tc>
        <w:tc>
          <w:tcPr>
            <w:tcW w:w="0" w:type="dxa"/>
            <w:tcBorders>
              <w:bottom w:val="double" w:sz="4" w:space="0" w:color="000000" w:themeColor="text1"/>
            </w:tcBorders>
            <w:hideMark/>
          </w:tcPr>
          <w:p w14:paraId="474433A0" w14:textId="77777777" w:rsidR="00441859" w:rsidRPr="00963ED8" w:rsidRDefault="00DE7F5C">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lang w:val="es-CO"/>
                <w:rPrChange w:id="9728" w:author="Massiel Nayibe Moreno Ladino" w:date="2025-01-15T13:00:00Z" w16du:dateUtc="2025-01-15T18:00:00Z">
                  <w:rPr>
                    <w:rFonts w:cs="Times New Roman"/>
                    <w:lang w:val="en-US"/>
                  </w:rPr>
                </w:rPrChange>
              </w:rPr>
            </w:pPr>
            <w:r w:rsidRPr="00963ED8">
              <w:rPr>
                <w:rFonts w:cs="Times New Roman"/>
                <w:lang w:val="es-CO"/>
                <w:rPrChange w:id="9729" w:author="Massiel Nayibe Moreno Ladino" w:date="2025-01-15T13:00:00Z" w16du:dateUtc="2025-01-15T18:00:00Z">
                  <w:rPr>
                    <w:rFonts w:cs="Times New Roman"/>
                  </w:rPr>
                </w:rPrChange>
              </w:rPr>
              <w:t>Se considerará conducta respetuosa el trato cordial, sin discriminaciones ni discriminaciones por razón de credo, color o tendencia política, exento de palabras soeces o hirientes.</w:t>
            </w:r>
          </w:p>
        </w:tc>
      </w:tr>
      <w:tr w:rsidR="00BD06E5" w:rsidRPr="00A032E3" w14:paraId="7FC02C6B" w14:textId="77777777" w:rsidTr="00D7657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0" w:type="dxa"/>
            <w:hideMark/>
          </w:tcPr>
          <w:p w14:paraId="1E7D5041" w14:textId="77777777" w:rsidR="00441859" w:rsidRPr="00963ED8" w:rsidRDefault="00DE7F5C">
            <w:pPr>
              <w:spacing w:line="360" w:lineRule="auto"/>
              <w:jc w:val="both"/>
              <w:rPr>
                <w:rFonts w:cs="Times New Roman"/>
                <w:b w:val="0"/>
                <w:bCs w:val="0"/>
                <w:lang w:val="es-CO"/>
                <w:rPrChange w:id="9730" w:author="Massiel Nayibe Moreno Ladino" w:date="2025-01-15T13:00:00Z" w16du:dateUtc="2025-01-15T18:00:00Z">
                  <w:rPr>
                    <w:rFonts w:cs="Times New Roman"/>
                    <w:b w:val="0"/>
                    <w:bCs w:val="0"/>
                    <w:lang w:val="en-US"/>
                  </w:rPr>
                </w:rPrChange>
              </w:rPr>
            </w:pPr>
            <w:r w:rsidRPr="00963ED8">
              <w:rPr>
                <w:rFonts w:cs="Times New Roman"/>
                <w:lang w:val="es-CO"/>
                <w:rPrChange w:id="9731" w:author="Massiel Nayibe Moreno Ladino" w:date="2025-01-15T13:00:00Z" w16du:dateUtc="2025-01-15T18:00:00Z">
                  <w:rPr>
                    <w:rFonts w:cs="Times New Roman"/>
                  </w:rPr>
                </w:rPrChange>
              </w:rPr>
              <w:t>Comentarios hostiles y humillantes de descalificación profesional expresados en presencia de compañeros de trabajo; o incluso en privado.</w:t>
            </w:r>
          </w:p>
        </w:tc>
        <w:tc>
          <w:tcPr>
            <w:tcW w:w="0" w:type="dxa"/>
            <w:hideMark/>
          </w:tcPr>
          <w:p w14:paraId="487C90E6" w14:textId="77777777" w:rsidR="00441859" w:rsidRPr="00963ED8" w:rsidRDefault="00DE7F5C">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es-CO"/>
                <w:rPrChange w:id="9732" w:author="Massiel Nayibe Moreno Ladino" w:date="2025-01-15T13:00:00Z" w16du:dateUtc="2025-01-15T18:00:00Z">
                  <w:rPr>
                    <w:rFonts w:cs="Times New Roman"/>
                    <w:lang w:val="en-US"/>
                  </w:rPr>
                </w:rPrChange>
              </w:rPr>
            </w:pPr>
            <w:r w:rsidRPr="00963ED8">
              <w:rPr>
                <w:rFonts w:cs="Times New Roman"/>
                <w:lang w:val="es-CO"/>
                <w:rPrChange w:id="9733" w:author="Massiel Nayibe Moreno Ladino" w:date="2025-01-15T13:00:00Z" w16du:dateUtc="2025-01-15T18:00:00Z">
                  <w:rPr>
                    <w:rFonts w:cs="Times New Roman"/>
                  </w:rPr>
                </w:rPrChange>
              </w:rPr>
              <w:t>Las llamadas de atención o las prisas necesarias para la realización de una tarea asignada no se considerarán acoso laboral.</w:t>
            </w:r>
          </w:p>
        </w:tc>
      </w:tr>
      <w:tr w:rsidR="00BD06E5" w:rsidRPr="00A032E3" w14:paraId="02E1B716" w14:textId="77777777" w:rsidTr="00D7657D">
        <w:trPr>
          <w:trHeight w:val="600"/>
        </w:trPr>
        <w:tc>
          <w:tcPr>
            <w:cnfStyle w:val="001000000000" w:firstRow="0" w:lastRow="0" w:firstColumn="1" w:lastColumn="0" w:oddVBand="0" w:evenVBand="0" w:oddHBand="0" w:evenHBand="0" w:firstRowFirstColumn="0" w:firstRowLastColumn="0" w:lastRowFirstColumn="0" w:lastRowLastColumn="0"/>
            <w:tcW w:w="0" w:type="dxa"/>
            <w:tcBorders>
              <w:bottom w:val="double" w:sz="4" w:space="0" w:color="000000" w:themeColor="text1"/>
            </w:tcBorders>
            <w:hideMark/>
          </w:tcPr>
          <w:p w14:paraId="6DCFA5BD" w14:textId="77777777" w:rsidR="00441859" w:rsidRPr="00963ED8" w:rsidRDefault="00DE7F5C">
            <w:pPr>
              <w:spacing w:line="360" w:lineRule="auto"/>
              <w:jc w:val="both"/>
              <w:rPr>
                <w:rFonts w:cs="Times New Roman"/>
                <w:b w:val="0"/>
                <w:bCs w:val="0"/>
                <w:lang w:val="es-CO"/>
                <w:rPrChange w:id="9734" w:author="Massiel Nayibe Moreno Ladino" w:date="2025-01-15T13:00:00Z" w16du:dateUtc="2025-01-15T18:00:00Z">
                  <w:rPr>
                    <w:rFonts w:cs="Times New Roman"/>
                    <w:b w:val="0"/>
                    <w:bCs w:val="0"/>
                    <w:lang w:val="en-US"/>
                  </w:rPr>
                </w:rPrChange>
              </w:rPr>
            </w:pPr>
            <w:r w:rsidRPr="00963ED8">
              <w:rPr>
                <w:rFonts w:cs="Times New Roman"/>
                <w:lang w:val="es-CO"/>
                <w:rPrChange w:id="9735" w:author="Massiel Nayibe Moreno Ladino" w:date="2025-01-15T13:00:00Z" w16du:dateUtc="2025-01-15T18:00:00Z">
                  <w:rPr>
                    <w:rFonts w:cs="Times New Roman"/>
                  </w:rPr>
                </w:rPrChange>
              </w:rPr>
              <w:t>Amenazas injustificadas de despido expresadas en presencia de compañeros de trabajo.</w:t>
            </w:r>
          </w:p>
        </w:tc>
        <w:tc>
          <w:tcPr>
            <w:tcW w:w="0" w:type="dxa"/>
            <w:tcBorders>
              <w:bottom w:val="double" w:sz="4" w:space="0" w:color="000000" w:themeColor="text1"/>
            </w:tcBorders>
            <w:hideMark/>
          </w:tcPr>
          <w:p w14:paraId="521629DD" w14:textId="77777777" w:rsidR="00441859" w:rsidRPr="00963ED8" w:rsidRDefault="00DE7F5C">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lang w:val="es-CO"/>
                <w:rPrChange w:id="9736" w:author="Massiel Nayibe Moreno Ladino" w:date="2025-01-15T13:00:00Z" w16du:dateUtc="2025-01-15T18:00:00Z">
                  <w:rPr>
                    <w:rFonts w:cs="Times New Roman"/>
                    <w:lang w:val="en-US"/>
                  </w:rPr>
                </w:rPrChange>
              </w:rPr>
            </w:pPr>
            <w:r w:rsidRPr="00963ED8">
              <w:rPr>
                <w:rFonts w:cs="Times New Roman"/>
                <w:lang w:val="es-CO"/>
                <w:rPrChange w:id="9737" w:author="Massiel Nayibe Moreno Ladino" w:date="2025-01-15T13:00:00Z" w16du:dateUtc="2025-01-15T18:00:00Z">
                  <w:rPr>
                    <w:rFonts w:cs="Times New Roman"/>
                  </w:rPr>
                </w:rPrChange>
              </w:rPr>
              <w:t>No es acoso laboral exigir diligencia y cumplimiento en el trabajo correspondiente al desempeño de tu puesto.</w:t>
            </w:r>
          </w:p>
        </w:tc>
      </w:tr>
      <w:tr w:rsidR="00BD06E5" w:rsidRPr="00A032E3" w14:paraId="7E28CCD0" w14:textId="77777777" w:rsidTr="00D7657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0" w:type="dxa"/>
            <w:hideMark/>
          </w:tcPr>
          <w:p w14:paraId="3750D3D5" w14:textId="77777777" w:rsidR="00441859" w:rsidRPr="00963ED8" w:rsidRDefault="00DE7F5C">
            <w:pPr>
              <w:spacing w:line="360" w:lineRule="auto"/>
              <w:jc w:val="both"/>
              <w:rPr>
                <w:rFonts w:cs="Times New Roman"/>
                <w:b w:val="0"/>
                <w:bCs w:val="0"/>
                <w:lang w:val="es-CO"/>
                <w:rPrChange w:id="9738" w:author="Massiel Nayibe Moreno Ladino" w:date="2025-01-15T13:00:00Z" w16du:dateUtc="2025-01-15T18:00:00Z">
                  <w:rPr>
                    <w:rFonts w:cs="Times New Roman"/>
                    <w:b w:val="0"/>
                    <w:bCs w:val="0"/>
                    <w:lang w:val="en-US"/>
                  </w:rPr>
                </w:rPrChange>
              </w:rPr>
            </w:pPr>
            <w:r w:rsidRPr="00963ED8">
              <w:rPr>
                <w:rFonts w:cs="Times New Roman"/>
                <w:lang w:val="es-CO"/>
                <w:rPrChange w:id="9739" w:author="Massiel Nayibe Moreno Ladino" w:date="2025-01-15T13:00:00Z" w16du:dateUtc="2025-01-15T18:00:00Z">
                  <w:rPr>
                    <w:rFonts w:cs="Times New Roman"/>
                  </w:rPr>
                </w:rPrChange>
              </w:rPr>
              <w:t>Múltiples denuncias disciplinarias por alguno de los sujetos activos del acoso, cuya temeridad quede demostrada por el resultado de los respectivos expedientes disciplinarios.</w:t>
            </w:r>
          </w:p>
        </w:tc>
        <w:tc>
          <w:tcPr>
            <w:tcW w:w="0" w:type="dxa"/>
            <w:hideMark/>
          </w:tcPr>
          <w:p w14:paraId="32DB7656" w14:textId="77777777" w:rsidR="00441859" w:rsidRPr="00963ED8" w:rsidRDefault="00DE7F5C">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es-CO"/>
                <w:rPrChange w:id="9740" w:author="Massiel Nayibe Moreno Ladino" w:date="2025-01-15T13:00:00Z" w16du:dateUtc="2025-01-15T18:00:00Z">
                  <w:rPr>
                    <w:rFonts w:cs="Times New Roman"/>
                    <w:lang w:val="en-US"/>
                  </w:rPr>
                </w:rPrChange>
              </w:rPr>
            </w:pPr>
            <w:r w:rsidRPr="00963ED8">
              <w:rPr>
                <w:rFonts w:cs="Times New Roman"/>
                <w:lang w:val="es-CO"/>
                <w:rPrChange w:id="9741" w:author="Massiel Nayibe Moreno Ladino" w:date="2025-01-15T13:00:00Z" w16du:dateUtc="2025-01-15T18:00:00Z">
                  <w:rPr>
                    <w:rFonts w:cs="Times New Roman"/>
                  </w:rPr>
                </w:rPrChange>
              </w:rPr>
              <w:t>No es acoso presentar quejas, de forma fundada y seria, sin sospecha de represalias y conseguir un entorno de trabajo adecuado para el cumplimiento de los objetivos estratégicos.</w:t>
            </w:r>
          </w:p>
        </w:tc>
      </w:tr>
      <w:tr w:rsidR="00BD06E5" w:rsidRPr="00A032E3" w14:paraId="76955B7C" w14:textId="77777777" w:rsidTr="00D7657D">
        <w:trPr>
          <w:trHeight w:val="1000"/>
        </w:trPr>
        <w:tc>
          <w:tcPr>
            <w:cnfStyle w:val="001000000000" w:firstRow="0" w:lastRow="0" w:firstColumn="1" w:lastColumn="0" w:oddVBand="0" w:evenVBand="0" w:oddHBand="0" w:evenHBand="0" w:firstRowFirstColumn="0" w:firstRowLastColumn="0" w:lastRowFirstColumn="0" w:lastRowLastColumn="0"/>
            <w:tcW w:w="0" w:type="dxa"/>
            <w:tcBorders>
              <w:bottom w:val="double" w:sz="4" w:space="0" w:color="000000" w:themeColor="text1"/>
            </w:tcBorders>
            <w:hideMark/>
          </w:tcPr>
          <w:p w14:paraId="2857808F" w14:textId="77777777" w:rsidR="00441859" w:rsidRPr="00963ED8" w:rsidRDefault="00DE7F5C">
            <w:pPr>
              <w:spacing w:line="360" w:lineRule="auto"/>
              <w:jc w:val="both"/>
              <w:rPr>
                <w:rFonts w:cs="Times New Roman"/>
                <w:b w:val="0"/>
                <w:bCs w:val="0"/>
                <w:lang w:val="es-CO"/>
                <w:rPrChange w:id="9742" w:author="Massiel Nayibe Moreno Ladino" w:date="2025-01-15T13:00:00Z" w16du:dateUtc="2025-01-15T18:00:00Z">
                  <w:rPr>
                    <w:rFonts w:cs="Times New Roman"/>
                    <w:b w:val="0"/>
                    <w:bCs w:val="0"/>
                    <w:lang w:val="en-US"/>
                  </w:rPr>
                </w:rPrChange>
              </w:rPr>
            </w:pPr>
            <w:r w:rsidRPr="00963ED8">
              <w:rPr>
                <w:rFonts w:cs="Times New Roman"/>
                <w:lang w:val="es-CO"/>
                <w:rPrChange w:id="9743" w:author="Massiel Nayibe Moreno Ladino" w:date="2025-01-15T13:00:00Z" w16du:dateUtc="2025-01-15T18:00:00Z">
                  <w:rPr>
                    <w:rFonts w:cs="Times New Roman"/>
                  </w:rPr>
                </w:rPrChange>
              </w:rPr>
              <w:t>La descalificación humillante y en presencia de compañeros de trabajo de las propuestas u opiniones de trabajo (una calificación humillante viola la dignidad de la persona, incluso si se hace en privado, en este caso, hay espacio para la víctima para probar la conducta).</w:t>
            </w:r>
          </w:p>
        </w:tc>
        <w:tc>
          <w:tcPr>
            <w:tcW w:w="0" w:type="dxa"/>
            <w:tcBorders>
              <w:bottom w:val="double" w:sz="4" w:space="0" w:color="000000" w:themeColor="text1"/>
            </w:tcBorders>
            <w:hideMark/>
          </w:tcPr>
          <w:p w14:paraId="3FEBB415" w14:textId="77777777" w:rsidR="00441859" w:rsidRPr="00963ED8" w:rsidRDefault="00DE7F5C">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lang w:val="es-CO"/>
                <w:rPrChange w:id="9744" w:author="Massiel Nayibe Moreno Ladino" w:date="2025-01-15T13:00:00Z" w16du:dateUtc="2025-01-15T18:00:00Z">
                  <w:rPr>
                    <w:rFonts w:cs="Times New Roman"/>
                    <w:lang w:val="en-US"/>
                  </w:rPr>
                </w:rPrChange>
              </w:rPr>
            </w:pPr>
            <w:r w:rsidRPr="00963ED8">
              <w:rPr>
                <w:rFonts w:cs="Times New Roman"/>
                <w:lang w:val="es-CO"/>
                <w:rPrChange w:id="9745" w:author="Massiel Nayibe Moreno Ladino" w:date="2025-01-15T13:00:00Z" w16du:dateUtc="2025-01-15T18:00:00Z">
                  <w:rPr>
                    <w:rFonts w:cs="Times New Roman"/>
                  </w:rPr>
                </w:rPrChange>
              </w:rPr>
              <w:t>La contra-argumentación de propuestas y la disparidad de opiniones, de forma fundamentada, no es acoso laboral, ya que redunda en beneficio de la empresa.</w:t>
            </w:r>
          </w:p>
        </w:tc>
      </w:tr>
      <w:tr w:rsidR="00BD06E5" w:rsidRPr="00A032E3" w14:paraId="53F08ED1" w14:textId="77777777" w:rsidTr="00D7657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0" w:type="dxa"/>
            <w:hideMark/>
          </w:tcPr>
          <w:p w14:paraId="50686411" w14:textId="77777777" w:rsidR="00441859" w:rsidRPr="00963ED8" w:rsidRDefault="00DE7F5C">
            <w:pPr>
              <w:spacing w:line="360" w:lineRule="auto"/>
              <w:jc w:val="both"/>
              <w:rPr>
                <w:rFonts w:cs="Times New Roman"/>
                <w:b w:val="0"/>
                <w:bCs w:val="0"/>
                <w:lang w:val="es-CO"/>
                <w:rPrChange w:id="9746" w:author="Massiel Nayibe Moreno Ladino" w:date="2025-01-15T13:00:00Z" w16du:dateUtc="2025-01-15T18:00:00Z">
                  <w:rPr>
                    <w:rFonts w:cs="Times New Roman"/>
                    <w:b w:val="0"/>
                    <w:bCs w:val="0"/>
                    <w:lang w:val="en-US"/>
                  </w:rPr>
                </w:rPrChange>
              </w:rPr>
            </w:pPr>
            <w:r w:rsidRPr="00963ED8">
              <w:rPr>
                <w:rFonts w:cs="Times New Roman"/>
                <w:lang w:val="es-CO"/>
                <w:rPrChange w:id="9747" w:author="Massiel Nayibe Moreno Ladino" w:date="2025-01-15T13:00:00Z" w16du:dateUtc="2025-01-15T18:00:00Z">
                  <w:rPr>
                    <w:rFonts w:cs="Times New Roman"/>
                  </w:rPr>
                </w:rPrChange>
              </w:rPr>
              <w:t>Burlas sobre el aspecto físico o la forma de vestir, realizadas en público; (esta conducta en privado es igual de reprobable, se convierte en acoso laboral, sólo que la víctima debe probarlo).</w:t>
            </w:r>
          </w:p>
        </w:tc>
        <w:tc>
          <w:tcPr>
            <w:tcW w:w="0" w:type="dxa"/>
            <w:hideMark/>
          </w:tcPr>
          <w:p w14:paraId="4FD3C33B" w14:textId="77777777" w:rsidR="00441859" w:rsidRPr="00963ED8" w:rsidRDefault="00DE7F5C">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es-CO"/>
                <w:rPrChange w:id="9748" w:author="Massiel Nayibe Moreno Ladino" w:date="2025-01-15T13:00:00Z" w16du:dateUtc="2025-01-15T18:00:00Z">
                  <w:rPr>
                    <w:rFonts w:cs="Times New Roman"/>
                    <w:lang w:val="en-US"/>
                  </w:rPr>
                </w:rPrChange>
              </w:rPr>
            </w:pPr>
            <w:r w:rsidRPr="00963ED8">
              <w:rPr>
                <w:rFonts w:cs="Times New Roman"/>
                <w:lang w:val="es-CO"/>
                <w:rPrChange w:id="9749" w:author="Massiel Nayibe Moreno Ladino" w:date="2025-01-15T13:00:00Z" w16du:dateUtc="2025-01-15T18:00:00Z">
                  <w:rPr>
                    <w:rFonts w:cs="Times New Roman"/>
                  </w:rPr>
                </w:rPrChange>
              </w:rPr>
              <w:t>Una sugerencia generalizada sobre la vestimenta o incluso una sugerencia privada, si su finalidad es promover el respeto personal y el de la empresa, no dará lugar a acoso laboral.</w:t>
            </w:r>
          </w:p>
        </w:tc>
      </w:tr>
      <w:tr w:rsidR="00BD06E5" w:rsidRPr="00A032E3" w14:paraId="1C5A993E" w14:textId="77777777" w:rsidTr="00D7657D">
        <w:trPr>
          <w:trHeight w:val="600"/>
        </w:trPr>
        <w:tc>
          <w:tcPr>
            <w:cnfStyle w:val="001000000000" w:firstRow="0" w:lastRow="0" w:firstColumn="1" w:lastColumn="0" w:oddVBand="0" w:evenVBand="0" w:oddHBand="0" w:evenHBand="0" w:firstRowFirstColumn="0" w:firstRowLastColumn="0" w:lastRowFirstColumn="0" w:lastRowLastColumn="0"/>
            <w:tcW w:w="0" w:type="dxa"/>
            <w:tcBorders>
              <w:bottom w:val="double" w:sz="4" w:space="0" w:color="000000" w:themeColor="text1"/>
            </w:tcBorders>
            <w:hideMark/>
          </w:tcPr>
          <w:p w14:paraId="09F58D39" w14:textId="77777777" w:rsidR="00441859" w:rsidRPr="00963ED8" w:rsidRDefault="00DE7F5C">
            <w:pPr>
              <w:spacing w:line="360" w:lineRule="auto"/>
              <w:jc w:val="both"/>
              <w:rPr>
                <w:rFonts w:cs="Times New Roman"/>
                <w:b w:val="0"/>
                <w:bCs w:val="0"/>
                <w:lang w:val="es-CO"/>
                <w:rPrChange w:id="9750" w:author="Massiel Nayibe Moreno Ladino" w:date="2025-01-15T13:00:00Z" w16du:dateUtc="2025-01-15T18:00:00Z">
                  <w:rPr>
                    <w:rFonts w:cs="Times New Roman"/>
                    <w:b w:val="0"/>
                    <w:bCs w:val="0"/>
                    <w:lang w:val="en-US"/>
                  </w:rPr>
                </w:rPrChange>
              </w:rPr>
            </w:pPr>
            <w:r w:rsidRPr="00963ED8">
              <w:rPr>
                <w:rFonts w:cs="Times New Roman"/>
                <w:lang w:val="es-CO"/>
                <w:rPrChange w:id="9751" w:author="Massiel Nayibe Moreno Ladino" w:date="2025-01-15T13:00:00Z" w16du:dateUtc="2025-01-15T18:00:00Z">
                  <w:rPr>
                    <w:rFonts w:cs="Times New Roman"/>
                  </w:rPr>
                </w:rPrChange>
              </w:rPr>
              <w:t>La alusión pública a hechos pertenecientes a la intimidad de la persona (Si en algún momento se hace, aunque sea en privado).</w:t>
            </w:r>
          </w:p>
        </w:tc>
        <w:tc>
          <w:tcPr>
            <w:tcW w:w="0" w:type="dxa"/>
            <w:tcBorders>
              <w:bottom w:val="double" w:sz="4" w:space="0" w:color="000000" w:themeColor="text1"/>
            </w:tcBorders>
            <w:hideMark/>
          </w:tcPr>
          <w:p w14:paraId="2C376E91" w14:textId="77777777" w:rsidR="00441859" w:rsidRPr="00963ED8" w:rsidRDefault="00DE7F5C">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lang w:val="es-CO"/>
                <w:rPrChange w:id="9752" w:author="Massiel Nayibe Moreno Ladino" w:date="2025-01-15T13:00:00Z" w16du:dateUtc="2025-01-15T18:00:00Z">
                  <w:rPr>
                    <w:rFonts w:cs="Times New Roman"/>
                    <w:lang w:val="en-US"/>
                  </w:rPr>
                </w:rPrChange>
              </w:rPr>
            </w:pPr>
            <w:r w:rsidRPr="00963ED8">
              <w:rPr>
                <w:rFonts w:cs="Times New Roman"/>
                <w:lang w:val="es-CO"/>
                <w:rPrChange w:id="9753" w:author="Massiel Nayibe Moreno Ladino" w:date="2025-01-15T13:00:00Z" w16du:dateUtc="2025-01-15T18:00:00Z">
                  <w:rPr>
                    <w:rFonts w:cs="Times New Roman"/>
                  </w:rPr>
                </w:rPrChange>
              </w:rPr>
              <w:t xml:space="preserve">No es acoso laboral dar consejos en privado o realizar un estudio psicológico de la personalidad, </w:t>
            </w:r>
            <w:r w:rsidRPr="00963ED8">
              <w:rPr>
                <w:rFonts w:cs="Times New Roman"/>
                <w:lang w:val="es-CO"/>
                <w:rPrChange w:id="9754" w:author="Massiel Nayibe Moreno Ladino" w:date="2025-01-15T13:00:00Z" w16du:dateUtc="2025-01-15T18:00:00Z">
                  <w:rPr>
                    <w:rFonts w:cs="Times New Roman"/>
                  </w:rPr>
                </w:rPrChange>
              </w:rPr>
              <w:lastRenderedPageBreak/>
              <w:t>siempre que no se utilice con fines ventajosos para la empresa o sus representantes.</w:t>
            </w:r>
          </w:p>
        </w:tc>
      </w:tr>
      <w:tr w:rsidR="00BD06E5" w:rsidRPr="00A032E3" w14:paraId="150A8814" w14:textId="77777777" w:rsidTr="00D7657D">
        <w:trPr>
          <w:cnfStyle w:val="000000100000" w:firstRow="0" w:lastRow="0" w:firstColumn="0" w:lastColumn="0" w:oddVBand="0" w:evenVBand="0" w:oddHBand="1" w:evenHBand="0" w:firstRowFirstColumn="0" w:firstRowLastColumn="0" w:lastRowFirstColumn="0" w:lastRowLastColumn="0"/>
          <w:trHeight w:val="1000"/>
        </w:trPr>
        <w:tc>
          <w:tcPr>
            <w:cnfStyle w:val="001000000000" w:firstRow="0" w:lastRow="0" w:firstColumn="1" w:lastColumn="0" w:oddVBand="0" w:evenVBand="0" w:oddHBand="0" w:evenHBand="0" w:firstRowFirstColumn="0" w:firstRowLastColumn="0" w:lastRowFirstColumn="0" w:lastRowLastColumn="0"/>
            <w:tcW w:w="0" w:type="dxa"/>
            <w:hideMark/>
          </w:tcPr>
          <w:p w14:paraId="6599869E" w14:textId="77777777" w:rsidR="00441859" w:rsidRPr="00963ED8" w:rsidRDefault="00DE7F5C">
            <w:pPr>
              <w:spacing w:line="360" w:lineRule="auto"/>
              <w:jc w:val="both"/>
              <w:rPr>
                <w:rFonts w:cs="Times New Roman"/>
                <w:b w:val="0"/>
                <w:bCs w:val="0"/>
                <w:lang w:val="es-CO"/>
                <w:rPrChange w:id="9755" w:author="Massiel Nayibe Moreno Ladino" w:date="2025-01-15T13:00:00Z" w16du:dateUtc="2025-01-15T18:00:00Z">
                  <w:rPr>
                    <w:rFonts w:cs="Times New Roman"/>
                    <w:b w:val="0"/>
                    <w:bCs w:val="0"/>
                    <w:lang w:val="en-US"/>
                  </w:rPr>
                </w:rPrChange>
              </w:rPr>
            </w:pPr>
            <w:r w:rsidRPr="00963ED8">
              <w:rPr>
                <w:rFonts w:cs="Times New Roman"/>
                <w:lang w:val="es-CO"/>
                <w:rPrChange w:id="9756" w:author="Massiel Nayibe Moreno Ladino" w:date="2025-01-15T13:00:00Z" w16du:dateUtc="2025-01-15T18:00:00Z">
                  <w:rPr>
                    <w:rFonts w:cs="Times New Roman"/>
                  </w:rPr>
                </w:rPrChange>
              </w:rPr>
              <w:lastRenderedPageBreak/>
              <w:t>La imposición de deberes ostensiblemente ajenos a las obligaciones laborales, las exigencias abiertamente desproporcionadas en el desempeño del trabajo encomendado y el cambio brusco del lugar de trabajo o de la obra contratada sin base objetiva alguna sobre la necesidad técnica de la empresa.</w:t>
            </w:r>
          </w:p>
        </w:tc>
        <w:tc>
          <w:tcPr>
            <w:tcW w:w="0" w:type="dxa"/>
            <w:hideMark/>
          </w:tcPr>
          <w:p w14:paraId="4DCE4259" w14:textId="77777777" w:rsidR="00441859" w:rsidRPr="00963ED8" w:rsidRDefault="00DE7F5C">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es-CO"/>
                <w:rPrChange w:id="9757" w:author="Massiel Nayibe Moreno Ladino" w:date="2025-01-15T13:00:00Z" w16du:dateUtc="2025-01-15T18:00:00Z">
                  <w:rPr>
                    <w:rFonts w:cs="Times New Roman"/>
                    <w:lang w:val="en-US"/>
                  </w:rPr>
                </w:rPrChange>
              </w:rPr>
            </w:pPr>
            <w:r w:rsidRPr="00963ED8">
              <w:rPr>
                <w:rFonts w:cs="Times New Roman"/>
                <w:lang w:val="es-CO"/>
                <w:rPrChange w:id="9758" w:author="Massiel Nayibe Moreno Ladino" w:date="2025-01-15T13:00:00Z" w16du:dateUtc="2025-01-15T18:00:00Z">
                  <w:rPr>
                    <w:rFonts w:cs="Times New Roman"/>
                  </w:rPr>
                </w:rPrChange>
              </w:rPr>
              <w:t>Las tareas ocasionales, incluso en ámbitos distintos del habitual, no se considerarán acoso laboral, ya que se plantean como circunstancias extraordinarias.</w:t>
            </w:r>
          </w:p>
        </w:tc>
      </w:tr>
      <w:tr w:rsidR="00BD06E5" w:rsidRPr="00A032E3" w14:paraId="0AD02DF4" w14:textId="77777777" w:rsidTr="00D7657D">
        <w:trPr>
          <w:trHeight w:val="1200"/>
        </w:trPr>
        <w:tc>
          <w:tcPr>
            <w:cnfStyle w:val="001000000000" w:firstRow="0" w:lastRow="0" w:firstColumn="1" w:lastColumn="0" w:oddVBand="0" w:evenVBand="0" w:oddHBand="0" w:evenHBand="0" w:firstRowFirstColumn="0" w:firstRowLastColumn="0" w:lastRowFirstColumn="0" w:lastRowLastColumn="0"/>
            <w:tcW w:w="0" w:type="dxa"/>
            <w:tcBorders>
              <w:bottom w:val="double" w:sz="4" w:space="0" w:color="000000" w:themeColor="text1"/>
            </w:tcBorders>
            <w:hideMark/>
          </w:tcPr>
          <w:p w14:paraId="7CD44032" w14:textId="77777777" w:rsidR="00441859" w:rsidRPr="00963ED8" w:rsidRDefault="00DE7F5C">
            <w:pPr>
              <w:spacing w:line="360" w:lineRule="auto"/>
              <w:jc w:val="both"/>
              <w:rPr>
                <w:rFonts w:cs="Times New Roman"/>
                <w:b w:val="0"/>
                <w:bCs w:val="0"/>
                <w:lang w:val="es-CO"/>
                <w:rPrChange w:id="9759" w:author="Massiel Nayibe Moreno Ladino" w:date="2025-01-15T13:00:00Z" w16du:dateUtc="2025-01-15T18:00:00Z">
                  <w:rPr>
                    <w:rFonts w:cs="Times New Roman"/>
                    <w:b w:val="0"/>
                    <w:bCs w:val="0"/>
                    <w:lang w:val="en-US"/>
                  </w:rPr>
                </w:rPrChange>
              </w:rPr>
            </w:pPr>
            <w:r w:rsidRPr="00963ED8">
              <w:rPr>
                <w:rFonts w:cs="Times New Roman"/>
                <w:lang w:val="es-CO"/>
                <w:rPrChange w:id="9760" w:author="Massiel Nayibe Moreno Ladino" w:date="2025-01-15T13:00:00Z" w16du:dateUtc="2025-01-15T18:00:00Z">
                  <w:rPr>
                    <w:rFonts w:cs="Times New Roman"/>
                  </w:rPr>
                </w:rPrChange>
              </w:rPr>
              <w:t xml:space="preserve">La exigencia de jornadas excesivas respecto a la jornada contratada o legalmente establecida, los cambios bruscos de turno de trabajo y la exigencia permanente de trabajar domingos y festivos sin base objetiva en las necesidades de la empresa, o de forma discriminatoria respecto a otros trabajadores o empleados. </w:t>
            </w:r>
          </w:p>
        </w:tc>
        <w:tc>
          <w:tcPr>
            <w:tcW w:w="0" w:type="dxa"/>
            <w:tcBorders>
              <w:bottom w:val="double" w:sz="4" w:space="0" w:color="000000" w:themeColor="text1"/>
            </w:tcBorders>
            <w:hideMark/>
          </w:tcPr>
          <w:p w14:paraId="75AFC5A2" w14:textId="77777777" w:rsidR="00441859" w:rsidRPr="00963ED8" w:rsidRDefault="00DE7F5C">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lang w:val="es-CO"/>
                <w:rPrChange w:id="9761" w:author="Massiel Nayibe Moreno Ladino" w:date="2025-01-15T13:00:00Z" w16du:dateUtc="2025-01-15T18:00:00Z">
                  <w:rPr>
                    <w:rFonts w:cs="Times New Roman"/>
                    <w:lang w:val="en-US"/>
                  </w:rPr>
                </w:rPrChange>
              </w:rPr>
            </w:pPr>
            <w:r w:rsidRPr="00963ED8">
              <w:rPr>
                <w:rFonts w:cs="Times New Roman"/>
                <w:lang w:val="es-CO"/>
                <w:rPrChange w:id="9762" w:author="Massiel Nayibe Moreno Ladino" w:date="2025-01-15T13:00:00Z" w16du:dateUtc="2025-01-15T18:00:00Z">
                  <w:rPr>
                    <w:rFonts w:cs="Times New Roman"/>
                  </w:rPr>
                </w:rPrChange>
              </w:rPr>
              <w:t>El exceso de horas de trabajo está legalmente respaldado y fundamentado como horas extraordinarias. Otros tipos de actividad son perjudiciales para el trabajo y el bienestar físico.</w:t>
            </w:r>
          </w:p>
        </w:tc>
      </w:tr>
      <w:tr w:rsidR="00BD06E5" w:rsidRPr="00A032E3" w14:paraId="6D5AF5D5" w14:textId="77777777" w:rsidTr="00D7657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0" w:type="dxa"/>
            <w:hideMark/>
          </w:tcPr>
          <w:p w14:paraId="733DC146" w14:textId="77777777" w:rsidR="00441859" w:rsidRPr="00963ED8" w:rsidRDefault="00DE7F5C">
            <w:pPr>
              <w:spacing w:line="360" w:lineRule="auto"/>
              <w:jc w:val="both"/>
              <w:rPr>
                <w:rFonts w:cs="Times New Roman"/>
                <w:b w:val="0"/>
                <w:bCs w:val="0"/>
                <w:lang w:val="es-CO"/>
                <w:rPrChange w:id="9763" w:author="Massiel Nayibe Moreno Ladino" w:date="2025-01-15T13:00:00Z" w16du:dateUtc="2025-01-15T18:00:00Z">
                  <w:rPr>
                    <w:rFonts w:cs="Times New Roman"/>
                    <w:b w:val="0"/>
                    <w:bCs w:val="0"/>
                    <w:lang w:val="en-US"/>
                  </w:rPr>
                </w:rPrChange>
              </w:rPr>
            </w:pPr>
            <w:r w:rsidRPr="00963ED8">
              <w:rPr>
                <w:rFonts w:cs="Times New Roman"/>
                <w:lang w:val="es-CO"/>
                <w:rPrChange w:id="9764" w:author="Massiel Nayibe Moreno Ladino" w:date="2025-01-15T13:00:00Z" w16du:dateUtc="2025-01-15T18:00:00Z">
                  <w:rPr>
                    <w:rFonts w:cs="Times New Roman"/>
                  </w:rPr>
                </w:rPrChange>
              </w:rPr>
              <w:t>Trato notoriamente discriminatorio respecto de otros trabajadores en cuanto al otorgamiento de derechos y prerrogativas laborales y la imposición de deberes laborales.</w:t>
            </w:r>
          </w:p>
        </w:tc>
        <w:tc>
          <w:tcPr>
            <w:tcW w:w="0" w:type="dxa"/>
            <w:hideMark/>
          </w:tcPr>
          <w:p w14:paraId="232C8A26" w14:textId="77777777" w:rsidR="00441859" w:rsidRPr="00963ED8" w:rsidRDefault="00DE7F5C">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es-CO"/>
                <w:rPrChange w:id="9765" w:author="Massiel Nayibe Moreno Ladino" w:date="2025-01-15T13:00:00Z" w16du:dateUtc="2025-01-15T18:00:00Z">
                  <w:rPr>
                    <w:rFonts w:cs="Times New Roman"/>
                    <w:lang w:val="en-US"/>
                  </w:rPr>
                </w:rPrChange>
              </w:rPr>
            </w:pPr>
            <w:r w:rsidRPr="00963ED8">
              <w:rPr>
                <w:rFonts w:cs="Times New Roman"/>
                <w:lang w:val="es-CO"/>
                <w:rPrChange w:id="9766" w:author="Massiel Nayibe Moreno Ladino" w:date="2025-01-15T13:00:00Z" w16du:dateUtc="2025-01-15T18:00:00Z">
                  <w:rPr>
                    <w:rFonts w:cs="Times New Roman"/>
                  </w:rPr>
                </w:rPrChange>
              </w:rPr>
              <w:t>No será acoso asignar funciones especiales en consideración a la cualificación del personal, siempre que no se saturen laboralmente.</w:t>
            </w:r>
          </w:p>
        </w:tc>
      </w:tr>
      <w:tr w:rsidR="00BD06E5" w:rsidRPr="00C63326" w14:paraId="7D827193" w14:textId="77777777" w:rsidTr="00D7657D">
        <w:trPr>
          <w:trHeight w:val="1000"/>
        </w:trPr>
        <w:tc>
          <w:tcPr>
            <w:cnfStyle w:val="001000000000" w:firstRow="0" w:lastRow="0" w:firstColumn="1" w:lastColumn="0" w:oddVBand="0" w:evenVBand="0" w:oddHBand="0" w:evenHBand="0" w:firstRowFirstColumn="0" w:firstRowLastColumn="0" w:lastRowFirstColumn="0" w:lastRowLastColumn="0"/>
            <w:tcW w:w="0" w:type="dxa"/>
            <w:tcBorders>
              <w:bottom w:val="double" w:sz="4" w:space="0" w:color="000000" w:themeColor="text1"/>
            </w:tcBorders>
            <w:hideMark/>
          </w:tcPr>
          <w:p w14:paraId="7EBCA70C" w14:textId="77777777" w:rsidR="00441859" w:rsidRPr="00963ED8" w:rsidRDefault="00DE7F5C">
            <w:pPr>
              <w:spacing w:line="360" w:lineRule="auto"/>
              <w:jc w:val="both"/>
              <w:rPr>
                <w:rFonts w:cs="Times New Roman"/>
                <w:b w:val="0"/>
                <w:bCs w:val="0"/>
                <w:lang w:val="es-CO"/>
                <w:rPrChange w:id="9767" w:author="Massiel Nayibe Moreno Ladino" w:date="2025-01-15T13:00:00Z" w16du:dateUtc="2025-01-15T18:00:00Z">
                  <w:rPr>
                    <w:rFonts w:cs="Times New Roman"/>
                    <w:b w:val="0"/>
                    <w:bCs w:val="0"/>
                    <w:lang w:val="en-US"/>
                  </w:rPr>
                </w:rPrChange>
              </w:rPr>
            </w:pPr>
            <w:r w:rsidRPr="00963ED8">
              <w:rPr>
                <w:rFonts w:cs="Times New Roman"/>
                <w:lang w:val="es-CO"/>
                <w:rPrChange w:id="9768" w:author="Massiel Nayibe Moreno Ladino" w:date="2025-01-15T13:00:00Z" w16du:dateUtc="2025-01-15T18:00:00Z">
                  <w:rPr>
                    <w:rFonts w:cs="Times New Roman"/>
                  </w:rPr>
                </w:rPrChange>
              </w:rPr>
              <w:t>Negativa a suministrar materiales e información absolutamente indispensables para la ejecución de la obra.</w:t>
            </w:r>
          </w:p>
        </w:tc>
        <w:tc>
          <w:tcPr>
            <w:tcW w:w="0" w:type="dxa"/>
            <w:tcBorders>
              <w:bottom w:val="double" w:sz="4" w:space="0" w:color="000000" w:themeColor="text1"/>
            </w:tcBorders>
            <w:hideMark/>
          </w:tcPr>
          <w:p w14:paraId="26616FFF" w14:textId="77777777" w:rsidR="00441859" w:rsidRDefault="00DE7F5C">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lang w:val="en-US"/>
              </w:rPr>
            </w:pPr>
            <w:r w:rsidRPr="00963ED8">
              <w:rPr>
                <w:rFonts w:cs="Times New Roman"/>
                <w:lang w:val="es-CO"/>
                <w:rPrChange w:id="9769" w:author="Massiel Nayibe Moreno Ladino" w:date="2025-01-15T13:00:00Z" w16du:dateUtc="2025-01-15T18:00:00Z">
                  <w:rPr>
                    <w:rFonts w:cs="Times New Roman"/>
                  </w:rPr>
                </w:rPrChange>
              </w:rPr>
              <w:t xml:space="preserve">En situaciones especiales, por cambios en las políticas y planes establecidos en la empresa, puede ser necesario restringir la entrega de materias primas; esto, por supuesto, tiene la consecuencia lógica de no poder exigir el cumplimiento de los resultados trazados. </w:t>
            </w:r>
            <w:r w:rsidRPr="008F3CFD">
              <w:rPr>
                <w:rFonts w:cs="Times New Roman"/>
                <w:lang w:val="en-US"/>
              </w:rPr>
              <w:t>Desde este punto de vista, no será acoso laboral.</w:t>
            </w:r>
          </w:p>
        </w:tc>
      </w:tr>
      <w:tr w:rsidR="00BD06E5" w:rsidRPr="00C63326" w14:paraId="4D218721" w14:textId="77777777" w:rsidTr="00D7657D">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0" w:type="dxa"/>
            <w:hideMark/>
          </w:tcPr>
          <w:p w14:paraId="03124E33" w14:textId="77777777" w:rsidR="00441859" w:rsidRPr="00963ED8" w:rsidRDefault="00DE7F5C">
            <w:pPr>
              <w:spacing w:line="360" w:lineRule="auto"/>
              <w:jc w:val="both"/>
              <w:rPr>
                <w:rFonts w:cs="Times New Roman"/>
                <w:b w:val="0"/>
                <w:bCs w:val="0"/>
                <w:lang w:val="es-CO"/>
                <w:rPrChange w:id="9770" w:author="Massiel Nayibe Moreno Ladino" w:date="2025-01-15T13:00:00Z" w16du:dateUtc="2025-01-15T18:00:00Z">
                  <w:rPr>
                    <w:rFonts w:cs="Times New Roman"/>
                    <w:b w:val="0"/>
                    <w:bCs w:val="0"/>
                    <w:lang w:val="en-US"/>
                  </w:rPr>
                </w:rPrChange>
              </w:rPr>
            </w:pPr>
            <w:r w:rsidRPr="00963ED8">
              <w:rPr>
                <w:rFonts w:cs="Times New Roman"/>
                <w:lang w:val="es-CO"/>
                <w:rPrChange w:id="9771" w:author="Massiel Nayibe Moreno Ladino" w:date="2025-01-15T13:00:00Z" w16du:dateUtc="2025-01-15T18:00:00Z">
                  <w:rPr>
                    <w:rFonts w:cs="Times New Roman"/>
                  </w:rPr>
                </w:rPrChange>
              </w:rPr>
              <w:t xml:space="preserve">La denegación manifiestamente injustificada de permisos, licencias por enfermedad, permisos ordinarios y vacaciones, cuando se </w:t>
            </w:r>
            <w:r w:rsidRPr="00963ED8">
              <w:rPr>
                <w:rFonts w:cs="Times New Roman"/>
                <w:lang w:val="es-CO"/>
                <w:rPrChange w:id="9772" w:author="Massiel Nayibe Moreno Ladino" w:date="2025-01-15T13:00:00Z" w16du:dateUtc="2025-01-15T18:00:00Z">
                  <w:rPr>
                    <w:rFonts w:cs="Times New Roman"/>
                  </w:rPr>
                </w:rPrChange>
              </w:rPr>
              <w:lastRenderedPageBreak/>
              <w:t>cumplan las condiciones legales, reglamentarias o convencionales para solicitarlos (cuestión muy distinta será la denegación de permisos para visitas necesarias al médico, ya que forman parte de la integridad física del trabajador y es un derecho irrenunciable).</w:t>
            </w:r>
          </w:p>
        </w:tc>
        <w:tc>
          <w:tcPr>
            <w:tcW w:w="0" w:type="dxa"/>
            <w:hideMark/>
          </w:tcPr>
          <w:p w14:paraId="704EB5B8" w14:textId="77777777" w:rsidR="00441859" w:rsidRDefault="00DE7F5C">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en-US"/>
              </w:rPr>
            </w:pPr>
            <w:r w:rsidRPr="00963ED8">
              <w:rPr>
                <w:rFonts w:cs="Times New Roman"/>
                <w:lang w:val="es-CO"/>
                <w:rPrChange w:id="9773" w:author="Massiel Nayibe Moreno Ladino" w:date="2025-01-15T13:00:00Z" w16du:dateUtc="2025-01-15T18:00:00Z">
                  <w:rPr>
                    <w:rFonts w:cs="Times New Roman"/>
                  </w:rPr>
                </w:rPrChange>
              </w:rPr>
              <w:lastRenderedPageBreak/>
              <w:t xml:space="preserve">Por necesidades urgentes de la empresa y ante posibles modificaciones laborales, se podrá restringir temporalmente la concesión de permisos o </w:t>
            </w:r>
            <w:r w:rsidRPr="00963ED8">
              <w:rPr>
                <w:rFonts w:cs="Times New Roman"/>
                <w:lang w:val="es-CO"/>
                <w:rPrChange w:id="9774" w:author="Massiel Nayibe Moreno Ladino" w:date="2025-01-15T13:00:00Z" w16du:dateUtc="2025-01-15T18:00:00Z">
                  <w:rPr>
                    <w:rFonts w:cs="Times New Roman"/>
                  </w:rPr>
                </w:rPrChange>
              </w:rPr>
              <w:lastRenderedPageBreak/>
              <w:t xml:space="preserve">excedencias, así como las vacaciones. </w:t>
            </w:r>
            <w:r w:rsidRPr="008F3CFD">
              <w:rPr>
                <w:rFonts w:cs="Times New Roman"/>
                <w:lang w:val="en-US"/>
              </w:rPr>
              <w:t>Hasta aquí, el acoso laboral no es concebible.</w:t>
            </w:r>
          </w:p>
        </w:tc>
      </w:tr>
      <w:tr w:rsidR="00BD06E5" w:rsidRPr="00A032E3" w14:paraId="01221CBD" w14:textId="77777777" w:rsidTr="003F493E">
        <w:trPr>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169E40B8" w14:textId="77777777" w:rsidR="00441859" w:rsidRPr="00963ED8" w:rsidRDefault="00DE7F5C">
            <w:pPr>
              <w:spacing w:line="360" w:lineRule="auto"/>
              <w:jc w:val="both"/>
              <w:rPr>
                <w:rFonts w:cs="Times New Roman"/>
                <w:b w:val="0"/>
                <w:bCs w:val="0"/>
                <w:lang w:val="es-CO"/>
                <w:rPrChange w:id="9775" w:author="Massiel Nayibe Moreno Ladino" w:date="2025-01-15T13:00:00Z" w16du:dateUtc="2025-01-15T18:00:00Z">
                  <w:rPr>
                    <w:rFonts w:cs="Times New Roman"/>
                    <w:b w:val="0"/>
                    <w:bCs w:val="0"/>
                    <w:lang w:val="en-US"/>
                  </w:rPr>
                </w:rPrChange>
              </w:rPr>
            </w:pPr>
            <w:r w:rsidRPr="00963ED8">
              <w:rPr>
                <w:rFonts w:cs="Times New Roman"/>
                <w:lang w:val="es-CO"/>
                <w:rPrChange w:id="9776" w:author="Massiel Nayibe Moreno Ladino" w:date="2025-01-15T13:00:00Z" w16du:dateUtc="2025-01-15T18:00:00Z">
                  <w:rPr>
                    <w:rFonts w:cs="Times New Roman"/>
                  </w:rPr>
                </w:rPrChange>
              </w:rPr>
              <w:lastRenderedPageBreak/>
              <w:t>Envío de anónimos, llamadas telefónicas y mensajes virtuales con contenido insultante, ofensivo o intimidatorio o sometiéndoles a una situación de aislamiento social.</w:t>
            </w:r>
          </w:p>
        </w:tc>
        <w:tc>
          <w:tcPr>
            <w:tcW w:w="4770" w:type="dxa"/>
            <w:hideMark/>
          </w:tcPr>
          <w:p w14:paraId="50259A66" w14:textId="77777777" w:rsidR="00441859" w:rsidRPr="00963ED8" w:rsidRDefault="00DE7F5C">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lang w:val="es-CO"/>
                <w:rPrChange w:id="9777" w:author="Massiel Nayibe Moreno Ladino" w:date="2025-01-15T13:00:00Z" w16du:dateUtc="2025-01-15T18:00:00Z">
                  <w:rPr>
                    <w:rFonts w:cs="Times New Roman"/>
                    <w:lang w:val="en-US"/>
                  </w:rPr>
                </w:rPrChange>
              </w:rPr>
            </w:pPr>
            <w:r w:rsidRPr="00963ED8">
              <w:rPr>
                <w:rFonts w:cs="Times New Roman"/>
                <w:lang w:val="es-CO"/>
                <w:rPrChange w:id="9778" w:author="Massiel Nayibe Moreno Ladino" w:date="2025-01-15T13:00:00Z" w16du:dateUtc="2025-01-15T18:00:00Z">
                  <w:rPr>
                    <w:rFonts w:cs="Times New Roman"/>
                  </w:rPr>
                </w:rPrChange>
              </w:rPr>
              <w:t xml:space="preserve">Hay que recordar que los mensajes anónimos y denigrantes pueden constituir un delito de extorsión o calumnia. </w:t>
            </w:r>
          </w:p>
        </w:tc>
      </w:tr>
    </w:tbl>
    <w:p w14:paraId="14B53643" w14:textId="77777777" w:rsidR="00BD06E5" w:rsidRPr="00963ED8" w:rsidRDefault="00BD06E5" w:rsidP="00BD06E5">
      <w:pPr>
        <w:spacing w:line="360" w:lineRule="auto"/>
        <w:jc w:val="both"/>
        <w:rPr>
          <w:rFonts w:cs="Times New Roman"/>
          <w:lang w:val="es-CO"/>
          <w:rPrChange w:id="9779" w:author="Massiel Nayibe Moreno Ladino" w:date="2025-01-15T13:00:00Z" w16du:dateUtc="2025-01-15T18:00:00Z">
            <w:rPr>
              <w:rFonts w:cs="Times New Roman"/>
            </w:rPr>
          </w:rPrChange>
        </w:rPr>
      </w:pPr>
    </w:p>
    <w:p w14:paraId="4DA126CD" w14:textId="77777777" w:rsidR="00441859" w:rsidRPr="00963ED8" w:rsidRDefault="00DE7F5C">
      <w:pPr>
        <w:spacing w:after="2" w:line="360" w:lineRule="auto"/>
        <w:ind w:left="-5" w:right="254" w:hanging="10"/>
        <w:jc w:val="both"/>
        <w:rPr>
          <w:rFonts w:cs="Times New Roman"/>
          <w:lang w:val="es-CO"/>
          <w:rPrChange w:id="9780" w:author="Massiel Nayibe Moreno Ladino" w:date="2025-01-15T13:00:00Z" w16du:dateUtc="2025-01-15T18:00:00Z">
            <w:rPr>
              <w:rFonts w:cs="Times New Roman"/>
            </w:rPr>
          </w:rPrChange>
        </w:rPr>
      </w:pPr>
      <w:r w:rsidRPr="00963ED8">
        <w:rPr>
          <w:rFonts w:eastAsia="Arial" w:cs="Times New Roman"/>
          <w:lang w:val="es-CO"/>
          <w:rPrChange w:id="9781" w:author="Massiel Nayibe Moreno Ladino" w:date="2025-01-15T13:00:00Z" w16du:dateUtc="2025-01-15T18:00:00Z">
            <w:rPr>
              <w:rFonts w:eastAsia="Arial" w:cs="Times New Roman"/>
            </w:rPr>
          </w:rPrChange>
        </w:rPr>
        <w:t xml:space="preserve">En caso de presencia reiterada y demostrable de alguna de estas conductas, todo trabajador tiene derecho a presentar una denuncia por presunto acoso laboral ante el comité de convivencia laboral directamente, obviando los pasos anteriores. </w:t>
      </w:r>
      <w:r w:rsidRPr="00963ED8">
        <w:rPr>
          <w:rFonts w:cs="Times New Roman"/>
          <w:lang w:val="es-CO"/>
          <w:rPrChange w:id="9782" w:author="Massiel Nayibe Moreno Ladino" w:date="2025-01-15T13:00:00Z" w16du:dateUtc="2025-01-15T18:00:00Z">
            <w:rPr>
              <w:rFonts w:cs="Times New Roman"/>
            </w:rPr>
          </w:rPrChange>
        </w:rPr>
        <w:br w:type="page"/>
      </w:r>
    </w:p>
    <w:p w14:paraId="3A5A67F4" w14:textId="77777777" w:rsidR="00441859" w:rsidRPr="00963ED8" w:rsidRDefault="00DE7F5C">
      <w:pPr>
        <w:pStyle w:val="Ttulo1"/>
        <w:jc w:val="both"/>
        <w:rPr>
          <w:b w:val="0"/>
          <w:bCs w:val="0"/>
          <w:lang w:val="es-CO"/>
          <w:rPrChange w:id="9783" w:author="Massiel Nayibe Moreno Ladino" w:date="2025-01-15T13:00:00Z" w16du:dateUtc="2025-01-15T18:00:00Z">
            <w:rPr>
              <w:b w:val="0"/>
              <w:bCs w:val="0"/>
            </w:rPr>
          </w:rPrChange>
        </w:rPr>
      </w:pPr>
      <w:bookmarkStart w:id="9784" w:name="_Annex_H_Professional"/>
      <w:bookmarkStart w:id="9785" w:name="_Annex_Q:_Risk"/>
      <w:bookmarkStart w:id="9786" w:name="_Toc27378810"/>
      <w:bookmarkStart w:id="9787" w:name="_Toc184807018"/>
      <w:bookmarkStart w:id="9788" w:name="_Toc185435543"/>
      <w:bookmarkEnd w:id="9784"/>
      <w:bookmarkEnd w:id="9785"/>
      <w:r w:rsidRPr="00963ED8">
        <w:rPr>
          <w:rStyle w:val="Ttulo3Car"/>
          <w:b/>
          <w:bCs/>
          <w:lang w:val="es-CO"/>
          <w:rPrChange w:id="9789" w:author="Massiel Nayibe Moreno Ladino" w:date="2025-01-15T13:00:00Z" w16du:dateUtc="2025-01-15T18:00:00Z">
            <w:rPr>
              <w:rStyle w:val="Ttulo3Car"/>
              <w:b/>
              <w:bCs/>
            </w:rPr>
          </w:rPrChange>
        </w:rPr>
        <w:lastRenderedPageBreak/>
        <w:t>Anexo</w:t>
      </w:r>
      <w:bookmarkEnd w:id="9786"/>
      <w:r w:rsidRPr="00963ED8">
        <w:rPr>
          <w:rStyle w:val="Ttulo3Car"/>
          <w:b/>
          <w:bCs/>
          <w:lang w:val="es-CO"/>
          <w:rPrChange w:id="9790" w:author="Massiel Nayibe Moreno Ladino" w:date="2025-01-15T13:00:00Z" w16du:dateUtc="2025-01-15T18:00:00Z">
            <w:rPr>
              <w:rStyle w:val="Ttulo3Car"/>
              <w:b/>
              <w:bCs/>
            </w:rPr>
          </w:rPrChange>
        </w:rPr>
        <w:t xml:space="preserve"> Q: Modelos de evaluación de riesgos</w:t>
      </w:r>
      <w:bookmarkEnd w:id="9546"/>
      <w:bookmarkEnd w:id="9787"/>
      <w:bookmarkEnd w:id="9788"/>
    </w:p>
    <w:p w14:paraId="3952E18B" w14:textId="77777777" w:rsidR="00441859" w:rsidRPr="00963ED8" w:rsidRDefault="00DE7F5C">
      <w:pPr>
        <w:jc w:val="center"/>
        <w:rPr>
          <w:b/>
          <w:bCs/>
          <w:lang w:val="es-CO"/>
          <w:rPrChange w:id="9791" w:author="Massiel Nayibe Moreno Ladino" w:date="2025-01-15T13:00:00Z" w16du:dateUtc="2025-01-15T18:00:00Z">
            <w:rPr>
              <w:b/>
              <w:bCs/>
            </w:rPr>
          </w:rPrChange>
        </w:rPr>
      </w:pPr>
      <w:r w:rsidRPr="00963ED8">
        <w:rPr>
          <w:b/>
          <w:bCs/>
          <w:lang w:val="es-CO"/>
          <w:rPrChange w:id="9792" w:author="Massiel Nayibe Moreno Ladino" w:date="2025-01-15T13:00:00Z" w16du:dateUtc="2025-01-15T18:00:00Z">
            <w:rPr>
              <w:b/>
              <w:bCs/>
            </w:rPr>
          </w:rPrChange>
        </w:rPr>
        <w:t>Plantillas de evaluación de riesgos</w:t>
      </w:r>
    </w:p>
    <w:p w14:paraId="0C01A18C" w14:textId="3E13F13C" w:rsidR="007D45CA" w:rsidRPr="00963ED8" w:rsidRDefault="007D45CA" w:rsidP="00E767D4">
      <w:pPr>
        <w:jc w:val="both"/>
        <w:rPr>
          <w:lang w:val="es-CO"/>
          <w:rPrChange w:id="9793" w:author="Massiel Nayibe Moreno Ladino" w:date="2025-01-15T13:00:00Z" w16du:dateUtc="2025-01-15T18:00:00Z">
            <w:rPr/>
          </w:rPrChange>
        </w:rPr>
      </w:pPr>
    </w:p>
    <w:p w14:paraId="3BA36C89" w14:textId="77777777" w:rsidR="00441859" w:rsidRPr="00963ED8" w:rsidRDefault="00DE7F5C">
      <w:pPr>
        <w:jc w:val="center"/>
        <w:rPr>
          <w:b/>
          <w:bCs/>
          <w:lang w:val="es-CO"/>
          <w:rPrChange w:id="9794" w:author="Massiel Nayibe Moreno Ladino" w:date="2025-01-15T13:00:00Z" w16du:dateUtc="2025-01-15T18:00:00Z">
            <w:rPr>
              <w:b/>
              <w:bCs/>
            </w:rPr>
          </w:rPrChange>
        </w:rPr>
      </w:pPr>
      <w:r w:rsidRPr="0042189B">
        <w:rPr>
          <w:noProof/>
        </w:rPr>
        <w:drawing>
          <wp:anchor distT="0" distB="0" distL="114300" distR="114300" simplePos="0" relativeHeight="251658250" behindDoc="1" locked="0" layoutInCell="1" allowOverlap="1" wp14:anchorId="568D1861" wp14:editId="1F45E37B">
            <wp:simplePos x="0" y="0"/>
            <wp:positionH relativeFrom="column">
              <wp:posOffset>-358140</wp:posOffset>
            </wp:positionH>
            <wp:positionV relativeFrom="paragraph">
              <wp:posOffset>225425</wp:posOffset>
            </wp:positionV>
            <wp:extent cx="6758305" cy="7075170"/>
            <wp:effectExtent l="0" t="0" r="4445" b="0"/>
            <wp:wrapTight wrapText="bothSides">
              <wp:wrapPolygon edited="0">
                <wp:start x="6880" y="0"/>
                <wp:lineTo x="6332" y="523"/>
                <wp:lineTo x="6454" y="698"/>
                <wp:lineTo x="10777" y="1047"/>
                <wp:lineTo x="0" y="1105"/>
                <wp:lineTo x="0" y="2617"/>
                <wp:lineTo x="10777" y="2908"/>
                <wp:lineTo x="0" y="3141"/>
                <wp:lineTo x="0" y="21519"/>
                <wp:lineTo x="18692" y="21519"/>
                <wp:lineTo x="21553" y="21460"/>
                <wp:lineTo x="21553" y="20763"/>
                <wp:lineTo x="18692" y="20588"/>
                <wp:lineTo x="18692" y="17796"/>
                <wp:lineTo x="21492" y="17331"/>
                <wp:lineTo x="21553" y="17040"/>
                <wp:lineTo x="21127" y="16866"/>
                <wp:lineTo x="21492" y="16575"/>
                <wp:lineTo x="21249" y="16459"/>
                <wp:lineTo x="18692" y="15935"/>
                <wp:lineTo x="18813" y="5525"/>
                <wp:lineTo x="18326" y="5351"/>
                <wp:lineTo x="15343" y="4769"/>
                <wp:lineTo x="15465" y="4013"/>
                <wp:lineTo x="12421" y="3838"/>
                <wp:lineTo x="10959" y="3838"/>
                <wp:lineTo x="11568" y="3606"/>
                <wp:lineTo x="10777" y="2908"/>
                <wp:lineTo x="16378" y="2908"/>
                <wp:lineTo x="18753" y="2617"/>
                <wp:lineTo x="18813" y="1570"/>
                <wp:lineTo x="17839" y="1454"/>
                <wp:lineTo x="10777" y="1047"/>
                <wp:lineTo x="12055" y="756"/>
                <wp:lineTo x="12238" y="582"/>
                <wp:lineTo x="11690" y="0"/>
                <wp:lineTo x="6880" y="0"/>
              </wp:wrapPolygon>
            </wp:wrapTight>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758305" cy="7075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45CA" w:rsidRPr="00963ED8">
        <w:rPr>
          <w:b/>
          <w:bCs/>
          <w:lang w:val="es-CO"/>
          <w:rPrChange w:id="9795" w:author="Massiel Nayibe Moreno Ladino" w:date="2025-01-15T13:00:00Z" w16du:dateUtc="2025-01-15T18:00:00Z">
            <w:rPr>
              <w:b/>
              <w:bCs/>
            </w:rPr>
          </w:rPrChange>
        </w:rPr>
        <w:t>Herramienta de seguimiento de los subreceptores - Primera vez</w:t>
      </w:r>
    </w:p>
    <w:p w14:paraId="1A83868C" w14:textId="1971A0C4" w:rsidR="000D1920" w:rsidRPr="00963ED8" w:rsidRDefault="000D1920" w:rsidP="00B66454">
      <w:pPr>
        <w:jc w:val="both"/>
        <w:rPr>
          <w:b/>
          <w:bCs/>
          <w:lang w:val="es-CO"/>
          <w:rPrChange w:id="9796" w:author="Massiel Nayibe Moreno Ladino" w:date="2025-01-15T13:00:00Z" w16du:dateUtc="2025-01-15T18:00:00Z">
            <w:rPr>
              <w:b/>
              <w:bCs/>
            </w:rPr>
          </w:rPrChange>
        </w:rPr>
      </w:pPr>
    </w:p>
    <w:p w14:paraId="7FC41DBD" w14:textId="28D7AADD" w:rsidR="000D1920" w:rsidRPr="00963ED8" w:rsidRDefault="000D1920" w:rsidP="00B66454">
      <w:pPr>
        <w:jc w:val="both"/>
        <w:rPr>
          <w:b/>
          <w:bCs/>
          <w:lang w:val="es-CO"/>
          <w:rPrChange w:id="9797" w:author="Massiel Nayibe Moreno Ladino" w:date="2025-01-15T13:00:00Z" w16du:dateUtc="2025-01-15T18:00:00Z">
            <w:rPr>
              <w:b/>
              <w:bCs/>
            </w:rPr>
          </w:rPrChange>
        </w:rPr>
      </w:pPr>
    </w:p>
    <w:p w14:paraId="381FFEF7" w14:textId="5ADC4B1F" w:rsidR="007D45CA" w:rsidRPr="00963ED8" w:rsidRDefault="007D45CA" w:rsidP="00E767D4">
      <w:pPr>
        <w:jc w:val="both"/>
        <w:rPr>
          <w:b/>
          <w:bCs/>
          <w:lang w:val="es-CO"/>
          <w:rPrChange w:id="9798" w:author="Massiel Nayibe Moreno Ladino" w:date="2025-01-15T13:00:00Z" w16du:dateUtc="2025-01-15T18:00:00Z">
            <w:rPr>
              <w:b/>
              <w:bCs/>
            </w:rPr>
          </w:rPrChange>
        </w:rPr>
      </w:pPr>
    </w:p>
    <w:p w14:paraId="3E8513AF" w14:textId="77777777" w:rsidR="007D45CA" w:rsidRPr="00963ED8" w:rsidRDefault="007D45CA" w:rsidP="00E767D4">
      <w:pPr>
        <w:jc w:val="both"/>
        <w:rPr>
          <w:b/>
          <w:bCs/>
          <w:lang w:val="es-CO"/>
          <w:rPrChange w:id="9799" w:author="Massiel Nayibe Moreno Ladino" w:date="2025-01-15T13:00:00Z" w16du:dateUtc="2025-01-15T18:00:00Z">
            <w:rPr>
              <w:b/>
              <w:bCs/>
            </w:rPr>
          </w:rPrChange>
        </w:rPr>
      </w:pPr>
    </w:p>
    <w:p w14:paraId="12510522" w14:textId="77777777" w:rsidR="007D45CA" w:rsidRPr="00963ED8" w:rsidRDefault="007D45CA" w:rsidP="00E767D4">
      <w:pPr>
        <w:jc w:val="both"/>
        <w:rPr>
          <w:b/>
          <w:bCs/>
          <w:lang w:val="es-CO"/>
          <w:rPrChange w:id="9800" w:author="Massiel Nayibe Moreno Ladino" w:date="2025-01-15T13:00:00Z" w16du:dateUtc="2025-01-15T18:00:00Z">
            <w:rPr>
              <w:b/>
              <w:bCs/>
            </w:rPr>
          </w:rPrChange>
        </w:rPr>
      </w:pPr>
    </w:p>
    <w:p w14:paraId="493E93B0" w14:textId="7B96D601" w:rsidR="007D45CA" w:rsidRPr="00963ED8" w:rsidRDefault="007D45CA" w:rsidP="00E767D4">
      <w:pPr>
        <w:jc w:val="both"/>
        <w:rPr>
          <w:b/>
          <w:bCs/>
          <w:lang w:val="es-CO"/>
          <w:rPrChange w:id="9801" w:author="Massiel Nayibe Moreno Ladino" w:date="2025-01-15T13:00:00Z" w16du:dateUtc="2025-01-15T18:00:00Z">
            <w:rPr>
              <w:b/>
              <w:bCs/>
            </w:rPr>
          </w:rPrChange>
        </w:rPr>
      </w:pPr>
    </w:p>
    <w:p w14:paraId="00B49278" w14:textId="77777777" w:rsidR="007D45CA" w:rsidRPr="00963ED8" w:rsidRDefault="007D45CA" w:rsidP="00E767D4">
      <w:pPr>
        <w:jc w:val="both"/>
        <w:rPr>
          <w:b/>
          <w:bCs/>
          <w:lang w:val="es-CO"/>
          <w:rPrChange w:id="9802" w:author="Massiel Nayibe Moreno Ladino" w:date="2025-01-15T13:00:00Z" w16du:dateUtc="2025-01-15T18:00:00Z">
            <w:rPr>
              <w:b/>
              <w:bCs/>
            </w:rPr>
          </w:rPrChange>
        </w:rPr>
      </w:pPr>
    </w:p>
    <w:p w14:paraId="2A63BCAB" w14:textId="77777777" w:rsidR="007D45CA" w:rsidRPr="00963ED8" w:rsidRDefault="007D45CA" w:rsidP="00E767D4">
      <w:pPr>
        <w:jc w:val="both"/>
        <w:rPr>
          <w:b/>
          <w:bCs/>
          <w:lang w:val="es-CO"/>
          <w:rPrChange w:id="9803" w:author="Massiel Nayibe Moreno Ladino" w:date="2025-01-15T13:00:00Z" w16du:dateUtc="2025-01-15T18:00:00Z">
            <w:rPr>
              <w:b/>
              <w:bCs/>
            </w:rPr>
          </w:rPrChange>
        </w:rPr>
      </w:pPr>
    </w:p>
    <w:p w14:paraId="4F49B301" w14:textId="77777777" w:rsidR="007D45CA" w:rsidRPr="00963ED8" w:rsidRDefault="007D45CA" w:rsidP="00E767D4">
      <w:pPr>
        <w:jc w:val="both"/>
        <w:rPr>
          <w:b/>
          <w:bCs/>
          <w:lang w:val="es-CO"/>
          <w:rPrChange w:id="9804" w:author="Massiel Nayibe Moreno Ladino" w:date="2025-01-15T13:00:00Z" w16du:dateUtc="2025-01-15T18:00:00Z">
            <w:rPr>
              <w:b/>
              <w:bCs/>
            </w:rPr>
          </w:rPrChange>
        </w:rPr>
      </w:pPr>
    </w:p>
    <w:p w14:paraId="59650C42" w14:textId="77777777" w:rsidR="007D45CA" w:rsidRPr="00963ED8" w:rsidRDefault="007D45CA" w:rsidP="00E767D4">
      <w:pPr>
        <w:jc w:val="both"/>
        <w:rPr>
          <w:b/>
          <w:bCs/>
          <w:lang w:val="es-CO"/>
          <w:rPrChange w:id="9805" w:author="Massiel Nayibe Moreno Ladino" w:date="2025-01-15T13:00:00Z" w16du:dateUtc="2025-01-15T18:00:00Z">
            <w:rPr>
              <w:b/>
              <w:bCs/>
            </w:rPr>
          </w:rPrChange>
        </w:rPr>
      </w:pPr>
    </w:p>
    <w:p w14:paraId="14942EE0" w14:textId="77777777" w:rsidR="007D45CA" w:rsidRPr="00963ED8" w:rsidRDefault="007D45CA" w:rsidP="00E767D4">
      <w:pPr>
        <w:jc w:val="both"/>
        <w:rPr>
          <w:b/>
          <w:bCs/>
          <w:lang w:val="es-CO"/>
          <w:rPrChange w:id="9806" w:author="Massiel Nayibe Moreno Ladino" w:date="2025-01-15T13:00:00Z" w16du:dateUtc="2025-01-15T18:00:00Z">
            <w:rPr>
              <w:b/>
              <w:bCs/>
            </w:rPr>
          </w:rPrChange>
        </w:rPr>
      </w:pPr>
    </w:p>
    <w:p w14:paraId="13D6F443" w14:textId="77777777" w:rsidR="007D45CA" w:rsidRPr="00963ED8" w:rsidRDefault="007D45CA" w:rsidP="00E767D4">
      <w:pPr>
        <w:jc w:val="both"/>
        <w:rPr>
          <w:b/>
          <w:bCs/>
          <w:lang w:val="es-CO"/>
          <w:rPrChange w:id="9807" w:author="Massiel Nayibe Moreno Ladino" w:date="2025-01-15T13:00:00Z" w16du:dateUtc="2025-01-15T18:00:00Z">
            <w:rPr>
              <w:b/>
              <w:bCs/>
            </w:rPr>
          </w:rPrChange>
        </w:rPr>
      </w:pPr>
    </w:p>
    <w:p w14:paraId="38655A40" w14:textId="77777777" w:rsidR="007D45CA" w:rsidRPr="00963ED8" w:rsidRDefault="007D45CA" w:rsidP="00E767D4">
      <w:pPr>
        <w:jc w:val="both"/>
        <w:rPr>
          <w:b/>
          <w:bCs/>
          <w:lang w:val="es-CO"/>
          <w:rPrChange w:id="9808" w:author="Massiel Nayibe Moreno Ladino" w:date="2025-01-15T13:00:00Z" w16du:dateUtc="2025-01-15T18:00:00Z">
            <w:rPr>
              <w:b/>
              <w:bCs/>
            </w:rPr>
          </w:rPrChange>
        </w:rPr>
      </w:pPr>
    </w:p>
    <w:p w14:paraId="23440DA9" w14:textId="77777777" w:rsidR="007D45CA" w:rsidRPr="00963ED8" w:rsidRDefault="007D45CA" w:rsidP="00E767D4">
      <w:pPr>
        <w:jc w:val="both"/>
        <w:rPr>
          <w:b/>
          <w:bCs/>
          <w:lang w:val="es-CO"/>
          <w:rPrChange w:id="9809" w:author="Massiel Nayibe Moreno Ladino" w:date="2025-01-15T13:00:00Z" w16du:dateUtc="2025-01-15T18:00:00Z">
            <w:rPr>
              <w:b/>
              <w:bCs/>
            </w:rPr>
          </w:rPrChange>
        </w:rPr>
      </w:pPr>
    </w:p>
    <w:p w14:paraId="04CCE005" w14:textId="77777777" w:rsidR="007D45CA" w:rsidRPr="00963ED8" w:rsidRDefault="007D45CA" w:rsidP="00922B9A">
      <w:pPr>
        <w:rPr>
          <w:rStyle w:val="Ttulo3Car"/>
          <w:b w:val="0"/>
          <w:bCs w:val="0"/>
          <w:lang w:val="es-CO"/>
          <w:rPrChange w:id="9810" w:author="Massiel Nayibe Moreno Ladino" w:date="2025-01-15T13:00:00Z" w16du:dateUtc="2025-01-15T18:00:00Z">
            <w:rPr>
              <w:rStyle w:val="Ttulo3Car"/>
              <w:b w:val="0"/>
              <w:bCs w:val="0"/>
            </w:rPr>
          </w:rPrChange>
        </w:rPr>
      </w:pPr>
      <w:bookmarkStart w:id="9811" w:name="_Annex_I"/>
      <w:bookmarkEnd w:id="9811"/>
    </w:p>
    <w:p w14:paraId="42BAC834" w14:textId="77777777" w:rsidR="007D45CA" w:rsidRPr="00963ED8" w:rsidRDefault="007D45CA" w:rsidP="00922B9A">
      <w:pPr>
        <w:rPr>
          <w:rStyle w:val="Ttulo3Car"/>
          <w:lang w:val="es-CO"/>
          <w:rPrChange w:id="9812" w:author="Massiel Nayibe Moreno Ladino" w:date="2025-01-15T13:00:00Z" w16du:dateUtc="2025-01-15T18:00:00Z">
            <w:rPr>
              <w:rStyle w:val="Ttulo3Car"/>
            </w:rPr>
          </w:rPrChange>
        </w:rPr>
      </w:pPr>
    </w:p>
    <w:p w14:paraId="129F4910" w14:textId="77777777" w:rsidR="007D45CA" w:rsidRPr="00963ED8" w:rsidRDefault="007D45CA" w:rsidP="00922B9A">
      <w:pPr>
        <w:rPr>
          <w:rStyle w:val="Ttulo3Car"/>
          <w:lang w:val="es-CO"/>
          <w:rPrChange w:id="9813" w:author="Massiel Nayibe Moreno Ladino" w:date="2025-01-15T13:00:00Z" w16du:dateUtc="2025-01-15T18:00:00Z">
            <w:rPr>
              <w:rStyle w:val="Ttulo3Car"/>
            </w:rPr>
          </w:rPrChange>
        </w:rPr>
      </w:pPr>
    </w:p>
    <w:p w14:paraId="03C299F2" w14:textId="77777777" w:rsidR="007D45CA" w:rsidRPr="00963ED8" w:rsidRDefault="007D45CA" w:rsidP="00922B9A">
      <w:pPr>
        <w:rPr>
          <w:rStyle w:val="Ttulo3Car"/>
          <w:lang w:val="es-CO"/>
          <w:rPrChange w:id="9814" w:author="Massiel Nayibe Moreno Ladino" w:date="2025-01-15T13:00:00Z" w16du:dateUtc="2025-01-15T18:00:00Z">
            <w:rPr>
              <w:rStyle w:val="Ttulo3Car"/>
            </w:rPr>
          </w:rPrChange>
        </w:rPr>
      </w:pPr>
    </w:p>
    <w:p w14:paraId="5B98960E" w14:textId="77777777" w:rsidR="007D45CA" w:rsidRPr="00963ED8" w:rsidRDefault="007D45CA" w:rsidP="00E767D4">
      <w:pPr>
        <w:jc w:val="both"/>
        <w:rPr>
          <w:rStyle w:val="Ttulo3Car"/>
          <w:b w:val="0"/>
          <w:bCs w:val="0"/>
          <w:lang w:val="es-CO"/>
          <w:rPrChange w:id="9815" w:author="Massiel Nayibe Moreno Ladino" w:date="2025-01-15T13:00:00Z" w16du:dateUtc="2025-01-15T18:00:00Z">
            <w:rPr>
              <w:rStyle w:val="Ttulo3Car"/>
              <w:b w:val="0"/>
              <w:bCs w:val="0"/>
            </w:rPr>
          </w:rPrChange>
        </w:rPr>
      </w:pPr>
    </w:p>
    <w:p w14:paraId="07C17952" w14:textId="77777777" w:rsidR="007D45CA" w:rsidRPr="00963ED8" w:rsidRDefault="007D45CA" w:rsidP="00E767D4">
      <w:pPr>
        <w:jc w:val="both"/>
        <w:rPr>
          <w:rStyle w:val="Ttulo3Car"/>
          <w:b w:val="0"/>
          <w:bCs w:val="0"/>
          <w:lang w:val="es-CO"/>
          <w:rPrChange w:id="9816" w:author="Massiel Nayibe Moreno Ladino" w:date="2025-01-15T13:00:00Z" w16du:dateUtc="2025-01-15T18:00:00Z">
            <w:rPr>
              <w:rStyle w:val="Ttulo3Car"/>
              <w:b w:val="0"/>
              <w:bCs w:val="0"/>
            </w:rPr>
          </w:rPrChange>
        </w:rPr>
      </w:pPr>
    </w:p>
    <w:p w14:paraId="2457F749" w14:textId="77777777" w:rsidR="007D45CA" w:rsidRPr="00963ED8" w:rsidRDefault="007D45CA" w:rsidP="00E767D4">
      <w:pPr>
        <w:jc w:val="both"/>
        <w:rPr>
          <w:rStyle w:val="Ttulo3Car"/>
          <w:b w:val="0"/>
          <w:bCs w:val="0"/>
          <w:lang w:val="es-CO"/>
          <w:rPrChange w:id="9817" w:author="Massiel Nayibe Moreno Ladino" w:date="2025-01-15T13:00:00Z" w16du:dateUtc="2025-01-15T18:00:00Z">
            <w:rPr>
              <w:rStyle w:val="Ttulo3Car"/>
              <w:b w:val="0"/>
              <w:bCs w:val="0"/>
            </w:rPr>
          </w:rPrChange>
        </w:rPr>
      </w:pPr>
    </w:p>
    <w:p w14:paraId="5DB683B5" w14:textId="77777777" w:rsidR="007D45CA" w:rsidRPr="00963ED8" w:rsidRDefault="007D45CA" w:rsidP="00E767D4">
      <w:pPr>
        <w:jc w:val="both"/>
        <w:rPr>
          <w:rStyle w:val="Ttulo3Car"/>
          <w:b w:val="0"/>
          <w:bCs w:val="0"/>
          <w:lang w:val="es-CO"/>
          <w:rPrChange w:id="9818" w:author="Massiel Nayibe Moreno Ladino" w:date="2025-01-15T13:00:00Z" w16du:dateUtc="2025-01-15T18:00:00Z">
            <w:rPr>
              <w:rStyle w:val="Ttulo3Car"/>
              <w:b w:val="0"/>
              <w:bCs w:val="0"/>
            </w:rPr>
          </w:rPrChange>
        </w:rPr>
      </w:pPr>
    </w:p>
    <w:p w14:paraId="078791D9" w14:textId="77777777" w:rsidR="00441859" w:rsidRPr="00963ED8" w:rsidRDefault="00DE7F5C">
      <w:pPr>
        <w:jc w:val="both"/>
        <w:rPr>
          <w:b/>
          <w:bCs/>
          <w:lang w:val="es-CO"/>
          <w:rPrChange w:id="9819" w:author="Massiel Nayibe Moreno Ladino" w:date="2025-01-15T13:00:00Z" w16du:dateUtc="2025-01-15T18:00:00Z">
            <w:rPr>
              <w:b/>
              <w:bCs/>
            </w:rPr>
          </w:rPrChange>
        </w:rPr>
      </w:pPr>
      <w:r w:rsidRPr="004C6DCB">
        <w:rPr>
          <w:noProof/>
        </w:rPr>
        <w:lastRenderedPageBreak/>
        <w:drawing>
          <wp:anchor distT="0" distB="0" distL="114300" distR="114300" simplePos="0" relativeHeight="251658251" behindDoc="1" locked="0" layoutInCell="1" allowOverlap="1" wp14:anchorId="27C16EC1" wp14:editId="0F90D211">
            <wp:simplePos x="0" y="0"/>
            <wp:positionH relativeFrom="column">
              <wp:posOffset>-266700</wp:posOffset>
            </wp:positionH>
            <wp:positionV relativeFrom="paragraph">
              <wp:posOffset>7620</wp:posOffset>
            </wp:positionV>
            <wp:extent cx="6980555" cy="7780020"/>
            <wp:effectExtent l="0" t="0" r="0" b="0"/>
            <wp:wrapTight wrapText="bothSides">
              <wp:wrapPolygon edited="0">
                <wp:start x="0" y="0"/>
                <wp:lineTo x="0" y="21526"/>
                <wp:lineTo x="18450" y="21526"/>
                <wp:lineTo x="18450" y="21156"/>
                <wp:lineTo x="21044" y="21156"/>
                <wp:lineTo x="21457" y="21050"/>
                <wp:lineTo x="21457" y="20204"/>
                <wp:lineTo x="18450" y="19463"/>
                <wp:lineTo x="18450" y="15232"/>
                <wp:lineTo x="20808" y="15232"/>
                <wp:lineTo x="21457" y="15073"/>
                <wp:lineTo x="21457" y="14069"/>
                <wp:lineTo x="21162" y="13963"/>
                <wp:lineTo x="18450" y="13540"/>
                <wp:lineTo x="18450" y="0"/>
                <wp:lineTo x="0" y="0"/>
              </wp:wrapPolygon>
            </wp:wrapTight>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7">
                      <a:extLst>
                        <a:ext uri="{28A0092B-C50C-407E-A947-70E740481C1C}">
                          <a14:useLocalDpi xmlns:a14="http://schemas.microsoft.com/office/drawing/2010/main" val="0"/>
                        </a:ext>
                      </a:extLst>
                    </a:blip>
                    <a:srcRect r="10074"/>
                    <a:stretch/>
                  </pic:blipFill>
                  <pic:spPr bwMode="auto">
                    <a:xfrm>
                      <a:off x="0" y="0"/>
                      <a:ext cx="6980555" cy="7780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F2EFA5" w14:textId="77777777" w:rsidR="00441859" w:rsidRPr="00963ED8" w:rsidRDefault="00DE7F5C">
      <w:pPr>
        <w:jc w:val="center"/>
        <w:rPr>
          <w:rFonts w:asciiTheme="majorHAnsi" w:eastAsiaTheme="majorEastAsia" w:hAnsiTheme="majorHAnsi" w:cstheme="majorBidi"/>
          <w:color w:val="E66800"/>
          <w:sz w:val="28"/>
          <w:lang w:val="es-CO"/>
          <w:rPrChange w:id="9820" w:author="Massiel Nayibe Moreno Ladino" w:date="2025-01-15T13:00:00Z" w16du:dateUtc="2025-01-15T18:00:00Z">
            <w:rPr>
              <w:rFonts w:asciiTheme="majorHAnsi" w:eastAsiaTheme="majorEastAsia" w:hAnsiTheme="majorHAnsi" w:cstheme="majorBidi"/>
              <w:color w:val="E66800"/>
              <w:sz w:val="28"/>
            </w:rPr>
          </w:rPrChange>
        </w:rPr>
      </w:pPr>
      <w:r w:rsidRPr="00963ED8">
        <w:rPr>
          <w:b/>
          <w:bCs/>
          <w:lang w:val="es-CO"/>
          <w:rPrChange w:id="9821" w:author="Massiel Nayibe Moreno Ladino" w:date="2025-01-15T13:00:00Z" w16du:dateUtc="2025-01-15T18:00:00Z">
            <w:rPr>
              <w:b/>
              <w:bCs/>
            </w:rPr>
          </w:rPrChange>
        </w:rPr>
        <w:lastRenderedPageBreak/>
        <w:t>Herramienta de seguimiento de los subreceptores - Política recurrente</w:t>
      </w:r>
    </w:p>
    <w:p w14:paraId="60E08786" w14:textId="77777777" w:rsidR="00441859" w:rsidRPr="00963ED8" w:rsidRDefault="00DE7F5C">
      <w:pPr>
        <w:jc w:val="both"/>
        <w:rPr>
          <w:rStyle w:val="Ttulo3Car"/>
          <w:b w:val="0"/>
          <w:bCs w:val="0"/>
          <w:lang w:val="es-CO"/>
          <w:rPrChange w:id="9822" w:author="Massiel Nayibe Moreno Ladino" w:date="2025-01-15T13:00:00Z" w16du:dateUtc="2025-01-15T18:00:00Z">
            <w:rPr>
              <w:rStyle w:val="Ttulo3Car"/>
              <w:b w:val="0"/>
              <w:bCs w:val="0"/>
            </w:rPr>
          </w:rPrChange>
        </w:rPr>
      </w:pPr>
      <w:r w:rsidRPr="00254CA0">
        <w:rPr>
          <w:noProof/>
        </w:rPr>
        <w:drawing>
          <wp:anchor distT="0" distB="0" distL="114300" distR="114300" simplePos="0" relativeHeight="251658252" behindDoc="1" locked="0" layoutInCell="1" allowOverlap="1" wp14:anchorId="75150CF4" wp14:editId="290EF6D8">
            <wp:simplePos x="0" y="0"/>
            <wp:positionH relativeFrom="margin">
              <wp:posOffset>-502920</wp:posOffset>
            </wp:positionH>
            <wp:positionV relativeFrom="paragraph">
              <wp:posOffset>137795</wp:posOffset>
            </wp:positionV>
            <wp:extent cx="7158990" cy="7128510"/>
            <wp:effectExtent l="0" t="0" r="3810" b="0"/>
            <wp:wrapTight wrapText="bothSides">
              <wp:wrapPolygon edited="0">
                <wp:start x="6782" y="0"/>
                <wp:lineTo x="2069" y="750"/>
                <wp:lineTo x="575" y="924"/>
                <wp:lineTo x="0" y="1559"/>
                <wp:lineTo x="0" y="4676"/>
                <wp:lineTo x="10806" y="4733"/>
                <wp:lineTo x="0" y="4964"/>
                <wp:lineTo x="0" y="21531"/>
                <wp:lineTo x="18738" y="21531"/>
                <wp:lineTo x="21554" y="21184"/>
                <wp:lineTo x="21554" y="20838"/>
                <wp:lineTo x="21152" y="20434"/>
                <wp:lineTo x="21554" y="20203"/>
                <wp:lineTo x="21554" y="20088"/>
                <wp:lineTo x="18738" y="19510"/>
                <wp:lineTo x="18738" y="16740"/>
                <wp:lineTo x="21497" y="16624"/>
                <wp:lineTo x="21497" y="15816"/>
                <wp:lineTo x="21324" y="15528"/>
                <wp:lineTo x="18738" y="14893"/>
                <wp:lineTo x="18795" y="6407"/>
                <wp:lineTo x="15232" y="5657"/>
                <wp:lineTo x="11725" y="4387"/>
                <wp:lineTo x="11438" y="4041"/>
                <wp:lineTo x="1552" y="3810"/>
                <wp:lineTo x="8622" y="3810"/>
                <wp:lineTo x="18795" y="3290"/>
                <wp:lineTo x="18853" y="2020"/>
                <wp:lineTo x="18335" y="2020"/>
                <wp:lineTo x="9311" y="1789"/>
                <wp:lineTo x="4426" y="1039"/>
                <wp:lineTo x="12243" y="866"/>
                <wp:lineTo x="11898" y="0"/>
                <wp:lineTo x="6782" y="0"/>
              </wp:wrapPolygon>
            </wp:wrapTight>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158990" cy="7128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281BB5" w14:textId="0EAC9ED3" w:rsidR="007D45CA" w:rsidRPr="00963ED8" w:rsidRDefault="007D45CA" w:rsidP="00E767D4">
      <w:pPr>
        <w:jc w:val="both"/>
        <w:rPr>
          <w:rStyle w:val="Ttulo3Car"/>
          <w:b w:val="0"/>
          <w:bCs w:val="0"/>
          <w:lang w:val="es-CO"/>
          <w:rPrChange w:id="9823" w:author="Massiel Nayibe Moreno Ladino" w:date="2025-01-15T13:00:00Z" w16du:dateUtc="2025-01-15T18:00:00Z">
            <w:rPr>
              <w:rStyle w:val="Ttulo3Car"/>
              <w:b w:val="0"/>
              <w:bCs w:val="0"/>
            </w:rPr>
          </w:rPrChange>
        </w:rPr>
      </w:pPr>
    </w:p>
    <w:p w14:paraId="29BBF6E6" w14:textId="66AC588E" w:rsidR="007D45CA" w:rsidRPr="00963ED8" w:rsidRDefault="007D45CA" w:rsidP="00E767D4">
      <w:pPr>
        <w:jc w:val="both"/>
        <w:rPr>
          <w:rStyle w:val="Ttulo3Car"/>
          <w:b w:val="0"/>
          <w:bCs w:val="0"/>
          <w:lang w:val="es-CO"/>
          <w:rPrChange w:id="9824" w:author="Massiel Nayibe Moreno Ladino" w:date="2025-01-15T13:00:00Z" w16du:dateUtc="2025-01-15T18:00:00Z">
            <w:rPr>
              <w:rStyle w:val="Ttulo3Car"/>
              <w:b w:val="0"/>
              <w:bCs w:val="0"/>
            </w:rPr>
          </w:rPrChange>
        </w:rPr>
      </w:pPr>
    </w:p>
    <w:p w14:paraId="2AFBB10B" w14:textId="71B77CD9" w:rsidR="007D45CA" w:rsidRPr="00963ED8" w:rsidRDefault="007D45CA" w:rsidP="00E767D4">
      <w:pPr>
        <w:jc w:val="both"/>
        <w:rPr>
          <w:rStyle w:val="Ttulo3Car"/>
          <w:b w:val="0"/>
          <w:bCs w:val="0"/>
          <w:lang w:val="es-CO"/>
          <w:rPrChange w:id="9825" w:author="Massiel Nayibe Moreno Ladino" w:date="2025-01-15T13:00:00Z" w16du:dateUtc="2025-01-15T18:00:00Z">
            <w:rPr>
              <w:rStyle w:val="Ttulo3Car"/>
              <w:b w:val="0"/>
              <w:bCs w:val="0"/>
            </w:rPr>
          </w:rPrChange>
        </w:rPr>
      </w:pPr>
    </w:p>
    <w:p w14:paraId="14C3C485" w14:textId="512A68CF" w:rsidR="007D45CA" w:rsidRPr="00963ED8" w:rsidRDefault="007D45CA" w:rsidP="00E767D4">
      <w:pPr>
        <w:jc w:val="both"/>
        <w:rPr>
          <w:rStyle w:val="Ttulo3Car"/>
          <w:rFonts w:asciiTheme="minorHAnsi" w:hAnsiTheme="minorHAnsi"/>
          <w:b w:val="0"/>
          <w:bCs w:val="0"/>
          <w:sz w:val="24"/>
          <w:lang w:val="es-CO"/>
          <w:rPrChange w:id="9826" w:author="Massiel Nayibe Moreno Ladino" w:date="2025-01-15T13:00:00Z" w16du:dateUtc="2025-01-15T18:00:00Z">
            <w:rPr>
              <w:rStyle w:val="Ttulo3Car"/>
              <w:rFonts w:asciiTheme="minorHAnsi" w:hAnsiTheme="minorHAnsi"/>
              <w:b w:val="0"/>
              <w:bCs w:val="0"/>
              <w:sz w:val="24"/>
            </w:rPr>
          </w:rPrChange>
        </w:rPr>
      </w:pPr>
    </w:p>
    <w:p w14:paraId="21A64854" w14:textId="3D73AD8C" w:rsidR="009D6687" w:rsidRPr="00963ED8" w:rsidRDefault="009D6687">
      <w:pPr>
        <w:rPr>
          <w:b/>
          <w:bCs/>
          <w:lang w:val="es-CO"/>
          <w:rPrChange w:id="9827" w:author="Massiel Nayibe Moreno Ladino" w:date="2025-01-15T13:00:00Z" w16du:dateUtc="2025-01-15T18:00:00Z">
            <w:rPr>
              <w:b/>
              <w:bCs/>
            </w:rPr>
          </w:rPrChange>
        </w:rPr>
      </w:pPr>
      <w:r w:rsidRPr="00963ED8">
        <w:rPr>
          <w:b/>
          <w:bCs/>
          <w:lang w:val="es-CO"/>
          <w:rPrChange w:id="9828" w:author="Massiel Nayibe Moreno Ladino" w:date="2025-01-15T13:00:00Z" w16du:dateUtc="2025-01-15T18:00:00Z">
            <w:rPr>
              <w:rFonts w:eastAsiaTheme="majorEastAsia" w:cstheme="majorBidi"/>
              <w:b/>
              <w:bCs/>
              <w:color w:val="E66800"/>
              <w:sz w:val="28"/>
            </w:rPr>
          </w:rPrChange>
        </w:rPr>
        <w:br w:type="page"/>
      </w:r>
    </w:p>
    <w:p w14:paraId="20BBFFD1" w14:textId="77777777" w:rsidR="00441859" w:rsidRPr="00963ED8" w:rsidRDefault="00DE7F5C">
      <w:pPr>
        <w:rPr>
          <w:rStyle w:val="Ttulo3Car"/>
          <w:rFonts w:asciiTheme="minorHAnsi" w:eastAsiaTheme="minorEastAsia" w:hAnsiTheme="minorHAnsi" w:cstheme="minorBidi"/>
          <w:color w:val="auto"/>
          <w:sz w:val="24"/>
          <w:lang w:val="es-CO"/>
          <w:rPrChange w:id="9829" w:author="Massiel Nayibe Moreno Ladino" w:date="2025-01-15T13:00:00Z" w16du:dateUtc="2025-01-15T18:00:00Z">
            <w:rPr>
              <w:rStyle w:val="Ttulo3Car"/>
              <w:rFonts w:asciiTheme="minorHAnsi" w:eastAsiaTheme="minorEastAsia" w:hAnsiTheme="minorHAnsi" w:cstheme="minorBidi"/>
              <w:color w:val="auto"/>
              <w:sz w:val="24"/>
            </w:rPr>
          </w:rPrChange>
        </w:rPr>
      </w:pPr>
      <w:r w:rsidRPr="00FA0E74">
        <w:rPr>
          <w:noProof/>
        </w:rPr>
        <w:lastRenderedPageBreak/>
        <w:drawing>
          <wp:anchor distT="0" distB="0" distL="114300" distR="114300" simplePos="0" relativeHeight="251658253" behindDoc="1" locked="0" layoutInCell="1" allowOverlap="1" wp14:anchorId="6C6F61E5" wp14:editId="2F293CB7">
            <wp:simplePos x="0" y="0"/>
            <wp:positionH relativeFrom="column">
              <wp:posOffset>-64770</wp:posOffset>
            </wp:positionH>
            <wp:positionV relativeFrom="paragraph">
              <wp:posOffset>0</wp:posOffset>
            </wp:positionV>
            <wp:extent cx="6621145" cy="7867650"/>
            <wp:effectExtent l="0" t="0" r="0" b="0"/>
            <wp:wrapTight wrapText="bothSides">
              <wp:wrapPolygon edited="0">
                <wp:start x="0" y="0"/>
                <wp:lineTo x="0" y="21548"/>
                <wp:lineTo x="18582" y="21548"/>
                <wp:lineTo x="21130" y="21129"/>
                <wp:lineTo x="21378" y="20920"/>
                <wp:lineTo x="21068" y="20554"/>
                <wp:lineTo x="18582" y="20083"/>
                <wp:lineTo x="18706" y="16736"/>
                <wp:lineTo x="21254" y="15952"/>
                <wp:lineTo x="21254" y="15899"/>
                <wp:lineTo x="21503" y="15219"/>
                <wp:lineTo x="21254" y="15115"/>
                <wp:lineTo x="18582" y="15062"/>
                <wp:lineTo x="18582" y="0"/>
                <wp:lineTo x="0" y="0"/>
              </wp:wrapPolygon>
            </wp:wrapTight>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9">
                      <a:extLst>
                        <a:ext uri="{28A0092B-C50C-407E-A947-70E740481C1C}">
                          <a14:useLocalDpi xmlns:a14="http://schemas.microsoft.com/office/drawing/2010/main" val="0"/>
                        </a:ext>
                      </a:extLst>
                    </a:blip>
                    <a:srcRect r="10385"/>
                    <a:stretch/>
                  </pic:blipFill>
                  <pic:spPr bwMode="auto">
                    <a:xfrm>
                      <a:off x="0" y="0"/>
                      <a:ext cx="6621145" cy="7867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45CA" w:rsidRPr="00963ED8">
        <w:rPr>
          <w:rStyle w:val="Ttulo3Car"/>
          <w:rFonts w:asciiTheme="minorHAnsi" w:hAnsiTheme="minorHAnsi"/>
          <w:b w:val="0"/>
          <w:bCs w:val="0"/>
          <w:sz w:val="24"/>
          <w:lang w:val="es-CO"/>
          <w:rPrChange w:id="9830" w:author="Massiel Nayibe Moreno Ladino" w:date="2025-01-15T13:00:00Z" w16du:dateUtc="2025-01-15T18:00:00Z">
            <w:rPr>
              <w:rStyle w:val="Ttulo3Car"/>
              <w:rFonts w:asciiTheme="minorHAnsi" w:hAnsiTheme="minorHAnsi"/>
              <w:b w:val="0"/>
              <w:bCs w:val="0"/>
              <w:sz w:val="24"/>
            </w:rPr>
          </w:rPrChange>
        </w:rPr>
        <w:br w:type="page"/>
      </w:r>
    </w:p>
    <w:p w14:paraId="6751AA1F" w14:textId="77777777" w:rsidR="00441859" w:rsidRPr="00963ED8" w:rsidRDefault="00DE7F5C">
      <w:pPr>
        <w:pStyle w:val="Ttulo1"/>
        <w:jc w:val="both"/>
        <w:rPr>
          <w:rStyle w:val="Ttulo3Car"/>
          <w:b/>
          <w:bCs/>
          <w:lang w:val="es-CO"/>
          <w:rPrChange w:id="9831" w:author="Massiel Nayibe Moreno Ladino" w:date="2025-01-15T13:00:00Z" w16du:dateUtc="2025-01-15T18:00:00Z">
            <w:rPr>
              <w:rStyle w:val="Ttulo3Car"/>
              <w:b/>
              <w:bCs/>
              <w:szCs w:val="24"/>
            </w:rPr>
          </w:rPrChange>
        </w:rPr>
      </w:pPr>
      <w:bookmarkStart w:id="9832" w:name="_Annex_K"/>
      <w:bookmarkStart w:id="9833" w:name="_Annex_R:_Per"/>
      <w:bookmarkStart w:id="9834" w:name="_Toc29250613"/>
      <w:bookmarkStart w:id="9835" w:name="_Toc185435544"/>
      <w:bookmarkEnd w:id="9832"/>
      <w:bookmarkEnd w:id="9833"/>
      <w:r w:rsidRPr="00963ED8">
        <w:rPr>
          <w:rStyle w:val="Ttulo3Car"/>
          <w:b/>
          <w:bCs/>
          <w:lang w:val="es-CO"/>
          <w:rPrChange w:id="9836" w:author="Massiel Nayibe Moreno Ladino" w:date="2025-01-15T13:00:00Z" w16du:dateUtc="2025-01-15T18:00:00Z">
            <w:rPr>
              <w:rStyle w:val="Ttulo3Car"/>
              <w:b/>
              <w:bCs/>
            </w:rPr>
          </w:rPrChange>
        </w:rPr>
        <w:lastRenderedPageBreak/>
        <w:t xml:space="preserve">Anexo </w:t>
      </w:r>
      <w:r w:rsidR="009B11B7" w:rsidRPr="00963ED8">
        <w:rPr>
          <w:rStyle w:val="Ttulo3Car"/>
          <w:b/>
          <w:bCs/>
          <w:lang w:val="es-CO"/>
          <w:rPrChange w:id="9837" w:author="Massiel Nayibe Moreno Ladino" w:date="2025-01-15T13:00:00Z" w16du:dateUtc="2025-01-15T18:00:00Z">
            <w:rPr>
              <w:rStyle w:val="Ttulo3Car"/>
              <w:b/>
              <w:bCs/>
            </w:rPr>
          </w:rPrChange>
        </w:rPr>
        <w:t>R</w:t>
      </w:r>
      <w:bookmarkEnd w:id="9834"/>
      <w:r w:rsidR="009B11B7" w:rsidRPr="00963ED8">
        <w:rPr>
          <w:rStyle w:val="Ttulo3Car"/>
          <w:b/>
          <w:bCs/>
          <w:lang w:val="es-CO"/>
          <w:rPrChange w:id="9838" w:author="Massiel Nayibe Moreno Ladino" w:date="2025-01-15T13:00:00Z" w16du:dateUtc="2025-01-15T18:00:00Z">
            <w:rPr>
              <w:rStyle w:val="Ttulo3Car"/>
              <w:b/>
              <w:bCs/>
            </w:rPr>
          </w:rPrChange>
        </w:rPr>
        <w:t xml:space="preserve"> : Ejemplo de dietas</w:t>
      </w:r>
      <w:bookmarkEnd w:id="9835"/>
    </w:p>
    <w:p w14:paraId="42F8661E" w14:textId="77777777" w:rsidR="00441859" w:rsidRPr="00963ED8" w:rsidRDefault="00DE7F5C">
      <w:pPr>
        <w:spacing w:before="240"/>
        <w:jc w:val="both"/>
        <w:rPr>
          <w:b/>
          <w:bCs/>
          <w:i/>
          <w:iCs/>
          <w:lang w:val="es-CO"/>
          <w:rPrChange w:id="9839" w:author="Massiel Nayibe Moreno Ladino" w:date="2025-01-15T13:00:00Z" w16du:dateUtc="2025-01-15T18:00:00Z">
            <w:rPr>
              <w:b/>
              <w:bCs/>
              <w:i/>
              <w:iCs/>
            </w:rPr>
          </w:rPrChange>
        </w:rPr>
      </w:pPr>
      <w:r w:rsidRPr="00963ED8">
        <w:rPr>
          <w:b/>
          <w:bCs/>
          <w:i/>
          <w:iCs/>
          <w:lang w:val="es-CO"/>
          <w:rPrChange w:id="9840" w:author="Massiel Nayibe Moreno Ladino" w:date="2025-01-15T13:00:00Z" w16du:dateUtc="2025-01-15T18:00:00Z">
            <w:rPr>
              <w:b/>
              <w:bCs/>
              <w:i/>
              <w:iCs/>
            </w:rPr>
          </w:rPrChange>
        </w:rPr>
        <w:t>Ejemplos de cálculo de dietas para el personal de la sede, tenga en cuenta que el personal de campo tiene diferentes porcentajes, sin embargo, el cálculo es el mismo.</w:t>
      </w:r>
    </w:p>
    <w:p w14:paraId="4E72543B" w14:textId="77777777" w:rsidR="00441859" w:rsidRDefault="00DE7F5C">
      <w:pPr>
        <w:jc w:val="both"/>
      </w:pPr>
      <w:r w:rsidRPr="006C478E">
        <w:t>Notas</w:t>
      </w:r>
      <w:r>
        <w:t xml:space="preserve">: </w:t>
      </w:r>
    </w:p>
    <w:p w14:paraId="13163247" w14:textId="77777777" w:rsidR="00441859" w:rsidRPr="00963ED8" w:rsidRDefault="007D45CA">
      <w:pPr>
        <w:pStyle w:val="Prrafodelista"/>
        <w:numPr>
          <w:ilvl w:val="0"/>
          <w:numId w:val="19"/>
        </w:numPr>
        <w:spacing w:after="200" w:line="276" w:lineRule="auto"/>
        <w:jc w:val="both"/>
        <w:rPr>
          <w:rFonts w:cs="Times New Roman"/>
          <w:lang w:val="es-CO"/>
          <w:rPrChange w:id="9841" w:author="Massiel Nayibe Moreno Ladino" w:date="2025-01-15T13:00:00Z" w16du:dateUtc="2025-01-15T18:00:00Z">
            <w:rPr>
              <w:rFonts w:cs="Times New Roman"/>
            </w:rPr>
          </w:rPrChange>
        </w:rPr>
      </w:pPr>
      <w:r>
        <w:fldChar w:fldCharType="begin"/>
      </w:r>
      <w:r w:rsidRPr="00963ED8">
        <w:rPr>
          <w:lang w:val="es-CO"/>
          <w:rPrChange w:id="9842" w:author="Massiel Nayibe Moreno Ladino" w:date="2025-01-15T13:00:00Z" w16du:dateUtc="2025-01-15T18:00:00Z">
            <w:rPr/>
          </w:rPrChange>
        </w:rPr>
        <w:instrText>HYPERLINK "https://www.gsa.gov/node/86696?utm_source=OGP&amp;utm_medium=print-radio&amp;utm_term=perdiem&amp;utm_campaign=shortcuts"</w:instrText>
      </w:r>
      <w:r>
        <w:fldChar w:fldCharType="separate"/>
      </w:r>
      <w:r w:rsidRPr="00963ED8">
        <w:rPr>
          <w:rStyle w:val="Hipervnculo"/>
          <w:rFonts w:cs="Times New Roman"/>
          <w:lang w:val="es-CO"/>
          <w:rPrChange w:id="9843" w:author="Massiel Nayibe Moreno Ladino" w:date="2025-01-15T13:00:00Z" w16du:dateUtc="2025-01-15T18:00:00Z">
            <w:rPr>
              <w:rStyle w:val="Hipervnculo"/>
              <w:rFonts w:cs="Times New Roman"/>
            </w:rPr>
          </w:rPrChange>
        </w:rPr>
        <w:t>La Administración de Servicios Generales</w:t>
      </w:r>
      <w:r>
        <w:fldChar w:fldCharType="end"/>
      </w:r>
      <w:r w:rsidRPr="00963ED8">
        <w:rPr>
          <w:rFonts w:cs="Times New Roman"/>
          <w:lang w:val="es-CO"/>
          <w:rPrChange w:id="9844" w:author="Massiel Nayibe Moreno Ladino" w:date="2025-01-15T13:00:00Z" w16du:dateUtc="2025-01-15T18:00:00Z">
            <w:rPr>
              <w:rFonts w:cs="Times New Roman"/>
            </w:rPr>
          </w:rPrChange>
        </w:rPr>
        <w:t xml:space="preserve"> (GSA) establece las dietas para destinos dentro de los 48 estados continentales más bajos de Estados Unidos (CONUS). </w:t>
      </w:r>
    </w:p>
    <w:p w14:paraId="55939546" w14:textId="77777777" w:rsidR="00441859" w:rsidRPr="00963ED8" w:rsidRDefault="00DE7F5C">
      <w:pPr>
        <w:pStyle w:val="Prrafodelista"/>
        <w:numPr>
          <w:ilvl w:val="0"/>
          <w:numId w:val="19"/>
        </w:numPr>
        <w:spacing w:after="200" w:line="276" w:lineRule="auto"/>
        <w:jc w:val="both"/>
        <w:rPr>
          <w:rFonts w:cs="Times New Roman"/>
          <w:lang w:val="es-CO"/>
          <w:rPrChange w:id="9845" w:author="Massiel Nayibe Moreno Ladino" w:date="2025-01-15T13:00:00Z" w16du:dateUtc="2025-01-15T18:00:00Z">
            <w:rPr>
              <w:rFonts w:cs="Times New Roman"/>
            </w:rPr>
          </w:rPrChange>
        </w:rPr>
      </w:pPr>
      <w:r>
        <w:fldChar w:fldCharType="begin"/>
      </w:r>
      <w:r w:rsidRPr="00963ED8">
        <w:rPr>
          <w:lang w:val="es-CO"/>
          <w:rPrChange w:id="9846" w:author="Massiel Nayibe Moreno Ladino" w:date="2025-01-15T13:00:00Z" w16du:dateUtc="2025-01-15T18:00:00Z">
            <w:rPr/>
          </w:rPrChange>
        </w:rPr>
        <w:instrText>HYPERLINK "http://www.defensetravel.dod.mil/site/perdiemCalc.cfm"</w:instrText>
      </w:r>
      <w:r>
        <w:fldChar w:fldCharType="separate"/>
      </w:r>
      <w:r w:rsidRPr="00963ED8">
        <w:rPr>
          <w:rStyle w:val="Hipervnculo"/>
          <w:rFonts w:cs="Times New Roman"/>
          <w:lang w:val="es-CO"/>
          <w:rPrChange w:id="9847" w:author="Massiel Nayibe Moreno Ladino" w:date="2025-01-15T13:00:00Z" w16du:dateUtc="2025-01-15T18:00:00Z">
            <w:rPr>
              <w:rStyle w:val="Hipervnculo"/>
              <w:rFonts w:cs="Times New Roman"/>
            </w:rPr>
          </w:rPrChange>
        </w:rPr>
        <w:t>El Departamento de Defensa</w:t>
      </w:r>
      <w:r>
        <w:fldChar w:fldCharType="end"/>
      </w:r>
      <w:r w:rsidRPr="00963ED8">
        <w:rPr>
          <w:rFonts w:cs="Times New Roman"/>
          <w:lang w:val="es-CO"/>
          <w:rPrChange w:id="9848" w:author="Massiel Nayibe Moreno Ladino" w:date="2025-01-15T13:00:00Z" w16du:dateUtc="2025-01-15T18:00:00Z">
            <w:rPr>
              <w:rFonts w:cs="Times New Roman"/>
            </w:rPr>
          </w:rPrChange>
        </w:rPr>
        <w:t xml:space="preserve"> (DOD) establece tarifas no extranjeras que incluyen Alaska, Hawai y todos los territorios de EE.UU. (Non-CONUS).</w:t>
      </w:r>
    </w:p>
    <w:p w14:paraId="19D28336" w14:textId="77777777" w:rsidR="00441859" w:rsidRPr="00963ED8" w:rsidRDefault="00DE7F5C">
      <w:pPr>
        <w:pStyle w:val="Prrafodelista"/>
        <w:numPr>
          <w:ilvl w:val="0"/>
          <w:numId w:val="19"/>
        </w:numPr>
        <w:spacing w:after="200" w:line="276" w:lineRule="auto"/>
        <w:jc w:val="both"/>
        <w:rPr>
          <w:rFonts w:cs="Times New Roman"/>
          <w:lang w:val="es-CO"/>
          <w:rPrChange w:id="9849" w:author="Massiel Nayibe Moreno Ladino" w:date="2025-01-15T13:00:00Z" w16du:dateUtc="2025-01-15T18:00:00Z">
            <w:rPr>
              <w:rFonts w:cs="Times New Roman"/>
            </w:rPr>
          </w:rPrChange>
        </w:rPr>
      </w:pPr>
      <w:r>
        <w:fldChar w:fldCharType="begin"/>
      </w:r>
      <w:r w:rsidRPr="00963ED8">
        <w:rPr>
          <w:lang w:val="es-CO"/>
          <w:rPrChange w:id="9850" w:author="Massiel Nayibe Moreno Ladino" w:date="2025-01-15T13:00:00Z" w16du:dateUtc="2025-01-15T18:00:00Z">
            <w:rPr/>
          </w:rPrChange>
        </w:rPr>
        <w:instrText>HYPERLINK "https://aoprals.state.gov/web920/per_diem.asp"</w:instrText>
      </w:r>
      <w:r>
        <w:fldChar w:fldCharType="separate"/>
      </w:r>
      <w:r w:rsidRPr="00963ED8">
        <w:rPr>
          <w:rStyle w:val="Hipervnculo"/>
          <w:rFonts w:cs="Times New Roman"/>
          <w:lang w:val="es-CO"/>
          <w:rPrChange w:id="9851" w:author="Massiel Nayibe Moreno Ladino" w:date="2025-01-15T13:00:00Z" w16du:dateUtc="2025-01-15T18:00:00Z">
            <w:rPr>
              <w:rStyle w:val="Hipervnculo"/>
              <w:rFonts w:cs="Times New Roman"/>
            </w:rPr>
          </w:rPrChange>
        </w:rPr>
        <w:t>El Departamento de Estado</w:t>
      </w:r>
      <w:r>
        <w:fldChar w:fldCharType="end"/>
      </w:r>
      <w:r w:rsidRPr="00963ED8">
        <w:rPr>
          <w:rFonts w:cs="Times New Roman"/>
          <w:color w:val="000000"/>
          <w:lang w:val="es-CO"/>
          <w:rPrChange w:id="9852" w:author="Massiel Nayibe Moreno Ladino" w:date="2025-01-15T13:00:00Z" w16du:dateUtc="2025-01-15T18:00:00Z">
            <w:rPr>
              <w:rFonts w:cs="Times New Roman"/>
              <w:color w:val="000000"/>
            </w:rPr>
          </w:rPrChange>
        </w:rPr>
        <w:t xml:space="preserve"> establece todas las tarifas extranjeras específicas para las grandes ciudades.</w:t>
      </w:r>
    </w:p>
    <w:p w14:paraId="3C006DDB" w14:textId="77777777" w:rsidR="00441859" w:rsidRPr="00963ED8" w:rsidRDefault="00DE7F5C">
      <w:pPr>
        <w:pStyle w:val="Prrafodelista"/>
        <w:numPr>
          <w:ilvl w:val="0"/>
          <w:numId w:val="19"/>
        </w:numPr>
        <w:spacing w:line="276" w:lineRule="auto"/>
        <w:jc w:val="both"/>
        <w:rPr>
          <w:rFonts w:cs="Times New Roman"/>
          <w:lang w:val="es-CO"/>
          <w:rPrChange w:id="9853" w:author="Massiel Nayibe Moreno Ladino" w:date="2025-01-15T13:00:00Z" w16du:dateUtc="2025-01-15T18:00:00Z">
            <w:rPr>
              <w:rFonts w:cs="Times New Roman"/>
            </w:rPr>
          </w:rPrChange>
        </w:rPr>
      </w:pPr>
      <w:r w:rsidRPr="00963ED8">
        <w:rPr>
          <w:rFonts w:cs="Times New Roman"/>
          <w:lang w:val="es-CO"/>
          <w:rPrChange w:id="9854" w:author="Massiel Nayibe Moreno Ladino" w:date="2025-01-15T13:00:00Z" w16du:dateUtc="2025-01-15T18:00:00Z">
            <w:rPr>
              <w:rFonts w:cs="Times New Roman"/>
            </w:rPr>
          </w:rPrChange>
        </w:rPr>
        <w:t xml:space="preserve">El desglose de las comidas puede calcularse en la siguiente tabla (nota, para viajes financiados por programas del SGA, DEBE utilizarse esta tabla): </w:t>
      </w:r>
      <w:r>
        <w:fldChar w:fldCharType="begin"/>
      </w:r>
      <w:r w:rsidRPr="00963ED8">
        <w:rPr>
          <w:lang w:val="es-CO"/>
          <w:rPrChange w:id="9855" w:author="Massiel Nayibe Moreno Ladino" w:date="2025-01-15T13:00:00Z" w16du:dateUtc="2025-01-15T18:00:00Z">
            <w:rPr/>
          </w:rPrChange>
        </w:rPr>
        <w:instrText>HYPERLINK "http://www.gsa.gov/travel/plan-book/per-diem-rates/mie-breakdown"</w:instrText>
      </w:r>
      <w:r>
        <w:fldChar w:fldCharType="separate"/>
      </w:r>
      <w:r w:rsidRPr="00963ED8">
        <w:rPr>
          <w:rStyle w:val="Hipervnculo"/>
          <w:rFonts w:cs="Times New Roman"/>
          <w:lang w:val="es-CO"/>
          <w:rPrChange w:id="9856" w:author="Massiel Nayibe Moreno Ladino" w:date="2025-01-15T13:00:00Z" w16du:dateUtc="2025-01-15T18:00:00Z">
            <w:rPr>
              <w:rStyle w:val="Hipervnculo"/>
              <w:rFonts w:cs="Times New Roman"/>
            </w:rPr>
          </w:rPrChange>
        </w:rPr>
        <w:t>www.gsa.gov/travel/plan-book/per-diem-rates/mie-breakdown</w:t>
      </w:r>
      <w:r>
        <w:fldChar w:fldCharType="end"/>
      </w:r>
    </w:p>
    <w:p w14:paraId="5322E3B3" w14:textId="77777777" w:rsidR="007D45CA" w:rsidRPr="00963ED8" w:rsidRDefault="007D45CA" w:rsidP="00E767D4">
      <w:pPr>
        <w:jc w:val="both"/>
        <w:rPr>
          <w:rFonts w:cs="Times New Roman"/>
          <w:color w:val="000000" w:themeColor="text1"/>
          <w:lang w:val="es-CO"/>
          <w:rPrChange w:id="9857" w:author="Massiel Nayibe Moreno Ladino" w:date="2025-01-15T13:00:00Z" w16du:dateUtc="2025-01-15T18:00:00Z">
            <w:rPr>
              <w:rFonts w:cs="Times New Roman"/>
              <w:color w:val="000000" w:themeColor="text1"/>
            </w:rPr>
          </w:rPrChange>
        </w:rPr>
      </w:pPr>
    </w:p>
    <w:p w14:paraId="77835015" w14:textId="77777777" w:rsidR="00441859" w:rsidRDefault="00DE7F5C">
      <w:pPr>
        <w:pStyle w:val="Prrafodelista"/>
        <w:numPr>
          <w:ilvl w:val="0"/>
          <w:numId w:val="33"/>
        </w:numPr>
        <w:spacing w:line="276" w:lineRule="auto"/>
        <w:jc w:val="both"/>
        <w:rPr>
          <w:rFonts w:cs="Times New Roman"/>
          <w:color w:val="000000" w:themeColor="text1"/>
        </w:rPr>
      </w:pPr>
      <w:r w:rsidRPr="006C478E">
        <w:rPr>
          <w:rFonts w:cs="Times New Roman"/>
          <w:color w:val="000000" w:themeColor="text1"/>
        </w:rPr>
        <w:t>Ejemplo normal sin excepciones</w:t>
      </w:r>
    </w:p>
    <w:p w14:paraId="4214E212" w14:textId="77777777" w:rsidR="007D45CA" w:rsidRPr="006C478E" w:rsidRDefault="007D45CA" w:rsidP="00E767D4">
      <w:pPr>
        <w:pStyle w:val="Prrafodelista"/>
        <w:ind w:left="1080"/>
        <w:jc w:val="both"/>
        <w:rPr>
          <w:rFonts w:cs="Times New Roman"/>
          <w:color w:val="000000" w:themeColor="text1"/>
        </w:rPr>
      </w:pPr>
    </w:p>
    <w:p w14:paraId="03A43A8E" w14:textId="77777777" w:rsidR="00441859" w:rsidRPr="00963ED8" w:rsidRDefault="00DE7F5C">
      <w:pPr>
        <w:pStyle w:val="Prrafodelista"/>
        <w:spacing w:after="120"/>
        <w:ind w:left="1080"/>
        <w:contextualSpacing w:val="0"/>
        <w:jc w:val="both"/>
        <w:rPr>
          <w:rFonts w:cs="Times New Roman"/>
          <w:color w:val="000000" w:themeColor="text1"/>
          <w:lang w:val="es-CO"/>
          <w:rPrChange w:id="9858"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859" w:author="Massiel Nayibe Moreno Ladino" w:date="2025-01-15T13:00:00Z" w16du:dateUtc="2025-01-15T18:00:00Z">
            <w:rPr>
              <w:rFonts w:cs="Times New Roman"/>
              <w:color w:val="000000" w:themeColor="text1"/>
            </w:rPr>
          </w:rPrChange>
        </w:rPr>
        <w:t>El viajero A, empleado de la oficina central, sale de viaje a Nueva York el lunes de abril por la mañana. El vuelo sale a las 9 de la mañana. El viajero regresa a su domicilio el jueves al mediodía.</w:t>
      </w:r>
    </w:p>
    <w:p w14:paraId="4E67160D" w14:textId="77777777" w:rsidR="00441859" w:rsidRPr="00963ED8" w:rsidRDefault="00DE7F5C">
      <w:pPr>
        <w:pStyle w:val="Prrafodelista"/>
        <w:spacing w:after="120"/>
        <w:ind w:left="1080"/>
        <w:jc w:val="both"/>
        <w:rPr>
          <w:rFonts w:cs="Times New Roman"/>
          <w:color w:val="000000" w:themeColor="text1"/>
          <w:lang w:val="es-CO"/>
          <w:rPrChange w:id="9860"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861" w:author="Massiel Nayibe Moreno Ladino" w:date="2025-01-15T13:00:00Z" w16du:dateUtc="2025-01-15T18:00:00Z">
            <w:rPr>
              <w:rFonts w:cs="Times New Roman"/>
              <w:color w:val="000000" w:themeColor="text1"/>
            </w:rPr>
          </w:rPrChange>
        </w:rPr>
        <w:t>La tarifa M&amp;IE es de 76 $, según el sitio web de la GSA.</w:t>
      </w:r>
    </w:p>
    <w:p w14:paraId="63C5E0F7" w14:textId="77777777" w:rsidR="00441859" w:rsidRPr="00963ED8" w:rsidRDefault="00DE7F5C">
      <w:pPr>
        <w:pStyle w:val="Prrafodelista"/>
        <w:spacing w:after="120"/>
        <w:ind w:left="1080"/>
        <w:contextualSpacing w:val="0"/>
        <w:jc w:val="both"/>
        <w:rPr>
          <w:rFonts w:cs="Times New Roman"/>
          <w:color w:val="000000" w:themeColor="text1"/>
          <w:lang w:val="es-CO"/>
          <w:rPrChange w:id="9862"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863" w:author="Massiel Nayibe Moreno Ladino" w:date="2025-01-15T13:00:00Z" w16du:dateUtc="2025-01-15T18:00:00Z">
            <w:rPr>
              <w:rFonts w:cs="Times New Roman"/>
              <w:color w:val="000000" w:themeColor="text1"/>
            </w:rPr>
          </w:rPrChange>
        </w:rPr>
        <w:t xml:space="preserve">La tasa aprobada por los socios es del 90% = 68,4 </w:t>
      </w:r>
    </w:p>
    <w:p w14:paraId="39544151" w14:textId="77777777" w:rsidR="00441859" w:rsidRPr="00963ED8" w:rsidRDefault="00DE7F5C">
      <w:pPr>
        <w:pStyle w:val="Prrafodelista"/>
        <w:spacing w:after="120"/>
        <w:ind w:left="1080"/>
        <w:jc w:val="both"/>
        <w:rPr>
          <w:rFonts w:cs="Times New Roman"/>
          <w:color w:val="000000" w:themeColor="text1"/>
          <w:lang w:val="es-CO"/>
          <w:rPrChange w:id="9864"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865" w:author="Massiel Nayibe Moreno Ladino" w:date="2025-01-15T13:00:00Z" w16du:dateUtc="2025-01-15T18:00:00Z">
            <w:rPr>
              <w:rFonts w:cs="Times New Roman"/>
              <w:color w:val="000000" w:themeColor="text1"/>
            </w:rPr>
          </w:rPrChange>
        </w:rPr>
        <w:t>Las dietas percibidas serán:</w:t>
      </w:r>
    </w:p>
    <w:p w14:paraId="705A953E" w14:textId="77777777" w:rsidR="00441859" w:rsidRPr="00963ED8" w:rsidRDefault="00DE7F5C">
      <w:pPr>
        <w:pStyle w:val="Prrafodelista"/>
        <w:spacing w:after="120"/>
        <w:ind w:left="1080"/>
        <w:jc w:val="both"/>
        <w:rPr>
          <w:rFonts w:cs="Times New Roman"/>
          <w:color w:val="000000" w:themeColor="text1"/>
          <w:lang w:val="es-CO"/>
          <w:rPrChange w:id="9866"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867" w:author="Massiel Nayibe Moreno Ladino" w:date="2025-01-15T13:00:00Z" w16du:dateUtc="2025-01-15T18:00:00Z">
            <w:rPr>
              <w:rFonts w:cs="Times New Roman"/>
              <w:color w:val="000000" w:themeColor="text1"/>
            </w:rPr>
          </w:rPrChange>
        </w:rPr>
        <w:t>Lunes = 68,4 dólares* 75% = 51,80 dólares</w:t>
      </w:r>
    </w:p>
    <w:p w14:paraId="5E1C5D0A" w14:textId="77777777" w:rsidR="00441859" w:rsidRPr="00963ED8" w:rsidRDefault="00DE7F5C">
      <w:pPr>
        <w:pStyle w:val="Prrafodelista"/>
        <w:spacing w:after="120"/>
        <w:ind w:left="1080"/>
        <w:jc w:val="both"/>
        <w:rPr>
          <w:rFonts w:cs="Times New Roman"/>
          <w:color w:val="000000" w:themeColor="text1"/>
          <w:lang w:val="es-CO"/>
          <w:rPrChange w:id="9868"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869" w:author="Massiel Nayibe Moreno Ladino" w:date="2025-01-15T13:00:00Z" w16du:dateUtc="2025-01-15T18:00:00Z">
            <w:rPr>
              <w:rFonts w:cs="Times New Roman"/>
              <w:color w:val="000000" w:themeColor="text1"/>
            </w:rPr>
          </w:rPrChange>
        </w:rPr>
        <w:t>Martes = 68,40</w:t>
      </w:r>
    </w:p>
    <w:p w14:paraId="012A29AB" w14:textId="77777777" w:rsidR="00441859" w:rsidRPr="00963ED8" w:rsidRDefault="00DE7F5C">
      <w:pPr>
        <w:pStyle w:val="Prrafodelista"/>
        <w:spacing w:after="120"/>
        <w:ind w:left="1080"/>
        <w:jc w:val="both"/>
        <w:rPr>
          <w:rFonts w:cs="Times New Roman"/>
          <w:color w:val="000000" w:themeColor="text1"/>
          <w:lang w:val="es-CO"/>
          <w:rPrChange w:id="9870"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871" w:author="Massiel Nayibe Moreno Ladino" w:date="2025-01-15T13:00:00Z" w16du:dateUtc="2025-01-15T18:00:00Z">
            <w:rPr>
              <w:rFonts w:cs="Times New Roman"/>
              <w:color w:val="000000" w:themeColor="text1"/>
            </w:rPr>
          </w:rPrChange>
        </w:rPr>
        <w:t>Miércoles = 68,40</w:t>
      </w:r>
    </w:p>
    <w:p w14:paraId="498D4137" w14:textId="77777777" w:rsidR="00441859" w:rsidRPr="00963ED8" w:rsidRDefault="00DE7F5C">
      <w:pPr>
        <w:pStyle w:val="Prrafodelista"/>
        <w:spacing w:after="120"/>
        <w:ind w:left="1080"/>
        <w:contextualSpacing w:val="0"/>
        <w:jc w:val="both"/>
        <w:rPr>
          <w:rFonts w:cs="Times New Roman"/>
          <w:color w:val="000000" w:themeColor="text1"/>
          <w:lang w:val="es-CO"/>
          <w:rPrChange w:id="9872"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873" w:author="Massiel Nayibe Moreno Ladino" w:date="2025-01-15T13:00:00Z" w16du:dateUtc="2025-01-15T18:00:00Z">
            <w:rPr>
              <w:rFonts w:cs="Times New Roman"/>
              <w:color w:val="000000" w:themeColor="text1"/>
            </w:rPr>
          </w:rPrChange>
        </w:rPr>
        <w:t>Jueves = 68,4 $ * 75% = 51,80 $.</w:t>
      </w:r>
    </w:p>
    <w:p w14:paraId="4B0BA862" w14:textId="77777777" w:rsidR="00441859" w:rsidRPr="00963ED8" w:rsidRDefault="00DE7F5C">
      <w:pPr>
        <w:pStyle w:val="Prrafodelista"/>
        <w:ind w:left="1080"/>
        <w:jc w:val="both"/>
        <w:rPr>
          <w:rFonts w:cs="Times New Roman"/>
          <w:color w:val="000000" w:themeColor="text1"/>
          <w:lang w:val="es-CO"/>
          <w:rPrChange w:id="9874"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875" w:author="Massiel Nayibe Moreno Ladino" w:date="2025-01-15T13:00:00Z" w16du:dateUtc="2025-01-15T18:00:00Z">
            <w:rPr>
              <w:rFonts w:cs="Times New Roman"/>
              <w:color w:val="000000" w:themeColor="text1"/>
            </w:rPr>
          </w:rPrChange>
        </w:rPr>
        <w:t>Dietas totales = 51,80 $ + 68,40 $ + 68,40 $ + 5,1,80 $ = 240,40 $.</w:t>
      </w:r>
    </w:p>
    <w:p w14:paraId="28CDCB97" w14:textId="77777777" w:rsidR="007D45CA" w:rsidRPr="00963ED8" w:rsidRDefault="007D45CA" w:rsidP="00E767D4">
      <w:pPr>
        <w:pStyle w:val="Prrafodelista"/>
        <w:ind w:left="1080"/>
        <w:jc w:val="both"/>
        <w:rPr>
          <w:rFonts w:cs="Times New Roman"/>
          <w:color w:val="000000" w:themeColor="text1"/>
          <w:lang w:val="es-CO"/>
          <w:rPrChange w:id="9876" w:author="Massiel Nayibe Moreno Ladino" w:date="2025-01-15T13:00:00Z" w16du:dateUtc="2025-01-15T18:00:00Z">
            <w:rPr>
              <w:rFonts w:cs="Times New Roman"/>
              <w:color w:val="000000" w:themeColor="text1"/>
            </w:rPr>
          </w:rPrChange>
        </w:rPr>
      </w:pPr>
    </w:p>
    <w:p w14:paraId="19478EE5" w14:textId="77777777" w:rsidR="00441859" w:rsidRPr="00963ED8" w:rsidRDefault="00DE7F5C">
      <w:pPr>
        <w:pStyle w:val="Prrafodelista"/>
        <w:numPr>
          <w:ilvl w:val="0"/>
          <w:numId w:val="33"/>
        </w:numPr>
        <w:spacing w:line="276" w:lineRule="auto"/>
        <w:jc w:val="both"/>
        <w:rPr>
          <w:rFonts w:cs="Times New Roman"/>
          <w:color w:val="000000" w:themeColor="text1"/>
          <w:lang w:val="es-CO"/>
          <w:rPrChange w:id="9877"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878" w:author="Massiel Nayibe Moreno Ladino" w:date="2025-01-15T13:00:00Z" w16du:dateUtc="2025-01-15T18:00:00Z">
            <w:rPr>
              <w:rFonts w:cs="Times New Roman"/>
              <w:color w:val="000000" w:themeColor="text1"/>
            </w:rPr>
          </w:rPrChange>
        </w:rPr>
        <w:t>Salir pronto de casa; llegar tarde</w:t>
      </w:r>
    </w:p>
    <w:p w14:paraId="27CE1C85" w14:textId="77777777" w:rsidR="007D45CA" w:rsidRPr="00963ED8" w:rsidRDefault="007D45CA" w:rsidP="00E767D4">
      <w:pPr>
        <w:pStyle w:val="Prrafodelista"/>
        <w:ind w:left="1080"/>
        <w:jc w:val="both"/>
        <w:rPr>
          <w:rFonts w:cs="Times New Roman"/>
          <w:color w:val="000000" w:themeColor="text1"/>
          <w:lang w:val="es-CO"/>
          <w:rPrChange w:id="9879" w:author="Massiel Nayibe Moreno Ladino" w:date="2025-01-15T13:00:00Z" w16du:dateUtc="2025-01-15T18:00:00Z">
            <w:rPr>
              <w:rFonts w:cs="Times New Roman"/>
              <w:color w:val="000000" w:themeColor="text1"/>
            </w:rPr>
          </w:rPrChange>
        </w:rPr>
      </w:pPr>
    </w:p>
    <w:p w14:paraId="6941B21E" w14:textId="77777777" w:rsidR="00441859" w:rsidRPr="00963ED8" w:rsidRDefault="00DE7F5C">
      <w:pPr>
        <w:pStyle w:val="Prrafodelista"/>
        <w:ind w:left="1080"/>
        <w:jc w:val="both"/>
        <w:rPr>
          <w:rFonts w:cs="Times New Roman"/>
          <w:color w:val="000000" w:themeColor="text1"/>
          <w:lang w:val="es-CO"/>
          <w:rPrChange w:id="9880"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881" w:author="Massiel Nayibe Moreno Ladino" w:date="2025-01-15T13:00:00Z" w16du:dateUtc="2025-01-15T18:00:00Z">
            <w:rPr>
              <w:rFonts w:cs="Times New Roman"/>
              <w:color w:val="000000" w:themeColor="text1"/>
            </w:rPr>
          </w:rPrChange>
        </w:rPr>
        <w:t>El viajero B, un empleado de la oficina central, sale de viaje a Bogotá, Colombia, el lunes de abril por la mañana. El vuelo está programado para las 8 de la mañana. Para poder coger el vuelo, el viajero B debe salir de su domicilio a las 5:30 de la mañana para estar en el aeropuerto dos horas antes de la salida. El viajero regresa a su domicilio el jueves a las 22:00 horas.</w:t>
      </w:r>
    </w:p>
    <w:p w14:paraId="20F80D8E" w14:textId="77777777" w:rsidR="007D45CA" w:rsidRPr="00963ED8" w:rsidRDefault="007D45CA" w:rsidP="00E767D4">
      <w:pPr>
        <w:pStyle w:val="Prrafodelista"/>
        <w:ind w:left="1080"/>
        <w:jc w:val="both"/>
        <w:rPr>
          <w:rFonts w:cs="Times New Roman"/>
          <w:color w:val="000000" w:themeColor="text1"/>
          <w:lang w:val="es-CO"/>
          <w:rPrChange w:id="9882" w:author="Massiel Nayibe Moreno Ladino" w:date="2025-01-15T13:00:00Z" w16du:dateUtc="2025-01-15T18:00:00Z">
            <w:rPr>
              <w:rFonts w:cs="Times New Roman"/>
              <w:color w:val="000000" w:themeColor="text1"/>
            </w:rPr>
          </w:rPrChange>
        </w:rPr>
      </w:pPr>
    </w:p>
    <w:p w14:paraId="185B1B51" w14:textId="77777777" w:rsidR="00441859" w:rsidRPr="00963ED8" w:rsidRDefault="00DE7F5C">
      <w:pPr>
        <w:pStyle w:val="Prrafodelista"/>
        <w:ind w:left="1080"/>
        <w:jc w:val="both"/>
        <w:rPr>
          <w:rFonts w:cs="Times New Roman"/>
          <w:color w:val="000000" w:themeColor="text1"/>
          <w:lang w:val="es-CO"/>
          <w:rPrChange w:id="9883"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884" w:author="Massiel Nayibe Moreno Ladino" w:date="2025-01-15T13:00:00Z" w16du:dateUtc="2025-01-15T18:00:00Z">
            <w:rPr>
              <w:rFonts w:cs="Times New Roman"/>
              <w:color w:val="000000" w:themeColor="text1"/>
            </w:rPr>
          </w:rPrChange>
        </w:rPr>
        <w:t>La tarifa M&amp;IE es de 105 $, según el sitio web del Departamento de Estado.</w:t>
      </w:r>
    </w:p>
    <w:p w14:paraId="7A33B3E9" w14:textId="77777777" w:rsidR="00441859" w:rsidRPr="00963ED8" w:rsidRDefault="00DE7F5C">
      <w:pPr>
        <w:pStyle w:val="Prrafodelista"/>
        <w:spacing w:after="120"/>
        <w:ind w:left="1080"/>
        <w:contextualSpacing w:val="0"/>
        <w:jc w:val="both"/>
        <w:rPr>
          <w:rFonts w:cs="Times New Roman"/>
          <w:color w:val="000000" w:themeColor="text1"/>
          <w:lang w:val="es-CO"/>
          <w:rPrChange w:id="9885"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886" w:author="Massiel Nayibe Moreno Ladino" w:date="2025-01-15T13:00:00Z" w16du:dateUtc="2025-01-15T18:00:00Z">
            <w:rPr>
              <w:rFonts w:cs="Times New Roman"/>
              <w:color w:val="000000" w:themeColor="text1"/>
            </w:rPr>
          </w:rPrChange>
        </w:rPr>
        <w:t>La tarifa aprobada por los socios es del 90% = 94,50 $.</w:t>
      </w:r>
    </w:p>
    <w:p w14:paraId="2C89E868" w14:textId="77777777" w:rsidR="00441859" w:rsidRPr="00963ED8" w:rsidRDefault="00DE7F5C">
      <w:pPr>
        <w:pStyle w:val="Prrafodelista"/>
        <w:ind w:left="1080"/>
        <w:jc w:val="both"/>
        <w:rPr>
          <w:rFonts w:cs="Times New Roman"/>
          <w:color w:val="000000" w:themeColor="text1"/>
          <w:lang w:val="es-CO"/>
          <w:rPrChange w:id="9887"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888" w:author="Massiel Nayibe Moreno Ladino" w:date="2025-01-15T13:00:00Z" w16du:dateUtc="2025-01-15T18:00:00Z">
            <w:rPr>
              <w:rFonts w:cs="Times New Roman"/>
              <w:color w:val="000000" w:themeColor="text1"/>
            </w:rPr>
          </w:rPrChange>
        </w:rPr>
        <w:t>Las dietas percibidas serán:</w:t>
      </w:r>
    </w:p>
    <w:p w14:paraId="41A5B3E0" w14:textId="77777777" w:rsidR="00441859" w:rsidRPr="00963ED8" w:rsidRDefault="00DE7F5C">
      <w:pPr>
        <w:pStyle w:val="Prrafodelista"/>
        <w:ind w:left="1080"/>
        <w:jc w:val="both"/>
        <w:rPr>
          <w:rFonts w:cs="Times New Roman"/>
          <w:color w:val="000000" w:themeColor="text1"/>
          <w:lang w:val="es-CO"/>
          <w:rPrChange w:id="9889"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890" w:author="Massiel Nayibe Moreno Ladino" w:date="2025-01-15T13:00:00Z" w16du:dateUtc="2025-01-15T18:00:00Z">
            <w:rPr>
              <w:rFonts w:cs="Times New Roman"/>
              <w:color w:val="000000" w:themeColor="text1"/>
            </w:rPr>
          </w:rPrChange>
        </w:rPr>
        <w:lastRenderedPageBreak/>
        <w:t xml:space="preserve">Lunes = $94.50 (este es un día de viaje; sin embargo, dado que el Viajero B deja el hogar de registro antes de las 6AM, según la </w:t>
      </w:r>
      <w:r>
        <w:fldChar w:fldCharType="begin"/>
      </w:r>
      <w:r w:rsidRPr="00963ED8">
        <w:rPr>
          <w:lang w:val="es-CO"/>
          <w:rPrChange w:id="9891" w:author="Massiel Nayibe Moreno Ladino" w:date="2025-01-15T13:00:00Z" w16du:dateUtc="2025-01-15T18:00:00Z">
            <w:rPr/>
          </w:rPrChange>
        </w:rPr>
        <w:instrText>HYPERLINK \l "_14.5.2_M&amp;IE_Meal"</w:instrText>
      </w:r>
      <w:r>
        <w:fldChar w:fldCharType="separate"/>
      </w:r>
      <w:r w:rsidRPr="00963ED8">
        <w:rPr>
          <w:rStyle w:val="Hipervnculo"/>
          <w:rFonts w:cs="Times New Roman"/>
          <w:lang w:val="es-CO"/>
          <w:rPrChange w:id="9892" w:author="Massiel Nayibe Moreno Ladino" w:date="2025-01-15T13:00:00Z" w16du:dateUtc="2025-01-15T18:00:00Z">
            <w:rPr>
              <w:rStyle w:val="Hipervnculo"/>
              <w:rFonts w:cs="Times New Roman"/>
            </w:rPr>
          </w:rPrChange>
        </w:rPr>
        <w:t>Sección 14.5.2 Desglose de Comidas M&amp;IE</w:t>
      </w:r>
      <w:r>
        <w:fldChar w:fldCharType="end"/>
      </w:r>
      <w:r w:rsidRPr="00963ED8">
        <w:rPr>
          <w:rFonts w:cs="Times New Roman"/>
          <w:color w:val="000000" w:themeColor="text1"/>
          <w:lang w:val="es-CO"/>
          <w:rPrChange w:id="9893" w:author="Massiel Nayibe Moreno Ladino" w:date="2025-01-15T13:00:00Z" w16du:dateUtc="2025-01-15T18:00:00Z">
            <w:rPr>
              <w:rFonts w:cs="Times New Roman"/>
              <w:color w:val="000000" w:themeColor="text1"/>
            </w:rPr>
          </w:rPrChange>
        </w:rPr>
        <w:t>, se aplica el viático completo)</w:t>
      </w:r>
    </w:p>
    <w:p w14:paraId="0CF266E7" w14:textId="77777777" w:rsidR="00441859" w:rsidRPr="00963ED8" w:rsidRDefault="00DE7F5C">
      <w:pPr>
        <w:pStyle w:val="Prrafodelista"/>
        <w:ind w:left="1080"/>
        <w:jc w:val="both"/>
        <w:rPr>
          <w:rFonts w:cs="Times New Roman"/>
          <w:color w:val="000000" w:themeColor="text1"/>
          <w:lang w:val="es-CO"/>
          <w:rPrChange w:id="9894"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895" w:author="Massiel Nayibe Moreno Ladino" w:date="2025-01-15T13:00:00Z" w16du:dateUtc="2025-01-15T18:00:00Z">
            <w:rPr>
              <w:rFonts w:cs="Times New Roman"/>
              <w:color w:val="000000" w:themeColor="text1"/>
            </w:rPr>
          </w:rPrChange>
        </w:rPr>
        <w:t>Martes = 94,50</w:t>
      </w:r>
    </w:p>
    <w:p w14:paraId="4A626D2E" w14:textId="77777777" w:rsidR="00441859" w:rsidRPr="00963ED8" w:rsidRDefault="00DE7F5C">
      <w:pPr>
        <w:pStyle w:val="Prrafodelista"/>
        <w:ind w:left="1080"/>
        <w:jc w:val="both"/>
        <w:rPr>
          <w:rFonts w:cs="Times New Roman"/>
          <w:color w:val="000000" w:themeColor="text1"/>
          <w:lang w:val="es-CO"/>
          <w:rPrChange w:id="9896"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897" w:author="Massiel Nayibe Moreno Ladino" w:date="2025-01-15T13:00:00Z" w16du:dateUtc="2025-01-15T18:00:00Z">
            <w:rPr>
              <w:rFonts w:cs="Times New Roman"/>
              <w:color w:val="000000" w:themeColor="text1"/>
            </w:rPr>
          </w:rPrChange>
        </w:rPr>
        <w:t>Miércoles = 94,50</w:t>
      </w:r>
    </w:p>
    <w:p w14:paraId="3D035F91" w14:textId="77777777" w:rsidR="00441859" w:rsidRPr="00963ED8" w:rsidRDefault="00DE7F5C">
      <w:pPr>
        <w:pStyle w:val="Prrafodelista"/>
        <w:spacing w:after="120"/>
        <w:ind w:left="1080"/>
        <w:contextualSpacing w:val="0"/>
        <w:jc w:val="both"/>
        <w:rPr>
          <w:rFonts w:cs="Times New Roman"/>
          <w:color w:val="000000" w:themeColor="text1"/>
          <w:lang w:val="es-CO"/>
          <w:rPrChange w:id="9898"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899" w:author="Massiel Nayibe Moreno Ladino" w:date="2025-01-15T13:00:00Z" w16du:dateUtc="2025-01-15T18:00:00Z">
            <w:rPr>
              <w:rFonts w:cs="Times New Roman"/>
              <w:color w:val="000000" w:themeColor="text1"/>
            </w:rPr>
          </w:rPrChange>
        </w:rPr>
        <w:t xml:space="preserve">Jueves = $94.50 (este es un día de viaje; sin embargo, dado que el Viajero B llega al hogar de registro después de las 7PM, según la </w:t>
      </w:r>
      <w:r>
        <w:fldChar w:fldCharType="begin"/>
      </w:r>
      <w:r w:rsidRPr="00963ED8">
        <w:rPr>
          <w:lang w:val="es-CO"/>
          <w:rPrChange w:id="9900" w:author="Massiel Nayibe Moreno Ladino" w:date="2025-01-15T13:00:00Z" w16du:dateUtc="2025-01-15T18:00:00Z">
            <w:rPr/>
          </w:rPrChange>
        </w:rPr>
        <w:instrText>HYPERLINK \l "_14.5.2_M&amp;IE_Meal"</w:instrText>
      </w:r>
      <w:r>
        <w:fldChar w:fldCharType="separate"/>
      </w:r>
      <w:r w:rsidRPr="00963ED8">
        <w:rPr>
          <w:rStyle w:val="Hipervnculo"/>
          <w:rFonts w:cs="Times New Roman"/>
          <w:lang w:val="es-CO"/>
          <w:rPrChange w:id="9901" w:author="Massiel Nayibe Moreno Ladino" w:date="2025-01-15T13:00:00Z" w16du:dateUtc="2025-01-15T18:00:00Z">
            <w:rPr>
              <w:rStyle w:val="Hipervnculo"/>
              <w:rFonts w:cs="Times New Roman"/>
            </w:rPr>
          </w:rPrChange>
        </w:rPr>
        <w:t>Sección 14.5.2 Desglose de Comidas M&amp;IE</w:t>
      </w:r>
      <w:r>
        <w:fldChar w:fldCharType="end"/>
      </w:r>
      <w:r w:rsidRPr="00963ED8">
        <w:rPr>
          <w:rFonts w:cs="Times New Roman"/>
          <w:color w:val="000000" w:themeColor="text1"/>
          <w:lang w:val="es-CO"/>
          <w:rPrChange w:id="9902" w:author="Massiel Nayibe Moreno Ladino" w:date="2025-01-15T13:00:00Z" w16du:dateUtc="2025-01-15T18:00:00Z">
            <w:rPr>
              <w:rFonts w:cs="Times New Roman"/>
              <w:color w:val="000000" w:themeColor="text1"/>
            </w:rPr>
          </w:rPrChange>
        </w:rPr>
        <w:t>, se aplica el viático completo)</w:t>
      </w:r>
    </w:p>
    <w:p w14:paraId="4576200E" w14:textId="77777777" w:rsidR="00441859" w:rsidRDefault="00DE7F5C">
      <w:pPr>
        <w:pStyle w:val="Prrafodelista"/>
        <w:ind w:left="1080"/>
        <w:jc w:val="both"/>
        <w:rPr>
          <w:rFonts w:cs="Times New Roman"/>
          <w:color w:val="000000" w:themeColor="text1"/>
        </w:rPr>
      </w:pPr>
      <w:r w:rsidRPr="006C478E">
        <w:rPr>
          <w:rFonts w:cs="Times New Roman"/>
          <w:color w:val="000000" w:themeColor="text1"/>
        </w:rPr>
        <w:t>Dietas totales = 94,50 $ + 94,50 $ + 94,50 $ + 94,50 $ = 378 $.</w:t>
      </w:r>
    </w:p>
    <w:p w14:paraId="146FC490" w14:textId="77777777" w:rsidR="007D45CA" w:rsidRPr="006C478E" w:rsidRDefault="007D45CA" w:rsidP="00E767D4">
      <w:pPr>
        <w:pStyle w:val="Prrafodelista"/>
        <w:ind w:left="1080"/>
        <w:jc w:val="both"/>
        <w:rPr>
          <w:rFonts w:cs="Times New Roman"/>
          <w:color w:val="000000" w:themeColor="text1"/>
        </w:rPr>
      </w:pPr>
    </w:p>
    <w:p w14:paraId="5FB8A5E1" w14:textId="77777777" w:rsidR="00441859" w:rsidRPr="00963ED8" w:rsidRDefault="00DE7F5C">
      <w:pPr>
        <w:pStyle w:val="Prrafodelista"/>
        <w:numPr>
          <w:ilvl w:val="0"/>
          <w:numId w:val="33"/>
        </w:numPr>
        <w:spacing w:line="276" w:lineRule="auto"/>
        <w:jc w:val="both"/>
        <w:rPr>
          <w:rFonts w:cs="Times New Roman"/>
          <w:color w:val="000000" w:themeColor="text1"/>
          <w:lang w:val="es-CO"/>
          <w:rPrChange w:id="9903"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904" w:author="Massiel Nayibe Moreno Ladino" w:date="2025-01-15T13:00:00Z" w16du:dateUtc="2025-01-15T18:00:00Z">
            <w:rPr>
              <w:rFonts w:cs="Times New Roman"/>
              <w:color w:val="000000" w:themeColor="text1"/>
            </w:rPr>
          </w:rPrChange>
        </w:rPr>
        <w:t>Algunas comidas están cubiertas por otras fuentes</w:t>
      </w:r>
    </w:p>
    <w:p w14:paraId="58392A94" w14:textId="77777777" w:rsidR="007D45CA" w:rsidRPr="00963ED8" w:rsidRDefault="007D45CA" w:rsidP="00E767D4">
      <w:pPr>
        <w:pStyle w:val="Prrafodelista"/>
        <w:ind w:left="1080"/>
        <w:jc w:val="both"/>
        <w:rPr>
          <w:rFonts w:cs="Times New Roman"/>
          <w:color w:val="000000" w:themeColor="text1"/>
          <w:lang w:val="es-CO"/>
          <w:rPrChange w:id="9905" w:author="Massiel Nayibe Moreno Ladino" w:date="2025-01-15T13:00:00Z" w16du:dateUtc="2025-01-15T18:00:00Z">
            <w:rPr>
              <w:rFonts w:cs="Times New Roman"/>
              <w:color w:val="000000" w:themeColor="text1"/>
            </w:rPr>
          </w:rPrChange>
        </w:rPr>
      </w:pPr>
    </w:p>
    <w:p w14:paraId="49C09F0D" w14:textId="77777777" w:rsidR="00441859" w:rsidRPr="00963ED8" w:rsidRDefault="00DE7F5C">
      <w:pPr>
        <w:pStyle w:val="Prrafodelista"/>
        <w:spacing w:after="120"/>
        <w:ind w:left="1080"/>
        <w:contextualSpacing w:val="0"/>
        <w:jc w:val="both"/>
        <w:rPr>
          <w:rFonts w:cs="Times New Roman"/>
          <w:color w:val="000000" w:themeColor="text1"/>
          <w:lang w:val="es-CO"/>
          <w:rPrChange w:id="9906"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907" w:author="Massiel Nayibe Moreno Ladino" w:date="2025-01-15T13:00:00Z" w16du:dateUtc="2025-01-15T18:00:00Z">
            <w:rPr>
              <w:rFonts w:cs="Times New Roman"/>
              <w:color w:val="000000" w:themeColor="text1"/>
            </w:rPr>
          </w:rPrChange>
        </w:rPr>
        <w:t>El viajero C, un empleado de la sede central, asiste a una conferencia en Ciudad de Panamá, sale en avión el lunes a las 11 de la mañana, asiste a la conferencia de martes a jueves y regresa el viernes por la mañana, llegando a su domicilio después de las 9 de la noche. Durante la conferencia, se sirven desayunos y almuerzos.</w:t>
      </w:r>
    </w:p>
    <w:p w14:paraId="7DA2884A" w14:textId="77777777" w:rsidR="00441859" w:rsidRPr="00963ED8" w:rsidRDefault="00DE7F5C">
      <w:pPr>
        <w:pStyle w:val="Prrafodelista"/>
        <w:ind w:left="1080"/>
        <w:jc w:val="both"/>
        <w:rPr>
          <w:rFonts w:cs="Times New Roman"/>
          <w:color w:val="000000" w:themeColor="text1"/>
          <w:lang w:val="es-CO"/>
          <w:rPrChange w:id="9908"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909" w:author="Massiel Nayibe Moreno Ladino" w:date="2025-01-15T13:00:00Z" w16du:dateUtc="2025-01-15T18:00:00Z">
            <w:rPr>
              <w:rFonts w:cs="Times New Roman"/>
              <w:color w:val="000000" w:themeColor="text1"/>
            </w:rPr>
          </w:rPrChange>
        </w:rPr>
        <w:t>La tarifa M&amp;IE de Ciudad de Panamá es de 99 $, según el sitio web del Departamento de Estado.</w:t>
      </w:r>
    </w:p>
    <w:p w14:paraId="5F538587" w14:textId="77777777" w:rsidR="00441859" w:rsidRPr="00963ED8" w:rsidRDefault="00DE7F5C">
      <w:pPr>
        <w:pStyle w:val="Prrafodelista"/>
        <w:ind w:left="1080"/>
        <w:jc w:val="both"/>
        <w:rPr>
          <w:rFonts w:cs="Times New Roman"/>
          <w:color w:val="000000" w:themeColor="text1"/>
          <w:lang w:val="es-CO"/>
          <w:rPrChange w:id="9910"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911" w:author="Massiel Nayibe Moreno Ladino" w:date="2025-01-15T13:00:00Z" w16du:dateUtc="2025-01-15T18:00:00Z">
            <w:rPr>
              <w:rFonts w:cs="Times New Roman"/>
              <w:color w:val="000000" w:themeColor="text1"/>
            </w:rPr>
          </w:rPrChange>
        </w:rPr>
        <w:t>La tarifa aprobada por los socios es del 90% = 89,10 $.</w:t>
      </w:r>
    </w:p>
    <w:p w14:paraId="2236759E" w14:textId="77777777" w:rsidR="00441859" w:rsidRPr="00963ED8" w:rsidRDefault="00DE7F5C">
      <w:pPr>
        <w:pStyle w:val="Prrafodelista"/>
        <w:ind w:left="1080"/>
        <w:jc w:val="both"/>
        <w:rPr>
          <w:rFonts w:cs="Times New Roman"/>
          <w:color w:val="000000" w:themeColor="text1"/>
          <w:lang w:val="es-CO"/>
          <w:rPrChange w:id="9912"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913" w:author="Massiel Nayibe Moreno Ladino" w:date="2025-01-15T13:00:00Z" w16du:dateUtc="2025-01-15T18:00:00Z">
            <w:rPr>
              <w:rFonts w:cs="Times New Roman"/>
              <w:color w:val="000000" w:themeColor="text1"/>
            </w:rPr>
          </w:rPrChange>
        </w:rPr>
        <w:t xml:space="preserve">El desglose de las comidas es el siguiente, según el </w:t>
      </w:r>
      <w:r>
        <w:fldChar w:fldCharType="begin"/>
      </w:r>
      <w:r w:rsidRPr="00963ED8">
        <w:rPr>
          <w:lang w:val="es-CO"/>
          <w:rPrChange w:id="9914" w:author="Massiel Nayibe Moreno Ladino" w:date="2025-01-15T13:00:00Z" w16du:dateUtc="2025-01-15T18:00:00Z">
            <w:rPr/>
          </w:rPrChange>
        </w:rPr>
        <w:instrText>HYPERLINK \l "_14.5.2_M&amp;IE_Meal"</w:instrText>
      </w:r>
      <w:r>
        <w:fldChar w:fldCharType="separate"/>
      </w:r>
      <w:r w:rsidRPr="00963ED8">
        <w:rPr>
          <w:rStyle w:val="Hipervnculo"/>
          <w:rFonts w:cs="Times New Roman"/>
          <w:lang w:val="es-CO"/>
          <w:rPrChange w:id="9915" w:author="Massiel Nayibe Moreno Ladino" w:date="2025-01-15T13:00:00Z" w16du:dateUtc="2025-01-15T18:00:00Z">
            <w:rPr>
              <w:rStyle w:val="Hipervnculo"/>
              <w:rFonts w:cs="Times New Roman"/>
            </w:rPr>
          </w:rPrChange>
        </w:rPr>
        <w:t>apartado 14.5.2</w:t>
      </w:r>
      <w:r>
        <w:fldChar w:fldCharType="end"/>
      </w:r>
      <w:r w:rsidRPr="00963ED8">
        <w:rPr>
          <w:rFonts w:cs="Times New Roman"/>
          <w:color w:val="000000" w:themeColor="text1"/>
          <w:lang w:val="es-CO"/>
          <w:rPrChange w:id="9916" w:author="Massiel Nayibe Moreno Ladino" w:date="2025-01-15T13:00:00Z" w16du:dateUtc="2025-01-15T18:00:00Z">
            <w:rPr>
              <w:rFonts w:cs="Times New Roman"/>
              <w:color w:val="000000" w:themeColor="text1"/>
            </w:rPr>
          </w:rPrChange>
        </w:rPr>
        <w:t>:</w:t>
      </w:r>
    </w:p>
    <w:p w14:paraId="1E4B059E" w14:textId="77777777" w:rsidR="00441859" w:rsidRPr="00963ED8" w:rsidRDefault="00DE7F5C">
      <w:pPr>
        <w:pStyle w:val="Prrafodelista"/>
        <w:spacing w:after="120"/>
        <w:ind w:left="1080"/>
        <w:contextualSpacing w:val="0"/>
        <w:jc w:val="both"/>
        <w:rPr>
          <w:rFonts w:cs="Times New Roman"/>
          <w:color w:val="000000" w:themeColor="text1"/>
          <w:lang w:val="es-CO"/>
          <w:rPrChange w:id="9917"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918" w:author="Massiel Nayibe Moreno Ladino" w:date="2025-01-15T13:00:00Z" w16du:dateUtc="2025-01-15T18:00:00Z">
            <w:rPr>
              <w:rFonts w:cs="Times New Roman"/>
              <w:color w:val="000000" w:themeColor="text1"/>
            </w:rPr>
          </w:rPrChange>
        </w:rPr>
        <w:tab/>
        <w:t>Desayuno @ $89.10 = $13; Almuerzo = $22; Cena = $36; Incidentes = $18 (cifras redondeadas al dólar más cercano)</w:t>
      </w:r>
    </w:p>
    <w:p w14:paraId="3F23425C" w14:textId="77777777" w:rsidR="00441859" w:rsidRPr="00963ED8" w:rsidRDefault="00DE7F5C">
      <w:pPr>
        <w:pStyle w:val="Prrafodelista"/>
        <w:ind w:left="1080"/>
        <w:jc w:val="both"/>
        <w:rPr>
          <w:rFonts w:cs="Times New Roman"/>
          <w:color w:val="000000" w:themeColor="text1"/>
          <w:lang w:val="es-CO"/>
          <w:rPrChange w:id="9919"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920" w:author="Massiel Nayibe Moreno Ladino" w:date="2025-01-15T13:00:00Z" w16du:dateUtc="2025-01-15T18:00:00Z">
            <w:rPr>
              <w:rFonts w:cs="Times New Roman"/>
              <w:color w:val="000000" w:themeColor="text1"/>
            </w:rPr>
          </w:rPrChange>
        </w:rPr>
        <w:t>Las dietas percibidas serán:</w:t>
      </w:r>
    </w:p>
    <w:p w14:paraId="46B59398" w14:textId="77777777" w:rsidR="00441859" w:rsidRPr="00963ED8" w:rsidRDefault="00DE7F5C">
      <w:pPr>
        <w:pStyle w:val="Prrafodelista"/>
        <w:ind w:left="5040" w:hanging="3960"/>
        <w:jc w:val="both"/>
        <w:rPr>
          <w:rFonts w:cs="Times New Roman"/>
          <w:color w:val="000000" w:themeColor="text1"/>
          <w:lang w:val="es-CO"/>
          <w:rPrChange w:id="9921"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922" w:author="Massiel Nayibe Moreno Ladino" w:date="2025-01-15T13:00:00Z" w16du:dateUtc="2025-01-15T18:00:00Z">
            <w:rPr>
              <w:rFonts w:cs="Times New Roman"/>
              <w:color w:val="000000" w:themeColor="text1"/>
            </w:rPr>
          </w:rPrChange>
        </w:rPr>
        <w:t>Lunes = $89.10 * 75% = $66.83</w:t>
      </w:r>
      <w:r w:rsidRPr="00963ED8">
        <w:rPr>
          <w:rFonts w:cs="Times New Roman"/>
          <w:color w:val="000000" w:themeColor="text1"/>
          <w:lang w:val="es-CO"/>
          <w:rPrChange w:id="9923" w:author="Massiel Nayibe Moreno Ladino" w:date="2025-01-15T13:00:00Z" w16du:dateUtc="2025-01-15T18:00:00Z">
            <w:rPr>
              <w:rFonts w:cs="Times New Roman"/>
              <w:color w:val="000000" w:themeColor="text1"/>
            </w:rPr>
          </w:rPrChange>
        </w:rPr>
        <w:tab/>
        <w:t>(Ciudad de Panamá es la ciudad de destino y la tarifa a utilizar en este primer día de viaje)</w:t>
      </w:r>
    </w:p>
    <w:p w14:paraId="3EEC15B2" w14:textId="77777777" w:rsidR="00441859" w:rsidRPr="00963ED8" w:rsidRDefault="00DE7F5C">
      <w:pPr>
        <w:pStyle w:val="Prrafodelista"/>
        <w:ind w:left="5040" w:hanging="3960"/>
        <w:jc w:val="both"/>
        <w:rPr>
          <w:rFonts w:cs="Times New Roman"/>
          <w:color w:val="000000" w:themeColor="text1"/>
          <w:lang w:val="es-CO"/>
          <w:rPrChange w:id="9924"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925" w:author="Massiel Nayibe Moreno Ladino" w:date="2025-01-15T13:00:00Z" w16du:dateUtc="2025-01-15T18:00:00Z">
            <w:rPr>
              <w:rFonts w:cs="Times New Roman"/>
              <w:color w:val="000000" w:themeColor="text1"/>
            </w:rPr>
          </w:rPrChange>
        </w:rPr>
        <w:t>Martes = $36 + $18 = $54</w:t>
      </w:r>
      <w:r w:rsidRPr="00963ED8">
        <w:rPr>
          <w:rFonts w:cs="Times New Roman"/>
          <w:color w:val="000000" w:themeColor="text1"/>
          <w:lang w:val="es-CO"/>
          <w:rPrChange w:id="9926" w:author="Massiel Nayibe Moreno Ladino" w:date="2025-01-15T13:00:00Z" w16du:dateUtc="2025-01-15T18:00:00Z">
            <w:rPr>
              <w:rFonts w:cs="Times New Roman"/>
              <w:color w:val="000000" w:themeColor="text1"/>
            </w:rPr>
          </w:rPrChange>
        </w:rPr>
        <w:tab/>
        <w:t>(Cena más imprevistos)</w:t>
      </w:r>
      <w:r w:rsidRPr="00963ED8">
        <w:rPr>
          <w:rFonts w:cs="Times New Roman"/>
          <w:color w:val="000000" w:themeColor="text1"/>
          <w:lang w:val="es-CO"/>
          <w:rPrChange w:id="9927" w:author="Massiel Nayibe Moreno Ladino" w:date="2025-01-15T13:00:00Z" w16du:dateUtc="2025-01-15T18:00:00Z">
            <w:rPr>
              <w:rFonts w:cs="Times New Roman"/>
              <w:color w:val="000000" w:themeColor="text1"/>
            </w:rPr>
          </w:rPrChange>
        </w:rPr>
        <w:tab/>
      </w:r>
    </w:p>
    <w:p w14:paraId="02092196" w14:textId="77777777" w:rsidR="00441859" w:rsidRPr="00963ED8" w:rsidRDefault="00DE7F5C">
      <w:pPr>
        <w:pStyle w:val="Prrafodelista"/>
        <w:ind w:left="5040" w:hanging="3960"/>
        <w:jc w:val="both"/>
        <w:rPr>
          <w:rFonts w:cs="Times New Roman"/>
          <w:color w:val="000000" w:themeColor="text1"/>
          <w:lang w:val="es-CO"/>
          <w:rPrChange w:id="9928"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929" w:author="Massiel Nayibe Moreno Ladino" w:date="2025-01-15T13:00:00Z" w16du:dateUtc="2025-01-15T18:00:00Z">
            <w:rPr>
              <w:rFonts w:cs="Times New Roman"/>
              <w:color w:val="000000" w:themeColor="text1"/>
            </w:rPr>
          </w:rPrChange>
        </w:rPr>
        <w:t>Miércoles = $36 + $18 = $54</w:t>
      </w:r>
      <w:r w:rsidRPr="00963ED8">
        <w:rPr>
          <w:rFonts w:cs="Times New Roman"/>
          <w:color w:val="000000" w:themeColor="text1"/>
          <w:lang w:val="es-CO"/>
          <w:rPrChange w:id="9930" w:author="Massiel Nayibe Moreno Ladino" w:date="2025-01-15T13:00:00Z" w16du:dateUtc="2025-01-15T18:00:00Z">
            <w:rPr>
              <w:rFonts w:cs="Times New Roman"/>
              <w:color w:val="000000" w:themeColor="text1"/>
            </w:rPr>
          </w:rPrChange>
        </w:rPr>
        <w:tab/>
        <w:t>(Cena más imprevistos)</w:t>
      </w:r>
      <w:r w:rsidRPr="00963ED8">
        <w:rPr>
          <w:rFonts w:cs="Times New Roman"/>
          <w:color w:val="000000" w:themeColor="text1"/>
          <w:lang w:val="es-CO"/>
          <w:rPrChange w:id="9931" w:author="Massiel Nayibe Moreno Ladino" w:date="2025-01-15T13:00:00Z" w16du:dateUtc="2025-01-15T18:00:00Z">
            <w:rPr>
              <w:rFonts w:cs="Times New Roman"/>
              <w:color w:val="000000" w:themeColor="text1"/>
            </w:rPr>
          </w:rPrChange>
        </w:rPr>
        <w:tab/>
      </w:r>
    </w:p>
    <w:p w14:paraId="335A3BC1" w14:textId="77777777" w:rsidR="00441859" w:rsidRPr="00963ED8" w:rsidRDefault="00DE7F5C">
      <w:pPr>
        <w:pStyle w:val="Prrafodelista"/>
        <w:ind w:left="5040" w:hanging="3960"/>
        <w:jc w:val="both"/>
        <w:rPr>
          <w:rFonts w:cs="Times New Roman"/>
          <w:color w:val="000000" w:themeColor="text1"/>
          <w:lang w:val="es-CO"/>
          <w:rPrChange w:id="9932"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933" w:author="Massiel Nayibe Moreno Ladino" w:date="2025-01-15T13:00:00Z" w16du:dateUtc="2025-01-15T18:00:00Z">
            <w:rPr>
              <w:rFonts w:cs="Times New Roman"/>
              <w:color w:val="000000" w:themeColor="text1"/>
            </w:rPr>
          </w:rPrChange>
        </w:rPr>
        <w:t>Jueves = $36 + $18 = $54</w:t>
      </w:r>
      <w:r w:rsidRPr="00963ED8">
        <w:rPr>
          <w:rFonts w:cs="Times New Roman"/>
          <w:color w:val="000000" w:themeColor="text1"/>
          <w:lang w:val="es-CO"/>
          <w:rPrChange w:id="9934" w:author="Massiel Nayibe Moreno Ladino" w:date="2025-01-15T13:00:00Z" w16du:dateUtc="2025-01-15T18:00:00Z">
            <w:rPr>
              <w:rFonts w:cs="Times New Roman"/>
              <w:color w:val="000000" w:themeColor="text1"/>
            </w:rPr>
          </w:rPrChange>
        </w:rPr>
        <w:tab/>
        <w:t>(Cena más imprevistos)</w:t>
      </w:r>
      <w:r w:rsidRPr="00963ED8">
        <w:rPr>
          <w:rFonts w:cs="Times New Roman"/>
          <w:color w:val="000000" w:themeColor="text1"/>
          <w:lang w:val="es-CO"/>
          <w:rPrChange w:id="9935" w:author="Massiel Nayibe Moreno Ladino" w:date="2025-01-15T13:00:00Z" w16du:dateUtc="2025-01-15T18:00:00Z">
            <w:rPr>
              <w:rFonts w:cs="Times New Roman"/>
              <w:color w:val="000000" w:themeColor="text1"/>
            </w:rPr>
          </w:rPrChange>
        </w:rPr>
        <w:tab/>
      </w:r>
    </w:p>
    <w:p w14:paraId="27B320CD" w14:textId="77777777" w:rsidR="00441859" w:rsidRPr="00963ED8" w:rsidRDefault="00DE7F5C">
      <w:pPr>
        <w:pStyle w:val="Prrafodelista"/>
        <w:spacing w:after="120"/>
        <w:ind w:left="1080"/>
        <w:contextualSpacing w:val="0"/>
        <w:jc w:val="both"/>
        <w:rPr>
          <w:rFonts w:cs="Times New Roman"/>
          <w:color w:val="000000" w:themeColor="text1"/>
          <w:lang w:val="es-CO"/>
          <w:rPrChange w:id="9936" w:author="Massiel Nayibe Moreno Ladino" w:date="2025-01-15T13:00:00Z" w16du:dateUtc="2025-01-15T18:00:00Z">
            <w:rPr>
              <w:rFonts w:cs="Times New Roman"/>
              <w:color w:val="000000" w:themeColor="text1"/>
            </w:rPr>
          </w:rPrChange>
        </w:rPr>
      </w:pPr>
      <w:r w:rsidRPr="00963ED8">
        <w:rPr>
          <w:rFonts w:cs="Times New Roman"/>
          <w:color w:val="000000" w:themeColor="text1"/>
          <w:lang w:val="es-CO"/>
          <w:rPrChange w:id="9937" w:author="Massiel Nayibe Moreno Ladino" w:date="2025-01-15T13:00:00Z" w16du:dateUtc="2025-01-15T18:00:00Z">
            <w:rPr>
              <w:rFonts w:cs="Times New Roman"/>
              <w:color w:val="000000" w:themeColor="text1"/>
            </w:rPr>
          </w:rPrChange>
        </w:rPr>
        <w:t xml:space="preserve">Viernes = $89.10 (este es un día de viaje; sin embargo, dado que el Viajero C llega al hogar de registro después de las 7PM, según la </w:t>
      </w:r>
      <w:r>
        <w:fldChar w:fldCharType="begin"/>
      </w:r>
      <w:r w:rsidRPr="00963ED8">
        <w:rPr>
          <w:lang w:val="es-CO"/>
          <w:rPrChange w:id="9938" w:author="Massiel Nayibe Moreno Ladino" w:date="2025-01-15T13:00:00Z" w16du:dateUtc="2025-01-15T18:00:00Z">
            <w:rPr/>
          </w:rPrChange>
        </w:rPr>
        <w:instrText>HYPERLINK \l "_14.5.2_M&amp;IE_Meal"</w:instrText>
      </w:r>
      <w:r>
        <w:fldChar w:fldCharType="separate"/>
      </w:r>
      <w:r w:rsidRPr="00963ED8">
        <w:rPr>
          <w:rStyle w:val="Hipervnculo"/>
          <w:rFonts w:cs="Times New Roman"/>
          <w:lang w:val="es-CO"/>
          <w:rPrChange w:id="9939" w:author="Massiel Nayibe Moreno Ladino" w:date="2025-01-15T13:00:00Z" w16du:dateUtc="2025-01-15T18:00:00Z">
            <w:rPr>
              <w:rStyle w:val="Hipervnculo"/>
              <w:rFonts w:cs="Times New Roman"/>
            </w:rPr>
          </w:rPrChange>
        </w:rPr>
        <w:t>Sección 14.5.2 Desglose de Comidas M&amp;IE</w:t>
      </w:r>
      <w:r>
        <w:fldChar w:fldCharType="end"/>
      </w:r>
      <w:r w:rsidRPr="00963ED8">
        <w:rPr>
          <w:rFonts w:cs="Times New Roman"/>
          <w:color w:val="000000" w:themeColor="text1"/>
          <w:lang w:val="es-CO"/>
          <w:rPrChange w:id="9940" w:author="Massiel Nayibe Moreno Ladino" w:date="2025-01-15T13:00:00Z" w16du:dateUtc="2025-01-15T18:00:00Z">
            <w:rPr>
              <w:rFonts w:cs="Times New Roman"/>
              <w:color w:val="000000" w:themeColor="text1"/>
            </w:rPr>
          </w:rPrChange>
        </w:rPr>
        <w:t>, se aplica el viático completo; además, Ciudad de Panamá es la ciudad de partida; por lo tanto, se utiliza esta tarifa).</w:t>
      </w:r>
    </w:p>
    <w:p w14:paraId="61ABB318" w14:textId="77777777" w:rsidR="007D45CA" w:rsidRPr="00963ED8" w:rsidRDefault="007D45CA" w:rsidP="00E767D4">
      <w:pPr>
        <w:jc w:val="both"/>
        <w:rPr>
          <w:rFonts w:cs="Times New Roman"/>
          <w:color w:val="000000" w:themeColor="text1"/>
          <w:lang w:val="es-CO"/>
          <w:rPrChange w:id="9941" w:author="Massiel Nayibe Moreno Ladino" w:date="2025-01-15T13:00:00Z" w16du:dateUtc="2025-01-15T18:00:00Z">
            <w:rPr>
              <w:rFonts w:cs="Times New Roman"/>
              <w:color w:val="000000" w:themeColor="text1"/>
            </w:rPr>
          </w:rPrChange>
        </w:rPr>
      </w:pPr>
    </w:p>
    <w:p w14:paraId="1DFE201B" w14:textId="77777777" w:rsidR="00441859" w:rsidRPr="00963ED8" w:rsidRDefault="00DE7F5C">
      <w:pPr>
        <w:jc w:val="both"/>
        <w:rPr>
          <w:rStyle w:val="Ttulo3Car"/>
          <w:szCs w:val="28"/>
          <w:lang w:val="es-CO"/>
          <w:rPrChange w:id="9942" w:author="Massiel Nayibe Moreno Ladino" w:date="2025-01-15T13:00:00Z" w16du:dateUtc="2025-01-15T18:00:00Z">
            <w:rPr>
              <w:rStyle w:val="Ttulo3Car"/>
              <w:szCs w:val="28"/>
            </w:rPr>
          </w:rPrChange>
        </w:rPr>
      </w:pPr>
      <w:r w:rsidRPr="00963ED8">
        <w:rPr>
          <w:rFonts w:cs="Times New Roman"/>
          <w:color w:val="000000" w:themeColor="text1"/>
          <w:lang w:val="es-CO"/>
          <w:rPrChange w:id="9943" w:author="Massiel Nayibe Moreno Ladino" w:date="2025-01-15T13:00:00Z" w16du:dateUtc="2025-01-15T18:00:00Z">
            <w:rPr>
              <w:rFonts w:eastAsiaTheme="majorEastAsia" w:cs="Times New Roman"/>
              <w:b/>
              <w:bCs/>
              <w:color w:val="000000" w:themeColor="text1"/>
              <w:sz w:val="28"/>
            </w:rPr>
          </w:rPrChange>
        </w:rPr>
        <w:t>Dietas totales = 66,83 $ + 54 + 54 + 54 + 89,10 = 317,93 $.</w:t>
      </w:r>
      <w:r w:rsidRPr="00963ED8">
        <w:rPr>
          <w:rStyle w:val="Ttulo3Car"/>
          <w:b w:val="0"/>
          <w:bCs w:val="0"/>
          <w:lang w:val="es-CO"/>
          <w:rPrChange w:id="9944" w:author="Massiel Nayibe Moreno Ladino" w:date="2025-01-15T13:00:00Z" w16du:dateUtc="2025-01-15T18:00:00Z">
            <w:rPr>
              <w:rStyle w:val="Ttulo3Car"/>
              <w:b w:val="0"/>
              <w:bCs w:val="0"/>
            </w:rPr>
          </w:rPrChange>
        </w:rPr>
        <w:br w:type="page"/>
      </w:r>
    </w:p>
    <w:p w14:paraId="39227829" w14:textId="77777777" w:rsidR="00441859" w:rsidRPr="00963ED8" w:rsidRDefault="00DE7F5C">
      <w:pPr>
        <w:pStyle w:val="Ttulo1"/>
        <w:jc w:val="both"/>
        <w:rPr>
          <w:rStyle w:val="Ttulo3Car"/>
          <w:b/>
          <w:bCs/>
          <w:lang w:val="es-CO"/>
          <w:rPrChange w:id="9945" w:author="Massiel Nayibe Moreno Ladino" w:date="2025-01-15T13:00:00Z" w16du:dateUtc="2025-01-15T18:00:00Z">
            <w:rPr>
              <w:rStyle w:val="Ttulo3Car"/>
              <w:b/>
              <w:bCs/>
              <w:szCs w:val="24"/>
            </w:rPr>
          </w:rPrChange>
        </w:rPr>
      </w:pPr>
      <w:bookmarkStart w:id="9946" w:name="_Annex_B_1"/>
      <w:bookmarkStart w:id="9947" w:name="_Annex_J"/>
      <w:bookmarkStart w:id="9948" w:name="_Annex_M"/>
      <w:bookmarkStart w:id="9949" w:name="_Annex_S:_Affidavit"/>
      <w:bookmarkStart w:id="9950" w:name="_Toc185435545"/>
      <w:bookmarkStart w:id="9951" w:name="_Toc29250615"/>
      <w:bookmarkEnd w:id="9946"/>
      <w:bookmarkEnd w:id="9947"/>
      <w:bookmarkEnd w:id="9948"/>
      <w:bookmarkEnd w:id="9949"/>
      <w:r w:rsidRPr="00963ED8">
        <w:rPr>
          <w:rStyle w:val="Ttulo3Car"/>
          <w:b/>
          <w:bCs/>
          <w:lang w:val="es-CO"/>
          <w:rPrChange w:id="9952" w:author="Massiel Nayibe Moreno Ladino" w:date="2025-01-15T13:00:00Z" w16du:dateUtc="2025-01-15T18:00:00Z">
            <w:rPr>
              <w:rStyle w:val="Ttulo3Car"/>
              <w:b/>
              <w:bCs/>
            </w:rPr>
          </w:rPrChange>
        </w:rPr>
        <w:lastRenderedPageBreak/>
        <w:t xml:space="preserve">Anexo </w:t>
      </w:r>
      <w:r w:rsidR="009B11B7" w:rsidRPr="00963ED8">
        <w:rPr>
          <w:rStyle w:val="Ttulo3Car"/>
          <w:b/>
          <w:bCs/>
          <w:lang w:val="es-CO"/>
          <w:rPrChange w:id="9953" w:author="Massiel Nayibe Moreno Ladino" w:date="2025-01-15T13:00:00Z" w16du:dateUtc="2025-01-15T18:00:00Z">
            <w:rPr>
              <w:rStyle w:val="Ttulo3Car"/>
              <w:b/>
              <w:bCs/>
            </w:rPr>
          </w:rPrChange>
        </w:rPr>
        <w:t>S: Declaración jurada</w:t>
      </w:r>
      <w:bookmarkEnd w:id="9950"/>
      <w:bookmarkEnd w:id="9951"/>
    </w:p>
    <w:p w14:paraId="4DF7E290" w14:textId="77777777" w:rsidR="007D45CA" w:rsidRPr="00963ED8" w:rsidRDefault="007D45CA" w:rsidP="00E767D4">
      <w:pPr>
        <w:jc w:val="both"/>
        <w:rPr>
          <w:lang w:val="es-CO"/>
          <w:rPrChange w:id="9954" w:author="Massiel Nayibe Moreno Ladino" w:date="2025-01-15T13:00:00Z" w16du:dateUtc="2025-01-15T18:00:00Z">
            <w:rPr/>
          </w:rPrChange>
        </w:rPr>
      </w:pPr>
    </w:p>
    <w:p w14:paraId="39BB95DD" w14:textId="77777777" w:rsidR="007D45CA" w:rsidRDefault="007D45CA" w:rsidP="00E767D4">
      <w:pPr>
        <w:pStyle w:val="Encabezado"/>
        <w:jc w:val="both"/>
      </w:pPr>
      <w:r>
        <w:rPr>
          <w:noProof/>
        </w:rPr>
        <w:drawing>
          <wp:inline distT="0" distB="0" distL="0" distR="0" wp14:anchorId="32E17155" wp14:editId="24A00A88">
            <wp:extent cx="2613660" cy="58674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40">
                      <a:extLst>
                        <a:ext uri="{28A0092B-C50C-407E-A947-70E740481C1C}">
                          <a14:useLocalDpi xmlns:a14="http://schemas.microsoft.com/office/drawing/2010/main" val="0"/>
                        </a:ext>
                      </a:extLst>
                    </a:blip>
                    <a:stretch>
                      <a:fillRect/>
                    </a:stretch>
                  </pic:blipFill>
                  <pic:spPr>
                    <a:xfrm>
                      <a:off x="0" y="0"/>
                      <a:ext cx="2613660" cy="586740"/>
                    </a:xfrm>
                    <a:prstGeom prst="rect">
                      <a:avLst/>
                    </a:prstGeom>
                  </pic:spPr>
                </pic:pic>
              </a:graphicData>
            </a:graphic>
          </wp:inline>
        </w:drawing>
      </w:r>
    </w:p>
    <w:p w14:paraId="6C711A2C" w14:textId="77777777" w:rsidR="007D45CA" w:rsidRDefault="007D45CA" w:rsidP="00E767D4">
      <w:pPr>
        <w:jc w:val="both"/>
        <w:rPr>
          <w:b/>
          <w:sz w:val="32"/>
          <w:szCs w:val="32"/>
        </w:rPr>
      </w:pPr>
    </w:p>
    <w:p w14:paraId="4A05F07C" w14:textId="77777777" w:rsidR="007D45CA" w:rsidRDefault="007D45CA" w:rsidP="00E767D4">
      <w:pPr>
        <w:jc w:val="both"/>
        <w:rPr>
          <w:b/>
          <w:sz w:val="32"/>
          <w:szCs w:val="32"/>
        </w:rPr>
      </w:pPr>
    </w:p>
    <w:p w14:paraId="7A689A40" w14:textId="77777777" w:rsidR="00441859" w:rsidRPr="00963ED8" w:rsidRDefault="00DE7F5C">
      <w:pPr>
        <w:jc w:val="both"/>
        <w:rPr>
          <w:b/>
          <w:sz w:val="32"/>
          <w:szCs w:val="32"/>
          <w:lang w:val="es-CO"/>
          <w:rPrChange w:id="9955" w:author="Massiel Nayibe Moreno Ladino" w:date="2025-01-15T13:00:00Z" w16du:dateUtc="2025-01-15T18:00:00Z">
            <w:rPr>
              <w:b/>
              <w:sz w:val="32"/>
              <w:szCs w:val="32"/>
            </w:rPr>
          </w:rPrChange>
        </w:rPr>
      </w:pPr>
      <w:r w:rsidRPr="00963ED8">
        <w:rPr>
          <w:b/>
          <w:sz w:val="32"/>
          <w:szCs w:val="32"/>
          <w:lang w:val="es-CO"/>
          <w:rPrChange w:id="9956" w:author="Massiel Nayibe Moreno Ladino" w:date="2025-01-15T13:00:00Z" w16du:dateUtc="2025-01-15T18:00:00Z">
            <w:rPr>
              <w:b/>
              <w:sz w:val="32"/>
              <w:szCs w:val="32"/>
            </w:rPr>
          </w:rPrChange>
        </w:rPr>
        <w:t>Declaración jurada en lugar de recibo</w:t>
      </w:r>
    </w:p>
    <w:p w14:paraId="33901C11" w14:textId="77777777" w:rsidR="007D45CA" w:rsidRPr="00963ED8" w:rsidRDefault="007D45CA" w:rsidP="00E767D4">
      <w:pPr>
        <w:jc w:val="both"/>
        <w:rPr>
          <w:b/>
          <w:lang w:val="es-CO"/>
          <w:rPrChange w:id="9957" w:author="Massiel Nayibe Moreno Ladino" w:date="2025-01-15T13:00:00Z" w16du:dateUtc="2025-01-15T18:00:00Z">
            <w:rPr>
              <w:b/>
            </w:rPr>
          </w:rPrChange>
        </w:rPr>
      </w:pPr>
    </w:p>
    <w:p w14:paraId="3A9178FD" w14:textId="77777777" w:rsidR="007D45CA" w:rsidRPr="00963ED8" w:rsidRDefault="007D45CA" w:rsidP="00E767D4">
      <w:pPr>
        <w:jc w:val="both"/>
        <w:rPr>
          <w:lang w:val="es-CO"/>
          <w:rPrChange w:id="9958" w:author="Massiel Nayibe Moreno Ladino" w:date="2025-01-15T13:00:00Z" w16du:dateUtc="2025-01-15T18:00:00Z">
            <w:rPr/>
          </w:rPrChange>
        </w:rPr>
      </w:pPr>
    </w:p>
    <w:p w14:paraId="79DB6051" w14:textId="77777777" w:rsidR="007D45CA" w:rsidRPr="00963ED8" w:rsidRDefault="007D45CA" w:rsidP="00E767D4">
      <w:pPr>
        <w:jc w:val="both"/>
        <w:rPr>
          <w:lang w:val="es-CO"/>
          <w:rPrChange w:id="9959" w:author="Massiel Nayibe Moreno Ladino" w:date="2025-01-15T13:00:00Z" w16du:dateUtc="2025-01-15T18:00:00Z">
            <w:rPr/>
          </w:rPrChange>
        </w:rPr>
      </w:pPr>
    </w:p>
    <w:p w14:paraId="19F295E5" w14:textId="77777777" w:rsidR="00441859" w:rsidRPr="00963ED8" w:rsidRDefault="00DE7F5C">
      <w:pPr>
        <w:jc w:val="both"/>
        <w:rPr>
          <w:lang w:val="es-CO"/>
          <w:rPrChange w:id="9960" w:author="Massiel Nayibe Moreno Ladino" w:date="2025-01-15T13:00:00Z" w16du:dateUtc="2025-01-15T18:00:00Z">
            <w:rPr/>
          </w:rPrChange>
        </w:rPr>
      </w:pPr>
      <w:r w:rsidRPr="00963ED8">
        <w:rPr>
          <w:lang w:val="es-CO"/>
          <w:rPrChange w:id="9961" w:author="Massiel Nayibe Moreno Ladino" w:date="2025-01-15T13:00:00Z" w16du:dateUtc="2025-01-15T18:00:00Z">
            <w:rPr/>
          </w:rPrChange>
        </w:rPr>
        <w:t>Certifico que los cargos que figuran a continuación son ciertos y correctos y se han efectuado para el fin comercial que se indica a continuación.</w:t>
      </w:r>
    </w:p>
    <w:p w14:paraId="70D39207" w14:textId="77777777" w:rsidR="007D45CA" w:rsidRPr="00963ED8" w:rsidRDefault="007D45CA" w:rsidP="00E767D4">
      <w:pPr>
        <w:jc w:val="both"/>
        <w:rPr>
          <w:lang w:val="es-CO"/>
          <w:rPrChange w:id="9962" w:author="Massiel Nayibe Moreno Ladino" w:date="2025-01-15T13:00:00Z" w16du:dateUtc="2025-01-15T18:00:00Z">
            <w:rPr/>
          </w:rPrChange>
        </w:rPr>
      </w:pPr>
    </w:p>
    <w:p w14:paraId="7F9602A9" w14:textId="77777777" w:rsidR="007D45CA" w:rsidRPr="00963ED8" w:rsidRDefault="007D45CA" w:rsidP="00E767D4">
      <w:pPr>
        <w:jc w:val="both"/>
        <w:rPr>
          <w:lang w:val="es-CO"/>
          <w:rPrChange w:id="9963" w:author="Massiel Nayibe Moreno Ladino" w:date="2025-01-15T13:00:00Z" w16du:dateUtc="2025-01-15T18:00:00Z">
            <w:rPr/>
          </w:rPrChange>
        </w:rPr>
      </w:pPr>
    </w:p>
    <w:p w14:paraId="38F111CB" w14:textId="77777777" w:rsidR="007D45CA" w:rsidRPr="00963ED8" w:rsidRDefault="007D45CA" w:rsidP="00E767D4">
      <w:pPr>
        <w:jc w:val="both"/>
        <w:rPr>
          <w:lang w:val="es-CO"/>
          <w:rPrChange w:id="9964" w:author="Massiel Nayibe Moreno Ladino" w:date="2025-01-15T13:00:00Z" w16du:dateUtc="2025-01-15T18:00:00Z">
            <w:rPr/>
          </w:rPrChange>
        </w:rPr>
      </w:pPr>
    </w:p>
    <w:p w14:paraId="0A6D236C" w14:textId="77777777" w:rsidR="00441859" w:rsidRPr="00963ED8" w:rsidRDefault="00DE7F5C">
      <w:pPr>
        <w:jc w:val="both"/>
        <w:rPr>
          <w:b/>
          <w:lang w:val="es-CO"/>
          <w:rPrChange w:id="9965" w:author="Massiel Nayibe Moreno Ladino" w:date="2025-01-15T13:00:00Z" w16du:dateUtc="2025-01-15T18:00:00Z">
            <w:rPr>
              <w:b/>
            </w:rPr>
          </w:rPrChange>
        </w:rPr>
      </w:pPr>
      <w:r w:rsidRPr="00963ED8">
        <w:rPr>
          <w:b/>
          <w:lang w:val="es-CO"/>
          <w:rPrChange w:id="9966" w:author="Massiel Nayibe Moreno Ladino" w:date="2025-01-15T13:00:00Z" w16du:dateUtc="2025-01-15T18:00:00Z">
            <w:rPr>
              <w:b/>
            </w:rPr>
          </w:rPrChange>
        </w:rPr>
        <w:t xml:space="preserve">Objeto/evento: </w:t>
      </w:r>
    </w:p>
    <w:p w14:paraId="43B338C0" w14:textId="77777777" w:rsidR="007D45CA" w:rsidRPr="00963ED8" w:rsidRDefault="007D45CA" w:rsidP="00E767D4">
      <w:pPr>
        <w:jc w:val="both"/>
        <w:rPr>
          <w:b/>
          <w:lang w:val="es-CO"/>
          <w:rPrChange w:id="9967" w:author="Massiel Nayibe Moreno Ladino" w:date="2025-01-15T13:00:00Z" w16du:dateUtc="2025-01-15T18:00:00Z">
            <w:rPr>
              <w:b/>
            </w:rPr>
          </w:rPrChange>
        </w:rPr>
      </w:pPr>
    </w:p>
    <w:p w14:paraId="4D94FCD5" w14:textId="77777777" w:rsidR="007D45CA" w:rsidRPr="00963ED8" w:rsidRDefault="007D45CA" w:rsidP="00E767D4">
      <w:pPr>
        <w:jc w:val="both"/>
        <w:rPr>
          <w:b/>
          <w:lang w:val="es-CO"/>
          <w:rPrChange w:id="9968" w:author="Massiel Nayibe Moreno Ladino" w:date="2025-01-15T13:00:00Z" w16du:dateUtc="2025-01-15T18:00:00Z">
            <w:rPr>
              <w:b/>
            </w:rPr>
          </w:rPrChange>
        </w:rPr>
      </w:pPr>
    </w:p>
    <w:p w14:paraId="67B46479" w14:textId="77777777" w:rsidR="007D45CA" w:rsidRPr="00963ED8" w:rsidRDefault="007D45CA" w:rsidP="00E767D4">
      <w:pPr>
        <w:jc w:val="both"/>
        <w:rPr>
          <w:lang w:val="es-CO"/>
          <w:rPrChange w:id="9969" w:author="Massiel Nayibe Moreno Ladino" w:date="2025-01-15T13:00:00Z" w16du:dateUtc="2025-01-15T18:00:00Z">
            <w:rPr/>
          </w:rPrChange>
        </w:rPr>
      </w:pPr>
      <w:r w:rsidRPr="00963ED8">
        <w:rPr>
          <w:lang w:val="es-CO"/>
          <w:rPrChange w:id="9970" w:author="Massiel Nayibe Moreno Ladino" w:date="2025-01-15T13:00:00Z" w16du:dateUtc="2025-01-15T18:00:00Z">
            <w:rPr/>
          </w:rPrChange>
        </w:rPr>
        <w:t xml:space="preserve"> </w:t>
      </w:r>
    </w:p>
    <w:p w14:paraId="17F4A6AD" w14:textId="77777777" w:rsidR="00441859" w:rsidRPr="00963ED8" w:rsidRDefault="00DE7F5C">
      <w:pPr>
        <w:jc w:val="both"/>
        <w:rPr>
          <w:b/>
          <w:lang w:val="es-CO"/>
          <w:rPrChange w:id="9971" w:author="Massiel Nayibe Moreno Ladino" w:date="2025-01-15T13:00:00Z" w16du:dateUtc="2025-01-15T18:00:00Z">
            <w:rPr>
              <w:b/>
            </w:rPr>
          </w:rPrChange>
        </w:rPr>
      </w:pPr>
      <w:r w:rsidRPr="00963ED8">
        <w:rPr>
          <w:b/>
          <w:u w:val="single"/>
          <w:lang w:val="es-CO"/>
          <w:rPrChange w:id="9972" w:author="Massiel Nayibe Moreno Ladino" w:date="2025-01-15T13:00:00Z" w16du:dateUtc="2025-01-15T18:00:00Z">
            <w:rPr>
              <w:b/>
              <w:u w:val="single"/>
            </w:rPr>
          </w:rPrChange>
        </w:rPr>
        <w:t xml:space="preserve">Fecha </w:t>
      </w:r>
      <w:r w:rsidRPr="00963ED8">
        <w:rPr>
          <w:b/>
          <w:u w:val="single"/>
          <w:lang w:val="es-CO"/>
          <w:rPrChange w:id="9973" w:author="Massiel Nayibe Moreno Ladino" w:date="2025-01-15T13:00:00Z" w16du:dateUtc="2025-01-15T18:00:00Z">
            <w:rPr>
              <w:b/>
              <w:u w:val="single"/>
            </w:rPr>
          </w:rPrChange>
        </w:rPr>
        <w:tab/>
        <w:t>Descripción</w:t>
      </w:r>
      <w:r w:rsidRPr="00963ED8">
        <w:rPr>
          <w:b/>
          <w:u w:val="single"/>
          <w:lang w:val="es-CO"/>
          <w:rPrChange w:id="9974" w:author="Massiel Nayibe Moreno Ladino" w:date="2025-01-15T13:00:00Z" w16du:dateUtc="2025-01-15T18:00:00Z">
            <w:rPr>
              <w:b/>
              <w:u w:val="single"/>
            </w:rPr>
          </w:rPrChange>
        </w:rPr>
        <w:tab/>
      </w:r>
      <w:r w:rsidRPr="00963ED8">
        <w:rPr>
          <w:b/>
          <w:u w:val="single"/>
          <w:lang w:val="es-CO"/>
          <w:rPrChange w:id="9975" w:author="Massiel Nayibe Moreno Ladino" w:date="2025-01-15T13:00:00Z" w16du:dateUtc="2025-01-15T18:00:00Z">
            <w:rPr>
              <w:b/>
              <w:u w:val="single"/>
            </w:rPr>
          </w:rPrChange>
        </w:rPr>
        <w:tab/>
      </w:r>
      <w:r w:rsidRPr="00963ED8">
        <w:rPr>
          <w:b/>
          <w:u w:val="single"/>
          <w:lang w:val="es-CO"/>
          <w:rPrChange w:id="9976" w:author="Massiel Nayibe Moreno Ladino" w:date="2025-01-15T13:00:00Z" w16du:dateUtc="2025-01-15T18:00:00Z">
            <w:rPr>
              <w:b/>
              <w:u w:val="single"/>
            </w:rPr>
          </w:rPrChange>
        </w:rPr>
        <w:tab/>
        <w:t xml:space="preserve"> ImporteMétodo de </w:t>
      </w:r>
      <w:r w:rsidRPr="00963ED8">
        <w:rPr>
          <w:b/>
          <w:u w:val="single"/>
          <w:lang w:val="es-CO"/>
          <w:rPrChange w:id="9977" w:author="Massiel Nayibe Moreno Ladino" w:date="2025-01-15T13:00:00Z" w16du:dateUtc="2025-01-15T18:00:00Z">
            <w:rPr>
              <w:b/>
              <w:u w:val="single"/>
            </w:rPr>
          </w:rPrChange>
        </w:rPr>
        <w:tab/>
        <w:t>pago</w:t>
      </w:r>
    </w:p>
    <w:p w14:paraId="47D6F7BE" w14:textId="77777777" w:rsidR="007D45CA" w:rsidRPr="00963ED8" w:rsidRDefault="007D45CA" w:rsidP="00E767D4">
      <w:pPr>
        <w:jc w:val="both"/>
        <w:rPr>
          <w:sz w:val="20"/>
          <w:szCs w:val="20"/>
          <w:lang w:val="es-CO"/>
          <w:rPrChange w:id="9978" w:author="Massiel Nayibe Moreno Ladino" w:date="2025-01-15T13:00:00Z" w16du:dateUtc="2025-01-15T18:00:00Z">
            <w:rPr>
              <w:sz w:val="20"/>
              <w:szCs w:val="20"/>
            </w:rPr>
          </w:rPrChange>
        </w:rPr>
      </w:pPr>
    </w:p>
    <w:p w14:paraId="1CEB15CF" w14:textId="77777777" w:rsidR="007D45CA" w:rsidRPr="00963ED8" w:rsidRDefault="007D45CA" w:rsidP="00E767D4">
      <w:pPr>
        <w:jc w:val="both"/>
        <w:rPr>
          <w:lang w:val="es-CO"/>
          <w:rPrChange w:id="9979" w:author="Massiel Nayibe Moreno Ladino" w:date="2025-01-15T13:00:00Z" w16du:dateUtc="2025-01-15T18:00:00Z">
            <w:rPr/>
          </w:rPrChange>
        </w:rPr>
      </w:pPr>
    </w:p>
    <w:p w14:paraId="01B05B41" w14:textId="77777777" w:rsidR="007D45CA" w:rsidRPr="00963ED8" w:rsidRDefault="007D45CA" w:rsidP="00E767D4">
      <w:pPr>
        <w:jc w:val="both"/>
        <w:rPr>
          <w:lang w:val="es-CO"/>
          <w:rPrChange w:id="9980" w:author="Massiel Nayibe Moreno Ladino" w:date="2025-01-15T13:00:00Z" w16du:dateUtc="2025-01-15T18:00:00Z">
            <w:rPr/>
          </w:rPrChange>
        </w:rPr>
      </w:pPr>
    </w:p>
    <w:p w14:paraId="1FAAF66B" w14:textId="77777777" w:rsidR="00441859" w:rsidRDefault="00DE7F5C">
      <w:pPr>
        <w:jc w:val="both"/>
      </w:pPr>
      <w:r w:rsidRPr="00B41AA4">
        <w:t>Firmado,</w:t>
      </w:r>
    </w:p>
    <w:p w14:paraId="30595E6A" w14:textId="77777777" w:rsidR="007D45CA" w:rsidRPr="00B41AA4" w:rsidRDefault="007D45CA" w:rsidP="00E767D4">
      <w:pPr>
        <w:jc w:val="both"/>
      </w:pPr>
    </w:p>
    <w:p w14:paraId="6F87CF3D" w14:textId="77777777" w:rsidR="007D45CA" w:rsidRDefault="007D45CA" w:rsidP="00E767D4">
      <w:pPr>
        <w:jc w:val="both"/>
      </w:pPr>
    </w:p>
    <w:p w14:paraId="482642FB" w14:textId="77777777" w:rsidR="007D45CA" w:rsidRDefault="007D45CA" w:rsidP="00E767D4">
      <w:pPr>
        <w:jc w:val="both"/>
      </w:pPr>
    </w:p>
    <w:p w14:paraId="7EE47FB4" w14:textId="77777777" w:rsidR="007D45CA" w:rsidRDefault="007D45CA" w:rsidP="00E767D4">
      <w:pPr>
        <w:jc w:val="both"/>
      </w:pPr>
    </w:p>
    <w:p w14:paraId="1F042B82" w14:textId="77777777" w:rsidR="007D45CA" w:rsidRPr="00B41AA4" w:rsidRDefault="007D45CA" w:rsidP="00E767D4">
      <w:pPr>
        <w:jc w:val="both"/>
      </w:pPr>
    </w:p>
    <w:p w14:paraId="7CBC29DB" w14:textId="77777777" w:rsidR="00441859" w:rsidRDefault="00DE7F5C">
      <w:pPr>
        <w:jc w:val="both"/>
      </w:pPr>
      <w:r w:rsidRPr="00C17D3E">
        <w:t>___________________________________________</w:t>
      </w:r>
    </w:p>
    <w:p w14:paraId="599E9F3B" w14:textId="77777777" w:rsidR="00441859" w:rsidRDefault="00DE7F5C">
      <w:pPr>
        <w:jc w:val="both"/>
      </w:pPr>
      <w:r>
        <w:t>Nombre</w:t>
      </w:r>
      <w:r>
        <w:tab/>
      </w:r>
      <w:r>
        <w:tab/>
      </w:r>
      <w:r>
        <w:tab/>
      </w:r>
      <w:r>
        <w:tab/>
        <w:t>Fecha</w:t>
      </w:r>
      <w:r w:rsidRPr="00C17D3E">
        <w:tab/>
      </w:r>
    </w:p>
    <w:p w14:paraId="45BFB6DA" w14:textId="77777777" w:rsidR="007D45CA" w:rsidRPr="00C17D3E" w:rsidRDefault="007D45CA" w:rsidP="00E767D4">
      <w:pPr>
        <w:jc w:val="both"/>
      </w:pPr>
    </w:p>
    <w:p w14:paraId="66D6995E" w14:textId="77777777" w:rsidR="007D45CA" w:rsidRPr="00C17D3E" w:rsidRDefault="007D45CA" w:rsidP="00E767D4">
      <w:pPr>
        <w:jc w:val="both"/>
      </w:pPr>
    </w:p>
    <w:p w14:paraId="51C692A0" w14:textId="77777777" w:rsidR="007D45CA" w:rsidRPr="00C17D3E" w:rsidRDefault="007D45CA" w:rsidP="00E767D4">
      <w:pPr>
        <w:jc w:val="both"/>
      </w:pPr>
    </w:p>
    <w:p w14:paraId="49F3D80B" w14:textId="77777777" w:rsidR="007D45CA" w:rsidRPr="00C17D3E" w:rsidRDefault="007D45CA" w:rsidP="00E767D4">
      <w:pPr>
        <w:jc w:val="both"/>
      </w:pPr>
      <w:r>
        <w:rPr>
          <w:noProof/>
        </w:rPr>
        <w:drawing>
          <wp:inline distT="0" distB="0" distL="0" distR="0" wp14:anchorId="71B6808E" wp14:editId="64B32B2F">
            <wp:extent cx="4351020" cy="2819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pic:nvPicPr>
                  <pic:blipFill>
                    <a:blip r:embed="rId41">
                      <a:extLst>
                        <a:ext uri="{28A0092B-C50C-407E-A947-70E740481C1C}">
                          <a14:useLocalDpi xmlns:a14="http://schemas.microsoft.com/office/drawing/2010/main" val="0"/>
                        </a:ext>
                      </a:extLst>
                    </a:blip>
                    <a:stretch>
                      <a:fillRect/>
                    </a:stretch>
                  </pic:blipFill>
                  <pic:spPr>
                    <a:xfrm>
                      <a:off x="0" y="0"/>
                      <a:ext cx="4351020" cy="281940"/>
                    </a:xfrm>
                    <a:prstGeom prst="rect">
                      <a:avLst/>
                    </a:prstGeom>
                  </pic:spPr>
                </pic:pic>
              </a:graphicData>
            </a:graphic>
          </wp:inline>
        </w:drawing>
      </w:r>
    </w:p>
    <w:p w14:paraId="2AB4089F" w14:textId="77777777" w:rsidR="007D45CA" w:rsidRPr="00C17D3E" w:rsidRDefault="007D45CA" w:rsidP="00E767D4">
      <w:pPr>
        <w:jc w:val="both"/>
      </w:pPr>
    </w:p>
    <w:p w14:paraId="57BB8172" w14:textId="77777777" w:rsidR="007D45CA" w:rsidRPr="00C17D3E" w:rsidRDefault="007D45CA" w:rsidP="00E767D4">
      <w:pPr>
        <w:jc w:val="both"/>
      </w:pPr>
    </w:p>
    <w:p w14:paraId="4F61C968" w14:textId="404C9417" w:rsidR="007D45CA" w:rsidRDefault="007D45CA" w:rsidP="00E767D4">
      <w:pPr>
        <w:jc w:val="both"/>
      </w:pPr>
      <w:r>
        <w:br w:type="page"/>
      </w:r>
    </w:p>
    <w:p w14:paraId="75787032" w14:textId="77777777" w:rsidR="007D45CA" w:rsidRDefault="007D45CA" w:rsidP="00E767D4">
      <w:pPr>
        <w:pStyle w:val="Encabezado"/>
        <w:jc w:val="both"/>
      </w:pPr>
      <w:r>
        <w:rPr>
          <w:noProof/>
        </w:rPr>
        <w:lastRenderedPageBreak/>
        <w:drawing>
          <wp:inline distT="0" distB="0" distL="0" distR="0" wp14:anchorId="12F8F670" wp14:editId="013BD0A5">
            <wp:extent cx="2613660" cy="586740"/>
            <wp:effectExtent l="0" t="0" r="0" b="381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pic:nvPicPr>
                  <pic:blipFill>
                    <a:blip r:embed="rId40">
                      <a:extLst>
                        <a:ext uri="{28A0092B-C50C-407E-A947-70E740481C1C}">
                          <a14:useLocalDpi xmlns:a14="http://schemas.microsoft.com/office/drawing/2010/main" val="0"/>
                        </a:ext>
                      </a:extLst>
                    </a:blip>
                    <a:stretch>
                      <a:fillRect/>
                    </a:stretch>
                  </pic:blipFill>
                  <pic:spPr>
                    <a:xfrm>
                      <a:off x="0" y="0"/>
                      <a:ext cx="2613660" cy="586740"/>
                    </a:xfrm>
                    <a:prstGeom prst="rect">
                      <a:avLst/>
                    </a:prstGeom>
                  </pic:spPr>
                </pic:pic>
              </a:graphicData>
            </a:graphic>
          </wp:inline>
        </w:drawing>
      </w:r>
    </w:p>
    <w:p w14:paraId="354F9132" w14:textId="77777777" w:rsidR="00441859" w:rsidRPr="00963ED8" w:rsidRDefault="00DE7F5C">
      <w:pPr>
        <w:pStyle w:val="Ttulo1"/>
        <w:jc w:val="both"/>
        <w:rPr>
          <w:lang w:val="es-CO"/>
          <w:rPrChange w:id="9981" w:author="Massiel Nayibe Moreno Ladino" w:date="2025-01-15T13:00:00Z" w16du:dateUtc="2025-01-15T18:00:00Z">
            <w:rPr/>
          </w:rPrChange>
        </w:rPr>
      </w:pPr>
      <w:bookmarkStart w:id="9982" w:name="_Acknowledgment_of_Receipt"/>
      <w:bookmarkStart w:id="9983" w:name="_Toc29250616"/>
      <w:bookmarkStart w:id="9984" w:name="_Toc185435546"/>
      <w:bookmarkEnd w:id="9982"/>
      <w:r w:rsidRPr="00963ED8">
        <w:rPr>
          <w:lang w:val="es-CO"/>
          <w:rPrChange w:id="9985" w:author="Massiel Nayibe Moreno Ladino" w:date="2025-01-15T13:00:00Z" w16du:dateUtc="2025-01-15T18:00:00Z">
            <w:rPr/>
          </w:rPrChange>
        </w:rPr>
        <w:t>Acuse de recibo y conformidad con las políticas</w:t>
      </w:r>
      <w:bookmarkEnd w:id="9983"/>
      <w:bookmarkEnd w:id="9984"/>
    </w:p>
    <w:p w14:paraId="32E8193E" w14:textId="77777777" w:rsidR="007D45CA" w:rsidRPr="00963ED8" w:rsidRDefault="007D45CA" w:rsidP="00E767D4">
      <w:pPr>
        <w:jc w:val="both"/>
        <w:rPr>
          <w:lang w:val="es-CO"/>
          <w:rPrChange w:id="9986" w:author="Massiel Nayibe Moreno Ladino" w:date="2025-01-15T13:00:00Z" w16du:dateUtc="2025-01-15T18:00:00Z">
            <w:rPr/>
          </w:rPrChange>
        </w:rPr>
      </w:pPr>
    </w:p>
    <w:p w14:paraId="4882012E" w14:textId="77777777" w:rsidR="00441859" w:rsidRPr="00963ED8" w:rsidRDefault="00DE7F5C">
      <w:pPr>
        <w:jc w:val="both"/>
        <w:rPr>
          <w:lang w:val="es-CO"/>
          <w:rPrChange w:id="9987" w:author="Massiel Nayibe Moreno Ladino" w:date="2025-01-15T13:00:00Z" w16du:dateUtc="2025-01-15T18:00:00Z">
            <w:rPr/>
          </w:rPrChange>
        </w:rPr>
      </w:pPr>
      <w:r w:rsidRPr="00963ED8">
        <w:rPr>
          <w:lang w:val="es-CO"/>
          <w:rPrChange w:id="9988" w:author="Massiel Nayibe Moreno Ladino" w:date="2025-01-15T13:00:00Z" w16du:dateUtc="2025-01-15T18:00:00Z">
            <w:rPr/>
          </w:rPrChange>
        </w:rPr>
        <w:t xml:space="preserve">Por la presente reconozco que he recibido el Manual Suplementario de Personal y Operaciones de Compañeros Colombia (en adelante "MANUAL"). Entiendo que el propósito del MANUAL es familiarizar a los empleados con las políticas y procedimientos de Compañeros Colombia, y actuar como referencia para los empleados. Entiendo que el MANUAL refleja las políticas y procedimientos vigentes a la fecha, los cuales pueden ser modificados por Compañeros Colombia. </w:t>
      </w:r>
    </w:p>
    <w:p w14:paraId="312C44A1" w14:textId="77777777" w:rsidR="007D45CA" w:rsidRPr="00963ED8" w:rsidRDefault="007D45CA" w:rsidP="00E767D4">
      <w:pPr>
        <w:jc w:val="both"/>
        <w:rPr>
          <w:lang w:val="es-CO"/>
          <w:rPrChange w:id="9989" w:author="Massiel Nayibe Moreno Ladino" w:date="2025-01-15T13:00:00Z" w16du:dateUtc="2025-01-15T18:00:00Z">
            <w:rPr/>
          </w:rPrChange>
        </w:rPr>
      </w:pPr>
    </w:p>
    <w:p w14:paraId="3E742FA2" w14:textId="77777777" w:rsidR="00441859" w:rsidRPr="00963ED8" w:rsidRDefault="00DE7F5C">
      <w:pPr>
        <w:jc w:val="both"/>
        <w:rPr>
          <w:lang w:val="es-CO"/>
          <w:rPrChange w:id="9990" w:author="Massiel Nayibe Moreno Ladino" w:date="2025-01-15T13:00:00Z" w16du:dateUtc="2025-01-15T18:00:00Z">
            <w:rPr/>
          </w:rPrChange>
        </w:rPr>
      </w:pPr>
      <w:r w:rsidRPr="00963ED8">
        <w:rPr>
          <w:lang w:val="es-CO"/>
          <w:rPrChange w:id="9991" w:author="Massiel Nayibe Moreno Ladino" w:date="2025-01-15T13:00:00Z" w16du:dateUtc="2025-01-15T18:00:00Z">
            <w:rPr/>
          </w:rPrChange>
        </w:rPr>
        <w:t xml:space="preserve">Entiendo que estoy obligado por las disposiciones de este MANUAL y que es mi responsabilidad leer y adherirme a los contenidos establecidos en el MANUAL. Además, reconozco estas políticas y procedimientos como condiciones de empleo con Partners Colombia. Me comprometo a cumplir con todas las políticas contenidas en el MANUAL y a preguntar a mi supervisor cualquier duda que pueda tener al respecto. </w:t>
      </w:r>
    </w:p>
    <w:p w14:paraId="76CB2A07" w14:textId="77777777" w:rsidR="007D45CA" w:rsidRPr="00963ED8" w:rsidRDefault="007D45CA" w:rsidP="00E767D4">
      <w:pPr>
        <w:jc w:val="both"/>
        <w:rPr>
          <w:lang w:val="es-CO"/>
          <w:rPrChange w:id="9992" w:author="Massiel Nayibe Moreno Ladino" w:date="2025-01-15T13:00:00Z" w16du:dateUtc="2025-01-15T18:00:00Z">
            <w:rPr/>
          </w:rPrChange>
        </w:rPr>
      </w:pPr>
    </w:p>
    <w:p w14:paraId="6B1837E4" w14:textId="77777777" w:rsidR="007D45CA" w:rsidRPr="00963ED8" w:rsidRDefault="007D45CA" w:rsidP="00E767D4">
      <w:pPr>
        <w:jc w:val="both"/>
        <w:rPr>
          <w:lang w:val="es-CO"/>
          <w:rPrChange w:id="9993" w:author="Massiel Nayibe Moreno Ladino" w:date="2025-01-15T13:00:00Z" w16du:dateUtc="2025-01-15T18:00:00Z">
            <w:rPr/>
          </w:rPrChange>
        </w:rPr>
      </w:pPr>
    </w:p>
    <w:p w14:paraId="0A541F3D" w14:textId="77777777" w:rsidR="00441859" w:rsidRDefault="00DE7F5C">
      <w:pPr>
        <w:jc w:val="both"/>
      </w:pPr>
      <w:r>
        <w:t>Print Name:________________________________________________________________________</w:t>
      </w:r>
    </w:p>
    <w:p w14:paraId="353D2324" w14:textId="77777777" w:rsidR="007D45CA" w:rsidRDefault="007D45CA" w:rsidP="00E767D4">
      <w:pPr>
        <w:jc w:val="both"/>
      </w:pPr>
    </w:p>
    <w:p w14:paraId="0579E48A" w14:textId="77777777" w:rsidR="007D45CA" w:rsidRDefault="007D45CA" w:rsidP="00E767D4">
      <w:pPr>
        <w:jc w:val="both"/>
      </w:pPr>
    </w:p>
    <w:p w14:paraId="583F2247" w14:textId="77777777" w:rsidR="00441859" w:rsidRDefault="00DE7F5C">
      <w:r>
        <w:t>Employee Signature:________________________________________________________ Date:___________________</w:t>
      </w:r>
    </w:p>
    <w:p w14:paraId="4EAA2AC0" w14:textId="77777777" w:rsidR="007D45CA" w:rsidRDefault="007D45CA" w:rsidP="00E767D4">
      <w:pPr>
        <w:jc w:val="both"/>
      </w:pPr>
    </w:p>
    <w:p w14:paraId="7136F225" w14:textId="77777777" w:rsidR="007D45CA" w:rsidRPr="00C17D3E" w:rsidRDefault="007D45CA" w:rsidP="00E767D4">
      <w:pPr>
        <w:jc w:val="both"/>
      </w:pPr>
    </w:p>
    <w:p w14:paraId="63F472F2" w14:textId="77777777" w:rsidR="007D45CA" w:rsidRPr="00C17D3E" w:rsidRDefault="007D45CA" w:rsidP="00E767D4">
      <w:pPr>
        <w:jc w:val="both"/>
      </w:pPr>
    </w:p>
    <w:p w14:paraId="33EA9158" w14:textId="77777777" w:rsidR="007D45CA" w:rsidRPr="00C17D3E" w:rsidRDefault="007D45CA" w:rsidP="00E767D4">
      <w:pPr>
        <w:jc w:val="both"/>
      </w:pPr>
    </w:p>
    <w:p w14:paraId="48D6B83B" w14:textId="77777777" w:rsidR="007D45CA" w:rsidRPr="00C17D3E" w:rsidRDefault="007D45CA" w:rsidP="00E767D4">
      <w:pPr>
        <w:jc w:val="both"/>
      </w:pPr>
    </w:p>
    <w:p w14:paraId="70669269" w14:textId="77777777" w:rsidR="007D45CA" w:rsidRPr="00C17D3E" w:rsidRDefault="007D45CA" w:rsidP="00E767D4">
      <w:pPr>
        <w:jc w:val="both"/>
      </w:pPr>
    </w:p>
    <w:p w14:paraId="2A0BC453" w14:textId="77777777" w:rsidR="007D45CA" w:rsidRPr="00C17D3E" w:rsidRDefault="007D45CA" w:rsidP="00E767D4">
      <w:pPr>
        <w:jc w:val="both"/>
      </w:pPr>
    </w:p>
    <w:p w14:paraId="0912E3B3" w14:textId="77777777" w:rsidR="00441859" w:rsidRDefault="00DE7F5C">
      <w:pPr>
        <w:jc w:val="both"/>
      </w:pPr>
      <w:r w:rsidRPr="0024689A">
        <w:rPr>
          <w:noProof/>
        </w:rPr>
        <w:drawing>
          <wp:anchor distT="0" distB="0" distL="114300" distR="114300" simplePos="0" relativeHeight="251658247" behindDoc="1" locked="0" layoutInCell="1" allowOverlap="1" wp14:anchorId="15985448" wp14:editId="0FE61BDC">
            <wp:simplePos x="0" y="0"/>
            <wp:positionH relativeFrom="column">
              <wp:posOffset>1608667</wp:posOffset>
            </wp:positionH>
            <wp:positionV relativeFrom="paragraph">
              <wp:posOffset>1296670</wp:posOffset>
            </wp:positionV>
            <wp:extent cx="4351020" cy="281940"/>
            <wp:effectExtent l="0" t="0" r="0" b="3810"/>
            <wp:wrapTight wrapText="bothSides">
              <wp:wrapPolygon edited="0">
                <wp:start x="0" y="0"/>
                <wp:lineTo x="0" y="20432"/>
                <wp:lineTo x="21468" y="20432"/>
                <wp:lineTo x="21468" y="0"/>
                <wp:lineTo x="0" y="0"/>
              </wp:wrapPolygon>
            </wp:wrapTight>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51020" cy="281940"/>
                    </a:xfrm>
                    <a:prstGeom prst="rect">
                      <a:avLst/>
                    </a:prstGeom>
                    <a:noFill/>
                    <a:ln>
                      <a:noFill/>
                    </a:ln>
                  </pic:spPr>
                </pic:pic>
              </a:graphicData>
            </a:graphic>
          </wp:anchor>
        </w:drawing>
      </w:r>
    </w:p>
    <w:p w14:paraId="453BD44C" w14:textId="1D44FBCA" w:rsidR="004D3EB8" w:rsidRPr="007F4D43" w:rsidRDefault="004D3EB8" w:rsidP="00853CFA">
      <w:pPr>
        <w:jc w:val="both"/>
        <w:rPr>
          <w:rFonts w:asciiTheme="majorHAnsi" w:hAnsiTheme="majorHAnsi" w:cstheme="majorHAnsi"/>
          <w:i/>
          <w:iCs/>
        </w:rPr>
      </w:pPr>
    </w:p>
    <w:sectPr w:rsidR="004D3EB8" w:rsidRPr="007F4D43" w:rsidSect="002B7DB0">
      <w:footerReference w:type="default" r:id="rId4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therine Ramos" w:date="2025-01-13T09:20:00Z" w:initials="CR">
    <w:p w14:paraId="106089F7" w14:textId="32542822" w:rsidR="005D17BB" w:rsidRDefault="005D17BB">
      <w:pPr>
        <w:pStyle w:val="Textocomentario"/>
      </w:pPr>
      <w:r>
        <w:rPr>
          <w:rStyle w:val="Refdecomentario"/>
        </w:rPr>
        <w:annotationRef/>
      </w:r>
      <w:r w:rsidRPr="711274F1">
        <w:t xml:space="preserve">Sugiero hacer una traducción oficial del documento, ya que la traducción hecha con aplicativos tiene varios errores de gramática </w:t>
      </w:r>
    </w:p>
  </w:comment>
  <w:comment w:id="658" w:author="Diana Rosario Figueroa" w:date="2025-01-15T12:30:00Z" w:initials="DF">
    <w:p w14:paraId="744F09EC" w14:textId="238FB04B" w:rsidR="005B5F5E" w:rsidRDefault="00000000">
      <w:pPr>
        <w:pStyle w:val="Textocomentario"/>
      </w:pPr>
      <w:r>
        <w:rPr>
          <w:rStyle w:val="Refdecomentario"/>
        </w:rPr>
        <w:annotationRef/>
      </w:r>
      <w:r w:rsidRPr="7A47039D">
        <w:t xml:space="preserve">Este proceso esta cambiando actualmente </w:t>
      </w:r>
    </w:p>
  </w:comment>
  <w:comment w:id="661" w:author="Diana Rosario Figueroa" w:date="2025-01-15T12:35:00Z" w:initials="DF">
    <w:p w14:paraId="059E4FC4" w14:textId="10B3E52C" w:rsidR="005B5F5E" w:rsidRDefault="00000000">
      <w:pPr>
        <w:pStyle w:val="Textocomentario"/>
      </w:pPr>
      <w:r>
        <w:rPr>
          <w:rStyle w:val="Refdecomentario"/>
        </w:rPr>
        <w:annotationRef/>
      </w:r>
      <w:r w:rsidRPr="262AEC4E">
        <w:t xml:space="preserve">Revisar de acuerdo con proceso actual </w:t>
      </w:r>
    </w:p>
  </w:comment>
  <w:comment w:id="896" w:author="Massiel Nayibe Moreno Ladino" w:date="2025-01-15T13:06:00Z" w:initials="MM">
    <w:p w14:paraId="501EBCFF" w14:textId="77777777" w:rsidR="00963ED8" w:rsidRDefault="00963ED8" w:rsidP="00963ED8">
      <w:pPr>
        <w:pStyle w:val="Textocomentario"/>
      </w:pPr>
      <w:r>
        <w:rPr>
          <w:rStyle w:val="Refdecomentario"/>
        </w:rPr>
        <w:annotationRef/>
      </w:r>
      <w:r>
        <w:rPr>
          <w:color w:val="001D35"/>
          <w:highlight w:val="white"/>
        </w:rPr>
        <w:t>Ley 2365 de 2024</w:t>
      </w:r>
      <w:r>
        <w:t xml:space="preserve"> </w:t>
      </w:r>
    </w:p>
  </w:comment>
  <w:comment w:id="1004" w:author="Diana Rosario Figueroa" w:date="2025-01-15T14:45:00Z" w:initials="DF">
    <w:p w14:paraId="3C419EF3" w14:textId="6DEB0E32" w:rsidR="005B5F5E" w:rsidRDefault="00000000">
      <w:pPr>
        <w:pStyle w:val="Textocomentario"/>
      </w:pPr>
      <w:r>
        <w:rPr>
          <w:rStyle w:val="Refdecomentario"/>
        </w:rPr>
        <w:annotationRef/>
      </w:r>
      <w:r w:rsidRPr="4E1EB671">
        <w:t xml:space="preserve">Mejor expresión </w:t>
      </w:r>
    </w:p>
  </w:comment>
  <w:comment w:id="2353" w:author="Paola Sarmiento" w:date="2024-09-04T16:20:00Z" w:initials="PS">
    <w:p w14:paraId="21867269" w14:textId="77777777" w:rsidR="00441859" w:rsidRDefault="00DE7F5C">
      <w:pPr>
        <w:pStyle w:val="Textocomentario"/>
      </w:pPr>
      <w:r>
        <w:rPr>
          <w:rStyle w:val="Refdecomentario"/>
        </w:rPr>
        <w:annotationRef/>
      </w:r>
      <w:r>
        <w:rPr>
          <w:lang w:val="es-CO"/>
        </w:rPr>
        <w:t>Para los abogados, ¿es obligatorio?</w:t>
      </w:r>
    </w:p>
  </w:comment>
  <w:comment w:id="2451" w:author="Paola Sarmiento" w:date="2024-09-04T16:37:00Z" w:initials="PS">
    <w:p w14:paraId="3DDFFA5D" w14:textId="77777777" w:rsidR="00441859" w:rsidRDefault="00DE7F5C">
      <w:pPr>
        <w:pStyle w:val="Textocomentario"/>
      </w:pPr>
      <w:r>
        <w:rPr>
          <w:rStyle w:val="Refdecomentario"/>
        </w:rPr>
        <w:annotationRef/>
      </w:r>
      <w:r>
        <w:rPr>
          <w:lang w:val="es-CO"/>
        </w:rPr>
        <w:t>Para los abogados revisar, y añadir las leyes locales o eliminar esta sección</w:t>
      </w:r>
    </w:p>
  </w:comment>
  <w:comment w:id="2481" w:author="Paola Sarmiento" w:date="2024-09-04T16:29:00Z" w:initials="PS">
    <w:p w14:paraId="5494A1EB" w14:textId="77777777" w:rsidR="00441859" w:rsidRDefault="00DE7F5C">
      <w:pPr>
        <w:pStyle w:val="Textocomentario"/>
      </w:pPr>
      <w:r>
        <w:rPr>
          <w:rStyle w:val="Refdecomentario"/>
        </w:rPr>
        <w:annotationRef/>
      </w:r>
      <w:r>
        <w:rPr>
          <w:lang w:val="es-CO"/>
        </w:rPr>
        <w:t>Para los abogados</w:t>
      </w:r>
    </w:p>
  </w:comment>
  <w:comment w:id="2574" w:author="Paola Sarmiento" w:date="2024-12-09T23:54:00Z" w:initials="PS">
    <w:p w14:paraId="65148FEE" w14:textId="77777777" w:rsidR="00441859" w:rsidRDefault="00DE7F5C">
      <w:pPr>
        <w:pStyle w:val="Textocomentario"/>
      </w:pPr>
      <w:r>
        <w:rPr>
          <w:rStyle w:val="Refdecomentario"/>
        </w:rPr>
        <w:annotationRef/>
      </w:r>
      <w:r>
        <w:rPr>
          <w:lang w:val="es-CO"/>
        </w:rPr>
        <w:t xml:space="preserve">En Colombia el voluntariado está regulado: </w:t>
      </w:r>
    </w:p>
    <w:p w14:paraId="60E29C50" w14:textId="77777777" w:rsidR="00441859" w:rsidRDefault="00AE7E10">
      <w:pPr>
        <w:pStyle w:val="Textocomentario"/>
      </w:pPr>
      <w:hyperlink r:id="rId1" w:history="1">
        <w:r w:rsidRPr="00431F49">
          <w:rPr>
            <w:rStyle w:val="Hipervnculo"/>
            <w:lang w:val="es-CO"/>
          </w:rPr>
          <w:t>https://www.funcionpublica.gov.co/eva/gestornormativo/norma.php?i=4446</w:t>
        </w:r>
      </w:hyperlink>
    </w:p>
    <w:p w14:paraId="029100F4" w14:textId="77777777" w:rsidR="00AE7E10" w:rsidRDefault="00AE7E10" w:rsidP="00AE7E10">
      <w:pPr>
        <w:pStyle w:val="Textocomentario"/>
      </w:pPr>
    </w:p>
    <w:p w14:paraId="709396C1" w14:textId="77777777" w:rsidR="00441859" w:rsidRDefault="00DE7F5C">
      <w:pPr>
        <w:pStyle w:val="Textocomentario"/>
      </w:pPr>
      <w:r>
        <w:rPr>
          <w:lang w:val="es-CO"/>
        </w:rPr>
        <w:fldChar w:fldCharType="begin"/>
      </w:r>
      <w:r>
        <w:rPr>
          <w:lang w:val="es-CO"/>
        </w:rPr>
        <w:instrText>HYPERLINK "mailto:nabegesah@partners.net"</w:instrText>
      </w:r>
      <w:r>
        <w:rPr>
          <w:lang w:val="es-CO"/>
        </w:rPr>
      </w:r>
      <w:bookmarkStart w:id="2579" w:name="_@_311669C9091D4C6FBA5CFB4039DB8A79Z"/>
      <w:r>
        <w:rPr>
          <w:lang w:val="es-CO"/>
        </w:rPr>
        <w:fldChar w:fldCharType="separate"/>
      </w:r>
      <w:bookmarkEnd w:id="2579"/>
      <w:r w:rsidRPr="00AE7E10">
        <w:rPr>
          <w:rStyle w:val="Mencionar"/>
          <w:noProof/>
          <w:lang w:val="es-CO"/>
        </w:rPr>
        <w:t>@Natalie Abegesah</w:t>
      </w:r>
      <w:r>
        <w:rPr>
          <w:lang w:val="es-CO"/>
        </w:rPr>
        <w:fldChar w:fldCharType="end"/>
      </w:r>
      <w:r>
        <w:rPr>
          <w:lang w:val="es-CO"/>
        </w:rPr>
        <w:t xml:space="preserve">  ¿vamos a crear un proceso de voluntarios en Colombia?</w:t>
      </w:r>
    </w:p>
  </w:comment>
  <w:comment w:id="3618" w:author="Leonardo Torres" w:date="2025-01-20T09:25:00Z" w:initials="LT">
    <w:p w14:paraId="3ABD796B" w14:textId="19E8B439" w:rsidR="00506911" w:rsidRDefault="00506911">
      <w:pPr>
        <w:pStyle w:val="Textocomentario"/>
      </w:pPr>
      <w:r>
        <w:rPr>
          <w:rStyle w:val="Refdecomentario"/>
        </w:rPr>
        <w:annotationRef/>
      </w:r>
      <w:r w:rsidRPr="2804FF74">
        <w:t>Una hora</w:t>
      </w:r>
    </w:p>
  </w:comment>
  <w:comment w:id="3655" w:author="Paola Sarmiento" w:date="2024-12-11T20:18:00Z" w:initials="PS">
    <w:p w14:paraId="690B6751" w14:textId="77777777" w:rsidR="00441859" w:rsidRDefault="00DE7F5C">
      <w:pPr>
        <w:pStyle w:val="Textocomentario"/>
      </w:pPr>
      <w:r>
        <w:rPr>
          <w:rStyle w:val="Refdecomentario"/>
        </w:rPr>
        <w:annotationRef/>
      </w:r>
      <w:r w:rsidR="00E04DD8">
        <w:rPr>
          <w:lang w:val="es-CO"/>
        </w:rPr>
        <w:t xml:space="preserve">Está aprobado en la reforma laboral, </w:t>
      </w:r>
      <w:hyperlink r:id="rId2" w:history="1">
        <w:r w:rsidR="00E04DD8" w:rsidRPr="005B5ACF">
          <w:rPr>
            <w:rStyle w:val="Hipervnculo"/>
            <w:lang w:val="es-CO"/>
          </w:rPr>
          <w:t>Jornada nocturna desde las 7:00 p.m. y pago del 100% de dominicales y festivos, hacen parte de los 16 artículos aprobados de la reforma laboral - Ministerio del trabajo</w:t>
        </w:r>
      </w:hyperlink>
      <w:r w:rsidR="00E04DD8">
        <w:rPr>
          <w:lang w:val="es-CO"/>
        </w:rPr>
        <w:t xml:space="preserve"> Propongo dejarlo de una vez como quedará en el 2026, que opinan </w:t>
      </w:r>
      <w:r w:rsidR="00E04DD8">
        <w:fldChar w:fldCharType="begin"/>
      </w:r>
      <w:r w:rsidR="00E04DD8">
        <w:instrText>HYPERLINK "mailto:dmartin@partners.net"</w:instrText>
      </w:r>
      <w:bookmarkStart w:id="3657" w:name="_@_186470A451B44116B78C96BFAE5FC664Z"/>
      <w:r w:rsidR="00E04DD8">
        <w:fldChar w:fldCharType="separate"/>
      </w:r>
      <w:bookmarkEnd w:id="3657"/>
      <w:r w:rsidR="00E04DD8" w:rsidRPr="00E04DD8">
        <w:rPr>
          <w:rStyle w:val="Mencionar"/>
          <w:noProof/>
        </w:rPr>
        <w:t>@Danielle Martin</w:t>
      </w:r>
      <w:r w:rsidR="00E04DD8">
        <w:fldChar w:fldCharType="end"/>
      </w:r>
      <w:r w:rsidR="00E04DD8">
        <w:t xml:space="preserve"> </w:t>
      </w:r>
      <w:r w:rsidR="00E04DD8">
        <w:fldChar w:fldCharType="begin"/>
      </w:r>
      <w:r w:rsidR="00E04DD8">
        <w:instrText>HYPERLINK "mailto:nabegesah@partners.net"</w:instrText>
      </w:r>
      <w:bookmarkStart w:id="3658" w:name="_@_2B25CCBDCC2D47E39FC3B9AC64C751DCZ"/>
      <w:r w:rsidR="00E04DD8">
        <w:fldChar w:fldCharType="separate"/>
      </w:r>
      <w:bookmarkEnd w:id="3658"/>
      <w:r w:rsidR="00E04DD8" w:rsidRPr="00E04DD8">
        <w:rPr>
          <w:rStyle w:val="Mencionar"/>
          <w:noProof/>
        </w:rPr>
        <w:t>@Natalie Abegesah</w:t>
      </w:r>
      <w:r w:rsidR="00E04DD8">
        <w:fldChar w:fldCharType="end"/>
      </w:r>
      <w:r w:rsidR="00E04DD8">
        <w:t xml:space="preserve"> </w:t>
      </w:r>
    </w:p>
  </w:comment>
  <w:comment w:id="3777" w:author="Paola Sarmiento" w:date="2024-12-13T11:21:00Z" w:initials="PS">
    <w:p w14:paraId="75877C58" w14:textId="77777777" w:rsidR="00441859" w:rsidRDefault="00DE7F5C">
      <w:pPr>
        <w:pStyle w:val="Textocomentario"/>
      </w:pPr>
      <w:r>
        <w:rPr>
          <w:rStyle w:val="Refdecomentario"/>
        </w:rPr>
        <w:annotationRef/>
      </w:r>
      <w:r>
        <w:rPr>
          <w:lang w:val="es-CO"/>
        </w:rPr>
        <w:t>Carmen: ¿te parece que quede así?</w:t>
      </w:r>
    </w:p>
  </w:comment>
  <w:comment w:id="4828" w:author="Paola Sarmiento" w:date="2024-12-14T17:58:00Z" w:initials="PS">
    <w:p w14:paraId="69BA27B7" w14:textId="77777777" w:rsidR="00441859" w:rsidRDefault="00DE7F5C">
      <w:pPr>
        <w:pStyle w:val="Textocomentario"/>
      </w:pPr>
      <w:r>
        <w:rPr>
          <w:rStyle w:val="Refdecomentario"/>
        </w:rPr>
        <w:annotationRef/>
      </w:r>
      <w:r>
        <w:t>A partir de la implementación de la ley 2101 de 2021 (en julio de 2023), por la cual se reduce la jornada laboral, se establece la exoneración de la obligación de conceder la jornada de día de la familia, adicionalmente a que Partners tenga una jornada de 40 horas</w:t>
      </w:r>
    </w:p>
  </w:comment>
  <w:comment w:id="5041" w:author="Paola Sarmiento" w:date="2024-12-14T18:43:00Z" w:initials="PS">
    <w:p w14:paraId="2592791D" w14:textId="77777777" w:rsidR="00441859" w:rsidRDefault="00DE7F5C">
      <w:pPr>
        <w:pStyle w:val="Textocomentario"/>
      </w:pPr>
      <w:r>
        <w:rPr>
          <w:rStyle w:val="Refdecomentario"/>
        </w:rPr>
        <w:annotationRef/>
      </w:r>
      <w:r>
        <w:rPr>
          <w:lang w:val="es-CO"/>
        </w:rPr>
        <w:t>Para los abogados, un pago de una sola vez, ¿es salarial?</w:t>
      </w:r>
    </w:p>
  </w:comment>
  <w:comment w:id="5312" w:author="Paola Sarmiento" w:date="2024-12-14T18:48:00Z" w:initials="PS">
    <w:p w14:paraId="7F3D1B02" w14:textId="77777777" w:rsidR="00441859" w:rsidRDefault="00DE7F5C">
      <w:pPr>
        <w:pStyle w:val="Textocomentario"/>
      </w:pPr>
      <w:r>
        <w:rPr>
          <w:rStyle w:val="Refdecomentario"/>
        </w:rPr>
        <w:annotationRef/>
      </w:r>
      <w:r>
        <w:rPr>
          <w:lang w:val="es-CO"/>
        </w:rPr>
        <w:t>Pendiente actualizar de acuerdo a recomendaciones de Peña Abogados y el reglamento Interno en revisión final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6089F7" w15:done="0"/>
  <w15:commentEx w15:paraId="744F09EC" w15:done="0"/>
  <w15:commentEx w15:paraId="059E4FC4" w15:done="0"/>
  <w15:commentEx w15:paraId="501EBCFF" w15:done="0"/>
  <w15:commentEx w15:paraId="3C419EF3" w15:done="0"/>
  <w15:commentEx w15:paraId="21867269" w15:done="0"/>
  <w15:commentEx w15:paraId="3DDFFA5D" w15:done="0"/>
  <w15:commentEx w15:paraId="5494A1EB" w15:done="0"/>
  <w15:commentEx w15:paraId="709396C1" w15:done="0"/>
  <w15:commentEx w15:paraId="3ABD796B" w15:done="0"/>
  <w15:commentEx w15:paraId="690B6751" w15:done="0"/>
  <w15:commentEx w15:paraId="75877C58" w15:done="0"/>
  <w15:commentEx w15:paraId="69BA27B7" w15:done="0"/>
  <w15:commentEx w15:paraId="2592791D" w15:done="0"/>
  <w15:commentEx w15:paraId="7F3D1B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A4BB26" w16cex:dateUtc="2025-01-13T14:20:00Z"/>
  <w16cex:commentExtensible w16cex:durableId="40F99E24" w16cex:dateUtc="2025-01-15T17:30:00Z"/>
  <w16cex:commentExtensible w16cex:durableId="050E2990" w16cex:dateUtc="2025-01-15T17:35:00Z"/>
  <w16cex:commentExtensible w16cex:durableId="2F759573" w16cex:dateUtc="2025-01-15T18:06:00Z"/>
  <w16cex:commentExtensible w16cex:durableId="4AFE3414" w16cex:dateUtc="2025-01-15T19:45:00Z"/>
  <w16cex:commentExtensible w16cex:durableId="28A802FB" w16cex:dateUtc="2025-01-20T14: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6089F7" w16cid:durableId="19A4BB26"/>
  <w16cid:commentId w16cid:paraId="744F09EC" w16cid:durableId="40F99E24"/>
  <w16cid:commentId w16cid:paraId="059E4FC4" w16cid:durableId="050E2990"/>
  <w16cid:commentId w16cid:paraId="501EBCFF" w16cid:durableId="2F759573"/>
  <w16cid:commentId w16cid:paraId="3C419EF3" w16cid:durableId="4AFE3414"/>
  <w16cid:commentId w16cid:paraId="21867269" w16cid:durableId="2B0D896A"/>
  <w16cid:commentId w16cid:paraId="3DDFFA5D" w16cid:durableId="2B0D896B"/>
  <w16cid:commentId w16cid:paraId="5494A1EB" w16cid:durableId="2B0D896C"/>
  <w16cid:commentId w16cid:paraId="709396C1" w16cid:durableId="2B0D896D"/>
  <w16cid:commentId w16cid:paraId="3ABD796B" w16cid:durableId="28A802FB"/>
  <w16cid:commentId w16cid:paraId="690B6751" w16cid:durableId="2B0D896E"/>
  <w16cid:commentId w16cid:paraId="75877C58" w16cid:durableId="2B0D896F"/>
  <w16cid:commentId w16cid:paraId="69BA27B7" w16cid:durableId="2B0D8970"/>
  <w16cid:commentId w16cid:paraId="2592791D" w16cid:durableId="2B0D8971"/>
  <w16cid:commentId w16cid:paraId="7F3D1B02" w16cid:durableId="2B0D89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7618F" w14:textId="77777777" w:rsidR="00CB64F8" w:rsidRDefault="00CB64F8" w:rsidP="00692C31">
      <w:r>
        <w:separator/>
      </w:r>
    </w:p>
    <w:p w14:paraId="6956567B" w14:textId="77777777" w:rsidR="00CB64F8" w:rsidRDefault="00CB64F8"/>
  </w:endnote>
  <w:endnote w:type="continuationSeparator" w:id="0">
    <w:p w14:paraId="3986510C" w14:textId="77777777" w:rsidR="00CB64F8" w:rsidRDefault="00CB64F8" w:rsidP="00692C31">
      <w:r>
        <w:continuationSeparator/>
      </w:r>
    </w:p>
    <w:p w14:paraId="70E0063C" w14:textId="77777777" w:rsidR="00CB64F8" w:rsidRDefault="00CB64F8"/>
  </w:endnote>
  <w:endnote w:type="continuationNotice" w:id="1">
    <w:p w14:paraId="3067B7E9" w14:textId="77777777" w:rsidR="00CB64F8" w:rsidRDefault="00CB64F8"/>
    <w:p w14:paraId="16072064" w14:textId="77777777" w:rsidR="00CB64F8" w:rsidRDefault="00CB64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okChampa">
    <w:charset w:val="DE"/>
    <w:family w:val="swiss"/>
    <w:pitch w:val="variable"/>
    <w:sig w:usb0="83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exta Black">
    <w:altName w:val="Calibri"/>
    <w:panose1 w:val="00000000000000000000"/>
    <w:charset w:val="00"/>
    <w:family w:val="swiss"/>
    <w:notTrueType/>
    <w:pitch w:val="default"/>
    <w:sig w:usb0="00000003" w:usb1="00000000" w:usb2="00000000" w:usb3="00000000" w:csb0="00000001" w:csb1="00000000"/>
  </w:font>
  <w:font w:name="Texta Book">
    <w:altName w:val="Calibri"/>
    <w:panose1 w:val="00000000000000000000"/>
    <w:charset w:val="00"/>
    <w:family w:val="swiss"/>
    <w:notTrueType/>
    <w:pitch w:val="default"/>
    <w:sig w:usb0="00000003" w:usb1="00000000" w:usb2="00000000" w:usb3="00000000" w:csb0="00000001" w:csb1="00000000"/>
  </w:font>
  <w:font w:name="UniversPPP-Light">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830215"/>
      <w:docPartObj>
        <w:docPartGallery w:val="Page Numbers (Bottom of Page)"/>
        <w:docPartUnique/>
      </w:docPartObj>
    </w:sdtPr>
    <w:sdtEndPr>
      <w:rPr>
        <w:color w:val="808080" w:themeColor="background1" w:themeShade="80"/>
        <w:spacing w:val="60"/>
      </w:rPr>
    </w:sdtEndPr>
    <w:sdtContent>
      <w:p w14:paraId="1295471A" w14:textId="77777777" w:rsidR="00441859" w:rsidRDefault="00DE7F5C">
        <w:pPr>
          <w:pStyle w:val="Piedepgina"/>
          <w:pBdr>
            <w:top w:val="single" w:sz="4" w:space="1" w:color="D9D9D9" w:themeColor="background1" w:themeShade="D9"/>
          </w:pBdr>
          <w:jc w:val="right"/>
        </w:pPr>
        <w:r>
          <w:fldChar w:fldCharType="begin"/>
        </w:r>
        <w:r>
          <w:instrText xml:space="preserve"> PAGE   \* MERGEFORMAT </w:instrText>
        </w:r>
        <w:r>
          <w:fldChar w:fldCharType="separate"/>
        </w:r>
        <w:r>
          <w:rPr>
            <w:noProof/>
          </w:rPr>
          <w:t>1</w:t>
        </w:r>
        <w:r>
          <w:rPr>
            <w:noProof/>
          </w:rPr>
          <w:fldChar w:fldCharType="end"/>
        </w:r>
        <w:r>
          <w:rPr>
            <w:color w:val="808080" w:themeColor="background1" w:themeShade="80"/>
            <w:spacing w:val="60"/>
          </w:rPr>
          <w:t xml:space="preserve"> | Página</w:t>
        </w:r>
      </w:p>
    </w:sdtContent>
  </w:sdt>
  <w:p w14:paraId="55C8D8D7" w14:textId="77777777" w:rsidR="00C524A6" w:rsidRDefault="00C524A6">
    <w:pPr>
      <w:pStyle w:val="Piedepgina"/>
    </w:pPr>
  </w:p>
  <w:p w14:paraId="153380FE" w14:textId="77777777" w:rsidR="00C524A6" w:rsidRDefault="00C524A6"/>
  <w:p w14:paraId="73E85A00" w14:textId="77777777" w:rsidR="00C524A6" w:rsidRDefault="00C524A6"/>
  <w:p w14:paraId="33D1A803" w14:textId="77777777" w:rsidR="00C524A6" w:rsidRDefault="00C524A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847906"/>
      <w:docPartObj>
        <w:docPartGallery w:val="Page Numbers (Bottom of Page)"/>
        <w:docPartUnique/>
      </w:docPartObj>
    </w:sdtPr>
    <w:sdtEndPr>
      <w:rPr>
        <w:color w:val="808080" w:themeColor="background1" w:themeShade="80"/>
        <w:spacing w:val="60"/>
      </w:rPr>
    </w:sdtEndPr>
    <w:sdtContent>
      <w:p w14:paraId="44F90D77" w14:textId="77777777" w:rsidR="00441859" w:rsidRDefault="00DE7F5C">
        <w:pPr>
          <w:pStyle w:val="Piedepgina"/>
          <w:pBdr>
            <w:top w:val="single" w:sz="4" w:space="1" w:color="D9D9D9" w:themeColor="background1" w:themeShade="D9"/>
          </w:pBdr>
          <w:jc w:val="right"/>
        </w:pPr>
        <w:r>
          <w:fldChar w:fldCharType="begin"/>
        </w:r>
        <w:r>
          <w:instrText xml:space="preserve"> PAGE   \* MERGEFORMAT </w:instrText>
        </w:r>
        <w:r>
          <w:fldChar w:fldCharType="separate"/>
        </w:r>
        <w:r>
          <w:rPr>
            <w:noProof/>
          </w:rPr>
          <w:t>44</w:t>
        </w:r>
        <w:r>
          <w:rPr>
            <w:noProof/>
          </w:rPr>
          <w:fldChar w:fldCharType="end"/>
        </w:r>
        <w:r>
          <w:rPr>
            <w:color w:val="808080" w:themeColor="background1" w:themeShade="80"/>
            <w:spacing w:val="60"/>
          </w:rPr>
          <w:t xml:space="preserve"> | Página</w:t>
        </w:r>
      </w:p>
    </w:sdtContent>
  </w:sdt>
  <w:p w14:paraId="562E5F2F" w14:textId="77777777" w:rsidR="00E3300F" w:rsidRDefault="00E3300F">
    <w:pPr>
      <w:pStyle w:val="Piedepgina"/>
    </w:pPr>
  </w:p>
  <w:p w14:paraId="4C067D1E" w14:textId="77777777" w:rsidR="00E3300F" w:rsidRDefault="00E3300F"/>
  <w:p w14:paraId="4D000B1B" w14:textId="77777777" w:rsidR="00E3300F" w:rsidRDefault="00E330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3EC03" w14:textId="77777777" w:rsidR="00CB64F8" w:rsidRDefault="00CB64F8" w:rsidP="00692C31">
      <w:r>
        <w:separator/>
      </w:r>
    </w:p>
    <w:p w14:paraId="74E22540" w14:textId="77777777" w:rsidR="00CB64F8" w:rsidRDefault="00CB64F8"/>
  </w:footnote>
  <w:footnote w:type="continuationSeparator" w:id="0">
    <w:p w14:paraId="1F6FA06A" w14:textId="77777777" w:rsidR="00CB64F8" w:rsidRDefault="00CB64F8" w:rsidP="00692C31">
      <w:r>
        <w:continuationSeparator/>
      </w:r>
    </w:p>
    <w:p w14:paraId="1869C4E6" w14:textId="77777777" w:rsidR="00CB64F8" w:rsidRDefault="00CB64F8"/>
  </w:footnote>
  <w:footnote w:type="continuationNotice" w:id="1">
    <w:p w14:paraId="77EFCBF9" w14:textId="77777777" w:rsidR="00CB64F8" w:rsidRDefault="00CB64F8"/>
    <w:p w14:paraId="457101DF" w14:textId="77777777" w:rsidR="00CB64F8" w:rsidRDefault="00CB64F8"/>
  </w:footnote>
  <w:footnote w:id="2">
    <w:p w14:paraId="6D152EE3" w14:textId="77777777" w:rsidR="00441859" w:rsidRPr="00963ED8" w:rsidRDefault="00DE7F5C">
      <w:pPr>
        <w:rPr>
          <w:rFonts w:eastAsia="Times New Roman" w:cs="Times New Roman"/>
          <w:sz w:val="16"/>
          <w:szCs w:val="16"/>
          <w:lang w:val="es-CO"/>
          <w:rPrChange w:id="7674" w:author="Massiel Nayibe Moreno Ladino" w:date="2025-01-15T13:03:00Z" w16du:dateUtc="2025-01-15T18:03:00Z">
            <w:rPr>
              <w:rFonts w:eastAsia="Times New Roman" w:cs="Times New Roman"/>
              <w:sz w:val="16"/>
              <w:szCs w:val="16"/>
            </w:rPr>
          </w:rPrChange>
        </w:rPr>
      </w:pPr>
      <w:r>
        <w:rPr>
          <w:rStyle w:val="Refdenotaalpie"/>
        </w:rPr>
        <w:footnoteRef/>
      </w:r>
      <w:r w:rsidRPr="00963ED8">
        <w:rPr>
          <w:rFonts w:eastAsia="Times New Roman" w:cs="Times New Roman"/>
          <w:sz w:val="16"/>
          <w:szCs w:val="16"/>
          <w:lang w:val="es-CO"/>
          <w:rPrChange w:id="7675" w:author="Massiel Nayibe Moreno Ladino" w:date="2025-01-15T13:03:00Z" w16du:dateUtc="2025-01-15T18:03:00Z">
            <w:rPr>
              <w:rFonts w:eastAsia="Times New Roman" w:cs="Times New Roman"/>
              <w:sz w:val="16"/>
              <w:szCs w:val="16"/>
            </w:rPr>
          </w:rPrChange>
        </w:rPr>
        <w:t xml:space="preserve"> Según el Boletín del Secretario General de las Naciones Unidas (</w:t>
      </w:r>
      <w:r>
        <w:fldChar w:fldCharType="begin"/>
      </w:r>
      <w:r w:rsidRPr="00963ED8">
        <w:rPr>
          <w:lang w:val="es-CO"/>
          <w:rPrChange w:id="7676" w:author="Massiel Nayibe Moreno Ladino" w:date="2025-01-15T13:03:00Z" w16du:dateUtc="2025-01-15T18:03:00Z">
            <w:rPr/>
          </w:rPrChange>
        </w:rPr>
        <w:instrText>HYPERLINK "https://undocs.org/ST/SGB/2003/13"</w:instrText>
      </w:r>
      <w:r>
        <w:fldChar w:fldCharType="separate"/>
      </w:r>
      <w:r w:rsidRPr="00963ED8">
        <w:rPr>
          <w:rStyle w:val="Hipervnculo"/>
          <w:rFonts w:eastAsia="Times New Roman" w:cs="Times New Roman"/>
          <w:sz w:val="16"/>
          <w:szCs w:val="16"/>
          <w:lang w:val="es-CO"/>
          <w:rPrChange w:id="7677" w:author="Massiel Nayibe Moreno Ladino" w:date="2025-01-15T13:03:00Z" w16du:dateUtc="2025-01-15T18:03:00Z">
            <w:rPr>
              <w:rStyle w:val="Hipervnculo"/>
              <w:rFonts w:eastAsia="Times New Roman" w:cs="Times New Roman"/>
              <w:sz w:val="16"/>
              <w:szCs w:val="16"/>
            </w:rPr>
          </w:rPrChange>
        </w:rPr>
        <w:t>ST/SGB/2003/13</w:t>
      </w:r>
      <w:r>
        <w:fldChar w:fldCharType="end"/>
      </w:r>
      <w:r w:rsidRPr="00963ED8">
        <w:rPr>
          <w:rFonts w:eastAsia="Times New Roman" w:cs="Times New Roman"/>
          <w:sz w:val="16"/>
          <w:szCs w:val="16"/>
          <w:lang w:val="es-CO"/>
          <w:rPrChange w:id="7678" w:author="Massiel Nayibe Moreno Ladino" w:date="2025-01-15T13:03:00Z" w16du:dateUtc="2025-01-15T18:03:00Z">
            <w:rPr>
              <w:rFonts w:eastAsia="Times New Roman" w:cs="Times New Roman"/>
              <w:sz w:val="16"/>
              <w:szCs w:val="16"/>
            </w:rPr>
          </w:rPrChange>
        </w:rPr>
        <w:t>), la explotación sexual se define como "cualquier abuso real o tentativa de abuso de una posición de</w:t>
      </w:r>
    </w:p>
    <w:p w14:paraId="60B4AE14" w14:textId="77777777" w:rsidR="00441859" w:rsidRPr="00963ED8" w:rsidRDefault="00DE7F5C">
      <w:pPr>
        <w:pStyle w:val="Textonotapie"/>
        <w:rPr>
          <w:lang w:val="es-CO"/>
          <w:rPrChange w:id="7679" w:author="Massiel Nayibe Moreno Ladino" w:date="2025-01-15T13:03:00Z" w16du:dateUtc="2025-01-15T18:03:00Z">
            <w:rPr/>
          </w:rPrChange>
        </w:rPr>
      </w:pPr>
      <w:r w:rsidRPr="00963ED8">
        <w:rPr>
          <w:rFonts w:eastAsia="Times New Roman" w:cs="Times New Roman"/>
          <w:sz w:val="16"/>
          <w:szCs w:val="16"/>
          <w:lang w:val="es-CO"/>
          <w:rPrChange w:id="7680" w:author="Massiel Nayibe Moreno Ladino" w:date="2025-01-15T13:03:00Z" w16du:dateUtc="2025-01-15T18:03:00Z">
            <w:rPr>
              <w:rFonts w:eastAsia="Times New Roman" w:cs="Times New Roman"/>
              <w:sz w:val="16"/>
              <w:szCs w:val="16"/>
            </w:rPr>
          </w:rPrChange>
        </w:rPr>
        <w:t>vulnerabilidad, poder diferencial o confianza, con fines sexuales, incluyendo, pero no limitado a, beneficiarse monetaria, social o políticamente de la explotación sexual de otro". El abuso sexual se define como "la intrusión física real o la amenaza de intrusión física de naturaleza sexual, ya sea por la fuerza o en condiciones desiguales o coercitivas."</w:t>
      </w:r>
    </w:p>
  </w:footnote>
  <w:footnote w:id="3">
    <w:p w14:paraId="0E871999" w14:textId="77777777" w:rsidR="00441859" w:rsidRPr="00963ED8" w:rsidRDefault="00DE7F5C">
      <w:pPr>
        <w:pStyle w:val="Textonotapie"/>
        <w:rPr>
          <w:lang w:val="es-CO"/>
          <w:rPrChange w:id="7788" w:author="Massiel Nayibe Moreno Ladino" w:date="2025-01-15T13:03:00Z" w16du:dateUtc="2025-01-15T18:03:00Z">
            <w:rPr/>
          </w:rPrChange>
        </w:rPr>
      </w:pPr>
      <w:r w:rsidRPr="0CD8E694">
        <w:rPr>
          <w:rStyle w:val="Refdenotaalpie"/>
        </w:rPr>
        <w:footnoteRef/>
      </w:r>
      <w:r w:rsidRPr="00963ED8">
        <w:rPr>
          <w:lang w:val="es-CO"/>
          <w:rPrChange w:id="7789" w:author="Massiel Nayibe Moreno Ladino" w:date="2025-01-15T13:03:00Z" w16du:dateUtc="2025-01-15T18:03:00Z">
            <w:rPr/>
          </w:rPrChange>
        </w:rPr>
        <w:t xml:space="preserve"> https://www.elon.edu/u/ceie/violence-response/types-of-violence/sexual-violence/</w:t>
      </w:r>
    </w:p>
  </w:footnote>
  <w:footnote w:id="4">
    <w:p w14:paraId="6FEDBE5F" w14:textId="77777777" w:rsidR="00441859" w:rsidRPr="00963ED8" w:rsidRDefault="00DE7F5C">
      <w:pPr>
        <w:pStyle w:val="Textonotapie"/>
        <w:rPr>
          <w:rFonts w:cs="Times New Roman"/>
          <w:lang w:val="es-CO"/>
          <w:rPrChange w:id="9448" w:author="Massiel Nayibe Moreno Ladino" w:date="2025-01-15T13:03:00Z" w16du:dateUtc="2025-01-15T18:03:00Z">
            <w:rPr>
              <w:rFonts w:cs="Times New Roman"/>
            </w:rPr>
          </w:rPrChange>
        </w:rPr>
      </w:pPr>
      <w:r w:rsidRPr="003D2DE4">
        <w:rPr>
          <w:rStyle w:val="Refdenotaalpie"/>
        </w:rPr>
        <w:footnoteRef/>
      </w:r>
      <w:r w:rsidRPr="00963ED8">
        <w:rPr>
          <w:rFonts w:cs="Times New Roman"/>
          <w:lang w:val="es-CO"/>
          <w:rPrChange w:id="9449" w:author="Massiel Nayibe Moreno Ladino" w:date="2025-01-15T13:03:00Z" w16du:dateUtc="2025-01-15T18:03:00Z">
            <w:rPr>
              <w:rFonts w:cs="Times New Roman"/>
            </w:rPr>
          </w:rPrChange>
        </w:rPr>
        <w:t xml:space="preserve"> Si el programa de campo no tiene un representante de RRHH designado, el equipo de RRHH de la oficina central designará a la persona que formará parte del equipo de aprobación.</w:t>
      </w:r>
    </w:p>
  </w:footnote>
  <w:footnote w:id="5">
    <w:p w14:paraId="0EAD40C5" w14:textId="77777777" w:rsidR="00441859" w:rsidRPr="00963ED8" w:rsidRDefault="00DE7F5C">
      <w:pPr>
        <w:pStyle w:val="Textonotapie"/>
        <w:rPr>
          <w:lang w:val="es-CO"/>
          <w:rPrChange w:id="9459" w:author="Massiel Nayibe Moreno Ladino" w:date="2025-01-15T13:03:00Z" w16du:dateUtc="2025-01-15T18:03:00Z">
            <w:rPr/>
          </w:rPrChange>
        </w:rPr>
      </w:pPr>
      <w:r>
        <w:rPr>
          <w:rStyle w:val="Refdenotaalpie"/>
        </w:rPr>
        <w:footnoteRef/>
      </w:r>
      <w:r w:rsidRPr="00963ED8">
        <w:rPr>
          <w:lang w:val="es-CO"/>
          <w:rPrChange w:id="9460" w:author="Massiel Nayibe Moreno Ladino" w:date="2025-01-15T13:03:00Z" w16du:dateUtc="2025-01-15T18:03:00Z">
            <w:rPr/>
          </w:rPrChange>
        </w:rPr>
        <w:t xml:space="preserve"> Prorrateado para el personal elegible que empiece a trabajar con Partners en el año natural.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462"/>
    <w:multiLevelType w:val="hybridMultilevel"/>
    <w:tmpl w:val="65D89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67B16"/>
    <w:multiLevelType w:val="hybridMultilevel"/>
    <w:tmpl w:val="CF489A6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01C92E8A"/>
    <w:multiLevelType w:val="hybridMultilevel"/>
    <w:tmpl w:val="64EAF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EF6B71"/>
    <w:multiLevelType w:val="hybridMultilevel"/>
    <w:tmpl w:val="05D63DC0"/>
    <w:lvl w:ilvl="0" w:tplc="7F8A51B6">
      <w:start w:val="1"/>
      <w:numFmt w:val="decimal"/>
      <w:lvlText w:val="%1)"/>
      <w:lvlJc w:val="left"/>
      <w:pPr>
        <w:ind w:left="1080" w:hanging="360"/>
      </w:pPr>
      <w:rPr>
        <w:rFonts w:hint="default"/>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25073BE"/>
    <w:multiLevelType w:val="hybridMultilevel"/>
    <w:tmpl w:val="1952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AE080A"/>
    <w:multiLevelType w:val="hybridMultilevel"/>
    <w:tmpl w:val="119A7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67367C"/>
    <w:multiLevelType w:val="hybridMultilevel"/>
    <w:tmpl w:val="CEB69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1A018B"/>
    <w:multiLevelType w:val="hybridMultilevel"/>
    <w:tmpl w:val="CEC4DB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4F30FD"/>
    <w:multiLevelType w:val="hybridMultilevel"/>
    <w:tmpl w:val="370AF8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651008C"/>
    <w:multiLevelType w:val="hybridMultilevel"/>
    <w:tmpl w:val="6332E1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7E913AC"/>
    <w:multiLevelType w:val="hybridMultilevel"/>
    <w:tmpl w:val="B4302A9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091E6551"/>
    <w:multiLevelType w:val="hybridMultilevel"/>
    <w:tmpl w:val="5232D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257586"/>
    <w:multiLevelType w:val="hybridMultilevel"/>
    <w:tmpl w:val="C6B6B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732BCC"/>
    <w:multiLevelType w:val="hybridMultilevel"/>
    <w:tmpl w:val="C8502E5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AB7AFE"/>
    <w:multiLevelType w:val="hybridMultilevel"/>
    <w:tmpl w:val="AA72620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AE524FD"/>
    <w:multiLevelType w:val="hybridMultilevel"/>
    <w:tmpl w:val="610C7016"/>
    <w:lvl w:ilvl="0" w:tplc="5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C166086"/>
    <w:multiLevelType w:val="hybridMultilevel"/>
    <w:tmpl w:val="90128E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C9F4FD3"/>
    <w:multiLevelType w:val="hybridMultilevel"/>
    <w:tmpl w:val="DFDE07C0"/>
    <w:lvl w:ilvl="0" w:tplc="2842D7BE">
      <w:start w:val="1"/>
      <w:numFmt w:val="decimal"/>
      <w:lvlText w:val="%1."/>
      <w:lvlJc w:val="left"/>
      <w:pPr>
        <w:ind w:left="720" w:hanging="360"/>
      </w:pPr>
      <w:rPr>
        <w:rFonts w:hint="default"/>
      </w:rPr>
    </w:lvl>
    <w:lvl w:ilvl="1" w:tplc="CC708958">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CC108A2"/>
    <w:multiLevelType w:val="hybridMultilevel"/>
    <w:tmpl w:val="C1B48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E92598"/>
    <w:multiLevelType w:val="hybridMultilevel"/>
    <w:tmpl w:val="F6F4A0A2"/>
    <w:lvl w:ilvl="0" w:tplc="04090001">
      <w:start w:val="1"/>
      <w:numFmt w:val="bullet"/>
      <w:lvlText w:val=""/>
      <w:lvlJc w:val="left"/>
      <w:pPr>
        <w:ind w:left="720" w:hanging="360"/>
      </w:pPr>
      <w:rPr>
        <w:rFonts w:ascii="Symbol" w:hAnsi="Symbol" w:hint="default"/>
      </w:rPr>
    </w:lvl>
    <w:lvl w:ilvl="1" w:tplc="0A98B75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037428F"/>
    <w:multiLevelType w:val="multilevel"/>
    <w:tmpl w:val="E1DAECC2"/>
    <w:lvl w:ilvl="0">
      <w:start w:val="7"/>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10AA05BA"/>
    <w:multiLevelType w:val="hybridMultilevel"/>
    <w:tmpl w:val="1DA248E2"/>
    <w:lvl w:ilvl="0" w:tplc="2842D7B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1867B52"/>
    <w:multiLevelType w:val="multilevel"/>
    <w:tmpl w:val="AE5A4D98"/>
    <w:lvl w:ilvl="0">
      <w:start w:val="5"/>
      <w:numFmt w:val="bullet"/>
      <w:lvlText w:val="-"/>
      <w:lvlJc w:val="left"/>
      <w:rPr>
        <w:rFonts w:ascii="Times New Roman" w:eastAsia="Trebuchet MS" w:hAnsi="Times New Roman" w:cs="Times New Roman" w:hint="default"/>
        <w:i/>
        <w:w w:val="105"/>
      </w:rPr>
    </w:lvl>
    <w:lvl w:ilvl="1">
      <w:start w:val="1"/>
      <w:numFmt w:val="decimal"/>
      <w:isLgl/>
      <w:lvlText w:val="%1.%2"/>
      <w:lvlJc w:val="left"/>
      <w:pPr>
        <w:ind w:left="1769" w:hanging="370"/>
      </w:pPr>
      <w:rPr>
        <w:rFonts w:hint="default"/>
        <w:w w:val="110"/>
      </w:rPr>
    </w:lvl>
    <w:lvl w:ilvl="2">
      <w:start w:val="1"/>
      <w:numFmt w:val="decimal"/>
      <w:isLgl/>
      <w:lvlText w:val="%1.%2.%3"/>
      <w:lvlJc w:val="left"/>
      <w:pPr>
        <w:ind w:left="2479" w:hanging="720"/>
      </w:pPr>
      <w:rPr>
        <w:rFonts w:hint="default"/>
        <w:w w:val="110"/>
      </w:rPr>
    </w:lvl>
    <w:lvl w:ilvl="3">
      <w:start w:val="1"/>
      <w:numFmt w:val="decimal"/>
      <w:isLgl/>
      <w:lvlText w:val="%1.%2.%3.%4"/>
      <w:lvlJc w:val="left"/>
      <w:pPr>
        <w:ind w:left="3199" w:hanging="1080"/>
      </w:pPr>
      <w:rPr>
        <w:rFonts w:hint="default"/>
        <w:w w:val="110"/>
      </w:rPr>
    </w:lvl>
    <w:lvl w:ilvl="4">
      <w:start w:val="1"/>
      <w:numFmt w:val="decimal"/>
      <w:isLgl/>
      <w:lvlText w:val="%1.%2.%3.%4.%5"/>
      <w:lvlJc w:val="left"/>
      <w:pPr>
        <w:ind w:left="3559" w:hanging="1080"/>
      </w:pPr>
      <w:rPr>
        <w:rFonts w:hint="default"/>
        <w:w w:val="110"/>
      </w:rPr>
    </w:lvl>
    <w:lvl w:ilvl="5">
      <w:start w:val="1"/>
      <w:numFmt w:val="decimal"/>
      <w:isLgl/>
      <w:lvlText w:val="%1.%2.%3.%4.%5.%6"/>
      <w:lvlJc w:val="left"/>
      <w:pPr>
        <w:ind w:left="4279" w:hanging="1440"/>
      </w:pPr>
      <w:rPr>
        <w:rFonts w:hint="default"/>
        <w:w w:val="110"/>
      </w:rPr>
    </w:lvl>
    <w:lvl w:ilvl="6">
      <w:start w:val="1"/>
      <w:numFmt w:val="decimal"/>
      <w:isLgl/>
      <w:lvlText w:val="%1.%2.%3.%4.%5.%6.%7"/>
      <w:lvlJc w:val="left"/>
      <w:pPr>
        <w:ind w:left="4639" w:hanging="1440"/>
      </w:pPr>
      <w:rPr>
        <w:rFonts w:hint="default"/>
        <w:w w:val="110"/>
      </w:rPr>
    </w:lvl>
    <w:lvl w:ilvl="7">
      <w:start w:val="1"/>
      <w:numFmt w:val="decimal"/>
      <w:isLgl/>
      <w:lvlText w:val="%1.%2.%3.%4.%5.%6.%7.%8"/>
      <w:lvlJc w:val="left"/>
      <w:pPr>
        <w:ind w:left="5359" w:hanging="1800"/>
      </w:pPr>
      <w:rPr>
        <w:rFonts w:hint="default"/>
        <w:w w:val="110"/>
      </w:rPr>
    </w:lvl>
    <w:lvl w:ilvl="8">
      <w:start w:val="1"/>
      <w:numFmt w:val="decimal"/>
      <w:isLgl/>
      <w:lvlText w:val="%1.%2.%3.%4.%5.%6.%7.%8.%9"/>
      <w:lvlJc w:val="left"/>
      <w:pPr>
        <w:ind w:left="6079" w:hanging="2160"/>
      </w:pPr>
      <w:rPr>
        <w:rFonts w:hint="default"/>
        <w:w w:val="110"/>
      </w:rPr>
    </w:lvl>
  </w:abstractNum>
  <w:abstractNum w:abstractNumId="23" w15:restartNumberingAfterBreak="0">
    <w:nsid w:val="11AD3C97"/>
    <w:multiLevelType w:val="hybridMultilevel"/>
    <w:tmpl w:val="50A689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2C531A6"/>
    <w:multiLevelType w:val="hybridMultilevel"/>
    <w:tmpl w:val="394EC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33A50F7"/>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13473387"/>
    <w:multiLevelType w:val="multilevel"/>
    <w:tmpl w:val="04824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C048C0"/>
    <w:multiLevelType w:val="multilevel"/>
    <w:tmpl w:val="53E840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D026B0"/>
    <w:multiLevelType w:val="hybridMultilevel"/>
    <w:tmpl w:val="DA30F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7263023"/>
    <w:multiLevelType w:val="hybridMultilevel"/>
    <w:tmpl w:val="C3B0E3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6C1C27"/>
    <w:multiLevelType w:val="hybridMultilevel"/>
    <w:tmpl w:val="5CB4F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8E24C92"/>
    <w:multiLevelType w:val="hybridMultilevel"/>
    <w:tmpl w:val="AA7262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9673E2F"/>
    <w:multiLevelType w:val="hybridMultilevel"/>
    <w:tmpl w:val="98163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9F8675D"/>
    <w:multiLevelType w:val="multilevel"/>
    <w:tmpl w:val="2E02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A851FA8"/>
    <w:multiLevelType w:val="hybridMultilevel"/>
    <w:tmpl w:val="EFF64A82"/>
    <w:lvl w:ilvl="0" w:tplc="DA78B1BE">
      <w:start w:val="1"/>
      <w:numFmt w:val="decimal"/>
      <w:lvlText w:val="%1."/>
      <w:lvlJc w:val="left"/>
      <w:pPr>
        <w:ind w:left="720" w:hanging="360"/>
      </w:pPr>
      <w:rPr>
        <w:rFonts w:ascii="Times New Roman" w:hAnsi="Times New Roman" w:cs="Times New Roman"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1AD223C5"/>
    <w:multiLevelType w:val="hybridMultilevel"/>
    <w:tmpl w:val="2082964A"/>
    <w:lvl w:ilvl="0" w:tplc="108AD5CA">
      <w:start w:val="1"/>
      <w:numFmt w:val="decimal"/>
      <w:lvlText w:val="%1."/>
      <w:lvlJc w:val="left"/>
      <w:pPr>
        <w:ind w:left="720" w:hanging="360"/>
      </w:pPr>
      <w:rPr>
        <w:rFonts w:asciiTheme="minorHAnsi" w:hAnsiTheme="minorHAnsi"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B943614"/>
    <w:multiLevelType w:val="hybridMultilevel"/>
    <w:tmpl w:val="ABA20F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1B9C62C1"/>
    <w:multiLevelType w:val="hybridMultilevel"/>
    <w:tmpl w:val="C13A8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E0E3730"/>
    <w:multiLevelType w:val="hybridMultilevel"/>
    <w:tmpl w:val="BA20004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9" w15:restartNumberingAfterBreak="0">
    <w:nsid w:val="1E263F0F"/>
    <w:multiLevelType w:val="hybridMultilevel"/>
    <w:tmpl w:val="C6B23C3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0" w15:restartNumberingAfterBreak="0">
    <w:nsid w:val="1E960D1B"/>
    <w:multiLevelType w:val="hybridMultilevel"/>
    <w:tmpl w:val="D5247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EA02A23"/>
    <w:multiLevelType w:val="hybridMultilevel"/>
    <w:tmpl w:val="81CCE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F5C4200"/>
    <w:multiLevelType w:val="hybridMultilevel"/>
    <w:tmpl w:val="917A6CAE"/>
    <w:lvl w:ilvl="0" w:tplc="B7781F6E">
      <w:start w:val="1"/>
      <w:numFmt w:val="decimal"/>
      <w:lvlText w:val="%1."/>
      <w:lvlJc w:val="left"/>
      <w:pPr>
        <w:ind w:left="1080" w:hanging="360"/>
      </w:pPr>
      <w:rPr>
        <w:b w:val="0"/>
        <w:bCs w:val="0"/>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43" w15:restartNumberingAfterBreak="0">
    <w:nsid w:val="20FD3DB4"/>
    <w:multiLevelType w:val="hybridMultilevel"/>
    <w:tmpl w:val="CFE62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16843EB"/>
    <w:multiLevelType w:val="hybridMultilevel"/>
    <w:tmpl w:val="7C98314C"/>
    <w:lvl w:ilvl="0" w:tplc="2842D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1CA0C24"/>
    <w:multiLevelType w:val="hybridMultilevel"/>
    <w:tmpl w:val="F0883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0D0FD6"/>
    <w:multiLevelType w:val="hybridMultilevel"/>
    <w:tmpl w:val="92A8C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2751293"/>
    <w:multiLevelType w:val="hybridMultilevel"/>
    <w:tmpl w:val="9BE40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9C54DE"/>
    <w:multiLevelType w:val="hybridMultilevel"/>
    <w:tmpl w:val="1F5C6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C911FE"/>
    <w:multiLevelType w:val="hybridMultilevel"/>
    <w:tmpl w:val="F90A8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4091DFC"/>
    <w:multiLevelType w:val="hybridMultilevel"/>
    <w:tmpl w:val="1E725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5C520C5"/>
    <w:multiLevelType w:val="hybridMultilevel"/>
    <w:tmpl w:val="99D05A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264E3100"/>
    <w:multiLevelType w:val="hybridMultilevel"/>
    <w:tmpl w:val="28DCE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781445D"/>
    <w:multiLevelType w:val="hybridMultilevel"/>
    <w:tmpl w:val="AA72620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27966ABB"/>
    <w:multiLevelType w:val="hybridMultilevel"/>
    <w:tmpl w:val="E1EE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93935D5"/>
    <w:multiLevelType w:val="multilevel"/>
    <w:tmpl w:val="E69A4854"/>
    <w:lvl w:ilvl="0">
      <w:start w:val="7"/>
      <w:numFmt w:val="decimal"/>
      <w:lvlText w:val="%1"/>
      <w:lvlJc w:val="left"/>
      <w:pPr>
        <w:ind w:left="552" w:hanging="552"/>
      </w:pPr>
      <w:rPr>
        <w:rFonts w:hint="default"/>
      </w:rPr>
    </w:lvl>
    <w:lvl w:ilvl="1">
      <w:start w:val="4"/>
      <w:numFmt w:val="decimal"/>
      <w:lvlText w:val="%1.%2"/>
      <w:lvlJc w:val="left"/>
      <w:pPr>
        <w:ind w:left="552" w:hanging="552"/>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29A67944"/>
    <w:multiLevelType w:val="hybridMultilevel"/>
    <w:tmpl w:val="FA8683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9CB190F"/>
    <w:multiLevelType w:val="hybridMultilevel"/>
    <w:tmpl w:val="24EA8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A443487"/>
    <w:multiLevelType w:val="hybridMultilevel"/>
    <w:tmpl w:val="A6B2A39C"/>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59" w15:restartNumberingAfterBreak="0">
    <w:nsid w:val="2AD43DBE"/>
    <w:multiLevelType w:val="hybridMultilevel"/>
    <w:tmpl w:val="B4162038"/>
    <w:lvl w:ilvl="0" w:tplc="D2886708">
      <w:start w:val="5"/>
      <w:numFmt w:val="bullet"/>
      <w:lvlText w:val="-"/>
      <w:lvlJc w:val="left"/>
      <w:pPr>
        <w:ind w:left="720" w:hanging="360"/>
      </w:pPr>
      <w:rPr>
        <w:rFonts w:ascii="Times New Roman" w:eastAsia="Trebuchet MS" w:hAnsi="Times New Roman" w:cs="Times New Roman" w:hint="default"/>
        <w:i/>
        <w:w w:val="105"/>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B004A59"/>
    <w:multiLevelType w:val="hybridMultilevel"/>
    <w:tmpl w:val="DC6EEE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2B4B1DF0"/>
    <w:multiLevelType w:val="hybridMultilevel"/>
    <w:tmpl w:val="AE7650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B8428CB"/>
    <w:multiLevelType w:val="hybridMultilevel"/>
    <w:tmpl w:val="7310A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BBF0121"/>
    <w:multiLevelType w:val="hybridMultilevel"/>
    <w:tmpl w:val="DF6CC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BEF1A0C"/>
    <w:multiLevelType w:val="hybridMultilevel"/>
    <w:tmpl w:val="D46EF69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5" w15:restartNumberingAfterBreak="0">
    <w:nsid w:val="2C03348C"/>
    <w:multiLevelType w:val="hybridMultilevel"/>
    <w:tmpl w:val="9B547A6C"/>
    <w:lvl w:ilvl="0" w:tplc="5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2D4D0EAA"/>
    <w:multiLevelType w:val="hybridMultilevel"/>
    <w:tmpl w:val="A65CBF4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DA60467"/>
    <w:multiLevelType w:val="hybridMultilevel"/>
    <w:tmpl w:val="30B4D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F5E63B9"/>
    <w:multiLevelType w:val="hybridMultilevel"/>
    <w:tmpl w:val="E2EC2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0863F88"/>
    <w:multiLevelType w:val="hybridMultilevel"/>
    <w:tmpl w:val="ED2C53CA"/>
    <w:lvl w:ilvl="0" w:tplc="30E079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09C7E32"/>
    <w:multiLevelType w:val="hybridMultilevel"/>
    <w:tmpl w:val="1A048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0E73AB9"/>
    <w:multiLevelType w:val="hybridMultilevel"/>
    <w:tmpl w:val="F9165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1443097"/>
    <w:multiLevelType w:val="hybridMultilevel"/>
    <w:tmpl w:val="858E3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147211E"/>
    <w:multiLevelType w:val="hybridMultilevel"/>
    <w:tmpl w:val="5BB0D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149034A"/>
    <w:multiLevelType w:val="hybridMultilevel"/>
    <w:tmpl w:val="CAAE0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3933A12"/>
    <w:multiLevelType w:val="hybridMultilevel"/>
    <w:tmpl w:val="13805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5071308"/>
    <w:multiLevelType w:val="hybridMultilevel"/>
    <w:tmpl w:val="B48AA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52579BF"/>
    <w:multiLevelType w:val="hybridMultilevel"/>
    <w:tmpl w:val="BAF83C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64F2DFC"/>
    <w:multiLevelType w:val="hybridMultilevel"/>
    <w:tmpl w:val="B8D2F016"/>
    <w:lvl w:ilvl="0" w:tplc="D2886708">
      <w:start w:val="5"/>
      <w:numFmt w:val="bullet"/>
      <w:lvlText w:val="-"/>
      <w:lvlJc w:val="left"/>
      <w:pPr>
        <w:ind w:left="785" w:hanging="360"/>
      </w:pPr>
      <w:rPr>
        <w:rFonts w:ascii="Times New Roman" w:eastAsia="Trebuchet MS" w:hAnsi="Times New Roman" w:cs="Times New Roman" w:hint="default"/>
        <w:i/>
        <w:w w:val="105"/>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79" w15:restartNumberingAfterBreak="0">
    <w:nsid w:val="37A028D9"/>
    <w:multiLevelType w:val="hybridMultilevel"/>
    <w:tmpl w:val="544A312C"/>
    <w:lvl w:ilvl="0" w:tplc="FFFFFFFF">
      <w:start w:val="1"/>
      <w:numFmt w:val="decimal"/>
      <w:lvlText w:val="%1)"/>
      <w:lvlJc w:val="left"/>
      <w:pPr>
        <w:ind w:left="360" w:hanging="360"/>
      </w:pPr>
    </w:lvl>
    <w:lvl w:ilvl="1" w:tplc="FFFFFFFF">
      <w:start w:val="1"/>
      <w:numFmt w:val="lowerLetter"/>
      <w:lvlText w:val="%2)"/>
      <w:lvlJc w:val="left"/>
      <w:pPr>
        <w:ind w:left="720" w:hanging="360"/>
      </w:pPr>
      <w:rPr>
        <w:rFonts w:hint="default"/>
      </w:rPr>
    </w:lvl>
    <w:lvl w:ilvl="2" w:tplc="FFFFFFFF">
      <w:start w:val="1"/>
      <w:numFmt w:val="lowerRoman"/>
      <w:lvlText w:val="%3)"/>
      <w:lvlJc w:val="left"/>
      <w:pPr>
        <w:ind w:left="1080" w:hanging="360"/>
      </w:pPr>
      <w:rPr>
        <w:rFonts w:hint="default"/>
        <w:sz w:val="22"/>
      </w:rPr>
    </w:lvl>
    <w:lvl w:ilvl="3" w:tplc="FFFFFFFF">
      <w:start w:val="1"/>
      <w:numFmt w:val="decimal"/>
      <w:lvlText w:val="(%4)"/>
      <w:lvlJc w:val="left"/>
      <w:pPr>
        <w:ind w:left="1440" w:hanging="360"/>
      </w:pPr>
      <w:rPr>
        <w:rFonts w:hint="default"/>
      </w:rPr>
    </w:lvl>
    <w:lvl w:ilvl="4" w:tplc="FFFFFFFF">
      <w:start w:val="1"/>
      <w:numFmt w:val="lowerLetter"/>
      <w:lvlText w:val="(%5)"/>
      <w:lvlJc w:val="left"/>
      <w:pPr>
        <w:ind w:left="1800" w:hanging="360"/>
      </w:pPr>
      <w:rPr>
        <w:rFonts w:hint="default"/>
      </w:rPr>
    </w:lvl>
    <w:lvl w:ilvl="5" w:tplc="FFFFFFFF">
      <w:start w:val="1"/>
      <w:numFmt w:val="lowerRoman"/>
      <w:lvlText w:val="(%6)"/>
      <w:lvlJc w:val="left"/>
      <w:pPr>
        <w:ind w:left="2160" w:hanging="360"/>
      </w:pPr>
      <w:rPr>
        <w:rFonts w:hint="default"/>
      </w:rPr>
    </w:lvl>
    <w:lvl w:ilvl="6" w:tplc="FFFFFFFF">
      <w:start w:val="1"/>
      <w:numFmt w:val="decimal"/>
      <w:lvlText w:val="%7."/>
      <w:lvlJc w:val="left"/>
      <w:pPr>
        <w:ind w:left="2520" w:hanging="360"/>
      </w:pPr>
      <w:rPr>
        <w:rFonts w:hint="default"/>
      </w:rPr>
    </w:lvl>
    <w:lvl w:ilvl="7" w:tplc="FFFFFFFF">
      <w:start w:val="1"/>
      <w:numFmt w:val="lowerLetter"/>
      <w:lvlText w:val="%8."/>
      <w:lvlJc w:val="left"/>
      <w:pPr>
        <w:ind w:left="2880" w:hanging="360"/>
      </w:pPr>
      <w:rPr>
        <w:rFonts w:hint="default"/>
      </w:rPr>
    </w:lvl>
    <w:lvl w:ilvl="8" w:tplc="FFFFFFFF">
      <w:start w:val="1"/>
      <w:numFmt w:val="lowerRoman"/>
      <w:lvlText w:val="%9."/>
      <w:lvlJc w:val="left"/>
      <w:pPr>
        <w:ind w:left="3240" w:hanging="360"/>
      </w:pPr>
      <w:rPr>
        <w:rFonts w:hint="default"/>
      </w:rPr>
    </w:lvl>
  </w:abstractNum>
  <w:abstractNum w:abstractNumId="80" w15:restartNumberingAfterBreak="0">
    <w:nsid w:val="38C0596E"/>
    <w:multiLevelType w:val="hybridMultilevel"/>
    <w:tmpl w:val="C046B52A"/>
    <w:lvl w:ilvl="0" w:tplc="626AD748">
      <w:start w:val="5"/>
      <w:numFmt w:val="decimal"/>
      <w:lvlText w:val="%1)"/>
      <w:lvlJc w:val="left"/>
      <w:pPr>
        <w:ind w:left="3240" w:hanging="360"/>
      </w:pPr>
      <w:rPr>
        <w:rFonts w:hint="default"/>
        <w:b w:val="0"/>
        <w:bCs/>
        <w:sz w:val="24"/>
        <w:szCs w:val="24"/>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1" w15:restartNumberingAfterBreak="0">
    <w:nsid w:val="39DE2680"/>
    <w:multiLevelType w:val="hybridMultilevel"/>
    <w:tmpl w:val="8AD46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A576E67"/>
    <w:multiLevelType w:val="hybridMultilevel"/>
    <w:tmpl w:val="521EB47E"/>
    <w:lvl w:ilvl="0" w:tplc="D2886708">
      <w:start w:val="5"/>
      <w:numFmt w:val="bullet"/>
      <w:lvlText w:val="-"/>
      <w:lvlJc w:val="left"/>
      <w:pPr>
        <w:ind w:left="720" w:hanging="360"/>
      </w:pPr>
      <w:rPr>
        <w:rFonts w:ascii="Times New Roman" w:eastAsia="Trebuchet MS" w:hAnsi="Times New Roman" w:cs="Times New Roman" w:hint="default"/>
        <w:i/>
        <w:w w:val="10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AAC0DBB"/>
    <w:multiLevelType w:val="hybridMultilevel"/>
    <w:tmpl w:val="7188E774"/>
    <w:lvl w:ilvl="0" w:tplc="CDAA73A0">
      <w:start w:val="1"/>
      <w:numFmt w:val="bullet"/>
      <w:pStyle w:val="Bullets"/>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84" w15:restartNumberingAfterBreak="0">
    <w:nsid w:val="3B2E0219"/>
    <w:multiLevelType w:val="hybridMultilevel"/>
    <w:tmpl w:val="5D0E51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BC71227"/>
    <w:multiLevelType w:val="hybridMultilevel"/>
    <w:tmpl w:val="50E49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C04355F"/>
    <w:multiLevelType w:val="hybridMultilevel"/>
    <w:tmpl w:val="89BA41DE"/>
    <w:lvl w:ilvl="0" w:tplc="F4DAE74A">
      <w:start w:val="1"/>
      <w:numFmt w:val="decimal"/>
      <w:lvlText w:val="%1)"/>
      <w:lvlJc w:val="left"/>
      <w:pPr>
        <w:ind w:left="720" w:hanging="360"/>
      </w:pPr>
    </w:lvl>
    <w:lvl w:ilvl="1" w:tplc="80CC7714">
      <w:start w:val="1"/>
      <w:numFmt w:val="lowerRoman"/>
      <w:lvlText w:val="%2."/>
      <w:lvlJc w:val="right"/>
      <w:pPr>
        <w:ind w:left="1080" w:hanging="360"/>
      </w:pPr>
      <w:rPr>
        <w:rFonts w:ascii="Times New Roman" w:hAnsi="Times New Roman" w:cs="Times New Roman" w:hint="default"/>
        <w:sz w:val="24"/>
        <w:szCs w:val="24"/>
      </w:rPr>
    </w:lvl>
    <w:lvl w:ilvl="2" w:tplc="D2BE7800">
      <w:start w:val="1"/>
      <w:numFmt w:val="lowerRoman"/>
      <w:lvlText w:val="%3)"/>
      <w:lvlJc w:val="left"/>
      <w:pPr>
        <w:ind w:left="1440" w:hanging="360"/>
      </w:pPr>
      <w:rPr>
        <w:rFonts w:hint="default"/>
        <w:sz w:val="22"/>
      </w:rPr>
    </w:lvl>
    <w:lvl w:ilvl="3" w:tplc="26609DAE">
      <w:start w:val="1"/>
      <w:numFmt w:val="decimal"/>
      <w:lvlText w:val="(%4)"/>
      <w:lvlJc w:val="left"/>
      <w:pPr>
        <w:ind w:left="1800" w:hanging="360"/>
      </w:pPr>
      <w:rPr>
        <w:rFonts w:hint="default"/>
      </w:rPr>
    </w:lvl>
    <w:lvl w:ilvl="4" w:tplc="B1243988">
      <w:start w:val="1"/>
      <w:numFmt w:val="lowerLetter"/>
      <w:lvlText w:val="(%5)"/>
      <w:lvlJc w:val="left"/>
      <w:pPr>
        <w:ind w:left="2160" w:hanging="360"/>
      </w:pPr>
      <w:rPr>
        <w:rFonts w:hint="default"/>
      </w:rPr>
    </w:lvl>
    <w:lvl w:ilvl="5" w:tplc="61BAA6C4">
      <w:start w:val="1"/>
      <w:numFmt w:val="lowerRoman"/>
      <w:lvlText w:val="(%6)"/>
      <w:lvlJc w:val="left"/>
      <w:pPr>
        <w:ind w:left="2520" w:hanging="360"/>
      </w:pPr>
      <w:rPr>
        <w:rFonts w:hint="default"/>
      </w:rPr>
    </w:lvl>
    <w:lvl w:ilvl="6" w:tplc="467A4DB8">
      <w:start w:val="1"/>
      <w:numFmt w:val="decimal"/>
      <w:lvlText w:val="%7."/>
      <w:lvlJc w:val="left"/>
      <w:pPr>
        <w:ind w:left="2880" w:hanging="360"/>
      </w:pPr>
      <w:rPr>
        <w:rFonts w:hint="default"/>
      </w:rPr>
    </w:lvl>
    <w:lvl w:ilvl="7" w:tplc="FC98D5DC">
      <w:start w:val="1"/>
      <w:numFmt w:val="lowerLetter"/>
      <w:lvlText w:val="%8."/>
      <w:lvlJc w:val="left"/>
      <w:pPr>
        <w:ind w:left="3240" w:hanging="360"/>
      </w:pPr>
      <w:rPr>
        <w:rFonts w:hint="default"/>
      </w:rPr>
    </w:lvl>
    <w:lvl w:ilvl="8" w:tplc="12E8D67A">
      <w:start w:val="1"/>
      <w:numFmt w:val="lowerRoman"/>
      <w:lvlText w:val="%9."/>
      <w:lvlJc w:val="left"/>
      <w:pPr>
        <w:ind w:left="3600" w:hanging="360"/>
      </w:pPr>
      <w:rPr>
        <w:rFonts w:hint="default"/>
      </w:rPr>
    </w:lvl>
  </w:abstractNum>
  <w:abstractNum w:abstractNumId="87" w15:restartNumberingAfterBreak="0">
    <w:nsid w:val="3C496DD7"/>
    <w:multiLevelType w:val="hybridMultilevel"/>
    <w:tmpl w:val="2EFE3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CDB4CB6"/>
    <w:multiLevelType w:val="hybridMultilevel"/>
    <w:tmpl w:val="69848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E47783C"/>
    <w:multiLevelType w:val="hybridMultilevel"/>
    <w:tmpl w:val="7AD81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E562C20"/>
    <w:multiLevelType w:val="hybridMultilevel"/>
    <w:tmpl w:val="42B0CF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3E795B3E"/>
    <w:multiLevelType w:val="hybridMultilevel"/>
    <w:tmpl w:val="3B463ABA"/>
    <w:lvl w:ilvl="0" w:tplc="17906A52">
      <w:start w:val="1"/>
      <w:numFmt w:val="decimal"/>
      <w:lvlText w:val="%1."/>
      <w:lvlJc w:val="left"/>
      <w:pPr>
        <w:ind w:left="720" w:hanging="360"/>
      </w:pPr>
      <w:rPr>
        <w:rFonts w:ascii="Times New Roman" w:eastAsiaTheme="minorEastAsia"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EFD2762"/>
    <w:multiLevelType w:val="hybridMultilevel"/>
    <w:tmpl w:val="41A26C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3F60027A"/>
    <w:multiLevelType w:val="hybridMultilevel"/>
    <w:tmpl w:val="2F927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FD059C5"/>
    <w:multiLevelType w:val="hybridMultilevel"/>
    <w:tmpl w:val="4F3884F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1CE2908A">
      <w:start w:val="1"/>
      <w:numFmt w:val="decimal"/>
      <w:lvlText w:val="%3."/>
      <w:lvlJc w:val="left"/>
      <w:pPr>
        <w:ind w:left="2340" w:hanging="360"/>
      </w:pPr>
      <w:rPr>
        <w:rFonts w:hint="default"/>
      </w:rPr>
    </w:lvl>
    <w:lvl w:ilvl="3" w:tplc="07E41F78">
      <w:numFmt w:val="bullet"/>
      <w:lvlText w:val="•"/>
      <w:lvlJc w:val="left"/>
      <w:pPr>
        <w:ind w:left="2880" w:hanging="360"/>
      </w:pPr>
      <w:rPr>
        <w:rFonts w:ascii="Times New Roman" w:eastAsiaTheme="minorEastAsia"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0A3794B"/>
    <w:multiLevelType w:val="multilevel"/>
    <w:tmpl w:val="A830B266"/>
    <w:lvl w:ilvl="0">
      <w:start w:val="7"/>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6" w15:restartNumberingAfterBreak="0">
    <w:nsid w:val="4130115C"/>
    <w:multiLevelType w:val="hybridMultilevel"/>
    <w:tmpl w:val="54E8E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132652B"/>
    <w:multiLevelType w:val="hybridMultilevel"/>
    <w:tmpl w:val="E1087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1AD3B5C"/>
    <w:multiLevelType w:val="hybridMultilevel"/>
    <w:tmpl w:val="D524808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41B62E46"/>
    <w:multiLevelType w:val="hybridMultilevel"/>
    <w:tmpl w:val="F4BEC6A4"/>
    <w:lvl w:ilvl="0" w:tplc="04090001">
      <w:numFmt w:val="decimal"/>
      <w:lvlText w:val=""/>
      <w:lvlJc w:val="left"/>
    </w:lvl>
    <w:lvl w:ilvl="1" w:tplc="580A0003">
      <w:numFmt w:val="decimal"/>
      <w:lvlText w:val=""/>
      <w:lvlJc w:val="left"/>
    </w:lvl>
    <w:lvl w:ilvl="2" w:tplc="580A0005">
      <w:numFmt w:val="decimal"/>
      <w:lvlText w:val=""/>
      <w:lvlJc w:val="left"/>
    </w:lvl>
    <w:lvl w:ilvl="3" w:tplc="580A0001">
      <w:numFmt w:val="decimal"/>
      <w:lvlText w:val=""/>
      <w:lvlJc w:val="left"/>
    </w:lvl>
    <w:lvl w:ilvl="4" w:tplc="580A0003">
      <w:numFmt w:val="decimal"/>
      <w:lvlText w:val=""/>
      <w:lvlJc w:val="left"/>
    </w:lvl>
    <w:lvl w:ilvl="5" w:tplc="580A0005">
      <w:numFmt w:val="decimal"/>
      <w:lvlText w:val=""/>
      <w:lvlJc w:val="left"/>
    </w:lvl>
    <w:lvl w:ilvl="6" w:tplc="580A0001">
      <w:numFmt w:val="decimal"/>
      <w:lvlText w:val=""/>
      <w:lvlJc w:val="left"/>
    </w:lvl>
    <w:lvl w:ilvl="7" w:tplc="580A0003">
      <w:numFmt w:val="decimal"/>
      <w:lvlText w:val=""/>
      <w:lvlJc w:val="left"/>
    </w:lvl>
    <w:lvl w:ilvl="8" w:tplc="580A0005">
      <w:numFmt w:val="decimal"/>
      <w:lvlText w:val=""/>
      <w:lvlJc w:val="left"/>
    </w:lvl>
  </w:abstractNum>
  <w:abstractNum w:abstractNumId="100" w15:restartNumberingAfterBreak="0">
    <w:nsid w:val="42D64C65"/>
    <w:multiLevelType w:val="hybridMultilevel"/>
    <w:tmpl w:val="5C2EA63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2EF050E"/>
    <w:multiLevelType w:val="multilevel"/>
    <w:tmpl w:val="4810F9DC"/>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2" w15:restartNumberingAfterBreak="0">
    <w:nsid w:val="449E1B4F"/>
    <w:multiLevelType w:val="hybridMultilevel"/>
    <w:tmpl w:val="6BCC0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4C9135F"/>
    <w:multiLevelType w:val="hybridMultilevel"/>
    <w:tmpl w:val="0194EC6A"/>
    <w:lvl w:ilvl="0" w:tplc="519C2AD8">
      <w:start w:val="1"/>
      <w:numFmt w:val="decimal"/>
      <w:lvlText w:val="%1."/>
      <w:lvlJc w:val="left"/>
      <w:pPr>
        <w:ind w:left="758" w:hanging="39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6C71160"/>
    <w:multiLevelType w:val="hybridMultilevel"/>
    <w:tmpl w:val="8EF82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705604C"/>
    <w:multiLevelType w:val="hybridMultilevel"/>
    <w:tmpl w:val="3ED2487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6" w15:restartNumberingAfterBreak="0">
    <w:nsid w:val="487A4725"/>
    <w:multiLevelType w:val="hybridMultilevel"/>
    <w:tmpl w:val="1AE08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8FD685F"/>
    <w:multiLevelType w:val="hybridMultilevel"/>
    <w:tmpl w:val="AE765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9A756DF"/>
    <w:multiLevelType w:val="hybridMultilevel"/>
    <w:tmpl w:val="EB5A6B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9BA21F0"/>
    <w:multiLevelType w:val="hybridMultilevel"/>
    <w:tmpl w:val="6AC482EA"/>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9F44BB8"/>
    <w:multiLevelType w:val="hybridMultilevel"/>
    <w:tmpl w:val="0E2C1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BAA02FF"/>
    <w:multiLevelType w:val="hybridMultilevel"/>
    <w:tmpl w:val="E86060E6"/>
    <w:lvl w:ilvl="0" w:tplc="D592BFF6">
      <w:start w:val="1"/>
      <w:numFmt w:val="decimal"/>
      <w:lvlText w:val="%1)"/>
      <w:lvlJc w:val="left"/>
      <w:pPr>
        <w:ind w:left="720" w:hanging="360"/>
      </w:pPr>
    </w:lvl>
    <w:lvl w:ilvl="1" w:tplc="C7BAA0C4">
      <w:start w:val="1"/>
      <w:numFmt w:val="lowerLetter"/>
      <w:lvlText w:val="%2)"/>
      <w:lvlJc w:val="left"/>
      <w:pPr>
        <w:ind w:left="1080" w:hanging="360"/>
      </w:pPr>
      <w:rPr>
        <w:rFonts w:hint="default"/>
      </w:rPr>
    </w:lvl>
    <w:lvl w:ilvl="2" w:tplc="E96A4BA8">
      <w:start w:val="1"/>
      <w:numFmt w:val="lowerRoman"/>
      <w:lvlText w:val="%3."/>
      <w:lvlJc w:val="right"/>
      <w:pPr>
        <w:ind w:left="1440" w:hanging="360"/>
      </w:pPr>
      <w:rPr>
        <w:rFonts w:hint="default"/>
        <w:b w:val="0"/>
        <w:bCs/>
        <w:sz w:val="22"/>
      </w:rPr>
    </w:lvl>
    <w:lvl w:ilvl="3" w:tplc="06B6F170">
      <w:start w:val="1"/>
      <w:numFmt w:val="decimal"/>
      <w:lvlText w:val="(%4)"/>
      <w:lvlJc w:val="left"/>
      <w:pPr>
        <w:ind w:left="1800" w:hanging="360"/>
      </w:pPr>
      <w:rPr>
        <w:rFonts w:hint="default"/>
      </w:rPr>
    </w:lvl>
    <w:lvl w:ilvl="4" w:tplc="0E0E95D4">
      <w:start w:val="1"/>
      <w:numFmt w:val="lowerLetter"/>
      <w:lvlText w:val="(%5)"/>
      <w:lvlJc w:val="left"/>
      <w:pPr>
        <w:ind w:left="2160" w:hanging="360"/>
      </w:pPr>
      <w:rPr>
        <w:rFonts w:hint="default"/>
      </w:rPr>
    </w:lvl>
    <w:lvl w:ilvl="5" w:tplc="90F44B80">
      <w:start w:val="1"/>
      <w:numFmt w:val="lowerRoman"/>
      <w:lvlText w:val="(%6)"/>
      <w:lvlJc w:val="left"/>
      <w:pPr>
        <w:ind w:left="2520" w:hanging="360"/>
      </w:pPr>
      <w:rPr>
        <w:rFonts w:hint="default"/>
      </w:rPr>
    </w:lvl>
    <w:lvl w:ilvl="6" w:tplc="CD1A0A24">
      <w:start w:val="1"/>
      <w:numFmt w:val="decimal"/>
      <w:lvlText w:val="%7."/>
      <w:lvlJc w:val="left"/>
      <w:pPr>
        <w:ind w:left="2880" w:hanging="360"/>
      </w:pPr>
      <w:rPr>
        <w:rFonts w:hint="default"/>
      </w:rPr>
    </w:lvl>
    <w:lvl w:ilvl="7" w:tplc="6B9E19B4">
      <w:start w:val="1"/>
      <w:numFmt w:val="lowerLetter"/>
      <w:lvlText w:val="%8."/>
      <w:lvlJc w:val="left"/>
      <w:pPr>
        <w:ind w:left="3240" w:hanging="360"/>
      </w:pPr>
      <w:rPr>
        <w:rFonts w:hint="default"/>
      </w:rPr>
    </w:lvl>
    <w:lvl w:ilvl="8" w:tplc="549A030A">
      <w:start w:val="1"/>
      <w:numFmt w:val="lowerRoman"/>
      <w:lvlText w:val="%9."/>
      <w:lvlJc w:val="left"/>
      <w:pPr>
        <w:ind w:left="3600" w:hanging="360"/>
      </w:pPr>
      <w:rPr>
        <w:rFonts w:hint="default"/>
      </w:rPr>
    </w:lvl>
  </w:abstractNum>
  <w:abstractNum w:abstractNumId="112" w15:restartNumberingAfterBreak="0">
    <w:nsid w:val="4D6E45B3"/>
    <w:multiLevelType w:val="hybridMultilevel"/>
    <w:tmpl w:val="67E8D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D976098"/>
    <w:multiLevelType w:val="hybridMultilevel"/>
    <w:tmpl w:val="45369532"/>
    <w:lvl w:ilvl="0" w:tplc="580A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FFFFFFFF">
      <w:numFmt w:val="bullet"/>
      <w:lvlText w:val="•"/>
      <w:lvlJc w:val="left"/>
      <w:pPr>
        <w:ind w:left="2880" w:hanging="360"/>
      </w:pPr>
      <w:rPr>
        <w:rFonts w:ascii="Times New Roman" w:eastAsiaTheme="minorEastAsia" w:hAnsi="Times New Roman" w:cs="Times New Roman"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DA6107E"/>
    <w:multiLevelType w:val="hybridMultilevel"/>
    <w:tmpl w:val="EB302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DA7511A"/>
    <w:multiLevelType w:val="hybridMultilevel"/>
    <w:tmpl w:val="1D187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DE76BCE"/>
    <w:multiLevelType w:val="hybridMultilevel"/>
    <w:tmpl w:val="1C544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FE95E63"/>
    <w:multiLevelType w:val="hybridMultilevel"/>
    <w:tmpl w:val="847E6C20"/>
    <w:lvl w:ilvl="0" w:tplc="580A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FFFFFFFF">
      <w:numFmt w:val="bullet"/>
      <w:lvlText w:val="•"/>
      <w:lvlJc w:val="left"/>
      <w:pPr>
        <w:ind w:left="2880" w:hanging="360"/>
      </w:pPr>
      <w:rPr>
        <w:rFonts w:ascii="Times New Roman" w:eastAsiaTheme="minorEastAsia" w:hAnsi="Times New Roman" w:cs="Times New Roman"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50AC225C"/>
    <w:multiLevelType w:val="multilevel"/>
    <w:tmpl w:val="973093A0"/>
    <w:lvl w:ilvl="0">
      <w:start w:val="7"/>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9" w15:restartNumberingAfterBreak="0">
    <w:nsid w:val="519176EB"/>
    <w:multiLevelType w:val="hybridMultilevel"/>
    <w:tmpl w:val="EFC28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1E3332C"/>
    <w:multiLevelType w:val="hybridMultilevel"/>
    <w:tmpl w:val="B8BA437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2327C81"/>
    <w:multiLevelType w:val="hybridMultilevel"/>
    <w:tmpl w:val="73F05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28B53DE"/>
    <w:multiLevelType w:val="hybridMultilevel"/>
    <w:tmpl w:val="6E14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2D91263"/>
    <w:multiLevelType w:val="hybridMultilevel"/>
    <w:tmpl w:val="3C88A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3B625DD"/>
    <w:multiLevelType w:val="hybridMultilevel"/>
    <w:tmpl w:val="42B0CF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53D02BA1"/>
    <w:multiLevelType w:val="hybridMultilevel"/>
    <w:tmpl w:val="05E23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41F6873"/>
    <w:multiLevelType w:val="hybridMultilevel"/>
    <w:tmpl w:val="C2C487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5491B02"/>
    <w:multiLevelType w:val="hybridMultilevel"/>
    <w:tmpl w:val="9300E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5963424"/>
    <w:multiLevelType w:val="hybridMultilevel"/>
    <w:tmpl w:val="1CB80AC4"/>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9" w15:restartNumberingAfterBreak="0">
    <w:nsid w:val="56135F4A"/>
    <w:multiLevelType w:val="hybridMultilevel"/>
    <w:tmpl w:val="167C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67C1970"/>
    <w:multiLevelType w:val="hybridMultilevel"/>
    <w:tmpl w:val="064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6AC5DD6"/>
    <w:multiLevelType w:val="hybridMultilevel"/>
    <w:tmpl w:val="0409001D"/>
    <w:lvl w:ilvl="0" w:tplc="D0106E04">
      <w:start w:val="1"/>
      <w:numFmt w:val="decimal"/>
      <w:lvlText w:val="%1)"/>
      <w:lvlJc w:val="left"/>
      <w:pPr>
        <w:ind w:left="360" w:hanging="360"/>
      </w:pPr>
    </w:lvl>
    <w:lvl w:ilvl="1" w:tplc="23ACD1D0">
      <w:start w:val="1"/>
      <w:numFmt w:val="lowerLetter"/>
      <w:lvlText w:val="%2)"/>
      <w:lvlJc w:val="left"/>
      <w:pPr>
        <w:ind w:left="720" w:hanging="360"/>
      </w:pPr>
    </w:lvl>
    <w:lvl w:ilvl="2" w:tplc="9132A3A4">
      <w:start w:val="1"/>
      <w:numFmt w:val="lowerRoman"/>
      <w:lvlText w:val="%3)"/>
      <w:lvlJc w:val="left"/>
      <w:pPr>
        <w:ind w:left="1080" w:hanging="360"/>
      </w:pPr>
    </w:lvl>
    <w:lvl w:ilvl="3" w:tplc="63EA73C0">
      <w:start w:val="1"/>
      <w:numFmt w:val="decimal"/>
      <w:lvlText w:val="(%4)"/>
      <w:lvlJc w:val="left"/>
      <w:pPr>
        <w:ind w:left="1440" w:hanging="360"/>
      </w:pPr>
    </w:lvl>
    <w:lvl w:ilvl="4" w:tplc="27A0979A">
      <w:start w:val="1"/>
      <w:numFmt w:val="lowerLetter"/>
      <w:lvlText w:val="(%5)"/>
      <w:lvlJc w:val="left"/>
      <w:pPr>
        <w:ind w:left="1800" w:hanging="360"/>
      </w:pPr>
    </w:lvl>
    <w:lvl w:ilvl="5" w:tplc="6968140A">
      <w:start w:val="1"/>
      <w:numFmt w:val="lowerRoman"/>
      <w:lvlText w:val="(%6)"/>
      <w:lvlJc w:val="left"/>
      <w:pPr>
        <w:ind w:left="2160" w:hanging="360"/>
      </w:pPr>
    </w:lvl>
    <w:lvl w:ilvl="6" w:tplc="15943564">
      <w:start w:val="1"/>
      <w:numFmt w:val="decimal"/>
      <w:lvlText w:val="%7."/>
      <w:lvlJc w:val="left"/>
      <w:pPr>
        <w:ind w:left="2520" w:hanging="360"/>
      </w:pPr>
    </w:lvl>
    <w:lvl w:ilvl="7" w:tplc="B2A2930C">
      <w:start w:val="1"/>
      <w:numFmt w:val="lowerLetter"/>
      <w:lvlText w:val="%8."/>
      <w:lvlJc w:val="left"/>
      <w:pPr>
        <w:ind w:left="2880" w:hanging="360"/>
      </w:pPr>
    </w:lvl>
    <w:lvl w:ilvl="8" w:tplc="D340E668">
      <w:start w:val="1"/>
      <w:numFmt w:val="lowerRoman"/>
      <w:lvlText w:val="%9."/>
      <w:lvlJc w:val="left"/>
      <w:pPr>
        <w:ind w:left="3240" w:hanging="360"/>
      </w:pPr>
    </w:lvl>
  </w:abstractNum>
  <w:abstractNum w:abstractNumId="132" w15:restartNumberingAfterBreak="0">
    <w:nsid w:val="5810335A"/>
    <w:multiLevelType w:val="hybridMultilevel"/>
    <w:tmpl w:val="F0FA4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83C4BB0"/>
    <w:multiLevelType w:val="hybridMultilevel"/>
    <w:tmpl w:val="B9A47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58822BA1"/>
    <w:multiLevelType w:val="hybridMultilevel"/>
    <w:tmpl w:val="0DFA6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B2C7DA8"/>
    <w:multiLevelType w:val="hybridMultilevel"/>
    <w:tmpl w:val="D7E88F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5B6443F8"/>
    <w:multiLevelType w:val="hybridMultilevel"/>
    <w:tmpl w:val="727203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5BAE6B5C"/>
    <w:multiLevelType w:val="hybridMultilevel"/>
    <w:tmpl w:val="F544CA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8" w15:restartNumberingAfterBreak="0">
    <w:nsid w:val="5C1732DC"/>
    <w:multiLevelType w:val="hybridMultilevel"/>
    <w:tmpl w:val="C33A3C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9" w15:restartNumberingAfterBreak="0">
    <w:nsid w:val="5D350E19"/>
    <w:multiLevelType w:val="hybridMultilevel"/>
    <w:tmpl w:val="E9FC0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DAC5F83"/>
    <w:multiLevelType w:val="hybridMultilevel"/>
    <w:tmpl w:val="D4229F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E46790E"/>
    <w:multiLevelType w:val="hybridMultilevel"/>
    <w:tmpl w:val="CD2E0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FA91EA2"/>
    <w:multiLevelType w:val="hybridMultilevel"/>
    <w:tmpl w:val="DECCBC9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3" w15:restartNumberingAfterBreak="0">
    <w:nsid w:val="5FB85A8D"/>
    <w:multiLevelType w:val="hybridMultilevel"/>
    <w:tmpl w:val="7388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0166BE9"/>
    <w:multiLevelType w:val="hybridMultilevel"/>
    <w:tmpl w:val="19D2D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0835596"/>
    <w:multiLevelType w:val="hybridMultilevel"/>
    <w:tmpl w:val="4A1EB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10E1FB6"/>
    <w:multiLevelType w:val="hybridMultilevel"/>
    <w:tmpl w:val="878457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4932CA6"/>
    <w:multiLevelType w:val="hybridMultilevel"/>
    <w:tmpl w:val="4E626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5053FF7"/>
    <w:multiLevelType w:val="hybridMultilevel"/>
    <w:tmpl w:val="47D2C4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51A64A9"/>
    <w:multiLevelType w:val="hybridMultilevel"/>
    <w:tmpl w:val="CC1A7E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0" w15:restartNumberingAfterBreak="0">
    <w:nsid w:val="65BE0697"/>
    <w:multiLevelType w:val="hybridMultilevel"/>
    <w:tmpl w:val="3B0E15F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72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6174D80"/>
    <w:multiLevelType w:val="hybridMultilevel"/>
    <w:tmpl w:val="362C93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76B45C3"/>
    <w:multiLevelType w:val="hybridMultilevel"/>
    <w:tmpl w:val="B3927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76B4AD4"/>
    <w:multiLevelType w:val="hybridMultilevel"/>
    <w:tmpl w:val="C9EAA68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7F3235D"/>
    <w:multiLevelType w:val="hybridMultilevel"/>
    <w:tmpl w:val="BC0EF870"/>
    <w:lvl w:ilvl="0" w:tplc="24C27968">
      <w:start w:val="1"/>
      <w:numFmt w:val="bullet"/>
      <w:lvlText w:val="✓"/>
      <w:lvlJc w:val="left"/>
      <w:pPr>
        <w:ind w:left="720" w:hanging="36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5" w15:restartNumberingAfterBreak="0">
    <w:nsid w:val="688215E1"/>
    <w:multiLevelType w:val="hybridMultilevel"/>
    <w:tmpl w:val="073A7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8AA076A"/>
    <w:multiLevelType w:val="hybridMultilevel"/>
    <w:tmpl w:val="3030F2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8F30E1D"/>
    <w:multiLevelType w:val="hybridMultilevel"/>
    <w:tmpl w:val="06DC7B8C"/>
    <w:lvl w:ilvl="0" w:tplc="7A4E62E2">
      <w:numFmt w:val="decimal"/>
      <w:lvlText w:val=""/>
      <w:lvlJc w:val="left"/>
    </w:lvl>
    <w:lvl w:ilvl="1" w:tplc="240A0003">
      <w:numFmt w:val="decimal"/>
      <w:lvlText w:val=""/>
      <w:lvlJc w:val="left"/>
    </w:lvl>
    <w:lvl w:ilvl="2" w:tplc="240A0005">
      <w:numFmt w:val="decimal"/>
      <w:lvlText w:val=""/>
      <w:lvlJc w:val="left"/>
    </w:lvl>
    <w:lvl w:ilvl="3" w:tplc="240A0001">
      <w:numFmt w:val="decimal"/>
      <w:lvlText w:val=""/>
      <w:lvlJc w:val="left"/>
    </w:lvl>
    <w:lvl w:ilvl="4" w:tplc="240A0003">
      <w:numFmt w:val="decimal"/>
      <w:lvlText w:val=""/>
      <w:lvlJc w:val="left"/>
    </w:lvl>
    <w:lvl w:ilvl="5" w:tplc="240A0005">
      <w:numFmt w:val="decimal"/>
      <w:lvlText w:val=""/>
      <w:lvlJc w:val="left"/>
    </w:lvl>
    <w:lvl w:ilvl="6" w:tplc="240A0001">
      <w:numFmt w:val="decimal"/>
      <w:lvlText w:val=""/>
      <w:lvlJc w:val="left"/>
    </w:lvl>
    <w:lvl w:ilvl="7" w:tplc="240A0003">
      <w:numFmt w:val="decimal"/>
      <w:lvlText w:val=""/>
      <w:lvlJc w:val="left"/>
    </w:lvl>
    <w:lvl w:ilvl="8" w:tplc="240A0005">
      <w:numFmt w:val="decimal"/>
      <w:lvlText w:val=""/>
      <w:lvlJc w:val="left"/>
    </w:lvl>
  </w:abstractNum>
  <w:abstractNum w:abstractNumId="158" w15:restartNumberingAfterBreak="0">
    <w:nsid w:val="68F53E14"/>
    <w:multiLevelType w:val="hybridMultilevel"/>
    <w:tmpl w:val="98DEE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94008F5"/>
    <w:multiLevelType w:val="multilevel"/>
    <w:tmpl w:val="809C7510"/>
    <w:lvl w:ilvl="0">
      <w:start w:val="11"/>
      <w:numFmt w:val="decimal"/>
      <w:lvlText w:val="%1"/>
      <w:lvlJc w:val="left"/>
      <w:pPr>
        <w:ind w:left="564" w:hanging="564"/>
      </w:pPr>
      <w:rPr>
        <w:rFonts w:hint="default"/>
      </w:rPr>
    </w:lvl>
    <w:lvl w:ilvl="1">
      <w:start w:val="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0" w15:restartNumberingAfterBreak="0">
    <w:nsid w:val="6A0D4686"/>
    <w:multiLevelType w:val="hybridMultilevel"/>
    <w:tmpl w:val="7FAEC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A4E0880"/>
    <w:multiLevelType w:val="hybridMultilevel"/>
    <w:tmpl w:val="6ECA96E6"/>
    <w:lvl w:ilvl="0" w:tplc="580A0001">
      <w:start w:val="1"/>
      <w:numFmt w:val="bullet"/>
      <w:lvlText w:val=""/>
      <w:lvlJc w:val="left"/>
      <w:pPr>
        <w:ind w:left="783" w:hanging="360"/>
      </w:pPr>
      <w:rPr>
        <w:rFonts w:ascii="Symbol" w:hAnsi="Symbol" w:hint="default"/>
      </w:rPr>
    </w:lvl>
    <w:lvl w:ilvl="1" w:tplc="580A0003" w:tentative="1">
      <w:start w:val="1"/>
      <w:numFmt w:val="bullet"/>
      <w:lvlText w:val="o"/>
      <w:lvlJc w:val="left"/>
      <w:pPr>
        <w:ind w:left="1503" w:hanging="360"/>
      </w:pPr>
      <w:rPr>
        <w:rFonts w:ascii="Courier New" w:hAnsi="Courier New" w:cs="Courier New" w:hint="default"/>
      </w:rPr>
    </w:lvl>
    <w:lvl w:ilvl="2" w:tplc="580A0005" w:tentative="1">
      <w:start w:val="1"/>
      <w:numFmt w:val="bullet"/>
      <w:lvlText w:val=""/>
      <w:lvlJc w:val="left"/>
      <w:pPr>
        <w:ind w:left="2223" w:hanging="360"/>
      </w:pPr>
      <w:rPr>
        <w:rFonts w:ascii="Wingdings" w:hAnsi="Wingdings" w:hint="default"/>
      </w:rPr>
    </w:lvl>
    <w:lvl w:ilvl="3" w:tplc="580A0001" w:tentative="1">
      <w:start w:val="1"/>
      <w:numFmt w:val="bullet"/>
      <w:lvlText w:val=""/>
      <w:lvlJc w:val="left"/>
      <w:pPr>
        <w:ind w:left="2943" w:hanging="360"/>
      </w:pPr>
      <w:rPr>
        <w:rFonts w:ascii="Symbol" w:hAnsi="Symbol" w:hint="default"/>
      </w:rPr>
    </w:lvl>
    <w:lvl w:ilvl="4" w:tplc="580A0003" w:tentative="1">
      <w:start w:val="1"/>
      <w:numFmt w:val="bullet"/>
      <w:lvlText w:val="o"/>
      <w:lvlJc w:val="left"/>
      <w:pPr>
        <w:ind w:left="3663" w:hanging="360"/>
      </w:pPr>
      <w:rPr>
        <w:rFonts w:ascii="Courier New" w:hAnsi="Courier New" w:cs="Courier New" w:hint="default"/>
      </w:rPr>
    </w:lvl>
    <w:lvl w:ilvl="5" w:tplc="580A0005" w:tentative="1">
      <w:start w:val="1"/>
      <w:numFmt w:val="bullet"/>
      <w:lvlText w:val=""/>
      <w:lvlJc w:val="left"/>
      <w:pPr>
        <w:ind w:left="4383" w:hanging="360"/>
      </w:pPr>
      <w:rPr>
        <w:rFonts w:ascii="Wingdings" w:hAnsi="Wingdings" w:hint="default"/>
      </w:rPr>
    </w:lvl>
    <w:lvl w:ilvl="6" w:tplc="580A0001" w:tentative="1">
      <w:start w:val="1"/>
      <w:numFmt w:val="bullet"/>
      <w:lvlText w:val=""/>
      <w:lvlJc w:val="left"/>
      <w:pPr>
        <w:ind w:left="5103" w:hanging="360"/>
      </w:pPr>
      <w:rPr>
        <w:rFonts w:ascii="Symbol" w:hAnsi="Symbol" w:hint="default"/>
      </w:rPr>
    </w:lvl>
    <w:lvl w:ilvl="7" w:tplc="580A0003" w:tentative="1">
      <w:start w:val="1"/>
      <w:numFmt w:val="bullet"/>
      <w:lvlText w:val="o"/>
      <w:lvlJc w:val="left"/>
      <w:pPr>
        <w:ind w:left="5823" w:hanging="360"/>
      </w:pPr>
      <w:rPr>
        <w:rFonts w:ascii="Courier New" w:hAnsi="Courier New" w:cs="Courier New" w:hint="default"/>
      </w:rPr>
    </w:lvl>
    <w:lvl w:ilvl="8" w:tplc="580A0005" w:tentative="1">
      <w:start w:val="1"/>
      <w:numFmt w:val="bullet"/>
      <w:lvlText w:val=""/>
      <w:lvlJc w:val="left"/>
      <w:pPr>
        <w:ind w:left="6543" w:hanging="360"/>
      </w:pPr>
      <w:rPr>
        <w:rFonts w:ascii="Wingdings" w:hAnsi="Wingdings" w:hint="default"/>
      </w:rPr>
    </w:lvl>
  </w:abstractNum>
  <w:abstractNum w:abstractNumId="162" w15:restartNumberingAfterBreak="0">
    <w:nsid w:val="6A922A63"/>
    <w:multiLevelType w:val="hybridMultilevel"/>
    <w:tmpl w:val="AF3AC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6BB427ED"/>
    <w:multiLevelType w:val="hybridMultilevel"/>
    <w:tmpl w:val="BA283C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6C4721FD"/>
    <w:multiLevelType w:val="hybridMultilevel"/>
    <w:tmpl w:val="A86A9BEC"/>
    <w:lvl w:ilvl="0" w:tplc="33CED9CA">
      <w:start w:val="2"/>
      <w:numFmt w:val="decimal"/>
      <w:lvlText w:val="%1)"/>
      <w:lvlJc w:val="left"/>
      <w:pPr>
        <w:ind w:left="720" w:hanging="360"/>
      </w:pPr>
      <w:rPr>
        <w:rFonts w:hint="default"/>
        <w:b w:val="0"/>
        <w:bCs/>
        <w:sz w:val="24"/>
        <w:szCs w:val="24"/>
      </w:rPr>
    </w:lvl>
    <w:lvl w:ilvl="1" w:tplc="0F7429BA">
      <w:start w:val="9"/>
      <w:numFmt w:val="lowerLetter"/>
      <w:lvlText w:val="%2)"/>
      <w:lvlJc w:val="left"/>
      <w:pPr>
        <w:ind w:left="1080" w:hanging="360"/>
      </w:pPr>
      <w:rPr>
        <w:rFonts w:hint="default"/>
      </w:rPr>
    </w:lvl>
    <w:lvl w:ilvl="2" w:tplc="131A3A84">
      <w:start w:val="1"/>
      <w:numFmt w:val="lowerRoman"/>
      <w:lvlText w:val="%3)"/>
      <w:lvlJc w:val="left"/>
      <w:pPr>
        <w:ind w:left="1440" w:hanging="360"/>
      </w:pPr>
      <w:rPr>
        <w:rFonts w:hint="default"/>
        <w:sz w:val="22"/>
      </w:rPr>
    </w:lvl>
    <w:lvl w:ilvl="3" w:tplc="266AFFE0">
      <w:start w:val="1"/>
      <w:numFmt w:val="decimal"/>
      <w:lvlText w:val="(%4)"/>
      <w:lvlJc w:val="left"/>
      <w:pPr>
        <w:ind w:left="1800" w:hanging="360"/>
      </w:pPr>
      <w:rPr>
        <w:rFonts w:hint="default"/>
      </w:rPr>
    </w:lvl>
    <w:lvl w:ilvl="4" w:tplc="C076E314">
      <w:start w:val="1"/>
      <w:numFmt w:val="lowerLetter"/>
      <w:lvlText w:val="(%5)"/>
      <w:lvlJc w:val="left"/>
      <w:pPr>
        <w:ind w:left="2160" w:hanging="360"/>
      </w:pPr>
      <w:rPr>
        <w:rFonts w:hint="default"/>
      </w:rPr>
    </w:lvl>
    <w:lvl w:ilvl="5" w:tplc="2242B14C">
      <w:start w:val="1"/>
      <w:numFmt w:val="lowerRoman"/>
      <w:lvlText w:val="(%6)"/>
      <w:lvlJc w:val="left"/>
      <w:pPr>
        <w:ind w:left="2520" w:hanging="360"/>
      </w:pPr>
      <w:rPr>
        <w:rFonts w:hint="default"/>
      </w:rPr>
    </w:lvl>
    <w:lvl w:ilvl="6" w:tplc="3A7AD006">
      <w:start w:val="1"/>
      <w:numFmt w:val="decimal"/>
      <w:lvlText w:val="%7."/>
      <w:lvlJc w:val="left"/>
      <w:pPr>
        <w:ind w:left="2880" w:hanging="360"/>
      </w:pPr>
      <w:rPr>
        <w:rFonts w:hint="default"/>
      </w:rPr>
    </w:lvl>
    <w:lvl w:ilvl="7" w:tplc="2D9079D8">
      <w:start w:val="1"/>
      <w:numFmt w:val="lowerLetter"/>
      <w:lvlText w:val="%8."/>
      <w:lvlJc w:val="left"/>
      <w:pPr>
        <w:ind w:left="3240" w:hanging="360"/>
      </w:pPr>
      <w:rPr>
        <w:rFonts w:hint="default"/>
      </w:rPr>
    </w:lvl>
    <w:lvl w:ilvl="8" w:tplc="EB3AA484">
      <w:start w:val="1"/>
      <w:numFmt w:val="lowerRoman"/>
      <w:lvlText w:val="%9."/>
      <w:lvlJc w:val="left"/>
      <w:pPr>
        <w:ind w:left="3600" w:hanging="360"/>
      </w:pPr>
      <w:rPr>
        <w:rFonts w:hint="default"/>
      </w:rPr>
    </w:lvl>
  </w:abstractNum>
  <w:abstractNum w:abstractNumId="165" w15:restartNumberingAfterBreak="0">
    <w:nsid w:val="6C5955D9"/>
    <w:multiLevelType w:val="hybridMultilevel"/>
    <w:tmpl w:val="440CD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6C9E4A92"/>
    <w:multiLevelType w:val="hybridMultilevel"/>
    <w:tmpl w:val="1CC6193A"/>
    <w:lvl w:ilvl="0" w:tplc="58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72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6CEB308A"/>
    <w:multiLevelType w:val="hybridMultilevel"/>
    <w:tmpl w:val="D83AC6FC"/>
    <w:lvl w:ilvl="0" w:tplc="17906A52">
      <w:start w:val="1"/>
      <w:numFmt w:val="decimal"/>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D7E3AD8"/>
    <w:multiLevelType w:val="hybridMultilevel"/>
    <w:tmpl w:val="544A312C"/>
    <w:lvl w:ilvl="0" w:tplc="11B24E82">
      <w:start w:val="1"/>
      <w:numFmt w:val="decimal"/>
      <w:lvlText w:val="%1)"/>
      <w:lvlJc w:val="left"/>
      <w:pPr>
        <w:ind w:left="720" w:hanging="360"/>
      </w:pPr>
    </w:lvl>
    <w:lvl w:ilvl="1" w:tplc="2D54456C">
      <w:start w:val="1"/>
      <w:numFmt w:val="lowerLetter"/>
      <w:lvlText w:val="%2)"/>
      <w:lvlJc w:val="left"/>
      <w:pPr>
        <w:ind w:left="1080" w:hanging="360"/>
      </w:pPr>
      <w:rPr>
        <w:rFonts w:hint="default"/>
      </w:rPr>
    </w:lvl>
    <w:lvl w:ilvl="2" w:tplc="BBD8EEC2">
      <w:start w:val="1"/>
      <w:numFmt w:val="lowerRoman"/>
      <w:lvlText w:val="%3)"/>
      <w:lvlJc w:val="left"/>
      <w:pPr>
        <w:ind w:left="1440" w:hanging="360"/>
      </w:pPr>
      <w:rPr>
        <w:rFonts w:hint="default"/>
        <w:sz w:val="22"/>
      </w:rPr>
    </w:lvl>
    <w:lvl w:ilvl="3" w:tplc="0CEC2EB8">
      <w:start w:val="1"/>
      <w:numFmt w:val="decimal"/>
      <w:lvlText w:val="(%4)"/>
      <w:lvlJc w:val="left"/>
      <w:pPr>
        <w:ind w:left="1800" w:hanging="360"/>
      </w:pPr>
      <w:rPr>
        <w:rFonts w:hint="default"/>
      </w:rPr>
    </w:lvl>
    <w:lvl w:ilvl="4" w:tplc="B226EC04">
      <w:start w:val="1"/>
      <w:numFmt w:val="lowerLetter"/>
      <w:lvlText w:val="(%5)"/>
      <w:lvlJc w:val="left"/>
      <w:pPr>
        <w:ind w:left="2160" w:hanging="360"/>
      </w:pPr>
      <w:rPr>
        <w:rFonts w:hint="default"/>
      </w:rPr>
    </w:lvl>
    <w:lvl w:ilvl="5" w:tplc="EE503046">
      <w:start w:val="1"/>
      <w:numFmt w:val="lowerRoman"/>
      <w:lvlText w:val="(%6)"/>
      <w:lvlJc w:val="left"/>
      <w:pPr>
        <w:ind w:left="2520" w:hanging="360"/>
      </w:pPr>
      <w:rPr>
        <w:rFonts w:hint="default"/>
      </w:rPr>
    </w:lvl>
    <w:lvl w:ilvl="6" w:tplc="67FA74C6">
      <w:start w:val="1"/>
      <w:numFmt w:val="decimal"/>
      <w:lvlText w:val="%7."/>
      <w:lvlJc w:val="left"/>
      <w:pPr>
        <w:ind w:left="2880" w:hanging="360"/>
      </w:pPr>
      <w:rPr>
        <w:rFonts w:hint="default"/>
      </w:rPr>
    </w:lvl>
    <w:lvl w:ilvl="7" w:tplc="58D0A056">
      <w:start w:val="1"/>
      <w:numFmt w:val="lowerLetter"/>
      <w:lvlText w:val="%8."/>
      <w:lvlJc w:val="left"/>
      <w:pPr>
        <w:ind w:left="3240" w:hanging="360"/>
      </w:pPr>
      <w:rPr>
        <w:rFonts w:hint="default"/>
      </w:rPr>
    </w:lvl>
    <w:lvl w:ilvl="8" w:tplc="8FC609F6">
      <w:start w:val="1"/>
      <w:numFmt w:val="lowerRoman"/>
      <w:lvlText w:val="%9."/>
      <w:lvlJc w:val="left"/>
      <w:pPr>
        <w:ind w:left="3600" w:hanging="360"/>
      </w:pPr>
      <w:rPr>
        <w:rFonts w:hint="default"/>
      </w:rPr>
    </w:lvl>
  </w:abstractNum>
  <w:abstractNum w:abstractNumId="169" w15:restartNumberingAfterBreak="0">
    <w:nsid w:val="6D9C50EE"/>
    <w:multiLevelType w:val="hybridMultilevel"/>
    <w:tmpl w:val="ED28D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6DB63B09"/>
    <w:multiLevelType w:val="hybridMultilevel"/>
    <w:tmpl w:val="21E258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1" w15:restartNumberingAfterBreak="0">
    <w:nsid w:val="6E2A06EB"/>
    <w:multiLevelType w:val="hybridMultilevel"/>
    <w:tmpl w:val="2CD081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2" w15:restartNumberingAfterBreak="0">
    <w:nsid w:val="6F3E78A6"/>
    <w:multiLevelType w:val="hybridMultilevel"/>
    <w:tmpl w:val="B6D0D5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3" w15:restartNumberingAfterBreak="0">
    <w:nsid w:val="6F460E39"/>
    <w:multiLevelType w:val="hybridMultilevel"/>
    <w:tmpl w:val="84DA1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705F312E"/>
    <w:multiLevelType w:val="hybridMultilevel"/>
    <w:tmpl w:val="ED4AD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707F138B"/>
    <w:multiLevelType w:val="hybridMultilevel"/>
    <w:tmpl w:val="D4568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0874E10"/>
    <w:multiLevelType w:val="hybridMultilevel"/>
    <w:tmpl w:val="8E7CA1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717557D0"/>
    <w:multiLevelType w:val="hybridMultilevel"/>
    <w:tmpl w:val="25F6BC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7383401A"/>
    <w:multiLevelType w:val="hybridMultilevel"/>
    <w:tmpl w:val="A99EB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3915484"/>
    <w:multiLevelType w:val="hybridMultilevel"/>
    <w:tmpl w:val="46686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7494146B"/>
    <w:multiLevelType w:val="hybridMultilevel"/>
    <w:tmpl w:val="21FAB882"/>
    <w:lvl w:ilvl="0" w:tplc="ED625922">
      <w:start w:val="1"/>
      <w:numFmt w:val="decimal"/>
      <w:lvlText w:val="%1)"/>
      <w:lvlJc w:val="left"/>
      <w:pPr>
        <w:ind w:left="871"/>
      </w:pPr>
      <w:rPr>
        <w:rFonts w:ascii="Times New Roman" w:eastAsia="Arial" w:hAnsi="Times New Roman" w:cs="Times New Roman" w:hint="default"/>
        <w:b/>
        <w:bCs w:val="0"/>
        <w:i w:val="0"/>
        <w:strike w:val="0"/>
        <w:dstrike w:val="0"/>
        <w:color w:val="auto"/>
        <w:sz w:val="22"/>
        <w:szCs w:val="22"/>
        <w:u w:val="none" w:color="000000"/>
        <w:bdr w:val="none" w:sz="0" w:space="0" w:color="auto"/>
        <w:shd w:val="clear" w:color="auto" w:fill="auto"/>
        <w:vertAlign w:val="baseline"/>
      </w:rPr>
    </w:lvl>
    <w:lvl w:ilvl="1" w:tplc="24C27968">
      <w:start w:val="1"/>
      <w:numFmt w:val="bullet"/>
      <w:lvlText w:val="✓"/>
      <w:lvlJc w:val="left"/>
      <w:pPr>
        <w:ind w:left="108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2" w:tplc="2124A3AA">
      <w:start w:val="1"/>
      <w:numFmt w:val="bullet"/>
      <w:lvlText w:val="▪"/>
      <w:lvlJc w:val="left"/>
      <w:pPr>
        <w:ind w:left="180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3" w:tplc="3C7CD83C">
      <w:start w:val="1"/>
      <w:numFmt w:val="bullet"/>
      <w:lvlText w:val="•"/>
      <w:lvlJc w:val="left"/>
      <w:pPr>
        <w:ind w:left="252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4" w:tplc="3162D69A">
      <w:start w:val="1"/>
      <w:numFmt w:val="bullet"/>
      <w:lvlText w:val="o"/>
      <w:lvlJc w:val="left"/>
      <w:pPr>
        <w:ind w:left="324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5" w:tplc="8A6CF8FC">
      <w:start w:val="1"/>
      <w:numFmt w:val="bullet"/>
      <w:lvlText w:val="▪"/>
      <w:lvlJc w:val="left"/>
      <w:pPr>
        <w:ind w:left="396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6" w:tplc="6000798E">
      <w:start w:val="1"/>
      <w:numFmt w:val="bullet"/>
      <w:lvlText w:val="•"/>
      <w:lvlJc w:val="left"/>
      <w:pPr>
        <w:ind w:left="468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7" w:tplc="989875BC">
      <w:start w:val="1"/>
      <w:numFmt w:val="bullet"/>
      <w:lvlText w:val="o"/>
      <w:lvlJc w:val="left"/>
      <w:pPr>
        <w:ind w:left="540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8" w:tplc="4406EBBA">
      <w:start w:val="1"/>
      <w:numFmt w:val="bullet"/>
      <w:lvlText w:val="▪"/>
      <w:lvlJc w:val="left"/>
      <w:pPr>
        <w:ind w:left="612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abstractNum>
  <w:abstractNum w:abstractNumId="181" w15:restartNumberingAfterBreak="0">
    <w:nsid w:val="753306DA"/>
    <w:multiLevelType w:val="hybridMultilevel"/>
    <w:tmpl w:val="0CD0D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57F62AE"/>
    <w:multiLevelType w:val="hybridMultilevel"/>
    <w:tmpl w:val="E1EEE5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3" w15:restartNumberingAfterBreak="0">
    <w:nsid w:val="763E6E60"/>
    <w:multiLevelType w:val="hybridMultilevel"/>
    <w:tmpl w:val="75281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76C40FA0"/>
    <w:multiLevelType w:val="hybridMultilevel"/>
    <w:tmpl w:val="2A1A749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76CE7C43"/>
    <w:multiLevelType w:val="hybridMultilevel"/>
    <w:tmpl w:val="D03C0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77500781"/>
    <w:multiLevelType w:val="hybridMultilevel"/>
    <w:tmpl w:val="33BACB70"/>
    <w:lvl w:ilvl="0" w:tplc="580A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numFmt w:val="bullet"/>
      <w:lvlText w:val="•"/>
      <w:lvlJc w:val="left"/>
      <w:pPr>
        <w:ind w:left="3240" w:hanging="360"/>
      </w:pPr>
      <w:rPr>
        <w:rFonts w:ascii="Times New Roman" w:eastAsiaTheme="minorEastAsia" w:hAnsi="Times New Roman" w:cs="Times New Roman" w:hint="default"/>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7" w15:restartNumberingAfterBreak="0">
    <w:nsid w:val="781216A9"/>
    <w:multiLevelType w:val="hybridMultilevel"/>
    <w:tmpl w:val="544A312C"/>
    <w:lvl w:ilvl="0" w:tplc="FFFFFFFF">
      <w:start w:val="1"/>
      <w:numFmt w:val="decimal"/>
      <w:lvlText w:val="%1)"/>
      <w:lvlJc w:val="left"/>
      <w:pPr>
        <w:ind w:left="720" w:hanging="360"/>
      </w:pPr>
    </w:lvl>
    <w:lvl w:ilvl="1" w:tplc="FFFFFFFF">
      <w:start w:val="1"/>
      <w:numFmt w:val="lowerLetter"/>
      <w:lvlText w:val="%2)"/>
      <w:lvlJc w:val="left"/>
      <w:pPr>
        <w:ind w:left="1080" w:hanging="360"/>
      </w:pPr>
      <w:rPr>
        <w:rFonts w:hint="default"/>
      </w:rPr>
    </w:lvl>
    <w:lvl w:ilvl="2" w:tplc="FFFFFFFF">
      <w:start w:val="1"/>
      <w:numFmt w:val="lowerRoman"/>
      <w:lvlText w:val="%3)"/>
      <w:lvlJc w:val="left"/>
      <w:pPr>
        <w:ind w:left="1440" w:hanging="360"/>
      </w:pPr>
      <w:rPr>
        <w:rFonts w:hint="default"/>
        <w:sz w:val="22"/>
      </w:rPr>
    </w:lvl>
    <w:lvl w:ilvl="3" w:tplc="FFFFFFFF">
      <w:start w:val="1"/>
      <w:numFmt w:val="decimal"/>
      <w:lvlText w:val="(%4)"/>
      <w:lvlJc w:val="left"/>
      <w:pPr>
        <w:ind w:left="1800" w:hanging="360"/>
      </w:pPr>
      <w:rPr>
        <w:rFonts w:hint="default"/>
      </w:rPr>
    </w:lvl>
    <w:lvl w:ilvl="4" w:tplc="FFFFFFFF">
      <w:start w:val="1"/>
      <w:numFmt w:val="lowerLetter"/>
      <w:lvlText w:val="(%5)"/>
      <w:lvlJc w:val="left"/>
      <w:pPr>
        <w:ind w:left="2160" w:hanging="360"/>
      </w:pPr>
      <w:rPr>
        <w:rFonts w:hint="default"/>
      </w:rPr>
    </w:lvl>
    <w:lvl w:ilvl="5" w:tplc="FFFFFFFF">
      <w:start w:val="1"/>
      <w:numFmt w:val="lowerRoman"/>
      <w:lvlText w:val="(%6)"/>
      <w:lvlJc w:val="left"/>
      <w:pPr>
        <w:ind w:left="2520" w:hanging="360"/>
      </w:pPr>
      <w:rPr>
        <w:rFonts w:hint="default"/>
      </w:rPr>
    </w:lvl>
    <w:lvl w:ilvl="6" w:tplc="FFFFFFFF">
      <w:start w:val="1"/>
      <w:numFmt w:val="decimal"/>
      <w:lvlText w:val="%7."/>
      <w:lvlJc w:val="left"/>
      <w:pPr>
        <w:ind w:left="2880" w:hanging="360"/>
      </w:pPr>
      <w:rPr>
        <w:rFonts w:hint="default"/>
      </w:rPr>
    </w:lvl>
    <w:lvl w:ilvl="7" w:tplc="FFFFFFFF">
      <w:start w:val="1"/>
      <w:numFmt w:val="lowerLetter"/>
      <w:lvlText w:val="%8."/>
      <w:lvlJc w:val="left"/>
      <w:pPr>
        <w:ind w:left="3240" w:hanging="360"/>
      </w:pPr>
      <w:rPr>
        <w:rFonts w:hint="default"/>
      </w:rPr>
    </w:lvl>
    <w:lvl w:ilvl="8" w:tplc="FFFFFFFF">
      <w:start w:val="1"/>
      <w:numFmt w:val="lowerRoman"/>
      <w:lvlText w:val="%9."/>
      <w:lvlJc w:val="left"/>
      <w:pPr>
        <w:ind w:left="3600" w:hanging="360"/>
      </w:pPr>
      <w:rPr>
        <w:rFonts w:hint="default"/>
      </w:rPr>
    </w:lvl>
  </w:abstractNum>
  <w:abstractNum w:abstractNumId="188" w15:restartNumberingAfterBreak="0">
    <w:nsid w:val="78CB4BAE"/>
    <w:multiLevelType w:val="hybridMultilevel"/>
    <w:tmpl w:val="42B0C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78D42A02"/>
    <w:multiLevelType w:val="hybridMultilevel"/>
    <w:tmpl w:val="AAA4D2E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0" w15:restartNumberingAfterBreak="0">
    <w:nsid w:val="79C00ADF"/>
    <w:multiLevelType w:val="hybridMultilevel"/>
    <w:tmpl w:val="8C8EBA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9DC3D53"/>
    <w:multiLevelType w:val="hybridMultilevel"/>
    <w:tmpl w:val="9DB6F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7A2D6388"/>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3" w15:restartNumberingAfterBreak="0">
    <w:nsid w:val="7A944FA4"/>
    <w:multiLevelType w:val="hybridMultilevel"/>
    <w:tmpl w:val="0622B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7AF73332"/>
    <w:multiLevelType w:val="multilevel"/>
    <w:tmpl w:val="67F6B62C"/>
    <w:lvl w:ilvl="0">
      <w:start w:val="11"/>
      <w:numFmt w:val="decimal"/>
      <w:lvlText w:val="%1"/>
      <w:lvlJc w:val="left"/>
      <w:pPr>
        <w:ind w:left="726" w:hanging="726"/>
      </w:pPr>
      <w:rPr>
        <w:rFonts w:hint="default"/>
      </w:rPr>
    </w:lvl>
    <w:lvl w:ilvl="1">
      <w:start w:val="15"/>
      <w:numFmt w:val="decimal"/>
      <w:lvlText w:val="%1.%2"/>
      <w:lvlJc w:val="left"/>
      <w:pPr>
        <w:ind w:left="726" w:hanging="726"/>
      </w:pPr>
      <w:rPr>
        <w:rFonts w:hint="default"/>
      </w:rPr>
    </w:lvl>
    <w:lvl w:ilvl="2">
      <w:start w:val="1"/>
      <w:numFmt w:val="decimal"/>
      <w:lvlText w:val="%1.%2.%3"/>
      <w:lvlJc w:val="left"/>
      <w:pPr>
        <w:ind w:left="726" w:hanging="726"/>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5" w15:restartNumberingAfterBreak="0">
    <w:nsid w:val="7C4B24CD"/>
    <w:multiLevelType w:val="hybridMultilevel"/>
    <w:tmpl w:val="2BAE1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D9876B0"/>
    <w:multiLevelType w:val="hybridMultilevel"/>
    <w:tmpl w:val="1E365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7E1B36E5"/>
    <w:multiLevelType w:val="hybridMultilevel"/>
    <w:tmpl w:val="815AF944"/>
    <w:lvl w:ilvl="0" w:tplc="282CA92C">
      <w:numFmt w:val="bullet"/>
      <w:lvlText w:val=""/>
      <w:lvlJc w:val="left"/>
      <w:pPr>
        <w:ind w:left="840" w:hanging="360"/>
      </w:pPr>
      <w:rPr>
        <w:rFonts w:ascii="Symbol" w:eastAsia="Symbol" w:hAnsi="Symbol" w:cs="Symbol" w:hint="default"/>
        <w:w w:val="100"/>
        <w:sz w:val="18"/>
        <w:szCs w:val="18"/>
        <w:lang w:val="en-US" w:eastAsia="en-US" w:bidi="ar-SA"/>
      </w:rPr>
    </w:lvl>
    <w:lvl w:ilvl="1" w:tplc="9DB48588">
      <w:numFmt w:val="bullet"/>
      <w:lvlText w:val="•"/>
      <w:lvlJc w:val="left"/>
      <w:pPr>
        <w:ind w:left="1892" w:hanging="360"/>
      </w:pPr>
      <w:rPr>
        <w:rFonts w:hint="default"/>
        <w:lang w:val="en-US" w:eastAsia="en-US" w:bidi="ar-SA"/>
      </w:rPr>
    </w:lvl>
    <w:lvl w:ilvl="2" w:tplc="16484E4C">
      <w:numFmt w:val="bullet"/>
      <w:lvlText w:val="•"/>
      <w:lvlJc w:val="left"/>
      <w:pPr>
        <w:ind w:left="2944" w:hanging="360"/>
      </w:pPr>
      <w:rPr>
        <w:rFonts w:hint="default"/>
        <w:lang w:val="en-US" w:eastAsia="en-US" w:bidi="ar-SA"/>
      </w:rPr>
    </w:lvl>
    <w:lvl w:ilvl="3" w:tplc="0916EB24">
      <w:numFmt w:val="bullet"/>
      <w:lvlText w:val="•"/>
      <w:lvlJc w:val="left"/>
      <w:pPr>
        <w:ind w:left="3996" w:hanging="360"/>
      </w:pPr>
      <w:rPr>
        <w:rFonts w:hint="default"/>
        <w:lang w:val="en-US" w:eastAsia="en-US" w:bidi="ar-SA"/>
      </w:rPr>
    </w:lvl>
    <w:lvl w:ilvl="4" w:tplc="784ECDB2">
      <w:numFmt w:val="bullet"/>
      <w:lvlText w:val="•"/>
      <w:lvlJc w:val="left"/>
      <w:pPr>
        <w:ind w:left="5048" w:hanging="360"/>
      </w:pPr>
      <w:rPr>
        <w:rFonts w:hint="default"/>
        <w:lang w:val="en-US" w:eastAsia="en-US" w:bidi="ar-SA"/>
      </w:rPr>
    </w:lvl>
    <w:lvl w:ilvl="5" w:tplc="A77CD134">
      <w:numFmt w:val="bullet"/>
      <w:lvlText w:val="•"/>
      <w:lvlJc w:val="left"/>
      <w:pPr>
        <w:ind w:left="6100" w:hanging="360"/>
      </w:pPr>
      <w:rPr>
        <w:rFonts w:hint="default"/>
        <w:lang w:val="en-US" w:eastAsia="en-US" w:bidi="ar-SA"/>
      </w:rPr>
    </w:lvl>
    <w:lvl w:ilvl="6" w:tplc="5502B5E8">
      <w:numFmt w:val="bullet"/>
      <w:lvlText w:val="•"/>
      <w:lvlJc w:val="left"/>
      <w:pPr>
        <w:ind w:left="7152" w:hanging="360"/>
      </w:pPr>
      <w:rPr>
        <w:rFonts w:hint="default"/>
        <w:lang w:val="en-US" w:eastAsia="en-US" w:bidi="ar-SA"/>
      </w:rPr>
    </w:lvl>
    <w:lvl w:ilvl="7" w:tplc="3B489028">
      <w:numFmt w:val="bullet"/>
      <w:lvlText w:val="•"/>
      <w:lvlJc w:val="left"/>
      <w:pPr>
        <w:ind w:left="8204" w:hanging="360"/>
      </w:pPr>
      <w:rPr>
        <w:rFonts w:hint="default"/>
        <w:lang w:val="en-US" w:eastAsia="en-US" w:bidi="ar-SA"/>
      </w:rPr>
    </w:lvl>
    <w:lvl w:ilvl="8" w:tplc="E2DEE758">
      <w:numFmt w:val="bullet"/>
      <w:lvlText w:val="•"/>
      <w:lvlJc w:val="left"/>
      <w:pPr>
        <w:ind w:left="9256" w:hanging="360"/>
      </w:pPr>
      <w:rPr>
        <w:rFonts w:hint="default"/>
        <w:lang w:val="en-US" w:eastAsia="en-US" w:bidi="ar-SA"/>
      </w:rPr>
    </w:lvl>
  </w:abstractNum>
  <w:abstractNum w:abstractNumId="198" w15:restartNumberingAfterBreak="0">
    <w:nsid w:val="7EEC6EDA"/>
    <w:multiLevelType w:val="hybridMultilevel"/>
    <w:tmpl w:val="FFB44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4925872">
    <w:abstractNumId w:val="175"/>
  </w:num>
  <w:num w:numId="2" w16cid:durableId="751702101">
    <w:abstractNumId w:val="47"/>
  </w:num>
  <w:num w:numId="3" w16cid:durableId="901671219">
    <w:abstractNumId w:val="133"/>
  </w:num>
  <w:num w:numId="4" w16cid:durableId="828643307">
    <w:abstractNumId w:val="103"/>
  </w:num>
  <w:num w:numId="5" w16cid:durableId="2128546449">
    <w:abstractNumId w:val="32"/>
  </w:num>
  <w:num w:numId="6" w16cid:durableId="429087098">
    <w:abstractNumId w:val="125"/>
  </w:num>
  <w:num w:numId="7" w16cid:durableId="437069604">
    <w:abstractNumId w:val="158"/>
  </w:num>
  <w:num w:numId="8" w16cid:durableId="864026982">
    <w:abstractNumId w:val="74"/>
  </w:num>
  <w:num w:numId="9" w16cid:durableId="1468858705">
    <w:abstractNumId w:val="19"/>
  </w:num>
  <w:num w:numId="10" w16cid:durableId="762803608">
    <w:abstractNumId w:val="3"/>
  </w:num>
  <w:num w:numId="11" w16cid:durableId="1456097761">
    <w:abstractNumId w:val="88"/>
  </w:num>
  <w:num w:numId="12" w16cid:durableId="1753350697">
    <w:abstractNumId w:val="70"/>
  </w:num>
  <w:num w:numId="13" w16cid:durableId="1021587393">
    <w:abstractNumId w:val="71"/>
  </w:num>
  <w:num w:numId="14" w16cid:durableId="2002732202">
    <w:abstractNumId w:val="190"/>
  </w:num>
  <w:num w:numId="15" w16cid:durableId="728579025">
    <w:abstractNumId w:val="85"/>
  </w:num>
  <w:num w:numId="16" w16cid:durableId="985165735">
    <w:abstractNumId w:val="35"/>
  </w:num>
  <w:num w:numId="17" w16cid:durableId="1226183767">
    <w:abstractNumId w:val="92"/>
  </w:num>
  <w:num w:numId="18" w16cid:durableId="1903564398">
    <w:abstractNumId w:val="60"/>
  </w:num>
  <w:num w:numId="19" w16cid:durableId="754477235">
    <w:abstractNumId w:val="140"/>
  </w:num>
  <w:num w:numId="20" w16cid:durableId="944534676">
    <w:abstractNumId w:val="119"/>
  </w:num>
  <w:num w:numId="21" w16cid:durableId="1754662380">
    <w:abstractNumId w:val="134"/>
  </w:num>
  <w:num w:numId="22" w16cid:durableId="1491021912">
    <w:abstractNumId w:val="112"/>
  </w:num>
  <w:num w:numId="23" w16cid:durableId="1258709545">
    <w:abstractNumId w:val="189"/>
  </w:num>
  <w:num w:numId="24" w16cid:durableId="70591385">
    <w:abstractNumId w:val="75"/>
  </w:num>
  <w:num w:numId="25" w16cid:durableId="5330759">
    <w:abstractNumId w:val="52"/>
  </w:num>
  <w:num w:numId="26" w16cid:durableId="1476071313">
    <w:abstractNumId w:val="84"/>
  </w:num>
  <w:num w:numId="27" w16cid:durableId="274606724">
    <w:abstractNumId w:val="9"/>
  </w:num>
  <w:num w:numId="28" w16cid:durableId="1311905311">
    <w:abstractNumId w:val="141"/>
  </w:num>
  <w:num w:numId="29" w16cid:durableId="84614998">
    <w:abstractNumId w:val="23"/>
  </w:num>
  <w:num w:numId="30" w16cid:durableId="423722324">
    <w:abstractNumId w:val="93"/>
  </w:num>
  <w:num w:numId="31" w16cid:durableId="1386955649">
    <w:abstractNumId w:val="97"/>
  </w:num>
  <w:num w:numId="32" w16cid:durableId="2086024093">
    <w:abstractNumId w:val="7"/>
  </w:num>
  <w:num w:numId="33" w16cid:durableId="1890142430">
    <w:abstractNumId w:val="69"/>
  </w:num>
  <w:num w:numId="34" w16cid:durableId="1374767542">
    <w:abstractNumId w:val="57"/>
  </w:num>
  <w:num w:numId="35" w16cid:durableId="53313171">
    <w:abstractNumId w:val="63"/>
  </w:num>
  <w:num w:numId="36" w16cid:durableId="1876849665">
    <w:abstractNumId w:val="196"/>
  </w:num>
  <w:num w:numId="37" w16cid:durableId="659431141">
    <w:abstractNumId w:val="0"/>
  </w:num>
  <w:num w:numId="38" w16cid:durableId="217135311">
    <w:abstractNumId w:val="96"/>
  </w:num>
  <w:num w:numId="39" w16cid:durableId="718171836">
    <w:abstractNumId w:val="48"/>
  </w:num>
  <w:num w:numId="40" w16cid:durableId="293144807">
    <w:abstractNumId w:val="146"/>
  </w:num>
  <w:num w:numId="41" w16cid:durableId="1843352490">
    <w:abstractNumId w:val="122"/>
  </w:num>
  <w:num w:numId="42" w16cid:durableId="998188900">
    <w:abstractNumId w:val="56"/>
  </w:num>
  <w:num w:numId="43" w16cid:durableId="882212839">
    <w:abstractNumId w:val="104"/>
  </w:num>
  <w:num w:numId="44" w16cid:durableId="428162747">
    <w:abstractNumId w:val="163"/>
  </w:num>
  <w:num w:numId="45" w16cid:durableId="155152901">
    <w:abstractNumId w:val="143"/>
  </w:num>
  <w:num w:numId="46" w16cid:durableId="1979844059">
    <w:abstractNumId w:val="191"/>
  </w:num>
  <w:num w:numId="47" w16cid:durableId="1809743343">
    <w:abstractNumId w:val="193"/>
  </w:num>
  <w:num w:numId="48" w16cid:durableId="1730031191">
    <w:abstractNumId w:val="132"/>
  </w:num>
  <w:num w:numId="49" w16cid:durableId="1755928994">
    <w:abstractNumId w:val="137"/>
  </w:num>
  <w:num w:numId="50" w16cid:durableId="1498182143">
    <w:abstractNumId w:val="41"/>
  </w:num>
  <w:num w:numId="51" w16cid:durableId="1696924610">
    <w:abstractNumId w:val="198"/>
  </w:num>
  <w:num w:numId="52" w16cid:durableId="571350972">
    <w:abstractNumId w:val="183"/>
  </w:num>
  <w:num w:numId="53" w16cid:durableId="1277327963">
    <w:abstractNumId w:val="66"/>
  </w:num>
  <w:num w:numId="54" w16cid:durableId="1629781622">
    <w:abstractNumId w:val="121"/>
  </w:num>
  <w:num w:numId="55" w16cid:durableId="412238603">
    <w:abstractNumId w:val="156"/>
  </w:num>
  <w:num w:numId="56" w16cid:durableId="1650934911">
    <w:abstractNumId w:val="109"/>
  </w:num>
  <w:num w:numId="57" w16cid:durableId="1158153030">
    <w:abstractNumId w:val="98"/>
  </w:num>
  <w:num w:numId="58" w16cid:durableId="645475613">
    <w:abstractNumId w:val="135"/>
  </w:num>
  <w:num w:numId="59" w16cid:durableId="1584103049">
    <w:abstractNumId w:val="165"/>
  </w:num>
  <w:num w:numId="60" w16cid:durableId="677774640">
    <w:abstractNumId w:val="155"/>
  </w:num>
  <w:num w:numId="61" w16cid:durableId="1313557755">
    <w:abstractNumId w:val="62"/>
  </w:num>
  <w:num w:numId="62" w16cid:durableId="1684895813">
    <w:abstractNumId w:val="179"/>
  </w:num>
  <w:num w:numId="63" w16cid:durableId="1648314103">
    <w:abstractNumId w:val="195"/>
  </w:num>
  <w:num w:numId="64" w16cid:durableId="1516846578">
    <w:abstractNumId w:val="147"/>
  </w:num>
  <w:num w:numId="65" w16cid:durableId="1520118721">
    <w:abstractNumId w:val="87"/>
  </w:num>
  <w:num w:numId="66" w16cid:durableId="1923027178">
    <w:abstractNumId w:val="50"/>
  </w:num>
  <w:num w:numId="67" w16cid:durableId="1727408088">
    <w:abstractNumId w:val="21"/>
  </w:num>
  <w:num w:numId="68" w16cid:durableId="1851918217">
    <w:abstractNumId w:val="176"/>
  </w:num>
  <w:num w:numId="69" w16cid:durableId="1838614128">
    <w:abstractNumId w:val="170"/>
  </w:num>
  <w:num w:numId="70" w16cid:durableId="1969433847">
    <w:abstractNumId w:val="149"/>
  </w:num>
  <w:num w:numId="71" w16cid:durableId="1539464419">
    <w:abstractNumId w:val="142"/>
  </w:num>
  <w:num w:numId="72" w16cid:durableId="526217490">
    <w:abstractNumId w:val="152"/>
  </w:num>
  <w:num w:numId="73" w16cid:durableId="294875450">
    <w:abstractNumId w:val="17"/>
  </w:num>
  <w:num w:numId="74" w16cid:durableId="584581722">
    <w:abstractNumId w:val="44"/>
  </w:num>
  <w:num w:numId="75" w16cid:durableId="515654882">
    <w:abstractNumId w:val="37"/>
  </w:num>
  <w:num w:numId="76" w16cid:durableId="196282992">
    <w:abstractNumId w:val="18"/>
  </w:num>
  <w:num w:numId="77" w16cid:durableId="1118986586">
    <w:abstractNumId w:val="136"/>
  </w:num>
  <w:num w:numId="78" w16cid:durableId="708070259">
    <w:abstractNumId w:val="16"/>
  </w:num>
  <w:num w:numId="79" w16cid:durableId="2064138480">
    <w:abstractNumId w:val="24"/>
  </w:num>
  <w:num w:numId="80" w16cid:durableId="1976720675">
    <w:abstractNumId w:val="114"/>
  </w:num>
  <w:num w:numId="81" w16cid:durableId="1280145772">
    <w:abstractNumId w:val="38"/>
  </w:num>
  <w:num w:numId="82" w16cid:durableId="2081324989">
    <w:abstractNumId w:val="20"/>
  </w:num>
  <w:num w:numId="83" w16cid:durableId="2012558288">
    <w:abstractNumId w:val="101"/>
  </w:num>
  <w:num w:numId="84" w16cid:durableId="1889218105">
    <w:abstractNumId w:val="178"/>
  </w:num>
  <w:num w:numId="85" w16cid:durableId="98107449">
    <w:abstractNumId w:val="68"/>
  </w:num>
  <w:num w:numId="86" w16cid:durableId="505293571">
    <w:abstractNumId w:val="55"/>
  </w:num>
  <w:num w:numId="87" w16cid:durableId="281351487">
    <w:abstractNumId w:val="184"/>
  </w:num>
  <w:num w:numId="88" w16cid:durableId="609356761">
    <w:abstractNumId w:val="94"/>
  </w:num>
  <w:num w:numId="89" w16cid:durableId="825048392">
    <w:abstractNumId w:val="2"/>
  </w:num>
  <w:num w:numId="90" w16cid:durableId="1941334401">
    <w:abstractNumId w:val="118"/>
  </w:num>
  <w:num w:numId="91" w16cid:durableId="508787466">
    <w:abstractNumId w:val="1"/>
  </w:num>
  <w:num w:numId="92" w16cid:durableId="2109306878">
    <w:abstractNumId w:val="113"/>
  </w:num>
  <w:num w:numId="93" w16cid:durableId="220482801">
    <w:abstractNumId w:val="148"/>
  </w:num>
  <w:num w:numId="94" w16cid:durableId="1280993926">
    <w:abstractNumId w:val="25"/>
  </w:num>
  <w:num w:numId="95" w16cid:durableId="195324494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056394393">
    <w:abstractNumId w:val="45"/>
  </w:num>
  <w:num w:numId="97" w16cid:durableId="1876195785">
    <w:abstractNumId w:val="89"/>
  </w:num>
  <w:num w:numId="98" w16cid:durableId="1649818197">
    <w:abstractNumId w:val="145"/>
  </w:num>
  <w:num w:numId="99" w16cid:durableId="850800682">
    <w:abstractNumId w:val="192"/>
  </w:num>
  <w:num w:numId="100" w16cid:durableId="44570816">
    <w:abstractNumId w:val="1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358967043">
    <w:abstractNumId w:val="64"/>
  </w:num>
  <w:num w:numId="102" w16cid:durableId="1316842070">
    <w:abstractNumId w:val="117"/>
  </w:num>
  <w:num w:numId="103" w16cid:durableId="208998140">
    <w:abstractNumId w:val="28"/>
  </w:num>
  <w:num w:numId="104" w16cid:durableId="1990673455">
    <w:abstractNumId w:val="95"/>
  </w:num>
  <w:num w:numId="105" w16cid:durableId="158036085">
    <w:abstractNumId w:val="166"/>
  </w:num>
  <w:num w:numId="106" w16cid:durableId="727074344">
    <w:abstractNumId w:val="15"/>
  </w:num>
  <w:num w:numId="107" w16cid:durableId="794719785">
    <w:abstractNumId w:val="65"/>
  </w:num>
  <w:num w:numId="108" w16cid:durableId="2112702599">
    <w:abstractNumId w:val="186"/>
  </w:num>
  <w:num w:numId="109" w16cid:durableId="1807310256">
    <w:abstractNumId w:val="150"/>
  </w:num>
  <w:num w:numId="110" w16cid:durableId="1338727550">
    <w:abstractNumId w:val="36"/>
  </w:num>
  <w:num w:numId="111" w16cid:durableId="1903977826">
    <w:abstractNumId w:val="42"/>
  </w:num>
  <w:num w:numId="112" w16cid:durableId="1985305013">
    <w:abstractNumId w:val="116"/>
  </w:num>
  <w:num w:numId="113" w16cid:durableId="2036878541">
    <w:abstractNumId w:val="160"/>
  </w:num>
  <w:num w:numId="114" w16cid:durableId="250436747">
    <w:abstractNumId w:val="110"/>
  </w:num>
  <w:num w:numId="115" w16cid:durableId="1324166063">
    <w:abstractNumId w:val="174"/>
  </w:num>
  <w:num w:numId="116" w16cid:durableId="1982609182">
    <w:abstractNumId w:val="167"/>
  </w:num>
  <w:num w:numId="117" w16cid:durableId="1374188328">
    <w:abstractNumId w:val="83"/>
  </w:num>
  <w:num w:numId="118" w16cid:durableId="1194346578">
    <w:abstractNumId w:val="128"/>
  </w:num>
  <w:num w:numId="119" w16cid:durableId="787049748">
    <w:abstractNumId w:val="177"/>
  </w:num>
  <w:num w:numId="120" w16cid:durableId="189880280">
    <w:abstractNumId w:val="81"/>
  </w:num>
  <w:num w:numId="121" w16cid:durableId="1256012127">
    <w:abstractNumId w:val="153"/>
  </w:num>
  <w:num w:numId="122" w16cid:durableId="941574450">
    <w:abstractNumId w:val="172"/>
  </w:num>
  <w:num w:numId="123" w16cid:durableId="1000235031">
    <w:abstractNumId w:val="5"/>
  </w:num>
  <w:num w:numId="124" w16cid:durableId="471603975">
    <w:abstractNumId w:val="168"/>
  </w:num>
  <w:num w:numId="125" w16cid:durableId="383990555">
    <w:abstractNumId w:val="131"/>
  </w:num>
  <w:num w:numId="126" w16cid:durableId="996299267">
    <w:abstractNumId w:val="144"/>
  </w:num>
  <w:num w:numId="127" w16cid:durableId="2029484070">
    <w:abstractNumId w:val="100"/>
  </w:num>
  <w:num w:numId="128" w16cid:durableId="273902976">
    <w:abstractNumId w:val="31"/>
  </w:num>
  <w:num w:numId="129" w16cid:durableId="415903706">
    <w:abstractNumId w:val="182"/>
  </w:num>
  <w:num w:numId="130" w16cid:durableId="1973365025">
    <w:abstractNumId w:val="86"/>
  </w:num>
  <w:num w:numId="131" w16cid:durableId="106314861">
    <w:abstractNumId w:val="111"/>
  </w:num>
  <w:num w:numId="132" w16cid:durableId="1896116802">
    <w:abstractNumId w:val="188"/>
  </w:num>
  <w:num w:numId="133" w16cid:durableId="403645623">
    <w:abstractNumId w:val="54"/>
  </w:num>
  <w:num w:numId="134" w16cid:durableId="983126090">
    <w:abstractNumId w:val="173"/>
  </w:num>
  <w:num w:numId="135" w16cid:durableId="2060543630">
    <w:abstractNumId w:val="102"/>
  </w:num>
  <w:num w:numId="136" w16cid:durableId="877009564">
    <w:abstractNumId w:val="129"/>
  </w:num>
  <w:num w:numId="137" w16cid:durableId="432366051">
    <w:abstractNumId w:val="164"/>
  </w:num>
  <w:num w:numId="138" w16cid:durableId="400762153">
    <w:abstractNumId w:val="26"/>
  </w:num>
  <w:num w:numId="139" w16cid:durableId="1008677981">
    <w:abstractNumId w:val="27"/>
  </w:num>
  <w:num w:numId="140" w16cid:durableId="26297980">
    <w:abstractNumId w:val="33"/>
  </w:num>
  <w:num w:numId="141" w16cid:durableId="1197618224">
    <w:abstractNumId w:val="151"/>
  </w:num>
  <w:num w:numId="142" w16cid:durableId="1128359390">
    <w:abstractNumId w:val="77"/>
  </w:num>
  <w:num w:numId="143" w16cid:durableId="838541377">
    <w:abstractNumId w:val="12"/>
  </w:num>
  <w:num w:numId="144" w16cid:durableId="547567072">
    <w:abstractNumId w:val="30"/>
  </w:num>
  <w:num w:numId="145" w16cid:durableId="180977541">
    <w:abstractNumId w:val="11"/>
  </w:num>
  <w:num w:numId="146" w16cid:durableId="1427845866">
    <w:abstractNumId w:val="108"/>
  </w:num>
  <w:num w:numId="147" w16cid:durableId="1859269300">
    <w:abstractNumId w:val="80"/>
  </w:num>
  <w:num w:numId="148" w16cid:durableId="1557619422">
    <w:abstractNumId w:val="187"/>
  </w:num>
  <w:num w:numId="149" w16cid:durableId="576792782">
    <w:abstractNumId w:val="4"/>
  </w:num>
  <w:num w:numId="150" w16cid:durableId="472334026">
    <w:abstractNumId w:val="130"/>
  </w:num>
  <w:num w:numId="151" w16cid:durableId="118035336">
    <w:abstractNumId w:val="49"/>
  </w:num>
  <w:num w:numId="152" w16cid:durableId="2020345970">
    <w:abstractNumId w:val="13"/>
  </w:num>
  <w:num w:numId="153" w16cid:durableId="557933277">
    <w:abstractNumId w:val="79"/>
  </w:num>
  <w:num w:numId="154" w16cid:durableId="2060593990">
    <w:abstractNumId w:val="14"/>
  </w:num>
  <w:num w:numId="155" w16cid:durableId="1159736473">
    <w:abstractNumId w:val="124"/>
  </w:num>
  <w:num w:numId="156" w16cid:durableId="933710113">
    <w:abstractNumId w:val="53"/>
  </w:num>
  <w:num w:numId="157" w16cid:durableId="1036200486">
    <w:abstractNumId w:val="90"/>
  </w:num>
  <w:num w:numId="158" w16cid:durableId="1305506024">
    <w:abstractNumId w:val="127"/>
  </w:num>
  <w:num w:numId="159" w16cid:durableId="1137802280">
    <w:abstractNumId w:val="78"/>
  </w:num>
  <w:num w:numId="160" w16cid:durableId="1401438568">
    <w:abstractNumId w:val="22"/>
  </w:num>
  <w:num w:numId="161" w16cid:durableId="128790975">
    <w:abstractNumId w:val="82"/>
  </w:num>
  <w:num w:numId="162" w16cid:durableId="968630129">
    <w:abstractNumId w:val="59"/>
  </w:num>
  <w:num w:numId="163" w16cid:durableId="1610964517">
    <w:abstractNumId w:val="162"/>
  </w:num>
  <w:num w:numId="164" w16cid:durableId="2026784715">
    <w:abstractNumId w:val="51"/>
  </w:num>
  <w:num w:numId="165" w16cid:durableId="2026323707">
    <w:abstractNumId w:val="126"/>
  </w:num>
  <w:num w:numId="166" w16cid:durableId="261568727">
    <w:abstractNumId w:val="139"/>
  </w:num>
  <w:num w:numId="167" w16cid:durableId="1500658956">
    <w:abstractNumId w:val="157"/>
  </w:num>
  <w:num w:numId="168" w16cid:durableId="1123231413">
    <w:abstractNumId w:val="99"/>
  </w:num>
  <w:num w:numId="169" w16cid:durableId="735709147">
    <w:abstractNumId w:val="105"/>
  </w:num>
  <w:num w:numId="170" w16cid:durableId="2119789512">
    <w:abstractNumId w:val="39"/>
  </w:num>
  <w:num w:numId="171" w16cid:durableId="686563173">
    <w:abstractNumId w:val="10"/>
  </w:num>
  <w:num w:numId="172" w16cid:durableId="750547632">
    <w:abstractNumId w:val="120"/>
  </w:num>
  <w:num w:numId="173" w16cid:durableId="1447770275">
    <w:abstractNumId w:val="29"/>
  </w:num>
  <w:num w:numId="174" w16cid:durableId="2007054551">
    <w:abstractNumId w:val="40"/>
  </w:num>
  <w:num w:numId="175" w16cid:durableId="1062558859">
    <w:abstractNumId w:val="159"/>
  </w:num>
  <w:num w:numId="176" w16cid:durableId="1239054757">
    <w:abstractNumId w:val="180"/>
  </w:num>
  <w:num w:numId="177" w16cid:durableId="41565436">
    <w:abstractNumId w:val="154"/>
  </w:num>
  <w:num w:numId="178" w16cid:durableId="1067650861">
    <w:abstractNumId w:val="185"/>
  </w:num>
  <w:num w:numId="179" w16cid:durableId="1443455352">
    <w:abstractNumId w:val="106"/>
  </w:num>
  <w:num w:numId="180" w16cid:durableId="456025362">
    <w:abstractNumId w:val="123"/>
  </w:num>
  <w:num w:numId="181" w16cid:durableId="639966394">
    <w:abstractNumId w:val="73"/>
  </w:num>
  <w:num w:numId="182" w16cid:durableId="684600413">
    <w:abstractNumId w:val="194"/>
  </w:num>
  <w:num w:numId="183" w16cid:durableId="1625037014">
    <w:abstractNumId w:val="8"/>
  </w:num>
  <w:num w:numId="184" w16cid:durableId="130826347">
    <w:abstractNumId w:val="138"/>
  </w:num>
  <w:num w:numId="185" w16cid:durableId="476411376">
    <w:abstractNumId w:val="34"/>
  </w:num>
  <w:num w:numId="186" w16cid:durableId="950091423">
    <w:abstractNumId w:val="169"/>
  </w:num>
  <w:num w:numId="187" w16cid:durableId="341515424">
    <w:abstractNumId w:val="91"/>
  </w:num>
  <w:num w:numId="188" w16cid:durableId="1837650059">
    <w:abstractNumId w:val="161"/>
  </w:num>
  <w:num w:numId="189" w16cid:durableId="1942301683">
    <w:abstractNumId w:val="115"/>
  </w:num>
  <w:num w:numId="190" w16cid:durableId="1490945233">
    <w:abstractNumId w:val="181"/>
  </w:num>
  <w:num w:numId="191" w16cid:durableId="1190995474">
    <w:abstractNumId w:val="67"/>
  </w:num>
  <w:num w:numId="192" w16cid:durableId="120730608">
    <w:abstractNumId w:val="76"/>
  </w:num>
  <w:num w:numId="193" w16cid:durableId="1150636165">
    <w:abstractNumId w:val="72"/>
  </w:num>
  <w:num w:numId="194" w16cid:durableId="1245070863">
    <w:abstractNumId w:val="197"/>
  </w:num>
  <w:num w:numId="195" w16cid:durableId="1647662375">
    <w:abstractNumId w:val="107"/>
  </w:num>
  <w:num w:numId="196" w16cid:durableId="298270717">
    <w:abstractNumId w:val="61"/>
  </w:num>
  <w:num w:numId="197" w16cid:durableId="790056805">
    <w:abstractNumId w:val="171"/>
  </w:num>
  <w:num w:numId="198" w16cid:durableId="612057275">
    <w:abstractNumId w:val="6"/>
  </w:num>
  <w:num w:numId="199" w16cid:durableId="741485335">
    <w:abstractNumId w:val="43"/>
  </w:num>
  <w:num w:numId="200" w16cid:durableId="1564825620">
    <w:abstractNumId w:val="46"/>
  </w:num>
  <w:num w:numId="201" w16cid:durableId="855002414">
    <w:abstractNumId w:val="58"/>
  </w:num>
  <w:numIdMacAtCleanup w:val="19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ssiel Nayibe Moreno Ladino">
    <w15:presenceInfo w15:providerId="AD" w15:userId="S::MMoreno@partners.net::d47fcbfa-1266-41f2-b1eb-db1101526654"/>
  </w15:person>
  <w15:person w15:author="Catherine Ramos">
    <w15:presenceInfo w15:providerId="AD" w15:userId="S::cramos@partners.net::8fa97c00-54c9-467d-b5b2-c1c81e8a69aa"/>
  </w15:person>
  <w15:person w15:author="Leonardo Torres">
    <w15:presenceInfo w15:providerId="AD" w15:userId="S::ltorres@partners.net::0411b1c9-fac9-4aa8-8725-2b8609cc18e0"/>
  </w15:person>
  <w15:person w15:author="Diana Rosario Figueroa">
    <w15:presenceInfo w15:providerId="AD" w15:userId="S::drosario@partners.net::a7b1bc90-da9f-4b29-b4f4-36ae71bae969"/>
  </w15:person>
  <w15:person w15:author="Paola Sarmiento">
    <w15:presenceInfo w15:providerId="AD" w15:userId="S::psarmiento@partners.net::e0255561-4dc0-45fc-8d01-0914501388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5FB"/>
    <w:rsid w:val="000006AD"/>
    <w:rsid w:val="0000137B"/>
    <w:rsid w:val="000013E3"/>
    <w:rsid w:val="000020A0"/>
    <w:rsid w:val="0000243E"/>
    <w:rsid w:val="00003F8B"/>
    <w:rsid w:val="00004AE0"/>
    <w:rsid w:val="0000571A"/>
    <w:rsid w:val="0000737F"/>
    <w:rsid w:val="000076A3"/>
    <w:rsid w:val="0000792C"/>
    <w:rsid w:val="000118DF"/>
    <w:rsid w:val="00011CC4"/>
    <w:rsid w:val="00013454"/>
    <w:rsid w:val="00013B75"/>
    <w:rsid w:val="00014515"/>
    <w:rsid w:val="00015543"/>
    <w:rsid w:val="00015BBB"/>
    <w:rsid w:val="00015EA1"/>
    <w:rsid w:val="000169E4"/>
    <w:rsid w:val="00016F36"/>
    <w:rsid w:val="00017BF0"/>
    <w:rsid w:val="00020C8C"/>
    <w:rsid w:val="00021979"/>
    <w:rsid w:val="00021C93"/>
    <w:rsid w:val="00022078"/>
    <w:rsid w:val="0002232E"/>
    <w:rsid w:val="00022D48"/>
    <w:rsid w:val="00022FF4"/>
    <w:rsid w:val="00023AA2"/>
    <w:rsid w:val="00023ED7"/>
    <w:rsid w:val="00024029"/>
    <w:rsid w:val="00024196"/>
    <w:rsid w:val="000247AA"/>
    <w:rsid w:val="00024DFF"/>
    <w:rsid w:val="00025E19"/>
    <w:rsid w:val="000266DD"/>
    <w:rsid w:val="000304E3"/>
    <w:rsid w:val="00030DDA"/>
    <w:rsid w:val="0003114F"/>
    <w:rsid w:val="0003124B"/>
    <w:rsid w:val="00031544"/>
    <w:rsid w:val="000321EB"/>
    <w:rsid w:val="00032672"/>
    <w:rsid w:val="00032D87"/>
    <w:rsid w:val="00032EE5"/>
    <w:rsid w:val="00033562"/>
    <w:rsid w:val="00033A0E"/>
    <w:rsid w:val="0003516F"/>
    <w:rsid w:val="00036037"/>
    <w:rsid w:val="000362D4"/>
    <w:rsid w:val="00036418"/>
    <w:rsid w:val="00036F34"/>
    <w:rsid w:val="000377C8"/>
    <w:rsid w:val="00037ED9"/>
    <w:rsid w:val="00040B30"/>
    <w:rsid w:val="0004122D"/>
    <w:rsid w:val="00041E27"/>
    <w:rsid w:val="00042009"/>
    <w:rsid w:val="000420B7"/>
    <w:rsid w:val="000422A7"/>
    <w:rsid w:val="00042D0B"/>
    <w:rsid w:val="00042F7F"/>
    <w:rsid w:val="00043344"/>
    <w:rsid w:val="00043843"/>
    <w:rsid w:val="00043A8B"/>
    <w:rsid w:val="00043AC0"/>
    <w:rsid w:val="00044C16"/>
    <w:rsid w:val="00044F12"/>
    <w:rsid w:val="00047518"/>
    <w:rsid w:val="000478E1"/>
    <w:rsid w:val="00047EE2"/>
    <w:rsid w:val="000501C6"/>
    <w:rsid w:val="00051CFF"/>
    <w:rsid w:val="00052570"/>
    <w:rsid w:val="000528F0"/>
    <w:rsid w:val="00052956"/>
    <w:rsid w:val="00052BDC"/>
    <w:rsid w:val="00053125"/>
    <w:rsid w:val="00053C03"/>
    <w:rsid w:val="00053D22"/>
    <w:rsid w:val="00054F2B"/>
    <w:rsid w:val="00055513"/>
    <w:rsid w:val="00055E14"/>
    <w:rsid w:val="00056A33"/>
    <w:rsid w:val="00056B35"/>
    <w:rsid w:val="00056E85"/>
    <w:rsid w:val="0005722A"/>
    <w:rsid w:val="000572F1"/>
    <w:rsid w:val="00057586"/>
    <w:rsid w:val="00057668"/>
    <w:rsid w:val="000578EF"/>
    <w:rsid w:val="0006039B"/>
    <w:rsid w:val="00061650"/>
    <w:rsid w:val="00061825"/>
    <w:rsid w:val="00061872"/>
    <w:rsid w:val="000619B8"/>
    <w:rsid w:val="00061FAB"/>
    <w:rsid w:val="0006475F"/>
    <w:rsid w:val="0006594D"/>
    <w:rsid w:val="00065952"/>
    <w:rsid w:val="00065BF8"/>
    <w:rsid w:val="0006601E"/>
    <w:rsid w:val="000662A6"/>
    <w:rsid w:val="000665DC"/>
    <w:rsid w:val="0006671B"/>
    <w:rsid w:val="00066CCD"/>
    <w:rsid w:val="00067E2E"/>
    <w:rsid w:val="000706C4"/>
    <w:rsid w:val="00070DA0"/>
    <w:rsid w:val="00071DF2"/>
    <w:rsid w:val="0007227B"/>
    <w:rsid w:val="00072516"/>
    <w:rsid w:val="00072B1B"/>
    <w:rsid w:val="00072E73"/>
    <w:rsid w:val="000736EE"/>
    <w:rsid w:val="00073A07"/>
    <w:rsid w:val="00074050"/>
    <w:rsid w:val="000741AF"/>
    <w:rsid w:val="00074A24"/>
    <w:rsid w:val="00075A27"/>
    <w:rsid w:val="00076947"/>
    <w:rsid w:val="00077CA3"/>
    <w:rsid w:val="00080A7B"/>
    <w:rsid w:val="00080E67"/>
    <w:rsid w:val="000827B9"/>
    <w:rsid w:val="00082AE1"/>
    <w:rsid w:val="00082B01"/>
    <w:rsid w:val="00083465"/>
    <w:rsid w:val="00083A9C"/>
    <w:rsid w:val="00083CED"/>
    <w:rsid w:val="00083EEE"/>
    <w:rsid w:val="00084179"/>
    <w:rsid w:val="00084639"/>
    <w:rsid w:val="00084F46"/>
    <w:rsid w:val="00084F7E"/>
    <w:rsid w:val="00086360"/>
    <w:rsid w:val="00086363"/>
    <w:rsid w:val="00086B38"/>
    <w:rsid w:val="00087A68"/>
    <w:rsid w:val="000902F5"/>
    <w:rsid w:val="00090873"/>
    <w:rsid w:val="0009120A"/>
    <w:rsid w:val="000925F6"/>
    <w:rsid w:val="0009283B"/>
    <w:rsid w:val="0009349B"/>
    <w:rsid w:val="00093646"/>
    <w:rsid w:val="000938CB"/>
    <w:rsid w:val="0009490C"/>
    <w:rsid w:val="00094912"/>
    <w:rsid w:val="00094960"/>
    <w:rsid w:val="00094B4F"/>
    <w:rsid w:val="00096648"/>
    <w:rsid w:val="000969AE"/>
    <w:rsid w:val="00096CCE"/>
    <w:rsid w:val="000974BF"/>
    <w:rsid w:val="00097844"/>
    <w:rsid w:val="00097888"/>
    <w:rsid w:val="0009796D"/>
    <w:rsid w:val="000A15F3"/>
    <w:rsid w:val="000A26FC"/>
    <w:rsid w:val="000A28A9"/>
    <w:rsid w:val="000A2C24"/>
    <w:rsid w:val="000A359B"/>
    <w:rsid w:val="000A511C"/>
    <w:rsid w:val="000A5804"/>
    <w:rsid w:val="000A58AD"/>
    <w:rsid w:val="000A5BE1"/>
    <w:rsid w:val="000A6136"/>
    <w:rsid w:val="000A6AF4"/>
    <w:rsid w:val="000A6B9D"/>
    <w:rsid w:val="000A6DD6"/>
    <w:rsid w:val="000A6F72"/>
    <w:rsid w:val="000A7302"/>
    <w:rsid w:val="000A7329"/>
    <w:rsid w:val="000A7AE6"/>
    <w:rsid w:val="000A7B4C"/>
    <w:rsid w:val="000B057F"/>
    <w:rsid w:val="000B0F5E"/>
    <w:rsid w:val="000B2755"/>
    <w:rsid w:val="000B3B49"/>
    <w:rsid w:val="000B4807"/>
    <w:rsid w:val="000B48E2"/>
    <w:rsid w:val="000B5538"/>
    <w:rsid w:val="000B5B55"/>
    <w:rsid w:val="000B62CD"/>
    <w:rsid w:val="000B6A64"/>
    <w:rsid w:val="000B7EDB"/>
    <w:rsid w:val="000C0373"/>
    <w:rsid w:val="000C1D4B"/>
    <w:rsid w:val="000C273F"/>
    <w:rsid w:val="000C3938"/>
    <w:rsid w:val="000C431B"/>
    <w:rsid w:val="000C487F"/>
    <w:rsid w:val="000C4A4F"/>
    <w:rsid w:val="000C4BAA"/>
    <w:rsid w:val="000C5045"/>
    <w:rsid w:val="000C5340"/>
    <w:rsid w:val="000C6649"/>
    <w:rsid w:val="000C6A31"/>
    <w:rsid w:val="000C6E35"/>
    <w:rsid w:val="000C7ADC"/>
    <w:rsid w:val="000C7F14"/>
    <w:rsid w:val="000D0233"/>
    <w:rsid w:val="000D0293"/>
    <w:rsid w:val="000D0621"/>
    <w:rsid w:val="000D0D35"/>
    <w:rsid w:val="000D0DA0"/>
    <w:rsid w:val="000D1920"/>
    <w:rsid w:val="000D28A0"/>
    <w:rsid w:val="000D3415"/>
    <w:rsid w:val="000D3D03"/>
    <w:rsid w:val="000D3FA3"/>
    <w:rsid w:val="000D5478"/>
    <w:rsid w:val="000D57E8"/>
    <w:rsid w:val="000D5BA9"/>
    <w:rsid w:val="000D5D45"/>
    <w:rsid w:val="000D5EAD"/>
    <w:rsid w:val="000D62F7"/>
    <w:rsid w:val="000D6303"/>
    <w:rsid w:val="000D7A47"/>
    <w:rsid w:val="000E0A0D"/>
    <w:rsid w:val="000E140A"/>
    <w:rsid w:val="000E1428"/>
    <w:rsid w:val="000E1948"/>
    <w:rsid w:val="000E1BDB"/>
    <w:rsid w:val="000E1FCC"/>
    <w:rsid w:val="000E219A"/>
    <w:rsid w:val="000E3235"/>
    <w:rsid w:val="000E4233"/>
    <w:rsid w:val="000E492C"/>
    <w:rsid w:val="000E4F37"/>
    <w:rsid w:val="000E5D21"/>
    <w:rsid w:val="000F0509"/>
    <w:rsid w:val="000F09A7"/>
    <w:rsid w:val="000F1133"/>
    <w:rsid w:val="000F1742"/>
    <w:rsid w:val="000F180E"/>
    <w:rsid w:val="000F1956"/>
    <w:rsid w:val="000F19F0"/>
    <w:rsid w:val="000F1D4E"/>
    <w:rsid w:val="000F2558"/>
    <w:rsid w:val="000F2C2D"/>
    <w:rsid w:val="000F2EA8"/>
    <w:rsid w:val="000F2EE9"/>
    <w:rsid w:val="000F2FA8"/>
    <w:rsid w:val="000F32AC"/>
    <w:rsid w:val="000F3CAA"/>
    <w:rsid w:val="000F3CF1"/>
    <w:rsid w:val="000F5503"/>
    <w:rsid w:val="000F5E9A"/>
    <w:rsid w:val="000F77D2"/>
    <w:rsid w:val="00100034"/>
    <w:rsid w:val="001002F6"/>
    <w:rsid w:val="0010032D"/>
    <w:rsid w:val="00100CF8"/>
    <w:rsid w:val="00100FDB"/>
    <w:rsid w:val="00101441"/>
    <w:rsid w:val="00103C96"/>
    <w:rsid w:val="00103DDE"/>
    <w:rsid w:val="001052DB"/>
    <w:rsid w:val="0010568E"/>
    <w:rsid w:val="00105888"/>
    <w:rsid w:val="00106338"/>
    <w:rsid w:val="00107152"/>
    <w:rsid w:val="00107D92"/>
    <w:rsid w:val="00110386"/>
    <w:rsid w:val="00110A67"/>
    <w:rsid w:val="001113C8"/>
    <w:rsid w:val="00111BC6"/>
    <w:rsid w:val="00112A7A"/>
    <w:rsid w:val="00112C6E"/>
    <w:rsid w:val="0011599F"/>
    <w:rsid w:val="00115E74"/>
    <w:rsid w:val="001161E6"/>
    <w:rsid w:val="00116E7B"/>
    <w:rsid w:val="00117012"/>
    <w:rsid w:val="001178EA"/>
    <w:rsid w:val="00117B83"/>
    <w:rsid w:val="00117EEC"/>
    <w:rsid w:val="001204BC"/>
    <w:rsid w:val="00120E56"/>
    <w:rsid w:val="00120F7E"/>
    <w:rsid w:val="001220F2"/>
    <w:rsid w:val="00122427"/>
    <w:rsid w:val="001227A3"/>
    <w:rsid w:val="00122C8F"/>
    <w:rsid w:val="00122D0F"/>
    <w:rsid w:val="001234CD"/>
    <w:rsid w:val="0012428A"/>
    <w:rsid w:val="00124552"/>
    <w:rsid w:val="0012496A"/>
    <w:rsid w:val="001257C9"/>
    <w:rsid w:val="00125A8D"/>
    <w:rsid w:val="00126702"/>
    <w:rsid w:val="00126E19"/>
    <w:rsid w:val="00126FD7"/>
    <w:rsid w:val="0012701A"/>
    <w:rsid w:val="0012720C"/>
    <w:rsid w:val="00127258"/>
    <w:rsid w:val="00127C47"/>
    <w:rsid w:val="00127D77"/>
    <w:rsid w:val="00127DB6"/>
    <w:rsid w:val="00130433"/>
    <w:rsid w:val="0013053C"/>
    <w:rsid w:val="00130583"/>
    <w:rsid w:val="00130706"/>
    <w:rsid w:val="0013093A"/>
    <w:rsid w:val="00131212"/>
    <w:rsid w:val="001321C5"/>
    <w:rsid w:val="001326A2"/>
    <w:rsid w:val="00132C9E"/>
    <w:rsid w:val="00132DE5"/>
    <w:rsid w:val="0013408B"/>
    <w:rsid w:val="00134355"/>
    <w:rsid w:val="00134D97"/>
    <w:rsid w:val="001358EB"/>
    <w:rsid w:val="00135B42"/>
    <w:rsid w:val="00135BAE"/>
    <w:rsid w:val="00135E4D"/>
    <w:rsid w:val="00136765"/>
    <w:rsid w:val="00136790"/>
    <w:rsid w:val="00137BF6"/>
    <w:rsid w:val="00140A55"/>
    <w:rsid w:val="00140E16"/>
    <w:rsid w:val="001413C4"/>
    <w:rsid w:val="00141425"/>
    <w:rsid w:val="001432F6"/>
    <w:rsid w:val="0014440A"/>
    <w:rsid w:val="001447C3"/>
    <w:rsid w:val="001450D4"/>
    <w:rsid w:val="001462A7"/>
    <w:rsid w:val="00146346"/>
    <w:rsid w:val="001465A9"/>
    <w:rsid w:val="00146B6D"/>
    <w:rsid w:val="00146C0D"/>
    <w:rsid w:val="001471F8"/>
    <w:rsid w:val="00147327"/>
    <w:rsid w:val="00147B00"/>
    <w:rsid w:val="001500EB"/>
    <w:rsid w:val="00151500"/>
    <w:rsid w:val="00152635"/>
    <w:rsid w:val="00152A8A"/>
    <w:rsid w:val="0015302D"/>
    <w:rsid w:val="001540DF"/>
    <w:rsid w:val="001544BA"/>
    <w:rsid w:val="001544FE"/>
    <w:rsid w:val="0015456D"/>
    <w:rsid w:val="001556CF"/>
    <w:rsid w:val="00155746"/>
    <w:rsid w:val="001562E9"/>
    <w:rsid w:val="00156307"/>
    <w:rsid w:val="00156C64"/>
    <w:rsid w:val="00157141"/>
    <w:rsid w:val="0016006A"/>
    <w:rsid w:val="001600CB"/>
    <w:rsid w:val="0016055E"/>
    <w:rsid w:val="001618F0"/>
    <w:rsid w:val="00161955"/>
    <w:rsid w:val="00161C51"/>
    <w:rsid w:val="00162A99"/>
    <w:rsid w:val="00163B79"/>
    <w:rsid w:val="00164704"/>
    <w:rsid w:val="00164798"/>
    <w:rsid w:val="00164ECF"/>
    <w:rsid w:val="0016506A"/>
    <w:rsid w:val="001652D8"/>
    <w:rsid w:val="00165E79"/>
    <w:rsid w:val="00165F1A"/>
    <w:rsid w:val="001662F9"/>
    <w:rsid w:val="00166502"/>
    <w:rsid w:val="00166765"/>
    <w:rsid w:val="00166BA6"/>
    <w:rsid w:val="0016740A"/>
    <w:rsid w:val="00167991"/>
    <w:rsid w:val="00167FE7"/>
    <w:rsid w:val="00170137"/>
    <w:rsid w:val="00170DC5"/>
    <w:rsid w:val="00170E89"/>
    <w:rsid w:val="00171A9F"/>
    <w:rsid w:val="00171B19"/>
    <w:rsid w:val="00171E68"/>
    <w:rsid w:val="00172665"/>
    <w:rsid w:val="00172CEB"/>
    <w:rsid w:val="00173529"/>
    <w:rsid w:val="00174274"/>
    <w:rsid w:val="001747F7"/>
    <w:rsid w:val="00174A25"/>
    <w:rsid w:val="001751CD"/>
    <w:rsid w:val="00175448"/>
    <w:rsid w:val="00176A7C"/>
    <w:rsid w:val="00176F63"/>
    <w:rsid w:val="001773F8"/>
    <w:rsid w:val="0017792B"/>
    <w:rsid w:val="00177B27"/>
    <w:rsid w:val="00177EB3"/>
    <w:rsid w:val="001805AB"/>
    <w:rsid w:val="00182C3E"/>
    <w:rsid w:val="00182CA1"/>
    <w:rsid w:val="00182CA8"/>
    <w:rsid w:val="001830E9"/>
    <w:rsid w:val="001830FF"/>
    <w:rsid w:val="00184303"/>
    <w:rsid w:val="00185E05"/>
    <w:rsid w:val="001862E4"/>
    <w:rsid w:val="001864AB"/>
    <w:rsid w:val="0018692B"/>
    <w:rsid w:val="001869A4"/>
    <w:rsid w:val="0018715D"/>
    <w:rsid w:val="00187262"/>
    <w:rsid w:val="001874F0"/>
    <w:rsid w:val="001879AE"/>
    <w:rsid w:val="00190276"/>
    <w:rsid w:val="0019111D"/>
    <w:rsid w:val="0019274F"/>
    <w:rsid w:val="00192948"/>
    <w:rsid w:val="00192F1D"/>
    <w:rsid w:val="00193D11"/>
    <w:rsid w:val="00193EFC"/>
    <w:rsid w:val="00194267"/>
    <w:rsid w:val="00194BC5"/>
    <w:rsid w:val="0019516E"/>
    <w:rsid w:val="001965A2"/>
    <w:rsid w:val="00197066"/>
    <w:rsid w:val="001975E2"/>
    <w:rsid w:val="00197C62"/>
    <w:rsid w:val="001A04EE"/>
    <w:rsid w:val="001A0C4B"/>
    <w:rsid w:val="001A0EB2"/>
    <w:rsid w:val="001A20CD"/>
    <w:rsid w:val="001A2B70"/>
    <w:rsid w:val="001A2B8A"/>
    <w:rsid w:val="001A2BCF"/>
    <w:rsid w:val="001A2DEF"/>
    <w:rsid w:val="001A3A7E"/>
    <w:rsid w:val="001A42A1"/>
    <w:rsid w:val="001A46B2"/>
    <w:rsid w:val="001A4A75"/>
    <w:rsid w:val="001A4AB4"/>
    <w:rsid w:val="001A52A4"/>
    <w:rsid w:val="001A5473"/>
    <w:rsid w:val="001A5D47"/>
    <w:rsid w:val="001A7317"/>
    <w:rsid w:val="001B0458"/>
    <w:rsid w:val="001B23B4"/>
    <w:rsid w:val="001B24A9"/>
    <w:rsid w:val="001B3C1C"/>
    <w:rsid w:val="001B4264"/>
    <w:rsid w:val="001B57BE"/>
    <w:rsid w:val="001B5A39"/>
    <w:rsid w:val="001B60B2"/>
    <w:rsid w:val="001B6C53"/>
    <w:rsid w:val="001C0351"/>
    <w:rsid w:val="001C15D4"/>
    <w:rsid w:val="001C273A"/>
    <w:rsid w:val="001C2F4D"/>
    <w:rsid w:val="001C3840"/>
    <w:rsid w:val="001C48B8"/>
    <w:rsid w:val="001C5989"/>
    <w:rsid w:val="001C62D1"/>
    <w:rsid w:val="001C68C4"/>
    <w:rsid w:val="001C6AFD"/>
    <w:rsid w:val="001C75EB"/>
    <w:rsid w:val="001C7ADC"/>
    <w:rsid w:val="001C7D50"/>
    <w:rsid w:val="001D23F8"/>
    <w:rsid w:val="001D276F"/>
    <w:rsid w:val="001D2791"/>
    <w:rsid w:val="001D3026"/>
    <w:rsid w:val="001D37A3"/>
    <w:rsid w:val="001D42B5"/>
    <w:rsid w:val="001D451F"/>
    <w:rsid w:val="001D5C8B"/>
    <w:rsid w:val="001D641C"/>
    <w:rsid w:val="001D7C2D"/>
    <w:rsid w:val="001E0E25"/>
    <w:rsid w:val="001E1227"/>
    <w:rsid w:val="001E1330"/>
    <w:rsid w:val="001E1BB4"/>
    <w:rsid w:val="001E1C67"/>
    <w:rsid w:val="001E30AC"/>
    <w:rsid w:val="001E31D2"/>
    <w:rsid w:val="001E382D"/>
    <w:rsid w:val="001E38A5"/>
    <w:rsid w:val="001E3AE6"/>
    <w:rsid w:val="001E4176"/>
    <w:rsid w:val="001E4962"/>
    <w:rsid w:val="001E5FAE"/>
    <w:rsid w:val="001E60CB"/>
    <w:rsid w:val="001E716D"/>
    <w:rsid w:val="001E7D76"/>
    <w:rsid w:val="001F002F"/>
    <w:rsid w:val="001F0452"/>
    <w:rsid w:val="001F0897"/>
    <w:rsid w:val="001F1537"/>
    <w:rsid w:val="001F1A8D"/>
    <w:rsid w:val="001F246C"/>
    <w:rsid w:val="001F253D"/>
    <w:rsid w:val="001F2A28"/>
    <w:rsid w:val="001F2A2E"/>
    <w:rsid w:val="001F2B2A"/>
    <w:rsid w:val="001F3126"/>
    <w:rsid w:val="001F3DD6"/>
    <w:rsid w:val="001F3E5B"/>
    <w:rsid w:val="001F3E63"/>
    <w:rsid w:val="001F3E9C"/>
    <w:rsid w:val="001F4593"/>
    <w:rsid w:val="001F4BB5"/>
    <w:rsid w:val="001F4FE9"/>
    <w:rsid w:val="001F554B"/>
    <w:rsid w:val="001F5E3B"/>
    <w:rsid w:val="001F6848"/>
    <w:rsid w:val="001F68DF"/>
    <w:rsid w:val="001F6D76"/>
    <w:rsid w:val="001F7634"/>
    <w:rsid w:val="001F7E1B"/>
    <w:rsid w:val="00200594"/>
    <w:rsid w:val="0020086C"/>
    <w:rsid w:val="00200917"/>
    <w:rsid w:val="00200FE6"/>
    <w:rsid w:val="00201347"/>
    <w:rsid w:val="002016A1"/>
    <w:rsid w:val="00201755"/>
    <w:rsid w:val="00201816"/>
    <w:rsid w:val="00201CDE"/>
    <w:rsid w:val="00203161"/>
    <w:rsid w:val="0020328F"/>
    <w:rsid w:val="00204723"/>
    <w:rsid w:val="00205390"/>
    <w:rsid w:val="002063C6"/>
    <w:rsid w:val="00206A02"/>
    <w:rsid w:val="00207AF8"/>
    <w:rsid w:val="00207D3D"/>
    <w:rsid w:val="0021049F"/>
    <w:rsid w:val="00210E20"/>
    <w:rsid w:val="00210EFE"/>
    <w:rsid w:val="0021114C"/>
    <w:rsid w:val="0021191D"/>
    <w:rsid w:val="00212421"/>
    <w:rsid w:val="00212659"/>
    <w:rsid w:val="00213EB1"/>
    <w:rsid w:val="00214F68"/>
    <w:rsid w:val="002151F5"/>
    <w:rsid w:val="002152CB"/>
    <w:rsid w:val="002154CA"/>
    <w:rsid w:val="002156E3"/>
    <w:rsid w:val="00215915"/>
    <w:rsid w:val="00215B98"/>
    <w:rsid w:val="00215F4B"/>
    <w:rsid w:val="002173D0"/>
    <w:rsid w:val="00217DE2"/>
    <w:rsid w:val="00217F06"/>
    <w:rsid w:val="002203C1"/>
    <w:rsid w:val="00221916"/>
    <w:rsid w:val="00221928"/>
    <w:rsid w:val="0022201F"/>
    <w:rsid w:val="0022222C"/>
    <w:rsid w:val="002226FA"/>
    <w:rsid w:val="00222C8E"/>
    <w:rsid w:val="00222E59"/>
    <w:rsid w:val="00225360"/>
    <w:rsid w:val="00225446"/>
    <w:rsid w:val="002259E0"/>
    <w:rsid w:val="00226AFD"/>
    <w:rsid w:val="0022726F"/>
    <w:rsid w:val="002276AE"/>
    <w:rsid w:val="00227926"/>
    <w:rsid w:val="00227F78"/>
    <w:rsid w:val="002301BA"/>
    <w:rsid w:val="0023071F"/>
    <w:rsid w:val="00230930"/>
    <w:rsid w:val="002317E2"/>
    <w:rsid w:val="00231CF1"/>
    <w:rsid w:val="0023224A"/>
    <w:rsid w:val="00232422"/>
    <w:rsid w:val="00232A2A"/>
    <w:rsid w:val="00232A5A"/>
    <w:rsid w:val="002333E8"/>
    <w:rsid w:val="00233D0C"/>
    <w:rsid w:val="00234820"/>
    <w:rsid w:val="00235B15"/>
    <w:rsid w:val="00235D55"/>
    <w:rsid w:val="00235FBC"/>
    <w:rsid w:val="002362DA"/>
    <w:rsid w:val="00236456"/>
    <w:rsid w:val="00236658"/>
    <w:rsid w:val="00236C5E"/>
    <w:rsid w:val="00237331"/>
    <w:rsid w:val="0024036A"/>
    <w:rsid w:val="0024195E"/>
    <w:rsid w:val="00241ABB"/>
    <w:rsid w:val="00243399"/>
    <w:rsid w:val="00243EBC"/>
    <w:rsid w:val="0024418F"/>
    <w:rsid w:val="00244282"/>
    <w:rsid w:val="0024465F"/>
    <w:rsid w:val="00244DBB"/>
    <w:rsid w:val="00244F4F"/>
    <w:rsid w:val="00245107"/>
    <w:rsid w:val="00246980"/>
    <w:rsid w:val="0024754C"/>
    <w:rsid w:val="0025027E"/>
    <w:rsid w:val="00250974"/>
    <w:rsid w:val="002522B9"/>
    <w:rsid w:val="00252A7D"/>
    <w:rsid w:val="00252EBF"/>
    <w:rsid w:val="0025307C"/>
    <w:rsid w:val="00253A06"/>
    <w:rsid w:val="002551DF"/>
    <w:rsid w:val="002561CD"/>
    <w:rsid w:val="0025655A"/>
    <w:rsid w:val="00256D4B"/>
    <w:rsid w:val="00257677"/>
    <w:rsid w:val="002606C0"/>
    <w:rsid w:val="00260CE8"/>
    <w:rsid w:val="002614DF"/>
    <w:rsid w:val="002620F5"/>
    <w:rsid w:val="002624C6"/>
    <w:rsid w:val="002630BF"/>
    <w:rsid w:val="0026329A"/>
    <w:rsid w:val="00263C75"/>
    <w:rsid w:val="00264133"/>
    <w:rsid w:val="00264845"/>
    <w:rsid w:val="002653E3"/>
    <w:rsid w:val="00265729"/>
    <w:rsid w:val="00265EC5"/>
    <w:rsid w:val="002660AD"/>
    <w:rsid w:val="00266464"/>
    <w:rsid w:val="0026699F"/>
    <w:rsid w:val="00266D6F"/>
    <w:rsid w:val="00266DF9"/>
    <w:rsid w:val="00270886"/>
    <w:rsid w:val="00270DEF"/>
    <w:rsid w:val="00270EB0"/>
    <w:rsid w:val="00271DAF"/>
    <w:rsid w:val="00273E5F"/>
    <w:rsid w:val="00274111"/>
    <w:rsid w:val="00274F0A"/>
    <w:rsid w:val="0027539C"/>
    <w:rsid w:val="00275780"/>
    <w:rsid w:val="002767A2"/>
    <w:rsid w:val="00276C79"/>
    <w:rsid w:val="00277EB1"/>
    <w:rsid w:val="0028032F"/>
    <w:rsid w:val="00280FC2"/>
    <w:rsid w:val="0028241F"/>
    <w:rsid w:val="00282DCF"/>
    <w:rsid w:val="00283B15"/>
    <w:rsid w:val="00284EC8"/>
    <w:rsid w:val="00285783"/>
    <w:rsid w:val="00285FF5"/>
    <w:rsid w:val="0028795F"/>
    <w:rsid w:val="00287A56"/>
    <w:rsid w:val="00287DDF"/>
    <w:rsid w:val="00290B25"/>
    <w:rsid w:val="00290C8F"/>
    <w:rsid w:val="00290CE8"/>
    <w:rsid w:val="00291A56"/>
    <w:rsid w:val="00291B2F"/>
    <w:rsid w:val="00291CD4"/>
    <w:rsid w:val="00291F0C"/>
    <w:rsid w:val="00291F2A"/>
    <w:rsid w:val="002922AE"/>
    <w:rsid w:val="00292479"/>
    <w:rsid w:val="00292DF9"/>
    <w:rsid w:val="002935C2"/>
    <w:rsid w:val="00293B1D"/>
    <w:rsid w:val="00293B7E"/>
    <w:rsid w:val="0029488C"/>
    <w:rsid w:val="00294F8B"/>
    <w:rsid w:val="00295CE5"/>
    <w:rsid w:val="00296C94"/>
    <w:rsid w:val="002974A8"/>
    <w:rsid w:val="002974D5"/>
    <w:rsid w:val="002976ED"/>
    <w:rsid w:val="002977DC"/>
    <w:rsid w:val="00297AB0"/>
    <w:rsid w:val="002A046A"/>
    <w:rsid w:val="002A0AB1"/>
    <w:rsid w:val="002A0FD7"/>
    <w:rsid w:val="002A135F"/>
    <w:rsid w:val="002A1B67"/>
    <w:rsid w:val="002A1DC0"/>
    <w:rsid w:val="002A367B"/>
    <w:rsid w:val="002A4080"/>
    <w:rsid w:val="002A46ED"/>
    <w:rsid w:val="002A4D08"/>
    <w:rsid w:val="002A51D1"/>
    <w:rsid w:val="002A52FA"/>
    <w:rsid w:val="002A5635"/>
    <w:rsid w:val="002A5751"/>
    <w:rsid w:val="002A5B06"/>
    <w:rsid w:val="002A64F5"/>
    <w:rsid w:val="002B0FF5"/>
    <w:rsid w:val="002B1197"/>
    <w:rsid w:val="002B167D"/>
    <w:rsid w:val="002B1BDA"/>
    <w:rsid w:val="002B1F93"/>
    <w:rsid w:val="002B398F"/>
    <w:rsid w:val="002B3B9B"/>
    <w:rsid w:val="002B3C2D"/>
    <w:rsid w:val="002B3CD8"/>
    <w:rsid w:val="002B3F93"/>
    <w:rsid w:val="002B403E"/>
    <w:rsid w:val="002B470E"/>
    <w:rsid w:val="002B483A"/>
    <w:rsid w:val="002B48B6"/>
    <w:rsid w:val="002B5685"/>
    <w:rsid w:val="002B5C2C"/>
    <w:rsid w:val="002B6890"/>
    <w:rsid w:val="002B7DB0"/>
    <w:rsid w:val="002C08E2"/>
    <w:rsid w:val="002C0E26"/>
    <w:rsid w:val="002C1093"/>
    <w:rsid w:val="002C1C1C"/>
    <w:rsid w:val="002C1FFA"/>
    <w:rsid w:val="002C22FE"/>
    <w:rsid w:val="002C2C2D"/>
    <w:rsid w:val="002C3411"/>
    <w:rsid w:val="002C34F9"/>
    <w:rsid w:val="002C3ADE"/>
    <w:rsid w:val="002C4F2F"/>
    <w:rsid w:val="002C4F5C"/>
    <w:rsid w:val="002C5ABA"/>
    <w:rsid w:val="002C618E"/>
    <w:rsid w:val="002C64CE"/>
    <w:rsid w:val="002C6510"/>
    <w:rsid w:val="002C7416"/>
    <w:rsid w:val="002C75C8"/>
    <w:rsid w:val="002C75ED"/>
    <w:rsid w:val="002C7762"/>
    <w:rsid w:val="002C7E95"/>
    <w:rsid w:val="002D1360"/>
    <w:rsid w:val="002D1971"/>
    <w:rsid w:val="002D1EE7"/>
    <w:rsid w:val="002D2130"/>
    <w:rsid w:val="002D2B39"/>
    <w:rsid w:val="002D32DF"/>
    <w:rsid w:val="002D3680"/>
    <w:rsid w:val="002D420D"/>
    <w:rsid w:val="002D45C0"/>
    <w:rsid w:val="002D4ABD"/>
    <w:rsid w:val="002D5237"/>
    <w:rsid w:val="002D6AE6"/>
    <w:rsid w:val="002D7576"/>
    <w:rsid w:val="002D7B31"/>
    <w:rsid w:val="002D7B85"/>
    <w:rsid w:val="002D7E8B"/>
    <w:rsid w:val="002E011D"/>
    <w:rsid w:val="002E0402"/>
    <w:rsid w:val="002E091B"/>
    <w:rsid w:val="002E1A2F"/>
    <w:rsid w:val="002E1B27"/>
    <w:rsid w:val="002E2662"/>
    <w:rsid w:val="002E2765"/>
    <w:rsid w:val="002E40C6"/>
    <w:rsid w:val="002E7082"/>
    <w:rsid w:val="002E78B1"/>
    <w:rsid w:val="002E7AA8"/>
    <w:rsid w:val="002F05A8"/>
    <w:rsid w:val="002F05E9"/>
    <w:rsid w:val="002F0F4E"/>
    <w:rsid w:val="002F23A8"/>
    <w:rsid w:val="002F2EDB"/>
    <w:rsid w:val="002F3C64"/>
    <w:rsid w:val="002F4356"/>
    <w:rsid w:val="002F5A5F"/>
    <w:rsid w:val="002F5C55"/>
    <w:rsid w:val="002F5F9F"/>
    <w:rsid w:val="002F68D1"/>
    <w:rsid w:val="002F6C3B"/>
    <w:rsid w:val="002F7BF4"/>
    <w:rsid w:val="003002CA"/>
    <w:rsid w:val="00300B47"/>
    <w:rsid w:val="0030125D"/>
    <w:rsid w:val="0030230B"/>
    <w:rsid w:val="00302495"/>
    <w:rsid w:val="00303036"/>
    <w:rsid w:val="00303B57"/>
    <w:rsid w:val="00303F9A"/>
    <w:rsid w:val="0030407C"/>
    <w:rsid w:val="00304942"/>
    <w:rsid w:val="00304E27"/>
    <w:rsid w:val="003055D2"/>
    <w:rsid w:val="00305DC4"/>
    <w:rsid w:val="003067CA"/>
    <w:rsid w:val="0031070A"/>
    <w:rsid w:val="003108B1"/>
    <w:rsid w:val="00310A2B"/>
    <w:rsid w:val="00311117"/>
    <w:rsid w:val="003113F0"/>
    <w:rsid w:val="0031152A"/>
    <w:rsid w:val="0031197C"/>
    <w:rsid w:val="003123E6"/>
    <w:rsid w:val="003128B5"/>
    <w:rsid w:val="00313011"/>
    <w:rsid w:val="00313770"/>
    <w:rsid w:val="00313A69"/>
    <w:rsid w:val="00313E05"/>
    <w:rsid w:val="0031434B"/>
    <w:rsid w:val="00314556"/>
    <w:rsid w:val="00314BE4"/>
    <w:rsid w:val="003150D8"/>
    <w:rsid w:val="003163BB"/>
    <w:rsid w:val="003168F0"/>
    <w:rsid w:val="00317BB0"/>
    <w:rsid w:val="00320DC4"/>
    <w:rsid w:val="00320E81"/>
    <w:rsid w:val="00320F83"/>
    <w:rsid w:val="003223A4"/>
    <w:rsid w:val="00322AEE"/>
    <w:rsid w:val="00323034"/>
    <w:rsid w:val="00323740"/>
    <w:rsid w:val="00323822"/>
    <w:rsid w:val="00323C2A"/>
    <w:rsid w:val="003243A7"/>
    <w:rsid w:val="00324B00"/>
    <w:rsid w:val="003251F7"/>
    <w:rsid w:val="00325757"/>
    <w:rsid w:val="00325E59"/>
    <w:rsid w:val="003267A7"/>
    <w:rsid w:val="00326F87"/>
    <w:rsid w:val="00326FE6"/>
    <w:rsid w:val="00330828"/>
    <w:rsid w:val="003312E4"/>
    <w:rsid w:val="00332061"/>
    <w:rsid w:val="00332B9E"/>
    <w:rsid w:val="00332D61"/>
    <w:rsid w:val="00334770"/>
    <w:rsid w:val="003354E1"/>
    <w:rsid w:val="00336BDB"/>
    <w:rsid w:val="00336C02"/>
    <w:rsid w:val="00337509"/>
    <w:rsid w:val="00343281"/>
    <w:rsid w:val="00343C6A"/>
    <w:rsid w:val="00343DB8"/>
    <w:rsid w:val="00343ED3"/>
    <w:rsid w:val="00344355"/>
    <w:rsid w:val="003453B3"/>
    <w:rsid w:val="003458A5"/>
    <w:rsid w:val="003461D9"/>
    <w:rsid w:val="00346663"/>
    <w:rsid w:val="00346CD3"/>
    <w:rsid w:val="003475D5"/>
    <w:rsid w:val="00347C54"/>
    <w:rsid w:val="00347EAA"/>
    <w:rsid w:val="00350553"/>
    <w:rsid w:val="0035068F"/>
    <w:rsid w:val="00350AEF"/>
    <w:rsid w:val="00350B5B"/>
    <w:rsid w:val="00351572"/>
    <w:rsid w:val="00351DC9"/>
    <w:rsid w:val="003525C3"/>
    <w:rsid w:val="0035325D"/>
    <w:rsid w:val="00353FC2"/>
    <w:rsid w:val="00354382"/>
    <w:rsid w:val="00354BC7"/>
    <w:rsid w:val="00354EEA"/>
    <w:rsid w:val="00355B57"/>
    <w:rsid w:val="003560EF"/>
    <w:rsid w:val="003566BC"/>
    <w:rsid w:val="00356C86"/>
    <w:rsid w:val="003571F0"/>
    <w:rsid w:val="003617B9"/>
    <w:rsid w:val="00361BF6"/>
    <w:rsid w:val="0036258E"/>
    <w:rsid w:val="003630EB"/>
    <w:rsid w:val="00363361"/>
    <w:rsid w:val="003644D4"/>
    <w:rsid w:val="00365D48"/>
    <w:rsid w:val="003665FF"/>
    <w:rsid w:val="00366960"/>
    <w:rsid w:val="00366B4E"/>
    <w:rsid w:val="00366FCF"/>
    <w:rsid w:val="003676ED"/>
    <w:rsid w:val="00367963"/>
    <w:rsid w:val="003705D5"/>
    <w:rsid w:val="003708D5"/>
    <w:rsid w:val="00370934"/>
    <w:rsid w:val="003724EC"/>
    <w:rsid w:val="003728A8"/>
    <w:rsid w:val="00372A3E"/>
    <w:rsid w:val="00372B79"/>
    <w:rsid w:val="00372D70"/>
    <w:rsid w:val="0037364A"/>
    <w:rsid w:val="00373FB3"/>
    <w:rsid w:val="0037496D"/>
    <w:rsid w:val="00375E41"/>
    <w:rsid w:val="00376B0B"/>
    <w:rsid w:val="00377B42"/>
    <w:rsid w:val="00377DB6"/>
    <w:rsid w:val="00380189"/>
    <w:rsid w:val="003803F1"/>
    <w:rsid w:val="00381C7B"/>
    <w:rsid w:val="00382662"/>
    <w:rsid w:val="00383338"/>
    <w:rsid w:val="003833A9"/>
    <w:rsid w:val="0038376A"/>
    <w:rsid w:val="00383828"/>
    <w:rsid w:val="00383F26"/>
    <w:rsid w:val="0038489F"/>
    <w:rsid w:val="00384A89"/>
    <w:rsid w:val="00385359"/>
    <w:rsid w:val="00385815"/>
    <w:rsid w:val="00385A87"/>
    <w:rsid w:val="00385E0A"/>
    <w:rsid w:val="00386046"/>
    <w:rsid w:val="003860B6"/>
    <w:rsid w:val="003860E2"/>
    <w:rsid w:val="00386138"/>
    <w:rsid w:val="00386F62"/>
    <w:rsid w:val="003870D5"/>
    <w:rsid w:val="0038727D"/>
    <w:rsid w:val="00390259"/>
    <w:rsid w:val="00390A7B"/>
    <w:rsid w:val="00390BC6"/>
    <w:rsid w:val="00390E6B"/>
    <w:rsid w:val="00392A18"/>
    <w:rsid w:val="00392F7E"/>
    <w:rsid w:val="0039353E"/>
    <w:rsid w:val="00393C75"/>
    <w:rsid w:val="00393D31"/>
    <w:rsid w:val="00393D39"/>
    <w:rsid w:val="00393FEB"/>
    <w:rsid w:val="003942FE"/>
    <w:rsid w:val="003948CF"/>
    <w:rsid w:val="00394C36"/>
    <w:rsid w:val="00394F9A"/>
    <w:rsid w:val="00395523"/>
    <w:rsid w:val="00395E3C"/>
    <w:rsid w:val="0039767D"/>
    <w:rsid w:val="00397FAD"/>
    <w:rsid w:val="003A0756"/>
    <w:rsid w:val="003A1BD3"/>
    <w:rsid w:val="003A2B30"/>
    <w:rsid w:val="003A4D3C"/>
    <w:rsid w:val="003A5A64"/>
    <w:rsid w:val="003A7124"/>
    <w:rsid w:val="003A7539"/>
    <w:rsid w:val="003B0170"/>
    <w:rsid w:val="003B03C7"/>
    <w:rsid w:val="003B1773"/>
    <w:rsid w:val="003B18E8"/>
    <w:rsid w:val="003B1982"/>
    <w:rsid w:val="003B1A54"/>
    <w:rsid w:val="003B2853"/>
    <w:rsid w:val="003B300E"/>
    <w:rsid w:val="003B3830"/>
    <w:rsid w:val="003B4834"/>
    <w:rsid w:val="003B5183"/>
    <w:rsid w:val="003B5837"/>
    <w:rsid w:val="003B5B7D"/>
    <w:rsid w:val="003B669E"/>
    <w:rsid w:val="003C0671"/>
    <w:rsid w:val="003C175B"/>
    <w:rsid w:val="003C18A0"/>
    <w:rsid w:val="003C1CC2"/>
    <w:rsid w:val="003C2374"/>
    <w:rsid w:val="003C2473"/>
    <w:rsid w:val="003C2C8C"/>
    <w:rsid w:val="003C2E38"/>
    <w:rsid w:val="003C31EC"/>
    <w:rsid w:val="003C45C7"/>
    <w:rsid w:val="003C4FFB"/>
    <w:rsid w:val="003C520D"/>
    <w:rsid w:val="003C56CE"/>
    <w:rsid w:val="003C5719"/>
    <w:rsid w:val="003C5918"/>
    <w:rsid w:val="003C592E"/>
    <w:rsid w:val="003C664F"/>
    <w:rsid w:val="003C6663"/>
    <w:rsid w:val="003C68BA"/>
    <w:rsid w:val="003C6E88"/>
    <w:rsid w:val="003C7A5B"/>
    <w:rsid w:val="003C7B08"/>
    <w:rsid w:val="003C7F1E"/>
    <w:rsid w:val="003D020A"/>
    <w:rsid w:val="003D040A"/>
    <w:rsid w:val="003D0630"/>
    <w:rsid w:val="003D0E0C"/>
    <w:rsid w:val="003D0F3C"/>
    <w:rsid w:val="003D177B"/>
    <w:rsid w:val="003D36B2"/>
    <w:rsid w:val="003D3E62"/>
    <w:rsid w:val="003D455C"/>
    <w:rsid w:val="003D4ADC"/>
    <w:rsid w:val="003D53C0"/>
    <w:rsid w:val="003D5A22"/>
    <w:rsid w:val="003D63B4"/>
    <w:rsid w:val="003D78EE"/>
    <w:rsid w:val="003E0985"/>
    <w:rsid w:val="003E0CAC"/>
    <w:rsid w:val="003E1B05"/>
    <w:rsid w:val="003E1C8B"/>
    <w:rsid w:val="003E1D3E"/>
    <w:rsid w:val="003E20DA"/>
    <w:rsid w:val="003E230A"/>
    <w:rsid w:val="003E2B03"/>
    <w:rsid w:val="003E2B07"/>
    <w:rsid w:val="003E3690"/>
    <w:rsid w:val="003E37CF"/>
    <w:rsid w:val="003E3C36"/>
    <w:rsid w:val="003E406E"/>
    <w:rsid w:val="003E412B"/>
    <w:rsid w:val="003E53C3"/>
    <w:rsid w:val="003E54E4"/>
    <w:rsid w:val="003E6818"/>
    <w:rsid w:val="003E72BF"/>
    <w:rsid w:val="003E77BD"/>
    <w:rsid w:val="003E7805"/>
    <w:rsid w:val="003E7B17"/>
    <w:rsid w:val="003E7D8F"/>
    <w:rsid w:val="003E7E47"/>
    <w:rsid w:val="003F02CD"/>
    <w:rsid w:val="003F09DB"/>
    <w:rsid w:val="003F0F1A"/>
    <w:rsid w:val="003F1102"/>
    <w:rsid w:val="003F16BB"/>
    <w:rsid w:val="003F19F6"/>
    <w:rsid w:val="003F246A"/>
    <w:rsid w:val="003F35E3"/>
    <w:rsid w:val="003F3758"/>
    <w:rsid w:val="003F42E3"/>
    <w:rsid w:val="003F493E"/>
    <w:rsid w:val="003F499D"/>
    <w:rsid w:val="003F54C2"/>
    <w:rsid w:val="003F608A"/>
    <w:rsid w:val="003F61F7"/>
    <w:rsid w:val="003F661D"/>
    <w:rsid w:val="003F67FC"/>
    <w:rsid w:val="003F71C7"/>
    <w:rsid w:val="003F742F"/>
    <w:rsid w:val="0040029C"/>
    <w:rsid w:val="0040045A"/>
    <w:rsid w:val="004005B6"/>
    <w:rsid w:val="00402196"/>
    <w:rsid w:val="004024D5"/>
    <w:rsid w:val="00402554"/>
    <w:rsid w:val="00402BDA"/>
    <w:rsid w:val="00402D17"/>
    <w:rsid w:val="00402F29"/>
    <w:rsid w:val="00403A36"/>
    <w:rsid w:val="004045C2"/>
    <w:rsid w:val="0040538D"/>
    <w:rsid w:val="00405492"/>
    <w:rsid w:val="0040568A"/>
    <w:rsid w:val="0040577B"/>
    <w:rsid w:val="00406045"/>
    <w:rsid w:val="004073AE"/>
    <w:rsid w:val="00410436"/>
    <w:rsid w:val="00410808"/>
    <w:rsid w:val="00410C12"/>
    <w:rsid w:val="00410D9F"/>
    <w:rsid w:val="00412620"/>
    <w:rsid w:val="00412645"/>
    <w:rsid w:val="0041310E"/>
    <w:rsid w:val="004131CC"/>
    <w:rsid w:val="004138D5"/>
    <w:rsid w:val="00415EBE"/>
    <w:rsid w:val="00415F96"/>
    <w:rsid w:val="0042088E"/>
    <w:rsid w:val="00420917"/>
    <w:rsid w:val="00420D55"/>
    <w:rsid w:val="00420FDE"/>
    <w:rsid w:val="0042157C"/>
    <w:rsid w:val="00421621"/>
    <w:rsid w:val="0042237D"/>
    <w:rsid w:val="004225CA"/>
    <w:rsid w:val="0042290C"/>
    <w:rsid w:val="00422912"/>
    <w:rsid w:val="00422CC8"/>
    <w:rsid w:val="00423184"/>
    <w:rsid w:val="00425039"/>
    <w:rsid w:val="0042527E"/>
    <w:rsid w:val="004267C8"/>
    <w:rsid w:val="00427020"/>
    <w:rsid w:val="00427DD5"/>
    <w:rsid w:val="00430A88"/>
    <w:rsid w:val="0043117A"/>
    <w:rsid w:val="004311D9"/>
    <w:rsid w:val="00432023"/>
    <w:rsid w:val="00432486"/>
    <w:rsid w:val="004326F9"/>
    <w:rsid w:val="0043369A"/>
    <w:rsid w:val="00433CE3"/>
    <w:rsid w:val="00433DE3"/>
    <w:rsid w:val="004345A9"/>
    <w:rsid w:val="004345F4"/>
    <w:rsid w:val="00434887"/>
    <w:rsid w:val="00434F0E"/>
    <w:rsid w:val="00435910"/>
    <w:rsid w:val="004363B5"/>
    <w:rsid w:val="004374EC"/>
    <w:rsid w:val="0043769F"/>
    <w:rsid w:val="00437A9E"/>
    <w:rsid w:val="00437E86"/>
    <w:rsid w:val="00440732"/>
    <w:rsid w:val="0044086E"/>
    <w:rsid w:val="004408C9"/>
    <w:rsid w:val="00440A00"/>
    <w:rsid w:val="00440ED6"/>
    <w:rsid w:val="004414A9"/>
    <w:rsid w:val="00441859"/>
    <w:rsid w:val="004422E9"/>
    <w:rsid w:val="00442344"/>
    <w:rsid w:val="00442674"/>
    <w:rsid w:val="00443111"/>
    <w:rsid w:val="004451B4"/>
    <w:rsid w:val="00445385"/>
    <w:rsid w:val="00445569"/>
    <w:rsid w:val="004455B7"/>
    <w:rsid w:val="004459F5"/>
    <w:rsid w:val="00445BD9"/>
    <w:rsid w:val="00445D93"/>
    <w:rsid w:val="00446555"/>
    <w:rsid w:val="004502CF"/>
    <w:rsid w:val="004507D1"/>
    <w:rsid w:val="004508B7"/>
    <w:rsid w:val="00451139"/>
    <w:rsid w:val="00451837"/>
    <w:rsid w:val="00452187"/>
    <w:rsid w:val="00452C3D"/>
    <w:rsid w:val="00453BC5"/>
    <w:rsid w:val="00454D0F"/>
    <w:rsid w:val="00455416"/>
    <w:rsid w:val="00455CD9"/>
    <w:rsid w:val="00455CE4"/>
    <w:rsid w:val="00457DB6"/>
    <w:rsid w:val="00460965"/>
    <w:rsid w:val="00461799"/>
    <w:rsid w:val="00462C72"/>
    <w:rsid w:val="00462C8E"/>
    <w:rsid w:val="00463404"/>
    <w:rsid w:val="0046395A"/>
    <w:rsid w:val="00463EE6"/>
    <w:rsid w:val="00464037"/>
    <w:rsid w:val="00465408"/>
    <w:rsid w:val="00465663"/>
    <w:rsid w:val="00465EF9"/>
    <w:rsid w:val="004664BC"/>
    <w:rsid w:val="00467BE4"/>
    <w:rsid w:val="00470CED"/>
    <w:rsid w:val="004714B4"/>
    <w:rsid w:val="00471502"/>
    <w:rsid w:val="0047160B"/>
    <w:rsid w:val="00471C11"/>
    <w:rsid w:val="00471C23"/>
    <w:rsid w:val="00471D0F"/>
    <w:rsid w:val="00472614"/>
    <w:rsid w:val="00472B5B"/>
    <w:rsid w:val="00473981"/>
    <w:rsid w:val="004744EB"/>
    <w:rsid w:val="00474725"/>
    <w:rsid w:val="00474BD6"/>
    <w:rsid w:val="00474C06"/>
    <w:rsid w:val="004753F2"/>
    <w:rsid w:val="004765C2"/>
    <w:rsid w:val="00476954"/>
    <w:rsid w:val="004773B9"/>
    <w:rsid w:val="004777DC"/>
    <w:rsid w:val="00477A50"/>
    <w:rsid w:val="00480009"/>
    <w:rsid w:val="004804E0"/>
    <w:rsid w:val="00480D69"/>
    <w:rsid w:val="00480DAC"/>
    <w:rsid w:val="00480EE1"/>
    <w:rsid w:val="00483740"/>
    <w:rsid w:val="0048377B"/>
    <w:rsid w:val="00484808"/>
    <w:rsid w:val="004852A3"/>
    <w:rsid w:val="00485B2D"/>
    <w:rsid w:val="00485C43"/>
    <w:rsid w:val="00485D6A"/>
    <w:rsid w:val="00485FDF"/>
    <w:rsid w:val="00486F54"/>
    <w:rsid w:val="0048778A"/>
    <w:rsid w:val="00487AB4"/>
    <w:rsid w:val="00487ACE"/>
    <w:rsid w:val="004907FE"/>
    <w:rsid w:val="00490E32"/>
    <w:rsid w:val="004910A0"/>
    <w:rsid w:val="0049123B"/>
    <w:rsid w:val="00491806"/>
    <w:rsid w:val="004922BA"/>
    <w:rsid w:val="00492E48"/>
    <w:rsid w:val="004931D0"/>
    <w:rsid w:val="00493383"/>
    <w:rsid w:val="00493E04"/>
    <w:rsid w:val="00493E3B"/>
    <w:rsid w:val="00494456"/>
    <w:rsid w:val="00494D28"/>
    <w:rsid w:val="00495201"/>
    <w:rsid w:val="004956F2"/>
    <w:rsid w:val="004969C6"/>
    <w:rsid w:val="00497483"/>
    <w:rsid w:val="004979D8"/>
    <w:rsid w:val="00497FC1"/>
    <w:rsid w:val="004A06F4"/>
    <w:rsid w:val="004A08E2"/>
    <w:rsid w:val="004A0B1B"/>
    <w:rsid w:val="004A0E14"/>
    <w:rsid w:val="004A132E"/>
    <w:rsid w:val="004A1BB5"/>
    <w:rsid w:val="004A2153"/>
    <w:rsid w:val="004A23A0"/>
    <w:rsid w:val="004A242E"/>
    <w:rsid w:val="004A264E"/>
    <w:rsid w:val="004A2E6E"/>
    <w:rsid w:val="004A3BB5"/>
    <w:rsid w:val="004A3C8F"/>
    <w:rsid w:val="004A445C"/>
    <w:rsid w:val="004A455D"/>
    <w:rsid w:val="004A464E"/>
    <w:rsid w:val="004A468B"/>
    <w:rsid w:val="004A4FCC"/>
    <w:rsid w:val="004A5B97"/>
    <w:rsid w:val="004A5CD7"/>
    <w:rsid w:val="004A6824"/>
    <w:rsid w:val="004A6D6F"/>
    <w:rsid w:val="004A6EFC"/>
    <w:rsid w:val="004A71FD"/>
    <w:rsid w:val="004A737B"/>
    <w:rsid w:val="004A73A9"/>
    <w:rsid w:val="004B006A"/>
    <w:rsid w:val="004B03BC"/>
    <w:rsid w:val="004B062F"/>
    <w:rsid w:val="004B0B49"/>
    <w:rsid w:val="004B12ED"/>
    <w:rsid w:val="004B170D"/>
    <w:rsid w:val="004B1B4D"/>
    <w:rsid w:val="004B22C6"/>
    <w:rsid w:val="004B23A3"/>
    <w:rsid w:val="004B2899"/>
    <w:rsid w:val="004B2D92"/>
    <w:rsid w:val="004B31AA"/>
    <w:rsid w:val="004B3CD3"/>
    <w:rsid w:val="004B5B05"/>
    <w:rsid w:val="004B5B70"/>
    <w:rsid w:val="004B628D"/>
    <w:rsid w:val="004B64DE"/>
    <w:rsid w:val="004B667F"/>
    <w:rsid w:val="004B7A00"/>
    <w:rsid w:val="004B7AEE"/>
    <w:rsid w:val="004C0700"/>
    <w:rsid w:val="004C0A0C"/>
    <w:rsid w:val="004C0A26"/>
    <w:rsid w:val="004C0A39"/>
    <w:rsid w:val="004C0B65"/>
    <w:rsid w:val="004C0CAC"/>
    <w:rsid w:val="004C17AF"/>
    <w:rsid w:val="004C1BC0"/>
    <w:rsid w:val="004C1E64"/>
    <w:rsid w:val="004C1F8D"/>
    <w:rsid w:val="004C1FAD"/>
    <w:rsid w:val="004C3310"/>
    <w:rsid w:val="004C35A1"/>
    <w:rsid w:val="004C3E90"/>
    <w:rsid w:val="004C3FFC"/>
    <w:rsid w:val="004C52DF"/>
    <w:rsid w:val="004C592F"/>
    <w:rsid w:val="004C614D"/>
    <w:rsid w:val="004C7060"/>
    <w:rsid w:val="004C7529"/>
    <w:rsid w:val="004D0FCD"/>
    <w:rsid w:val="004D3E1C"/>
    <w:rsid w:val="004D3EB8"/>
    <w:rsid w:val="004D420F"/>
    <w:rsid w:val="004D51C8"/>
    <w:rsid w:val="004D54E2"/>
    <w:rsid w:val="004D594B"/>
    <w:rsid w:val="004D5EBB"/>
    <w:rsid w:val="004D685B"/>
    <w:rsid w:val="004D6C31"/>
    <w:rsid w:val="004D71AD"/>
    <w:rsid w:val="004D72FF"/>
    <w:rsid w:val="004E061B"/>
    <w:rsid w:val="004E1553"/>
    <w:rsid w:val="004E20FB"/>
    <w:rsid w:val="004E26B4"/>
    <w:rsid w:val="004E2C9C"/>
    <w:rsid w:val="004E3BD5"/>
    <w:rsid w:val="004E41DE"/>
    <w:rsid w:val="004E44FC"/>
    <w:rsid w:val="004E5C09"/>
    <w:rsid w:val="004E5F85"/>
    <w:rsid w:val="004E5FE0"/>
    <w:rsid w:val="004E654B"/>
    <w:rsid w:val="004E6CDF"/>
    <w:rsid w:val="004E73DD"/>
    <w:rsid w:val="004F06E3"/>
    <w:rsid w:val="004F09C5"/>
    <w:rsid w:val="004F0AE3"/>
    <w:rsid w:val="004F1096"/>
    <w:rsid w:val="004F1532"/>
    <w:rsid w:val="004F394D"/>
    <w:rsid w:val="004F3968"/>
    <w:rsid w:val="004F3C1F"/>
    <w:rsid w:val="004F4774"/>
    <w:rsid w:val="004F4B93"/>
    <w:rsid w:val="004F50AC"/>
    <w:rsid w:val="004F5209"/>
    <w:rsid w:val="004F5CB5"/>
    <w:rsid w:val="004F5D97"/>
    <w:rsid w:val="004F5F34"/>
    <w:rsid w:val="004F61B5"/>
    <w:rsid w:val="004F7015"/>
    <w:rsid w:val="004F709A"/>
    <w:rsid w:val="005007B2"/>
    <w:rsid w:val="00500867"/>
    <w:rsid w:val="0050151D"/>
    <w:rsid w:val="005017A2"/>
    <w:rsid w:val="0050215F"/>
    <w:rsid w:val="00502505"/>
    <w:rsid w:val="00502C88"/>
    <w:rsid w:val="00503482"/>
    <w:rsid w:val="0050394B"/>
    <w:rsid w:val="00503AA8"/>
    <w:rsid w:val="00503C5C"/>
    <w:rsid w:val="00504B38"/>
    <w:rsid w:val="00504DC5"/>
    <w:rsid w:val="005051D4"/>
    <w:rsid w:val="00505355"/>
    <w:rsid w:val="0050598B"/>
    <w:rsid w:val="00505CA5"/>
    <w:rsid w:val="00505D00"/>
    <w:rsid w:val="00506911"/>
    <w:rsid w:val="00510836"/>
    <w:rsid w:val="00511A94"/>
    <w:rsid w:val="005122EC"/>
    <w:rsid w:val="0051356C"/>
    <w:rsid w:val="0051379A"/>
    <w:rsid w:val="0051425D"/>
    <w:rsid w:val="00514667"/>
    <w:rsid w:val="00516691"/>
    <w:rsid w:val="00516A47"/>
    <w:rsid w:val="005175B6"/>
    <w:rsid w:val="005176AB"/>
    <w:rsid w:val="00517C19"/>
    <w:rsid w:val="005201C9"/>
    <w:rsid w:val="00521261"/>
    <w:rsid w:val="00521583"/>
    <w:rsid w:val="00521E9F"/>
    <w:rsid w:val="005236BF"/>
    <w:rsid w:val="00523A3A"/>
    <w:rsid w:val="00523B11"/>
    <w:rsid w:val="00523DA9"/>
    <w:rsid w:val="005256A2"/>
    <w:rsid w:val="00525A23"/>
    <w:rsid w:val="00525F4E"/>
    <w:rsid w:val="005265D4"/>
    <w:rsid w:val="005308CD"/>
    <w:rsid w:val="00531122"/>
    <w:rsid w:val="00531D0A"/>
    <w:rsid w:val="00531E53"/>
    <w:rsid w:val="00531FA9"/>
    <w:rsid w:val="005321C8"/>
    <w:rsid w:val="00532536"/>
    <w:rsid w:val="0053266D"/>
    <w:rsid w:val="005327F9"/>
    <w:rsid w:val="00532CCE"/>
    <w:rsid w:val="0053526B"/>
    <w:rsid w:val="005369A7"/>
    <w:rsid w:val="00536DC7"/>
    <w:rsid w:val="005372DD"/>
    <w:rsid w:val="00537559"/>
    <w:rsid w:val="00537ACB"/>
    <w:rsid w:val="00537CD5"/>
    <w:rsid w:val="00540667"/>
    <w:rsid w:val="00540E1B"/>
    <w:rsid w:val="00541B7C"/>
    <w:rsid w:val="00541F08"/>
    <w:rsid w:val="005429D4"/>
    <w:rsid w:val="00542D50"/>
    <w:rsid w:val="00543416"/>
    <w:rsid w:val="005434EA"/>
    <w:rsid w:val="00544503"/>
    <w:rsid w:val="00544A39"/>
    <w:rsid w:val="00544C12"/>
    <w:rsid w:val="00545074"/>
    <w:rsid w:val="0054531A"/>
    <w:rsid w:val="0054565A"/>
    <w:rsid w:val="00545725"/>
    <w:rsid w:val="00546CD8"/>
    <w:rsid w:val="00546CFF"/>
    <w:rsid w:val="00547544"/>
    <w:rsid w:val="005476AC"/>
    <w:rsid w:val="00547DE1"/>
    <w:rsid w:val="00547F9D"/>
    <w:rsid w:val="00550A77"/>
    <w:rsid w:val="00550A9E"/>
    <w:rsid w:val="005515C3"/>
    <w:rsid w:val="005525FC"/>
    <w:rsid w:val="00553644"/>
    <w:rsid w:val="00553C29"/>
    <w:rsid w:val="0055468A"/>
    <w:rsid w:val="00554A81"/>
    <w:rsid w:val="00554ABC"/>
    <w:rsid w:val="005551F8"/>
    <w:rsid w:val="005555D3"/>
    <w:rsid w:val="005560D2"/>
    <w:rsid w:val="00556B7A"/>
    <w:rsid w:val="00560C10"/>
    <w:rsid w:val="00560E22"/>
    <w:rsid w:val="005621B6"/>
    <w:rsid w:val="0056396B"/>
    <w:rsid w:val="00564241"/>
    <w:rsid w:val="005653FC"/>
    <w:rsid w:val="005657A0"/>
    <w:rsid w:val="00565E7B"/>
    <w:rsid w:val="00566EFF"/>
    <w:rsid w:val="00567802"/>
    <w:rsid w:val="00570A57"/>
    <w:rsid w:val="0057177B"/>
    <w:rsid w:val="0057193F"/>
    <w:rsid w:val="00571B25"/>
    <w:rsid w:val="00572F4F"/>
    <w:rsid w:val="005744D0"/>
    <w:rsid w:val="00574DF5"/>
    <w:rsid w:val="00574EE5"/>
    <w:rsid w:val="00574EE7"/>
    <w:rsid w:val="0057569A"/>
    <w:rsid w:val="00575ED7"/>
    <w:rsid w:val="005771F1"/>
    <w:rsid w:val="00577306"/>
    <w:rsid w:val="00577833"/>
    <w:rsid w:val="00577A75"/>
    <w:rsid w:val="005806E4"/>
    <w:rsid w:val="00580C23"/>
    <w:rsid w:val="0058122B"/>
    <w:rsid w:val="0058148A"/>
    <w:rsid w:val="005824C7"/>
    <w:rsid w:val="005831B2"/>
    <w:rsid w:val="0058389B"/>
    <w:rsid w:val="005839DE"/>
    <w:rsid w:val="00583A87"/>
    <w:rsid w:val="0058461E"/>
    <w:rsid w:val="0058485A"/>
    <w:rsid w:val="00584F57"/>
    <w:rsid w:val="00584F7C"/>
    <w:rsid w:val="005850BA"/>
    <w:rsid w:val="00586354"/>
    <w:rsid w:val="00586493"/>
    <w:rsid w:val="0058665C"/>
    <w:rsid w:val="00586C5E"/>
    <w:rsid w:val="005871A5"/>
    <w:rsid w:val="00587E27"/>
    <w:rsid w:val="0059049C"/>
    <w:rsid w:val="00590C18"/>
    <w:rsid w:val="00590F0D"/>
    <w:rsid w:val="005912B1"/>
    <w:rsid w:val="00591A07"/>
    <w:rsid w:val="005930CE"/>
    <w:rsid w:val="005936B1"/>
    <w:rsid w:val="005941A8"/>
    <w:rsid w:val="005941F2"/>
    <w:rsid w:val="00595041"/>
    <w:rsid w:val="00595CDD"/>
    <w:rsid w:val="005962C7"/>
    <w:rsid w:val="005965EE"/>
    <w:rsid w:val="00597DA6"/>
    <w:rsid w:val="005A054A"/>
    <w:rsid w:val="005A05D9"/>
    <w:rsid w:val="005A117F"/>
    <w:rsid w:val="005A12EE"/>
    <w:rsid w:val="005A17F9"/>
    <w:rsid w:val="005A2774"/>
    <w:rsid w:val="005A2857"/>
    <w:rsid w:val="005A2E85"/>
    <w:rsid w:val="005A30E0"/>
    <w:rsid w:val="005A3F89"/>
    <w:rsid w:val="005A4282"/>
    <w:rsid w:val="005A4872"/>
    <w:rsid w:val="005A4BE3"/>
    <w:rsid w:val="005A59E1"/>
    <w:rsid w:val="005A5A75"/>
    <w:rsid w:val="005A5E8C"/>
    <w:rsid w:val="005A69B0"/>
    <w:rsid w:val="005A6E3D"/>
    <w:rsid w:val="005A6EFE"/>
    <w:rsid w:val="005A750B"/>
    <w:rsid w:val="005A7D39"/>
    <w:rsid w:val="005B01CF"/>
    <w:rsid w:val="005B03BD"/>
    <w:rsid w:val="005B061A"/>
    <w:rsid w:val="005B08C0"/>
    <w:rsid w:val="005B0FE7"/>
    <w:rsid w:val="005B11F1"/>
    <w:rsid w:val="005B16C1"/>
    <w:rsid w:val="005B262C"/>
    <w:rsid w:val="005B340D"/>
    <w:rsid w:val="005B373C"/>
    <w:rsid w:val="005B3DAF"/>
    <w:rsid w:val="005B41B3"/>
    <w:rsid w:val="005B5AE5"/>
    <w:rsid w:val="005B5F5E"/>
    <w:rsid w:val="005C01E6"/>
    <w:rsid w:val="005C0233"/>
    <w:rsid w:val="005C06E4"/>
    <w:rsid w:val="005C089C"/>
    <w:rsid w:val="005C0A36"/>
    <w:rsid w:val="005C0D84"/>
    <w:rsid w:val="005C15DB"/>
    <w:rsid w:val="005C3B37"/>
    <w:rsid w:val="005C3FD7"/>
    <w:rsid w:val="005C4040"/>
    <w:rsid w:val="005C4066"/>
    <w:rsid w:val="005C534A"/>
    <w:rsid w:val="005D0123"/>
    <w:rsid w:val="005D069D"/>
    <w:rsid w:val="005D0B2F"/>
    <w:rsid w:val="005D0E50"/>
    <w:rsid w:val="005D17BB"/>
    <w:rsid w:val="005D417D"/>
    <w:rsid w:val="005D539A"/>
    <w:rsid w:val="005D65D0"/>
    <w:rsid w:val="005D6709"/>
    <w:rsid w:val="005D67FF"/>
    <w:rsid w:val="005D7250"/>
    <w:rsid w:val="005D751A"/>
    <w:rsid w:val="005D783B"/>
    <w:rsid w:val="005D79CB"/>
    <w:rsid w:val="005E0A07"/>
    <w:rsid w:val="005E0FD7"/>
    <w:rsid w:val="005E115C"/>
    <w:rsid w:val="005E11DA"/>
    <w:rsid w:val="005E1427"/>
    <w:rsid w:val="005E193C"/>
    <w:rsid w:val="005E2344"/>
    <w:rsid w:val="005E259F"/>
    <w:rsid w:val="005E2819"/>
    <w:rsid w:val="005E2C37"/>
    <w:rsid w:val="005E2C6F"/>
    <w:rsid w:val="005E3187"/>
    <w:rsid w:val="005E37FC"/>
    <w:rsid w:val="005E39CB"/>
    <w:rsid w:val="005E4912"/>
    <w:rsid w:val="005E5771"/>
    <w:rsid w:val="005E5923"/>
    <w:rsid w:val="005E5A27"/>
    <w:rsid w:val="005E5BD6"/>
    <w:rsid w:val="005E607C"/>
    <w:rsid w:val="005E7F8A"/>
    <w:rsid w:val="005E7FDD"/>
    <w:rsid w:val="005F05E7"/>
    <w:rsid w:val="005F1198"/>
    <w:rsid w:val="005F2831"/>
    <w:rsid w:val="005F2A12"/>
    <w:rsid w:val="005F2CB2"/>
    <w:rsid w:val="005F2ECF"/>
    <w:rsid w:val="005F2FFF"/>
    <w:rsid w:val="005F3697"/>
    <w:rsid w:val="005F419B"/>
    <w:rsid w:val="005F44EF"/>
    <w:rsid w:val="005F4513"/>
    <w:rsid w:val="005F46A4"/>
    <w:rsid w:val="005F4BB7"/>
    <w:rsid w:val="005F4C98"/>
    <w:rsid w:val="005F52B0"/>
    <w:rsid w:val="005F6539"/>
    <w:rsid w:val="005F65BB"/>
    <w:rsid w:val="005F701D"/>
    <w:rsid w:val="005F7A09"/>
    <w:rsid w:val="005F7F5E"/>
    <w:rsid w:val="005F7FF8"/>
    <w:rsid w:val="0060197F"/>
    <w:rsid w:val="00601BC1"/>
    <w:rsid w:val="00602210"/>
    <w:rsid w:val="00602950"/>
    <w:rsid w:val="00602BE7"/>
    <w:rsid w:val="00603090"/>
    <w:rsid w:val="00603263"/>
    <w:rsid w:val="00603A38"/>
    <w:rsid w:val="0060407F"/>
    <w:rsid w:val="006040F7"/>
    <w:rsid w:val="00605EE5"/>
    <w:rsid w:val="006074EF"/>
    <w:rsid w:val="00607C1A"/>
    <w:rsid w:val="00610876"/>
    <w:rsid w:val="006109BC"/>
    <w:rsid w:val="0061167E"/>
    <w:rsid w:val="006120E4"/>
    <w:rsid w:val="006121C5"/>
    <w:rsid w:val="006126F3"/>
    <w:rsid w:val="00612736"/>
    <w:rsid w:val="006128A9"/>
    <w:rsid w:val="006129C2"/>
    <w:rsid w:val="00612DE6"/>
    <w:rsid w:val="006135C3"/>
    <w:rsid w:val="006136C6"/>
    <w:rsid w:val="0061385B"/>
    <w:rsid w:val="0061387F"/>
    <w:rsid w:val="00613C9C"/>
    <w:rsid w:val="00613CD7"/>
    <w:rsid w:val="00613D0C"/>
    <w:rsid w:val="00613FEA"/>
    <w:rsid w:val="00614319"/>
    <w:rsid w:val="00614F5A"/>
    <w:rsid w:val="00614FAD"/>
    <w:rsid w:val="00615053"/>
    <w:rsid w:val="006156CF"/>
    <w:rsid w:val="00615C68"/>
    <w:rsid w:val="00615D4A"/>
    <w:rsid w:val="006165AC"/>
    <w:rsid w:val="0061665C"/>
    <w:rsid w:val="00617485"/>
    <w:rsid w:val="00617B62"/>
    <w:rsid w:val="0062098D"/>
    <w:rsid w:val="00620F8A"/>
    <w:rsid w:val="00622208"/>
    <w:rsid w:val="00622A08"/>
    <w:rsid w:val="0062357B"/>
    <w:rsid w:val="00624491"/>
    <w:rsid w:val="0062532A"/>
    <w:rsid w:val="0062592E"/>
    <w:rsid w:val="00625B1E"/>
    <w:rsid w:val="00625EA2"/>
    <w:rsid w:val="00626A5F"/>
    <w:rsid w:val="00626C50"/>
    <w:rsid w:val="006277A3"/>
    <w:rsid w:val="006277CF"/>
    <w:rsid w:val="00627B6C"/>
    <w:rsid w:val="0063233E"/>
    <w:rsid w:val="00632491"/>
    <w:rsid w:val="00632B06"/>
    <w:rsid w:val="00632D25"/>
    <w:rsid w:val="00632DE0"/>
    <w:rsid w:val="00633896"/>
    <w:rsid w:val="00633F8E"/>
    <w:rsid w:val="00633FCB"/>
    <w:rsid w:val="00635088"/>
    <w:rsid w:val="006355BF"/>
    <w:rsid w:val="006363AD"/>
    <w:rsid w:val="0063642F"/>
    <w:rsid w:val="00636AA8"/>
    <w:rsid w:val="00636D47"/>
    <w:rsid w:val="0063739D"/>
    <w:rsid w:val="0063770C"/>
    <w:rsid w:val="006377F4"/>
    <w:rsid w:val="00637E39"/>
    <w:rsid w:val="006405CD"/>
    <w:rsid w:val="00640C0C"/>
    <w:rsid w:val="00641180"/>
    <w:rsid w:val="00642AC9"/>
    <w:rsid w:val="00642B7F"/>
    <w:rsid w:val="00642CE3"/>
    <w:rsid w:val="0064326A"/>
    <w:rsid w:val="0064329F"/>
    <w:rsid w:val="0064397A"/>
    <w:rsid w:val="00643A8C"/>
    <w:rsid w:val="00644794"/>
    <w:rsid w:val="00644DA5"/>
    <w:rsid w:val="006458A8"/>
    <w:rsid w:val="00647488"/>
    <w:rsid w:val="00647E42"/>
    <w:rsid w:val="006506DA"/>
    <w:rsid w:val="006507D3"/>
    <w:rsid w:val="00651D87"/>
    <w:rsid w:val="00652AC8"/>
    <w:rsid w:val="00652AFB"/>
    <w:rsid w:val="00652DFD"/>
    <w:rsid w:val="00652E7D"/>
    <w:rsid w:val="0065450E"/>
    <w:rsid w:val="00654BD1"/>
    <w:rsid w:val="0065584E"/>
    <w:rsid w:val="00655ABB"/>
    <w:rsid w:val="00655D26"/>
    <w:rsid w:val="00656BD7"/>
    <w:rsid w:val="00656C01"/>
    <w:rsid w:val="00656E72"/>
    <w:rsid w:val="00660B29"/>
    <w:rsid w:val="00660E22"/>
    <w:rsid w:val="0066211F"/>
    <w:rsid w:val="00662F3A"/>
    <w:rsid w:val="00663CA4"/>
    <w:rsid w:val="006641F3"/>
    <w:rsid w:val="0066510B"/>
    <w:rsid w:val="00665569"/>
    <w:rsid w:val="00665725"/>
    <w:rsid w:val="00665EB3"/>
    <w:rsid w:val="00666F65"/>
    <w:rsid w:val="0067021C"/>
    <w:rsid w:val="00670257"/>
    <w:rsid w:val="0067077F"/>
    <w:rsid w:val="0067159A"/>
    <w:rsid w:val="00671A64"/>
    <w:rsid w:val="00671A67"/>
    <w:rsid w:val="00672E00"/>
    <w:rsid w:val="0067343B"/>
    <w:rsid w:val="00673B89"/>
    <w:rsid w:val="00674626"/>
    <w:rsid w:val="00674915"/>
    <w:rsid w:val="00675535"/>
    <w:rsid w:val="0067582B"/>
    <w:rsid w:val="00675AAD"/>
    <w:rsid w:val="006771FC"/>
    <w:rsid w:val="006809E3"/>
    <w:rsid w:val="00680F0D"/>
    <w:rsid w:val="006811B6"/>
    <w:rsid w:val="006820A3"/>
    <w:rsid w:val="0068226B"/>
    <w:rsid w:val="00682799"/>
    <w:rsid w:val="00683006"/>
    <w:rsid w:val="0068377E"/>
    <w:rsid w:val="00686691"/>
    <w:rsid w:val="006867AC"/>
    <w:rsid w:val="00686B98"/>
    <w:rsid w:val="00686C49"/>
    <w:rsid w:val="00686CB6"/>
    <w:rsid w:val="00686CB9"/>
    <w:rsid w:val="0068753D"/>
    <w:rsid w:val="00687665"/>
    <w:rsid w:val="00687D46"/>
    <w:rsid w:val="00687DAD"/>
    <w:rsid w:val="00687DEA"/>
    <w:rsid w:val="0069083A"/>
    <w:rsid w:val="0069088D"/>
    <w:rsid w:val="00690D94"/>
    <w:rsid w:val="00690E2B"/>
    <w:rsid w:val="0069152B"/>
    <w:rsid w:val="0069168B"/>
    <w:rsid w:val="00691B83"/>
    <w:rsid w:val="00691CF4"/>
    <w:rsid w:val="00692C31"/>
    <w:rsid w:val="00692FC7"/>
    <w:rsid w:val="00694D33"/>
    <w:rsid w:val="006957BA"/>
    <w:rsid w:val="00695830"/>
    <w:rsid w:val="0069620E"/>
    <w:rsid w:val="00697555"/>
    <w:rsid w:val="00697B00"/>
    <w:rsid w:val="00697C59"/>
    <w:rsid w:val="006A0109"/>
    <w:rsid w:val="006A02FE"/>
    <w:rsid w:val="006A079F"/>
    <w:rsid w:val="006A0A98"/>
    <w:rsid w:val="006A1859"/>
    <w:rsid w:val="006A18E5"/>
    <w:rsid w:val="006A2491"/>
    <w:rsid w:val="006A2792"/>
    <w:rsid w:val="006A5604"/>
    <w:rsid w:val="006A58D6"/>
    <w:rsid w:val="006A5916"/>
    <w:rsid w:val="006A5AD3"/>
    <w:rsid w:val="006A618E"/>
    <w:rsid w:val="006A6338"/>
    <w:rsid w:val="006A637B"/>
    <w:rsid w:val="006A738F"/>
    <w:rsid w:val="006A7B68"/>
    <w:rsid w:val="006A7C59"/>
    <w:rsid w:val="006A7FF4"/>
    <w:rsid w:val="006B0B29"/>
    <w:rsid w:val="006B1A01"/>
    <w:rsid w:val="006B274C"/>
    <w:rsid w:val="006B2BDF"/>
    <w:rsid w:val="006B3290"/>
    <w:rsid w:val="006B3E9D"/>
    <w:rsid w:val="006B3F3D"/>
    <w:rsid w:val="006B424E"/>
    <w:rsid w:val="006B431B"/>
    <w:rsid w:val="006B4452"/>
    <w:rsid w:val="006B45FA"/>
    <w:rsid w:val="006B4A16"/>
    <w:rsid w:val="006B4A39"/>
    <w:rsid w:val="006B5C9B"/>
    <w:rsid w:val="006B5F5E"/>
    <w:rsid w:val="006B6392"/>
    <w:rsid w:val="006B6957"/>
    <w:rsid w:val="006B6D8C"/>
    <w:rsid w:val="006B6EF5"/>
    <w:rsid w:val="006B7519"/>
    <w:rsid w:val="006C0379"/>
    <w:rsid w:val="006C0D85"/>
    <w:rsid w:val="006C197D"/>
    <w:rsid w:val="006C1DA4"/>
    <w:rsid w:val="006C1F59"/>
    <w:rsid w:val="006C28D7"/>
    <w:rsid w:val="006C3ECC"/>
    <w:rsid w:val="006C40C5"/>
    <w:rsid w:val="006C4647"/>
    <w:rsid w:val="006C544B"/>
    <w:rsid w:val="006C55BF"/>
    <w:rsid w:val="006C608B"/>
    <w:rsid w:val="006C68A2"/>
    <w:rsid w:val="006C6A66"/>
    <w:rsid w:val="006C6BDB"/>
    <w:rsid w:val="006D013C"/>
    <w:rsid w:val="006D06E9"/>
    <w:rsid w:val="006D0C78"/>
    <w:rsid w:val="006D0E91"/>
    <w:rsid w:val="006D1074"/>
    <w:rsid w:val="006D24D8"/>
    <w:rsid w:val="006D300B"/>
    <w:rsid w:val="006D408C"/>
    <w:rsid w:val="006D4446"/>
    <w:rsid w:val="006D4BCF"/>
    <w:rsid w:val="006D4EB1"/>
    <w:rsid w:val="006D4EC7"/>
    <w:rsid w:val="006D531E"/>
    <w:rsid w:val="006D53E8"/>
    <w:rsid w:val="006D55EC"/>
    <w:rsid w:val="006D58B4"/>
    <w:rsid w:val="006D58F9"/>
    <w:rsid w:val="006D7982"/>
    <w:rsid w:val="006E0DCC"/>
    <w:rsid w:val="006E0F89"/>
    <w:rsid w:val="006E1A4B"/>
    <w:rsid w:val="006E1AFB"/>
    <w:rsid w:val="006E1B11"/>
    <w:rsid w:val="006E2042"/>
    <w:rsid w:val="006E26DC"/>
    <w:rsid w:val="006E3259"/>
    <w:rsid w:val="006E3546"/>
    <w:rsid w:val="006E3996"/>
    <w:rsid w:val="006E462B"/>
    <w:rsid w:val="006E4E38"/>
    <w:rsid w:val="006E5102"/>
    <w:rsid w:val="006E5671"/>
    <w:rsid w:val="006E6211"/>
    <w:rsid w:val="006E653B"/>
    <w:rsid w:val="006E718D"/>
    <w:rsid w:val="006F03D5"/>
    <w:rsid w:val="006F0A3A"/>
    <w:rsid w:val="006F0B7C"/>
    <w:rsid w:val="006F183D"/>
    <w:rsid w:val="006F19A4"/>
    <w:rsid w:val="006F1B54"/>
    <w:rsid w:val="006F1FE4"/>
    <w:rsid w:val="006F230D"/>
    <w:rsid w:val="006F27D6"/>
    <w:rsid w:val="006F2BFC"/>
    <w:rsid w:val="006F3BAF"/>
    <w:rsid w:val="006F3CCB"/>
    <w:rsid w:val="006F3F15"/>
    <w:rsid w:val="006F43DD"/>
    <w:rsid w:val="006F5D61"/>
    <w:rsid w:val="006F5D8C"/>
    <w:rsid w:val="006F6650"/>
    <w:rsid w:val="0070063A"/>
    <w:rsid w:val="007013CD"/>
    <w:rsid w:val="0070189A"/>
    <w:rsid w:val="00701F63"/>
    <w:rsid w:val="00702A28"/>
    <w:rsid w:val="00702A6A"/>
    <w:rsid w:val="00703005"/>
    <w:rsid w:val="00703106"/>
    <w:rsid w:val="0070324A"/>
    <w:rsid w:val="00703B76"/>
    <w:rsid w:val="00703FCA"/>
    <w:rsid w:val="00706372"/>
    <w:rsid w:val="00706625"/>
    <w:rsid w:val="0070699D"/>
    <w:rsid w:val="007074EE"/>
    <w:rsid w:val="00707D71"/>
    <w:rsid w:val="00710102"/>
    <w:rsid w:val="0071108E"/>
    <w:rsid w:val="00711937"/>
    <w:rsid w:val="00714A91"/>
    <w:rsid w:val="00714D23"/>
    <w:rsid w:val="00715534"/>
    <w:rsid w:val="00716C2C"/>
    <w:rsid w:val="00717295"/>
    <w:rsid w:val="007201A4"/>
    <w:rsid w:val="007203DC"/>
    <w:rsid w:val="00720563"/>
    <w:rsid w:val="00721BF0"/>
    <w:rsid w:val="00722293"/>
    <w:rsid w:val="00722546"/>
    <w:rsid w:val="00723A88"/>
    <w:rsid w:val="00723BFF"/>
    <w:rsid w:val="007241FA"/>
    <w:rsid w:val="007245E7"/>
    <w:rsid w:val="00724B7C"/>
    <w:rsid w:val="007265FE"/>
    <w:rsid w:val="00726C90"/>
    <w:rsid w:val="00726D60"/>
    <w:rsid w:val="007270D6"/>
    <w:rsid w:val="0072731D"/>
    <w:rsid w:val="00727FD4"/>
    <w:rsid w:val="00730FC9"/>
    <w:rsid w:val="00731363"/>
    <w:rsid w:val="007323B7"/>
    <w:rsid w:val="00732682"/>
    <w:rsid w:val="00732773"/>
    <w:rsid w:val="00733610"/>
    <w:rsid w:val="00733635"/>
    <w:rsid w:val="0073436C"/>
    <w:rsid w:val="00734475"/>
    <w:rsid w:val="0073476A"/>
    <w:rsid w:val="00734D90"/>
    <w:rsid w:val="00735E95"/>
    <w:rsid w:val="00735EB0"/>
    <w:rsid w:val="00736806"/>
    <w:rsid w:val="00736B6D"/>
    <w:rsid w:val="00736D41"/>
    <w:rsid w:val="00737255"/>
    <w:rsid w:val="00737738"/>
    <w:rsid w:val="00740515"/>
    <w:rsid w:val="007406F1"/>
    <w:rsid w:val="007408FC"/>
    <w:rsid w:val="00740A92"/>
    <w:rsid w:val="0074131B"/>
    <w:rsid w:val="00741C6A"/>
    <w:rsid w:val="00742898"/>
    <w:rsid w:val="00743331"/>
    <w:rsid w:val="00744070"/>
    <w:rsid w:val="00744154"/>
    <w:rsid w:val="00744849"/>
    <w:rsid w:val="007448AF"/>
    <w:rsid w:val="00744D90"/>
    <w:rsid w:val="007451C4"/>
    <w:rsid w:val="00746165"/>
    <w:rsid w:val="00746183"/>
    <w:rsid w:val="00747047"/>
    <w:rsid w:val="00750078"/>
    <w:rsid w:val="007505DF"/>
    <w:rsid w:val="00751E4C"/>
    <w:rsid w:val="0075248E"/>
    <w:rsid w:val="00752871"/>
    <w:rsid w:val="00753023"/>
    <w:rsid w:val="00753A3B"/>
    <w:rsid w:val="00753C97"/>
    <w:rsid w:val="0075442F"/>
    <w:rsid w:val="0075473D"/>
    <w:rsid w:val="00754CAA"/>
    <w:rsid w:val="00754CE6"/>
    <w:rsid w:val="00755104"/>
    <w:rsid w:val="0075553D"/>
    <w:rsid w:val="0075585D"/>
    <w:rsid w:val="007568EB"/>
    <w:rsid w:val="00756D68"/>
    <w:rsid w:val="00757105"/>
    <w:rsid w:val="0075728C"/>
    <w:rsid w:val="00757444"/>
    <w:rsid w:val="0075763A"/>
    <w:rsid w:val="0075770D"/>
    <w:rsid w:val="007578D4"/>
    <w:rsid w:val="00760165"/>
    <w:rsid w:val="00760958"/>
    <w:rsid w:val="00760AFC"/>
    <w:rsid w:val="00761259"/>
    <w:rsid w:val="00761C71"/>
    <w:rsid w:val="007620E9"/>
    <w:rsid w:val="00762666"/>
    <w:rsid w:val="00762DB5"/>
    <w:rsid w:val="00762F07"/>
    <w:rsid w:val="00763468"/>
    <w:rsid w:val="0076361F"/>
    <w:rsid w:val="0076369D"/>
    <w:rsid w:val="00763E94"/>
    <w:rsid w:val="00763F74"/>
    <w:rsid w:val="00764020"/>
    <w:rsid w:val="00764B0F"/>
    <w:rsid w:val="00764F93"/>
    <w:rsid w:val="007650DD"/>
    <w:rsid w:val="007654DE"/>
    <w:rsid w:val="00765D59"/>
    <w:rsid w:val="00765F99"/>
    <w:rsid w:val="007662EE"/>
    <w:rsid w:val="00766EF8"/>
    <w:rsid w:val="00766FAA"/>
    <w:rsid w:val="00767893"/>
    <w:rsid w:val="007679F1"/>
    <w:rsid w:val="00767ACA"/>
    <w:rsid w:val="00767C0E"/>
    <w:rsid w:val="00770906"/>
    <w:rsid w:val="00770D94"/>
    <w:rsid w:val="00771612"/>
    <w:rsid w:val="00771795"/>
    <w:rsid w:val="00771CEA"/>
    <w:rsid w:val="00772B0C"/>
    <w:rsid w:val="00772C01"/>
    <w:rsid w:val="00772CD2"/>
    <w:rsid w:val="00772E55"/>
    <w:rsid w:val="00773DFD"/>
    <w:rsid w:val="00774450"/>
    <w:rsid w:val="00774909"/>
    <w:rsid w:val="00774D9E"/>
    <w:rsid w:val="00774E39"/>
    <w:rsid w:val="00775501"/>
    <w:rsid w:val="00775DE1"/>
    <w:rsid w:val="007762D8"/>
    <w:rsid w:val="007762EF"/>
    <w:rsid w:val="00776AE1"/>
    <w:rsid w:val="00776D60"/>
    <w:rsid w:val="00776E27"/>
    <w:rsid w:val="00777355"/>
    <w:rsid w:val="00777C76"/>
    <w:rsid w:val="0078122F"/>
    <w:rsid w:val="0078158A"/>
    <w:rsid w:val="007818B2"/>
    <w:rsid w:val="00783044"/>
    <w:rsid w:val="00783AED"/>
    <w:rsid w:val="00783B07"/>
    <w:rsid w:val="00784A3D"/>
    <w:rsid w:val="00784E98"/>
    <w:rsid w:val="0078522A"/>
    <w:rsid w:val="0078542F"/>
    <w:rsid w:val="007856D3"/>
    <w:rsid w:val="00785CDF"/>
    <w:rsid w:val="0078602A"/>
    <w:rsid w:val="0078630B"/>
    <w:rsid w:val="00787C2C"/>
    <w:rsid w:val="00790B06"/>
    <w:rsid w:val="00790B1C"/>
    <w:rsid w:val="00790BE4"/>
    <w:rsid w:val="0079109C"/>
    <w:rsid w:val="007916A2"/>
    <w:rsid w:val="00791DA6"/>
    <w:rsid w:val="00791E89"/>
    <w:rsid w:val="00791F00"/>
    <w:rsid w:val="0079245C"/>
    <w:rsid w:val="00792CBE"/>
    <w:rsid w:val="00793437"/>
    <w:rsid w:val="00794BA2"/>
    <w:rsid w:val="00794E95"/>
    <w:rsid w:val="007951DE"/>
    <w:rsid w:val="007964F4"/>
    <w:rsid w:val="00796918"/>
    <w:rsid w:val="0079692F"/>
    <w:rsid w:val="00796F19"/>
    <w:rsid w:val="007A021B"/>
    <w:rsid w:val="007A1393"/>
    <w:rsid w:val="007A1AC8"/>
    <w:rsid w:val="007A1AEA"/>
    <w:rsid w:val="007A1D44"/>
    <w:rsid w:val="007A1D4C"/>
    <w:rsid w:val="007A2A5A"/>
    <w:rsid w:val="007A2C61"/>
    <w:rsid w:val="007A3104"/>
    <w:rsid w:val="007A365E"/>
    <w:rsid w:val="007A39CF"/>
    <w:rsid w:val="007A423C"/>
    <w:rsid w:val="007A51A9"/>
    <w:rsid w:val="007A66DC"/>
    <w:rsid w:val="007A786D"/>
    <w:rsid w:val="007B0141"/>
    <w:rsid w:val="007B0FDC"/>
    <w:rsid w:val="007B10A8"/>
    <w:rsid w:val="007B1B8C"/>
    <w:rsid w:val="007B2391"/>
    <w:rsid w:val="007B23EE"/>
    <w:rsid w:val="007B29A7"/>
    <w:rsid w:val="007B2E60"/>
    <w:rsid w:val="007B2ED1"/>
    <w:rsid w:val="007B3686"/>
    <w:rsid w:val="007B3786"/>
    <w:rsid w:val="007B3E88"/>
    <w:rsid w:val="007B4EB1"/>
    <w:rsid w:val="007B53D7"/>
    <w:rsid w:val="007B565A"/>
    <w:rsid w:val="007B5AA3"/>
    <w:rsid w:val="007B69C7"/>
    <w:rsid w:val="007B6E5A"/>
    <w:rsid w:val="007B729C"/>
    <w:rsid w:val="007B79D3"/>
    <w:rsid w:val="007B7FAF"/>
    <w:rsid w:val="007C04D7"/>
    <w:rsid w:val="007C07DF"/>
    <w:rsid w:val="007C0BB1"/>
    <w:rsid w:val="007C1FF7"/>
    <w:rsid w:val="007C20FA"/>
    <w:rsid w:val="007C23DE"/>
    <w:rsid w:val="007C29A2"/>
    <w:rsid w:val="007C3278"/>
    <w:rsid w:val="007C352F"/>
    <w:rsid w:val="007C3706"/>
    <w:rsid w:val="007C3C6D"/>
    <w:rsid w:val="007C4F5D"/>
    <w:rsid w:val="007C5286"/>
    <w:rsid w:val="007C67DD"/>
    <w:rsid w:val="007C72F8"/>
    <w:rsid w:val="007C75C4"/>
    <w:rsid w:val="007C7914"/>
    <w:rsid w:val="007C7BBD"/>
    <w:rsid w:val="007D0E1B"/>
    <w:rsid w:val="007D1272"/>
    <w:rsid w:val="007D14E4"/>
    <w:rsid w:val="007D221F"/>
    <w:rsid w:val="007D2757"/>
    <w:rsid w:val="007D3F1E"/>
    <w:rsid w:val="007D45CA"/>
    <w:rsid w:val="007D5254"/>
    <w:rsid w:val="007D54C9"/>
    <w:rsid w:val="007D5F69"/>
    <w:rsid w:val="007D717B"/>
    <w:rsid w:val="007D7816"/>
    <w:rsid w:val="007D7ECE"/>
    <w:rsid w:val="007E0555"/>
    <w:rsid w:val="007E0891"/>
    <w:rsid w:val="007E08CA"/>
    <w:rsid w:val="007E09F0"/>
    <w:rsid w:val="007E0B78"/>
    <w:rsid w:val="007E1296"/>
    <w:rsid w:val="007E1E56"/>
    <w:rsid w:val="007E215B"/>
    <w:rsid w:val="007E2880"/>
    <w:rsid w:val="007E2BD3"/>
    <w:rsid w:val="007E2F06"/>
    <w:rsid w:val="007E2F2C"/>
    <w:rsid w:val="007E3264"/>
    <w:rsid w:val="007E33FC"/>
    <w:rsid w:val="007E3AF2"/>
    <w:rsid w:val="007E4043"/>
    <w:rsid w:val="007E456A"/>
    <w:rsid w:val="007E47EB"/>
    <w:rsid w:val="007E4E9E"/>
    <w:rsid w:val="007E582B"/>
    <w:rsid w:val="007E5926"/>
    <w:rsid w:val="007E6BCC"/>
    <w:rsid w:val="007E725C"/>
    <w:rsid w:val="007E74BF"/>
    <w:rsid w:val="007E7936"/>
    <w:rsid w:val="007E7F75"/>
    <w:rsid w:val="007E7FCA"/>
    <w:rsid w:val="007F04A9"/>
    <w:rsid w:val="007F0858"/>
    <w:rsid w:val="007F149D"/>
    <w:rsid w:val="007F1AE6"/>
    <w:rsid w:val="007F217D"/>
    <w:rsid w:val="007F2504"/>
    <w:rsid w:val="007F3288"/>
    <w:rsid w:val="007F32C2"/>
    <w:rsid w:val="007F345E"/>
    <w:rsid w:val="007F361E"/>
    <w:rsid w:val="007F3FE8"/>
    <w:rsid w:val="007F4428"/>
    <w:rsid w:val="007F4D43"/>
    <w:rsid w:val="007F70BE"/>
    <w:rsid w:val="00800141"/>
    <w:rsid w:val="008003D5"/>
    <w:rsid w:val="008007F4"/>
    <w:rsid w:val="0080092B"/>
    <w:rsid w:val="00800B0D"/>
    <w:rsid w:val="00800B4F"/>
    <w:rsid w:val="00800FE6"/>
    <w:rsid w:val="00801E4A"/>
    <w:rsid w:val="00802539"/>
    <w:rsid w:val="008028D5"/>
    <w:rsid w:val="00804008"/>
    <w:rsid w:val="008040C4"/>
    <w:rsid w:val="00804766"/>
    <w:rsid w:val="0080483E"/>
    <w:rsid w:val="00804AE8"/>
    <w:rsid w:val="008051FB"/>
    <w:rsid w:val="00805245"/>
    <w:rsid w:val="00806999"/>
    <w:rsid w:val="00806CF8"/>
    <w:rsid w:val="00806FFD"/>
    <w:rsid w:val="008070AD"/>
    <w:rsid w:val="008070F3"/>
    <w:rsid w:val="00811E2D"/>
    <w:rsid w:val="00813697"/>
    <w:rsid w:val="00813D72"/>
    <w:rsid w:val="00813FFA"/>
    <w:rsid w:val="00814D91"/>
    <w:rsid w:val="00815556"/>
    <w:rsid w:val="008156BD"/>
    <w:rsid w:val="00816F83"/>
    <w:rsid w:val="00817B2F"/>
    <w:rsid w:val="0082077D"/>
    <w:rsid w:val="00820CBC"/>
    <w:rsid w:val="00821066"/>
    <w:rsid w:val="00823704"/>
    <w:rsid w:val="00823E77"/>
    <w:rsid w:val="0082422C"/>
    <w:rsid w:val="00824401"/>
    <w:rsid w:val="008246CC"/>
    <w:rsid w:val="008247A6"/>
    <w:rsid w:val="00824B94"/>
    <w:rsid w:val="00824D43"/>
    <w:rsid w:val="00824D4B"/>
    <w:rsid w:val="00824E9E"/>
    <w:rsid w:val="008250A0"/>
    <w:rsid w:val="00825C47"/>
    <w:rsid w:val="00826054"/>
    <w:rsid w:val="008264E1"/>
    <w:rsid w:val="00827163"/>
    <w:rsid w:val="00827849"/>
    <w:rsid w:val="008308DA"/>
    <w:rsid w:val="0083125A"/>
    <w:rsid w:val="00831E2E"/>
    <w:rsid w:val="008340C2"/>
    <w:rsid w:val="008345A1"/>
    <w:rsid w:val="008354DA"/>
    <w:rsid w:val="0083685F"/>
    <w:rsid w:val="00836C16"/>
    <w:rsid w:val="00836D84"/>
    <w:rsid w:val="008375AF"/>
    <w:rsid w:val="00837C0B"/>
    <w:rsid w:val="00837D86"/>
    <w:rsid w:val="00837E5B"/>
    <w:rsid w:val="00841D98"/>
    <w:rsid w:val="00842364"/>
    <w:rsid w:val="008427D8"/>
    <w:rsid w:val="00842BBD"/>
    <w:rsid w:val="0084324D"/>
    <w:rsid w:val="0084343B"/>
    <w:rsid w:val="008436A1"/>
    <w:rsid w:val="00843B70"/>
    <w:rsid w:val="00844625"/>
    <w:rsid w:val="00844BE3"/>
    <w:rsid w:val="00845077"/>
    <w:rsid w:val="00845BC6"/>
    <w:rsid w:val="00845E9E"/>
    <w:rsid w:val="00846DEC"/>
    <w:rsid w:val="00846EA6"/>
    <w:rsid w:val="00846ECA"/>
    <w:rsid w:val="00847AA7"/>
    <w:rsid w:val="008504E3"/>
    <w:rsid w:val="0085088E"/>
    <w:rsid w:val="00850EB7"/>
    <w:rsid w:val="00852B07"/>
    <w:rsid w:val="00853695"/>
    <w:rsid w:val="00853C7B"/>
    <w:rsid w:val="00853CFA"/>
    <w:rsid w:val="00854637"/>
    <w:rsid w:val="008556E9"/>
    <w:rsid w:val="008578CB"/>
    <w:rsid w:val="0086028C"/>
    <w:rsid w:val="0086057E"/>
    <w:rsid w:val="00860879"/>
    <w:rsid w:val="00860CF2"/>
    <w:rsid w:val="00861AF8"/>
    <w:rsid w:val="00862530"/>
    <w:rsid w:val="00863522"/>
    <w:rsid w:val="00864368"/>
    <w:rsid w:val="008646B4"/>
    <w:rsid w:val="00864796"/>
    <w:rsid w:val="00865722"/>
    <w:rsid w:val="00865990"/>
    <w:rsid w:val="008659F2"/>
    <w:rsid w:val="00866031"/>
    <w:rsid w:val="008661EC"/>
    <w:rsid w:val="00866400"/>
    <w:rsid w:val="008673C4"/>
    <w:rsid w:val="00867AA6"/>
    <w:rsid w:val="00867EC5"/>
    <w:rsid w:val="00870200"/>
    <w:rsid w:val="0087198D"/>
    <w:rsid w:val="00872324"/>
    <w:rsid w:val="0087336B"/>
    <w:rsid w:val="0087505F"/>
    <w:rsid w:val="00875E63"/>
    <w:rsid w:val="00875F08"/>
    <w:rsid w:val="008768E2"/>
    <w:rsid w:val="00876BDD"/>
    <w:rsid w:val="00876FCF"/>
    <w:rsid w:val="00877A8C"/>
    <w:rsid w:val="00880783"/>
    <w:rsid w:val="00880813"/>
    <w:rsid w:val="00881729"/>
    <w:rsid w:val="008819FC"/>
    <w:rsid w:val="00881F84"/>
    <w:rsid w:val="00882E48"/>
    <w:rsid w:val="00882F74"/>
    <w:rsid w:val="008834EB"/>
    <w:rsid w:val="00883DC3"/>
    <w:rsid w:val="008858A6"/>
    <w:rsid w:val="008859FE"/>
    <w:rsid w:val="00886AB9"/>
    <w:rsid w:val="00886F04"/>
    <w:rsid w:val="0088757F"/>
    <w:rsid w:val="00890922"/>
    <w:rsid w:val="00890BCC"/>
    <w:rsid w:val="00890E94"/>
    <w:rsid w:val="0089177F"/>
    <w:rsid w:val="00891B3A"/>
    <w:rsid w:val="00893269"/>
    <w:rsid w:val="008945D8"/>
    <w:rsid w:val="00894783"/>
    <w:rsid w:val="00894BCA"/>
    <w:rsid w:val="008952FB"/>
    <w:rsid w:val="00895A0F"/>
    <w:rsid w:val="00896224"/>
    <w:rsid w:val="00896BFD"/>
    <w:rsid w:val="00896C39"/>
    <w:rsid w:val="008971F3"/>
    <w:rsid w:val="008A25BE"/>
    <w:rsid w:val="008A2784"/>
    <w:rsid w:val="008A3900"/>
    <w:rsid w:val="008A500D"/>
    <w:rsid w:val="008A5A30"/>
    <w:rsid w:val="008A6177"/>
    <w:rsid w:val="008A6556"/>
    <w:rsid w:val="008A6D27"/>
    <w:rsid w:val="008A7285"/>
    <w:rsid w:val="008A7BFF"/>
    <w:rsid w:val="008B12EC"/>
    <w:rsid w:val="008B1614"/>
    <w:rsid w:val="008B1A30"/>
    <w:rsid w:val="008B298A"/>
    <w:rsid w:val="008B42ED"/>
    <w:rsid w:val="008B4CB6"/>
    <w:rsid w:val="008B5353"/>
    <w:rsid w:val="008B5C5B"/>
    <w:rsid w:val="008B5CD1"/>
    <w:rsid w:val="008B657B"/>
    <w:rsid w:val="008B66D4"/>
    <w:rsid w:val="008B6A3E"/>
    <w:rsid w:val="008B6E43"/>
    <w:rsid w:val="008B7EF6"/>
    <w:rsid w:val="008C0591"/>
    <w:rsid w:val="008C2561"/>
    <w:rsid w:val="008C3B27"/>
    <w:rsid w:val="008C3DF9"/>
    <w:rsid w:val="008C557E"/>
    <w:rsid w:val="008C5830"/>
    <w:rsid w:val="008C5B8C"/>
    <w:rsid w:val="008C5EE7"/>
    <w:rsid w:val="008C7944"/>
    <w:rsid w:val="008D10DC"/>
    <w:rsid w:val="008D1865"/>
    <w:rsid w:val="008D1F0F"/>
    <w:rsid w:val="008D23E1"/>
    <w:rsid w:val="008D2F87"/>
    <w:rsid w:val="008D339F"/>
    <w:rsid w:val="008D3F9E"/>
    <w:rsid w:val="008D4066"/>
    <w:rsid w:val="008D481E"/>
    <w:rsid w:val="008D4ED6"/>
    <w:rsid w:val="008D50E0"/>
    <w:rsid w:val="008D5559"/>
    <w:rsid w:val="008D6661"/>
    <w:rsid w:val="008D6732"/>
    <w:rsid w:val="008D6766"/>
    <w:rsid w:val="008D6ABA"/>
    <w:rsid w:val="008D6F1F"/>
    <w:rsid w:val="008D7022"/>
    <w:rsid w:val="008D743A"/>
    <w:rsid w:val="008D7819"/>
    <w:rsid w:val="008D7C50"/>
    <w:rsid w:val="008E1051"/>
    <w:rsid w:val="008E215A"/>
    <w:rsid w:val="008E283B"/>
    <w:rsid w:val="008E7004"/>
    <w:rsid w:val="008E7440"/>
    <w:rsid w:val="008E7D2A"/>
    <w:rsid w:val="008E7F6B"/>
    <w:rsid w:val="008F13C8"/>
    <w:rsid w:val="008F1864"/>
    <w:rsid w:val="008F29EF"/>
    <w:rsid w:val="008F2B6D"/>
    <w:rsid w:val="008F2EC5"/>
    <w:rsid w:val="008F30D1"/>
    <w:rsid w:val="008F310F"/>
    <w:rsid w:val="008F3461"/>
    <w:rsid w:val="008F35F5"/>
    <w:rsid w:val="008F3B03"/>
    <w:rsid w:val="008F3EFE"/>
    <w:rsid w:val="008F6271"/>
    <w:rsid w:val="008F6566"/>
    <w:rsid w:val="008F656E"/>
    <w:rsid w:val="008F699B"/>
    <w:rsid w:val="008F6A81"/>
    <w:rsid w:val="008F6CEA"/>
    <w:rsid w:val="008F7622"/>
    <w:rsid w:val="008F7FFC"/>
    <w:rsid w:val="00900F90"/>
    <w:rsid w:val="00901AF7"/>
    <w:rsid w:val="00902087"/>
    <w:rsid w:val="00902456"/>
    <w:rsid w:val="00902787"/>
    <w:rsid w:val="00903482"/>
    <w:rsid w:val="00903593"/>
    <w:rsid w:val="0090420D"/>
    <w:rsid w:val="00904BA2"/>
    <w:rsid w:val="00904EAB"/>
    <w:rsid w:val="00904EFD"/>
    <w:rsid w:val="00905A13"/>
    <w:rsid w:val="00906B0C"/>
    <w:rsid w:val="00906D83"/>
    <w:rsid w:val="00907334"/>
    <w:rsid w:val="00907585"/>
    <w:rsid w:val="0091082C"/>
    <w:rsid w:val="00910D25"/>
    <w:rsid w:val="00910D95"/>
    <w:rsid w:val="009116EB"/>
    <w:rsid w:val="00911D9D"/>
    <w:rsid w:val="009125EE"/>
    <w:rsid w:val="00912A0D"/>
    <w:rsid w:val="00912AD5"/>
    <w:rsid w:val="00913061"/>
    <w:rsid w:val="00913820"/>
    <w:rsid w:val="009149B3"/>
    <w:rsid w:val="00915326"/>
    <w:rsid w:val="00916161"/>
    <w:rsid w:val="0091670A"/>
    <w:rsid w:val="00916E25"/>
    <w:rsid w:val="00916EB5"/>
    <w:rsid w:val="009171C6"/>
    <w:rsid w:val="009179CD"/>
    <w:rsid w:val="00920560"/>
    <w:rsid w:val="009205AD"/>
    <w:rsid w:val="009208F9"/>
    <w:rsid w:val="00922949"/>
    <w:rsid w:val="00922B9A"/>
    <w:rsid w:val="00922C0B"/>
    <w:rsid w:val="00922C8E"/>
    <w:rsid w:val="00923C53"/>
    <w:rsid w:val="00923DA7"/>
    <w:rsid w:val="009241F5"/>
    <w:rsid w:val="00924C61"/>
    <w:rsid w:val="00926CED"/>
    <w:rsid w:val="00927274"/>
    <w:rsid w:val="009279C1"/>
    <w:rsid w:val="00930737"/>
    <w:rsid w:val="00930CC0"/>
    <w:rsid w:val="00930EA0"/>
    <w:rsid w:val="00931295"/>
    <w:rsid w:val="00931C71"/>
    <w:rsid w:val="009326B0"/>
    <w:rsid w:val="009333D1"/>
    <w:rsid w:val="00933736"/>
    <w:rsid w:val="009341D3"/>
    <w:rsid w:val="00934242"/>
    <w:rsid w:val="00934522"/>
    <w:rsid w:val="009346A0"/>
    <w:rsid w:val="0093487D"/>
    <w:rsid w:val="00935E97"/>
    <w:rsid w:val="00936498"/>
    <w:rsid w:val="009367DD"/>
    <w:rsid w:val="009368A0"/>
    <w:rsid w:val="00936A27"/>
    <w:rsid w:val="00936C27"/>
    <w:rsid w:val="00937E35"/>
    <w:rsid w:val="0094022D"/>
    <w:rsid w:val="009403C2"/>
    <w:rsid w:val="00940687"/>
    <w:rsid w:val="00941890"/>
    <w:rsid w:val="009419A6"/>
    <w:rsid w:val="00942FA5"/>
    <w:rsid w:val="00943151"/>
    <w:rsid w:val="00943592"/>
    <w:rsid w:val="0094451F"/>
    <w:rsid w:val="0094548F"/>
    <w:rsid w:val="00945D34"/>
    <w:rsid w:val="0094679E"/>
    <w:rsid w:val="00946982"/>
    <w:rsid w:val="00947CE3"/>
    <w:rsid w:val="00950C4B"/>
    <w:rsid w:val="00950FE9"/>
    <w:rsid w:val="009514E7"/>
    <w:rsid w:val="009514F2"/>
    <w:rsid w:val="009517A0"/>
    <w:rsid w:val="009518A9"/>
    <w:rsid w:val="0095206E"/>
    <w:rsid w:val="00952850"/>
    <w:rsid w:val="00952914"/>
    <w:rsid w:val="00953A59"/>
    <w:rsid w:val="009540C5"/>
    <w:rsid w:val="009540E2"/>
    <w:rsid w:val="00954B6A"/>
    <w:rsid w:val="00954E5A"/>
    <w:rsid w:val="0095504A"/>
    <w:rsid w:val="00955AF0"/>
    <w:rsid w:val="0095632E"/>
    <w:rsid w:val="009571C7"/>
    <w:rsid w:val="009572AF"/>
    <w:rsid w:val="00957BDC"/>
    <w:rsid w:val="009605FA"/>
    <w:rsid w:val="00960805"/>
    <w:rsid w:val="00960CB6"/>
    <w:rsid w:val="0096229F"/>
    <w:rsid w:val="009622A0"/>
    <w:rsid w:val="00963965"/>
    <w:rsid w:val="00963ED8"/>
    <w:rsid w:val="009640C6"/>
    <w:rsid w:val="00964911"/>
    <w:rsid w:val="00965CBC"/>
    <w:rsid w:val="009661A5"/>
    <w:rsid w:val="00966290"/>
    <w:rsid w:val="0096756D"/>
    <w:rsid w:val="009701F7"/>
    <w:rsid w:val="0097095B"/>
    <w:rsid w:val="0097099D"/>
    <w:rsid w:val="00971242"/>
    <w:rsid w:val="00971376"/>
    <w:rsid w:val="0097170F"/>
    <w:rsid w:val="00971A29"/>
    <w:rsid w:val="009724B6"/>
    <w:rsid w:val="009727FA"/>
    <w:rsid w:val="0097324C"/>
    <w:rsid w:val="00973307"/>
    <w:rsid w:val="00973EC8"/>
    <w:rsid w:val="0097435A"/>
    <w:rsid w:val="00974738"/>
    <w:rsid w:val="0097497F"/>
    <w:rsid w:val="00974C18"/>
    <w:rsid w:val="00974F54"/>
    <w:rsid w:val="0097515E"/>
    <w:rsid w:val="009757F1"/>
    <w:rsid w:val="00976511"/>
    <w:rsid w:val="00976538"/>
    <w:rsid w:val="00976B4E"/>
    <w:rsid w:val="00977510"/>
    <w:rsid w:val="009779F9"/>
    <w:rsid w:val="00977C38"/>
    <w:rsid w:val="00977D1C"/>
    <w:rsid w:val="0097D246"/>
    <w:rsid w:val="00980682"/>
    <w:rsid w:val="00980F11"/>
    <w:rsid w:val="00981A99"/>
    <w:rsid w:val="009823AF"/>
    <w:rsid w:val="009828A3"/>
    <w:rsid w:val="009830D6"/>
    <w:rsid w:val="0098316B"/>
    <w:rsid w:val="009832CC"/>
    <w:rsid w:val="0098374C"/>
    <w:rsid w:val="00983B63"/>
    <w:rsid w:val="00983CD1"/>
    <w:rsid w:val="00983FEE"/>
    <w:rsid w:val="00984386"/>
    <w:rsid w:val="0098481B"/>
    <w:rsid w:val="0098489F"/>
    <w:rsid w:val="00984C49"/>
    <w:rsid w:val="00985442"/>
    <w:rsid w:val="00985498"/>
    <w:rsid w:val="00985537"/>
    <w:rsid w:val="009856A2"/>
    <w:rsid w:val="00985B77"/>
    <w:rsid w:val="00985BCF"/>
    <w:rsid w:val="009867F3"/>
    <w:rsid w:val="00986BB0"/>
    <w:rsid w:val="00987318"/>
    <w:rsid w:val="00987A00"/>
    <w:rsid w:val="00987BE4"/>
    <w:rsid w:val="009903A8"/>
    <w:rsid w:val="0099116D"/>
    <w:rsid w:val="009917A6"/>
    <w:rsid w:val="009917DC"/>
    <w:rsid w:val="009918CB"/>
    <w:rsid w:val="009921FA"/>
    <w:rsid w:val="00992252"/>
    <w:rsid w:val="00992937"/>
    <w:rsid w:val="0099334B"/>
    <w:rsid w:val="0099423E"/>
    <w:rsid w:val="0099429A"/>
    <w:rsid w:val="00994723"/>
    <w:rsid w:val="0099629A"/>
    <w:rsid w:val="00996FCD"/>
    <w:rsid w:val="00997557"/>
    <w:rsid w:val="009A1EC9"/>
    <w:rsid w:val="009A20A3"/>
    <w:rsid w:val="009A3B54"/>
    <w:rsid w:val="009A3D42"/>
    <w:rsid w:val="009A40A2"/>
    <w:rsid w:val="009A4209"/>
    <w:rsid w:val="009A4861"/>
    <w:rsid w:val="009A48FE"/>
    <w:rsid w:val="009A4F33"/>
    <w:rsid w:val="009A5445"/>
    <w:rsid w:val="009A5870"/>
    <w:rsid w:val="009A5BEC"/>
    <w:rsid w:val="009A5E77"/>
    <w:rsid w:val="009A77EB"/>
    <w:rsid w:val="009B0049"/>
    <w:rsid w:val="009B11B7"/>
    <w:rsid w:val="009B39B6"/>
    <w:rsid w:val="009B40D5"/>
    <w:rsid w:val="009B5F04"/>
    <w:rsid w:val="009B6A30"/>
    <w:rsid w:val="009B757C"/>
    <w:rsid w:val="009C03F9"/>
    <w:rsid w:val="009C181B"/>
    <w:rsid w:val="009C22FF"/>
    <w:rsid w:val="009C2975"/>
    <w:rsid w:val="009C2C97"/>
    <w:rsid w:val="009C2D47"/>
    <w:rsid w:val="009C33D2"/>
    <w:rsid w:val="009C3592"/>
    <w:rsid w:val="009C3DC3"/>
    <w:rsid w:val="009C410A"/>
    <w:rsid w:val="009C436C"/>
    <w:rsid w:val="009C45D3"/>
    <w:rsid w:val="009C64BA"/>
    <w:rsid w:val="009C669A"/>
    <w:rsid w:val="009C7916"/>
    <w:rsid w:val="009C7DB0"/>
    <w:rsid w:val="009D1039"/>
    <w:rsid w:val="009D14FB"/>
    <w:rsid w:val="009D15EB"/>
    <w:rsid w:val="009D17E0"/>
    <w:rsid w:val="009D18EE"/>
    <w:rsid w:val="009D1DE1"/>
    <w:rsid w:val="009D2B52"/>
    <w:rsid w:val="009D3373"/>
    <w:rsid w:val="009D36DC"/>
    <w:rsid w:val="009D5210"/>
    <w:rsid w:val="009D53DE"/>
    <w:rsid w:val="009D6687"/>
    <w:rsid w:val="009D686E"/>
    <w:rsid w:val="009D6BF4"/>
    <w:rsid w:val="009D6CE6"/>
    <w:rsid w:val="009D7327"/>
    <w:rsid w:val="009D771F"/>
    <w:rsid w:val="009D79E6"/>
    <w:rsid w:val="009E0CCD"/>
    <w:rsid w:val="009E25DD"/>
    <w:rsid w:val="009E267F"/>
    <w:rsid w:val="009E3E21"/>
    <w:rsid w:val="009E43BB"/>
    <w:rsid w:val="009E538A"/>
    <w:rsid w:val="009E53C2"/>
    <w:rsid w:val="009E5473"/>
    <w:rsid w:val="009E5A5A"/>
    <w:rsid w:val="009E6E93"/>
    <w:rsid w:val="009E716A"/>
    <w:rsid w:val="009E7B97"/>
    <w:rsid w:val="009E7E6F"/>
    <w:rsid w:val="009F0474"/>
    <w:rsid w:val="009F070B"/>
    <w:rsid w:val="009F0810"/>
    <w:rsid w:val="009F0877"/>
    <w:rsid w:val="009F0D0D"/>
    <w:rsid w:val="009F149A"/>
    <w:rsid w:val="009F1677"/>
    <w:rsid w:val="009F1CDC"/>
    <w:rsid w:val="009F1FB0"/>
    <w:rsid w:val="009F23F0"/>
    <w:rsid w:val="009F280D"/>
    <w:rsid w:val="009F31D6"/>
    <w:rsid w:val="009F42B8"/>
    <w:rsid w:val="009F486A"/>
    <w:rsid w:val="009F4D6B"/>
    <w:rsid w:val="009F51AD"/>
    <w:rsid w:val="009F5E98"/>
    <w:rsid w:val="009F6B7A"/>
    <w:rsid w:val="009F6DF1"/>
    <w:rsid w:val="009F7843"/>
    <w:rsid w:val="00A0018F"/>
    <w:rsid w:val="00A0109F"/>
    <w:rsid w:val="00A029CC"/>
    <w:rsid w:val="00A03024"/>
    <w:rsid w:val="00A032E3"/>
    <w:rsid w:val="00A03649"/>
    <w:rsid w:val="00A03812"/>
    <w:rsid w:val="00A04548"/>
    <w:rsid w:val="00A0554F"/>
    <w:rsid w:val="00A05C74"/>
    <w:rsid w:val="00A065C4"/>
    <w:rsid w:val="00A06D5D"/>
    <w:rsid w:val="00A070A8"/>
    <w:rsid w:val="00A072AA"/>
    <w:rsid w:val="00A07C3A"/>
    <w:rsid w:val="00A07F5D"/>
    <w:rsid w:val="00A10E10"/>
    <w:rsid w:val="00A1161F"/>
    <w:rsid w:val="00A11764"/>
    <w:rsid w:val="00A11AA5"/>
    <w:rsid w:val="00A11C1F"/>
    <w:rsid w:val="00A11C7E"/>
    <w:rsid w:val="00A12432"/>
    <w:rsid w:val="00A12CC5"/>
    <w:rsid w:val="00A12DF1"/>
    <w:rsid w:val="00A130C9"/>
    <w:rsid w:val="00A154E1"/>
    <w:rsid w:val="00A15D0C"/>
    <w:rsid w:val="00A15D43"/>
    <w:rsid w:val="00A16177"/>
    <w:rsid w:val="00A16449"/>
    <w:rsid w:val="00A164F2"/>
    <w:rsid w:val="00A16C47"/>
    <w:rsid w:val="00A170CD"/>
    <w:rsid w:val="00A175CE"/>
    <w:rsid w:val="00A17DA5"/>
    <w:rsid w:val="00A20640"/>
    <w:rsid w:val="00A20AAC"/>
    <w:rsid w:val="00A21193"/>
    <w:rsid w:val="00A217AF"/>
    <w:rsid w:val="00A22A25"/>
    <w:rsid w:val="00A23A76"/>
    <w:rsid w:val="00A23B38"/>
    <w:rsid w:val="00A24BAB"/>
    <w:rsid w:val="00A253C3"/>
    <w:rsid w:val="00A257A9"/>
    <w:rsid w:val="00A264D5"/>
    <w:rsid w:val="00A2672B"/>
    <w:rsid w:val="00A2705B"/>
    <w:rsid w:val="00A27953"/>
    <w:rsid w:val="00A27B61"/>
    <w:rsid w:val="00A30533"/>
    <w:rsid w:val="00A3064B"/>
    <w:rsid w:val="00A31148"/>
    <w:rsid w:val="00A319AB"/>
    <w:rsid w:val="00A31C65"/>
    <w:rsid w:val="00A31F65"/>
    <w:rsid w:val="00A3326F"/>
    <w:rsid w:val="00A34620"/>
    <w:rsid w:val="00A34621"/>
    <w:rsid w:val="00A34823"/>
    <w:rsid w:val="00A35267"/>
    <w:rsid w:val="00A3536C"/>
    <w:rsid w:val="00A35F04"/>
    <w:rsid w:val="00A360B9"/>
    <w:rsid w:val="00A360F4"/>
    <w:rsid w:val="00A3621A"/>
    <w:rsid w:val="00A364BF"/>
    <w:rsid w:val="00A36B83"/>
    <w:rsid w:val="00A36C94"/>
    <w:rsid w:val="00A36DED"/>
    <w:rsid w:val="00A41197"/>
    <w:rsid w:val="00A41939"/>
    <w:rsid w:val="00A42030"/>
    <w:rsid w:val="00A42513"/>
    <w:rsid w:val="00A4299D"/>
    <w:rsid w:val="00A42F80"/>
    <w:rsid w:val="00A437D3"/>
    <w:rsid w:val="00A4469D"/>
    <w:rsid w:val="00A45681"/>
    <w:rsid w:val="00A45BEE"/>
    <w:rsid w:val="00A46377"/>
    <w:rsid w:val="00A47A69"/>
    <w:rsid w:val="00A47C70"/>
    <w:rsid w:val="00A504BE"/>
    <w:rsid w:val="00A50F17"/>
    <w:rsid w:val="00A5109A"/>
    <w:rsid w:val="00A515FC"/>
    <w:rsid w:val="00A51A8D"/>
    <w:rsid w:val="00A51F92"/>
    <w:rsid w:val="00A52027"/>
    <w:rsid w:val="00A529CB"/>
    <w:rsid w:val="00A533C3"/>
    <w:rsid w:val="00A53423"/>
    <w:rsid w:val="00A54DF2"/>
    <w:rsid w:val="00A56304"/>
    <w:rsid w:val="00A56388"/>
    <w:rsid w:val="00A565DE"/>
    <w:rsid w:val="00A569A9"/>
    <w:rsid w:val="00A57B59"/>
    <w:rsid w:val="00A604F0"/>
    <w:rsid w:val="00A61095"/>
    <w:rsid w:val="00A6256B"/>
    <w:rsid w:val="00A62972"/>
    <w:rsid w:val="00A62DC0"/>
    <w:rsid w:val="00A63194"/>
    <w:rsid w:val="00A63DF0"/>
    <w:rsid w:val="00A63E34"/>
    <w:rsid w:val="00A6490A"/>
    <w:rsid w:val="00A64D26"/>
    <w:rsid w:val="00A65D2A"/>
    <w:rsid w:val="00A6637F"/>
    <w:rsid w:val="00A669ED"/>
    <w:rsid w:val="00A70616"/>
    <w:rsid w:val="00A710F3"/>
    <w:rsid w:val="00A73051"/>
    <w:rsid w:val="00A7339E"/>
    <w:rsid w:val="00A7395B"/>
    <w:rsid w:val="00A73C12"/>
    <w:rsid w:val="00A73D2C"/>
    <w:rsid w:val="00A74C5C"/>
    <w:rsid w:val="00A7624A"/>
    <w:rsid w:val="00A7662C"/>
    <w:rsid w:val="00A76E56"/>
    <w:rsid w:val="00A771F0"/>
    <w:rsid w:val="00A80ECF"/>
    <w:rsid w:val="00A81D8F"/>
    <w:rsid w:val="00A81E90"/>
    <w:rsid w:val="00A81EDB"/>
    <w:rsid w:val="00A8212E"/>
    <w:rsid w:val="00A8236C"/>
    <w:rsid w:val="00A830D0"/>
    <w:rsid w:val="00A83781"/>
    <w:rsid w:val="00A83F5B"/>
    <w:rsid w:val="00A841FB"/>
    <w:rsid w:val="00A84F47"/>
    <w:rsid w:val="00A8555E"/>
    <w:rsid w:val="00A86692"/>
    <w:rsid w:val="00A879FE"/>
    <w:rsid w:val="00A87CEA"/>
    <w:rsid w:val="00A90428"/>
    <w:rsid w:val="00A90643"/>
    <w:rsid w:val="00A91400"/>
    <w:rsid w:val="00A91A59"/>
    <w:rsid w:val="00A922CB"/>
    <w:rsid w:val="00A925DC"/>
    <w:rsid w:val="00A9387C"/>
    <w:rsid w:val="00A93CBE"/>
    <w:rsid w:val="00A952A8"/>
    <w:rsid w:val="00A95F09"/>
    <w:rsid w:val="00A95F59"/>
    <w:rsid w:val="00A96966"/>
    <w:rsid w:val="00A96E11"/>
    <w:rsid w:val="00A96E34"/>
    <w:rsid w:val="00A97044"/>
    <w:rsid w:val="00AA0937"/>
    <w:rsid w:val="00AA1601"/>
    <w:rsid w:val="00AA174A"/>
    <w:rsid w:val="00AA1B04"/>
    <w:rsid w:val="00AA1FB8"/>
    <w:rsid w:val="00AA2400"/>
    <w:rsid w:val="00AA2732"/>
    <w:rsid w:val="00AA27BD"/>
    <w:rsid w:val="00AA2F89"/>
    <w:rsid w:val="00AA3652"/>
    <w:rsid w:val="00AA470C"/>
    <w:rsid w:val="00AA4713"/>
    <w:rsid w:val="00AA4C20"/>
    <w:rsid w:val="00AA4EAA"/>
    <w:rsid w:val="00AA5321"/>
    <w:rsid w:val="00AA59EE"/>
    <w:rsid w:val="00AA632B"/>
    <w:rsid w:val="00AA711E"/>
    <w:rsid w:val="00AA790D"/>
    <w:rsid w:val="00AB0056"/>
    <w:rsid w:val="00AB05E8"/>
    <w:rsid w:val="00AB094E"/>
    <w:rsid w:val="00AB179F"/>
    <w:rsid w:val="00AB1E11"/>
    <w:rsid w:val="00AB2948"/>
    <w:rsid w:val="00AB3A37"/>
    <w:rsid w:val="00AB3E62"/>
    <w:rsid w:val="00AB51B8"/>
    <w:rsid w:val="00AB59E5"/>
    <w:rsid w:val="00AB6342"/>
    <w:rsid w:val="00AB68DD"/>
    <w:rsid w:val="00AB694B"/>
    <w:rsid w:val="00AB69D3"/>
    <w:rsid w:val="00AB6DA0"/>
    <w:rsid w:val="00AB7490"/>
    <w:rsid w:val="00AB7648"/>
    <w:rsid w:val="00AB7F2C"/>
    <w:rsid w:val="00AC0D21"/>
    <w:rsid w:val="00AC0F0F"/>
    <w:rsid w:val="00AC1390"/>
    <w:rsid w:val="00AC14F5"/>
    <w:rsid w:val="00AC1904"/>
    <w:rsid w:val="00AC26FF"/>
    <w:rsid w:val="00AC2F93"/>
    <w:rsid w:val="00AC3126"/>
    <w:rsid w:val="00AC32A8"/>
    <w:rsid w:val="00AC32AA"/>
    <w:rsid w:val="00AC32E3"/>
    <w:rsid w:val="00AC3E6B"/>
    <w:rsid w:val="00AC4F3F"/>
    <w:rsid w:val="00AC53E6"/>
    <w:rsid w:val="00AC54DE"/>
    <w:rsid w:val="00AC5A01"/>
    <w:rsid w:val="00AC6927"/>
    <w:rsid w:val="00AC6C05"/>
    <w:rsid w:val="00AC6E10"/>
    <w:rsid w:val="00AD1A00"/>
    <w:rsid w:val="00AD2CD3"/>
    <w:rsid w:val="00AD3375"/>
    <w:rsid w:val="00AD37A4"/>
    <w:rsid w:val="00AD3C74"/>
    <w:rsid w:val="00AD3DC1"/>
    <w:rsid w:val="00AD42C5"/>
    <w:rsid w:val="00AD4D9A"/>
    <w:rsid w:val="00AD4EE9"/>
    <w:rsid w:val="00AD540F"/>
    <w:rsid w:val="00AD5E2A"/>
    <w:rsid w:val="00AD665A"/>
    <w:rsid w:val="00AD686D"/>
    <w:rsid w:val="00AD72F8"/>
    <w:rsid w:val="00AD76F3"/>
    <w:rsid w:val="00AE0173"/>
    <w:rsid w:val="00AE0206"/>
    <w:rsid w:val="00AE03CC"/>
    <w:rsid w:val="00AE09D1"/>
    <w:rsid w:val="00AE1247"/>
    <w:rsid w:val="00AE150E"/>
    <w:rsid w:val="00AE180D"/>
    <w:rsid w:val="00AE19B0"/>
    <w:rsid w:val="00AE2134"/>
    <w:rsid w:val="00AE21B5"/>
    <w:rsid w:val="00AE227F"/>
    <w:rsid w:val="00AE2596"/>
    <w:rsid w:val="00AE27F6"/>
    <w:rsid w:val="00AE2ADC"/>
    <w:rsid w:val="00AE2E5C"/>
    <w:rsid w:val="00AE31B9"/>
    <w:rsid w:val="00AE3A89"/>
    <w:rsid w:val="00AE44ED"/>
    <w:rsid w:val="00AE49EA"/>
    <w:rsid w:val="00AE4E5B"/>
    <w:rsid w:val="00AE5027"/>
    <w:rsid w:val="00AE572D"/>
    <w:rsid w:val="00AE5B8E"/>
    <w:rsid w:val="00AE611C"/>
    <w:rsid w:val="00AE65EF"/>
    <w:rsid w:val="00AE6FAD"/>
    <w:rsid w:val="00AE7ABF"/>
    <w:rsid w:val="00AE7E10"/>
    <w:rsid w:val="00AF0773"/>
    <w:rsid w:val="00AF1EFE"/>
    <w:rsid w:val="00AF1F15"/>
    <w:rsid w:val="00AF27A3"/>
    <w:rsid w:val="00AF2EEE"/>
    <w:rsid w:val="00AF32B1"/>
    <w:rsid w:val="00AF3B17"/>
    <w:rsid w:val="00AF3F84"/>
    <w:rsid w:val="00AF465D"/>
    <w:rsid w:val="00AF4754"/>
    <w:rsid w:val="00AF4A08"/>
    <w:rsid w:val="00AF5070"/>
    <w:rsid w:val="00AF563D"/>
    <w:rsid w:val="00AF57DB"/>
    <w:rsid w:val="00AF6E1E"/>
    <w:rsid w:val="00AF749F"/>
    <w:rsid w:val="00AF7624"/>
    <w:rsid w:val="00AF76C5"/>
    <w:rsid w:val="00AF7C29"/>
    <w:rsid w:val="00B00245"/>
    <w:rsid w:val="00B0040B"/>
    <w:rsid w:val="00B00543"/>
    <w:rsid w:val="00B00C71"/>
    <w:rsid w:val="00B01EBE"/>
    <w:rsid w:val="00B020FD"/>
    <w:rsid w:val="00B02450"/>
    <w:rsid w:val="00B02D8A"/>
    <w:rsid w:val="00B030B7"/>
    <w:rsid w:val="00B03625"/>
    <w:rsid w:val="00B037F9"/>
    <w:rsid w:val="00B03C0E"/>
    <w:rsid w:val="00B03D53"/>
    <w:rsid w:val="00B04A84"/>
    <w:rsid w:val="00B04C67"/>
    <w:rsid w:val="00B04F46"/>
    <w:rsid w:val="00B05846"/>
    <w:rsid w:val="00B10415"/>
    <w:rsid w:val="00B10BEB"/>
    <w:rsid w:val="00B11634"/>
    <w:rsid w:val="00B11A76"/>
    <w:rsid w:val="00B11ED7"/>
    <w:rsid w:val="00B12694"/>
    <w:rsid w:val="00B13148"/>
    <w:rsid w:val="00B1345B"/>
    <w:rsid w:val="00B13519"/>
    <w:rsid w:val="00B14C16"/>
    <w:rsid w:val="00B14D2F"/>
    <w:rsid w:val="00B151A3"/>
    <w:rsid w:val="00B16649"/>
    <w:rsid w:val="00B168DB"/>
    <w:rsid w:val="00B168FE"/>
    <w:rsid w:val="00B21EAC"/>
    <w:rsid w:val="00B22046"/>
    <w:rsid w:val="00B2234B"/>
    <w:rsid w:val="00B224C5"/>
    <w:rsid w:val="00B2261C"/>
    <w:rsid w:val="00B22F4B"/>
    <w:rsid w:val="00B237EC"/>
    <w:rsid w:val="00B24A28"/>
    <w:rsid w:val="00B25353"/>
    <w:rsid w:val="00B26240"/>
    <w:rsid w:val="00B26341"/>
    <w:rsid w:val="00B264C5"/>
    <w:rsid w:val="00B2703D"/>
    <w:rsid w:val="00B272F9"/>
    <w:rsid w:val="00B275D6"/>
    <w:rsid w:val="00B30066"/>
    <w:rsid w:val="00B3022E"/>
    <w:rsid w:val="00B30CF1"/>
    <w:rsid w:val="00B3133A"/>
    <w:rsid w:val="00B31620"/>
    <w:rsid w:val="00B321BA"/>
    <w:rsid w:val="00B3229B"/>
    <w:rsid w:val="00B32441"/>
    <w:rsid w:val="00B324AF"/>
    <w:rsid w:val="00B32700"/>
    <w:rsid w:val="00B328FE"/>
    <w:rsid w:val="00B32C7C"/>
    <w:rsid w:val="00B33059"/>
    <w:rsid w:val="00B337FC"/>
    <w:rsid w:val="00B342D0"/>
    <w:rsid w:val="00B3499E"/>
    <w:rsid w:val="00B3660D"/>
    <w:rsid w:val="00B3718C"/>
    <w:rsid w:val="00B37F42"/>
    <w:rsid w:val="00B40335"/>
    <w:rsid w:val="00B404C3"/>
    <w:rsid w:val="00B40F1E"/>
    <w:rsid w:val="00B41D96"/>
    <w:rsid w:val="00B41F59"/>
    <w:rsid w:val="00B4220F"/>
    <w:rsid w:val="00B43E7E"/>
    <w:rsid w:val="00B447E8"/>
    <w:rsid w:val="00B44B39"/>
    <w:rsid w:val="00B453DC"/>
    <w:rsid w:val="00B46B57"/>
    <w:rsid w:val="00B473B7"/>
    <w:rsid w:val="00B47456"/>
    <w:rsid w:val="00B516F3"/>
    <w:rsid w:val="00B518AF"/>
    <w:rsid w:val="00B518F8"/>
    <w:rsid w:val="00B52563"/>
    <w:rsid w:val="00B525F0"/>
    <w:rsid w:val="00B5278A"/>
    <w:rsid w:val="00B52C23"/>
    <w:rsid w:val="00B52F1C"/>
    <w:rsid w:val="00B5584C"/>
    <w:rsid w:val="00B55A84"/>
    <w:rsid w:val="00B56561"/>
    <w:rsid w:val="00B56E5B"/>
    <w:rsid w:val="00B5796B"/>
    <w:rsid w:val="00B57B6A"/>
    <w:rsid w:val="00B57BC1"/>
    <w:rsid w:val="00B615EA"/>
    <w:rsid w:val="00B620D0"/>
    <w:rsid w:val="00B62763"/>
    <w:rsid w:val="00B62A9D"/>
    <w:rsid w:val="00B62FC4"/>
    <w:rsid w:val="00B63D16"/>
    <w:rsid w:val="00B651DC"/>
    <w:rsid w:val="00B65438"/>
    <w:rsid w:val="00B65743"/>
    <w:rsid w:val="00B65855"/>
    <w:rsid w:val="00B661D2"/>
    <w:rsid w:val="00B66454"/>
    <w:rsid w:val="00B66D7B"/>
    <w:rsid w:val="00B6754C"/>
    <w:rsid w:val="00B67B89"/>
    <w:rsid w:val="00B67C79"/>
    <w:rsid w:val="00B70046"/>
    <w:rsid w:val="00B7021C"/>
    <w:rsid w:val="00B7039F"/>
    <w:rsid w:val="00B71B0F"/>
    <w:rsid w:val="00B729F0"/>
    <w:rsid w:val="00B72B8F"/>
    <w:rsid w:val="00B74057"/>
    <w:rsid w:val="00B74664"/>
    <w:rsid w:val="00B748CB"/>
    <w:rsid w:val="00B75AB4"/>
    <w:rsid w:val="00B75D89"/>
    <w:rsid w:val="00B75FB5"/>
    <w:rsid w:val="00B772B8"/>
    <w:rsid w:val="00B779FF"/>
    <w:rsid w:val="00B82336"/>
    <w:rsid w:val="00B835CB"/>
    <w:rsid w:val="00B85653"/>
    <w:rsid w:val="00B8610F"/>
    <w:rsid w:val="00B86290"/>
    <w:rsid w:val="00B86B57"/>
    <w:rsid w:val="00B8718A"/>
    <w:rsid w:val="00B87A42"/>
    <w:rsid w:val="00B87C81"/>
    <w:rsid w:val="00B90259"/>
    <w:rsid w:val="00B9187F"/>
    <w:rsid w:val="00B92725"/>
    <w:rsid w:val="00B92B15"/>
    <w:rsid w:val="00B9393F"/>
    <w:rsid w:val="00B940FC"/>
    <w:rsid w:val="00B944CE"/>
    <w:rsid w:val="00B94E77"/>
    <w:rsid w:val="00B9598D"/>
    <w:rsid w:val="00B963CE"/>
    <w:rsid w:val="00B9779F"/>
    <w:rsid w:val="00BA0CD6"/>
    <w:rsid w:val="00BA1900"/>
    <w:rsid w:val="00BA1D08"/>
    <w:rsid w:val="00BA1FF6"/>
    <w:rsid w:val="00BA2888"/>
    <w:rsid w:val="00BA3015"/>
    <w:rsid w:val="00BA3730"/>
    <w:rsid w:val="00BA5B5B"/>
    <w:rsid w:val="00BA5F90"/>
    <w:rsid w:val="00BA60EB"/>
    <w:rsid w:val="00BA631D"/>
    <w:rsid w:val="00BA653E"/>
    <w:rsid w:val="00BA6AFA"/>
    <w:rsid w:val="00BA704A"/>
    <w:rsid w:val="00BB001D"/>
    <w:rsid w:val="00BB0671"/>
    <w:rsid w:val="00BB07B9"/>
    <w:rsid w:val="00BB07EA"/>
    <w:rsid w:val="00BB0875"/>
    <w:rsid w:val="00BB08D7"/>
    <w:rsid w:val="00BB2836"/>
    <w:rsid w:val="00BB3A84"/>
    <w:rsid w:val="00BB4290"/>
    <w:rsid w:val="00BB461E"/>
    <w:rsid w:val="00BB4692"/>
    <w:rsid w:val="00BB47C2"/>
    <w:rsid w:val="00BB48AC"/>
    <w:rsid w:val="00BB5DD3"/>
    <w:rsid w:val="00BB5F35"/>
    <w:rsid w:val="00BB648F"/>
    <w:rsid w:val="00BB6499"/>
    <w:rsid w:val="00BB64F6"/>
    <w:rsid w:val="00BB6998"/>
    <w:rsid w:val="00BB699F"/>
    <w:rsid w:val="00BB6AB6"/>
    <w:rsid w:val="00BB6ED1"/>
    <w:rsid w:val="00BB7214"/>
    <w:rsid w:val="00BB72BD"/>
    <w:rsid w:val="00BB7500"/>
    <w:rsid w:val="00BC0728"/>
    <w:rsid w:val="00BC0ED5"/>
    <w:rsid w:val="00BC2527"/>
    <w:rsid w:val="00BC27FB"/>
    <w:rsid w:val="00BC2B4C"/>
    <w:rsid w:val="00BC36B3"/>
    <w:rsid w:val="00BC3BF2"/>
    <w:rsid w:val="00BC3E7D"/>
    <w:rsid w:val="00BC4493"/>
    <w:rsid w:val="00BC456C"/>
    <w:rsid w:val="00BC48CB"/>
    <w:rsid w:val="00BC579F"/>
    <w:rsid w:val="00BC5831"/>
    <w:rsid w:val="00BC5FEF"/>
    <w:rsid w:val="00BC65FB"/>
    <w:rsid w:val="00BC7A61"/>
    <w:rsid w:val="00BC7BC7"/>
    <w:rsid w:val="00BC7C7A"/>
    <w:rsid w:val="00BC7F90"/>
    <w:rsid w:val="00BD0094"/>
    <w:rsid w:val="00BD06E5"/>
    <w:rsid w:val="00BD1805"/>
    <w:rsid w:val="00BD1D6E"/>
    <w:rsid w:val="00BD1F78"/>
    <w:rsid w:val="00BD21C6"/>
    <w:rsid w:val="00BD2377"/>
    <w:rsid w:val="00BD2922"/>
    <w:rsid w:val="00BD440E"/>
    <w:rsid w:val="00BD4B14"/>
    <w:rsid w:val="00BD4D85"/>
    <w:rsid w:val="00BD4F41"/>
    <w:rsid w:val="00BD51C8"/>
    <w:rsid w:val="00BD5754"/>
    <w:rsid w:val="00BD578C"/>
    <w:rsid w:val="00BD683D"/>
    <w:rsid w:val="00BD6D46"/>
    <w:rsid w:val="00BD6F5C"/>
    <w:rsid w:val="00BD7594"/>
    <w:rsid w:val="00BD77DF"/>
    <w:rsid w:val="00BD786E"/>
    <w:rsid w:val="00BE03B7"/>
    <w:rsid w:val="00BE03C8"/>
    <w:rsid w:val="00BE0548"/>
    <w:rsid w:val="00BE0AB7"/>
    <w:rsid w:val="00BE1A97"/>
    <w:rsid w:val="00BE1AE4"/>
    <w:rsid w:val="00BE1AF4"/>
    <w:rsid w:val="00BE1EC0"/>
    <w:rsid w:val="00BE22BD"/>
    <w:rsid w:val="00BE3119"/>
    <w:rsid w:val="00BE40EE"/>
    <w:rsid w:val="00BE4AFC"/>
    <w:rsid w:val="00BE52D4"/>
    <w:rsid w:val="00BE54FB"/>
    <w:rsid w:val="00BE6415"/>
    <w:rsid w:val="00BE6770"/>
    <w:rsid w:val="00BE6A86"/>
    <w:rsid w:val="00BE6D45"/>
    <w:rsid w:val="00BE75E8"/>
    <w:rsid w:val="00BE77DC"/>
    <w:rsid w:val="00BF00DB"/>
    <w:rsid w:val="00BF0427"/>
    <w:rsid w:val="00BF074F"/>
    <w:rsid w:val="00BF0F9C"/>
    <w:rsid w:val="00BF10C4"/>
    <w:rsid w:val="00BF1944"/>
    <w:rsid w:val="00BF2307"/>
    <w:rsid w:val="00BF270B"/>
    <w:rsid w:val="00BF2917"/>
    <w:rsid w:val="00BF31F7"/>
    <w:rsid w:val="00BF3F05"/>
    <w:rsid w:val="00BF41F5"/>
    <w:rsid w:val="00BF59CD"/>
    <w:rsid w:val="00BF71B7"/>
    <w:rsid w:val="00BF747C"/>
    <w:rsid w:val="00BF783F"/>
    <w:rsid w:val="00BF7CB9"/>
    <w:rsid w:val="00BF7DA4"/>
    <w:rsid w:val="00C009C5"/>
    <w:rsid w:val="00C01AEF"/>
    <w:rsid w:val="00C02498"/>
    <w:rsid w:val="00C0260D"/>
    <w:rsid w:val="00C035B0"/>
    <w:rsid w:val="00C04963"/>
    <w:rsid w:val="00C04B64"/>
    <w:rsid w:val="00C04F40"/>
    <w:rsid w:val="00C051B0"/>
    <w:rsid w:val="00C0571F"/>
    <w:rsid w:val="00C06B65"/>
    <w:rsid w:val="00C06BC3"/>
    <w:rsid w:val="00C07BFD"/>
    <w:rsid w:val="00C10A31"/>
    <w:rsid w:val="00C10E69"/>
    <w:rsid w:val="00C11313"/>
    <w:rsid w:val="00C1145E"/>
    <w:rsid w:val="00C117D7"/>
    <w:rsid w:val="00C12EED"/>
    <w:rsid w:val="00C1330B"/>
    <w:rsid w:val="00C1398D"/>
    <w:rsid w:val="00C1416E"/>
    <w:rsid w:val="00C14263"/>
    <w:rsid w:val="00C148EF"/>
    <w:rsid w:val="00C14CEE"/>
    <w:rsid w:val="00C14E85"/>
    <w:rsid w:val="00C17E86"/>
    <w:rsid w:val="00C20911"/>
    <w:rsid w:val="00C2112F"/>
    <w:rsid w:val="00C21B1C"/>
    <w:rsid w:val="00C21BE0"/>
    <w:rsid w:val="00C22472"/>
    <w:rsid w:val="00C224D8"/>
    <w:rsid w:val="00C246FA"/>
    <w:rsid w:val="00C25C68"/>
    <w:rsid w:val="00C26730"/>
    <w:rsid w:val="00C26A67"/>
    <w:rsid w:val="00C26C0F"/>
    <w:rsid w:val="00C2769C"/>
    <w:rsid w:val="00C27725"/>
    <w:rsid w:val="00C27E2B"/>
    <w:rsid w:val="00C30428"/>
    <w:rsid w:val="00C30582"/>
    <w:rsid w:val="00C30C3C"/>
    <w:rsid w:val="00C30D95"/>
    <w:rsid w:val="00C314C9"/>
    <w:rsid w:val="00C316D6"/>
    <w:rsid w:val="00C32878"/>
    <w:rsid w:val="00C3290B"/>
    <w:rsid w:val="00C32D68"/>
    <w:rsid w:val="00C334BB"/>
    <w:rsid w:val="00C33D3D"/>
    <w:rsid w:val="00C34FA6"/>
    <w:rsid w:val="00C3516B"/>
    <w:rsid w:val="00C374CF"/>
    <w:rsid w:val="00C37610"/>
    <w:rsid w:val="00C37A6A"/>
    <w:rsid w:val="00C37CF9"/>
    <w:rsid w:val="00C40D6E"/>
    <w:rsid w:val="00C4238F"/>
    <w:rsid w:val="00C42DA3"/>
    <w:rsid w:val="00C437F2"/>
    <w:rsid w:val="00C43F1F"/>
    <w:rsid w:val="00C44009"/>
    <w:rsid w:val="00C4439E"/>
    <w:rsid w:val="00C45291"/>
    <w:rsid w:val="00C45BD6"/>
    <w:rsid w:val="00C45E30"/>
    <w:rsid w:val="00C4609B"/>
    <w:rsid w:val="00C464EF"/>
    <w:rsid w:val="00C46733"/>
    <w:rsid w:val="00C47DE4"/>
    <w:rsid w:val="00C5090D"/>
    <w:rsid w:val="00C513A9"/>
    <w:rsid w:val="00C52474"/>
    <w:rsid w:val="00C524A6"/>
    <w:rsid w:val="00C546A1"/>
    <w:rsid w:val="00C54EB5"/>
    <w:rsid w:val="00C55EBE"/>
    <w:rsid w:val="00C56168"/>
    <w:rsid w:val="00C561D7"/>
    <w:rsid w:val="00C576F9"/>
    <w:rsid w:val="00C577BC"/>
    <w:rsid w:val="00C57A9D"/>
    <w:rsid w:val="00C61970"/>
    <w:rsid w:val="00C6285D"/>
    <w:rsid w:val="00C628D7"/>
    <w:rsid w:val="00C62D01"/>
    <w:rsid w:val="00C631C9"/>
    <w:rsid w:val="00C63E27"/>
    <w:rsid w:val="00C64007"/>
    <w:rsid w:val="00C645D1"/>
    <w:rsid w:val="00C64B37"/>
    <w:rsid w:val="00C64C14"/>
    <w:rsid w:val="00C657AA"/>
    <w:rsid w:val="00C65AC9"/>
    <w:rsid w:val="00C66281"/>
    <w:rsid w:val="00C66450"/>
    <w:rsid w:val="00C668AE"/>
    <w:rsid w:val="00C70462"/>
    <w:rsid w:val="00C70534"/>
    <w:rsid w:val="00C70CEA"/>
    <w:rsid w:val="00C70D96"/>
    <w:rsid w:val="00C72DB6"/>
    <w:rsid w:val="00C72FC4"/>
    <w:rsid w:val="00C73D79"/>
    <w:rsid w:val="00C7665F"/>
    <w:rsid w:val="00C769A5"/>
    <w:rsid w:val="00C76A12"/>
    <w:rsid w:val="00C77158"/>
    <w:rsid w:val="00C771BC"/>
    <w:rsid w:val="00C7781D"/>
    <w:rsid w:val="00C77E98"/>
    <w:rsid w:val="00C800E4"/>
    <w:rsid w:val="00C80660"/>
    <w:rsid w:val="00C814DE"/>
    <w:rsid w:val="00C81E01"/>
    <w:rsid w:val="00C835D5"/>
    <w:rsid w:val="00C84266"/>
    <w:rsid w:val="00C842D5"/>
    <w:rsid w:val="00C856D7"/>
    <w:rsid w:val="00C856FB"/>
    <w:rsid w:val="00C85DAB"/>
    <w:rsid w:val="00C8630B"/>
    <w:rsid w:val="00C86805"/>
    <w:rsid w:val="00C86E2C"/>
    <w:rsid w:val="00C87504"/>
    <w:rsid w:val="00C876FD"/>
    <w:rsid w:val="00C902DE"/>
    <w:rsid w:val="00C91095"/>
    <w:rsid w:val="00C919EB"/>
    <w:rsid w:val="00C91B5A"/>
    <w:rsid w:val="00C92249"/>
    <w:rsid w:val="00C924FA"/>
    <w:rsid w:val="00C92569"/>
    <w:rsid w:val="00C9288E"/>
    <w:rsid w:val="00C93777"/>
    <w:rsid w:val="00C937F5"/>
    <w:rsid w:val="00C93B00"/>
    <w:rsid w:val="00C94A01"/>
    <w:rsid w:val="00C95223"/>
    <w:rsid w:val="00C95659"/>
    <w:rsid w:val="00C95B8C"/>
    <w:rsid w:val="00C96581"/>
    <w:rsid w:val="00C97B48"/>
    <w:rsid w:val="00CA01B6"/>
    <w:rsid w:val="00CA17F6"/>
    <w:rsid w:val="00CA18F8"/>
    <w:rsid w:val="00CA2485"/>
    <w:rsid w:val="00CA2B8B"/>
    <w:rsid w:val="00CA2BED"/>
    <w:rsid w:val="00CA3C0A"/>
    <w:rsid w:val="00CA3F7D"/>
    <w:rsid w:val="00CA6932"/>
    <w:rsid w:val="00CA6C9B"/>
    <w:rsid w:val="00CA709F"/>
    <w:rsid w:val="00CB0451"/>
    <w:rsid w:val="00CB0486"/>
    <w:rsid w:val="00CB06C6"/>
    <w:rsid w:val="00CB115B"/>
    <w:rsid w:val="00CB19DA"/>
    <w:rsid w:val="00CB2031"/>
    <w:rsid w:val="00CB2956"/>
    <w:rsid w:val="00CB3BB4"/>
    <w:rsid w:val="00CB3FAF"/>
    <w:rsid w:val="00CB456A"/>
    <w:rsid w:val="00CB46A1"/>
    <w:rsid w:val="00CB5518"/>
    <w:rsid w:val="00CB5598"/>
    <w:rsid w:val="00CB5EB4"/>
    <w:rsid w:val="00CB5F38"/>
    <w:rsid w:val="00CB61E0"/>
    <w:rsid w:val="00CB64F8"/>
    <w:rsid w:val="00CB66E9"/>
    <w:rsid w:val="00CB6D3D"/>
    <w:rsid w:val="00CB73DD"/>
    <w:rsid w:val="00CB7584"/>
    <w:rsid w:val="00CB761D"/>
    <w:rsid w:val="00CC0A7B"/>
    <w:rsid w:val="00CC1ADE"/>
    <w:rsid w:val="00CC2618"/>
    <w:rsid w:val="00CC2C27"/>
    <w:rsid w:val="00CC3480"/>
    <w:rsid w:val="00CC498C"/>
    <w:rsid w:val="00CC4A97"/>
    <w:rsid w:val="00CC537C"/>
    <w:rsid w:val="00CC54B2"/>
    <w:rsid w:val="00CC5664"/>
    <w:rsid w:val="00CC5D18"/>
    <w:rsid w:val="00CC5E79"/>
    <w:rsid w:val="00CC5F77"/>
    <w:rsid w:val="00CC60E9"/>
    <w:rsid w:val="00CC65A0"/>
    <w:rsid w:val="00CC6C52"/>
    <w:rsid w:val="00CC6E2E"/>
    <w:rsid w:val="00CC6E9D"/>
    <w:rsid w:val="00CD18CE"/>
    <w:rsid w:val="00CD2C8E"/>
    <w:rsid w:val="00CD4402"/>
    <w:rsid w:val="00CD4B47"/>
    <w:rsid w:val="00CD55B1"/>
    <w:rsid w:val="00CD6342"/>
    <w:rsid w:val="00CD65BB"/>
    <w:rsid w:val="00CD67D4"/>
    <w:rsid w:val="00CE0006"/>
    <w:rsid w:val="00CE084E"/>
    <w:rsid w:val="00CE0BDC"/>
    <w:rsid w:val="00CE1A57"/>
    <w:rsid w:val="00CE21F3"/>
    <w:rsid w:val="00CE226B"/>
    <w:rsid w:val="00CE2B6C"/>
    <w:rsid w:val="00CE2C10"/>
    <w:rsid w:val="00CE41D4"/>
    <w:rsid w:val="00CE4460"/>
    <w:rsid w:val="00CE5670"/>
    <w:rsid w:val="00CE68C1"/>
    <w:rsid w:val="00CE6EC5"/>
    <w:rsid w:val="00CE79DB"/>
    <w:rsid w:val="00CF008C"/>
    <w:rsid w:val="00CF03BA"/>
    <w:rsid w:val="00CF071B"/>
    <w:rsid w:val="00CF0A4A"/>
    <w:rsid w:val="00CF0A7B"/>
    <w:rsid w:val="00CF153F"/>
    <w:rsid w:val="00CF18EB"/>
    <w:rsid w:val="00CF26A8"/>
    <w:rsid w:val="00CF2812"/>
    <w:rsid w:val="00CF2C04"/>
    <w:rsid w:val="00CF3782"/>
    <w:rsid w:val="00CF386D"/>
    <w:rsid w:val="00CF4782"/>
    <w:rsid w:val="00CF47D0"/>
    <w:rsid w:val="00CF497C"/>
    <w:rsid w:val="00CF4DD3"/>
    <w:rsid w:val="00CF5845"/>
    <w:rsid w:val="00CF58F3"/>
    <w:rsid w:val="00CF5DF5"/>
    <w:rsid w:val="00CF5E98"/>
    <w:rsid w:val="00CF6824"/>
    <w:rsid w:val="00CF6FD5"/>
    <w:rsid w:val="00CF7629"/>
    <w:rsid w:val="00CF7703"/>
    <w:rsid w:val="00CF7F15"/>
    <w:rsid w:val="00D005FE"/>
    <w:rsid w:val="00D0156E"/>
    <w:rsid w:val="00D0179C"/>
    <w:rsid w:val="00D01D18"/>
    <w:rsid w:val="00D0218C"/>
    <w:rsid w:val="00D024A0"/>
    <w:rsid w:val="00D03C7A"/>
    <w:rsid w:val="00D04954"/>
    <w:rsid w:val="00D05144"/>
    <w:rsid w:val="00D05F00"/>
    <w:rsid w:val="00D06270"/>
    <w:rsid w:val="00D07A35"/>
    <w:rsid w:val="00D10CA3"/>
    <w:rsid w:val="00D1185B"/>
    <w:rsid w:val="00D12B10"/>
    <w:rsid w:val="00D13E33"/>
    <w:rsid w:val="00D13EE6"/>
    <w:rsid w:val="00D1496D"/>
    <w:rsid w:val="00D149BE"/>
    <w:rsid w:val="00D14BCF"/>
    <w:rsid w:val="00D14C0C"/>
    <w:rsid w:val="00D14DE9"/>
    <w:rsid w:val="00D15CE5"/>
    <w:rsid w:val="00D15D9A"/>
    <w:rsid w:val="00D16DE7"/>
    <w:rsid w:val="00D17173"/>
    <w:rsid w:val="00D178E4"/>
    <w:rsid w:val="00D17B8E"/>
    <w:rsid w:val="00D17D8C"/>
    <w:rsid w:val="00D20CAB"/>
    <w:rsid w:val="00D2170E"/>
    <w:rsid w:val="00D21952"/>
    <w:rsid w:val="00D21B6C"/>
    <w:rsid w:val="00D22007"/>
    <w:rsid w:val="00D22960"/>
    <w:rsid w:val="00D22EDF"/>
    <w:rsid w:val="00D234B2"/>
    <w:rsid w:val="00D24045"/>
    <w:rsid w:val="00D24BF4"/>
    <w:rsid w:val="00D24D58"/>
    <w:rsid w:val="00D25C61"/>
    <w:rsid w:val="00D266CE"/>
    <w:rsid w:val="00D26C30"/>
    <w:rsid w:val="00D271E0"/>
    <w:rsid w:val="00D27777"/>
    <w:rsid w:val="00D27941"/>
    <w:rsid w:val="00D27E48"/>
    <w:rsid w:val="00D30265"/>
    <w:rsid w:val="00D30DB5"/>
    <w:rsid w:val="00D31578"/>
    <w:rsid w:val="00D315CE"/>
    <w:rsid w:val="00D33044"/>
    <w:rsid w:val="00D332C9"/>
    <w:rsid w:val="00D34521"/>
    <w:rsid w:val="00D358C3"/>
    <w:rsid w:val="00D35D2B"/>
    <w:rsid w:val="00D36A14"/>
    <w:rsid w:val="00D37280"/>
    <w:rsid w:val="00D375ED"/>
    <w:rsid w:val="00D379A1"/>
    <w:rsid w:val="00D41277"/>
    <w:rsid w:val="00D42126"/>
    <w:rsid w:val="00D42A46"/>
    <w:rsid w:val="00D4304D"/>
    <w:rsid w:val="00D43776"/>
    <w:rsid w:val="00D43A38"/>
    <w:rsid w:val="00D45F1D"/>
    <w:rsid w:val="00D46322"/>
    <w:rsid w:val="00D46574"/>
    <w:rsid w:val="00D467DE"/>
    <w:rsid w:val="00D46C46"/>
    <w:rsid w:val="00D473AC"/>
    <w:rsid w:val="00D474A5"/>
    <w:rsid w:val="00D47C2C"/>
    <w:rsid w:val="00D50CF4"/>
    <w:rsid w:val="00D50E26"/>
    <w:rsid w:val="00D515B8"/>
    <w:rsid w:val="00D518E1"/>
    <w:rsid w:val="00D51C34"/>
    <w:rsid w:val="00D51F85"/>
    <w:rsid w:val="00D52618"/>
    <w:rsid w:val="00D52F70"/>
    <w:rsid w:val="00D532C0"/>
    <w:rsid w:val="00D539AA"/>
    <w:rsid w:val="00D5478E"/>
    <w:rsid w:val="00D552D6"/>
    <w:rsid w:val="00D55619"/>
    <w:rsid w:val="00D55863"/>
    <w:rsid w:val="00D55E91"/>
    <w:rsid w:val="00D567FB"/>
    <w:rsid w:val="00D5696F"/>
    <w:rsid w:val="00D56A83"/>
    <w:rsid w:val="00D56C77"/>
    <w:rsid w:val="00D5748D"/>
    <w:rsid w:val="00D57980"/>
    <w:rsid w:val="00D57B41"/>
    <w:rsid w:val="00D57C86"/>
    <w:rsid w:val="00D57DFB"/>
    <w:rsid w:val="00D6013E"/>
    <w:rsid w:val="00D61362"/>
    <w:rsid w:val="00D61719"/>
    <w:rsid w:val="00D61D00"/>
    <w:rsid w:val="00D61E84"/>
    <w:rsid w:val="00D6260B"/>
    <w:rsid w:val="00D62610"/>
    <w:rsid w:val="00D62F71"/>
    <w:rsid w:val="00D6309F"/>
    <w:rsid w:val="00D63372"/>
    <w:rsid w:val="00D63D50"/>
    <w:rsid w:val="00D63FAE"/>
    <w:rsid w:val="00D644A2"/>
    <w:rsid w:val="00D655A2"/>
    <w:rsid w:val="00D673C8"/>
    <w:rsid w:val="00D6752D"/>
    <w:rsid w:val="00D6774E"/>
    <w:rsid w:val="00D7114F"/>
    <w:rsid w:val="00D71780"/>
    <w:rsid w:val="00D71D44"/>
    <w:rsid w:val="00D72398"/>
    <w:rsid w:val="00D72438"/>
    <w:rsid w:val="00D72F0E"/>
    <w:rsid w:val="00D7360E"/>
    <w:rsid w:val="00D73915"/>
    <w:rsid w:val="00D74751"/>
    <w:rsid w:val="00D75663"/>
    <w:rsid w:val="00D75793"/>
    <w:rsid w:val="00D75BA3"/>
    <w:rsid w:val="00D7657D"/>
    <w:rsid w:val="00D765B1"/>
    <w:rsid w:val="00D76722"/>
    <w:rsid w:val="00D76BD2"/>
    <w:rsid w:val="00D77782"/>
    <w:rsid w:val="00D777A5"/>
    <w:rsid w:val="00D77B06"/>
    <w:rsid w:val="00D77BAA"/>
    <w:rsid w:val="00D77BBF"/>
    <w:rsid w:val="00D80831"/>
    <w:rsid w:val="00D81C9C"/>
    <w:rsid w:val="00D8202D"/>
    <w:rsid w:val="00D820BF"/>
    <w:rsid w:val="00D825F7"/>
    <w:rsid w:val="00D82A96"/>
    <w:rsid w:val="00D84175"/>
    <w:rsid w:val="00D84A80"/>
    <w:rsid w:val="00D84B1A"/>
    <w:rsid w:val="00D84EC5"/>
    <w:rsid w:val="00D85248"/>
    <w:rsid w:val="00D853E5"/>
    <w:rsid w:val="00D85EBF"/>
    <w:rsid w:val="00D85EE2"/>
    <w:rsid w:val="00D869D5"/>
    <w:rsid w:val="00D8779A"/>
    <w:rsid w:val="00D87F24"/>
    <w:rsid w:val="00D90335"/>
    <w:rsid w:val="00D914FC"/>
    <w:rsid w:val="00D91B43"/>
    <w:rsid w:val="00D91CA7"/>
    <w:rsid w:val="00D920F6"/>
    <w:rsid w:val="00D921F3"/>
    <w:rsid w:val="00D923B3"/>
    <w:rsid w:val="00D92E43"/>
    <w:rsid w:val="00D932A0"/>
    <w:rsid w:val="00D95816"/>
    <w:rsid w:val="00D9583A"/>
    <w:rsid w:val="00D959FE"/>
    <w:rsid w:val="00D95ECF"/>
    <w:rsid w:val="00D960F1"/>
    <w:rsid w:val="00D96BEE"/>
    <w:rsid w:val="00D97676"/>
    <w:rsid w:val="00D978C3"/>
    <w:rsid w:val="00D97955"/>
    <w:rsid w:val="00D97C0E"/>
    <w:rsid w:val="00DA04AD"/>
    <w:rsid w:val="00DA1956"/>
    <w:rsid w:val="00DA20A5"/>
    <w:rsid w:val="00DA286C"/>
    <w:rsid w:val="00DA2CCD"/>
    <w:rsid w:val="00DA3476"/>
    <w:rsid w:val="00DA381A"/>
    <w:rsid w:val="00DA3C82"/>
    <w:rsid w:val="00DA3D37"/>
    <w:rsid w:val="00DA463C"/>
    <w:rsid w:val="00DA4A5C"/>
    <w:rsid w:val="00DA52F3"/>
    <w:rsid w:val="00DA55E1"/>
    <w:rsid w:val="00DA5750"/>
    <w:rsid w:val="00DA60E3"/>
    <w:rsid w:val="00DA6502"/>
    <w:rsid w:val="00DA7EB2"/>
    <w:rsid w:val="00DB0B1D"/>
    <w:rsid w:val="00DB0DD0"/>
    <w:rsid w:val="00DB175D"/>
    <w:rsid w:val="00DB1B16"/>
    <w:rsid w:val="00DB1FF9"/>
    <w:rsid w:val="00DB201C"/>
    <w:rsid w:val="00DB2098"/>
    <w:rsid w:val="00DB2597"/>
    <w:rsid w:val="00DB2952"/>
    <w:rsid w:val="00DB2C0A"/>
    <w:rsid w:val="00DB4100"/>
    <w:rsid w:val="00DB45E3"/>
    <w:rsid w:val="00DB5098"/>
    <w:rsid w:val="00DB5136"/>
    <w:rsid w:val="00DB652C"/>
    <w:rsid w:val="00DB65E0"/>
    <w:rsid w:val="00DB6D0A"/>
    <w:rsid w:val="00DB6FAF"/>
    <w:rsid w:val="00DB71E5"/>
    <w:rsid w:val="00DB74AD"/>
    <w:rsid w:val="00DB76CA"/>
    <w:rsid w:val="00DC0323"/>
    <w:rsid w:val="00DC03E0"/>
    <w:rsid w:val="00DC0F14"/>
    <w:rsid w:val="00DC1681"/>
    <w:rsid w:val="00DC18D8"/>
    <w:rsid w:val="00DC1B35"/>
    <w:rsid w:val="00DC1B7B"/>
    <w:rsid w:val="00DC35F6"/>
    <w:rsid w:val="00DC4625"/>
    <w:rsid w:val="00DC5274"/>
    <w:rsid w:val="00DC5A1D"/>
    <w:rsid w:val="00DC5D8B"/>
    <w:rsid w:val="00DC5EAF"/>
    <w:rsid w:val="00DC70A1"/>
    <w:rsid w:val="00DC73D6"/>
    <w:rsid w:val="00DD0019"/>
    <w:rsid w:val="00DD0837"/>
    <w:rsid w:val="00DD08C9"/>
    <w:rsid w:val="00DD0AFA"/>
    <w:rsid w:val="00DD0D9C"/>
    <w:rsid w:val="00DD1EFB"/>
    <w:rsid w:val="00DD287E"/>
    <w:rsid w:val="00DD39CB"/>
    <w:rsid w:val="00DD3C82"/>
    <w:rsid w:val="00DD4483"/>
    <w:rsid w:val="00DD4930"/>
    <w:rsid w:val="00DD4B3E"/>
    <w:rsid w:val="00DD536C"/>
    <w:rsid w:val="00DD54D4"/>
    <w:rsid w:val="00DD5B00"/>
    <w:rsid w:val="00DE0A8E"/>
    <w:rsid w:val="00DE21B6"/>
    <w:rsid w:val="00DE2C68"/>
    <w:rsid w:val="00DE334C"/>
    <w:rsid w:val="00DE360B"/>
    <w:rsid w:val="00DE3C55"/>
    <w:rsid w:val="00DE3E2C"/>
    <w:rsid w:val="00DE5791"/>
    <w:rsid w:val="00DE66D1"/>
    <w:rsid w:val="00DE6C38"/>
    <w:rsid w:val="00DE795A"/>
    <w:rsid w:val="00DE7E36"/>
    <w:rsid w:val="00DE7F5C"/>
    <w:rsid w:val="00DF029E"/>
    <w:rsid w:val="00DF030D"/>
    <w:rsid w:val="00DF06F5"/>
    <w:rsid w:val="00DF0B69"/>
    <w:rsid w:val="00DF1B58"/>
    <w:rsid w:val="00DF1CA5"/>
    <w:rsid w:val="00DF1E39"/>
    <w:rsid w:val="00DF23B2"/>
    <w:rsid w:val="00DF28DD"/>
    <w:rsid w:val="00DF32C8"/>
    <w:rsid w:val="00DF37AE"/>
    <w:rsid w:val="00DF3878"/>
    <w:rsid w:val="00DF3BD6"/>
    <w:rsid w:val="00DF429F"/>
    <w:rsid w:val="00DF5212"/>
    <w:rsid w:val="00DF5F1C"/>
    <w:rsid w:val="00DF5F2B"/>
    <w:rsid w:val="00DF7A23"/>
    <w:rsid w:val="00DF7DFE"/>
    <w:rsid w:val="00E0013E"/>
    <w:rsid w:val="00E011AF"/>
    <w:rsid w:val="00E014D2"/>
    <w:rsid w:val="00E02102"/>
    <w:rsid w:val="00E031BF"/>
    <w:rsid w:val="00E03A33"/>
    <w:rsid w:val="00E03B90"/>
    <w:rsid w:val="00E047C7"/>
    <w:rsid w:val="00E049AB"/>
    <w:rsid w:val="00E04DD8"/>
    <w:rsid w:val="00E05409"/>
    <w:rsid w:val="00E05506"/>
    <w:rsid w:val="00E07450"/>
    <w:rsid w:val="00E07E4F"/>
    <w:rsid w:val="00E07F73"/>
    <w:rsid w:val="00E103E8"/>
    <w:rsid w:val="00E11BDC"/>
    <w:rsid w:val="00E11EFD"/>
    <w:rsid w:val="00E1291F"/>
    <w:rsid w:val="00E14327"/>
    <w:rsid w:val="00E14B5B"/>
    <w:rsid w:val="00E14D07"/>
    <w:rsid w:val="00E1535A"/>
    <w:rsid w:val="00E154CD"/>
    <w:rsid w:val="00E1648D"/>
    <w:rsid w:val="00E1695A"/>
    <w:rsid w:val="00E169B2"/>
    <w:rsid w:val="00E170A4"/>
    <w:rsid w:val="00E175F1"/>
    <w:rsid w:val="00E17832"/>
    <w:rsid w:val="00E17C1E"/>
    <w:rsid w:val="00E17F9C"/>
    <w:rsid w:val="00E2036A"/>
    <w:rsid w:val="00E2052B"/>
    <w:rsid w:val="00E205E8"/>
    <w:rsid w:val="00E228BA"/>
    <w:rsid w:val="00E22CE9"/>
    <w:rsid w:val="00E22E50"/>
    <w:rsid w:val="00E23926"/>
    <w:rsid w:val="00E239BD"/>
    <w:rsid w:val="00E2443E"/>
    <w:rsid w:val="00E251ED"/>
    <w:rsid w:val="00E25C9B"/>
    <w:rsid w:val="00E26271"/>
    <w:rsid w:val="00E26654"/>
    <w:rsid w:val="00E26C44"/>
    <w:rsid w:val="00E27C9E"/>
    <w:rsid w:val="00E27E57"/>
    <w:rsid w:val="00E32FBF"/>
    <w:rsid w:val="00E3300F"/>
    <w:rsid w:val="00E33FFD"/>
    <w:rsid w:val="00E3458D"/>
    <w:rsid w:val="00E3499A"/>
    <w:rsid w:val="00E34CBB"/>
    <w:rsid w:val="00E34D74"/>
    <w:rsid w:val="00E34E1F"/>
    <w:rsid w:val="00E34ED3"/>
    <w:rsid w:val="00E35209"/>
    <w:rsid w:val="00E35265"/>
    <w:rsid w:val="00E358FF"/>
    <w:rsid w:val="00E35AC1"/>
    <w:rsid w:val="00E368B2"/>
    <w:rsid w:val="00E378AB"/>
    <w:rsid w:val="00E40587"/>
    <w:rsid w:val="00E41937"/>
    <w:rsid w:val="00E41E11"/>
    <w:rsid w:val="00E42E9A"/>
    <w:rsid w:val="00E437B1"/>
    <w:rsid w:val="00E43E3F"/>
    <w:rsid w:val="00E44236"/>
    <w:rsid w:val="00E4423C"/>
    <w:rsid w:val="00E442CC"/>
    <w:rsid w:val="00E46459"/>
    <w:rsid w:val="00E466C0"/>
    <w:rsid w:val="00E47996"/>
    <w:rsid w:val="00E47A97"/>
    <w:rsid w:val="00E5042B"/>
    <w:rsid w:val="00E50C1A"/>
    <w:rsid w:val="00E51A37"/>
    <w:rsid w:val="00E523F0"/>
    <w:rsid w:val="00E529F4"/>
    <w:rsid w:val="00E52B55"/>
    <w:rsid w:val="00E5352F"/>
    <w:rsid w:val="00E54156"/>
    <w:rsid w:val="00E5423C"/>
    <w:rsid w:val="00E5431C"/>
    <w:rsid w:val="00E54E0B"/>
    <w:rsid w:val="00E55ECD"/>
    <w:rsid w:val="00E5644C"/>
    <w:rsid w:val="00E564DA"/>
    <w:rsid w:val="00E569F1"/>
    <w:rsid w:val="00E56EA8"/>
    <w:rsid w:val="00E57868"/>
    <w:rsid w:val="00E57AAD"/>
    <w:rsid w:val="00E57AC5"/>
    <w:rsid w:val="00E57CF7"/>
    <w:rsid w:val="00E60047"/>
    <w:rsid w:val="00E60384"/>
    <w:rsid w:val="00E60467"/>
    <w:rsid w:val="00E613EF"/>
    <w:rsid w:val="00E61D7B"/>
    <w:rsid w:val="00E6244E"/>
    <w:rsid w:val="00E63003"/>
    <w:rsid w:val="00E63590"/>
    <w:rsid w:val="00E635F1"/>
    <w:rsid w:val="00E63899"/>
    <w:rsid w:val="00E64737"/>
    <w:rsid w:val="00E64A3F"/>
    <w:rsid w:val="00E64FE2"/>
    <w:rsid w:val="00E6535C"/>
    <w:rsid w:val="00E6757A"/>
    <w:rsid w:val="00E67581"/>
    <w:rsid w:val="00E677A4"/>
    <w:rsid w:val="00E67998"/>
    <w:rsid w:val="00E7028D"/>
    <w:rsid w:val="00E708E2"/>
    <w:rsid w:val="00E709B7"/>
    <w:rsid w:val="00E70E17"/>
    <w:rsid w:val="00E7130F"/>
    <w:rsid w:val="00E713A0"/>
    <w:rsid w:val="00E714D3"/>
    <w:rsid w:val="00E719E1"/>
    <w:rsid w:val="00E71F09"/>
    <w:rsid w:val="00E72DF0"/>
    <w:rsid w:val="00E73392"/>
    <w:rsid w:val="00E75A45"/>
    <w:rsid w:val="00E767D4"/>
    <w:rsid w:val="00E778EC"/>
    <w:rsid w:val="00E77B0A"/>
    <w:rsid w:val="00E80425"/>
    <w:rsid w:val="00E80565"/>
    <w:rsid w:val="00E80F61"/>
    <w:rsid w:val="00E818BA"/>
    <w:rsid w:val="00E81B28"/>
    <w:rsid w:val="00E831C3"/>
    <w:rsid w:val="00E834AA"/>
    <w:rsid w:val="00E83845"/>
    <w:rsid w:val="00E83F53"/>
    <w:rsid w:val="00E843B8"/>
    <w:rsid w:val="00E86E75"/>
    <w:rsid w:val="00E87F5E"/>
    <w:rsid w:val="00E90AF7"/>
    <w:rsid w:val="00E90D76"/>
    <w:rsid w:val="00E928DF"/>
    <w:rsid w:val="00E93198"/>
    <w:rsid w:val="00E93699"/>
    <w:rsid w:val="00E949C0"/>
    <w:rsid w:val="00E9513E"/>
    <w:rsid w:val="00E959AE"/>
    <w:rsid w:val="00E9693E"/>
    <w:rsid w:val="00E975FA"/>
    <w:rsid w:val="00EA0DBC"/>
    <w:rsid w:val="00EA143E"/>
    <w:rsid w:val="00EA18B0"/>
    <w:rsid w:val="00EA1C10"/>
    <w:rsid w:val="00EA4C2F"/>
    <w:rsid w:val="00EA4C37"/>
    <w:rsid w:val="00EA4C91"/>
    <w:rsid w:val="00EA68DF"/>
    <w:rsid w:val="00EA6FA4"/>
    <w:rsid w:val="00EA7395"/>
    <w:rsid w:val="00EB0399"/>
    <w:rsid w:val="00EB052F"/>
    <w:rsid w:val="00EB11D9"/>
    <w:rsid w:val="00EB12D2"/>
    <w:rsid w:val="00EB13BE"/>
    <w:rsid w:val="00EB1699"/>
    <w:rsid w:val="00EB2DE5"/>
    <w:rsid w:val="00EB3012"/>
    <w:rsid w:val="00EB304C"/>
    <w:rsid w:val="00EB3252"/>
    <w:rsid w:val="00EB4757"/>
    <w:rsid w:val="00EB477E"/>
    <w:rsid w:val="00EB4B95"/>
    <w:rsid w:val="00EB4FA3"/>
    <w:rsid w:val="00EB502F"/>
    <w:rsid w:val="00EB50A7"/>
    <w:rsid w:val="00EB5C7B"/>
    <w:rsid w:val="00EB7559"/>
    <w:rsid w:val="00EB7998"/>
    <w:rsid w:val="00EB7C3F"/>
    <w:rsid w:val="00EC10DB"/>
    <w:rsid w:val="00EC2194"/>
    <w:rsid w:val="00EC2513"/>
    <w:rsid w:val="00EC2A53"/>
    <w:rsid w:val="00EC3945"/>
    <w:rsid w:val="00EC3DDD"/>
    <w:rsid w:val="00EC4887"/>
    <w:rsid w:val="00EC4C4B"/>
    <w:rsid w:val="00EC4E32"/>
    <w:rsid w:val="00EC5063"/>
    <w:rsid w:val="00EC6558"/>
    <w:rsid w:val="00EC65AE"/>
    <w:rsid w:val="00EC6656"/>
    <w:rsid w:val="00EC6AEA"/>
    <w:rsid w:val="00EC768A"/>
    <w:rsid w:val="00EC7850"/>
    <w:rsid w:val="00EC79F5"/>
    <w:rsid w:val="00ED06AD"/>
    <w:rsid w:val="00ED0820"/>
    <w:rsid w:val="00ED19A2"/>
    <w:rsid w:val="00ED2F2D"/>
    <w:rsid w:val="00ED2FD6"/>
    <w:rsid w:val="00ED3E0F"/>
    <w:rsid w:val="00ED4795"/>
    <w:rsid w:val="00ED513F"/>
    <w:rsid w:val="00ED70CC"/>
    <w:rsid w:val="00ED7905"/>
    <w:rsid w:val="00ED7BD5"/>
    <w:rsid w:val="00EE1759"/>
    <w:rsid w:val="00EE20CD"/>
    <w:rsid w:val="00EE2138"/>
    <w:rsid w:val="00EE228E"/>
    <w:rsid w:val="00EE2B9B"/>
    <w:rsid w:val="00EE2C0A"/>
    <w:rsid w:val="00EE358C"/>
    <w:rsid w:val="00EE455A"/>
    <w:rsid w:val="00EE53A5"/>
    <w:rsid w:val="00EE53AB"/>
    <w:rsid w:val="00EE5D9A"/>
    <w:rsid w:val="00EE5DB6"/>
    <w:rsid w:val="00EE60E4"/>
    <w:rsid w:val="00EE64B3"/>
    <w:rsid w:val="00EE6756"/>
    <w:rsid w:val="00EE6C75"/>
    <w:rsid w:val="00EE6CC0"/>
    <w:rsid w:val="00EE7083"/>
    <w:rsid w:val="00EE7935"/>
    <w:rsid w:val="00EE7B10"/>
    <w:rsid w:val="00EE7FA9"/>
    <w:rsid w:val="00EF0A7E"/>
    <w:rsid w:val="00EF11D1"/>
    <w:rsid w:val="00EF1987"/>
    <w:rsid w:val="00EF3DD4"/>
    <w:rsid w:val="00EF44D7"/>
    <w:rsid w:val="00EF4FF5"/>
    <w:rsid w:val="00EF6872"/>
    <w:rsid w:val="00EF7460"/>
    <w:rsid w:val="00EF77E8"/>
    <w:rsid w:val="00EF785E"/>
    <w:rsid w:val="00EF7EE2"/>
    <w:rsid w:val="00EF7F0A"/>
    <w:rsid w:val="00F00563"/>
    <w:rsid w:val="00F016DD"/>
    <w:rsid w:val="00F01F62"/>
    <w:rsid w:val="00F024A5"/>
    <w:rsid w:val="00F030B7"/>
    <w:rsid w:val="00F0327B"/>
    <w:rsid w:val="00F03583"/>
    <w:rsid w:val="00F03A06"/>
    <w:rsid w:val="00F04C39"/>
    <w:rsid w:val="00F053D0"/>
    <w:rsid w:val="00F05CD2"/>
    <w:rsid w:val="00F060AA"/>
    <w:rsid w:val="00F063C0"/>
    <w:rsid w:val="00F06587"/>
    <w:rsid w:val="00F06EF3"/>
    <w:rsid w:val="00F06FDA"/>
    <w:rsid w:val="00F07726"/>
    <w:rsid w:val="00F07B45"/>
    <w:rsid w:val="00F10943"/>
    <w:rsid w:val="00F1162F"/>
    <w:rsid w:val="00F11E16"/>
    <w:rsid w:val="00F13425"/>
    <w:rsid w:val="00F13737"/>
    <w:rsid w:val="00F14627"/>
    <w:rsid w:val="00F152C6"/>
    <w:rsid w:val="00F15785"/>
    <w:rsid w:val="00F158AB"/>
    <w:rsid w:val="00F15AF1"/>
    <w:rsid w:val="00F16714"/>
    <w:rsid w:val="00F16E5C"/>
    <w:rsid w:val="00F17647"/>
    <w:rsid w:val="00F17784"/>
    <w:rsid w:val="00F17A27"/>
    <w:rsid w:val="00F17D7F"/>
    <w:rsid w:val="00F20EED"/>
    <w:rsid w:val="00F21568"/>
    <w:rsid w:val="00F21749"/>
    <w:rsid w:val="00F217D4"/>
    <w:rsid w:val="00F21F4E"/>
    <w:rsid w:val="00F22062"/>
    <w:rsid w:val="00F22464"/>
    <w:rsid w:val="00F22A9B"/>
    <w:rsid w:val="00F22B5C"/>
    <w:rsid w:val="00F235A9"/>
    <w:rsid w:val="00F24B5A"/>
    <w:rsid w:val="00F24F70"/>
    <w:rsid w:val="00F259C6"/>
    <w:rsid w:val="00F267AB"/>
    <w:rsid w:val="00F26C72"/>
    <w:rsid w:val="00F27A76"/>
    <w:rsid w:val="00F3042C"/>
    <w:rsid w:val="00F3047B"/>
    <w:rsid w:val="00F3070E"/>
    <w:rsid w:val="00F30B01"/>
    <w:rsid w:val="00F30B81"/>
    <w:rsid w:val="00F30C16"/>
    <w:rsid w:val="00F32562"/>
    <w:rsid w:val="00F3278F"/>
    <w:rsid w:val="00F330BE"/>
    <w:rsid w:val="00F34B1A"/>
    <w:rsid w:val="00F34D92"/>
    <w:rsid w:val="00F34DCC"/>
    <w:rsid w:val="00F35030"/>
    <w:rsid w:val="00F353C8"/>
    <w:rsid w:val="00F357A7"/>
    <w:rsid w:val="00F35C8F"/>
    <w:rsid w:val="00F3613D"/>
    <w:rsid w:val="00F3731E"/>
    <w:rsid w:val="00F37876"/>
    <w:rsid w:val="00F37D59"/>
    <w:rsid w:val="00F4042D"/>
    <w:rsid w:val="00F40BA7"/>
    <w:rsid w:val="00F4158B"/>
    <w:rsid w:val="00F4175A"/>
    <w:rsid w:val="00F41D90"/>
    <w:rsid w:val="00F4292C"/>
    <w:rsid w:val="00F42994"/>
    <w:rsid w:val="00F42996"/>
    <w:rsid w:val="00F42C9D"/>
    <w:rsid w:val="00F42F27"/>
    <w:rsid w:val="00F438B0"/>
    <w:rsid w:val="00F43C8A"/>
    <w:rsid w:val="00F46E5A"/>
    <w:rsid w:val="00F514BA"/>
    <w:rsid w:val="00F51A7A"/>
    <w:rsid w:val="00F51AD6"/>
    <w:rsid w:val="00F51C95"/>
    <w:rsid w:val="00F527F6"/>
    <w:rsid w:val="00F5485B"/>
    <w:rsid w:val="00F54AE9"/>
    <w:rsid w:val="00F56765"/>
    <w:rsid w:val="00F56ADF"/>
    <w:rsid w:val="00F56CCB"/>
    <w:rsid w:val="00F56DEC"/>
    <w:rsid w:val="00F57760"/>
    <w:rsid w:val="00F57B93"/>
    <w:rsid w:val="00F609E4"/>
    <w:rsid w:val="00F60A21"/>
    <w:rsid w:val="00F61617"/>
    <w:rsid w:val="00F6171E"/>
    <w:rsid w:val="00F619DC"/>
    <w:rsid w:val="00F622B7"/>
    <w:rsid w:val="00F62710"/>
    <w:rsid w:val="00F62863"/>
    <w:rsid w:val="00F633C2"/>
    <w:rsid w:val="00F634B2"/>
    <w:rsid w:val="00F63C51"/>
    <w:rsid w:val="00F651AB"/>
    <w:rsid w:val="00F65703"/>
    <w:rsid w:val="00F65DC6"/>
    <w:rsid w:val="00F664FB"/>
    <w:rsid w:val="00F66562"/>
    <w:rsid w:val="00F66746"/>
    <w:rsid w:val="00F66916"/>
    <w:rsid w:val="00F675B2"/>
    <w:rsid w:val="00F7076A"/>
    <w:rsid w:val="00F7082C"/>
    <w:rsid w:val="00F70EEF"/>
    <w:rsid w:val="00F714AC"/>
    <w:rsid w:val="00F71561"/>
    <w:rsid w:val="00F728A4"/>
    <w:rsid w:val="00F72BF5"/>
    <w:rsid w:val="00F738A6"/>
    <w:rsid w:val="00F73B21"/>
    <w:rsid w:val="00F741C3"/>
    <w:rsid w:val="00F74B1F"/>
    <w:rsid w:val="00F75718"/>
    <w:rsid w:val="00F75D6D"/>
    <w:rsid w:val="00F760C8"/>
    <w:rsid w:val="00F772C7"/>
    <w:rsid w:val="00F77415"/>
    <w:rsid w:val="00F7763C"/>
    <w:rsid w:val="00F80283"/>
    <w:rsid w:val="00F80549"/>
    <w:rsid w:val="00F812B4"/>
    <w:rsid w:val="00F8198E"/>
    <w:rsid w:val="00F8279E"/>
    <w:rsid w:val="00F82A3C"/>
    <w:rsid w:val="00F831BC"/>
    <w:rsid w:val="00F832D2"/>
    <w:rsid w:val="00F84237"/>
    <w:rsid w:val="00F848F5"/>
    <w:rsid w:val="00F852F0"/>
    <w:rsid w:val="00F85650"/>
    <w:rsid w:val="00F85E56"/>
    <w:rsid w:val="00F862AB"/>
    <w:rsid w:val="00F86413"/>
    <w:rsid w:val="00F86D38"/>
    <w:rsid w:val="00F9069E"/>
    <w:rsid w:val="00F91356"/>
    <w:rsid w:val="00F9155B"/>
    <w:rsid w:val="00F91816"/>
    <w:rsid w:val="00F91FCE"/>
    <w:rsid w:val="00F92173"/>
    <w:rsid w:val="00F9328D"/>
    <w:rsid w:val="00F93E7C"/>
    <w:rsid w:val="00F94191"/>
    <w:rsid w:val="00F94510"/>
    <w:rsid w:val="00F95854"/>
    <w:rsid w:val="00F95B31"/>
    <w:rsid w:val="00F95B7B"/>
    <w:rsid w:val="00F95EA8"/>
    <w:rsid w:val="00F9679F"/>
    <w:rsid w:val="00F96AA4"/>
    <w:rsid w:val="00F96B7D"/>
    <w:rsid w:val="00F9717A"/>
    <w:rsid w:val="00F9726B"/>
    <w:rsid w:val="00F97961"/>
    <w:rsid w:val="00FA007C"/>
    <w:rsid w:val="00FA1B25"/>
    <w:rsid w:val="00FA2016"/>
    <w:rsid w:val="00FA2DC1"/>
    <w:rsid w:val="00FA3C32"/>
    <w:rsid w:val="00FA3DEE"/>
    <w:rsid w:val="00FA4513"/>
    <w:rsid w:val="00FA518D"/>
    <w:rsid w:val="00FA5452"/>
    <w:rsid w:val="00FA562E"/>
    <w:rsid w:val="00FA5D30"/>
    <w:rsid w:val="00FA6057"/>
    <w:rsid w:val="00FA67C8"/>
    <w:rsid w:val="00FA77C0"/>
    <w:rsid w:val="00FA77CF"/>
    <w:rsid w:val="00FA78AD"/>
    <w:rsid w:val="00FB0B70"/>
    <w:rsid w:val="00FB134B"/>
    <w:rsid w:val="00FB1CCD"/>
    <w:rsid w:val="00FB2170"/>
    <w:rsid w:val="00FB261B"/>
    <w:rsid w:val="00FB26A1"/>
    <w:rsid w:val="00FB2B92"/>
    <w:rsid w:val="00FB2BAF"/>
    <w:rsid w:val="00FB3124"/>
    <w:rsid w:val="00FB3167"/>
    <w:rsid w:val="00FB456F"/>
    <w:rsid w:val="00FB45D7"/>
    <w:rsid w:val="00FB4D3F"/>
    <w:rsid w:val="00FB5E58"/>
    <w:rsid w:val="00FB6B52"/>
    <w:rsid w:val="00FB73C3"/>
    <w:rsid w:val="00FB7738"/>
    <w:rsid w:val="00FC0927"/>
    <w:rsid w:val="00FC3512"/>
    <w:rsid w:val="00FC40B6"/>
    <w:rsid w:val="00FC4192"/>
    <w:rsid w:val="00FC48D6"/>
    <w:rsid w:val="00FC4CAD"/>
    <w:rsid w:val="00FC4CFB"/>
    <w:rsid w:val="00FC5889"/>
    <w:rsid w:val="00FC5992"/>
    <w:rsid w:val="00FC5BA8"/>
    <w:rsid w:val="00FC6308"/>
    <w:rsid w:val="00FC73F3"/>
    <w:rsid w:val="00FC743D"/>
    <w:rsid w:val="00FC7B68"/>
    <w:rsid w:val="00FD078D"/>
    <w:rsid w:val="00FD1F64"/>
    <w:rsid w:val="00FD2068"/>
    <w:rsid w:val="00FD2366"/>
    <w:rsid w:val="00FD2556"/>
    <w:rsid w:val="00FD30AA"/>
    <w:rsid w:val="00FD37BE"/>
    <w:rsid w:val="00FD38A7"/>
    <w:rsid w:val="00FD3BAA"/>
    <w:rsid w:val="00FD4694"/>
    <w:rsid w:val="00FD4DEA"/>
    <w:rsid w:val="00FD550C"/>
    <w:rsid w:val="00FD5657"/>
    <w:rsid w:val="00FD6D61"/>
    <w:rsid w:val="00FD6FD9"/>
    <w:rsid w:val="00FD7239"/>
    <w:rsid w:val="00FD7DB3"/>
    <w:rsid w:val="00FE10AA"/>
    <w:rsid w:val="00FE10BF"/>
    <w:rsid w:val="00FE1832"/>
    <w:rsid w:val="00FE1E89"/>
    <w:rsid w:val="00FE3C47"/>
    <w:rsid w:val="00FE3EA3"/>
    <w:rsid w:val="00FE4223"/>
    <w:rsid w:val="00FE49FD"/>
    <w:rsid w:val="00FE5C9E"/>
    <w:rsid w:val="00FE603A"/>
    <w:rsid w:val="00FE62EB"/>
    <w:rsid w:val="00FE7800"/>
    <w:rsid w:val="00FE7F87"/>
    <w:rsid w:val="00FF0A47"/>
    <w:rsid w:val="00FF12CB"/>
    <w:rsid w:val="00FF3558"/>
    <w:rsid w:val="00FF3C2A"/>
    <w:rsid w:val="00FF4BC7"/>
    <w:rsid w:val="00FF5509"/>
    <w:rsid w:val="00FF5B44"/>
    <w:rsid w:val="00FF5BBF"/>
    <w:rsid w:val="00FF626D"/>
    <w:rsid w:val="00FF65C8"/>
    <w:rsid w:val="00FF6E3C"/>
    <w:rsid w:val="00FF6F36"/>
    <w:rsid w:val="00FF7BE7"/>
    <w:rsid w:val="0109CDD2"/>
    <w:rsid w:val="02108EE6"/>
    <w:rsid w:val="0247BC5C"/>
    <w:rsid w:val="02D28A7C"/>
    <w:rsid w:val="03678DBB"/>
    <w:rsid w:val="0392E41A"/>
    <w:rsid w:val="04A271F2"/>
    <w:rsid w:val="057BC1F6"/>
    <w:rsid w:val="05AD69C8"/>
    <w:rsid w:val="05C7931D"/>
    <w:rsid w:val="05D9543F"/>
    <w:rsid w:val="0620521A"/>
    <w:rsid w:val="06828849"/>
    <w:rsid w:val="06914CEB"/>
    <w:rsid w:val="06B3382B"/>
    <w:rsid w:val="06BF2A4F"/>
    <w:rsid w:val="0724015D"/>
    <w:rsid w:val="074B0A71"/>
    <w:rsid w:val="078CD679"/>
    <w:rsid w:val="07FD59A3"/>
    <w:rsid w:val="0825FA0F"/>
    <w:rsid w:val="0874D9E0"/>
    <w:rsid w:val="094FB1FA"/>
    <w:rsid w:val="0C7DBB40"/>
    <w:rsid w:val="0CD0298A"/>
    <w:rsid w:val="0D3EF572"/>
    <w:rsid w:val="0F0735E4"/>
    <w:rsid w:val="0F0E2A39"/>
    <w:rsid w:val="0F3D172B"/>
    <w:rsid w:val="0F4EDCAB"/>
    <w:rsid w:val="0F57B8BE"/>
    <w:rsid w:val="0F8876A0"/>
    <w:rsid w:val="0FFC76B8"/>
    <w:rsid w:val="104C3DDB"/>
    <w:rsid w:val="1116C348"/>
    <w:rsid w:val="115BD466"/>
    <w:rsid w:val="1178AD12"/>
    <w:rsid w:val="11939CE9"/>
    <w:rsid w:val="119E5AC0"/>
    <w:rsid w:val="122D3C34"/>
    <w:rsid w:val="13AB5A61"/>
    <w:rsid w:val="14442B7E"/>
    <w:rsid w:val="14CF38A2"/>
    <w:rsid w:val="157DFABF"/>
    <w:rsid w:val="159E74F2"/>
    <w:rsid w:val="15BC0392"/>
    <w:rsid w:val="16907462"/>
    <w:rsid w:val="16B85548"/>
    <w:rsid w:val="1706A005"/>
    <w:rsid w:val="1828C547"/>
    <w:rsid w:val="1842BABE"/>
    <w:rsid w:val="187F735B"/>
    <w:rsid w:val="18E4D433"/>
    <w:rsid w:val="1955ADFA"/>
    <w:rsid w:val="196B24C8"/>
    <w:rsid w:val="1A3B677B"/>
    <w:rsid w:val="1A6F40E2"/>
    <w:rsid w:val="1B2577F1"/>
    <w:rsid w:val="1B34F5C9"/>
    <w:rsid w:val="1B3F084E"/>
    <w:rsid w:val="1C36FC5A"/>
    <w:rsid w:val="1CB58D0F"/>
    <w:rsid w:val="1D10C289"/>
    <w:rsid w:val="1D5383A1"/>
    <w:rsid w:val="1E6E49D3"/>
    <w:rsid w:val="1F2CB752"/>
    <w:rsid w:val="1FE18AA1"/>
    <w:rsid w:val="219D5DFF"/>
    <w:rsid w:val="224FD21E"/>
    <w:rsid w:val="234B0251"/>
    <w:rsid w:val="2369E80E"/>
    <w:rsid w:val="244DAA19"/>
    <w:rsid w:val="246667C0"/>
    <w:rsid w:val="24B97FB1"/>
    <w:rsid w:val="2545B16B"/>
    <w:rsid w:val="255DC594"/>
    <w:rsid w:val="25FA13CD"/>
    <w:rsid w:val="2624CCAE"/>
    <w:rsid w:val="26D06B4C"/>
    <w:rsid w:val="2715B9F9"/>
    <w:rsid w:val="2787F158"/>
    <w:rsid w:val="278A64BF"/>
    <w:rsid w:val="278BAA9F"/>
    <w:rsid w:val="27C5A81B"/>
    <w:rsid w:val="27E4243C"/>
    <w:rsid w:val="28DF8CE9"/>
    <w:rsid w:val="2958524A"/>
    <w:rsid w:val="29AA1B17"/>
    <w:rsid w:val="29C3DE1B"/>
    <w:rsid w:val="2A2FDC22"/>
    <w:rsid w:val="2A750B85"/>
    <w:rsid w:val="2A7D6098"/>
    <w:rsid w:val="2AC4ABFE"/>
    <w:rsid w:val="2B8503A2"/>
    <w:rsid w:val="2BA77284"/>
    <w:rsid w:val="2CE64F3C"/>
    <w:rsid w:val="2D4E2A86"/>
    <w:rsid w:val="2DA648A3"/>
    <w:rsid w:val="2DE36694"/>
    <w:rsid w:val="2EC39486"/>
    <w:rsid w:val="2ECC30B3"/>
    <w:rsid w:val="2F61E339"/>
    <w:rsid w:val="2F80688B"/>
    <w:rsid w:val="2F98E023"/>
    <w:rsid w:val="2FB33579"/>
    <w:rsid w:val="2FDBB909"/>
    <w:rsid w:val="30B3C53E"/>
    <w:rsid w:val="30E368B9"/>
    <w:rsid w:val="313A11FF"/>
    <w:rsid w:val="314811EB"/>
    <w:rsid w:val="31FA8B47"/>
    <w:rsid w:val="32783BF3"/>
    <w:rsid w:val="32E8AC32"/>
    <w:rsid w:val="331DE550"/>
    <w:rsid w:val="33354B2A"/>
    <w:rsid w:val="3345C7C4"/>
    <w:rsid w:val="33ECD393"/>
    <w:rsid w:val="34127479"/>
    <w:rsid w:val="349587C1"/>
    <w:rsid w:val="3578B98E"/>
    <w:rsid w:val="35AB314B"/>
    <w:rsid w:val="35BB3EDA"/>
    <w:rsid w:val="35EC14C1"/>
    <w:rsid w:val="35FCF497"/>
    <w:rsid w:val="360E8686"/>
    <w:rsid w:val="362C4F1F"/>
    <w:rsid w:val="3671DC4D"/>
    <w:rsid w:val="36B29748"/>
    <w:rsid w:val="36CDB99C"/>
    <w:rsid w:val="36E6D5AF"/>
    <w:rsid w:val="37AC2AAD"/>
    <w:rsid w:val="385C4688"/>
    <w:rsid w:val="386D97BA"/>
    <w:rsid w:val="38BDD15A"/>
    <w:rsid w:val="38D17417"/>
    <w:rsid w:val="3974C763"/>
    <w:rsid w:val="3A435F03"/>
    <w:rsid w:val="3C70892B"/>
    <w:rsid w:val="3CA0EF3D"/>
    <w:rsid w:val="3CAD9478"/>
    <w:rsid w:val="3CCBB4BB"/>
    <w:rsid w:val="3CE8A67A"/>
    <w:rsid w:val="3D03AB31"/>
    <w:rsid w:val="3D0E261A"/>
    <w:rsid w:val="3DFEDD00"/>
    <w:rsid w:val="3E95B28B"/>
    <w:rsid w:val="3EA75209"/>
    <w:rsid w:val="3EC63A44"/>
    <w:rsid w:val="3F456665"/>
    <w:rsid w:val="3FF9C8B8"/>
    <w:rsid w:val="40A4BC48"/>
    <w:rsid w:val="412AF287"/>
    <w:rsid w:val="41DE7424"/>
    <w:rsid w:val="420A579E"/>
    <w:rsid w:val="426D8737"/>
    <w:rsid w:val="42966AE4"/>
    <w:rsid w:val="42A98D3A"/>
    <w:rsid w:val="42CCA3FB"/>
    <w:rsid w:val="43B0FDE1"/>
    <w:rsid w:val="444794E7"/>
    <w:rsid w:val="4448C2C3"/>
    <w:rsid w:val="44600546"/>
    <w:rsid w:val="44694145"/>
    <w:rsid w:val="449201CE"/>
    <w:rsid w:val="454791AF"/>
    <w:rsid w:val="463C6C91"/>
    <w:rsid w:val="464A635A"/>
    <w:rsid w:val="46D2B7D5"/>
    <w:rsid w:val="47548DB7"/>
    <w:rsid w:val="47B3C23A"/>
    <w:rsid w:val="47B878E8"/>
    <w:rsid w:val="47FA0287"/>
    <w:rsid w:val="48097C96"/>
    <w:rsid w:val="48103161"/>
    <w:rsid w:val="4842CE16"/>
    <w:rsid w:val="49084FE1"/>
    <w:rsid w:val="4925FACF"/>
    <w:rsid w:val="49FB02DE"/>
    <w:rsid w:val="4A06E9C3"/>
    <w:rsid w:val="4A22F706"/>
    <w:rsid w:val="4A77A55E"/>
    <w:rsid w:val="4AF0EAD7"/>
    <w:rsid w:val="4BCD1CEB"/>
    <w:rsid w:val="4CB0DB54"/>
    <w:rsid w:val="4CDDCF06"/>
    <w:rsid w:val="4D41CA6D"/>
    <w:rsid w:val="4E0FEB1B"/>
    <w:rsid w:val="4ED65D9B"/>
    <w:rsid w:val="4EDB5C8F"/>
    <w:rsid w:val="4FB12A57"/>
    <w:rsid w:val="503C2615"/>
    <w:rsid w:val="50570C9D"/>
    <w:rsid w:val="50F9DE40"/>
    <w:rsid w:val="511ACEFC"/>
    <w:rsid w:val="51FF2E44"/>
    <w:rsid w:val="530EC27B"/>
    <w:rsid w:val="53320E26"/>
    <w:rsid w:val="5341209E"/>
    <w:rsid w:val="54475760"/>
    <w:rsid w:val="54F666E1"/>
    <w:rsid w:val="55D68D0B"/>
    <w:rsid w:val="56BD3124"/>
    <w:rsid w:val="56E0E276"/>
    <w:rsid w:val="56E3B94B"/>
    <w:rsid w:val="57F2F99B"/>
    <w:rsid w:val="58380033"/>
    <w:rsid w:val="583F5C5D"/>
    <w:rsid w:val="58674081"/>
    <w:rsid w:val="58E65D99"/>
    <w:rsid w:val="594F798F"/>
    <w:rsid w:val="59783721"/>
    <w:rsid w:val="5990C877"/>
    <w:rsid w:val="5A166EB4"/>
    <w:rsid w:val="5A1B3C21"/>
    <w:rsid w:val="5A741C16"/>
    <w:rsid w:val="5B53CDA9"/>
    <w:rsid w:val="5B61F26B"/>
    <w:rsid w:val="5CCE2BA3"/>
    <w:rsid w:val="5CF59C8B"/>
    <w:rsid w:val="5D495FEC"/>
    <w:rsid w:val="5FB9E6FD"/>
    <w:rsid w:val="6009CE15"/>
    <w:rsid w:val="60515810"/>
    <w:rsid w:val="60667D8C"/>
    <w:rsid w:val="607CA5EC"/>
    <w:rsid w:val="6096776B"/>
    <w:rsid w:val="60ACD734"/>
    <w:rsid w:val="60B486DD"/>
    <w:rsid w:val="60FE2B68"/>
    <w:rsid w:val="618A47A1"/>
    <w:rsid w:val="62775155"/>
    <w:rsid w:val="6294B3D0"/>
    <w:rsid w:val="62EA0C7F"/>
    <w:rsid w:val="63C34E71"/>
    <w:rsid w:val="63E24536"/>
    <w:rsid w:val="642C6A78"/>
    <w:rsid w:val="644772D1"/>
    <w:rsid w:val="6527B8E8"/>
    <w:rsid w:val="653C1099"/>
    <w:rsid w:val="65618E0A"/>
    <w:rsid w:val="65AEE2E0"/>
    <w:rsid w:val="6618D09A"/>
    <w:rsid w:val="66A7B682"/>
    <w:rsid w:val="66D33089"/>
    <w:rsid w:val="67C70382"/>
    <w:rsid w:val="6849DE47"/>
    <w:rsid w:val="687106D3"/>
    <w:rsid w:val="68BF6348"/>
    <w:rsid w:val="69170369"/>
    <w:rsid w:val="69D9F395"/>
    <w:rsid w:val="6A9F5EB9"/>
    <w:rsid w:val="6AC0F9E5"/>
    <w:rsid w:val="6ACCE8D4"/>
    <w:rsid w:val="6BB940F1"/>
    <w:rsid w:val="6BECF011"/>
    <w:rsid w:val="6CA1584A"/>
    <w:rsid w:val="6CABAD84"/>
    <w:rsid w:val="6CCF8472"/>
    <w:rsid w:val="6CEAE7CF"/>
    <w:rsid w:val="6D2080D2"/>
    <w:rsid w:val="6D7530F6"/>
    <w:rsid w:val="6DCCE682"/>
    <w:rsid w:val="6E89F17F"/>
    <w:rsid w:val="6EA1E176"/>
    <w:rsid w:val="6F532606"/>
    <w:rsid w:val="6FB92C6C"/>
    <w:rsid w:val="70BDE6BA"/>
    <w:rsid w:val="71376C6A"/>
    <w:rsid w:val="71DC2729"/>
    <w:rsid w:val="728D03FE"/>
    <w:rsid w:val="72A7ECDA"/>
    <w:rsid w:val="7318E8BC"/>
    <w:rsid w:val="736AD7D3"/>
    <w:rsid w:val="736AFC2E"/>
    <w:rsid w:val="7397DE56"/>
    <w:rsid w:val="73CAF42C"/>
    <w:rsid w:val="7513AC4F"/>
    <w:rsid w:val="7538E0F0"/>
    <w:rsid w:val="7543AD9F"/>
    <w:rsid w:val="75AB722F"/>
    <w:rsid w:val="75C80F30"/>
    <w:rsid w:val="761A581F"/>
    <w:rsid w:val="7650897E"/>
    <w:rsid w:val="769C5D9A"/>
    <w:rsid w:val="7713ECD0"/>
    <w:rsid w:val="774F7A22"/>
    <w:rsid w:val="77FFC17E"/>
    <w:rsid w:val="787CD6BC"/>
    <w:rsid w:val="78B2B371"/>
    <w:rsid w:val="78D692FB"/>
    <w:rsid w:val="78ECEB1E"/>
    <w:rsid w:val="796E14AA"/>
    <w:rsid w:val="79759578"/>
    <w:rsid w:val="79777128"/>
    <w:rsid w:val="7B047C7D"/>
    <w:rsid w:val="7B784E55"/>
    <w:rsid w:val="7BE1CCFD"/>
    <w:rsid w:val="7C4409EC"/>
    <w:rsid w:val="7C71B512"/>
    <w:rsid w:val="7C7B475B"/>
    <w:rsid w:val="7CC34559"/>
    <w:rsid w:val="7CD16824"/>
    <w:rsid w:val="7D1D3AF2"/>
    <w:rsid w:val="7D4CB300"/>
    <w:rsid w:val="7DE85339"/>
    <w:rsid w:val="7E229AE6"/>
    <w:rsid w:val="7E386EB2"/>
    <w:rsid w:val="7E389D2C"/>
    <w:rsid w:val="7EA31B60"/>
    <w:rsid w:val="7EBAC166"/>
    <w:rsid w:val="7EC8A4F6"/>
    <w:rsid w:val="7ECD7E44"/>
    <w:rsid w:val="7F1F83CC"/>
    <w:rsid w:val="7F559886"/>
    <w:rsid w:val="7F7A3873"/>
  </w:rsids>
  <m:mathPr>
    <m:mathFont m:val="Cambria Math"/>
    <m:brkBin m:val="before"/>
    <m:brkBinSub m:val="--"/>
    <m:smallFrac m:val="0"/>
    <m:dispDef/>
    <m:lMargin m:val="0"/>
    <m:rMargin m:val="0"/>
    <m:defJc m:val="centerGroup"/>
    <m:wrapIndent m:val="1440"/>
    <m:intLim m:val="subSup"/>
    <m:naryLim m:val="undOvr"/>
  </m:mathPr>
  <w:themeFontLang w:val="en-US" w:eastAsia="ja-JP" w:bidi="lo-L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23920D"/>
  <w14:defaultImageDpi w14:val="300"/>
  <w15:docId w15:val="{55CF8130-B23C-4C2F-9B5B-D3A678B4A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9AB"/>
    <w:rPr>
      <w:rFonts w:ascii="Times New Roman" w:hAnsi="Times New Roman"/>
    </w:rPr>
  </w:style>
  <w:style w:type="paragraph" w:styleId="Ttulo1">
    <w:name w:val="heading 1"/>
    <w:basedOn w:val="Normal"/>
    <w:next w:val="Normal"/>
    <w:link w:val="Ttulo1Car"/>
    <w:qFormat/>
    <w:rsid w:val="00D84B1A"/>
    <w:pPr>
      <w:keepNext/>
      <w:keepLines/>
      <w:spacing w:before="480"/>
      <w:outlineLvl w:val="0"/>
    </w:pPr>
    <w:rPr>
      <w:rFonts w:eastAsiaTheme="majorEastAsia" w:cstheme="majorBidi"/>
      <w:b/>
      <w:bCs/>
      <w:color w:val="E66800"/>
      <w:sz w:val="40"/>
      <w:szCs w:val="28"/>
    </w:rPr>
  </w:style>
  <w:style w:type="paragraph" w:styleId="Ttulo2">
    <w:name w:val="heading 2"/>
    <w:basedOn w:val="Normal"/>
    <w:next w:val="Normal"/>
    <w:link w:val="Ttulo2Car"/>
    <w:unhideWhenUsed/>
    <w:qFormat/>
    <w:rsid w:val="00D84B1A"/>
    <w:pPr>
      <w:keepNext/>
      <w:keepLines/>
      <w:spacing w:before="200"/>
      <w:outlineLvl w:val="1"/>
    </w:pPr>
    <w:rPr>
      <w:rFonts w:eastAsiaTheme="majorEastAsia" w:cstheme="majorBidi"/>
      <w:b/>
      <w:bCs/>
      <w:color w:val="E66800"/>
      <w:sz w:val="32"/>
      <w:szCs w:val="26"/>
    </w:rPr>
  </w:style>
  <w:style w:type="paragraph" w:styleId="Ttulo3">
    <w:name w:val="heading 3"/>
    <w:basedOn w:val="Normal"/>
    <w:next w:val="Normal"/>
    <w:link w:val="Ttulo3Car"/>
    <w:unhideWhenUsed/>
    <w:qFormat/>
    <w:rsid w:val="00D84B1A"/>
    <w:pPr>
      <w:keepNext/>
      <w:keepLines/>
      <w:spacing w:before="200"/>
      <w:outlineLvl w:val="2"/>
    </w:pPr>
    <w:rPr>
      <w:rFonts w:eastAsiaTheme="majorEastAsia" w:cstheme="majorBidi"/>
      <w:b/>
      <w:bCs/>
      <w:color w:val="E66800"/>
      <w:sz w:val="28"/>
    </w:rPr>
  </w:style>
  <w:style w:type="paragraph" w:styleId="Ttulo4">
    <w:name w:val="heading 4"/>
    <w:basedOn w:val="Normal"/>
    <w:next w:val="Normal"/>
    <w:link w:val="Ttulo4Car"/>
    <w:uiPriority w:val="9"/>
    <w:unhideWhenUsed/>
    <w:qFormat/>
    <w:rsid w:val="00D84B1A"/>
    <w:pPr>
      <w:keepNext/>
      <w:keepLines/>
      <w:spacing w:before="200"/>
      <w:outlineLvl w:val="3"/>
    </w:pPr>
    <w:rPr>
      <w:rFonts w:eastAsiaTheme="majorEastAsia" w:cstheme="majorBidi"/>
      <w:b/>
      <w:bCs/>
      <w:i/>
      <w:iCs/>
      <w:color w:val="E36C0A" w:themeColor="accent6" w:themeShade="BF"/>
    </w:rPr>
  </w:style>
  <w:style w:type="paragraph" w:styleId="Ttulo6">
    <w:name w:val="heading 6"/>
    <w:basedOn w:val="Normal"/>
    <w:next w:val="Normal"/>
    <w:link w:val="Ttulo6Car"/>
    <w:uiPriority w:val="9"/>
    <w:semiHidden/>
    <w:unhideWhenUsed/>
    <w:qFormat/>
    <w:rsid w:val="007D45CA"/>
    <w:pPr>
      <w:keepNext/>
      <w:keepLines/>
      <w:spacing w:before="4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692C31"/>
    <w:pPr>
      <w:tabs>
        <w:tab w:val="center" w:pos="4680"/>
        <w:tab w:val="right" w:pos="9360"/>
      </w:tabs>
    </w:pPr>
  </w:style>
  <w:style w:type="character" w:customStyle="1" w:styleId="EncabezadoCar">
    <w:name w:val="Encabezado Car"/>
    <w:basedOn w:val="Fuentedeprrafopredeter"/>
    <w:link w:val="Encabezado"/>
    <w:rsid w:val="00692C31"/>
  </w:style>
  <w:style w:type="paragraph" w:styleId="Piedepgina">
    <w:name w:val="footer"/>
    <w:basedOn w:val="Normal"/>
    <w:link w:val="PiedepginaCar"/>
    <w:unhideWhenUsed/>
    <w:rsid w:val="00692C31"/>
    <w:pPr>
      <w:tabs>
        <w:tab w:val="center" w:pos="4680"/>
        <w:tab w:val="right" w:pos="9360"/>
      </w:tabs>
    </w:pPr>
  </w:style>
  <w:style w:type="character" w:customStyle="1" w:styleId="PiedepginaCar">
    <w:name w:val="Pie de página Car"/>
    <w:basedOn w:val="Fuentedeprrafopredeter"/>
    <w:link w:val="Piedepgina"/>
    <w:rsid w:val="00692C31"/>
  </w:style>
  <w:style w:type="paragraph" w:styleId="Prrafodelista">
    <w:name w:val="List Paragraph"/>
    <w:basedOn w:val="Normal"/>
    <w:link w:val="PrrafodelistaCar"/>
    <w:uiPriority w:val="34"/>
    <w:qFormat/>
    <w:rsid w:val="002614DF"/>
    <w:pPr>
      <w:ind w:left="720"/>
      <w:contextualSpacing/>
    </w:pPr>
  </w:style>
  <w:style w:type="paragraph" w:styleId="Textodeglobo">
    <w:name w:val="Balloon Text"/>
    <w:basedOn w:val="Normal"/>
    <w:link w:val="TextodegloboCar"/>
    <w:uiPriority w:val="99"/>
    <w:semiHidden/>
    <w:unhideWhenUsed/>
    <w:rsid w:val="002614DF"/>
    <w:rPr>
      <w:rFonts w:ascii="Tahoma" w:hAnsi="Tahoma" w:cs="Tahoma"/>
      <w:sz w:val="16"/>
      <w:szCs w:val="16"/>
    </w:rPr>
  </w:style>
  <w:style w:type="character" w:customStyle="1" w:styleId="TextodegloboCar">
    <w:name w:val="Texto de globo Car"/>
    <w:basedOn w:val="Fuentedeprrafopredeter"/>
    <w:link w:val="Textodeglobo"/>
    <w:uiPriority w:val="99"/>
    <w:semiHidden/>
    <w:rsid w:val="002614DF"/>
    <w:rPr>
      <w:rFonts w:ascii="Tahoma" w:hAnsi="Tahoma" w:cs="Tahoma"/>
      <w:sz w:val="16"/>
      <w:szCs w:val="16"/>
    </w:rPr>
  </w:style>
  <w:style w:type="character" w:styleId="Hipervnculo">
    <w:name w:val="Hyperlink"/>
    <w:basedOn w:val="Fuentedeprrafopredeter"/>
    <w:uiPriority w:val="99"/>
    <w:unhideWhenUsed/>
    <w:rsid w:val="004F50AC"/>
    <w:rPr>
      <w:color w:val="0000FF" w:themeColor="hyperlink"/>
      <w:u w:val="single"/>
    </w:rPr>
  </w:style>
  <w:style w:type="character" w:customStyle="1" w:styleId="Ttulo1Car">
    <w:name w:val="Título 1 Car"/>
    <w:basedOn w:val="Fuentedeprrafopredeter"/>
    <w:link w:val="Ttulo1"/>
    <w:rsid w:val="00D84B1A"/>
    <w:rPr>
      <w:rFonts w:ascii="Times New Roman" w:eastAsiaTheme="majorEastAsia" w:hAnsi="Times New Roman" w:cstheme="majorBidi"/>
      <w:b/>
      <w:bCs/>
      <w:color w:val="E66800"/>
      <w:sz w:val="40"/>
      <w:szCs w:val="28"/>
    </w:rPr>
  </w:style>
  <w:style w:type="paragraph" w:styleId="TtuloTDC">
    <w:name w:val="TOC Heading"/>
    <w:basedOn w:val="Ttulo1"/>
    <w:next w:val="Normal"/>
    <w:uiPriority w:val="39"/>
    <w:semiHidden/>
    <w:unhideWhenUsed/>
    <w:qFormat/>
    <w:rsid w:val="007B6E5A"/>
    <w:pPr>
      <w:spacing w:line="276" w:lineRule="auto"/>
      <w:outlineLvl w:val="9"/>
    </w:pPr>
    <w:rPr>
      <w:lang w:eastAsia="ja-JP"/>
    </w:rPr>
  </w:style>
  <w:style w:type="character" w:customStyle="1" w:styleId="Ttulo2Car">
    <w:name w:val="Título 2 Car"/>
    <w:basedOn w:val="Fuentedeprrafopredeter"/>
    <w:link w:val="Ttulo2"/>
    <w:rsid w:val="00D84B1A"/>
    <w:rPr>
      <w:rFonts w:ascii="Times New Roman" w:eastAsiaTheme="majorEastAsia" w:hAnsi="Times New Roman" w:cstheme="majorBidi"/>
      <w:b/>
      <w:bCs/>
      <w:color w:val="E66800"/>
      <w:sz w:val="32"/>
      <w:szCs w:val="26"/>
    </w:rPr>
  </w:style>
  <w:style w:type="character" w:customStyle="1" w:styleId="Ttulo3Car">
    <w:name w:val="Título 3 Car"/>
    <w:basedOn w:val="Fuentedeprrafopredeter"/>
    <w:link w:val="Ttulo3"/>
    <w:rsid w:val="00D84B1A"/>
    <w:rPr>
      <w:rFonts w:ascii="Times New Roman" w:eastAsiaTheme="majorEastAsia" w:hAnsi="Times New Roman" w:cstheme="majorBidi"/>
      <w:b/>
      <w:bCs/>
      <w:color w:val="E66800"/>
      <w:sz w:val="28"/>
    </w:rPr>
  </w:style>
  <w:style w:type="paragraph" w:styleId="TDC1">
    <w:name w:val="toc 1"/>
    <w:basedOn w:val="Normal"/>
    <w:next w:val="Normal"/>
    <w:autoRedefine/>
    <w:uiPriority w:val="39"/>
    <w:unhideWhenUsed/>
    <w:rsid w:val="007E2880"/>
    <w:pPr>
      <w:tabs>
        <w:tab w:val="left" w:pos="480"/>
        <w:tab w:val="right" w:leader="dot" w:pos="9350"/>
      </w:tabs>
      <w:spacing w:after="100"/>
    </w:pPr>
  </w:style>
  <w:style w:type="paragraph" w:styleId="TDC2">
    <w:name w:val="toc 2"/>
    <w:basedOn w:val="Normal"/>
    <w:next w:val="Normal"/>
    <w:autoRedefine/>
    <w:uiPriority w:val="39"/>
    <w:unhideWhenUsed/>
    <w:rsid w:val="004B0B49"/>
    <w:pPr>
      <w:tabs>
        <w:tab w:val="right" w:leader="dot" w:pos="9350"/>
      </w:tabs>
      <w:spacing w:after="100"/>
      <w:ind w:left="240"/>
    </w:pPr>
  </w:style>
  <w:style w:type="paragraph" w:styleId="TDC3">
    <w:name w:val="toc 3"/>
    <w:basedOn w:val="Normal"/>
    <w:next w:val="Normal"/>
    <w:autoRedefine/>
    <w:uiPriority w:val="39"/>
    <w:unhideWhenUsed/>
    <w:rsid w:val="007E2880"/>
    <w:pPr>
      <w:tabs>
        <w:tab w:val="right" w:leader="dot" w:pos="9350"/>
      </w:tabs>
      <w:spacing w:after="100"/>
      <w:ind w:left="480"/>
    </w:pPr>
  </w:style>
  <w:style w:type="paragraph" w:styleId="Ttulo">
    <w:name w:val="Title"/>
    <w:basedOn w:val="Normal"/>
    <w:next w:val="Normal"/>
    <w:link w:val="TtuloCar"/>
    <w:uiPriority w:val="10"/>
    <w:qFormat/>
    <w:rsid w:val="007A1D44"/>
    <w:pPr>
      <w:spacing w:after="120"/>
      <w:contextualSpacing/>
    </w:pPr>
    <w:rPr>
      <w:rFonts w:asciiTheme="majorHAnsi" w:eastAsiaTheme="majorEastAsia" w:hAnsiTheme="majorHAnsi" w:cstheme="majorBidi"/>
      <w:color w:val="1F497D" w:themeColor="text2"/>
      <w:spacing w:val="30"/>
      <w:kern w:val="28"/>
      <w:sz w:val="72"/>
      <w:szCs w:val="52"/>
      <w14:ligatures w14:val="standard"/>
      <w14:numForm w14:val="oldStyle"/>
    </w:rPr>
  </w:style>
  <w:style w:type="character" w:customStyle="1" w:styleId="TtuloCar">
    <w:name w:val="Título Car"/>
    <w:basedOn w:val="Fuentedeprrafopredeter"/>
    <w:link w:val="Ttulo"/>
    <w:uiPriority w:val="10"/>
    <w:rsid w:val="007A1D44"/>
    <w:rPr>
      <w:rFonts w:asciiTheme="majorHAnsi" w:eastAsiaTheme="majorEastAsia" w:hAnsiTheme="majorHAnsi" w:cstheme="majorBidi"/>
      <w:color w:val="1F497D" w:themeColor="text2"/>
      <w:spacing w:val="30"/>
      <w:kern w:val="28"/>
      <w:sz w:val="72"/>
      <w:szCs w:val="52"/>
      <w14:ligatures w14:val="standard"/>
      <w14:numForm w14:val="oldStyle"/>
    </w:rPr>
  </w:style>
  <w:style w:type="paragraph" w:styleId="Subttulo">
    <w:name w:val="Subtitle"/>
    <w:basedOn w:val="Normal"/>
    <w:next w:val="Normal"/>
    <w:link w:val="SubttuloCar"/>
    <w:uiPriority w:val="11"/>
    <w:qFormat/>
    <w:rsid w:val="007A1D44"/>
    <w:pPr>
      <w:numPr>
        <w:ilvl w:val="1"/>
      </w:numPr>
      <w:spacing w:after="180" w:line="274" w:lineRule="auto"/>
    </w:pPr>
    <w:rPr>
      <w:rFonts w:eastAsiaTheme="majorEastAsia" w:cstheme="majorBidi"/>
      <w:iCs/>
      <w:color w:val="265898" w:themeColor="text2" w:themeTint="E6"/>
      <w:sz w:val="32"/>
      <w:lang w:bidi="hi-IN"/>
      <w14:ligatures w14:val="standard"/>
    </w:rPr>
  </w:style>
  <w:style w:type="character" w:customStyle="1" w:styleId="SubttuloCar">
    <w:name w:val="Subtítulo Car"/>
    <w:basedOn w:val="Fuentedeprrafopredeter"/>
    <w:link w:val="Subttulo"/>
    <w:uiPriority w:val="11"/>
    <w:rsid w:val="007A1D44"/>
    <w:rPr>
      <w:rFonts w:eastAsiaTheme="majorEastAsia" w:cstheme="majorBidi"/>
      <w:iCs/>
      <w:color w:val="265898" w:themeColor="text2" w:themeTint="E6"/>
      <w:sz w:val="32"/>
      <w:lang w:bidi="hi-IN"/>
      <w14:ligatures w14:val="standard"/>
    </w:rPr>
  </w:style>
  <w:style w:type="paragraph" w:styleId="TDC4">
    <w:name w:val="toc 4"/>
    <w:basedOn w:val="Normal"/>
    <w:next w:val="Normal"/>
    <w:autoRedefine/>
    <w:uiPriority w:val="39"/>
    <w:unhideWhenUsed/>
    <w:rsid w:val="009F42B8"/>
    <w:pPr>
      <w:spacing w:after="100" w:line="276" w:lineRule="auto"/>
      <w:ind w:left="660"/>
    </w:pPr>
    <w:rPr>
      <w:sz w:val="22"/>
      <w:szCs w:val="22"/>
    </w:rPr>
  </w:style>
  <w:style w:type="paragraph" w:styleId="TDC5">
    <w:name w:val="toc 5"/>
    <w:basedOn w:val="Normal"/>
    <w:next w:val="Normal"/>
    <w:autoRedefine/>
    <w:uiPriority w:val="39"/>
    <w:unhideWhenUsed/>
    <w:rsid w:val="009F42B8"/>
    <w:pPr>
      <w:spacing w:after="100" w:line="276" w:lineRule="auto"/>
      <w:ind w:left="880"/>
    </w:pPr>
    <w:rPr>
      <w:sz w:val="22"/>
      <w:szCs w:val="22"/>
    </w:rPr>
  </w:style>
  <w:style w:type="paragraph" w:styleId="TDC6">
    <w:name w:val="toc 6"/>
    <w:basedOn w:val="Normal"/>
    <w:next w:val="Normal"/>
    <w:autoRedefine/>
    <w:uiPriority w:val="39"/>
    <w:unhideWhenUsed/>
    <w:rsid w:val="009F42B8"/>
    <w:pPr>
      <w:spacing w:after="100" w:line="276" w:lineRule="auto"/>
      <w:ind w:left="1100"/>
    </w:pPr>
    <w:rPr>
      <w:sz w:val="22"/>
      <w:szCs w:val="22"/>
    </w:rPr>
  </w:style>
  <w:style w:type="paragraph" w:styleId="TDC7">
    <w:name w:val="toc 7"/>
    <w:basedOn w:val="Normal"/>
    <w:next w:val="Normal"/>
    <w:autoRedefine/>
    <w:uiPriority w:val="39"/>
    <w:unhideWhenUsed/>
    <w:rsid w:val="009F42B8"/>
    <w:pPr>
      <w:spacing w:after="100" w:line="276" w:lineRule="auto"/>
      <w:ind w:left="1320"/>
    </w:pPr>
    <w:rPr>
      <w:sz w:val="22"/>
      <w:szCs w:val="22"/>
    </w:rPr>
  </w:style>
  <w:style w:type="paragraph" w:styleId="TDC8">
    <w:name w:val="toc 8"/>
    <w:basedOn w:val="Normal"/>
    <w:next w:val="Normal"/>
    <w:autoRedefine/>
    <w:uiPriority w:val="39"/>
    <w:unhideWhenUsed/>
    <w:rsid w:val="009F42B8"/>
    <w:pPr>
      <w:spacing w:after="100" w:line="276" w:lineRule="auto"/>
      <w:ind w:left="1540"/>
    </w:pPr>
    <w:rPr>
      <w:sz w:val="22"/>
      <w:szCs w:val="22"/>
    </w:rPr>
  </w:style>
  <w:style w:type="paragraph" w:styleId="TDC9">
    <w:name w:val="toc 9"/>
    <w:basedOn w:val="Normal"/>
    <w:next w:val="Normal"/>
    <w:autoRedefine/>
    <w:uiPriority w:val="39"/>
    <w:unhideWhenUsed/>
    <w:rsid w:val="009F42B8"/>
    <w:pPr>
      <w:spacing w:after="100" w:line="276" w:lineRule="auto"/>
      <w:ind w:left="1760"/>
    </w:pPr>
    <w:rPr>
      <w:sz w:val="22"/>
      <w:szCs w:val="22"/>
    </w:rPr>
  </w:style>
  <w:style w:type="character" w:styleId="Refdecomentario">
    <w:name w:val="annotation reference"/>
    <w:basedOn w:val="Fuentedeprrafopredeter"/>
    <w:uiPriority w:val="99"/>
    <w:semiHidden/>
    <w:unhideWhenUsed/>
    <w:rsid w:val="0044086E"/>
    <w:rPr>
      <w:sz w:val="16"/>
      <w:szCs w:val="16"/>
    </w:rPr>
  </w:style>
  <w:style w:type="paragraph" w:styleId="Textocomentario">
    <w:name w:val="annotation text"/>
    <w:basedOn w:val="Normal"/>
    <w:link w:val="TextocomentarioCar"/>
    <w:uiPriority w:val="99"/>
    <w:unhideWhenUsed/>
    <w:rsid w:val="0044086E"/>
    <w:rPr>
      <w:sz w:val="20"/>
      <w:szCs w:val="20"/>
    </w:rPr>
  </w:style>
  <w:style w:type="character" w:customStyle="1" w:styleId="TextocomentarioCar">
    <w:name w:val="Texto comentario Car"/>
    <w:basedOn w:val="Fuentedeprrafopredeter"/>
    <w:link w:val="Textocomentario"/>
    <w:uiPriority w:val="99"/>
    <w:rsid w:val="0044086E"/>
    <w:rPr>
      <w:sz w:val="20"/>
      <w:szCs w:val="20"/>
    </w:rPr>
  </w:style>
  <w:style w:type="paragraph" w:styleId="Asuntodelcomentario">
    <w:name w:val="annotation subject"/>
    <w:basedOn w:val="Textocomentario"/>
    <w:next w:val="Textocomentario"/>
    <w:link w:val="AsuntodelcomentarioCar"/>
    <w:uiPriority w:val="99"/>
    <w:semiHidden/>
    <w:unhideWhenUsed/>
    <w:rsid w:val="0044086E"/>
    <w:rPr>
      <w:b/>
      <w:bCs/>
    </w:rPr>
  </w:style>
  <w:style w:type="character" w:customStyle="1" w:styleId="AsuntodelcomentarioCar">
    <w:name w:val="Asunto del comentario Car"/>
    <w:basedOn w:val="TextocomentarioCar"/>
    <w:link w:val="Asuntodelcomentario"/>
    <w:uiPriority w:val="99"/>
    <w:semiHidden/>
    <w:rsid w:val="0044086E"/>
    <w:rPr>
      <w:b/>
      <w:bCs/>
      <w:sz w:val="20"/>
      <w:szCs w:val="20"/>
    </w:rPr>
  </w:style>
  <w:style w:type="table" w:styleId="Tablaconcuadrcula">
    <w:name w:val="Table Grid"/>
    <w:basedOn w:val="Tablanormal"/>
    <w:uiPriority w:val="59"/>
    <w:rsid w:val="002D21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1">
    <w:name w:val="Light Shading Accent 1"/>
    <w:basedOn w:val="Tablanormal"/>
    <w:uiPriority w:val="60"/>
    <w:rsid w:val="002D213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staclara-nfasis6">
    <w:name w:val="Light List Accent 6"/>
    <w:basedOn w:val="Tablanormal"/>
    <w:uiPriority w:val="61"/>
    <w:rsid w:val="002D2130"/>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Default">
    <w:name w:val="Default"/>
    <w:rsid w:val="00E72DF0"/>
    <w:pPr>
      <w:autoSpaceDE w:val="0"/>
      <w:autoSpaceDN w:val="0"/>
      <w:adjustRightInd w:val="0"/>
    </w:pPr>
    <w:rPr>
      <w:rFonts w:ascii="Texta Black" w:hAnsi="Texta Black" w:cs="Texta Black"/>
      <w:color w:val="000000"/>
    </w:rPr>
  </w:style>
  <w:style w:type="paragraph" w:customStyle="1" w:styleId="Pa22">
    <w:name w:val="Pa22"/>
    <w:basedOn w:val="Default"/>
    <w:next w:val="Default"/>
    <w:uiPriority w:val="99"/>
    <w:rsid w:val="00E72DF0"/>
    <w:pPr>
      <w:spacing w:line="201" w:lineRule="atLeast"/>
    </w:pPr>
    <w:rPr>
      <w:rFonts w:cstheme="minorBidi"/>
      <w:color w:val="auto"/>
    </w:rPr>
  </w:style>
  <w:style w:type="character" w:customStyle="1" w:styleId="alt-edited">
    <w:name w:val="alt-edited"/>
    <w:basedOn w:val="Fuentedeprrafopredeter"/>
    <w:rsid w:val="004907FE"/>
  </w:style>
  <w:style w:type="character" w:customStyle="1" w:styleId="A15">
    <w:name w:val="A15"/>
    <w:uiPriority w:val="99"/>
    <w:rsid w:val="007A365E"/>
    <w:rPr>
      <w:rFonts w:cs="Texta Book"/>
      <w:color w:val="000000"/>
    </w:rPr>
  </w:style>
  <w:style w:type="character" w:customStyle="1" w:styleId="Ttulo4Car">
    <w:name w:val="Título 4 Car"/>
    <w:basedOn w:val="Fuentedeprrafopredeter"/>
    <w:link w:val="Ttulo4"/>
    <w:uiPriority w:val="9"/>
    <w:rsid w:val="00D84B1A"/>
    <w:rPr>
      <w:rFonts w:ascii="Times New Roman" w:eastAsiaTheme="majorEastAsia" w:hAnsi="Times New Roman" w:cstheme="majorBidi"/>
      <w:b/>
      <w:bCs/>
      <w:i/>
      <w:iCs/>
      <w:color w:val="E36C0A" w:themeColor="accent6" w:themeShade="BF"/>
    </w:rPr>
  </w:style>
  <w:style w:type="character" w:customStyle="1" w:styleId="p">
    <w:name w:val="p"/>
    <w:basedOn w:val="Fuentedeprrafopredeter"/>
    <w:rsid w:val="00402554"/>
  </w:style>
  <w:style w:type="paragraph" w:styleId="Textonotapie">
    <w:name w:val="footnote text"/>
    <w:basedOn w:val="Normal"/>
    <w:link w:val="TextonotapieCar"/>
    <w:uiPriority w:val="99"/>
    <w:semiHidden/>
    <w:unhideWhenUsed/>
    <w:rsid w:val="0043369A"/>
    <w:rPr>
      <w:sz w:val="20"/>
      <w:szCs w:val="20"/>
    </w:rPr>
  </w:style>
  <w:style w:type="character" w:customStyle="1" w:styleId="TextonotapieCar">
    <w:name w:val="Texto nota pie Car"/>
    <w:basedOn w:val="Fuentedeprrafopredeter"/>
    <w:link w:val="Textonotapie"/>
    <w:uiPriority w:val="99"/>
    <w:semiHidden/>
    <w:rsid w:val="0043369A"/>
    <w:rPr>
      <w:sz w:val="20"/>
      <w:szCs w:val="20"/>
    </w:rPr>
  </w:style>
  <w:style w:type="character" w:styleId="Refdenotaalpie">
    <w:name w:val="footnote reference"/>
    <w:basedOn w:val="Fuentedeprrafopredeter"/>
    <w:uiPriority w:val="99"/>
    <w:semiHidden/>
    <w:unhideWhenUsed/>
    <w:rsid w:val="0043369A"/>
    <w:rPr>
      <w:vertAlign w:val="superscript"/>
    </w:rPr>
  </w:style>
  <w:style w:type="character" w:customStyle="1" w:styleId="notranslate">
    <w:name w:val="notranslate"/>
    <w:basedOn w:val="Fuentedeprrafopredeter"/>
    <w:rsid w:val="00A11AA5"/>
  </w:style>
  <w:style w:type="character" w:styleId="Mencinsinresolver">
    <w:name w:val="Unresolved Mention"/>
    <w:basedOn w:val="Fuentedeprrafopredeter"/>
    <w:uiPriority w:val="99"/>
    <w:semiHidden/>
    <w:unhideWhenUsed/>
    <w:rsid w:val="00775501"/>
    <w:rPr>
      <w:color w:val="605E5C"/>
      <w:shd w:val="clear" w:color="auto" w:fill="E1DFDD"/>
    </w:rPr>
  </w:style>
  <w:style w:type="paragraph" w:styleId="NormalWeb">
    <w:name w:val="Normal (Web)"/>
    <w:basedOn w:val="Normal"/>
    <w:uiPriority w:val="99"/>
    <w:unhideWhenUsed/>
    <w:rsid w:val="006D408C"/>
    <w:pPr>
      <w:spacing w:before="100" w:beforeAutospacing="1" w:after="100" w:afterAutospacing="1"/>
    </w:pPr>
    <w:rPr>
      <w:rFonts w:eastAsia="Times New Roman" w:cs="Times New Roman"/>
      <w:lang w:val="es-CO" w:eastAsia="es-CO"/>
    </w:rPr>
  </w:style>
  <w:style w:type="character" w:customStyle="1" w:styleId="formato">
    <w:name w:val="formato"/>
    <w:basedOn w:val="Fuentedeprrafopredeter"/>
    <w:rsid w:val="006D408C"/>
  </w:style>
  <w:style w:type="character" w:styleId="Textoennegrita">
    <w:name w:val="Strong"/>
    <w:basedOn w:val="Fuentedeprrafopredeter"/>
    <w:uiPriority w:val="22"/>
    <w:qFormat/>
    <w:rsid w:val="006D408C"/>
    <w:rPr>
      <w:b/>
      <w:bCs/>
    </w:rPr>
  </w:style>
  <w:style w:type="paragraph" w:styleId="Revisin">
    <w:name w:val="Revision"/>
    <w:hidden/>
    <w:uiPriority w:val="99"/>
    <w:semiHidden/>
    <w:rsid w:val="004C0A0C"/>
  </w:style>
  <w:style w:type="character" w:styleId="nfasis">
    <w:name w:val="Emphasis"/>
    <w:basedOn w:val="Fuentedeprrafopredeter"/>
    <w:uiPriority w:val="20"/>
    <w:qFormat/>
    <w:rsid w:val="00E6535C"/>
    <w:rPr>
      <w:i/>
      <w:iCs/>
    </w:rPr>
  </w:style>
  <w:style w:type="character" w:customStyle="1" w:styleId="apple-converted-space">
    <w:name w:val="apple-converted-space"/>
    <w:basedOn w:val="Fuentedeprrafopredeter"/>
    <w:rsid w:val="00F7763C"/>
  </w:style>
  <w:style w:type="character" w:styleId="Hipervnculovisitado">
    <w:name w:val="FollowedHyperlink"/>
    <w:basedOn w:val="Fuentedeprrafopredeter"/>
    <w:uiPriority w:val="99"/>
    <w:semiHidden/>
    <w:unhideWhenUsed/>
    <w:rsid w:val="007D45CA"/>
    <w:rPr>
      <w:color w:val="800080" w:themeColor="followedHyperlink"/>
      <w:u w:val="single"/>
    </w:rPr>
  </w:style>
  <w:style w:type="character" w:customStyle="1" w:styleId="Ttulo6Car">
    <w:name w:val="Título 6 Car"/>
    <w:basedOn w:val="Fuentedeprrafopredeter"/>
    <w:link w:val="Ttulo6"/>
    <w:uiPriority w:val="9"/>
    <w:semiHidden/>
    <w:rsid w:val="007D45CA"/>
    <w:rPr>
      <w:rFonts w:asciiTheme="majorHAnsi" w:eastAsiaTheme="majorEastAsia" w:hAnsiTheme="majorHAnsi" w:cstheme="majorBidi"/>
      <w:color w:val="243F60" w:themeColor="accent1" w:themeShade="7F"/>
    </w:rPr>
  </w:style>
  <w:style w:type="paragraph" w:styleId="Textoindependiente">
    <w:name w:val="Body Text"/>
    <w:basedOn w:val="Normal"/>
    <w:link w:val="TextoindependienteCar"/>
    <w:uiPriority w:val="1"/>
    <w:qFormat/>
    <w:rsid w:val="007D45CA"/>
    <w:pPr>
      <w:widowControl w:val="0"/>
    </w:pPr>
    <w:rPr>
      <w:rFonts w:eastAsia="Times New Roman" w:cs="Times New Roman"/>
      <w:sz w:val="20"/>
      <w:szCs w:val="20"/>
    </w:rPr>
  </w:style>
  <w:style w:type="character" w:customStyle="1" w:styleId="TextoindependienteCar">
    <w:name w:val="Texto independiente Car"/>
    <w:basedOn w:val="Fuentedeprrafopredeter"/>
    <w:link w:val="Textoindependiente"/>
    <w:uiPriority w:val="1"/>
    <w:rsid w:val="007D45CA"/>
    <w:rPr>
      <w:rFonts w:ascii="Times New Roman" w:eastAsia="Times New Roman" w:hAnsi="Times New Roman" w:cs="Times New Roman"/>
      <w:sz w:val="20"/>
      <w:szCs w:val="20"/>
    </w:rPr>
  </w:style>
  <w:style w:type="paragraph" w:styleId="Textoindependiente3">
    <w:name w:val="Body Text 3"/>
    <w:basedOn w:val="Normal"/>
    <w:link w:val="Textoindependiente3Car"/>
    <w:uiPriority w:val="99"/>
    <w:semiHidden/>
    <w:unhideWhenUsed/>
    <w:rsid w:val="007D45CA"/>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7D45CA"/>
    <w:rPr>
      <w:sz w:val="16"/>
      <w:szCs w:val="16"/>
    </w:rPr>
  </w:style>
  <w:style w:type="paragraph" w:customStyle="1" w:styleId="msonormal0">
    <w:name w:val="msonormal"/>
    <w:basedOn w:val="Normal"/>
    <w:rsid w:val="007D45CA"/>
    <w:pPr>
      <w:spacing w:before="100" w:beforeAutospacing="1" w:after="100" w:afterAutospacing="1"/>
    </w:pPr>
    <w:rPr>
      <w:rFonts w:eastAsia="Times New Roman" w:cs="Times New Roman"/>
    </w:rPr>
  </w:style>
  <w:style w:type="paragraph" w:styleId="Direccinsobre">
    <w:name w:val="envelope address"/>
    <w:basedOn w:val="Normal"/>
    <w:semiHidden/>
    <w:unhideWhenUsed/>
    <w:rsid w:val="007D45CA"/>
    <w:pPr>
      <w:keepLines/>
      <w:ind w:left="3240"/>
    </w:pPr>
    <w:rPr>
      <w:rFonts w:eastAsia="Times New Roman" w:cs="Times New Roman"/>
      <w:b/>
      <w:i/>
      <w:szCs w:val="20"/>
    </w:rPr>
  </w:style>
  <w:style w:type="paragraph" w:styleId="Mapadeldocumento">
    <w:name w:val="Document Map"/>
    <w:basedOn w:val="Normal"/>
    <w:link w:val="MapadeldocumentoCar"/>
    <w:semiHidden/>
    <w:unhideWhenUsed/>
    <w:rsid w:val="007D45CA"/>
    <w:pPr>
      <w:shd w:val="clear" w:color="auto" w:fill="000080"/>
    </w:pPr>
    <w:rPr>
      <w:rFonts w:ascii="Tahoma" w:eastAsia="Times New Roman" w:hAnsi="Tahoma" w:cs="Tahoma"/>
      <w:sz w:val="20"/>
      <w:szCs w:val="20"/>
    </w:rPr>
  </w:style>
  <w:style w:type="character" w:customStyle="1" w:styleId="MapadeldocumentoCar">
    <w:name w:val="Mapa del documento Car"/>
    <w:basedOn w:val="Fuentedeprrafopredeter"/>
    <w:link w:val="Mapadeldocumento"/>
    <w:semiHidden/>
    <w:rsid w:val="007D45CA"/>
    <w:rPr>
      <w:rFonts w:ascii="Tahoma" w:eastAsia="Times New Roman" w:hAnsi="Tahoma" w:cs="Tahoma"/>
      <w:sz w:val="20"/>
      <w:szCs w:val="20"/>
      <w:shd w:val="clear" w:color="auto" w:fill="000080"/>
    </w:rPr>
  </w:style>
  <w:style w:type="paragraph" w:customStyle="1" w:styleId="TableParagraph">
    <w:name w:val="Table Paragraph"/>
    <w:basedOn w:val="Normal"/>
    <w:uiPriority w:val="1"/>
    <w:qFormat/>
    <w:rsid w:val="007D45CA"/>
    <w:pPr>
      <w:widowControl w:val="0"/>
    </w:pPr>
    <w:rPr>
      <w:rFonts w:eastAsiaTheme="minorHAnsi"/>
      <w:sz w:val="22"/>
      <w:szCs w:val="22"/>
    </w:rPr>
  </w:style>
  <w:style w:type="paragraph" w:customStyle="1" w:styleId="centrado">
    <w:name w:val="centrado"/>
    <w:basedOn w:val="Normal"/>
    <w:rsid w:val="00D25C61"/>
    <w:pPr>
      <w:spacing w:before="100" w:beforeAutospacing="1" w:after="100" w:afterAutospacing="1"/>
    </w:pPr>
    <w:rPr>
      <w:rFonts w:eastAsia="Times New Roman" w:cs="Times New Roman"/>
      <w:lang w:val="es-CO" w:eastAsia="es-CO"/>
    </w:rPr>
  </w:style>
  <w:style w:type="character" w:customStyle="1" w:styleId="baj">
    <w:name w:val="b_aj"/>
    <w:basedOn w:val="Fuentedeprrafopredeter"/>
    <w:rsid w:val="00D25C61"/>
  </w:style>
  <w:style w:type="character" w:styleId="Mencionar">
    <w:name w:val="Mention"/>
    <w:basedOn w:val="Fuentedeprrafopredeter"/>
    <w:uiPriority w:val="99"/>
    <w:unhideWhenUsed/>
    <w:rsid w:val="00D5696F"/>
    <w:rPr>
      <w:color w:val="2B579A"/>
      <w:shd w:val="clear" w:color="auto" w:fill="E1DFDD"/>
    </w:rPr>
  </w:style>
  <w:style w:type="character" w:customStyle="1" w:styleId="PrrafodelistaCar">
    <w:name w:val="Párrafo de lista Car"/>
    <w:link w:val="Prrafodelista"/>
    <w:uiPriority w:val="1"/>
    <w:locked/>
    <w:rsid w:val="00DA7EB2"/>
  </w:style>
  <w:style w:type="character" w:customStyle="1" w:styleId="ph">
    <w:name w:val="ph"/>
    <w:basedOn w:val="Fuentedeprrafopredeter"/>
    <w:rsid w:val="00615053"/>
  </w:style>
  <w:style w:type="paragraph" w:customStyle="1" w:styleId="BodyCopy">
    <w:name w:val="Body Copy"/>
    <w:basedOn w:val="Normal"/>
    <w:uiPriority w:val="99"/>
    <w:rsid w:val="00976538"/>
    <w:pPr>
      <w:tabs>
        <w:tab w:val="left" w:pos="160"/>
        <w:tab w:val="left" w:pos="360"/>
      </w:tabs>
      <w:suppressAutoHyphens/>
      <w:autoSpaceDE w:val="0"/>
      <w:autoSpaceDN w:val="0"/>
      <w:adjustRightInd w:val="0"/>
      <w:textAlignment w:val="center"/>
    </w:pPr>
    <w:rPr>
      <w:rFonts w:ascii="Arial" w:eastAsia="Calibri" w:hAnsi="Arial" w:cs="UniversPPP-Light"/>
      <w:color w:val="000000"/>
      <w:sz w:val="20"/>
      <w:szCs w:val="20"/>
    </w:rPr>
  </w:style>
  <w:style w:type="paragraph" w:customStyle="1" w:styleId="Bullets">
    <w:name w:val="Bullets"/>
    <w:basedOn w:val="BodyCopy"/>
    <w:uiPriority w:val="99"/>
    <w:rsid w:val="00BA3015"/>
    <w:pPr>
      <w:numPr>
        <w:numId w:val="117"/>
      </w:numPr>
      <w:tabs>
        <w:tab w:val="clear" w:pos="160"/>
        <w:tab w:val="clear" w:pos="360"/>
        <w:tab w:val="left" w:pos="720"/>
      </w:tabs>
      <w:spacing w:after="200"/>
      <w:ind w:right="720"/>
    </w:pPr>
  </w:style>
  <w:style w:type="character" w:customStyle="1" w:styleId="normaltextrun">
    <w:name w:val="normaltextrun"/>
    <w:basedOn w:val="Fuentedeprrafopredeter"/>
    <w:rsid w:val="005E5BD6"/>
  </w:style>
  <w:style w:type="paragraph" w:customStyle="1" w:styleId="paragraph">
    <w:name w:val="paragraph"/>
    <w:basedOn w:val="Normal"/>
    <w:rsid w:val="005E5BD6"/>
    <w:pPr>
      <w:spacing w:before="100" w:beforeAutospacing="1" w:after="100" w:afterAutospacing="1"/>
    </w:pPr>
    <w:rPr>
      <w:rFonts w:eastAsia="Times New Roman" w:cs="Times New Roman"/>
    </w:rPr>
  </w:style>
  <w:style w:type="character" w:customStyle="1" w:styleId="eop">
    <w:name w:val="eop"/>
    <w:basedOn w:val="Fuentedeprrafopredeter"/>
    <w:rsid w:val="005E5BD6"/>
  </w:style>
  <w:style w:type="paragraph" w:styleId="Sinespaciado">
    <w:name w:val="No Spacing"/>
    <w:uiPriority w:val="1"/>
    <w:qFormat/>
    <w:rsid w:val="002C08E2"/>
  </w:style>
  <w:style w:type="table" w:styleId="Tabladelista2-nfasis6">
    <w:name w:val="List Table 2 Accent 6"/>
    <w:basedOn w:val="Tablanormal"/>
    <w:uiPriority w:val="47"/>
    <w:rsid w:val="00BD06E5"/>
    <w:rPr>
      <w:sz w:val="22"/>
      <w:szCs w:val="22"/>
      <w:lang w:val="es-419" w:eastAsia="es-419"/>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0576">
      <w:bodyDiv w:val="1"/>
      <w:marLeft w:val="0"/>
      <w:marRight w:val="0"/>
      <w:marTop w:val="0"/>
      <w:marBottom w:val="0"/>
      <w:divBdr>
        <w:top w:val="none" w:sz="0" w:space="0" w:color="auto"/>
        <w:left w:val="none" w:sz="0" w:space="0" w:color="auto"/>
        <w:bottom w:val="none" w:sz="0" w:space="0" w:color="auto"/>
        <w:right w:val="none" w:sz="0" w:space="0" w:color="auto"/>
      </w:divBdr>
      <w:divsChild>
        <w:div w:id="124277441">
          <w:marLeft w:val="0"/>
          <w:marRight w:val="0"/>
          <w:marTop w:val="0"/>
          <w:marBottom w:val="0"/>
          <w:divBdr>
            <w:top w:val="none" w:sz="0" w:space="0" w:color="auto"/>
            <w:left w:val="none" w:sz="0" w:space="0" w:color="auto"/>
            <w:bottom w:val="none" w:sz="0" w:space="0" w:color="auto"/>
            <w:right w:val="none" w:sz="0" w:space="0" w:color="auto"/>
          </w:divBdr>
        </w:div>
        <w:div w:id="190344040">
          <w:marLeft w:val="0"/>
          <w:marRight w:val="0"/>
          <w:marTop w:val="0"/>
          <w:marBottom w:val="0"/>
          <w:divBdr>
            <w:top w:val="none" w:sz="0" w:space="0" w:color="auto"/>
            <w:left w:val="none" w:sz="0" w:space="0" w:color="auto"/>
            <w:bottom w:val="none" w:sz="0" w:space="0" w:color="auto"/>
            <w:right w:val="none" w:sz="0" w:space="0" w:color="auto"/>
          </w:divBdr>
        </w:div>
        <w:div w:id="202596662">
          <w:marLeft w:val="0"/>
          <w:marRight w:val="0"/>
          <w:marTop w:val="0"/>
          <w:marBottom w:val="0"/>
          <w:divBdr>
            <w:top w:val="none" w:sz="0" w:space="0" w:color="auto"/>
            <w:left w:val="none" w:sz="0" w:space="0" w:color="auto"/>
            <w:bottom w:val="none" w:sz="0" w:space="0" w:color="auto"/>
            <w:right w:val="none" w:sz="0" w:space="0" w:color="auto"/>
          </w:divBdr>
        </w:div>
        <w:div w:id="473714431">
          <w:marLeft w:val="0"/>
          <w:marRight w:val="0"/>
          <w:marTop w:val="0"/>
          <w:marBottom w:val="0"/>
          <w:divBdr>
            <w:top w:val="none" w:sz="0" w:space="0" w:color="auto"/>
            <w:left w:val="none" w:sz="0" w:space="0" w:color="auto"/>
            <w:bottom w:val="none" w:sz="0" w:space="0" w:color="auto"/>
            <w:right w:val="none" w:sz="0" w:space="0" w:color="auto"/>
          </w:divBdr>
        </w:div>
        <w:div w:id="571933743">
          <w:marLeft w:val="0"/>
          <w:marRight w:val="0"/>
          <w:marTop w:val="0"/>
          <w:marBottom w:val="0"/>
          <w:divBdr>
            <w:top w:val="none" w:sz="0" w:space="0" w:color="auto"/>
            <w:left w:val="none" w:sz="0" w:space="0" w:color="auto"/>
            <w:bottom w:val="none" w:sz="0" w:space="0" w:color="auto"/>
            <w:right w:val="none" w:sz="0" w:space="0" w:color="auto"/>
          </w:divBdr>
        </w:div>
        <w:div w:id="630090547">
          <w:marLeft w:val="0"/>
          <w:marRight w:val="0"/>
          <w:marTop w:val="0"/>
          <w:marBottom w:val="0"/>
          <w:divBdr>
            <w:top w:val="none" w:sz="0" w:space="0" w:color="auto"/>
            <w:left w:val="none" w:sz="0" w:space="0" w:color="auto"/>
            <w:bottom w:val="none" w:sz="0" w:space="0" w:color="auto"/>
            <w:right w:val="none" w:sz="0" w:space="0" w:color="auto"/>
          </w:divBdr>
        </w:div>
        <w:div w:id="693002214">
          <w:marLeft w:val="0"/>
          <w:marRight w:val="0"/>
          <w:marTop w:val="0"/>
          <w:marBottom w:val="0"/>
          <w:divBdr>
            <w:top w:val="none" w:sz="0" w:space="0" w:color="auto"/>
            <w:left w:val="none" w:sz="0" w:space="0" w:color="auto"/>
            <w:bottom w:val="none" w:sz="0" w:space="0" w:color="auto"/>
            <w:right w:val="none" w:sz="0" w:space="0" w:color="auto"/>
          </w:divBdr>
        </w:div>
        <w:div w:id="742415245">
          <w:marLeft w:val="0"/>
          <w:marRight w:val="0"/>
          <w:marTop w:val="0"/>
          <w:marBottom w:val="0"/>
          <w:divBdr>
            <w:top w:val="none" w:sz="0" w:space="0" w:color="auto"/>
            <w:left w:val="none" w:sz="0" w:space="0" w:color="auto"/>
            <w:bottom w:val="none" w:sz="0" w:space="0" w:color="auto"/>
            <w:right w:val="none" w:sz="0" w:space="0" w:color="auto"/>
          </w:divBdr>
        </w:div>
        <w:div w:id="748501776">
          <w:marLeft w:val="0"/>
          <w:marRight w:val="0"/>
          <w:marTop w:val="0"/>
          <w:marBottom w:val="0"/>
          <w:divBdr>
            <w:top w:val="none" w:sz="0" w:space="0" w:color="auto"/>
            <w:left w:val="none" w:sz="0" w:space="0" w:color="auto"/>
            <w:bottom w:val="none" w:sz="0" w:space="0" w:color="auto"/>
            <w:right w:val="none" w:sz="0" w:space="0" w:color="auto"/>
          </w:divBdr>
        </w:div>
        <w:div w:id="1232958451">
          <w:marLeft w:val="0"/>
          <w:marRight w:val="0"/>
          <w:marTop w:val="0"/>
          <w:marBottom w:val="0"/>
          <w:divBdr>
            <w:top w:val="none" w:sz="0" w:space="0" w:color="auto"/>
            <w:left w:val="none" w:sz="0" w:space="0" w:color="auto"/>
            <w:bottom w:val="none" w:sz="0" w:space="0" w:color="auto"/>
            <w:right w:val="none" w:sz="0" w:space="0" w:color="auto"/>
          </w:divBdr>
        </w:div>
        <w:div w:id="1254241866">
          <w:marLeft w:val="0"/>
          <w:marRight w:val="0"/>
          <w:marTop w:val="0"/>
          <w:marBottom w:val="0"/>
          <w:divBdr>
            <w:top w:val="none" w:sz="0" w:space="0" w:color="auto"/>
            <w:left w:val="none" w:sz="0" w:space="0" w:color="auto"/>
            <w:bottom w:val="none" w:sz="0" w:space="0" w:color="auto"/>
            <w:right w:val="none" w:sz="0" w:space="0" w:color="auto"/>
          </w:divBdr>
        </w:div>
        <w:div w:id="1373923860">
          <w:marLeft w:val="0"/>
          <w:marRight w:val="0"/>
          <w:marTop w:val="0"/>
          <w:marBottom w:val="0"/>
          <w:divBdr>
            <w:top w:val="none" w:sz="0" w:space="0" w:color="auto"/>
            <w:left w:val="none" w:sz="0" w:space="0" w:color="auto"/>
            <w:bottom w:val="none" w:sz="0" w:space="0" w:color="auto"/>
            <w:right w:val="none" w:sz="0" w:space="0" w:color="auto"/>
          </w:divBdr>
        </w:div>
        <w:div w:id="1467745161">
          <w:marLeft w:val="0"/>
          <w:marRight w:val="0"/>
          <w:marTop w:val="0"/>
          <w:marBottom w:val="0"/>
          <w:divBdr>
            <w:top w:val="none" w:sz="0" w:space="0" w:color="auto"/>
            <w:left w:val="none" w:sz="0" w:space="0" w:color="auto"/>
            <w:bottom w:val="none" w:sz="0" w:space="0" w:color="auto"/>
            <w:right w:val="none" w:sz="0" w:space="0" w:color="auto"/>
          </w:divBdr>
        </w:div>
        <w:div w:id="1472862326">
          <w:marLeft w:val="0"/>
          <w:marRight w:val="0"/>
          <w:marTop w:val="0"/>
          <w:marBottom w:val="0"/>
          <w:divBdr>
            <w:top w:val="none" w:sz="0" w:space="0" w:color="auto"/>
            <w:left w:val="none" w:sz="0" w:space="0" w:color="auto"/>
            <w:bottom w:val="none" w:sz="0" w:space="0" w:color="auto"/>
            <w:right w:val="none" w:sz="0" w:space="0" w:color="auto"/>
          </w:divBdr>
        </w:div>
        <w:div w:id="1517497219">
          <w:marLeft w:val="0"/>
          <w:marRight w:val="0"/>
          <w:marTop w:val="0"/>
          <w:marBottom w:val="0"/>
          <w:divBdr>
            <w:top w:val="none" w:sz="0" w:space="0" w:color="auto"/>
            <w:left w:val="none" w:sz="0" w:space="0" w:color="auto"/>
            <w:bottom w:val="none" w:sz="0" w:space="0" w:color="auto"/>
            <w:right w:val="none" w:sz="0" w:space="0" w:color="auto"/>
          </w:divBdr>
        </w:div>
        <w:div w:id="1583174611">
          <w:marLeft w:val="0"/>
          <w:marRight w:val="0"/>
          <w:marTop w:val="0"/>
          <w:marBottom w:val="0"/>
          <w:divBdr>
            <w:top w:val="none" w:sz="0" w:space="0" w:color="auto"/>
            <w:left w:val="none" w:sz="0" w:space="0" w:color="auto"/>
            <w:bottom w:val="none" w:sz="0" w:space="0" w:color="auto"/>
            <w:right w:val="none" w:sz="0" w:space="0" w:color="auto"/>
          </w:divBdr>
        </w:div>
        <w:div w:id="1847134724">
          <w:marLeft w:val="0"/>
          <w:marRight w:val="0"/>
          <w:marTop w:val="0"/>
          <w:marBottom w:val="0"/>
          <w:divBdr>
            <w:top w:val="none" w:sz="0" w:space="0" w:color="auto"/>
            <w:left w:val="none" w:sz="0" w:space="0" w:color="auto"/>
            <w:bottom w:val="none" w:sz="0" w:space="0" w:color="auto"/>
            <w:right w:val="none" w:sz="0" w:space="0" w:color="auto"/>
          </w:divBdr>
        </w:div>
        <w:div w:id="1899515889">
          <w:marLeft w:val="0"/>
          <w:marRight w:val="0"/>
          <w:marTop w:val="0"/>
          <w:marBottom w:val="0"/>
          <w:divBdr>
            <w:top w:val="none" w:sz="0" w:space="0" w:color="auto"/>
            <w:left w:val="none" w:sz="0" w:space="0" w:color="auto"/>
            <w:bottom w:val="none" w:sz="0" w:space="0" w:color="auto"/>
            <w:right w:val="none" w:sz="0" w:space="0" w:color="auto"/>
          </w:divBdr>
        </w:div>
        <w:div w:id="2122651230">
          <w:marLeft w:val="0"/>
          <w:marRight w:val="0"/>
          <w:marTop w:val="0"/>
          <w:marBottom w:val="0"/>
          <w:divBdr>
            <w:top w:val="none" w:sz="0" w:space="0" w:color="auto"/>
            <w:left w:val="none" w:sz="0" w:space="0" w:color="auto"/>
            <w:bottom w:val="none" w:sz="0" w:space="0" w:color="auto"/>
            <w:right w:val="none" w:sz="0" w:space="0" w:color="auto"/>
          </w:divBdr>
        </w:div>
      </w:divsChild>
    </w:div>
    <w:div w:id="4744634">
      <w:bodyDiv w:val="1"/>
      <w:marLeft w:val="0"/>
      <w:marRight w:val="0"/>
      <w:marTop w:val="0"/>
      <w:marBottom w:val="0"/>
      <w:divBdr>
        <w:top w:val="none" w:sz="0" w:space="0" w:color="auto"/>
        <w:left w:val="none" w:sz="0" w:space="0" w:color="auto"/>
        <w:bottom w:val="none" w:sz="0" w:space="0" w:color="auto"/>
        <w:right w:val="none" w:sz="0" w:space="0" w:color="auto"/>
      </w:divBdr>
    </w:div>
    <w:div w:id="9453194">
      <w:bodyDiv w:val="1"/>
      <w:marLeft w:val="0"/>
      <w:marRight w:val="0"/>
      <w:marTop w:val="0"/>
      <w:marBottom w:val="0"/>
      <w:divBdr>
        <w:top w:val="none" w:sz="0" w:space="0" w:color="auto"/>
        <w:left w:val="none" w:sz="0" w:space="0" w:color="auto"/>
        <w:bottom w:val="none" w:sz="0" w:space="0" w:color="auto"/>
        <w:right w:val="none" w:sz="0" w:space="0" w:color="auto"/>
      </w:divBdr>
      <w:divsChild>
        <w:div w:id="503134841">
          <w:marLeft w:val="0"/>
          <w:marRight w:val="0"/>
          <w:marTop w:val="0"/>
          <w:marBottom w:val="0"/>
          <w:divBdr>
            <w:top w:val="none" w:sz="0" w:space="0" w:color="auto"/>
            <w:left w:val="none" w:sz="0" w:space="0" w:color="auto"/>
            <w:bottom w:val="none" w:sz="0" w:space="0" w:color="auto"/>
            <w:right w:val="none" w:sz="0" w:space="0" w:color="auto"/>
          </w:divBdr>
        </w:div>
        <w:div w:id="782114304">
          <w:marLeft w:val="0"/>
          <w:marRight w:val="0"/>
          <w:marTop w:val="0"/>
          <w:marBottom w:val="0"/>
          <w:divBdr>
            <w:top w:val="none" w:sz="0" w:space="0" w:color="auto"/>
            <w:left w:val="none" w:sz="0" w:space="0" w:color="auto"/>
            <w:bottom w:val="none" w:sz="0" w:space="0" w:color="auto"/>
            <w:right w:val="none" w:sz="0" w:space="0" w:color="auto"/>
          </w:divBdr>
        </w:div>
        <w:div w:id="1399473184">
          <w:marLeft w:val="0"/>
          <w:marRight w:val="0"/>
          <w:marTop w:val="0"/>
          <w:marBottom w:val="0"/>
          <w:divBdr>
            <w:top w:val="none" w:sz="0" w:space="0" w:color="auto"/>
            <w:left w:val="none" w:sz="0" w:space="0" w:color="auto"/>
            <w:bottom w:val="none" w:sz="0" w:space="0" w:color="auto"/>
            <w:right w:val="none" w:sz="0" w:space="0" w:color="auto"/>
          </w:divBdr>
        </w:div>
      </w:divsChild>
    </w:div>
    <w:div w:id="32660170">
      <w:bodyDiv w:val="1"/>
      <w:marLeft w:val="0"/>
      <w:marRight w:val="0"/>
      <w:marTop w:val="0"/>
      <w:marBottom w:val="0"/>
      <w:divBdr>
        <w:top w:val="none" w:sz="0" w:space="0" w:color="auto"/>
        <w:left w:val="none" w:sz="0" w:space="0" w:color="auto"/>
        <w:bottom w:val="none" w:sz="0" w:space="0" w:color="auto"/>
        <w:right w:val="none" w:sz="0" w:space="0" w:color="auto"/>
      </w:divBdr>
    </w:div>
    <w:div w:id="51002520">
      <w:bodyDiv w:val="1"/>
      <w:marLeft w:val="0"/>
      <w:marRight w:val="0"/>
      <w:marTop w:val="0"/>
      <w:marBottom w:val="0"/>
      <w:divBdr>
        <w:top w:val="none" w:sz="0" w:space="0" w:color="auto"/>
        <w:left w:val="none" w:sz="0" w:space="0" w:color="auto"/>
        <w:bottom w:val="none" w:sz="0" w:space="0" w:color="auto"/>
        <w:right w:val="none" w:sz="0" w:space="0" w:color="auto"/>
      </w:divBdr>
    </w:div>
    <w:div w:id="65230767">
      <w:bodyDiv w:val="1"/>
      <w:marLeft w:val="0"/>
      <w:marRight w:val="0"/>
      <w:marTop w:val="0"/>
      <w:marBottom w:val="0"/>
      <w:divBdr>
        <w:top w:val="none" w:sz="0" w:space="0" w:color="auto"/>
        <w:left w:val="none" w:sz="0" w:space="0" w:color="auto"/>
        <w:bottom w:val="none" w:sz="0" w:space="0" w:color="auto"/>
        <w:right w:val="none" w:sz="0" w:space="0" w:color="auto"/>
      </w:divBdr>
    </w:div>
    <w:div w:id="72708608">
      <w:bodyDiv w:val="1"/>
      <w:marLeft w:val="0"/>
      <w:marRight w:val="0"/>
      <w:marTop w:val="0"/>
      <w:marBottom w:val="0"/>
      <w:divBdr>
        <w:top w:val="none" w:sz="0" w:space="0" w:color="auto"/>
        <w:left w:val="none" w:sz="0" w:space="0" w:color="auto"/>
        <w:bottom w:val="none" w:sz="0" w:space="0" w:color="auto"/>
        <w:right w:val="none" w:sz="0" w:space="0" w:color="auto"/>
      </w:divBdr>
    </w:div>
    <w:div w:id="84501585">
      <w:bodyDiv w:val="1"/>
      <w:marLeft w:val="0"/>
      <w:marRight w:val="0"/>
      <w:marTop w:val="0"/>
      <w:marBottom w:val="0"/>
      <w:divBdr>
        <w:top w:val="none" w:sz="0" w:space="0" w:color="auto"/>
        <w:left w:val="none" w:sz="0" w:space="0" w:color="auto"/>
        <w:bottom w:val="none" w:sz="0" w:space="0" w:color="auto"/>
        <w:right w:val="none" w:sz="0" w:space="0" w:color="auto"/>
      </w:divBdr>
    </w:div>
    <w:div w:id="87774326">
      <w:bodyDiv w:val="1"/>
      <w:marLeft w:val="0"/>
      <w:marRight w:val="0"/>
      <w:marTop w:val="0"/>
      <w:marBottom w:val="0"/>
      <w:divBdr>
        <w:top w:val="none" w:sz="0" w:space="0" w:color="auto"/>
        <w:left w:val="none" w:sz="0" w:space="0" w:color="auto"/>
        <w:bottom w:val="none" w:sz="0" w:space="0" w:color="auto"/>
        <w:right w:val="none" w:sz="0" w:space="0" w:color="auto"/>
      </w:divBdr>
      <w:divsChild>
        <w:div w:id="209390881">
          <w:marLeft w:val="0"/>
          <w:marRight w:val="0"/>
          <w:marTop w:val="0"/>
          <w:marBottom w:val="0"/>
          <w:divBdr>
            <w:top w:val="none" w:sz="0" w:space="0" w:color="auto"/>
            <w:left w:val="none" w:sz="0" w:space="0" w:color="auto"/>
            <w:bottom w:val="none" w:sz="0" w:space="0" w:color="auto"/>
            <w:right w:val="none" w:sz="0" w:space="0" w:color="auto"/>
          </w:divBdr>
        </w:div>
        <w:div w:id="254438930">
          <w:marLeft w:val="0"/>
          <w:marRight w:val="0"/>
          <w:marTop w:val="0"/>
          <w:marBottom w:val="0"/>
          <w:divBdr>
            <w:top w:val="none" w:sz="0" w:space="0" w:color="auto"/>
            <w:left w:val="none" w:sz="0" w:space="0" w:color="auto"/>
            <w:bottom w:val="none" w:sz="0" w:space="0" w:color="auto"/>
            <w:right w:val="none" w:sz="0" w:space="0" w:color="auto"/>
          </w:divBdr>
        </w:div>
        <w:div w:id="341589583">
          <w:marLeft w:val="0"/>
          <w:marRight w:val="0"/>
          <w:marTop w:val="0"/>
          <w:marBottom w:val="0"/>
          <w:divBdr>
            <w:top w:val="none" w:sz="0" w:space="0" w:color="auto"/>
            <w:left w:val="none" w:sz="0" w:space="0" w:color="auto"/>
            <w:bottom w:val="none" w:sz="0" w:space="0" w:color="auto"/>
            <w:right w:val="none" w:sz="0" w:space="0" w:color="auto"/>
          </w:divBdr>
        </w:div>
        <w:div w:id="359087963">
          <w:marLeft w:val="0"/>
          <w:marRight w:val="0"/>
          <w:marTop w:val="0"/>
          <w:marBottom w:val="0"/>
          <w:divBdr>
            <w:top w:val="none" w:sz="0" w:space="0" w:color="auto"/>
            <w:left w:val="none" w:sz="0" w:space="0" w:color="auto"/>
            <w:bottom w:val="none" w:sz="0" w:space="0" w:color="auto"/>
            <w:right w:val="none" w:sz="0" w:space="0" w:color="auto"/>
          </w:divBdr>
        </w:div>
        <w:div w:id="380710009">
          <w:marLeft w:val="0"/>
          <w:marRight w:val="0"/>
          <w:marTop w:val="0"/>
          <w:marBottom w:val="0"/>
          <w:divBdr>
            <w:top w:val="none" w:sz="0" w:space="0" w:color="auto"/>
            <w:left w:val="none" w:sz="0" w:space="0" w:color="auto"/>
            <w:bottom w:val="none" w:sz="0" w:space="0" w:color="auto"/>
            <w:right w:val="none" w:sz="0" w:space="0" w:color="auto"/>
          </w:divBdr>
        </w:div>
        <w:div w:id="420878307">
          <w:marLeft w:val="0"/>
          <w:marRight w:val="0"/>
          <w:marTop w:val="0"/>
          <w:marBottom w:val="0"/>
          <w:divBdr>
            <w:top w:val="none" w:sz="0" w:space="0" w:color="auto"/>
            <w:left w:val="none" w:sz="0" w:space="0" w:color="auto"/>
            <w:bottom w:val="none" w:sz="0" w:space="0" w:color="auto"/>
            <w:right w:val="none" w:sz="0" w:space="0" w:color="auto"/>
          </w:divBdr>
        </w:div>
        <w:div w:id="508064209">
          <w:marLeft w:val="0"/>
          <w:marRight w:val="0"/>
          <w:marTop w:val="0"/>
          <w:marBottom w:val="0"/>
          <w:divBdr>
            <w:top w:val="none" w:sz="0" w:space="0" w:color="auto"/>
            <w:left w:val="none" w:sz="0" w:space="0" w:color="auto"/>
            <w:bottom w:val="none" w:sz="0" w:space="0" w:color="auto"/>
            <w:right w:val="none" w:sz="0" w:space="0" w:color="auto"/>
          </w:divBdr>
        </w:div>
        <w:div w:id="544677569">
          <w:marLeft w:val="0"/>
          <w:marRight w:val="0"/>
          <w:marTop w:val="0"/>
          <w:marBottom w:val="0"/>
          <w:divBdr>
            <w:top w:val="none" w:sz="0" w:space="0" w:color="auto"/>
            <w:left w:val="none" w:sz="0" w:space="0" w:color="auto"/>
            <w:bottom w:val="none" w:sz="0" w:space="0" w:color="auto"/>
            <w:right w:val="none" w:sz="0" w:space="0" w:color="auto"/>
          </w:divBdr>
        </w:div>
        <w:div w:id="642663590">
          <w:marLeft w:val="0"/>
          <w:marRight w:val="0"/>
          <w:marTop w:val="0"/>
          <w:marBottom w:val="0"/>
          <w:divBdr>
            <w:top w:val="none" w:sz="0" w:space="0" w:color="auto"/>
            <w:left w:val="none" w:sz="0" w:space="0" w:color="auto"/>
            <w:bottom w:val="none" w:sz="0" w:space="0" w:color="auto"/>
            <w:right w:val="none" w:sz="0" w:space="0" w:color="auto"/>
          </w:divBdr>
        </w:div>
        <w:div w:id="703209817">
          <w:marLeft w:val="0"/>
          <w:marRight w:val="0"/>
          <w:marTop w:val="0"/>
          <w:marBottom w:val="0"/>
          <w:divBdr>
            <w:top w:val="none" w:sz="0" w:space="0" w:color="auto"/>
            <w:left w:val="none" w:sz="0" w:space="0" w:color="auto"/>
            <w:bottom w:val="none" w:sz="0" w:space="0" w:color="auto"/>
            <w:right w:val="none" w:sz="0" w:space="0" w:color="auto"/>
          </w:divBdr>
        </w:div>
        <w:div w:id="734396981">
          <w:marLeft w:val="0"/>
          <w:marRight w:val="0"/>
          <w:marTop w:val="0"/>
          <w:marBottom w:val="0"/>
          <w:divBdr>
            <w:top w:val="none" w:sz="0" w:space="0" w:color="auto"/>
            <w:left w:val="none" w:sz="0" w:space="0" w:color="auto"/>
            <w:bottom w:val="none" w:sz="0" w:space="0" w:color="auto"/>
            <w:right w:val="none" w:sz="0" w:space="0" w:color="auto"/>
          </w:divBdr>
        </w:div>
        <w:div w:id="744651008">
          <w:marLeft w:val="0"/>
          <w:marRight w:val="0"/>
          <w:marTop w:val="0"/>
          <w:marBottom w:val="0"/>
          <w:divBdr>
            <w:top w:val="none" w:sz="0" w:space="0" w:color="auto"/>
            <w:left w:val="none" w:sz="0" w:space="0" w:color="auto"/>
            <w:bottom w:val="none" w:sz="0" w:space="0" w:color="auto"/>
            <w:right w:val="none" w:sz="0" w:space="0" w:color="auto"/>
          </w:divBdr>
        </w:div>
        <w:div w:id="749350607">
          <w:marLeft w:val="0"/>
          <w:marRight w:val="0"/>
          <w:marTop w:val="0"/>
          <w:marBottom w:val="0"/>
          <w:divBdr>
            <w:top w:val="none" w:sz="0" w:space="0" w:color="auto"/>
            <w:left w:val="none" w:sz="0" w:space="0" w:color="auto"/>
            <w:bottom w:val="none" w:sz="0" w:space="0" w:color="auto"/>
            <w:right w:val="none" w:sz="0" w:space="0" w:color="auto"/>
          </w:divBdr>
        </w:div>
        <w:div w:id="812137071">
          <w:marLeft w:val="0"/>
          <w:marRight w:val="0"/>
          <w:marTop w:val="0"/>
          <w:marBottom w:val="0"/>
          <w:divBdr>
            <w:top w:val="none" w:sz="0" w:space="0" w:color="auto"/>
            <w:left w:val="none" w:sz="0" w:space="0" w:color="auto"/>
            <w:bottom w:val="none" w:sz="0" w:space="0" w:color="auto"/>
            <w:right w:val="none" w:sz="0" w:space="0" w:color="auto"/>
          </w:divBdr>
        </w:div>
        <w:div w:id="910696258">
          <w:marLeft w:val="0"/>
          <w:marRight w:val="0"/>
          <w:marTop w:val="0"/>
          <w:marBottom w:val="0"/>
          <w:divBdr>
            <w:top w:val="none" w:sz="0" w:space="0" w:color="auto"/>
            <w:left w:val="none" w:sz="0" w:space="0" w:color="auto"/>
            <w:bottom w:val="none" w:sz="0" w:space="0" w:color="auto"/>
            <w:right w:val="none" w:sz="0" w:space="0" w:color="auto"/>
          </w:divBdr>
        </w:div>
        <w:div w:id="912616763">
          <w:marLeft w:val="0"/>
          <w:marRight w:val="0"/>
          <w:marTop w:val="0"/>
          <w:marBottom w:val="0"/>
          <w:divBdr>
            <w:top w:val="none" w:sz="0" w:space="0" w:color="auto"/>
            <w:left w:val="none" w:sz="0" w:space="0" w:color="auto"/>
            <w:bottom w:val="none" w:sz="0" w:space="0" w:color="auto"/>
            <w:right w:val="none" w:sz="0" w:space="0" w:color="auto"/>
          </w:divBdr>
        </w:div>
        <w:div w:id="990905726">
          <w:marLeft w:val="0"/>
          <w:marRight w:val="0"/>
          <w:marTop w:val="0"/>
          <w:marBottom w:val="0"/>
          <w:divBdr>
            <w:top w:val="none" w:sz="0" w:space="0" w:color="auto"/>
            <w:left w:val="none" w:sz="0" w:space="0" w:color="auto"/>
            <w:bottom w:val="none" w:sz="0" w:space="0" w:color="auto"/>
            <w:right w:val="none" w:sz="0" w:space="0" w:color="auto"/>
          </w:divBdr>
        </w:div>
        <w:div w:id="1086850639">
          <w:marLeft w:val="0"/>
          <w:marRight w:val="0"/>
          <w:marTop w:val="0"/>
          <w:marBottom w:val="0"/>
          <w:divBdr>
            <w:top w:val="none" w:sz="0" w:space="0" w:color="auto"/>
            <w:left w:val="none" w:sz="0" w:space="0" w:color="auto"/>
            <w:bottom w:val="none" w:sz="0" w:space="0" w:color="auto"/>
            <w:right w:val="none" w:sz="0" w:space="0" w:color="auto"/>
          </w:divBdr>
        </w:div>
        <w:div w:id="1097093602">
          <w:marLeft w:val="0"/>
          <w:marRight w:val="0"/>
          <w:marTop w:val="0"/>
          <w:marBottom w:val="0"/>
          <w:divBdr>
            <w:top w:val="none" w:sz="0" w:space="0" w:color="auto"/>
            <w:left w:val="none" w:sz="0" w:space="0" w:color="auto"/>
            <w:bottom w:val="none" w:sz="0" w:space="0" w:color="auto"/>
            <w:right w:val="none" w:sz="0" w:space="0" w:color="auto"/>
          </w:divBdr>
        </w:div>
        <w:div w:id="1103651892">
          <w:marLeft w:val="0"/>
          <w:marRight w:val="0"/>
          <w:marTop w:val="0"/>
          <w:marBottom w:val="0"/>
          <w:divBdr>
            <w:top w:val="none" w:sz="0" w:space="0" w:color="auto"/>
            <w:left w:val="none" w:sz="0" w:space="0" w:color="auto"/>
            <w:bottom w:val="none" w:sz="0" w:space="0" w:color="auto"/>
            <w:right w:val="none" w:sz="0" w:space="0" w:color="auto"/>
          </w:divBdr>
        </w:div>
        <w:div w:id="1321469870">
          <w:marLeft w:val="0"/>
          <w:marRight w:val="0"/>
          <w:marTop w:val="0"/>
          <w:marBottom w:val="0"/>
          <w:divBdr>
            <w:top w:val="none" w:sz="0" w:space="0" w:color="auto"/>
            <w:left w:val="none" w:sz="0" w:space="0" w:color="auto"/>
            <w:bottom w:val="none" w:sz="0" w:space="0" w:color="auto"/>
            <w:right w:val="none" w:sz="0" w:space="0" w:color="auto"/>
          </w:divBdr>
        </w:div>
        <w:div w:id="1404067924">
          <w:marLeft w:val="0"/>
          <w:marRight w:val="0"/>
          <w:marTop w:val="0"/>
          <w:marBottom w:val="0"/>
          <w:divBdr>
            <w:top w:val="none" w:sz="0" w:space="0" w:color="auto"/>
            <w:left w:val="none" w:sz="0" w:space="0" w:color="auto"/>
            <w:bottom w:val="none" w:sz="0" w:space="0" w:color="auto"/>
            <w:right w:val="none" w:sz="0" w:space="0" w:color="auto"/>
          </w:divBdr>
        </w:div>
        <w:div w:id="1429622221">
          <w:marLeft w:val="0"/>
          <w:marRight w:val="0"/>
          <w:marTop w:val="0"/>
          <w:marBottom w:val="0"/>
          <w:divBdr>
            <w:top w:val="none" w:sz="0" w:space="0" w:color="auto"/>
            <w:left w:val="none" w:sz="0" w:space="0" w:color="auto"/>
            <w:bottom w:val="none" w:sz="0" w:space="0" w:color="auto"/>
            <w:right w:val="none" w:sz="0" w:space="0" w:color="auto"/>
          </w:divBdr>
        </w:div>
        <w:div w:id="1436440358">
          <w:marLeft w:val="0"/>
          <w:marRight w:val="0"/>
          <w:marTop w:val="0"/>
          <w:marBottom w:val="0"/>
          <w:divBdr>
            <w:top w:val="none" w:sz="0" w:space="0" w:color="auto"/>
            <w:left w:val="none" w:sz="0" w:space="0" w:color="auto"/>
            <w:bottom w:val="none" w:sz="0" w:space="0" w:color="auto"/>
            <w:right w:val="none" w:sz="0" w:space="0" w:color="auto"/>
          </w:divBdr>
        </w:div>
        <w:div w:id="1441028427">
          <w:marLeft w:val="0"/>
          <w:marRight w:val="0"/>
          <w:marTop w:val="0"/>
          <w:marBottom w:val="0"/>
          <w:divBdr>
            <w:top w:val="none" w:sz="0" w:space="0" w:color="auto"/>
            <w:left w:val="none" w:sz="0" w:space="0" w:color="auto"/>
            <w:bottom w:val="none" w:sz="0" w:space="0" w:color="auto"/>
            <w:right w:val="none" w:sz="0" w:space="0" w:color="auto"/>
          </w:divBdr>
        </w:div>
        <w:div w:id="1520389686">
          <w:marLeft w:val="0"/>
          <w:marRight w:val="0"/>
          <w:marTop w:val="0"/>
          <w:marBottom w:val="0"/>
          <w:divBdr>
            <w:top w:val="none" w:sz="0" w:space="0" w:color="auto"/>
            <w:left w:val="none" w:sz="0" w:space="0" w:color="auto"/>
            <w:bottom w:val="none" w:sz="0" w:space="0" w:color="auto"/>
            <w:right w:val="none" w:sz="0" w:space="0" w:color="auto"/>
          </w:divBdr>
        </w:div>
        <w:div w:id="1551452629">
          <w:marLeft w:val="0"/>
          <w:marRight w:val="0"/>
          <w:marTop w:val="0"/>
          <w:marBottom w:val="0"/>
          <w:divBdr>
            <w:top w:val="none" w:sz="0" w:space="0" w:color="auto"/>
            <w:left w:val="none" w:sz="0" w:space="0" w:color="auto"/>
            <w:bottom w:val="none" w:sz="0" w:space="0" w:color="auto"/>
            <w:right w:val="none" w:sz="0" w:space="0" w:color="auto"/>
          </w:divBdr>
        </w:div>
        <w:div w:id="1576940031">
          <w:marLeft w:val="0"/>
          <w:marRight w:val="0"/>
          <w:marTop w:val="0"/>
          <w:marBottom w:val="0"/>
          <w:divBdr>
            <w:top w:val="none" w:sz="0" w:space="0" w:color="auto"/>
            <w:left w:val="none" w:sz="0" w:space="0" w:color="auto"/>
            <w:bottom w:val="none" w:sz="0" w:space="0" w:color="auto"/>
            <w:right w:val="none" w:sz="0" w:space="0" w:color="auto"/>
          </w:divBdr>
        </w:div>
        <w:div w:id="1693413961">
          <w:marLeft w:val="0"/>
          <w:marRight w:val="0"/>
          <w:marTop w:val="0"/>
          <w:marBottom w:val="0"/>
          <w:divBdr>
            <w:top w:val="none" w:sz="0" w:space="0" w:color="auto"/>
            <w:left w:val="none" w:sz="0" w:space="0" w:color="auto"/>
            <w:bottom w:val="none" w:sz="0" w:space="0" w:color="auto"/>
            <w:right w:val="none" w:sz="0" w:space="0" w:color="auto"/>
          </w:divBdr>
        </w:div>
        <w:div w:id="1944878874">
          <w:marLeft w:val="0"/>
          <w:marRight w:val="0"/>
          <w:marTop w:val="0"/>
          <w:marBottom w:val="0"/>
          <w:divBdr>
            <w:top w:val="none" w:sz="0" w:space="0" w:color="auto"/>
            <w:left w:val="none" w:sz="0" w:space="0" w:color="auto"/>
            <w:bottom w:val="none" w:sz="0" w:space="0" w:color="auto"/>
            <w:right w:val="none" w:sz="0" w:space="0" w:color="auto"/>
          </w:divBdr>
        </w:div>
        <w:div w:id="2053460519">
          <w:marLeft w:val="0"/>
          <w:marRight w:val="0"/>
          <w:marTop w:val="0"/>
          <w:marBottom w:val="0"/>
          <w:divBdr>
            <w:top w:val="none" w:sz="0" w:space="0" w:color="auto"/>
            <w:left w:val="none" w:sz="0" w:space="0" w:color="auto"/>
            <w:bottom w:val="none" w:sz="0" w:space="0" w:color="auto"/>
            <w:right w:val="none" w:sz="0" w:space="0" w:color="auto"/>
          </w:divBdr>
        </w:div>
        <w:div w:id="2113357494">
          <w:marLeft w:val="0"/>
          <w:marRight w:val="0"/>
          <w:marTop w:val="0"/>
          <w:marBottom w:val="0"/>
          <w:divBdr>
            <w:top w:val="none" w:sz="0" w:space="0" w:color="auto"/>
            <w:left w:val="none" w:sz="0" w:space="0" w:color="auto"/>
            <w:bottom w:val="none" w:sz="0" w:space="0" w:color="auto"/>
            <w:right w:val="none" w:sz="0" w:space="0" w:color="auto"/>
          </w:divBdr>
        </w:div>
      </w:divsChild>
    </w:div>
    <w:div w:id="113329285">
      <w:bodyDiv w:val="1"/>
      <w:marLeft w:val="0"/>
      <w:marRight w:val="0"/>
      <w:marTop w:val="0"/>
      <w:marBottom w:val="0"/>
      <w:divBdr>
        <w:top w:val="none" w:sz="0" w:space="0" w:color="auto"/>
        <w:left w:val="none" w:sz="0" w:space="0" w:color="auto"/>
        <w:bottom w:val="none" w:sz="0" w:space="0" w:color="auto"/>
        <w:right w:val="none" w:sz="0" w:space="0" w:color="auto"/>
      </w:divBdr>
    </w:div>
    <w:div w:id="139929367">
      <w:bodyDiv w:val="1"/>
      <w:marLeft w:val="0"/>
      <w:marRight w:val="0"/>
      <w:marTop w:val="0"/>
      <w:marBottom w:val="0"/>
      <w:divBdr>
        <w:top w:val="none" w:sz="0" w:space="0" w:color="auto"/>
        <w:left w:val="none" w:sz="0" w:space="0" w:color="auto"/>
        <w:bottom w:val="none" w:sz="0" w:space="0" w:color="auto"/>
        <w:right w:val="none" w:sz="0" w:space="0" w:color="auto"/>
      </w:divBdr>
    </w:div>
    <w:div w:id="154686418">
      <w:bodyDiv w:val="1"/>
      <w:marLeft w:val="0"/>
      <w:marRight w:val="0"/>
      <w:marTop w:val="0"/>
      <w:marBottom w:val="0"/>
      <w:divBdr>
        <w:top w:val="none" w:sz="0" w:space="0" w:color="auto"/>
        <w:left w:val="none" w:sz="0" w:space="0" w:color="auto"/>
        <w:bottom w:val="none" w:sz="0" w:space="0" w:color="auto"/>
        <w:right w:val="none" w:sz="0" w:space="0" w:color="auto"/>
      </w:divBdr>
    </w:div>
    <w:div w:id="162670571">
      <w:bodyDiv w:val="1"/>
      <w:marLeft w:val="0"/>
      <w:marRight w:val="0"/>
      <w:marTop w:val="0"/>
      <w:marBottom w:val="0"/>
      <w:divBdr>
        <w:top w:val="none" w:sz="0" w:space="0" w:color="auto"/>
        <w:left w:val="none" w:sz="0" w:space="0" w:color="auto"/>
        <w:bottom w:val="none" w:sz="0" w:space="0" w:color="auto"/>
        <w:right w:val="none" w:sz="0" w:space="0" w:color="auto"/>
      </w:divBdr>
    </w:div>
    <w:div w:id="165705974">
      <w:bodyDiv w:val="1"/>
      <w:marLeft w:val="0"/>
      <w:marRight w:val="0"/>
      <w:marTop w:val="0"/>
      <w:marBottom w:val="0"/>
      <w:divBdr>
        <w:top w:val="none" w:sz="0" w:space="0" w:color="auto"/>
        <w:left w:val="none" w:sz="0" w:space="0" w:color="auto"/>
        <w:bottom w:val="none" w:sz="0" w:space="0" w:color="auto"/>
        <w:right w:val="none" w:sz="0" w:space="0" w:color="auto"/>
      </w:divBdr>
    </w:div>
    <w:div w:id="170336102">
      <w:bodyDiv w:val="1"/>
      <w:marLeft w:val="0"/>
      <w:marRight w:val="0"/>
      <w:marTop w:val="0"/>
      <w:marBottom w:val="0"/>
      <w:divBdr>
        <w:top w:val="none" w:sz="0" w:space="0" w:color="auto"/>
        <w:left w:val="none" w:sz="0" w:space="0" w:color="auto"/>
        <w:bottom w:val="none" w:sz="0" w:space="0" w:color="auto"/>
        <w:right w:val="none" w:sz="0" w:space="0" w:color="auto"/>
      </w:divBdr>
    </w:div>
    <w:div w:id="174156410">
      <w:bodyDiv w:val="1"/>
      <w:marLeft w:val="0"/>
      <w:marRight w:val="0"/>
      <w:marTop w:val="0"/>
      <w:marBottom w:val="0"/>
      <w:divBdr>
        <w:top w:val="none" w:sz="0" w:space="0" w:color="auto"/>
        <w:left w:val="none" w:sz="0" w:space="0" w:color="auto"/>
        <w:bottom w:val="none" w:sz="0" w:space="0" w:color="auto"/>
        <w:right w:val="none" w:sz="0" w:space="0" w:color="auto"/>
      </w:divBdr>
      <w:divsChild>
        <w:div w:id="507449345">
          <w:marLeft w:val="0"/>
          <w:marRight w:val="0"/>
          <w:marTop w:val="0"/>
          <w:marBottom w:val="0"/>
          <w:divBdr>
            <w:top w:val="none" w:sz="0" w:space="0" w:color="auto"/>
            <w:left w:val="none" w:sz="0" w:space="0" w:color="auto"/>
            <w:bottom w:val="none" w:sz="0" w:space="0" w:color="auto"/>
            <w:right w:val="none" w:sz="0" w:space="0" w:color="auto"/>
          </w:divBdr>
        </w:div>
        <w:div w:id="1502162156">
          <w:marLeft w:val="0"/>
          <w:marRight w:val="0"/>
          <w:marTop w:val="0"/>
          <w:marBottom w:val="0"/>
          <w:divBdr>
            <w:top w:val="none" w:sz="0" w:space="0" w:color="auto"/>
            <w:left w:val="none" w:sz="0" w:space="0" w:color="auto"/>
            <w:bottom w:val="none" w:sz="0" w:space="0" w:color="auto"/>
            <w:right w:val="none" w:sz="0" w:space="0" w:color="auto"/>
          </w:divBdr>
        </w:div>
        <w:div w:id="1699550340">
          <w:marLeft w:val="0"/>
          <w:marRight w:val="0"/>
          <w:marTop w:val="0"/>
          <w:marBottom w:val="0"/>
          <w:divBdr>
            <w:top w:val="none" w:sz="0" w:space="0" w:color="auto"/>
            <w:left w:val="none" w:sz="0" w:space="0" w:color="auto"/>
            <w:bottom w:val="none" w:sz="0" w:space="0" w:color="auto"/>
            <w:right w:val="none" w:sz="0" w:space="0" w:color="auto"/>
          </w:divBdr>
        </w:div>
      </w:divsChild>
    </w:div>
    <w:div w:id="179010745">
      <w:bodyDiv w:val="1"/>
      <w:marLeft w:val="0"/>
      <w:marRight w:val="0"/>
      <w:marTop w:val="0"/>
      <w:marBottom w:val="0"/>
      <w:divBdr>
        <w:top w:val="none" w:sz="0" w:space="0" w:color="auto"/>
        <w:left w:val="none" w:sz="0" w:space="0" w:color="auto"/>
        <w:bottom w:val="none" w:sz="0" w:space="0" w:color="auto"/>
        <w:right w:val="none" w:sz="0" w:space="0" w:color="auto"/>
      </w:divBdr>
      <w:divsChild>
        <w:div w:id="86049709">
          <w:marLeft w:val="0"/>
          <w:marRight w:val="0"/>
          <w:marTop w:val="0"/>
          <w:marBottom w:val="0"/>
          <w:divBdr>
            <w:top w:val="none" w:sz="0" w:space="0" w:color="auto"/>
            <w:left w:val="none" w:sz="0" w:space="0" w:color="auto"/>
            <w:bottom w:val="none" w:sz="0" w:space="0" w:color="auto"/>
            <w:right w:val="none" w:sz="0" w:space="0" w:color="auto"/>
          </w:divBdr>
        </w:div>
        <w:div w:id="353002893">
          <w:marLeft w:val="0"/>
          <w:marRight w:val="0"/>
          <w:marTop w:val="0"/>
          <w:marBottom w:val="0"/>
          <w:divBdr>
            <w:top w:val="none" w:sz="0" w:space="0" w:color="auto"/>
            <w:left w:val="none" w:sz="0" w:space="0" w:color="auto"/>
            <w:bottom w:val="none" w:sz="0" w:space="0" w:color="auto"/>
            <w:right w:val="none" w:sz="0" w:space="0" w:color="auto"/>
          </w:divBdr>
        </w:div>
        <w:div w:id="406652599">
          <w:marLeft w:val="0"/>
          <w:marRight w:val="0"/>
          <w:marTop w:val="0"/>
          <w:marBottom w:val="0"/>
          <w:divBdr>
            <w:top w:val="none" w:sz="0" w:space="0" w:color="auto"/>
            <w:left w:val="none" w:sz="0" w:space="0" w:color="auto"/>
            <w:bottom w:val="none" w:sz="0" w:space="0" w:color="auto"/>
            <w:right w:val="none" w:sz="0" w:space="0" w:color="auto"/>
          </w:divBdr>
        </w:div>
        <w:div w:id="815948499">
          <w:marLeft w:val="0"/>
          <w:marRight w:val="0"/>
          <w:marTop w:val="0"/>
          <w:marBottom w:val="0"/>
          <w:divBdr>
            <w:top w:val="none" w:sz="0" w:space="0" w:color="auto"/>
            <w:left w:val="none" w:sz="0" w:space="0" w:color="auto"/>
            <w:bottom w:val="none" w:sz="0" w:space="0" w:color="auto"/>
            <w:right w:val="none" w:sz="0" w:space="0" w:color="auto"/>
          </w:divBdr>
        </w:div>
        <w:div w:id="827209762">
          <w:marLeft w:val="0"/>
          <w:marRight w:val="0"/>
          <w:marTop w:val="0"/>
          <w:marBottom w:val="0"/>
          <w:divBdr>
            <w:top w:val="none" w:sz="0" w:space="0" w:color="auto"/>
            <w:left w:val="none" w:sz="0" w:space="0" w:color="auto"/>
            <w:bottom w:val="none" w:sz="0" w:space="0" w:color="auto"/>
            <w:right w:val="none" w:sz="0" w:space="0" w:color="auto"/>
          </w:divBdr>
        </w:div>
        <w:div w:id="1404991086">
          <w:marLeft w:val="0"/>
          <w:marRight w:val="0"/>
          <w:marTop w:val="0"/>
          <w:marBottom w:val="0"/>
          <w:divBdr>
            <w:top w:val="none" w:sz="0" w:space="0" w:color="auto"/>
            <w:left w:val="none" w:sz="0" w:space="0" w:color="auto"/>
            <w:bottom w:val="none" w:sz="0" w:space="0" w:color="auto"/>
            <w:right w:val="none" w:sz="0" w:space="0" w:color="auto"/>
          </w:divBdr>
        </w:div>
        <w:div w:id="1672294178">
          <w:marLeft w:val="0"/>
          <w:marRight w:val="0"/>
          <w:marTop w:val="0"/>
          <w:marBottom w:val="0"/>
          <w:divBdr>
            <w:top w:val="none" w:sz="0" w:space="0" w:color="auto"/>
            <w:left w:val="none" w:sz="0" w:space="0" w:color="auto"/>
            <w:bottom w:val="none" w:sz="0" w:space="0" w:color="auto"/>
            <w:right w:val="none" w:sz="0" w:space="0" w:color="auto"/>
          </w:divBdr>
        </w:div>
        <w:div w:id="2013600371">
          <w:marLeft w:val="0"/>
          <w:marRight w:val="0"/>
          <w:marTop w:val="0"/>
          <w:marBottom w:val="0"/>
          <w:divBdr>
            <w:top w:val="none" w:sz="0" w:space="0" w:color="auto"/>
            <w:left w:val="none" w:sz="0" w:space="0" w:color="auto"/>
            <w:bottom w:val="none" w:sz="0" w:space="0" w:color="auto"/>
            <w:right w:val="none" w:sz="0" w:space="0" w:color="auto"/>
          </w:divBdr>
        </w:div>
      </w:divsChild>
    </w:div>
    <w:div w:id="203369771">
      <w:bodyDiv w:val="1"/>
      <w:marLeft w:val="0"/>
      <w:marRight w:val="0"/>
      <w:marTop w:val="0"/>
      <w:marBottom w:val="0"/>
      <w:divBdr>
        <w:top w:val="none" w:sz="0" w:space="0" w:color="auto"/>
        <w:left w:val="none" w:sz="0" w:space="0" w:color="auto"/>
        <w:bottom w:val="none" w:sz="0" w:space="0" w:color="auto"/>
        <w:right w:val="none" w:sz="0" w:space="0" w:color="auto"/>
      </w:divBdr>
    </w:div>
    <w:div w:id="211578436">
      <w:bodyDiv w:val="1"/>
      <w:marLeft w:val="0"/>
      <w:marRight w:val="0"/>
      <w:marTop w:val="0"/>
      <w:marBottom w:val="0"/>
      <w:divBdr>
        <w:top w:val="none" w:sz="0" w:space="0" w:color="auto"/>
        <w:left w:val="none" w:sz="0" w:space="0" w:color="auto"/>
        <w:bottom w:val="none" w:sz="0" w:space="0" w:color="auto"/>
        <w:right w:val="none" w:sz="0" w:space="0" w:color="auto"/>
      </w:divBdr>
    </w:div>
    <w:div w:id="251547141">
      <w:bodyDiv w:val="1"/>
      <w:marLeft w:val="0"/>
      <w:marRight w:val="0"/>
      <w:marTop w:val="0"/>
      <w:marBottom w:val="0"/>
      <w:divBdr>
        <w:top w:val="none" w:sz="0" w:space="0" w:color="auto"/>
        <w:left w:val="none" w:sz="0" w:space="0" w:color="auto"/>
        <w:bottom w:val="none" w:sz="0" w:space="0" w:color="auto"/>
        <w:right w:val="none" w:sz="0" w:space="0" w:color="auto"/>
      </w:divBdr>
    </w:div>
    <w:div w:id="254019366">
      <w:bodyDiv w:val="1"/>
      <w:marLeft w:val="0"/>
      <w:marRight w:val="0"/>
      <w:marTop w:val="0"/>
      <w:marBottom w:val="0"/>
      <w:divBdr>
        <w:top w:val="none" w:sz="0" w:space="0" w:color="auto"/>
        <w:left w:val="none" w:sz="0" w:space="0" w:color="auto"/>
        <w:bottom w:val="none" w:sz="0" w:space="0" w:color="auto"/>
        <w:right w:val="none" w:sz="0" w:space="0" w:color="auto"/>
      </w:divBdr>
    </w:div>
    <w:div w:id="264197988">
      <w:bodyDiv w:val="1"/>
      <w:marLeft w:val="0"/>
      <w:marRight w:val="0"/>
      <w:marTop w:val="0"/>
      <w:marBottom w:val="0"/>
      <w:divBdr>
        <w:top w:val="none" w:sz="0" w:space="0" w:color="auto"/>
        <w:left w:val="none" w:sz="0" w:space="0" w:color="auto"/>
        <w:bottom w:val="none" w:sz="0" w:space="0" w:color="auto"/>
        <w:right w:val="none" w:sz="0" w:space="0" w:color="auto"/>
      </w:divBdr>
    </w:div>
    <w:div w:id="271671948">
      <w:bodyDiv w:val="1"/>
      <w:marLeft w:val="0"/>
      <w:marRight w:val="0"/>
      <w:marTop w:val="0"/>
      <w:marBottom w:val="0"/>
      <w:divBdr>
        <w:top w:val="none" w:sz="0" w:space="0" w:color="auto"/>
        <w:left w:val="none" w:sz="0" w:space="0" w:color="auto"/>
        <w:bottom w:val="none" w:sz="0" w:space="0" w:color="auto"/>
        <w:right w:val="none" w:sz="0" w:space="0" w:color="auto"/>
      </w:divBdr>
      <w:divsChild>
        <w:div w:id="71123946">
          <w:marLeft w:val="0"/>
          <w:marRight w:val="0"/>
          <w:marTop w:val="0"/>
          <w:marBottom w:val="0"/>
          <w:divBdr>
            <w:top w:val="none" w:sz="0" w:space="0" w:color="auto"/>
            <w:left w:val="none" w:sz="0" w:space="0" w:color="auto"/>
            <w:bottom w:val="none" w:sz="0" w:space="0" w:color="auto"/>
            <w:right w:val="none" w:sz="0" w:space="0" w:color="auto"/>
          </w:divBdr>
        </w:div>
        <w:div w:id="150951908">
          <w:marLeft w:val="0"/>
          <w:marRight w:val="0"/>
          <w:marTop w:val="0"/>
          <w:marBottom w:val="0"/>
          <w:divBdr>
            <w:top w:val="none" w:sz="0" w:space="0" w:color="auto"/>
            <w:left w:val="none" w:sz="0" w:space="0" w:color="auto"/>
            <w:bottom w:val="none" w:sz="0" w:space="0" w:color="auto"/>
            <w:right w:val="none" w:sz="0" w:space="0" w:color="auto"/>
          </w:divBdr>
        </w:div>
        <w:div w:id="272590594">
          <w:marLeft w:val="0"/>
          <w:marRight w:val="0"/>
          <w:marTop w:val="0"/>
          <w:marBottom w:val="0"/>
          <w:divBdr>
            <w:top w:val="none" w:sz="0" w:space="0" w:color="auto"/>
            <w:left w:val="none" w:sz="0" w:space="0" w:color="auto"/>
            <w:bottom w:val="none" w:sz="0" w:space="0" w:color="auto"/>
            <w:right w:val="none" w:sz="0" w:space="0" w:color="auto"/>
          </w:divBdr>
        </w:div>
        <w:div w:id="312418097">
          <w:marLeft w:val="0"/>
          <w:marRight w:val="0"/>
          <w:marTop w:val="0"/>
          <w:marBottom w:val="0"/>
          <w:divBdr>
            <w:top w:val="none" w:sz="0" w:space="0" w:color="auto"/>
            <w:left w:val="none" w:sz="0" w:space="0" w:color="auto"/>
            <w:bottom w:val="none" w:sz="0" w:space="0" w:color="auto"/>
            <w:right w:val="none" w:sz="0" w:space="0" w:color="auto"/>
          </w:divBdr>
        </w:div>
        <w:div w:id="402488885">
          <w:marLeft w:val="0"/>
          <w:marRight w:val="0"/>
          <w:marTop w:val="0"/>
          <w:marBottom w:val="0"/>
          <w:divBdr>
            <w:top w:val="none" w:sz="0" w:space="0" w:color="auto"/>
            <w:left w:val="none" w:sz="0" w:space="0" w:color="auto"/>
            <w:bottom w:val="none" w:sz="0" w:space="0" w:color="auto"/>
            <w:right w:val="none" w:sz="0" w:space="0" w:color="auto"/>
          </w:divBdr>
        </w:div>
        <w:div w:id="414061397">
          <w:marLeft w:val="0"/>
          <w:marRight w:val="0"/>
          <w:marTop w:val="0"/>
          <w:marBottom w:val="0"/>
          <w:divBdr>
            <w:top w:val="none" w:sz="0" w:space="0" w:color="auto"/>
            <w:left w:val="none" w:sz="0" w:space="0" w:color="auto"/>
            <w:bottom w:val="none" w:sz="0" w:space="0" w:color="auto"/>
            <w:right w:val="none" w:sz="0" w:space="0" w:color="auto"/>
          </w:divBdr>
        </w:div>
        <w:div w:id="489827333">
          <w:marLeft w:val="0"/>
          <w:marRight w:val="0"/>
          <w:marTop w:val="0"/>
          <w:marBottom w:val="0"/>
          <w:divBdr>
            <w:top w:val="none" w:sz="0" w:space="0" w:color="auto"/>
            <w:left w:val="none" w:sz="0" w:space="0" w:color="auto"/>
            <w:bottom w:val="none" w:sz="0" w:space="0" w:color="auto"/>
            <w:right w:val="none" w:sz="0" w:space="0" w:color="auto"/>
          </w:divBdr>
        </w:div>
        <w:div w:id="558368025">
          <w:marLeft w:val="0"/>
          <w:marRight w:val="0"/>
          <w:marTop w:val="0"/>
          <w:marBottom w:val="0"/>
          <w:divBdr>
            <w:top w:val="none" w:sz="0" w:space="0" w:color="auto"/>
            <w:left w:val="none" w:sz="0" w:space="0" w:color="auto"/>
            <w:bottom w:val="none" w:sz="0" w:space="0" w:color="auto"/>
            <w:right w:val="none" w:sz="0" w:space="0" w:color="auto"/>
          </w:divBdr>
        </w:div>
        <w:div w:id="586042617">
          <w:marLeft w:val="0"/>
          <w:marRight w:val="0"/>
          <w:marTop w:val="0"/>
          <w:marBottom w:val="0"/>
          <w:divBdr>
            <w:top w:val="none" w:sz="0" w:space="0" w:color="auto"/>
            <w:left w:val="none" w:sz="0" w:space="0" w:color="auto"/>
            <w:bottom w:val="none" w:sz="0" w:space="0" w:color="auto"/>
            <w:right w:val="none" w:sz="0" w:space="0" w:color="auto"/>
          </w:divBdr>
        </w:div>
        <w:div w:id="826289329">
          <w:marLeft w:val="0"/>
          <w:marRight w:val="0"/>
          <w:marTop w:val="0"/>
          <w:marBottom w:val="0"/>
          <w:divBdr>
            <w:top w:val="none" w:sz="0" w:space="0" w:color="auto"/>
            <w:left w:val="none" w:sz="0" w:space="0" w:color="auto"/>
            <w:bottom w:val="none" w:sz="0" w:space="0" w:color="auto"/>
            <w:right w:val="none" w:sz="0" w:space="0" w:color="auto"/>
          </w:divBdr>
        </w:div>
        <w:div w:id="1066420490">
          <w:marLeft w:val="0"/>
          <w:marRight w:val="0"/>
          <w:marTop w:val="0"/>
          <w:marBottom w:val="0"/>
          <w:divBdr>
            <w:top w:val="none" w:sz="0" w:space="0" w:color="auto"/>
            <w:left w:val="none" w:sz="0" w:space="0" w:color="auto"/>
            <w:bottom w:val="none" w:sz="0" w:space="0" w:color="auto"/>
            <w:right w:val="none" w:sz="0" w:space="0" w:color="auto"/>
          </w:divBdr>
        </w:div>
        <w:div w:id="1268346530">
          <w:marLeft w:val="0"/>
          <w:marRight w:val="0"/>
          <w:marTop w:val="0"/>
          <w:marBottom w:val="0"/>
          <w:divBdr>
            <w:top w:val="none" w:sz="0" w:space="0" w:color="auto"/>
            <w:left w:val="none" w:sz="0" w:space="0" w:color="auto"/>
            <w:bottom w:val="none" w:sz="0" w:space="0" w:color="auto"/>
            <w:right w:val="none" w:sz="0" w:space="0" w:color="auto"/>
          </w:divBdr>
        </w:div>
        <w:div w:id="1277980538">
          <w:marLeft w:val="0"/>
          <w:marRight w:val="0"/>
          <w:marTop w:val="0"/>
          <w:marBottom w:val="0"/>
          <w:divBdr>
            <w:top w:val="none" w:sz="0" w:space="0" w:color="auto"/>
            <w:left w:val="none" w:sz="0" w:space="0" w:color="auto"/>
            <w:bottom w:val="none" w:sz="0" w:space="0" w:color="auto"/>
            <w:right w:val="none" w:sz="0" w:space="0" w:color="auto"/>
          </w:divBdr>
        </w:div>
        <w:div w:id="1327392538">
          <w:marLeft w:val="0"/>
          <w:marRight w:val="0"/>
          <w:marTop w:val="0"/>
          <w:marBottom w:val="0"/>
          <w:divBdr>
            <w:top w:val="none" w:sz="0" w:space="0" w:color="auto"/>
            <w:left w:val="none" w:sz="0" w:space="0" w:color="auto"/>
            <w:bottom w:val="none" w:sz="0" w:space="0" w:color="auto"/>
            <w:right w:val="none" w:sz="0" w:space="0" w:color="auto"/>
          </w:divBdr>
        </w:div>
        <w:div w:id="1560290417">
          <w:marLeft w:val="0"/>
          <w:marRight w:val="0"/>
          <w:marTop w:val="0"/>
          <w:marBottom w:val="0"/>
          <w:divBdr>
            <w:top w:val="none" w:sz="0" w:space="0" w:color="auto"/>
            <w:left w:val="none" w:sz="0" w:space="0" w:color="auto"/>
            <w:bottom w:val="none" w:sz="0" w:space="0" w:color="auto"/>
            <w:right w:val="none" w:sz="0" w:space="0" w:color="auto"/>
          </w:divBdr>
        </w:div>
        <w:div w:id="1587111728">
          <w:marLeft w:val="0"/>
          <w:marRight w:val="0"/>
          <w:marTop w:val="0"/>
          <w:marBottom w:val="0"/>
          <w:divBdr>
            <w:top w:val="none" w:sz="0" w:space="0" w:color="auto"/>
            <w:left w:val="none" w:sz="0" w:space="0" w:color="auto"/>
            <w:bottom w:val="none" w:sz="0" w:space="0" w:color="auto"/>
            <w:right w:val="none" w:sz="0" w:space="0" w:color="auto"/>
          </w:divBdr>
        </w:div>
        <w:div w:id="1721706082">
          <w:marLeft w:val="0"/>
          <w:marRight w:val="0"/>
          <w:marTop w:val="0"/>
          <w:marBottom w:val="0"/>
          <w:divBdr>
            <w:top w:val="none" w:sz="0" w:space="0" w:color="auto"/>
            <w:left w:val="none" w:sz="0" w:space="0" w:color="auto"/>
            <w:bottom w:val="none" w:sz="0" w:space="0" w:color="auto"/>
            <w:right w:val="none" w:sz="0" w:space="0" w:color="auto"/>
          </w:divBdr>
        </w:div>
        <w:div w:id="1811022865">
          <w:marLeft w:val="0"/>
          <w:marRight w:val="0"/>
          <w:marTop w:val="0"/>
          <w:marBottom w:val="0"/>
          <w:divBdr>
            <w:top w:val="none" w:sz="0" w:space="0" w:color="auto"/>
            <w:left w:val="none" w:sz="0" w:space="0" w:color="auto"/>
            <w:bottom w:val="none" w:sz="0" w:space="0" w:color="auto"/>
            <w:right w:val="none" w:sz="0" w:space="0" w:color="auto"/>
          </w:divBdr>
        </w:div>
        <w:div w:id="1928155311">
          <w:marLeft w:val="0"/>
          <w:marRight w:val="0"/>
          <w:marTop w:val="0"/>
          <w:marBottom w:val="0"/>
          <w:divBdr>
            <w:top w:val="none" w:sz="0" w:space="0" w:color="auto"/>
            <w:left w:val="none" w:sz="0" w:space="0" w:color="auto"/>
            <w:bottom w:val="none" w:sz="0" w:space="0" w:color="auto"/>
            <w:right w:val="none" w:sz="0" w:space="0" w:color="auto"/>
          </w:divBdr>
        </w:div>
      </w:divsChild>
    </w:div>
    <w:div w:id="274484717">
      <w:bodyDiv w:val="1"/>
      <w:marLeft w:val="0"/>
      <w:marRight w:val="0"/>
      <w:marTop w:val="0"/>
      <w:marBottom w:val="0"/>
      <w:divBdr>
        <w:top w:val="none" w:sz="0" w:space="0" w:color="auto"/>
        <w:left w:val="none" w:sz="0" w:space="0" w:color="auto"/>
        <w:bottom w:val="none" w:sz="0" w:space="0" w:color="auto"/>
        <w:right w:val="none" w:sz="0" w:space="0" w:color="auto"/>
      </w:divBdr>
    </w:div>
    <w:div w:id="287395085">
      <w:bodyDiv w:val="1"/>
      <w:marLeft w:val="0"/>
      <w:marRight w:val="0"/>
      <w:marTop w:val="0"/>
      <w:marBottom w:val="0"/>
      <w:divBdr>
        <w:top w:val="none" w:sz="0" w:space="0" w:color="auto"/>
        <w:left w:val="none" w:sz="0" w:space="0" w:color="auto"/>
        <w:bottom w:val="none" w:sz="0" w:space="0" w:color="auto"/>
        <w:right w:val="none" w:sz="0" w:space="0" w:color="auto"/>
      </w:divBdr>
      <w:divsChild>
        <w:div w:id="1095399404">
          <w:marLeft w:val="0"/>
          <w:marRight w:val="0"/>
          <w:marTop w:val="0"/>
          <w:marBottom w:val="0"/>
          <w:divBdr>
            <w:top w:val="none" w:sz="0" w:space="0" w:color="auto"/>
            <w:left w:val="none" w:sz="0" w:space="0" w:color="auto"/>
            <w:bottom w:val="none" w:sz="0" w:space="0" w:color="auto"/>
            <w:right w:val="none" w:sz="0" w:space="0" w:color="auto"/>
          </w:divBdr>
        </w:div>
        <w:div w:id="1292860917">
          <w:marLeft w:val="0"/>
          <w:marRight w:val="0"/>
          <w:marTop w:val="0"/>
          <w:marBottom w:val="0"/>
          <w:divBdr>
            <w:top w:val="none" w:sz="0" w:space="0" w:color="auto"/>
            <w:left w:val="none" w:sz="0" w:space="0" w:color="auto"/>
            <w:bottom w:val="none" w:sz="0" w:space="0" w:color="auto"/>
            <w:right w:val="none" w:sz="0" w:space="0" w:color="auto"/>
          </w:divBdr>
        </w:div>
        <w:div w:id="1360281329">
          <w:marLeft w:val="0"/>
          <w:marRight w:val="0"/>
          <w:marTop w:val="0"/>
          <w:marBottom w:val="0"/>
          <w:divBdr>
            <w:top w:val="none" w:sz="0" w:space="0" w:color="auto"/>
            <w:left w:val="none" w:sz="0" w:space="0" w:color="auto"/>
            <w:bottom w:val="none" w:sz="0" w:space="0" w:color="auto"/>
            <w:right w:val="none" w:sz="0" w:space="0" w:color="auto"/>
          </w:divBdr>
        </w:div>
        <w:div w:id="1401321978">
          <w:marLeft w:val="0"/>
          <w:marRight w:val="0"/>
          <w:marTop w:val="0"/>
          <w:marBottom w:val="0"/>
          <w:divBdr>
            <w:top w:val="none" w:sz="0" w:space="0" w:color="auto"/>
            <w:left w:val="none" w:sz="0" w:space="0" w:color="auto"/>
            <w:bottom w:val="none" w:sz="0" w:space="0" w:color="auto"/>
            <w:right w:val="none" w:sz="0" w:space="0" w:color="auto"/>
          </w:divBdr>
        </w:div>
      </w:divsChild>
    </w:div>
    <w:div w:id="287899909">
      <w:bodyDiv w:val="1"/>
      <w:marLeft w:val="0"/>
      <w:marRight w:val="0"/>
      <w:marTop w:val="0"/>
      <w:marBottom w:val="0"/>
      <w:divBdr>
        <w:top w:val="none" w:sz="0" w:space="0" w:color="auto"/>
        <w:left w:val="none" w:sz="0" w:space="0" w:color="auto"/>
        <w:bottom w:val="none" w:sz="0" w:space="0" w:color="auto"/>
        <w:right w:val="none" w:sz="0" w:space="0" w:color="auto"/>
      </w:divBdr>
      <w:divsChild>
        <w:div w:id="3942643">
          <w:marLeft w:val="0"/>
          <w:marRight w:val="0"/>
          <w:marTop w:val="0"/>
          <w:marBottom w:val="0"/>
          <w:divBdr>
            <w:top w:val="none" w:sz="0" w:space="0" w:color="auto"/>
            <w:left w:val="none" w:sz="0" w:space="0" w:color="auto"/>
            <w:bottom w:val="none" w:sz="0" w:space="0" w:color="auto"/>
            <w:right w:val="none" w:sz="0" w:space="0" w:color="auto"/>
          </w:divBdr>
        </w:div>
        <w:div w:id="22756267">
          <w:marLeft w:val="0"/>
          <w:marRight w:val="0"/>
          <w:marTop w:val="0"/>
          <w:marBottom w:val="0"/>
          <w:divBdr>
            <w:top w:val="none" w:sz="0" w:space="0" w:color="auto"/>
            <w:left w:val="none" w:sz="0" w:space="0" w:color="auto"/>
            <w:bottom w:val="none" w:sz="0" w:space="0" w:color="auto"/>
            <w:right w:val="none" w:sz="0" w:space="0" w:color="auto"/>
          </w:divBdr>
        </w:div>
        <w:div w:id="392118422">
          <w:marLeft w:val="0"/>
          <w:marRight w:val="0"/>
          <w:marTop w:val="0"/>
          <w:marBottom w:val="0"/>
          <w:divBdr>
            <w:top w:val="none" w:sz="0" w:space="0" w:color="auto"/>
            <w:left w:val="none" w:sz="0" w:space="0" w:color="auto"/>
            <w:bottom w:val="none" w:sz="0" w:space="0" w:color="auto"/>
            <w:right w:val="none" w:sz="0" w:space="0" w:color="auto"/>
          </w:divBdr>
        </w:div>
        <w:div w:id="404885346">
          <w:marLeft w:val="0"/>
          <w:marRight w:val="0"/>
          <w:marTop w:val="0"/>
          <w:marBottom w:val="0"/>
          <w:divBdr>
            <w:top w:val="none" w:sz="0" w:space="0" w:color="auto"/>
            <w:left w:val="none" w:sz="0" w:space="0" w:color="auto"/>
            <w:bottom w:val="none" w:sz="0" w:space="0" w:color="auto"/>
            <w:right w:val="none" w:sz="0" w:space="0" w:color="auto"/>
          </w:divBdr>
        </w:div>
        <w:div w:id="499469391">
          <w:marLeft w:val="0"/>
          <w:marRight w:val="0"/>
          <w:marTop w:val="0"/>
          <w:marBottom w:val="0"/>
          <w:divBdr>
            <w:top w:val="none" w:sz="0" w:space="0" w:color="auto"/>
            <w:left w:val="none" w:sz="0" w:space="0" w:color="auto"/>
            <w:bottom w:val="none" w:sz="0" w:space="0" w:color="auto"/>
            <w:right w:val="none" w:sz="0" w:space="0" w:color="auto"/>
          </w:divBdr>
        </w:div>
        <w:div w:id="589385372">
          <w:marLeft w:val="0"/>
          <w:marRight w:val="0"/>
          <w:marTop w:val="0"/>
          <w:marBottom w:val="0"/>
          <w:divBdr>
            <w:top w:val="none" w:sz="0" w:space="0" w:color="auto"/>
            <w:left w:val="none" w:sz="0" w:space="0" w:color="auto"/>
            <w:bottom w:val="none" w:sz="0" w:space="0" w:color="auto"/>
            <w:right w:val="none" w:sz="0" w:space="0" w:color="auto"/>
          </w:divBdr>
        </w:div>
        <w:div w:id="871500905">
          <w:marLeft w:val="0"/>
          <w:marRight w:val="0"/>
          <w:marTop w:val="0"/>
          <w:marBottom w:val="0"/>
          <w:divBdr>
            <w:top w:val="none" w:sz="0" w:space="0" w:color="auto"/>
            <w:left w:val="none" w:sz="0" w:space="0" w:color="auto"/>
            <w:bottom w:val="none" w:sz="0" w:space="0" w:color="auto"/>
            <w:right w:val="none" w:sz="0" w:space="0" w:color="auto"/>
          </w:divBdr>
        </w:div>
        <w:div w:id="1561092723">
          <w:marLeft w:val="0"/>
          <w:marRight w:val="0"/>
          <w:marTop w:val="0"/>
          <w:marBottom w:val="0"/>
          <w:divBdr>
            <w:top w:val="none" w:sz="0" w:space="0" w:color="auto"/>
            <w:left w:val="none" w:sz="0" w:space="0" w:color="auto"/>
            <w:bottom w:val="none" w:sz="0" w:space="0" w:color="auto"/>
            <w:right w:val="none" w:sz="0" w:space="0" w:color="auto"/>
          </w:divBdr>
        </w:div>
        <w:div w:id="1583447984">
          <w:marLeft w:val="0"/>
          <w:marRight w:val="0"/>
          <w:marTop w:val="0"/>
          <w:marBottom w:val="0"/>
          <w:divBdr>
            <w:top w:val="none" w:sz="0" w:space="0" w:color="auto"/>
            <w:left w:val="none" w:sz="0" w:space="0" w:color="auto"/>
            <w:bottom w:val="none" w:sz="0" w:space="0" w:color="auto"/>
            <w:right w:val="none" w:sz="0" w:space="0" w:color="auto"/>
          </w:divBdr>
        </w:div>
        <w:div w:id="1758744467">
          <w:marLeft w:val="0"/>
          <w:marRight w:val="0"/>
          <w:marTop w:val="0"/>
          <w:marBottom w:val="0"/>
          <w:divBdr>
            <w:top w:val="none" w:sz="0" w:space="0" w:color="auto"/>
            <w:left w:val="none" w:sz="0" w:space="0" w:color="auto"/>
            <w:bottom w:val="none" w:sz="0" w:space="0" w:color="auto"/>
            <w:right w:val="none" w:sz="0" w:space="0" w:color="auto"/>
          </w:divBdr>
        </w:div>
      </w:divsChild>
    </w:div>
    <w:div w:id="302077781">
      <w:bodyDiv w:val="1"/>
      <w:marLeft w:val="0"/>
      <w:marRight w:val="0"/>
      <w:marTop w:val="0"/>
      <w:marBottom w:val="0"/>
      <w:divBdr>
        <w:top w:val="none" w:sz="0" w:space="0" w:color="auto"/>
        <w:left w:val="none" w:sz="0" w:space="0" w:color="auto"/>
        <w:bottom w:val="none" w:sz="0" w:space="0" w:color="auto"/>
        <w:right w:val="none" w:sz="0" w:space="0" w:color="auto"/>
      </w:divBdr>
    </w:div>
    <w:div w:id="340864194">
      <w:bodyDiv w:val="1"/>
      <w:marLeft w:val="0"/>
      <w:marRight w:val="0"/>
      <w:marTop w:val="0"/>
      <w:marBottom w:val="0"/>
      <w:divBdr>
        <w:top w:val="none" w:sz="0" w:space="0" w:color="auto"/>
        <w:left w:val="none" w:sz="0" w:space="0" w:color="auto"/>
        <w:bottom w:val="none" w:sz="0" w:space="0" w:color="auto"/>
        <w:right w:val="none" w:sz="0" w:space="0" w:color="auto"/>
      </w:divBdr>
    </w:div>
    <w:div w:id="368187722">
      <w:bodyDiv w:val="1"/>
      <w:marLeft w:val="0"/>
      <w:marRight w:val="0"/>
      <w:marTop w:val="0"/>
      <w:marBottom w:val="0"/>
      <w:divBdr>
        <w:top w:val="none" w:sz="0" w:space="0" w:color="auto"/>
        <w:left w:val="none" w:sz="0" w:space="0" w:color="auto"/>
        <w:bottom w:val="none" w:sz="0" w:space="0" w:color="auto"/>
        <w:right w:val="none" w:sz="0" w:space="0" w:color="auto"/>
      </w:divBdr>
    </w:div>
    <w:div w:id="387922346">
      <w:bodyDiv w:val="1"/>
      <w:marLeft w:val="0"/>
      <w:marRight w:val="0"/>
      <w:marTop w:val="0"/>
      <w:marBottom w:val="0"/>
      <w:divBdr>
        <w:top w:val="none" w:sz="0" w:space="0" w:color="auto"/>
        <w:left w:val="none" w:sz="0" w:space="0" w:color="auto"/>
        <w:bottom w:val="none" w:sz="0" w:space="0" w:color="auto"/>
        <w:right w:val="none" w:sz="0" w:space="0" w:color="auto"/>
      </w:divBdr>
    </w:div>
    <w:div w:id="413212941">
      <w:bodyDiv w:val="1"/>
      <w:marLeft w:val="0"/>
      <w:marRight w:val="0"/>
      <w:marTop w:val="0"/>
      <w:marBottom w:val="0"/>
      <w:divBdr>
        <w:top w:val="none" w:sz="0" w:space="0" w:color="auto"/>
        <w:left w:val="none" w:sz="0" w:space="0" w:color="auto"/>
        <w:bottom w:val="none" w:sz="0" w:space="0" w:color="auto"/>
        <w:right w:val="none" w:sz="0" w:space="0" w:color="auto"/>
      </w:divBdr>
      <w:divsChild>
        <w:div w:id="418453046">
          <w:marLeft w:val="0"/>
          <w:marRight w:val="0"/>
          <w:marTop w:val="0"/>
          <w:marBottom w:val="0"/>
          <w:divBdr>
            <w:top w:val="none" w:sz="0" w:space="0" w:color="auto"/>
            <w:left w:val="none" w:sz="0" w:space="0" w:color="auto"/>
            <w:bottom w:val="none" w:sz="0" w:space="0" w:color="auto"/>
            <w:right w:val="none" w:sz="0" w:space="0" w:color="auto"/>
          </w:divBdr>
        </w:div>
      </w:divsChild>
    </w:div>
    <w:div w:id="414522565">
      <w:bodyDiv w:val="1"/>
      <w:marLeft w:val="0"/>
      <w:marRight w:val="0"/>
      <w:marTop w:val="0"/>
      <w:marBottom w:val="0"/>
      <w:divBdr>
        <w:top w:val="none" w:sz="0" w:space="0" w:color="auto"/>
        <w:left w:val="none" w:sz="0" w:space="0" w:color="auto"/>
        <w:bottom w:val="none" w:sz="0" w:space="0" w:color="auto"/>
        <w:right w:val="none" w:sz="0" w:space="0" w:color="auto"/>
      </w:divBdr>
      <w:divsChild>
        <w:div w:id="649360411">
          <w:marLeft w:val="0"/>
          <w:marRight w:val="0"/>
          <w:marTop w:val="0"/>
          <w:marBottom w:val="0"/>
          <w:divBdr>
            <w:top w:val="none" w:sz="0" w:space="0" w:color="auto"/>
            <w:left w:val="none" w:sz="0" w:space="0" w:color="auto"/>
            <w:bottom w:val="none" w:sz="0" w:space="0" w:color="auto"/>
            <w:right w:val="none" w:sz="0" w:space="0" w:color="auto"/>
          </w:divBdr>
        </w:div>
        <w:div w:id="939142992">
          <w:marLeft w:val="0"/>
          <w:marRight w:val="0"/>
          <w:marTop w:val="0"/>
          <w:marBottom w:val="0"/>
          <w:divBdr>
            <w:top w:val="none" w:sz="0" w:space="0" w:color="auto"/>
            <w:left w:val="none" w:sz="0" w:space="0" w:color="auto"/>
            <w:bottom w:val="none" w:sz="0" w:space="0" w:color="auto"/>
            <w:right w:val="none" w:sz="0" w:space="0" w:color="auto"/>
          </w:divBdr>
        </w:div>
        <w:div w:id="1553618574">
          <w:marLeft w:val="0"/>
          <w:marRight w:val="0"/>
          <w:marTop w:val="0"/>
          <w:marBottom w:val="0"/>
          <w:divBdr>
            <w:top w:val="none" w:sz="0" w:space="0" w:color="auto"/>
            <w:left w:val="none" w:sz="0" w:space="0" w:color="auto"/>
            <w:bottom w:val="none" w:sz="0" w:space="0" w:color="auto"/>
            <w:right w:val="none" w:sz="0" w:space="0" w:color="auto"/>
          </w:divBdr>
        </w:div>
        <w:div w:id="1797605136">
          <w:marLeft w:val="0"/>
          <w:marRight w:val="0"/>
          <w:marTop w:val="0"/>
          <w:marBottom w:val="0"/>
          <w:divBdr>
            <w:top w:val="none" w:sz="0" w:space="0" w:color="auto"/>
            <w:left w:val="none" w:sz="0" w:space="0" w:color="auto"/>
            <w:bottom w:val="none" w:sz="0" w:space="0" w:color="auto"/>
            <w:right w:val="none" w:sz="0" w:space="0" w:color="auto"/>
          </w:divBdr>
        </w:div>
      </w:divsChild>
    </w:div>
    <w:div w:id="418211467">
      <w:bodyDiv w:val="1"/>
      <w:marLeft w:val="0"/>
      <w:marRight w:val="0"/>
      <w:marTop w:val="0"/>
      <w:marBottom w:val="0"/>
      <w:divBdr>
        <w:top w:val="none" w:sz="0" w:space="0" w:color="auto"/>
        <w:left w:val="none" w:sz="0" w:space="0" w:color="auto"/>
        <w:bottom w:val="none" w:sz="0" w:space="0" w:color="auto"/>
        <w:right w:val="none" w:sz="0" w:space="0" w:color="auto"/>
      </w:divBdr>
      <w:divsChild>
        <w:div w:id="129446572">
          <w:marLeft w:val="0"/>
          <w:marRight w:val="0"/>
          <w:marTop w:val="0"/>
          <w:marBottom w:val="0"/>
          <w:divBdr>
            <w:top w:val="none" w:sz="0" w:space="0" w:color="auto"/>
            <w:left w:val="none" w:sz="0" w:space="0" w:color="auto"/>
            <w:bottom w:val="none" w:sz="0" w:space="0" w:color="auto"/>
            <w:right w:val="none" w:sz="0" w:space="0" w:color="auto"/>
          </w:divBdr>
        </w:div>
        <w:div w:id="287248957">
          <w:marLeft w:val="0"/>
          <w:marRight w:val="0"/>
          <w:marTop w:val="0"/>
          <w:marBottom w:val="0"/>
          <w:divBdr>
            <w:top w:val="none" w:sz="0" w:space="0" w:color="auto"/>
            <w:left w:val="none" w:sz="0" w:space="0" w:color="auto"/>
            <w:bottom w:val="none" w:sz="0" w:space="0" w:color="auto"/>
            <w:right w:val="none" w:sz="0" w:space="0" w:color="auto"/>
          </w:divBdr>
        </w:div>
        <w:div w:id="358362243">
          <w:marLeft w:val="0"/>
          <w:marRight w:val="0"/>
          <w:marTop w:val="0"/>
          <w:marBottom w:val="0"/>
          <w:divBdr>
            <w:top w:val="none" w:sz="0" w:space="0" w:color="auto"/>
            <w:left w:val="none" w:sz="0" w:space="0" w:color="auto"/>
            <w:bottom w:val="none" w:sz="0" w:space="0" w:color="auto"/>
            <w:right w:val="none" w:sz="0" w:space="0" w:color="auto"/>
          </w:divBdr>
        </w:div>
        <w:div w:id="653683283">
          <w:marLeft w:val="0"/>
          <w:marRight w:val="0"/>
          <w:marTop w:val="0"/>
          <w:marBottom w:val="0"/>
          <w:divBdr>
            <w:top w:val="none" w:sz="0" w:space="0" w:color="auto"/>
            <w:left w:val="none" w:sz="0" w:space="0" w:color="auto"/>
            <w:bottom w:val="none" w:sz="0" w:space="0" w:color="auto"/>
            <w:right w:val="none" w:sz="0" w:space="0" w:color="auto"/>
          </w:divBdr>
        </w:div>
        <w:div w:id="1085567648">
          <w:marLeft w:val="0"/>
          <w:marRight w:val="0"/>
          <w:marTop w:val="0"/>
          <w:marBottom w:val="0"/>
          <w:divBdr>
            <w:top w:val="none" w:sz="0" w:space="0" w:color="auto"/>
            <w:left w:val="none" w:sz="0" w:space="0" w:color="auto"/>
            <w:bottom w:val="none" w:sz="0" w:space="0" w:color="auto"/>
            <w:right w:val="none" w:sz="0" w:space="0" w:color="auto"/>
          </w:divBdr>
        </w:div>
        <w:div w:id="1923954375">
          <w:marLeft w:val="0"/>
          <w:marRight w:val="0"/>
          <w:marTop w:val="0"/>
          <w:marBottom w:val="0"/>
          <w:divBdr>
            <w:top w:val="none" w:sz="0" w:space="0" w:color="auto"/>
            <w:left w:val="none" w:sz="0" w:space="0" w:color="auto"/>
            <w:bottom w:val="none" w:sz="0" w:space="0" w:color="auto"/>
            <w:right w:val="none" w:sz="0" w:space="0" w:color="auto"/>
          </w:divBdr>
        </w:div>
        <w:div w:id="2046320856">
          <w:marLeft w:val="0"/>
          <w:marRight w:val="0"/>
          <w:marTop w:val="0"/>
          <w:marBottom w:val="0"/>
          <w:divBdr>
            <w:top w:val="none" w:sz="0" w:space="0" w:color="auto"/>
            <w:left w:val="none" w:sz="0" w:space="0" w:color="auto"/>
            <w:bottom w:val="none" w:sz="0" w:space="0" w:color="auto"/>
            <w:right w:val="none" w:sz="0" w:space="0" w:color="auto"/>
          </w:divBdr>
        </w:div>
        <w:div w:id="2110157522">
          <w:marLeft w:val="0"/>
          <w:marRight w:val="0"/>
          <w:marTop w:val="0"/>
          <w:marBottom w:val="0"/>
          <w:divBdr>
            <w:top w:val="none" w:sz="0" w:space="0" w:color="auto"/>
            <w:left w:val="none" w:sz="0" w:space="0" w:color="auto"/>
            <w:bottom w:val="none" w:sz="0" w:space="0" w:color="auto"/>
            <w:right w:val="none" w:sz="0" w:space="0" w:color="auto"/>
          </w:divBdr>
        </w:div>
      </w:divsChild>
    </w:div>
    <w:div w:id="419103942">
      <w:bodyDiv w:val="1"/>
      <w:marLeft w:val="0"/>
      <w:marRight w:val="0"/>
      <w:marTop w:val="0"/>
      <w:marBottom w:val="0"/>
      <w:divBdr>
        <w:top w:val="none" w:sz="0" w:space="0" w:color="auto"/>
        <w:left w:val="none" w:sz="0" w:space="0" w:color="auto"/>
        <w:bottom w:val="none" w:sz="0" w:space="0" w:color="auto"/>
        <w:right w:val="none" w:sz="0" w:space="0" w:color="auto"/>
      </w:divBdr>
      <w:divsChild>
        <w:div w:id="132144989">
          <w:blockQuote w:val="1"/>
          <w:marLeft w:val="720"/>
          <w:marRight w:val="720"/>
          <w:marTop w:val="100"/>
          <w:marBottom w:val="100"/>
          <w:divBdr>
            <w:top w:val="single" w:sz="6" w:space="0" w:color="DDDDDD"/>
            <w:left w:val="none" w:sz="0" w:space="0" w:color="auto"/>
            <w:bottom w:val="single" w:sz="6" w:space="0" w:color="DDDDDD"/>
            <w:right w:val="single" w:sz="6" w:space="5" w:color="DDDDDD"/>
          </w:divBdr>
        </w:div>
      </w:divsChild>
    </w:div>
    <w:div w:id="421268243">
      <w:bodyDiv w:val="1"/>
      <w:marLeft w:val="0"/>
      <w:marRight w:val="0"/>
      <w:marTop w:val="0"/>
      <w:marBottom w:val="0"/>
      <w:divBdr>
        <w:top w:val="none" w:sz="0" w:space="0" w:color="auto"/>
        <w:left w:val="none" w:sz="0" w:space="0" w:color="auto"/>
        <w:bottom w:val="none" w:sz="0" w:space="0" w:color="auto"/>
        <w:right w:val="none" w:sz="0" w:space="0" w:color="auto"/>
      </w:divBdr>
      <w:divsChild>
        <w:div w:id="569736960">
          <w:marLeft w:val="0"/>
          <w:marRight w:val="0"/>
          <w:marTop w:val="0"/>
          <w:marBottom w:val="0"/>
          <w:divBdr>
            <w:top w:val="none" w:sz="0" w:space="0" w:color="auto"/>
            <w:left w:val="none" w:sz="0" w:space="0" w:color="auto"/>
            <w:bottom w:val="none" w:sz="0" w:space="0" w:color="auto"/>
            <w:right w:val="none" w:sz="0" w:space="0" w:color="auto"/>
          </w:divBdr>
        </w:div>
        <w:div w:id="1066416836">
          <w:marLeft w:val="0"/>
          <w:marRight w:val="0"/>
          <w:marTop w:val="0"/>
          <w:marBottom w:val="0"/>
          <w:divBdr>
            <w:top w:val="none" w:sz="0" w:space="0" w:color="auto"/>
            <w:left w:val="none" w:sz="0" w:space="0" w:color="auto"/>
            <w:bottom w:val="none" w:sz="0" w:space="0" w:color="auto"/>
            <w:right w:val="none" w:sz="0" w:space="0" w:color="auto"/>
          </w:divBdr>
        </w:div>
        <w:div w:id="1740127637">
          <w:marLeft w:val="0"/>
          <w:marRight w:val="0"/>
          <w:marTop w:val="0"/>
          <w:marBottom w:val="0"/>
          <w:divBdr>
            <w:top w:val="none" w:sz="0" w:space="0" w:color="auto"/>
            <w:left w:val="none" w:sz="0" w:space="0" w:color="auto"/>
            <w:bottom w:val="none" w:sz="0" w:space="0" w:color="auto"/>
            <w:right w:val="none" w:sz="0" w:space="0" w:color="auto"/>
          </w:divBdr>
        </w:div>
      </w:divsChild>
    </w:div>
    <w:div w:id="443885235">
      <w:bodyDiv w:val="1"/>
      <w:marLeft w:val="0"/>
      <w:marRight w:val="0"/>
      <w:marTop w:val="0"/>
      <w:marBottom w:val="0"/>
      <w:divBdr>
        <w:top w:val="none" w:sz="0" w:space="0" w:color="auto"/>
        <w:left w:val="none" w:sz="0" w:space="0" w:color="auto"/>
        <w:bottom w:val="none" w:sz="0" w:space="0" w:color="auto"/>
        <w:right w:val="none" w:sz="0" w:space="0" w:color="auto"/>
      </w:divBdr>
      <w:divsChild>
        <w:div w:id="46809483">
          <w:marLeft w:val="0"/>
          <w:marRight w:val="0"/>
          <w:marTop w:val="0"/>
          <w:marBottom w:val="0"/>
          <w:divBdr>
            <w:top w:val="none" w:sz="0" w:space="0" w:color="auto"/>
            <w:left w:val="none" w:sz="0" w:space="0" w:color="auto"/>
            <w:bottom w:val="none" w:sz="0" w:space="0" w:color="auto"/>
            <w:right w:val="none" w:sz="0" w:space="0" w:color="auto"/>
          </w:divBdr>
        </w:div>
        <w:div w:id="212738203">
          <w:marLeft w:val="0"/>
          <w:marRight w:val="0"/>
          <w:marTop w:val="0"/>
          <w:marBottom w:val="0"/>
          <w:divBdr>
            <w:top w:val="none" w:sz="0" w:space="0" w:color="auto"/>
            <w:left w:val="none" w:sz="0" w:space="0" w:color="auto"/>
            <w:bottom w:val="none" w:sz="0" w:space="0" w:color="auto"/>
            <w:right w:val="none" w:sz="0" w:space="0" w:color="auto"/>
          </w:divBdr>
        </w:div>
        <w:div w:id="1377775201">
          <w:marLeft w:val="0"/>
          <w:marRight w:val="0"/>
          <w:marTop w:val="0"/>
          <w:marBottom w:val="0"/>
          <w:divBdr>
            <w:top w:val="none" w:sz="0" w:space="0" w:color="auto"/>
            <w:left w:val="none" w:sz="0" w:space="0" w:color="auto"/>
            <w:bottom w:val="none" w:sz="0" w:space="0" w:color="auto"/>
            <w:right w:val="none" w:sz="0" w:space="0" w:color="auto"/>
          </w:divBdr>
        </w:div>
        <w:div w:id="1469087473">
          <w:marLeft w:val="0"/>
          <w:marRight w:val="0"/>
          <w:marTop w:val="0"/>
          <w:marBottom w:val="0"/>
          <w:divBdr>
            <w:top w:val="none" w:sz="0" w:space="0" w:color="auto"/>
            <w:left w:val="none" w:sz="0" w:space="0" w:color="auto"/>
            <w:bottom w:val="none" w:sz="0" w:space="0" w:color="auto"/>
            <w:right w:val="none" w:sz="0" w:space="0" w:color="auto"/>
          </w:divBdr>
        </w:div>
        <w:div w:id="2126850458">
          <w:marLeft w:val="0"/>
          <w:marRight w:val="0"/>
          <w:marTop w:val="0"/>
          <w:marBottom w:val="0"/>
          <w:divBdr>
            <w:top w:val="none" w:sz="0" w:space="0" w:color="auto"/>
            <w:left w:val="none" w:sz="0" w:space="0" w:color="auto"/>
            <w:bottom w:val="none" w:sz="0" w:space="0" w:color="auto"/>
            <w:right w:val="none" w:sz="0" w:space="0" w:color="auto"/>
          </w:divBdr>
        </w:div>
      </w:divsChild>
    </w:div>
    <w:div w:id="451217721">
      <w:bodyDiv w:val="1"/>
      <w:marLeft w:val="0"/>
      <w:marRight w:val="0"/>
      <w:marTop w:val="0"/>
      <w:marBottom w:val="0"/>
      <w:divBdr>
        <w:top w:val="none" w:sz="0" w:space="0" w:color="auto"/>
        <w:left w:val="none" w:sz="0" w:space="0" w:color="auto"/>
        <w:bottom w:val="none" w:sz="0" w:space="0" w:color="auto"/>
        <w:right w:val="none" w:sz="0" w:space="0" w:color="auto"/>
      </w:divBdr>
    </w:div>
    <w:div w:id="452943175">
      <w:bodyDiv w:val="1"/>
      <w:marLeft w:val="0"/>
      <w:marRight w:val="0"/>
      <w:marTop w:val="0"/>
      <w:marBottom w:val="0"/>
      <w:divBdr>
        <w:top w:val="none" w:sz="0" w:space="0" w:color="auto"/>
        <w:left w:val="none" w:sz="0" w:space="0" w:color="auto"/>
        <w:bottom w:val="none" w:sz="0" w:space="0" w:color="auto"/>
        <w:right w:val="none" w:sz="0" w:space="0" w:color="auto"/>
      </w:divBdr>
    </w:div>
    <w:div w:id="486436161">
      <w:bodyDiv w:val="1"/>
      <w:marLeft w:val="0"/>
      <w:marRight w:val="0"/>
      <w:marTop w:val="0"/>
      <w:marBottom w:val="0"/>
      <w:divBdr>
        <w:top w:val="none" w:sz="0" w:space="0" w:color="auto"/>
        <w:left w:val="none" w:sz="0" w:space="0" w:color="auto"/>
        <w:bottom w:val="none" w:sz="0" w:space="0" w:color="auto"/>
        <w:right w:val="none" w:sz="0" w:space="0" w:color="auto"/>
      </w:divBdr>
      <w:divsChild>
        <w:div w:id="498926102">
          <w:marLeft w:val="0"/>
          <w:marRight w:val="0"/>
          <w:marTop w:val="0"/>
          <w:marBottom w:val="0"/>
          <w:divBdr>
            <w:top w:val="none" w:sz="0" w:space="0" w:color="auto"/>
            <w:left w:val="none" w:sz="0" w:space="0" w:color="auto"/>
            <w:bottom w:val="none" w:sz="0" w:space="0" w:color="auto"/>
            <w:right w:val="none" w:sz="0" w:space="0" w:color="auto"/>
          </w:divBdr>
        </w:div>
        <w:div w:id="577397316">
          <w:marLeft w:val="0"/>
          <w:marRight w:val="0"/>
          <w:marTop w:val="0"/>
          <w:marBottom w:val="0"/>
          <w:divBdr>
            <w:top w:val="none" w:sz="0" w:space="0" w:color="auto"/>
            <w:left w:val="none" w:sz="0" w:space="0" w:color="auto"/>
            <w:bottom w:val="none" w:sz="0" w:space="0" w:color="auto"/>
            <w:right w:val="none" w:sz="0" w:space="0" w:color="auto"/>
          </w:divBdr>
        </w:div>
        <w:div w:id="796148391">
          <w:marLeft w:val="0"/>
          <w:marRight w:val="0"/>
          <w:marTop w:val="0"/>
          <w:marBottom w:val="0"/>
          <w:divBdr>
            <w:top w:val="none" w:sz="0" w:space="0" w:color="auto"/>
            <w:left w:val="none" w:sz="0" w:space="0" w:color="auto"/>
            <w:bottom w:val="none" w:sz="0" w:space="0" w:color="auto"/>
            <w:right w:val="none" w:sz="0" w:space="0" w:color="auto"/>
          </w:divBdr>
        </w:div>
        <w:div w:id="1332176946">
          <w:marLeft w:val="0"/>
          <w:marRight w:val="0"/>
          <w:marTop w:val="0"/>
          <w:marBottom w:val="0"/>
          <w:divBdr>
            <w:top w:val="none" w:sz="0" w:space="0" w:color="auto"/>
            <w:left w:val="none" w:sz="0" w:space="0" w:color="auto"/>
            <w:bottom w:val="none" w:sz="0" w:space="0" w:color="auto"/>
            <w:right w:val="none" w:sz="0" w:space="0" w:color="auto"/>
          </w:divBdr>
        </w:div>
        <w:div w:id="1403215024">
          <w:marLeft w:val="0"/>
          <w:marRight w:val="0"/>
          <w:marTop w:val="0"/>
          <w:marBottom w:val="0"/>
          <w:divBdr>
            <w:top w:val="none" w:sz="0" w:space="0" w:color="auto"/>
            <w:left w:val="none" w:sz="0" w:space="0" w:color="auto"/>
            <w:bottom w:val="none" w:sz="0" w:space="0" w:color="auto"/>
            <w:right w:val="none" w:sz="0" w:space="0" w:color="auto"/>
          </w:divBdr>
        </w:div>
        <w:div w:id="1431505846">
          <w:marLeft w:val="0"/>
          <w:marRight w:val="0"/>
          <w:marTop w:val="0"/>
          <w:marBottom w:val="0"/>
          <w:divBdr>
            <w:top w:val="none" w:sz="0" w:space="0" w:color="auto"/>
            <w:left w:val="none" w:sz="0" w:space="0" w:color="auto"/>
            <w:bottom w:val="none" w:sz="0" w:space="0" w:color="auto"/>
            <w:right w:val="none" w:sz="0" w:space="0" w:color="auto"/>
          </w:divBdr>
        </w:div>
        <w:div w:id="1644580966">
          <w:marLeft w:val="0"/>
          <w:marRight w:val="0"/>
          <w:marTop w:val="0"/>
          <w:marBottom w:val="0"/>
          <w:divBdr>
            <w:top w:val="none" w:sz="0" w:space="0" w:color="auto"/>
            <w:left w:val="none" w:sz="0" w:space="0" w:color="auto"/>
            <w:bottom w:val="none" w:sz="0" w:space="0" w:color="auto"/>
            <w:right w:val="none" w:sz="0" w:space="0" w:color="auto"/>
          </w:divBdr>
        </w:div>
        <w:div w:id="1798718990">
          <w:marLeft w:val="0"/>
          <w:marRight w:val="0"/>
          <w:marTop w:val="0"/>
          <w:marBottom w:val="0"/>
          <w:divBdr>
            <w:top w:val="none" w:sz="0" w:space="0" w:color="auto"/>
            <w:left w:val="none" w:sz="0" w:space="0" w:color="auto"/>
            <w:bottom w:val="none" w:sz="0" w:space="0" w:color="auto"/>
            <w:right w:val="none" w:sz="0" w:space="0" w:color="auto"/>
          </w:divBdr>
        </w:div>
        <w:div w:id="1884171683">
          <w:marLeft w:val="0"/>
          <w:marRight w:val="0"/>
          <w:marTop w:val="0"/>
          <w:marBottom w:val="0"/>
          <w:divBdr>
            <w:top w:val="none" w:sz="0" w:space="0" w:color="auto"/>
            <w:left w:val="none" w:sz="0" w:space="0" w:color="auto"/>
            <w:bottom w:val="none" w:sz="0" w:space="0" w:color="auto"/>
            <w:right w:val="none" w:sz="0" w:space="0" w:color="auto"/>
          </w:divBdr>
        </w:div>
        <w:div w:id="1896353367">
          <w:marLeft w:val="0"/>
          <w:marRight w:val="0"/>
          <w:marTop w:val="0"/>
          <w:marBottom w:val="0"/>
          <w:divBdr>
            <w:top w:val="none" w:sz="0" w:space="0" w:color="auto"/>
            <w:left w:val="none" w:sz="0" w:space="0" w:color="auto"/>
            <w:bottom w:val="none" w:sz="0" w:space="0" w:color="auto"/>
            <w:right w:val="none" w:sz="0" w:space="0" w:color="auto"/>
          </w:divBdr>
        </w:div>
        <w:div w:id="1973049726">
          <w:marLeft w:val="0"/>
          <w:marRight w:val="0"/>
          <w:marTop w:val="0"/>
          <w:marBottom w:val="0"/>
          <w:divBdr>
            <w:top w:val="none" w:sz="0" w:space="0" w:color="auto"/>
            <w:left w:val="none" w:sz="0" w:space="0" w:color="auto"/>
            <w:bottom w:val="none" w:sz="0" w:space="0" w:color="auto"/>
            <w:right w:val="none" w:sz="0" w:space="0" w:color="auto"/>
          </w:divBdr>
        </w:div>
      </w:divsChild>
    </w:div>
    <w:div w:id="511182663">
      <w:bodyDiv w:val="1"/>
      <w:marLeft w:val="0"/>
      <w:marRight w:val="0"/>
      <w:marTop w:val="0"/>
      <w:marBottom w:val="0"/>
      <w:divBdr>
        <w:top w:val="none" w:sz="0" w:space="0" w:color="auto"/>
        <w:left w:val="none" w:sz="0" w:space="0" w:color="auto"/>
        <w:bottom w:val="none" w:sz="0" w:space="0" w:color="auto"/>
        <w:right w:val="none" w:sz="0" w:space="0" w:color="auto"/>
      </w:divBdr>
    </w:div>
    <w:div w:id="519392971">
      <w:bodyDiv w:val="1"/>
      <w:marLeft w:val="0"/>
      <w:marRight w:val="0"/>
      <w:marTop w:val="0"/>
      <w:marBottom w:val="0"/>
      <w:divBdr>
        <w:top w:val="none" w:sz="0" w:space="0" w:color="auto"/>
        <w:left w:val="none" w:sz="0" w:space="0" w:color="auto"/>
        <w:bottom w:val="none" w:sz="0" w:space="0" w:color="auto"/>
        <w:right w:val="none" w:sz="0" w:space="0" w:color="auto"/>
      </w:divBdr>
    </w:div>
    <w:div w:id="543101874">
      <w:bodyDiv w:val="1"/>
      <w:marLeft w:val="0"/>
      <w:marRight w:val="0"/>
      <w:marTop w:val="0"/>
      <w:marBottom w:val="0"/>
      <w:divBdr>
        <w:top w:val="none" w:sz="0" w:space="0" w:color="auto"/>
        <w:left w:val="none" w:sz="0" w:space="0" w:color="auto"/>
        <w:bottom w:val="none" w:sz="0" w:space="0" w:color="auto"/>
        <w:right w:val="none" w:sz="0" w:space="0" w:color="auto"/>
      </w:divBdr>
    </w:div>
    <w:div w:id="575552842">
      <w:bodyDiv w:val="1"/>
      <w:marLeft w:val="0"/>
      <w:marRight w:val="0"/>
      <w:marTop w:val="0"/>
      <w:marBottom w:val="0"/>
      <w:divBdr>
        <w:top w:val="none" w:sz="0" w:space="0" w:color="auto"/>
        <w:left w:val="none" w:sz="0" w:space="0" w:color="auto"/>
        <w:bottom w:val="none" w:sz="0" w:space="0" w:color="auto"/>
        <w:right w:val="none" w:sz="0" w:space="0" w:color="auto"/>
      </w:divBdr>
      <w:divsChild>
        <w:div w:id="16467555">
          <w:marLeft w:val="0"/>
          <w:marRight w:val="0"/>
          <w:marTop w:val="0"/>
          <w:marBottom w:val="0"/>
          <w:divBdr>
            <w:top w:val="none" w:sz="0" w:space="0" w:color="auto"/>
            <w:left w:val="none" w:sz="0" w:space="0" w:color="auto"/>
            <w:bottom w:val="none" w:sz="0" w:space="0" w:color="auto"/>
            <w:right w:val="none" w:sz="0" w:space="0" w:color="auto"/>
          </w:divBdr>
        </w:div>
        <w:div w:id="141316119">
          <w:marLeft w:val="0"/>
          <w:marRight w:val="0"/>
          <w:marTop w:val="0"/>
          <w:marBottom w:val="0"/>
          <w:divBdr>
            <w:top w:val="none" w:sz="0" w:space="0" w:color="auto"/>
            <w:left w:val="none" w:sz="0" w:space="0" w:color="auto"/>
            <w:bottom w:val="none" w:sz="0" w:space="0" w:color="auto"/>
            <w:right w:val="none" w:sz="0" w:space="0" w:color="auto"/>
          </w:divBdr>
        </w:div>
        <w:div w:id="304480347">
          <w:marLeft w:val="0"/>
          <w:marRight w:val="0"/>
          <w:marTop w:val="0"/>
          <w:marBottom w:val="0"/>
          <w:divBdr>
            <w:top w:val="none" w:sz="0" w:space="0" w:color="auto"/>
            <w:left w:val="none" w:sz="0" w:space="0" w:color="auto"/>
            <w:bottom w:val="none" w:sz="0" w:space="0" w:color="auto"/>
            <w:right w:val="none" w:sz="0" w:space="0" w:color="auto"/>
          </w:divBdr>
        </w:div>
        <w:div w:id="364910541">
          <w:marLeft w:val="0"/>
          <w:marRight w:val="0"/>
          <w:marTop w:val="0"/>
          <w:marBottom w:val="0"/>
          <w:divBdr>
            <w:top w:val="none" w:sz="0" w:space="0" w:color="auto"/>
            <w:left w:val="none" w:sz="0" w:space="0" w:color="auto"/>
            <w:bottom w:val="none" w:sz="0" w:space="0" w:color="auto"/>
            <w:right w:val="none" w:sz="0" w:space="0" w:color="auto"/>
          </w:divBdr>
        </w:div>
        <w:div w:id="442266410">
          <w:marLeft w:val="0"/>
          <w:marRight w:val="0"/>
          <w:marTop w:val="0"/>
          <w:marBottom w:val="0"/>
          <w:divBdr>
            <w:top w:val="none" w:sz="0" w:space="0" w:color="auto"/>
            <w:left w:val="none" w:sz="0" w:space="0" w:color="auto"/>
            <w:bottom w:val="none" w:sz="0" w:space="0" w:color="auto"/>
            <w:right w:val="none" w:sz="0" w:space="0" w:color="auto"/>
          </w:divBdr>
        </w:div>
        <w:div w:id="536700346">
          <w:marLeft w:val="0"/>
          <w:marRight w:val="0"/>
          <w:marTop w:val="0"/>
          <w:marBottom w:val="0"/>
          <w:divBdr>
            <w:top w:val="none" w:sz="0" w:space="0" w:color="auto"/>
            <w:left w:val="none" w:sz="0" w:space="0" w:color="auto"/>
            <w:bottom w:val="none" w:sz="0" w:space="0" w:color="auto"/>
            <w:right w:val="none" w:sz="0" w:space="0" w:color="auto"/>
          </w:divBdr>
        </w:div>
        <w:div w:id="597374849">
          <w:marLeft w:val="0"/>
          <w:marRight w:val="0"/>
          <w:marTop w:val="0"/>
          <w:marBottom w:val="0"/>
          <w:divBdr>
            <w:top w:val="none" w:sz="0" w:space="0" w:color="auto"/>
            <w:left w:val="none" w:sz="0" w:space="0" w:color="auto"/>
            <w:bottom w:val="none" w:sz="0" w:space="0" w:color="auto"/>
            <w:right w:val="none" w:sz="0" w:space="0" w:color="auto"/>
          </w:divBdr>
        </w:div>
        <w:div w:id="627593226">
          <w:marLeft w:val="0"/>
          <w:marRight w:val="0"/>
          <w:marTop w:val="0"/>
          <w:marBottom w:val="0"/>
          <w:divBdr>
            <w:top w:val="none" w:sz="0" w:space="0" w:color="auto"/>
            <w:left w:val="none" w:sz="0" w:space="0" w:color="auto"/>
            <w:bottom w:val="none" w:sz="0" w:space="0" w:color="auto"/>
            <w:right w:val="none" w:sz="0" w:space="0" w:color="auto"/>
          </w:divBdr>
        </w:div>
        <w:div w:id="767315667">
          <w:marLeft w:val="0"/>
          <w:marRight w:val="0"/>
          <w:marTop w:val="0"/>
          <w:marBottom w:val="0"/>
          <w:divBdr>
            <w:top w:val="none" w:sz="0" w:space="0" w:color="auto"/>
            <w:left w:val="none" w:sz="0" w:space="0" w:color="auto"/>
            <w:bottom w:val="none" w:sz="0" w:space="0" w:color="auto"/>
            <w:right w:val="none" w:sz="0" w:space="0" w:color="auto"/>
          </w:divBdr>
        </w:div>
        <w:div w:id="770079375">
          <w:marLeft w:val="0"/>
          <w:marRight w:val="0"/>
          <w:marTop w:val="0"/>
          <w:marBottom w:val="0"/>
          <w:divBdr>
            <w:top w:val="none" w:sz="0" w:space="0" w:color="auto"/>
            <w:left w:val="none" w:sz="0" w:space="0" w:color="auto"/>
            <w:bottom w:val="none" w:sz="0" w:space="0" w:color="auto"/>
            <w:right w:val="none" w:sz="0" w:space="0" w:color="auto"/>
          </w:divBdr>
        </w:div>
        <w:div w:id="770976762">
          <w:marLeft w:val="0"/>
          <w:marRight w:val="0"/>
          <w:marTop w:val="0"/>
          <w:marBottom w:val="0"/>
          <w:divBdr>
            <w:top w:val="none" w:sz="0" w:space="0" w:color="auto"/>
            <w:left w:val="none" w:sz="0" w:space="0" w:color="auto"/>
            <w:bottom w:val="none" w:sz="0" w:space="0" w:color="auto"/>
            <w:right w:val="none" w:sz="0" w:space="0" w:color="auto"/>
          </w:divBdr>
        </w:div>
        <w:div w:id="774979597">
          <w:marLeft w:val="0"/>
          <w:marRight w:val="0"/>
          <w:marTop w:val="0"/>
          <w:marBottom w:val="0"/>
          <w:divBdr>
            <w:top w:val="none" w:sz="0" w:space="0" w:color="auto"/>
            <w:left w:val="none" w:sz="0" w:space="0" w:color="auto"/>
            <w:bottom w:val="none" w:sz="0" w:space="0" w:color="auto"/>
            <w:right w:val="none" w:sz="0" w:space="0" w:color="auto"/>
          </w:divBdr>
        </w:div>
        <w:div w:id="801341164">
          <w:marLeft w:val="0"/>
          <w:marRight w:val="0"/>
          <w:marTop w:val="0"/>
          <w:marBottom w:val="0"/>
          <w:divBdr>
            <w:top w:val="none" w:sz="0" w:space="0" w:color="auto"/>
            <w:left w:val="none" w:sz="0" w:space="0" w:color="auto"/>
            <w:bottom w:val="none" w:sz="0" w:space="0" w:color="auto"/>
            <w:right w:val="none" w:sz="0" w:space="0" w:color="auto"/>
          </w:divBdr>
        </w:div>
        <w:div w:id="974020102">
          <w:marLeft w:val="0"/>
          <w:marRight w:val="0"/>
          <w:marTop w:val="0"/>
          <w:marBottom w:val="0"/>
          <w:divBdr>
            <w:top w:val="none" w:sz="0" w:space="0" w:color="auto"/>
            <w:left w:val="none" w:sz="0" w:space="0" w:color="auto"/>
            <w:bottom w:val="none" w:sz="0" w:space="0" w:color="auto"/>
            <w:right w:val="none" w:sz="0" w:space="0" w:color="auto"/>
          </w:divBdr>
        </w:div>
        <w:div w:id="1049915763">
          <w:marLeft w:val="0"/>
          <w:marRight w:val="0"/>
          <w:marTop w:val="0"/>
          <w:marBottom w:val="0"/>
          <w:divBdr>
            <w:top w:val="none" w:sz="0" w:space="0" w:color="auto"/>
            <w:left w:val="none" w:sz="0" w:space="0" w:color="auto"/>
            <w:bottom w:val="none" w:sz="0" w:space="0" w:color="auto"/>
            <w:right w:val="none" w:sz="0" w:space="0" w:color="auto"/>
          </w:divBdr>
        </w:div>
        <w:div w:id="1051347860">
          <w:marLeft w:val="0"/>
          <w:marRight w:val="0"/>
          <w:marTop w:val="0"/>
          <w:marBottom w:val="0"/>
          <w:divBdr>
            <w:top w:val="none" w:sz="0" w:space="0" w:color="auto"/>
            <w:left w:val="none" w:sz="0" w:space="0" w:color="auto"/>
            <w:bottom w:val="none" w:sz="0" w:space="0" w:color="auto"/>
            <w:right w:val="none" w:sz="0" w:space="0" w:color="auto"/>
          </w:divBdr>
        </w:div>
        <w:div w:id="1224370137">
          <w:marLeft w:val="0"/>
          <w:marRight w:val="0"/>
          <w:marTop w:val="0"/>
          <w:marBottom w:val="0"/>
          <w:divBdr>
            <w:top w:val="none" w:sz="0" w:space="0" w:color="auto"/>
            <w:left w:val="none" w:sz="0" w:space="0" w:color="auto"/>
            <w:bottom w:val="none" w:sz="0" w:space="0" w:color="auto"/>
            <w:right w:val="none" w:sz="0" w:space="0" w:color="auto"/>
          </w:divBdr>
        </w:div>
        <w:div w:id="1237976059">
          <w:marLeft w:val="0"/>
          <w:marRight w:val="0"/>
          <w:marTop w:val="0"/>
          <w:marBottom w:val="0"/>
          <w:divBdr>
            <w:top w:val="none" w:sz="0" w:space="0" w:color="auto"/>
            <w:left w:val="none" w:sz="0" w:space="0" w:color="auto"/>
            <w:bottom w:val="none" w:sz="0" w:space="0" w:color="auto"/>
            <w:right w:val="none" w:sz="0" w:space="0" w:color="auto"/>
          </w:divBdr>
        </w:div>
        <w:div w:id="1305043616">
          <w:marLeft w:val="0"/>
          <w:marRight w:val="0"/>
          <w:marTop w:val="0"/>
          <w:marBottom w:val="0"/>
          <w:divBdr>
            <w:top w:val="none" w:sz="0" w:space="0" w:color="auto"/>
            <w:left w:val="none" w:sz="0" w:space="0" w:color="auto"/>
            <w:bottom w:val="none" w:sz="0" w:space="0" w:color="auto"/>
            <w:right w:val="none" w:sz="0" w:space="0" w:color="auto"/>
          </w:divBdr>
        </w:div>
        <w:div w:id="1332103264">
          <w:marLeft w:val="0"/>
          <w:marRight w:val="0"/>
          <w:marTop w:val="0"/>
          <w:marBottom w:val="0"/>
          <w:divBdr>
            <w:top w:val="none" w:sz="0" w:space="0" w:color="auto"/>
            <w:left w:val="none" w:sz="0" w:space="0" w:color="auto"/>
            <w:bottom w:val="none" w:sz="0" w:space="0" w:color="auto"/>
            <w:right w:val="none" w:sz="0" w:space="0" w:color="auto"/>
          </w:divBdr>
        </w:div>
        <w:div w:id="1510369731">
          <w:marLeft w:val="0"/>
          <w:marRight w:val="0"/>
          <w:marTop w:val="0"/>
          <w:marBottom w:val="0"/>
          <w:divBdr>
            <w:top w:val="none" w:sz="0" w:space="0" w:color="auto"/>
            <w:left w:val="none" w:sz="0" w:space="0" w:color="auto"/>
            <w:bottom w:val="none" w:sz="0" w:space="0" w:color="auto"/>
            <w:right w:val="none" w:sz="0" w:space="0" w:color="auto"/>
          </w:divBdr>
        </w:div>
        <w:div w:id="1810971643">
          <w:marLeft w:val="0"/>
          <w:marRight w:val="0"/>
          <w:marTop w:val="0"/>
          <w:marBottom w:val="0"/>
          <w:divBdr>
            <w:top w:val="none" w:sz="0" w:space="0" w:color="auto"/>
            <w:left w:val="none" w:sz="0" w:space="0" w:color="auto"/>
            <w:bottom w:val="none" w:sz="0" w:space="0" w:color="auto"/>
            <w:right w:val="none" w:sz="0" w:space="0" w:color="auto"/>
          </w:divBdr>
        </w:div>
        <w:div w:id="1887255287">
          <w:marLeft w:val="0"/>
          <w:marRight w:val="0"/>
          <w:marTop w:val="0"/>
          <w:marBottom w:val="0"/>
          <w:divBdr>
            <w:top w:val="none" w:sz="0" w:space="0" w:color="auto"/>
            <w:left w:val="none" w:sz="0" w:space="0" w:color="auto"/>
            <w:bottom w:val="none" w:sz="0" w:space="0" w:color="auto"/>
            <w:right w:val="none" w:sz="0" w:space="0" w:color="auto"/>
          </w:divBdr>
        </w:div>
      </w:divsChild>
    </w:div>
    <w:div w:id="594678184">
      <w:bodyDiv w:val="1"/>
      <w:marLeft w:val="0"/>
      <w:marRight w:val="0"/>
      <w:marTop w:val="0"/>
      <w:marBottom w:val="0"/>
      <w:divBdr>
        <w:top w:val="none" w:sz="0" w:space="0" w:color="auto"/>
        <w:left w:val="none" w:sz="0" w:space="0" w:color="auto"/>
        <w:bottom w:val="none" w:sz="0" w:space="0" w:color="auto"/>
        <w:right w:val="none" w:sz="0" w:space="0" w:color="auto"/>
      </w:divBdr>
    </w:div>
    <w:div w:id="601301954">
      <w:bodyDiv w:val="1"/>
      <w:marLeft w:val="0"/>
      <w:marRight w:val="0"/>
      <w:marTop w:val="0"/>
      <w:marBottom w:val="0"/>
      <w:divBdr>
        <w:top w:val="none" w:sz="0" w:space="0" w:color="auto"/>
        <w:left w:val="none" w:sz="0" w:space="0" w:color="auto"/>
        <w:bottom w:val="none" w:sz="0" w:space="0" w:color="auto"/>
        <w:right w:val="none" w:sz="0" w:space="0" w:color="auto"/>
      </w:divBdr>
    </w:div>
    <w:div w:id="609967693">
      <w:bodyDiv w:val="1"/>
      <w:marLeft w:val="0"/>
      <w:marRight w:val="0"/>
      <w:marTop w:val="0"/>
      <w:marBottom w:val="0"/>
      <w:divBdr>
        <w:top w:val="none" w:sz="0" w:space="0" w:color="auto"/>
        <w:left w:val="none" w:sz="0" w:space="0" w:color="auto"/>
        <w:bottom w:val="none" w:sz="0" w:space="0" w:color="auto"/>
        <w:right w:val="none" w:sz="0" w:space="0" w:color="auto"/>
      </w:divBdr>
      <w:divsChild>
        <w:div w:id="101000690">
          <w:marLeft w:val="0"/>
          <w:marRight w:val="0"/>
          <w:marTop w:val="0"/>
          <w:marBottom w:val="0"/>
          <w:divBdr>
            <w:top w:val="none" w:sz="0" w:space="0" w:color="auto"/>
            <w:left w:val="none" w:sz="0" w:space="0" w:color="auto"/>
            <w:bottom w:val="none" w:sz="0" w:space="0" w:color="auto"/>
            <w:right w:val="none" w:sz="0" w:space="0" w:color="auto"/>
          </w:divBdr>
        </w:div>
        <w:div w:id="179516903">
          <w:marLeft w:val="0"/>
          <w:marRight w:val="0"/>
          <w:marTop w:val="0"/>
          <w:marBottom w:val="0"/>
          <w:divBdr>
            <w:top w:val="none" w:sz="0" w:space="0" w:color="auto"/>
            <w:left w:val="none" w:sz="0" w:space="0" w:color="auto"/>
            <w:bottom w:val="none" w:sz="0" w:space="0" w:color="auto"/>
            <w:right w:val="none" w:sz="0" w:space="0" w:color="auto"/>
          </w:divBdr>
        </w:div>
        <w:div w:id="293604270">
          <w:marLeft w:val="0"/>
          <w:marRight w:val="0"/>
          <w:marTop w:val="0"/>
          <w:marBottom w:val="0"/>
          <w:divBdr>
            <w:top w:val="none" w:sz="0" w:space="0" w:color="auto"/>
            <w:left w:val="none" w:sz="0" w:space="0" w:color="auto"/>
            <w:bottom w:val="none" w:sz="0" w:space="0" w:color="auto"/>
            <w:right w:val="none" w:sz="0" w:space="0" w:color="auto"/>
          </w:divBdr>
        </w:div>
        <w:div w:id="294986491">
          <w:marLeft w:val="0"/>
          <w:marRight w:val="0"/>
          <w:marTop w:val="0"/>
          <w:marBottom w:val="0"/>
          <w:divBdr>
            <w:top w:val="none" w:sz="0" w:space="0" w:color="auto"/>
            <w:left w:val="none" w:sz="0" w:space="0" w:color="auto"/>
            <w:bottom w:val="none" w:sz="0" w:space="0" w:color="auto"/>
            <w:right w:val="none" w:sz="0" w:space="0" w:color="auto"/>
          </w:divBdr>
        </w:div>
        <w:div w:id="401871146">
          <w:marLeft w:val="0"/>
          <w:marRight w:val="0"/>
          <w:marTop w:val="0"/>
          <w:marBottom w:val="0"/>
          <w:divBdr>
            <w:top w:val="none" w:sz="0" w:space="0" w:color="auto"/>
            <w:left w:val="none" w:sz="0" w:space="0" w:color="auto"/>
            <w:bottom w:val="none" w:sz="0" w:space="0" w:color="auto"/>
            <w:right w:val="none" w:sz="0" w:space="0" w:color="auto"/>
          </w:divBdr>
        </w:div>
        <w:div w:id="549027469">
          <w:marLeft w:val="0"/>
          <w:marRight w:val="0"/>
          <w:marTop w:val="0"/>
          <w:marBottom w:val="0"/>
          <w:divBdr>
            <w:top w:val="none" w:sz="0" w:space="0" w:color="auto"/>
            <w:left w:val="none" w:sz="0" w:space="0" w:color="auto"/>
            <w:bottom w:val="none" w:sz="0" w:space="0" w:color="auto"/>
            <w:right w:val="none" w:sz="0" w:space="0" w:color="auto"/>
          </w:divBdr>
        </w:div>
        <w:div w:id="1029254831">
          <w:marLeft w:val="0"/>
          <w:marRight w:val="0"/>
          <w:marTop w:val="0"/>
          <w:marBottom w:val="0"/>
          <w:divBdr>
            <w:top w:val="none" w:sz="0" w:space="0" w:color="auto"/>
            <w:left w:val="none" w:sz="0" w:space="0" w:color="auto"/>
            <w:bottom w:val="none" w:sz="0" w:space="0" w:color="auto"/>
            <w:right w:val="none" w:sz="0" w:space="0" w:color="auto"/>
          </w:divBdr>
        </w:div>
        <w:div w:id="1170410429">
          <w:marLeft w:val="0"/>
          <w:marRight w:val="0"/>
          <w:marTop w:val="0"/>
          <w:marBottom w:val="0"/>
          <w:divBdr>
            <w:top w:val="none" w:sz="0" w:space="0" w:color="auto"/>
            <w:left w:val="none" w:sz="0" w:space="0" w:color="auto"/>
            <w:bottom w:val="none" w:sz="0" w:space="0" w:color="auto"/>
            <w:right w:val="none" w:sz="0" w:space="0" w:color="auto"/>
          </w:divBdr>
        </w:div>
        <w:div w:id="1214341976">
          <w:marLeft w:val="0"/>
          <w:marRight w:val="0"/>
          <w:marTop w:val="0"/>
          <w:marBottom w:val="0"/>
          <w:divBdr>
            <w:top w:val="none" w:sz="0" w:space="0" w:color="auto"/>
            <w:left w:val="none" w:sz="0" w:space="0" w:color="auto"/>
            <w:bottom w:val="none" w:sz="0" w:space="0" w:color="auto"/>
            <w:right w:val="none" w:sz="0" w:space="0" w:color="auto"/>
          </w:divBdr>
        </w:div>
        <w:div w:id="1262299473">
          <w:marLeft w:val="0"/>
          <w:marRight w:val="0"/>
          <w:marTop w:val="0"/>
          <w:marBottom w:val="0"/>
          <w:divBdr>
            <w:top w:val="none" w:sz="0" w:space="0" w:color="auto"/>
            <w:left w:val="none" w:sz="0" w:space="0" w:color="auto"/>
            <w:bottom w:val="none" w:sz="0" w:space="0" w:color="auto"/>
            <w:right w:val="none" w:sz="0" w:space="0" w:color="auto"/>
          </w:divBdr>
        </w:div>
        <w:div w:id="1849444655">
          <w:marLeft w:val="0"/>
          <w:marRight w:val="0"/>
          <w:marTop w:val="0"/>
          <w:marBottom w:val="0"/>
          <w:divBdr>
            <w:top w:val="none" w:sz="0" w:space="0" w:color="auto"/>
            <w:left w:val="none" w:sz="0" w:space="0" w:color="auto"/>
            <w:bottom w:val="none" w:sz="0" w:space="0" w:color="auto"/>
            <w:right w:val="none" w:sz="0" w:space="0" w:color="auto"/>
          </w:divBdr>
        </w:div>
        <w:div w:id="2008824530">
          <w:marLeft w:val="0"/>
          <w:marRight w:val="0"/>
          <w:marTop w:val="0"/>
          <w:marBottom w:val="0"/>
          <w:divBdr>
            <w:top w:val="none" w:sz="0" w:space="0" w:color="auto"/>
            <w:left w:val="none" w:sz="0" w:space="0" w:color="auto"/>
            <w:bottom w:val="none" w:sz="0" w:space="0" w:color="auto"/>
            <w:right w:val="none" w:sz="0" w:space="0" w:color="auto"/>
          </w:divBdr>
        </w:div>
      </w:divsChild>
    </w:div>
    <w:div w:id="617032184">
      <w:bodyDiv w:val="1"/>
      <w:marLeft w:val="0"/>
      <w:marRight w:val="0"/>
      <w:marTop w:val="0"/>
      <w:marBottom w:val="0"/>
      <w:divBdr>
        <w:top w:val="none" w:sz="0" w:space="0" w:color="auto"/>
        <w:left w:val="none" w:sz="0" w:space="0" w:color="auto"/>
        <w:bottom w:val="none" w:sz="0" w:space="0" w:color="auto"/>
        <w:right w:val="none" w:sz="0" w:space="0" w:color="auto"/>
      </w:divBdr>
      <w:divsChild>
        <w:div w:id="464859354">
          <w:marLeft w:val="0"/>
          <w:marRight w:val="0"/>
          <w:marTop w:val="0"/>
          <w:marBottom w:val="0"/>
          <w:divBdr>
            <w:top w:val="none" w:sz="0" w:space="0" w:color="auto"/>
            <w:left w:val="none" w:sz="0" w:space="0" w:color="auto"/>
            <w:bottom w:val="none" w:sz="0" w:space="0" w:color="auto"/>
            <w:right w:val="none" w:sz="0" w:space="0" w:color="auto"/>
          </w:divBdr>
        </w:div>
        <w:div w:id="1054040930">
          <w:marLeft w:val="0"/>
          <w:marRight w:val="0"/>
          <w:marTop w:val="0"/>
          <w:marBottom w:val="0"/>
          <w:divBdr>
            <w:top w:val="none" w:sz="0" w:space="0" w:color="auto"/>
            <w:left w:val="none" w:sz="0" w:space="0" w:color="auto"/>
            <w:bottom w:val="none" w:sz="0" w:space="0" w:color="auto"/>
            <w:right w:val="none" w:sz="0" w:space="0" w:color="auto"/>
          </w:divBdr>
        </w:div>
        <w:div w:id="1144857966">
          <w:marLeft w:val="0"/>
          <w:marRight w:val="0"/>
          <w:marTop w:val="0"/>
          <w:marBottom w:val="0"/>
          <w:divBdr>
            <w:top w:val="none" w:sz="0" w:space="0" w:color="auto"/>
            <w:left w:val="none" w:sz="0" w:space="0" w:color="auto"/>
            <w:bottom w:val="none" w:sz="0" w:space="0" w:color="auto"/>
            <w:right w:val="none" w:sz="0" w:space="0" w:color="auto"/>
          </w:divBdr>
        </w:div>
        <w:div w:id="1444492046">
          <w:marLeft w:val="0"/>
          <w:marRight w:val="0"/>
          <w:marTop w:val="0"/>
          <w:marBottom w:val="0"/>
          <w:divBdr>
            <w:top w:val="none" w:sz="0" w:space="0" w:color="auto"/>
            <w:left w:val="none" w:sz="0" w:space="0" w:color="auto"/>
            <w:bottom w:val="none" w:sz="0" w:space="0" w:color="auto"/>
            <w:right w:val="none" w:sz="0" w:space="0" w:color="auto"/>
          </w:divBdr>
        </w:div>
        <w:div w:id="1855996956">
          <w:marLeft w:val="0"/>
          <w:marRight w:val="0"/>
          <w:marTop w:val="0"/>
          <w:marBottom w:val="0"/>
          <w:divBdr>
            <w:top w:val="none" w:sz="0" w:space="0" w:color="auto"/>
            <w:left w:val="none" w:sz="0" w:space="0" w:color="auto"/>
            <w:bottom w:val="none" w:sz="0" w:space="0" w:color="auto"/>
            <w:right w:val="none" w:sz="0" w:space="0" w:color="auto"/>
          </w:divBdr>
        </w:div>
        <w:div w:id="1875144563">
          <w:marLeft w:val="0"/>
          <w:marRight w:val="0"/>
          <w:marTop w:val="0"/>
          <w:marBottom w:val="0"/>
          <w:divBdr>
            <w:top w:val="none" w:sz="0" w:space="0" w:color="auto"/>
            <w:left w:val="none" w:sz="0" w:space="0" w:color="auto"/>
            <w:bottom w:val="none" w:sz="0" w:space="0" w:color="auto"/>
            <w:right w:val="none" w:sz="0" w:space="0" w:color="auto"/>
          </w:divBdr>
        </w:div>
      </w:divsChild>
    </w:div>
    <w:div w:id="627006790">
      <w:bodyDiv w:val="1"/>
      <w:marLeft w:val="0"/>
      <w:marRight w:val="0"/>
      <w:marTop w:val="0"/>
      <w:marBottom w:val="0"/>
      <w:divBdr>
        <w:top w:val="none" w:sz="0" w:space="0" w:color="auto"/>
        <w:left w:val="none" w:sz="0" w:space="0" w:color="auto"/>
        <w:bottom w:val="none" w:sz="0" w:space="0" w:color="auto"/>
        <w:right w:val="none" w:sz="0" w:space="0" w:color="auto"/>
      </w:divBdr>
    </w:div>
    <w:div w:id="627853400">
      <w:bodyDiv w:val="1"/>
      <w:marLeft w:val="0"/>
      <w:marRight w:val="0"/>
      <w:marTop w:val="0"/>
      <w:marBottom w:val="0"/>
      <w:divBdr>
        <w:top w:val="none" w:sz="0" w:space="0" w:color="auto"/>
        <w:left w:val="none" w:sz="0" w:space="0" w:color="auto"/>
        <w:bottom w:val="none" w:sz="0" w:space="0" w:color="auto"/>
        <w:right w:val="none" w:sz="0" w:space="0" w:color="auto"/>
      </w:divBdr>
      <w:divsChild>
        <w:div w:id="1179856232">
          <w:marLeft w:val="0"/>
          <w:marRight w:val="0"/>
          <w:marTop w:val="0"/>
          <w:marBottom w:val="0"/>
          <w:divBdr>
            <w:top w:val="none" w:sz="0" w:space="0" w:color="auto"/>
            <w:left w:val="none" w:sz="0" w:space="0" w:color="auto"/>
            <w:bottom w:val="none" w:sz="0" w:space="0" w:color="auto"/>
            <w:right w:val="none" w:sz="0" w:space="0" w:color="auto"/>
          </w:divBdr>
        </w:div>
        <w:div w:id="1404985340">
          <w:marLeft w:val="0"/>
          <w:marRight w:val="0"/>
          <w:marTop w:val="0"/>
          <w:marBottom w:val="0"/>
          <w:divBdr>
            <w:top w:val="none" w:sz="0" w:space="0" w:color="auto"/>
            <w:left w:val="none" w:sz="0" w:space="0" w:color="auto"/>
            <w:bottom w:val="none" w:sz="0" w:space="0" w:color="auto"/>
            <w:right w:val="none" w:sz="0" w:space="0" w:color="auto"/>
          </w:divBdr>
        </w:div>
        <w:div w:id="2018455937">
          <w:marLeft w:val="0"/>
          <w:marRight w:val="0"/>
          <w:marTop w:val="0"/>
          <w:marBottom w:val="0"/>
          <w:divBdr>
            <w:top w:val="none" w:sz="0" w:space="0" w:color="auto"/>
            <w:left w:val="none" w:sz="0" w:space="0" w:color="auto"/>
            <w:bottom w:val="none" w:sz="0" w:space="0" w:color="auto"/>
            <w:right w:val="none" w:sz="0" w:space="0" w:color="auto"/>
          </w:divBdr>
        </w:div>
        <w:div w:id="2074158595">
          <w:marLeft w:val="0"/>
          <w:marRight w:val="0"/>
          <w:marTop w:val="0"/>
          <w:marBottom w:val="0"/>
          <w:divBdr>
            <w:top w:val="none" w:sz="0" w:space="0" w:color="auto"/>
            <w:left w:val="none" w:sz="0" w:space="0" w:color="auto"/>
            <w:bottom w:val="none" w:sz="0" w:space="0" w:color="auto"/>
            <w:right w:val="none" w:sz="0" w:space="0" w:color="auto"/>
          </w:divBdr>
        </w:div>
      </w:divsChild>
    </w:div>
    <w:div w:id="634682198">
      <w:bodyDiv w:val="1"/>
      <w:marLeft w:val="0"/>
      <w:marRight w:val="0"/>
      <w:marTop w:val="0"/>
      <w:marBottom w:val="0"/>
      <w:divBdr>
        <w:top w:val="none" w:sz="0" w:space="0" w:color="auto"/>
        <w:left w:val="none" w:sz="0" w:space="0" w:color="auto"/>
        <w:bottom w:val="none" w:sz="0" w:space="0" w:color="auto"/>
        <w:right w:val="none" w:sz="0" w:space="0" w:color="auto"/>
      </w:divBdr>
    </w:div>
    <w:div w:id="654995672">
      <w:bodyDiv w:val="1"/>
      <w:marLeft w:val="0"/>
      <w:marRight w:val="0"/>
      <w:marTop w:val="0"/>
      <w:marBottom w:val="0"/>
      <w:divBdr>
        <w:top w:val="none" w:sz="0" w:space="0" w:color="auto"/>
        <w:left w:val="none" w:sz="0" w:space="0" w:color="auto"/>
        <w:bottom w:val="none" w:sz="0" w:space="0" w:color="auto"/>
        <w:right w:val="none" w:sz="0" w:space="0" w:color="auto"/>
      </w:divBdr>
    </w:div>
    <w:div w:id="668215014">
      <w:bodyDiv w:val="1"/>
      <w:marLeft w:val="0"/>
      <w:marRight w:val="0"/>
      <w:marTop w:val="0"/>
      <w:marBottom w:val="0"/>
      <w:divBdr>
        <w:top w:val="none" w:sz="0" w:space="0" w:color="auto"/>
        <w:left w:val="none" w:sz="0" w:space="0" w:color="auto"/>
        <w:bottom w:val="none" w:sz="0" w:space="0" w:color="auto"/>
        <w:right w:val="none" w:sz="0" w:space="0" w:color="auto"/>
      </w:divBdr>
    </w:div>
    <w:div w:id="673458327">
      <w:bodyDiv w:val="1"/>
      <w:marLeft w:val="0"/>
      <w:marRight w:val="0"/>
      <w:marTop w:val="0"/>
      <w:marBottom w:val="0"/>
      <w:divBdr>
        <w:top w:val="none" w:sz="0" w:space="0" w:color="auto"/>
        <w:left w:val="none" w:sz="0" w:space="0" w:color="auto"/>
        <w:bottom w:val="none" w:sz="0" w:space="0" w:color="auto"/>
        <w:right w:val="none" w:sz="0" w:space="0" w:color="auto"/>
      </w:divBdr>
      <w:divsChild>
        <w:div w:id="83455918">
          <w:marLeft w:val="0"/>
          <w:marRight w:val="0"/>
          <w:marTop w:val="0"/>
          <w:marBottom w:val="0"/>
          <w:divBdr>
            <w:top w:val="none" w:sz="0" w:space="0" w:color="auto"/>
            <w:left w:val="none" w:sz="0" w:space="0" w:color="auto"/>
            <w:bottom w:val="none" w:sz="0" w:space="0" w:color="auto"/>
            <w:right w:val="none" w:sz="0" w:space="0" w:color="auto"/>
          </w:divBdr>
        </w:div>
        <w:div w:id="408886305">
          <w:marLeft w:val="0"/>
          <w:marRight w:val="0"/>
          <w:marTop w:val="0"/>
          <w:marBottom w:val="0"/>
          <w:divBdr>
            <w:top w:val="none" w:sz="0" w:space="0" w:color="auto"/>
            <w:left w:val="none" w:sz="0" w:space="0" w:color="auto"/>
            <w:bottom w:val="none" w:sz="0" w:space="0" w:color="auto"/>
            <w:right w:val="none" w:sz="0" w:space="0" w:color="auto"/>
          </w:divBdr>
        </w:div>
        <w:div w:id="693850507">
          <w:marLeft w:val="0"/>
          <w:marRight w:val="0"/>
          <w:marTop w:val="0"/>
          <w:marBottom w:val="0"/>
          <w:divBdr>
            <w:top w:val="none" w:sz="0" w:space="0" w:color="auto"/>
            <w:left w:val="none" w:sz="0" w:space="0" w:color="auto"/>
            <w:bottom w:val="none" w:sz="0" w:space="0" w:color="auto"/>
            <w:right w:val="none" w:sz="0" w:space="0" w:color="auto"/>
          </w:divBdr>
        </w:div>
        <w:div w:id="1758207151">
          <w:marLeft w:val="0"/>
          <w:marRight w:val="0"/>
          <w:marTop w:val="0"/>
          <w:marBottom w:val="0"/>
          <w:divBdr>
            <w:top w:val="none" w:sz="0" w:space="0" w:color="auto"/>
            <w:left w:val="none" w:sz="0" w:space="0" w:color="auto"/>
            <w:bottom w:val="none" w:sz="0" w:space="0" w:color="auto"/>
            <w:right w:val="none" w:sz="0" w:space="0" w:color="auto"/>
          </w:divBdr>
        </w:div>
      </w:divsChild>
    </w:div>
    <w:div w:id="703405808">
      <w:bodyDiv w:val="1"/>
      <w:marLeft w:val="0"/>
      <w:marRight w:val="0"/>
      <w:marTop w:val="0"/>
      <w:marBottom w:val="0"/>
      <w:divBdr>
        <w:top w:val="none" w:sz="0" w:space="0" w:color="auto"/>
        <w:left w:val="none" w:sz="0" w:space="0" w:color="auto"/>
        <w:bottom w:val="none" w:sz="0" w:space="0" w:color="auto"/>
        <w:right w:val="none" w:sz="0" w:space="0" w:color="auto"/>
      </w:divBdr>
    </w:div>
    <w:div w:id="722220807">
      <w:bodyDiv w:val="1"/>
      <w:marLeft w:val="0"/>
      <w:marRight w:val="0"/>
      <w:marTop w:val="0"/>
      <w:marBottom w:val="0"/>
      <w:divBdr>
        <w:top w:val="none" w:sz="0" w:space="0" w:color="auto"/>
        <w:left w:val="none" w:sz="0" w:space="0" w:color="auto"/>
        <w:bottom w:val="none" w:sz="0" w:space="0" w:color="auto"/>
        <w:right w:val="none" w:sz="0" w:space="0" w:color="auto"/>
      </w:divBdr>
    </w:div>
    <w:div w:id="734166248">
      <w:bodyDiv w:val="1"/>
      <w:marLeft w:val="0"/>
      <w:marRight w:val="0"/>
      <w:marTop w:val="0"/>
      <w:marBottom w:val="0"/>
      <w:divBdr>
        <w:top w:val="none" w:sz="0" w:space="0" w:color="auto"/>
        <w:left w:val="none" w:sz="0" w:space="0" w:color="auto"/>
        <w:bottom w:val="none" w:sz="0" w:space="0" w:color="auto"/>
        <w:right w:val="none" w:sz="0" w:space="0" w:color="auto"/>
      </w:divBdr>
      <w:divsChild>
        <w:div w:id="5793636">
          <w:marLeft w:val="0"/>
          <w:marRight w:val="0"/>
          <w:marTop w:val="0"/>
          <w:marBottom w:val="0"/>
          <w:divBdr>
            <w:top w:val="none" w:sz="0" w:space="0" w:color="auto"/>
            <w:left w:val="none" w:sz="0" w:space="0" w:color="auto"/>
            <w:bottom w:val="none" w:sz="0" w:space="0" w:color="auto"/>
            <w:right w:val="none" w:sz="0" w:space="0" w:color="auto"/>
          </w:divBdr>
        </w:div>
        <w:div w:id="153420516">
          <w:marLeft w:val="0"/>
          <w:marRight w:val="0"/>
          <w:marTop w:val="0"/>
          <w:marBottom w:val="0"/>
          <w:divBdr>
            <w:top w:val="none" w:sz="0" w:space="0" w:color="auto"/>
            <w:left w:val="none" w:sz="0" w:space="0" w:color="auto"/>
            <w:bottom w:val="none" w:sz="0" w:space="0" w:color="auto"/>
            <w:right w:val="none" w:sz="0" w:space="0" w:color="auto"/>
          </w:divBdr>
        </w:div>
        <w:div w:id="259412414">
          <w:marLeft w:val="0"/>
          <w:marRight w:val="0"/>
          <w:marTop w:val="0"/>
          <w:marBottom w:val="0"/>
          <w:divBdr>
            <w:top w:val="none" w:sz="0" w:space="0" w:color="auto"/>
            <w:left w:val="none" w:sz="0" w:space="0" w:color="auto"/>
            <w:bottom w:val="none" w:sz="0" w:space="0" w:color="auto"/>
            <w:right w:val="none" w:sz="0" w:space="0" w:color="auto"/>
          </w:divBdr>
        </w:div>
        <w:div w:id="329144322">
          <w:marLeft w:val="0"/>
          <w:marRight w:val="0"/>
          <w:marTop w:val="0"/>
          <w:marBottom w:val="0"/>
          <w:divBdr>
            <w:top w:val="none" w:sz="0" w:space="0" w:color="auto"/>
            <w:left w:val="none" w:sz="0" w:space="0" w:color="auto"/>
            <w:bottom w:val="none" w:sz="0" w:space="0" w:color="auto"/>
            <w:right w:val="none" w:sz="0" w:space="0" w:color="auto"/>
          </w:divBdr>
        </w:div>
        <w:div w:id="424424052">
          <w:marLeft w:val="0"/>
          <w:marRight w:val="0"/>
          <w:marTop w:val="0"/>
          <w:marBottom w:val="0"/>
          <w:divBdr>
            <w:top w:val="none" w:sz="0" w:space="0" w:color="auto"/>
            <w:left w:val="none" w:sz="0" w:space="0" w:color="auto"/>
            <w:bottom w:val="none" w:sz="0" w:space="0" w:color="auto"/>
            <w:right w:val="none" w:sz="0" w:space="0" w:color="auto"/>
          </w:divBdr>
        </w:div>
        <w:div w:id="1071275358">
          <w:marLeft w:val="0"/>
          <w:marRight w:val="0"/>
          <w:marTop w:val="0"/>
          <w:marBottom w:val="0"/>
          <w:divBdr>
            <w:top w:val="none" w:sz="0" w:space="0" w:color="auto"/>
            <w:left w:val="none" w:sz="0" w:space="0" w:color="auto"/>
            <w:bottom w:val="none" w:sz="0" w:space="0" w:color="auto"/>
            <w:right w:val="none" w:sz="0" w:space="0" w:color="auto"/>
          </w:divBdr>
        </w:div>
        <w:div w:id="1133407235">
          <w:marLeft w:val="0"/>
          <w:marRight w:val="0"/>
          <w:marTop w:val="0"/>
          <w:marBottom w:val="0"/>
          <w:divBdr>
            <w:top w:val="none" w:sz="0" w:space="0" w:color="auto"/>
            <w:left w:val="none" w:sz="0" w:space="0" w:color="auto"/>
            <w:bottom w:val="none" w:sz="0" w:space="0" w:color="auto"/>
            <w:right w:val="none" w:sz="0" w:space="0" w:color="auto"/>
          </w:divBdr>
        </w:div>
        <w:div w:id="1244299011">
          <w:marLeft w:val="0"/>
          <w:marRight w:val="0"/>
          <w:marTop w:val="0"/>
          <w:marBottom w:val="0"/>
          <w:divBdr>
            <w:top w:val="none" w:sz="0" w:space="0" w:color="auto"/>
            <w:left w:val="none" w:sz="0" w:space="0" w:color="auto"/>
            <w:bottom w:val="none" w:sz="0" w:space="0" w:color="auto"/>
            <w:right w:val="none" w:sz="0" w:space="0" w:color="auto"/>
          </w:divBdr>
        </w:div>
        <w:div w:id="1256085854">
          <w:marLeft w:val="0"/>
          <w:marRight w:val="0"/>
          <w:marTop w:val="0"/>
          <w:marBottom w:val="0"/>
          <w:divBdr>
            <w:top w:val="none" w:sz="0" w:space="0" w:color="auto"/>
            <w:left w:val="none" w:sz="0" w:space="0" w:color="auto"/>
            <w:bottom w:val="none" w:sz="0" w:space="0" w:color="auto"/>
            <w:right w:val="none" w:sz="0" w:space="0" w:color="auto"/>
          </w:divBdr>
        </w:div>
        <w:div w:id="1720470565">
          <w:marLeft w:val="0"/>
          <w:marRight w:val="0"/>
          <w:marTop w:val="0"/>
          <w:marBottom w:val="0"/>
          <w:divBdr>
            <w:top w:val="none" w:sz="0" w:space="0" w:color="auto"/>
            <w:left w:val="none" w:sz="0" w:space="0" w:color="auto"/>
            <w:bottom w:val="none" w:sz="0" w:space="0" w:color="auto"/>
            <w:right w:val="none" w:sz="0" w:space="0" w:color="auto"/>
          </w:divBdr>
        </w:div>
        <w:div w:id="1752699489">
          <w:marLeft w:val="0"/>
          <w:marRight w:val="0"/>
          <w:marTop w:val="0"/>
          <w:marBottom w:val="0"/>
          <w:divBdr>
            <w:top w:val="none" w:sz="0" w:space="0" w:color="auto"/>
            <w:left w:val="none" w:sz="0" w:space="0" w:color="auto"/>
            <w:bottom w:val="none" w:sz="0" w:space="0" w:color="auto"/>
            <w:right w:val="none" w:sz="0" w:space="0" w:color="auto"/>
          </w:divBdr>
        </w:div>
        <w:div w:id="1921452052">
          <w:marLeft w:val="0"/>
          <w:marRight w:val="0"/>
          <w:marTop w:val="0"/>
          <w:marBottom w:val="0"/>
          <w:divBdr>
            <w:top w:val="none" w:sz="0" w:space="0" w:color="auto"/>
            <w:left w:val="none" w:sz="0" w:space="0" w:color="auto"/>
            <w:bottom w:val="none" w:sz="0" w:space="0" w:color="auto"/>
            <w:right w:val="none" w:sz="0" w:space="0" w:color="auto"/>
          </w:divBdr>
        </w:div>
        <w:div w:id="2102027786">
          <w:marLeft w:val="0"/>
          <w:marRight w:val="0"/>
          <w:marTop w:val="0"/>
          <w:marBottom w:val="0"/>
          <w:divBdr>
            <w:top w:val="none" w:sz="0" w:space="0" w:color="auto"/>
            <w:left w:val="none" w:sz="0" w:space="0" w:color="auto"/>
            <w:bottom w:val="none" w:sz="0" w:space="0" w:color="auto"/>
            <w:right w:val="none" w:sz="0" w:space="0" w:color="auto"/>
          </w:divBdr>
        </w:div>
      </w:divsChild>
    </w:div>
    <w:div w:id="756094405">
      <w:bodyDiv w:val="1"/>
      <w:marLeft w:val="0"/>
      <w:marRight w:val="0"/>
      <w:marTop w:val="0"/>
      <w:marBottom w:val="0"/>
      <w:divBdr>
        <w:top w:val="none" w:sz="0" w:space="0" w:color="auto"/>
        <w:left w:val="none" w:sz="0" w:space="0" w:color="auto"/>
        <w:bottom w:val="none" w:sz="0" w:space="0" w:color="auto"/>
        <w:right w:val="none" w:sz="0" w:space="0" w:color="auto"/>
      </w:divBdr>
    </w:div>
    <w:div w:id="766972388">
      <w:bodyDiv w:val="1"/>
      <w:marLeft w:val="0"/>
      <w:marRight w:val="0"/>
      <w:marTop w:val="0"/>
      <w:marBottom w:val="0"/>
      <w:divBdr>
        <w:top w:val="none" w:sz="0" w:space="0" w:color="auto"/>
        <w:left w:val="none" w:sz="0" w:space="0" w:color="auto"/>
        <w:bottom w:val="none" w:sz="0" w:space="0" w:color="auto"/>
        <w:right w:val="none" w:sz="0" w:space="0" w:color="auto"/>
      </w:divBdr>
      <w:divsChild>
        <w:div w:id="60098869">
          <w:marLeft w:val="0"/>
          <w:marRight w:val="0"/>
          <w:marTop w:val="0"/>
          <w:marBottom w:val="0"/>
          <w:divBdr>
            <w:top w:val="none" w:sz="0" w:space="0" w:color="auto"/>
            <w:left w:val="none" w:sz="0" w:space="0" w:color="auto"/>
            <w:bottom w:val="none" w:sz="0" w:space="0" w:color="auto"/>
            <w:right w:val="none" w:sz="0" w:space="0" w:color="auto"/>
          </w:divBdr>
        </w:div>
        <w:div w:id="110978195">
          <w:marLeft w:val="0"/>
          <w:marRight w:val="0"/>
          <w:marTop w:val="0"/>
          <w:marBottom w:val="0"/>
          <w:divBdr>
            <w:top w:val="none" w:sz="0" w:space="0" w:color="auto"/>
            <w:left w:val="none" w:sz="0" w:space="0" w:color="auto"/>
            <w:bottom w:val="none" w:sz="0" w:space="0" w:color="auto"/>
            <w:right w:val="none" w:sz="0" w:space="0" w:color="auto"/>
          </w:divBdr>
        </w:div>
        <w:div w:id="213388858">
          <w:marLeft w:val="0"/>
          <w:marRight w:val="0"/>
          <w:marTop w:val="0"/>
          <w:marBottom w:val="0"/>
          <w:divBdr>
            <w:top w:val="none" w:sz="0" w:space="0" w:color="auto"/>
            <w:left w:val="none" w:sz="0" w:space="0" w:color="auto"/>
            <w:bottom w:val="none" w:sz="0" w:space="0" w:color="auto"/>
            <w:right w:val="none" w:sz="0" w:space="0" w:color="auto"/>
          </w:divBdr>
        </w:div>
        <w:div w:id="224486999">
          <w:marLeft w:val="0"/>
          <w:marRight w:val="0"/>
          <w:marTop w:val="0"/>
          <w:marBottom w:val="0"/>
          <w:divBdr>
            <w:top w:val="none" w:sz="0" w:space="0" w:color="auto"/>
            <w:left w:val="none" w:sz="0" w:space="0" w:color="auto"/>
            <w:bottom w:val="none" w:sz="0" w:space="0" w:color="auto"/>
            <w:right w:val="none" w:sz="0" w:space="0" w:color="auto"/>
          </w:divBdr>
        </w:div>
        <w:div w:id="247424605">
          <w:marLeft w:val="0"/>
          <w:marRight w:val="0"/>
          <w:marTop w:val="0"/>
          <w:marBottom w:val="0"/>
          <w:divBdr>
            <w:top w:val="none" w:sz="0" w:space="0" w:color="auto"/>
            <w:left w:val="none" w:sz="0" w:space="0" w:color="auto"/>
            <w:bottom w:val="none" w:sz="0" w:space="0" w:color="auto"/>
            <w:right w:val="none" w:sz="0" w:space="0" w:color="auto"/>
          </w:divBdr>
        </w:div>
        <w:div w:id="315302406">
          <w:marLeft w:val="0"/>
          <w:marRight w:val="0"/>
          <w:marTop w:val="0"/>
          <w:marBottom w:val="0"/>
          <w:divBdr>
            <w:top w:val="none" w:sz="0" w:space="0" w:color="auto"/>
            <w:left w:val="none" w:sz="0" w:space="0" w:color="auto"/>
            <w:bottom w:val="none" w:sz="0" w:space="0" w:color="auto"/>
            <w:right w:val="none" w:sz="0" w:space="0" w:color="auto"/>
          </w:divBdr>
        </w:div>
        <w:div w:id="324865837">
          <w:marLeft w:val="0"/>
          <w:marRight w:val="0"/>
          <w:marTop w:val="0"/>
          <w:marBottom w:val="0"/>
          <w:divBdr>
            <w:top w:val="none" w:sz="0" w:space="0" w:color="auto"/>
            <w:left w:val="none" w:sz="0" w:space="0" w:color="auto"/>
            <w:bottom w:val="none" w:sz="0" w:space="0" w:color="auto"/>
            <w:right w:val="none" w:sz="0" w:space="0" w:color="auto"/>
          </w:divBdr>
        </w:div>
        <w:div w:id="446701251">
          <w:marLeft w:val="0"/>
          <w:marRight w:val="0"/>
          <w:marTop w:val="0"/>
          <w:marBottom w:val="0"/>
          <w:divBdr>
            <w:top w:val="none" w:sz="0" w:space="0" w:color="auto"/>
            <w:left w:val="none" w:sz="0" w:space="0" w:color="auto"/>
            <w:bottom w:val="none" w:sz="0" w:space="0" w:color="auto"/>
            <w:right w:val="none" w:sz="0" w:space="0" w:color="auto"/>
          </w:divBdr>
        </w:div>
        <w:div w:id="497113559">
          <w:marLeft w:val="0"/>
          <w:marRight w:val="0"/>
          <w:marTop w:val="0"/>
          <w:marBottom w:val="0"/>
          <w:divBdr>
            <w:top w:val="none" w:sz="0" w:space="0" w:color="auto"/>
            <w:left w:val="none" w:sz="0" w:space="0" w:color="auto"/>
            <w:bottom w:val="none" w:sz="0" w:space="0" w:color="auto"/>
            <w:right w:val="none" w:sz="0" w:space="0" w:color="auto"/>
          </w:divBdr>
        </w:div>
        <w:div w:id="779179832">
          <w:marLeft w:val="0"/>
          <w:marRight w:val="0"/>
          <w:marTop w:val="0"/>
          <w:marBottom w:val="0"/>
          <w:divBdr>
            <w:top w:val="none" w:sz="0" w:space="0" w:color="auto"/>
            <w:left w:val="none" w:sz="0" w:space="0" w:color="auto"/>
            <w:bottom w:val="none" w:sz="0" w:space="0" w:color="auto"/>
            <w:right w:val="none" w:sz="0" w:space="0" w:color="auto"/>
          </w:divBdr>
        </w:div>
        <w:div w:id="842815818">
          <w:marLeft w:val="0"/>
          <w:marRight w:val="0"/>
          <w:marTop w:val="0"/>
          <w:marBottom w:val="0"/>
          <w:divBdr>
            <w:top w:val="none" w:sz="0" w:space="0" w:color="auto"/>
            <w:left w:val="none" w:sz="0" w:space="0" w:color="auto"/>
            <w:bottom w:val="none" w:sz="0" w:space="0" w:color="auto"/>
            <w:right w:val="none" w:sz="0" w:space="0" w:color="auto"/>
          </w:divBdr>
        </w:div>
        <w:div w:id="847329133">
          <w:marLeft w:val="0"/>
          <w:marRight w:val="0"/>
          <w:marTop w:val="0"/>
          <w:marBottom w:val="0"/>
          <w:divBdr>
            <w:top w:val="none" w:sz="0" w:space="0" w:color="auto"/>
            <w:left w:val="none" w:sz="0" w:space="0" w:color="auto"/>
            <w:bottom w:val="none" w:sz="0" w:space="0" w:color="auto"/>
            <w:right w:val="none" w:sz="0" w:space="0" w:color="auto"/>
          </w:divBdr>
        </w:div>
        <w:div w:id="854155096">
          <w:marLeft w:val="0"/>
          <w:marRight w:val="0"/>
          <w:marTop w:val="0"/>
          <w:marBottom w:val="0"/>
          <w:divBdr>
            <w:top w:val="none" w:sz="0" w:space="0" w:color="auto"/>
            <w:left w:val="none" w:sz="0" w:space="0" w:color="auto"/>
            <w:bottom w:val="none" w:sz="0" w:space="0" w:color="auto"/>
            <w:right w:val="none" w:sz="0" w:space="0" w:color="auto"/>
          </w:divBdr>
        </w:div>
        <w:div w:id="918564652">
          <w:marLeft w:val="0"/>
          <w:marRight w:val="0"/>
          <w:marTop w:val="0"/>
          <w:marBottom w:val="0"/>
          <w:divBdr>
            <w:top w:val="none" w:sz="0" w:space="0" w:color="auto"/>
            <w:left w:val="none" w:sz="0" w:space="0" w:color="auto"/>
            <w:bottom w:val="none" w:sz="0" w:space="0" w:color="auto"/>
            <w:right w:val="none" w:sz="0" w:space="0" w:color="auto"/>
          </w:divBdr>
        </w:div>
        <w:div w:id="951472050">
          <w:marLeft w:val="0"/>
          <w:marRight w:val="0"/>
          <w:marTop w:val="0"/>
          <w:marBottom w:val="0"/>
          <w:divBdr>
            <w:top w:val="none" w:sz="0" w:space="0" w:color="auto"/>
            <w:left w:val="none" w:sz="0" w:space="0" w:color="auto"/>
            <w:bottom w:val="none" w:sz="0" w:space="0" w:color="auto"/>
            <w:right w:val="none" w:sz="0" w:space="0" w:color="auto"/>
          </w:divBdr>
        </w:div>
        <w:div w:id="1107387969">
          <w:marLeft w:val="0"/>
          <w:marRight w:val="0"/>
          <w:marTop w:val="0"/>
          <w:marBottom w:val="0"/>
          <w:divBdr>
            <w:top w:val="none" w:sz="0" w:space="0" w:color="auto"/>
            <w:left w:val="none" w:sz="0" w:space="0" w:color="auto"/>
            <w:bottom w:val="none" w:sz="0" w:space="0" w:color="auto"/>
            <w:right w:val="none" w:sz="0" w:space="0" w:color="auto"/>
          </w:divBdr>
        </w:div>
        <w:div w:id="1110512649">
          <w:marLeft w:val="0"/>
          <w:marRight w:val="0"/>
          <w:marTop w:val="0"/>
          <w:marBottom w:val="0"/>
          <w:divBdr>
            <w:top w:val="none" w:sz="0" w:space="0" w:color="auto"/>
            <w:left w:val="none" w:sz="0" w:space="0" w:color="auto"/>
            <w:bottom w:val="none" w:sz="0" w:space="0" w:color="auto"/>
            <w:right w:val="none" w:sz="0" w:space="0" w:color="auto"/>
          </w:divBdr>
        </w:div>
        <w:div w:id="1148549954">
          <w:marLeft w:val="0"/>
          <w:marRight w:val="0"/>
          <w:marTop w:val="0"/>
          <w:marBottom w:val="0"/>
          <w:divBdr>
            <w:top w:val="none" w:sz="0" w:space="0" w:color="auto"/>
            <w:left w:val="none" w:sz="0" w:space="0" w:color="auto"/>
            <w:bottom w:val="none" w:sz="0" w:space="0" w:color="auto"/>
            <w:right w:val="none" w:sz="0" w:space="0" w:color="auto"/>
          </w:divBdr>
        </w:div>
        <w:div w:id="1194879773">
          <w:marLeft w:val="0"/>
          <w:marRight w:val="0"/>
          <w:marTop w:val="0"/>
          <w:marBottom w:val="0"/>
          <w:divBdr>
            <w:top w:val="none" w:sz="0" w:space="0" w:color="auto"/>
            <w:left w:val="none" w:sz="0" w:space="0" w:color="auto"/>
            <w:bottom w:val="none" w:sz="0" w:space="0" w:color="auto"/>
            <w:right w:val="none" w:sz="0" w:space="0" w:color="auto"/>
          </w:divBdr>
        </w:div>
        <w:div w:id="1288125359">
          <w:marLeft w:val="0"/>
          <w:marRight w:val="0"/>
          <w:marTop w:val="0"/>
          <w:marBottom w:val="0"/>
          <w:divBdr>
            <w:top w:val="none" w:sz="0" w:space="0" w:color="auto"/>
            <w:left w:val="none" w:sz="0" w:space="0" w:color="auto"/>
            <w:bottom w:val="none" w:sz="0" w:space="0" w:color="auto"/>
            <w:right w:val="none" w:sz="0" w:space="0" w:color="auto"/>
          </w:divBdr>
        </w:div>
        <w:div w:id="1316646287">
          <w:marLeft w:val="0"/>
          <w:marRight w:val="0"/>
          <w:marTop w:val="0"/>
          <w:marBottom w:val="0"/>
          <w:divBdr>
            <w:top w:val="none" w:sz="0" w:space="0" w:color="auto"/>
            <w:left w:val="none" w:sz="0" w:space="0" w:color="auto"/>
            <w:bottom w:val="none" w:sz="0" w:space="0" w:color="auto"/>
            <w:right w:val="none" w:sz="0" w:space="0" w:color="auto"/>
          </w:divBdr>
        </w:div>
        <w:div w:id="1335764595">
          <w:marLeft w:val="0"/>
          <w:marRight w:val="0"/>
          <w:marTop w:val="0"/>
          <w:marBottom w:val="0"/>
          <w:divBdr>
            <w:top w:val="none" w:sz="0" w:space="0" w:color="auto"/>
            <w:left w:val="none" w:sz="0" w:space="0" w:color="auto"/>
            <w:bottom w:val="none" w:sz="0" w:space="0" w:color="auto"/>
            <w:right w:val="none" w:sz="0" w:space="0" w:color="auto"/>
          </w:divBdr>
        </w:div>
        <w:div w:id="1360160201">
          <w:marLeft w:val="0"/>
          <w:marRight w:val="0"/>
          <w:marTop w:val="0"/>
          <w:marBottom w:val="0"/>
          <w:divBdr>
            <w:top w:val="none" w:sz="0" w:space="0" w:color="auto"/>
            <w:left w:val="none" w:sz="0" w:space="0" w:color="auto"/>
            <w:bottom w:val="none" w:sz="0" w:space="0" w:color="auto"/>
            <w:right w:val="none" w:sz="0" w:space="0" w:color="auto"/>
          </w:divBdr>
        </w:div>
        <w:div w:id="1393308635">
          <w:marLeft w:val="0"/>
          <w:marRight w:val="0"/>
          <w:marTop w:val="0"/>
          <w:marBottom w:val="0"/>
          <w:divBdr>
            <w:top w:val="none" w:sz="0" w:space="0" w:color="auto"/>
            <w:left w:val="none" w:sz="0" w:space="0" w:color="auto"/>
            <w:bottom w:val="none" w:sz="0" w:space="0" w:color="auto"/>
            <w:right w:val="none" w:sz="0" w:space="0" w:color="auto"/>
          </w:divBdr>
        </w:div>
        <w:div w:id="1394082231">
          <w:marLeft w:val="0"/>
          <w:marRight w:val="0"/>
          <w:marTop w:val="0"/>
          <w:marBottom w:val="0"/>
          <w:divBdr>
            <w:top w:val="none" w:sz="0" w:space="0" w:color="auto"/>
            <w:left w:val="none" w:sz="0" w:space="0" w:color="auto"/>
            <w:bottom w:val="none" w:sz="0" w:space="0" w:color="auto"/>
            <w:right w:val="none" w:sz="0" w:space="0" w:color="auto"/>
          </w:divBdr>
        </w:div>
        <w:div w:id="1771201211">
          <w:marLeft w:val="0"/>
          <w:marRight w:val="0"/>
          <w:marTop w:val="0"/>
          <w:marBottom w:val="0"/>
          <w:divBdr>
            <w:top w:val="none" w:sz="0" w:space="0" w:color="auto"/>
            <w:left w:val="none" w:sz="0" w:space="0" w:color="auto"/>
            <w:bottom w:val="none" w:sz="0" w:space="0" w:color="auto"/>
            <w:right w:val="none" w:sz="0" w:space="0" w:color="auto"/>
          </w:divBdr>
        </w:div>
        <w:div w:id="1848322866">
          <w:marLeft w:val="0"/>
          <w:marRight w:val="0"/>
          <w:marTop w:val="0"/>
          <w:marBottom w:val="0"/>
          <w:divBdr>
            <w:top w:val="none" w:sz="0" w:space="0" w:color="auto"/>
            <w:left w:val="none" w:sz="0" w:space="0" w:color="auto"/>
            <w:bottom w:val="none" w:sz="0" w:space="0" w:color="auto"/>
            <w:right w:val="none" w:sz="0" w:space="0" w:color="auto"/>
          </w:divBdr>
        </w:div>
        <w:div w:id="1928420536">
          <w:marLeft w:val="0"/>
          <w:marRight w:val="0"/>
          <w:marTop w:val="0"/>
          <w:marBottom w:val="0"/>
          <w:divBdr>
            <w:top w:val="none" w:sz="0" w:space="0" w:color="auto"/>
            <w:left w:val="none" w:sz="0" w:space="0" w:color="auto"/>
            <w:bottom w:val="none" w:sz="0" w:space="0" w:color="auto"/>
            <w:right w:val="none" w:sz="0" w:space="0" w:color="auto"/>
          </w:divBdr>
        </w:div>
        <w:div w:id="2089421421">
          <w:marLeft w:val="0"/>
          <w:marRight w:val="0"/>
          <w:marTop w:val="0"/>
          <w:marBottom w:val="0"/>
          <w:divBdr>
            <w:top w:val="none" w:sz="0" w:space="0" w:color="auto"/>
            <w:left w:val="none" w:sz="0" w:space="0" w:color="auto"/>
            <w:bottom w:val="none" w:sz="0" w:space="0" w:color="auto"/>
            <w:right w:val="none" w:sz="0" w:space="0" w:color="auto"/>
          </w:divBdr>
        </w:div>
      </w:divsChild>
    </w:div>
    <w:div w:id="808397622">
      <w:bodyDiv w:val="1"/>
      <w:marLeft w:val="0"/>
      <w:marRight w:val="0"/>
      <w:marTop w:val="0"/>
      <w:marBottom w:val="0"/>
      <w:divBdr>
        <w:top w:val="none" w:sz="0" w:space="0" w:color="auto"/>
        <w:left w:val="none" w:sz="0" w:space="0" w:color="auto"/>
        <w:bottom w:val="none" w:sz="0" w:space="0" w:color="auto"/>
        <w:right w:val="none" w:sz="0" w:space="0" w:color="auto"/>
      </w:divBdr>
    </w:div>
    <w:div w:id="812528043">
      <w:bodyDiv w:val="1"/>
      <w:marLeft w:val="0"/>
      <w:marRight w:val="0"/>
      <w:marTop w:val="0"/>
      <w:marBottom w:val="0"/>
      <w:divBdr>
        <w:top w:val="none" w:sz="0" w:space="0" w:color="auto"/>
        <w:left w:val="none" w:sz="0" w:space="0" w:color="auto"/>
        <w:bottom w:val="none" w:sz="0" w:space="0" w:color="auto"/>
        <w:right w:val="none" w:sz="0" w:space="0" w:color="auto"/>
      </w:divBdr>
      <w:divsChild>
        <w:div w:id="336733875">
          <w:marLeft w:val="0"/>
          <w:marRight w:val="0"/>
          <w:marTop w:val="0"/>
          <w:marBottom w:val="0"/>
          <w:divBdr>
            <w:top w:val="none" w:sz="0" w:space="0" w:color="auto"/>
            <w:left w:val="none" w:sz="0" w:space="0" w:color="auto"/>
            <w:bottom w:val="none" w:sz="0" w:space="0" w:color="auto"/>
            <w:right w:val="none" w:sz="0" w:space="0" w:color="auto"/>
          </w:divBdr>
        </w:div>
        <w:div w:id="378280669">
          <w:marLeft w:val="0"/>
          <w:marRight w:val="0"/>
          <w:marTop w:val="0"/>
          <w:marBottom w:val="0"/>
          <w:divBdr>
            <w:top w:val="none" w:sz="0" w:space="0" w:color="auto"/>
            <w:left w:val="none" w:sz="0" w:space="0" w:color="auto"/>
            <w:bottom w:val="none" w:sz="0" w:space="0" w:color="auto"/>
            <w:right w:val="none" w:sz="0" w:space="0" w:color="auto"/>
          </w:divBdr>
        </w:div>
        <w:div w:id="824202316">
          <w:marLeft w:val="0"/>
          <w:marRight w:val="0"/>
          <w:marTop w:val="0"/>
          <w:marBottom w:val="0"/>
          <w:divBdr>
            <w:top w:val="none" w:sz="0" w:space="0" w:color="auto"/>
            <w:left w:val="none" w:sz="0" w:space="0" w:color="auto"/>
            <w:bottom w:val="none" w:sz="0" w:space="0" w:color="auto"/>
            <w:right w:val="none" w:sz="0" w:space="0" w:color="auto"/>
          </w:divBdr>
        </w:div>
        <w:div w:id="861817462">
          <w:marLeft w:val="0"/>
          <w:marRight w:val="0"/>
          <w:marTop w:val="0"/>
          <w:marBottom w:val="0"/>
          <w:divBdr>
            <w:top w:val="none" w:sz="0" w:space="0" w:color="auto"/>
            <w:left w:val="none" w:sz="0" w:space="0" w:color="auto"/>
            <w:bottom w:val="none" w:sz="0" w:space="0" w:color="auto"/>
            <w:right w:val="none" w:sz="0" w:space="0" w:color="auto"/>
          </w:divBdr>
        </w:div>
        <w:div w:id="1751148545">
          <w:marLeft w:val="0"/>
          <w:marRight w:val="0"/>
          <w:marTop w:val="0"/>
          <w:marBottom w:val="0"/>
          <w:divBdr>
            <w:top w:val="none" w:sz="0" w:space="0" w:color="auto"/>
            <w:left w:val="none" w:sz="0" w:space="0" w:color="auto"/>
            <w:bottom w:val="none" w:sz="0" w:space="0" w:color="auto"/>
            <w:right w:val="none" w:sz="0" w:space="0" w:color="auto"/>
          </w:divBdr>
        </w:div>
      </w:divsChild>
    </w:div>
    <w:div w:id="822547695">
      <w:bodyDiv w:val="1"/>
      <w:marLeft w:val="0"/>
      <w:marRight w:val="0"/>
      <w:marTop w:val="0"/>
      <w:marBottom w:val="0"/>
      <w:divBdr>
        <w:top w:val="none" w:sz="0" w:space="0" w:color="auto"/>
        <w:left w:val="none" w:sz="0" w:space="0" w:color="auto"/>
        <w:bottom w:val="none" w:sz="0" w:space="0" w:color="auto"/>
        <w:right w:val="none" w:sz="0" w:space="0" w:color="auto"/>
      </w:divBdr>
    </w:div>
    <w:div w:id="841356459">
      <w:bodyDiv w:val="1"/>
      <w:marLeft w:val="0"/>
      <w:marRight w:val="0"/>
      <w:marTop w:val="0"/>
      <w:marBottom w:val="0"/>
      <w:divBdr>
        <w:top w:val="none" w:sz="0" w:space="0" w:color="auto"/>
        <w:left w:val="none" w:sz="0" w:space="0" w:color="auto"/>
        <w:bottom w:val="none" w:sz="0" w:space="0" w:color="auto"/>
        <w:right w:val="none" w:sz="0" w:space="0" w:color="auto"/>
      </w:divBdr>
      <w:divsChild>
        <w:div w:id="248656981">
          <w:marLeft w:val="0"/>
          <w:marRight w:val="0"/>
          <w:marTop w:val="0"/>
          <w:marBottom w:val="0"/>
          <w:divBdr>
            <w:top w:val="none" w:sz="0" w:space="0" w:color="auto"/>
            <w:left w:val="none" w:sz="0" w:space="0" w:color="auto"/>
            <w:bottom w:val="none" w:sz="0" w:space="0" w:color="auto"/>
            <w:right w:val="none" w:sz="0" w:space="0" w:color="auto"/>
          </w:divBdr>
          <w:divsChild>
            <w:div w:id="33891241">
              <w:marLeft w:val="0"/>
              <w:marRight w:val="0"/>
              <w:marTop w:val="0"/>
              <w:marBottom w:val="0"/>
              <w:divBdr>
                <w:top w:val="none" w:sz="0" w:space="0" w:color="auto"/>
                <w:left w:val="none" w:sz="0" w:space="0" w:color="auto"/>
                <w:bottom w:val="none" w:sz="0" w:space="0" w:color="auto"/>
                <w:right w:val="none" w:sz="0" w:space="0" w:color="auto"/>
              </w:divBdr>
              <w:divsChild>
                <w:div w:id="1513837294">
                  <w:marLeft w:val="0"/>
                  <w:marRight w:val="0"/>
                  <w:marTop w:val="0"/>
                  <w:marBottom w:val="0"/>
                  <w:divBdr>
                    <w:top w:val="none" w:sz="0" w:space="0" w:color="auto"/>
                    <w:left w:val="none" w:sz="0" w:space="0" w:color="auto"/>
                    <w:bottom w:val="none" w:sz="0" w:space="0" w:color="auto"/>
                    <w:right w:val="none" w:sz="0" w:space="0" w:color="auto"/>
                  </w:divBdr>
                  <w:divsChild>
                    <w:div w:id="603803242">
                      <w:marLeft w:val="0"/>
                      <w:marRight w:val="0"/>
                      <w:marTop w:val="0"/>
                      <w:marBottom w:val="0"/>
                      <w:divBdr>
                        <w:top w:val="none" w:sz="0" w:space="0" w:color="auto"/>
                        <w:left w:val="none" w:sz="0" w:space="0" w:color="auto"/>
                        <w:bottom w:val="none" w:sz="0" w:space="0" w:color="auto"/>
                        <w:right w:val="none" w:sz="0" w:space="0" w:color="auto"/>
                      </w:divBdr>
                      <w:divsChild>
                        <w:div w:id="6254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706139">
          <w:marLeft w:val="0"/>
          <w:marRight w:val="0"/>
          <w:marTop w:val="0"/>
          <w:marBottom w:val="0"/>
          <w:divBdr>
            <w:top w:val="none" w:sz="0" w:space="0" w:color="auto"/>
            <w:left w:val="none" w:sz="0" w:space="0" w:color="auto"/>
            <w:bottom w:val="none" w:sz="0" w:space="0" w:color="auto"/>
            <w:right w:val="none" w:sz="0" w:space="0" w:color="auto"/>
          </w:divBdr>
          <w:divsChild>
            <w:div w:id="519248174">
              <w:marLeft w:val="0"/>
              <w:marRight w:val="0"/>
              <w:marTop w:val="0"/>
              <w:marBottom w:val="0"/>
              <w:divBdr>
                <w:top w:val="none" w:sz="0" w:space="0" w:color="auto"/>
                <w:left w:val="none" w:sz="0" w:space="0" w:color="auto"/>
                <w:bottom w:val="none" w:sz="0" w:space="0" w:color="auto"/>
                <w:right w:val="none" w:sz="0" w:space="0" w:color="auto"/>
              </w:divBdr>
              <w:divsChild>
                <w:div w:id="244531245">
                  <w:marLeft w:val="0"/>
                  <w:marRight w:val="0"/>
                  <w:marTop w:val="75"/>
                  <w:marBottom w:val="0"/>
                  <w:divBdr>
                    <w:top w:val="none" w:sz="0" w:space="0" w:color="auto"/>
                    <w:left w:val="none" w:sz="0" w:space="0" w:color="auto"/>
                    <w:bottom w:val="none" w:sz="0" w:space="0" w:color="auto"/>
                    <w:right w:val="none" w:sz="0" w:space="0" w:color="auto"/>
                  </w:divBdr>
                  <w:divsChild>
                    <w:div w:id="100952198">
                      <w:marLeft w:val="0"/>
                      <w:marRight w:val="0"/>
                      <w:marTop w:val="0"/>
                      <w:marBottom w:val="0"/>
                      <w:divBdr>
                        <w:top w:val="none" w:sz="0" w:space="0" w:color="auto"/>
                        <w:left w:val="none" w:sz="0" w:space="0" w:color="auto"/>
                        <w:bottom w:val="none" w:sz="0" w:space="0" w:color="auto"/>
                        <w:right w:val="none" w:sz="0" w:space="0" w:color="auto"/>
                      </w:divBdr>
                      <w:divsChild>
                        <w:div w:id="126858232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82340247">
                  <w:marLeft w:val="0"/>
                  <w:marRight w:val="0"/>
                  <w:marTop w:val="0"/>
                  <w:marBottom w:val="150"/>
                  <w:divBdr>
                    <w:top w:val="none" w:sz="0" w:space="0" w:color="auto"/>
                    <w:left w:val="none" w:sz="0" w:space="0" w:color="auto"/>
                    <w:bottom w:val="none" w:sz="0" w:space="0" w:color="auto"/>
                    <w:right w:val="none" w:sz="0" w:space="0" w:color="auto"/>
                  </w:divBdr>
                  <w:divsChild>
                    <w:div w:id="63545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695861">
          <w:marLeft w:val="0"/>
          <w:marRight w:val="0"/>
          <w:marTop w:val="0"/>
          <w:marBottom w:val="0"/>
          <w:divBdr>
            <w:top w:val="none" w:sz="0" w:space="0" w:color="auto"/>
            <w:left w:val="none" w:sz="0" w:space="0" w:color="auto"/>
            <w:bottom w:val="none" w:sz="0" w:space="0" w:color="auto"/>
            <w:right w:val="none" w:sz="0" w:space="0" w:color="auto"/>
          </w:divBdr>
          <w:divsChild>
            <w:div w:id="79104156">
              <w:marLeft w:val="0"/>
              <w:marRight w:val="0"/>
              <w:marTop w:val="0"/>
              <w:marBottom w:val="0"/>
              <w:divBdr>
                <w:top w:val="none" w:sz="0" w:space="0" w:color="auto"/>
                <w:left w:val="none" w:sz="0" w:space="0" w:color="auto"/>
                <w:bottom w:val="none" w:sz="0" w:space="0" w:color="auto"/>
                <w:right w:val="none" w:sz="0" w:space="0" w:color="auto"/>
              </w:divBdr>
              <w:divsChild>
                <w:div w:id="942299956">
                  <w:marLeft w:val="0"/>
                  <w:marRight w:val="0"/>
                  <w:marTop w:val="0"/>
                  <w:marBottom w:val="0"/>
                  <w:divBdr>
                    <w:top w:val="none" w:sz="0" w:space="0" w:color="auto"/>
                    <w:left w:val="none" w:sz="0" w:space="0" w:color="auto"/>
                    <w:bottom w:val="none" w:sz="0" w:space="0" w:color="auto"/>
                    <w:right w:val="none" w:sz="0" w:space="0" w:color="auto"/>
                  </w:divBdr>
                  <w:divsChild>
                    <w:div w:id="1740589573">
                      <w:marLeft w:val="0"/>
                      <w:marRight w:val="0"/>
                      <w:marTop w:val="0"/>
                      <w:marBottom w:val="0"/>
                      <w:divBdr>
                        <w:top w:val="none" w:sz="0" w:space="0" w:color="auto"/>
                        <w:left w:val="none" w:sz="0" w:space="0" w:color="auto"/>
                        <w:bottom w:val="none" w:sz="0" w:space="0" w:color="auto"/>
                        <w:right w:val="none" w:sz="0" w:space="0" w:color="auto"/>
                      </w:divBdr>
                      <w:divsChild>
                        <w:div w:id="87543626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572082">
      <w:bodyDiv w:val="1"/>
      <w:marLeft w:val="0"/>
      <w:marRight w:val="0"/>
      <w:marTop w:val="0"/>
      <w:marBottom w:val="0"/>
      <w:divBdr>
        <w:top w:val="none" w:sz="0" w:space="0" w:color="auto"/>
        <w:left w:val="none" w:sz="0" w:space="0" w:color="auto"/>
        <w:bottom w:val="none" w:sz="0" w:space="0" w:color="auto"/>
        <w:right w:val="none" w:sz="0" w:space="0" w:color="auto"/>
      </w:divBdr>
    </w:div>
    <w:div w:id="854659586">
      <w:bodyDiv w:val="1"/>
      <w:marLeft w:val="0"/>
      <w:marRight w:val="0"/>
      <w:marTop w:val="0"/>
      <w:marBottom w:val="0"/>
      <w:divBdr>
        <w:top w:val="none" w:sz="0" w:space="0" w:color="auto"/>
        <w:left w:val="none" w:sz="0" w:space="0" w:color="auto"/>
        <w:bottom w:val="none" w:sz="0" w:space="0" w:color="auto"/>
        <w:right w:val="none" w:sz="0" w:space="0" w:color="auto"/>
      </w:divBdr>
      <w:divsChild>
        <w:div w:id="95489516">
          <w:marLeft w:val="0"/>
          <w:marRight w:val="0"/>
          <w:marTop w:val="0"/>
          <w:marBottom w:val="0"/>
          <w:divBdr>
            <w:top w:val="none" w:sz="0" w:space="0" w:color="auto"/>
            <w:left w:val="none" w:sz="0" w:space="0" w:color="auto"/>
            <w:bottom w:val="none" w:sz="0" w:space="0" w:color="auto"/>
            <w:right w:val="none" w:sz="0" w:space="0" w:color="auto"/>
          </w:divBdr>
        </w:div>
        <w:div w:id="1175460752">
          <w:marLeft w:val="0"/>
          <w:marRight w:val="0"/>
          <w:marTop w:val="0"/>
          <w:marBottom w:val="0"/>
          <w:divBdr>
            <w:top w:val="none" w:sz="0" w:space="0" w:color="auto"/>
            <w:left w:val="none" w:sz="0" w:space="0" w:color="auto"/>
            <w:bottom w:val="none" w:sz="0" w:space="0" w:color="auto"/>
            <w:right w:val="none" w:sz="0" w:space="0" w:color="auto"/>
          </w:divBdr>
        </w:div>
        <w:div w:id="1266159509">
          <w:marLeft w:val="0"/>
          <w:marRight w:val="0"/>
          <w:marTop w:val="0"/>
          <w:marBottom w:val="0"/>
          <w:divBdr>
            <w:top w:val="none" w:sz="0" w:space="0" w:color="auto"/>
            <w:left w:val="none" w:sz="0" w:space="0" w:color="auto"/>
            <w:bottom w:val="none" w:sz="0" w:space="0" w:color="auto"/>
            <w:right w:val="none" w:sz="0" w:space="0" w:color="auto"/>
          </w:divBdr>
        </w:div>
        <w:div w:id="1524514726">
          <w:marLeft w:val="0"/>
          <w:marRight w:val="0"/>
          <w:marTop w:val="0"/>
          <w:marBottom w:val="0"/>
          <w:divBdr>
            <w:top w:val="none" w:sz="0" w:space="0" w:color="auto"/>
            <w:left w:val="none" w:sz="0" w:space="0" w:color="auto"/>
            <w:bottom w:val="none" w:sz="0" w:space="0" w:color="auto"/>
            <w:right w:val="none" w:sz="0" w:space="0" w:color="auto"/>
          </w:divBdr>
        </w:div>
        <w:div w:id="1630937986">
          <w:marLeft w:val="0"/>
          <w:marRight w:val="0"/>
          <w:marTop w:val="0"/>
          <w:marBottom w:val="0"/>
          <w:divBdr>
            <w:top w:val="none" w:sz="0" w:space="0" w:color="auto"/>
            <w:left w:val="none" w:sz="0" w:space="0" w:color="auto"/>
            <w:bottom w:val="none" w:sz="0" w:space="0" w:color="auto"/>
            <w:right w:val="none" w:sz="0" w:space="0" w:color="auto"/>
          </w:divBdr>
        </w:div>
        <w:div w:id="1782846381">
          <w:marLeft w:val="0"/>
          <w:marRight w:val="0"/>
          <w:marTop w:val="0"/>
          <w:marBottom w:val="0"/>
          <w:divBdr>
            <w:top w:val="none" w:sz="0" w:space="0" w:color="auto"/>
            <w:left w:val="none" w:sz="0" w:space="0" w:color="auto"/>
            <w:bottom w:val="none" w:sz="0" w:space="0" w:color="auto"/>
            <w:right w:val="none" w:sz="0" w:space="0" w:color="auto"/>
          </w:divBdr>
        </w:div>
      </w:divsChild>
    </w:div>
    <w:div w:id="879778920">
      <w:bodyDiv w:val="1"/>
      <w:marLeft w:val="0"/>
      <w:marRight w:val="0"/>
      <w:marTop w:val="0"/>
      <w:marBottom w:val="0"/>
      <w:divBdr>
        <w:top w:val="none" w:sz="0" w:space="0" w:color="auto"/>
        <w:left w:val="none" w:sz="0" w:space="0" w:color="auto"/>
        <w:bottom w:val="none" w:sz="0" w:space="0" w:color="auto"/>
        <w:right w:val="none" w:sz="0" w:space="0" w:color="auto"/>
      </w:divBdr>
    </w:div>
    <w:div w:id="914557507">
      <w:bodyDiv w:val="1"/>
      <w:marLeft w:val="0"/>
      <w:marRight w:val="0"/>
      <w:marTop w:val="0"/>
      <w:marBottom w:val="0"/>
      <w:divBdr>
        <w:top w:val="none" w:sz="0" w:space="0" w:color="auto"/>
        <w:left w:val="none" w:sz="0" w:space="0" w:color="auto"/>
        <w:bottom w:val="none" w:sz="0" w:space="0" w:color="auto"/>
        <w:right w:val="none" w:sz="0" w:space="0" w:color="auto"/>
      </w:divBdr>
    </w:div>
    <w:div w:id="926420703">
      <w:bodyDiv w:val="1"/>
      <w:marLeft w:val="0"/>
      <w:marRight w:val="0"/>
      <w:marTop w:val="0"/>
      <w:marBottom w:val="0"/>
      <w:divBdr>
        <w:top w:val="none" w:sz="0" w:space="0" w:color="auto"/>
        <w:left w:val="none" w:sz="0" w:space="0" w:color="auto"/>
        <w:bottom w:val="none" w:sz="0" w:space="0" w:color="auto"/>
        <w:right w:val="none" w:sz="0" w:space="0" w:color="auto"/>
      </w:divBdr>
      <w:divsChild>
        <w:div w:id="226065579">
          <w:marLeft w:val="0"/>
          <w:marRight w:val="0"/>
          <w:marTop w:val="0"/>
          <w:marBottom w:val="0"/>
          <w:divBdr>
            <w:top w:val="none" w:sz="0" w:space="0" w:color="auto"/>
            <w:left w:val="none" w:sz="0" w:space="0" w:color="auto"/>
            <w:bottom w:val="none" w:sz="0" w:space="0" w:color="auto"/>
            <w:right w:val="none" w:sz="0" w:space="0" w:color="auto"/>
          </w:divBdr>
        </w:div>
        <w:div w:id="336152743">
          <w:marLeft w:val="0"/>
          <w:marRight w:val="0"/>
          <w:marTop w:val="0"/>
          <w:marBottom w:val="0"/>
          <w:divBdr>
            <w:top w:val="none" w:sz="0" w:space="0" w:color="auto"/>
            <w:left w:val="none" w:sz="0" w:space="0" w:color="auto"/>
            <w:bottom w:val="none" w:sz="0" w:space="0" w:color="auto"/>
            <w:right w:val="none" w:sz="0" w:space="0" w:color="auto"/>
          </w:divBdr>
        </w:div>
        <w:div w:id="1014111930">
          <w:marLeft w:val="0"/>
          <w:marRight w:val="0"/>
          <w:marTop w:val="0"/>
          <w:marBottom w:val="0"/>
          <w:divBdr>
            <w:top w:val="none" w:sz="0" w:space="0" w:color="auto"/>
            <w:left w:val="none" w:sz="0" w:space="0" w:color="auto"/>
            <w:bottom w:val="none" w:sz="0" w:space="0" w:color="auto"/>
            <w:right w:val="none" w:sz="0" w:space="0" w:color="auto"/>
          </w:divBdr>
        </w:div>
        <w:div w:id="1148865195">
          <w:marLeft w:val="0"/>
          <w:marRight w:val="0"/>
          <w:marTop w:val="0"/>
          <w:marBottom w:val="0"/>
          <w:divBdr>
            <w:top w:val="none" w:sz="0" w:space="0" w:color="auto"/>
            <w:left w:val="none" w:sz="0" w:space="0" w:color="auto"/>
            <w:bottom w:val="none" w:sz="0" w:space="0" w:color="auto"/>
            <w:right w:val="none" w:sz="0" w:space="0" w:color="auto"/>
          </w:divBdr>
        </w:div>
        <w:div w:id="1201823253">
          <w:marLeft w:val="0"/>
          <w:marRight w:val="0"/>
          <w:marTop w:val="0"/>
          <w:marBottom w:val="0"/>
          <w:divBdr>
            <w:top w:val="none" w:sz="0" w:space="0" w:color="auto"/>
            <w:left w:val="none" w:sz="0" w:space="0" w:color="auto"/>
            <w:bottom w:val="none" w:sz="0" w:space="0" w:color="auto"/>
            <w:right w:val="none" w:sz="0" w:space="0" w:color="auto"/>
          </w:divBdr>
        </w:div>
        <w:div w:id="1733507111">
          <w:marLeft w:val="0"/>
          <w:marRight w:val="0"/>
          <w:marTop w:val="0"/>
          <w:marBottom w:val="0"/>
          <w:divBdr>
            <w:top w:val="none" w:sz="0" w:space="0" w:color="auto"/>
            <w:left w:val="none" w:sz="0" w:space="0" w:color="auto"/>
            <w:bottom w:val="none" w:sz="0" w:space="0" w:color="auto"/>
            <w:right w:val="none" w:sz="0" w:space="0" w:color="auto"/>
          </w:divBdr>
        </w:div>
        <w:div w:id="2023316263">
          <w:marLeft w:val="0"/>
          <w:marRight w:val="0"/>
          <w:marTop w:val="0"/>
          <w:marBottom w:val="0"/>
          <w:divBdr>
            <w:top w:val="none" w:sz="0" w:space="0" w:color="auto"/>
            <w:left w:val="none" w:sz="0" w:space="0" w:color="auto"/>
            <w:bottom w:val="none" w:sz="0" w:space="0" w:color="auto"/>
            <w:right w:val="none" w:sz="0" w:space="0" w:color="auto"/>
          </w:divBdr>
        </w:div>
      </w:divsChild>
    </w:div>
    <w:div w:id="948120428">
      <w:bodyDiv w:val="1"/>
      <w:marLeft w:val="0"/>
      <w:marRight w:val="0"/>
      <w:marTop w:val="0"/>
      <w:marBottom w:val="0"/>
      <w:divBdr>
        <w:top w:val="none" w:sz="0" w:space="0" w:color="auto"/>
        <w:left w:val="none" w:sz="0" w:space="0" w:color="auto"/>
        <w:bottom w:val="none" w:sz="0" w:space="0" w:color="auto"/>
        <w:right w:val="none" w:sz="0" w:space="0" w:color="auto"/>
      </w:divBdr>
    </w:div>
    <w:div w:id="959725527">
      <w:bodyDiv w:val="1"/>
      <w:marLeft w:val="0"/>
      <w:marRight w:val="0"/>
      <w:marTop w:val="0"/>
      <w:marBottom w:val="0"/>
      <w:divBdr>
        <w:top w:val="none" w:sz="0" w:space="0" w:color="auto"/>
        <w:left w:val="none" w:sz="0" w:space="0" w:color="auto"/>
        <w:bottom w:val="none" w:sz="0" w:space="0" w:color="auto"/>
        <w:right w:val="none" w:sz="0" w:space="0" w:color="auto"/>
      </w:divBdr>
    </w:div>
    <w:div w:id="966278083">
      <w:bodyDiv w:val="1"/>
      <w:marLeft w:val="0"/>
      <w:marRight w:val="0"/>
      <w:marTop w:val="0"/>
      <w:marBottom w:val="0"/>
      <w:divBdr>
        <w:top w:val="none" w:sz="0" w:space="0" w:color="auto"/>
        <w:left w:val="none" w:sz="0" w:space="0" w:color="auto"/>
        <w:bottom w:val="none" w:sz="0" w:space="0" w:color="auto"/>
        <w:right w:val="none" w:sz="0" w:space="0" w:color="auto"/>
      </w:divBdr>
    </w:div>
    <w:div w:id="999161991">
      <w:bodyDiv w:val="1"/>
      <w:marLeft w:val="0"/>
      <w:marRight w:val="0"/>
      <w:marTop w:val="0"/>
      <w:marBottom w:val="0"/>
      <w:divBdr>
        <w:top w:val="none" w:sz="0" w:space="0" w:color="auto"/>
        <w:left w:val="none" w:sz="0" w:space="0" w:color="auto"/>
        <w:bottom w:val="none" w:sz="0" w:space="0" w:color="auto"/>
        <w:right w:val="none" w:sz="0" w:space="0" w:color="auto"/>
      </w:divBdr>
    </w:div>
    <w:div w:id="1023359245">
      <w:bodyDiv w:val="1"/>
      <w:marLeft w:val="0"/>
      <w:marRight w:val="0"/>
      <w:marTop w:val="0"/>
      <w:marBottom w:val="0"/>
      <w:divBdr>
        <w:top w:val="none" w:sz="0" w:space="0" w:color="auto"/>
        <w:left w:val="none" w:sz="0" w:space="0" w:color="auto"/>
        <w:bottom w:val="none" w:sz="0" w:space="0" w:color="auto"/>
        <w:right w:val="none" w:sz="0" w:space="0" w:color="auto"/>
      </w:divBdr>
      <w:divsChild>
        <w:div w:id="308678659">
          <w:marLeft w:val="0"/>
          <w:marRight w:val="0"/>
          <w:marTop w:val="0"/>
          <w:marBottom w:val="0"/>
          <w:divBdr>
            <w:top w:val="none" w:sz="0" w:space="0" w:color="auto"/>
            <w:left w:val="none" w:sz="0" w:space="0" w:color="auto"/>
            <w:bottom w:val="none" w:sz="0" w:space="0" w:color="auto"/>
            <w:right w:val="none" w:sz="0" w:space="0" w:color="auto"/>
          </w:divBdr>
        </w:div>
        <w:div w:id="806045402">
          <w:marLeft w:val="0"/>
          <w:marRight w:val="0"/>
          <w:marTop w:val="0"/>
          <w:marBottom w:val="0"/>
          <w:divBdr>
            <w:top w:val="none" w:sz="0" w:space="0" w:color="auto"/>
            <w:left w:val="none" w:sz="0" w:space="0" w:color="auto"/>
            <w:bottom w:val="none" w:sz="0" w:space="0" w:color="auto"/>
            <w:right w:val="none" w:sz="0" w:space="0" w:color="auto"/>
          </w:divBdr>
        </w:div>
        <w:div w:id="1301229768">
          <w:marLeft w:val="0"/>
          <w:marRight w:val="0"/>
          <w:marTop w:val="0"/>
          <w:marBottom w:val="0"/>
          <w:divBdr>
            <w:top w:val="none" w:sz="0" w:space="0" w:color="auto"/>
            <w:left w:val="none" w:sz="0" w:space="0" w:color="auto"/>
            <w:bottom w:val="none" w:sz="0" w:space="0" w:color="auto"/>
            <w:right w:val="none" w:sz="0" w:space="0" w:color="auto"/>
          </w:divBdr>
        </w:div>
        <w:div w:id="1877113732">
          <w:marLeft w:val="0"/>
          <w:marRight w:val="0"/>
          <w:marTop w:val="0"/>
          <w:marBottom w:val="0"/>
          <w:divBdr>
            <w:top w:val="none" w:sz="0" w:space="0" w:color="auto"/>
            <w:left w:val="none" w:sz="0" w:space="0" w:color="auto"/>
            <w:bottom w:val="none" w:sz="0" w:space="0" w:color="auto"/>
            <w:right w:val="none" w:sz="0" w:space="0" w:color="auto"/>
          </w:divBdr>
        </w:div>
      </w:divsChild>
    </w:div>
    <w:div w:id="1042748502">
      <w:bodyDiv w:val="1"/>
      <w:marLeft w:val="0"/>
      <w:marRight w:val="0"/>
      <w:marTop w:val="0"/>
      <w:marBottom w:val="0"/>
      <w:divBdr>
        <w:top w:val="none" w:sz="0" w:space="0" w:color="auto"/>
        <w:left w:val="none" w:sz="0" w:space="0" w:color="auto"/>
        <w:bottom w:val="none" w:sz="0" w:space="0" w:color="auto"/>
        <w:right w:val="none" w:sz="0" w:space="0" w:color="auto"/>
      </w:divBdr>
    </w:div>
    <w:div w:id="1046297022">
      <w:bodyDiv w:val="1"/>
      <w:marLeft w:val="0"/>
      <w:marRight w:val="0"/>
      <w:marTop w:val="0"/>
      <w:marBottom w:val="0"/>
      <w:divBdr>
        <w:top w:val="none" w:sz="0" w:space="0" w:color="auto"/>
        <w:left w:val="none" w:sz="0" w:space="0" w:color="auto"/>
        <w:bottom w:val="none" w:sz="0" w:space="0" w:color="auto"/>
        <w:right w:val="none" w:sz="0" w:space="0" w:color="auto"/>
      </w:divBdr>
      <w:divsChild>
        <w:div w:id="516189610">
          <w:marLeft w:val="0"/>
          <w:marRight w:val="0"/>
          <w:marTop w:val="0"/>
          <w:marBottom w:val="0"/>
          <w:divBdr>
            <w:top w:val="none" w:sz="0" w:space="0" w:color="auto"/>
            <w:left w:val="none" w:sz="0" w:space="0" w:color="auto"/>
            <w:bottom w:val="none" w:sz="0" w:space="0" w:color="auto"/>
            <w:right w:val="none" w:sz="0" w:space="0" w:color="auto"/>
          </w:divBdr>
        </w:div>
        <w:div w:id="683703276">
          <w:marLeft w:val="0"/>
          <w:marRight w:val="0"/>
          <w:marTop w:val="0"/>
          <w:marBottom w:val="0"/>
          <w:divBdr>
            <w:top w:val="none" w:sz="0" w:space="0" w:color="auto"/>
            <w:left w:val="none" w:sz="0" w:space="0" w:color="auto"/>
            <w:bottom w:val="none" w:sz="0" w:space="0" w:color="auto"/>
            <w:right w:val="none" w:sz="0" w:space="0" w:color="auto"/>
          </w:divBdr>
        </w:div>
        <w:div w:id="700859539">
          <w:marLeft w:val="0"/>
          <w:marRight w:val="0"/>
          <w:marTop w:val="0"/>
          <w:marBottom w:val="0"/>
          <w:divBdr>
            <w:top w:val="none" w:sz="0" w:space="0" w:color="auto"/>
            <w:left w:val="none" w:sz="0" w:space="0" w:color="auto"/>
            <w:bottom w:val="none" w:sz="0" w:space="0" w:color="auto"/>
            <w:right w:val="none" w:sz="0" w:space="0" w:color="auto"/>
          </w:divBdr>
        </w:div>
        <w:div w:id="1015957702">
          <w:marLeft w:val="0"/>
          <w:marRight w:val="0"/>
          <w:marTop w:val="0"/>
          <w:marBottom w:val="0"/>
          <w:divBdr>
            <w:top w:val="none" w:sz="0" w:space="0" w:color="auto"/>
            <w:left w:val="none" w:sz="0" w:space="0" w:color="auto"/>
            <w:bottom w:val="none" w:sz="0" w:space="0" w:color="auto"/>
            <w:right w:val="none" w:sz="0" w:space="0" w:color="auto"/>
          </w:divBdr>
        </w:div>
        <w:div w:id="1354646138">
          <w:marLeft w:val="0"/>
          <w:marRight w:val="0"/>
          <w:marTop w:val="0"/>
          <w:marBottom w:val="0"/>
          <w:divBdr>
            <w:top w:val="none" w:sz="0" w:space="0" w:color="auto"/>
            <w:left w:val="none" w:sz="0" w:space="0" w:color="auto"/>
            <w:bottom w:val="none" w:sz="0" w:space="0" w:color="auto"/>
            <w:right w:val="none" w:sz="0" w:space="0" w:color="auto"/>
          </w:divBdr>
        </w:div>
        <w:div w:id="1660302968">
          <w:marLeft w:val="0"/>
          <w:marRight w:val="0"/>
          <w:marTop w:val="0"/>
          <w:marBottom w:val="0"/>
          <w:divBdr>
            <w:top w:val="none" w:sz="0" w:space="0" w:color="auto"/>
            <w:left w:val="none" w:sz="0" w:space="0" w:color="auto"/>
            <w:bottom w:val="none" w:sz="0" w:space="0" w:color="auto"/>
            <w:right w:val="none" w:sz="0" w:space="0" w:color="auto"/>
          </w:divBdr>
        </w:div>
        <w:div w:id="1660385626">
          <w:marLeft w:val="0"/>
          <w:marRight w:val="0"/>
          <w:marTop w:val="0"/>
          <w:marBottom w:val="0"/>
          <w:divBdr>
            <w:top w:val="none" w:sz="0" w:space="0" w:color="auto"/>
            <w:left w:val="none" w:sz="0" w:space="0" w:color="auto"/>
            <w:bottom w:val="none" w:sz="0" w:space="0" w:color="auto"/>
            <w:right w:val="none" w:sz="0" w:space="0" w:color="auto"/>
          </w:divBdr>
        </w:div>
        <w:div w:id="1665545735">
          <w:marLeft w:val="0"/>
          <w:marRight w:val="0"/>
          <w:marTop w:val="0"/>
          <w:marBottom w:val="0"/>
          <w:divBdr>
            <w:top w:val="none" w:sz="0" w:space="0" w:color="auto"/>
            <w:left w:val="none" w:sz="0" w:space="0" w:color="auto"/>
            <w:bottom w:val="none" w:sz="0" w:space="0" w:color="auto"/>
            <w:right w:val="none" w:sz="0" w:space="0" w:color="auto"/>
          </w:divBdr>
        </w:div>
      </w:divsChild>
    </w:div>
    <w:div w:id="1068531223">
      <w:bodyDiv w:val="1"/>
      <w:marLeft w:val="0"/>
      <w:marRight w:val="0"/>
      <w:marTop w:val="0"/>
      <w:marBottom w:val="0"/>
      <w:divBdr>
        <w:top w:val="none" w:sz="0" w:space="0" w:color="auto"/>
        <w:left w:val="none" w:sz="0" w:space="0" w:color="auto"/>
        <w:bottom w:val="none" w:sz="0" w:space="0" w:color="auto"/>
        <w:right w:val="none" w:sz="0" w:space="0" w:color="auto"/>
      </w:divBdr>
      <w:divsChild>
        <w:div w:id="1187208590">
          <w:marLeft w:val="0"/>
          <w:marRight w:val="0"/>
          <w:marTop w:val="0"/>
          <w:marBottom w:val="0"/>
          <w:divBdr>
            <w:top w:val="none" w:sz="0" w:space="0" w:color="auto"/>
            <w:left w:val="none" w:sz="0" w:space="0" w:color="auto"/>
            <w:bottom w:val="none" w:sz="0" w:space="0" w:color="auto"/>
            <w:right w:val="none" w:sz="0" w:space="0" w:color="auto"/>
          </w:divBdr>
        </w:div>
        <w:div w:id="1429617783">
          <w:marLeft w:val="0"/>
          <w:marRight w:val="0"/>
          <w:marTop w:val="0"/>
          <w:marBottom w:val="0"/>
          <w:divBdr>
            <w:top w:val="none" w:sz="0" w:space="0" w:color="auto"/>
            <w:left w:val="none" w:sz="0" w:space="0" w:color="auto"/>
            <w:bottom w:val="none" w:sz="0" w:space="0" w:color="auto"/>
            <w:right w:val="none" w:sz="0" w:space="0" w:color="auto"/>
          </w:divBdr>
        </w:div>
        <w:div w:id="1945722665">
          <w:marLeft w:val="0"/>
          <w:marRight w:val="0"/>
          <w:marTop w:val="0"/>
          <w:marBottom w:val="0"/>
          <w:divBdr>
            <w:top w:val="none" w:sz="0" w:space="0" w:color="auto"/>
            <w:left w:val="none" w:sz="0" w:space="0" w:color="auto"/>
            <w:bottom w:val="none" w:sz="0" w:space="0" w:color="auto"/>
            <w:right w:val="none" w:sz="0" w:space="0" w:color="auto"/>
          </w:divBdr>
        </w:div>
      </w:divsChild>
    </w:div>
    <w:div w:id="1075708370">
      <w:bodyDiv w:val="1"/>
      <w:marLeft w:val="0"/>
      <w:marRight w:val="0"/>
      <w:marTop w:val="0"/>
      <w:marBottom w:val="0"/>
      <w:divBdr>
        <w:top w:val="none" w:sz="0" w:space="0" w:color="auto"/>
        <w:left w:val="none" w:sz="0" w:space="0" w:color="auto"/>
        <w:bottom w:val="none" w:sz="0" w:space="0" w:color="auto"/>
        <w:right w:val="none" w:sz="0" w:space="0" w:color="auto"/>
      </w:divBdr>
      <w:divsChild>
        <w:div w:id="124206072">
          <w:marLeft w:val="0"/>
          <w:marRight w:val="0"/>
          <w:marTop w:val="0"/>
          <w:marBottom w:val="0"/>
          <w:divBdr>
            <w:top w:val="none" w:sz="0" w:space="0" w:color="auto"/>
            <w:left w:val="none" w:sz="0" w:space="0" w:color="auto"/>
            <w:bottom w:val="none" w:sz="0" w:space="0" w:color="auto"/>
            <w:right w:val="none" w:sz="0" w:space="0" w:color="auto"/>
          </w:divBdr>
        </w:div>
        <w:div w:id="898443657">
          <w:marLeft w:val="0"/>
          <w:marRight w:val="0"/>
          <w:marTop w:val="0"/>
          <w:marBottom w:val="0"/>
          <w:divBdr>
            <w:top w:val="none" w:sz="0" w:space="0" w:color="auto"/>
            <w:left w:val="none" w:sz="0" w:space="0" w:color="auto"/>
            <w:bottom w:val="none" w:sz="0" w:space="0" w:color="auto"/>
            <w:right w:val="none" w:sz="0" w:space="0" w:color="auto"/>
          </w:divBdr>
        </w:div>
        <w:div w:id="903565512">
          <w:marLeft w:val="0"/>
          <w:marRight w:val="0"/>
          <w:marTop w:val="0"/>
          <w:marBottom w:val="0"/>
          <w:divBdr>
            <w:top w:val="none" w:sz="0" w:space="0" w:color="auto"/>
            <w:left w:val="none" w:sz="0" w:space="0" w:color="auto"/>
            <w:bottom w:val="none" w:sz="0" w:space="0" w:color="auto"/>
            <w:right w:val="none" w:sz="0" w:space="0" w:color="auto"/>
          </w:divBdr>
        </w:div>
        <w:div w:id="943002234">
          <w:marLeft w:val="0"/>
          <w:marRight w:val="0"/>
          <w:marTop w:val="0"/>
          <w:marBottom w:val="0"/>
          <w:divBdr>
            <w:top w:val="none" w:sz="0" w:space="0" w:color="auto"/>
            <w:left w:val="none" w:sz="0" w:space="0" w:color="auto"/>
            <w:bottom w:val="none" w:sz="0" w:space="0" w:color="auto"/>
            <w:right w:val="none" w:sz="0" w:space="0" w:color="auto"/>
          </w:divBdr>
        </w:div>
        <w:div w:id="1842698021">
          <w:marLeft w:val="0"/>
          <w:marRight w:val="0"/>
          <w:marTop w:val="0"/>
          <w:marBottom w:val="0"/>
          <w:divBdr>
            <w:top w:val="none" w:sz="0" w:space="0" w:color="auto"/>
            <w:left w:val="none" w:sz="0" w:space="0" w:color="auto"/>
            <w:bottom w:val="none" w:sz="0" w:space="0" w:color="auto"/>
            <w:right w:val="none" w:sz="0" w:space="0" w:color="auto"/>
          </w:divBdr>
        </w:div>
        <w:div w:id="2126650248">
          <w:marLeft w:val="0"/>
          <w:marRight w:val="0"/>
          <w:marTop w:val="0"/>
          <w:marBottom w:val="0"/>
          <w:divBdr>
            <w:top w:val="none" w:sz="0" w:space="0" w:color="auto"/>
            <w:left w:val="none" w:sz="0" w:space="0" w:color="auto"/>
            <w:bottom w:val="none" w:sz="0" w:space="0" w:color="auto"/>
            <w:right w:val="none" w:sz="0" w:space="0" w:color="auto"/>
          </w:divBdr>
        </w:div>
      </w:divsChild>
    </w:div>
    <w:div w:id="1081292111">
      <w:bodyDiv w:val="1"/>
      <w:marLeft w:val="0"/>
      <w:marRight w:val="0"/>
      <w:marTop w:val="0"/>
      <w:marBottom w:val="0"/>
      <w:divBdr>
        <w:top w:val="none" w:sz="0" w:space="0" w:color="auto"/>
        <w:left w:val="none" w:sz="0" w:space="0" w:color="auto"/>
        <w:bottom w:val="none" w:sz="0" w:space="0" w:color="auto"/>
        <w:right w:val="none" w:sz="0" w:space="0" w:color="auto"/>
      </w:divBdr>
      <w:divsChild>
        <w:div w:id="5790356">
          <w:marLeft w:val="0"/>
          <w:marRight w:val="0"/>
          <w:marTop w:val="0"/>
          <w:marBottom w:val="0"/>
          <w:divBdr>
            <w:top w:val="none" w:sz="0" w:space="0" w:color="auto"/>
            <w:left w:val="none" w:sz="0" w:space="0" w:color="auto"/>
            <w:bottom w:val="none" w:sz="0" w:space="0" w:color="auto"/>
            <w:right w:val="none" w:sz="0" w:space="0" w:color="auto"/>
          </w:divBdr>
        </w:div>
        <w:div w:id="456875833">
          <w:marLeft w:val="0"/>
          <w:marRight w:val="0"/>
          <w:marTop w:val="0"/>
          <w:marBottom w:val="0"/>
          <w:divBdr>
            <w:top w:val="none" w:sz="0" w:space="0" w:color="auto"/>
            <w:left w:val="none" w:sz="0" w:space="0" w:color="auto"/>
            <w:bottom w:val="none" w:sz="0" w:space="0" w:color="auto"/>
            <w:right w:val="none" w:sz="0" w:space="0" w:color="auto"/>
          </w:divBdr>
        </w:div>
        <w:div w:id="474641786">
          <w:marLeft w:val="0"/>
          <w:marRight w:val="0"/>
          <w:marTop w:val="0"/>
          <w:marBottom w:val="0"/>
          <w:divBdr>
            <w:top w:val="none" w:sz="0" w:space="0" w:color="auto"/>
            <w:left w:val="none" w:sz="0" w:space="0" w:color="auto"/>
            <w:bottom w:val="none" w:sz="0" w:space="0" w:color="auto"/>
            <w:right w:val="none" w:sz="0" w:space="0" w:color="auto"/>
          </w:divBdr>
        </w:div>
        <w:div w:id="507141615">
          <w:marLeft w:val="0"/>
          <w:marRight w:val="0"/>
          <w:marTop w:val="0"/>
          <w:marBottom w:val="0"/>
          <w:divBdr>
            <w:top w:val="none" w:sz="0" w:space="0" w:color="auto"/>
            <w:left w:val="none" w:sz="0" w:space="0" w:color="auto"/>
            <w:bottom w:val="none" w:sz="0" w:space="0" w:color="auto"/>
            <w:right w:val="none" w:sz="0" w:space="0" w:color="auto"/>
          </w:divBdr>
        </w:div>
        <w:div w:id="530459355">
          <w:marLeft w:val="0"/>
          <w:marRight w:val="0"/>
          <w:marTop w:val="0"/>
          <w:marBottom w:val="0"/>
          <w:divBdr>
            <w:top w:val="none" w:sz="0" w:space="0" w:color="auto"/>
            <w:left w:val="none" w:sz="0" w:space="0" w:color="auto"/>
            <w:bottom w:val="none" w:sz="0" w:space="0" w:color="auto"/>
            <w:right w:val="none" w:sz="0" w:space="0" w:color="auto"/>
          </w:divBdr>
        </w:div>
        <w:div w:id="578905099">
          <w:marLeft w:val="0"/>
          <w:marRight w:val="0"/>
          <w:marTop w:val="0"/>
          <w:marBottom w:val="0"/>
          <w:divBdr>
            <w:top w:val="none" w:sz="0" w:space="0" w:color="auto"/>
            <w:left w:val="none" w:sz="0" w:space="0" w:color="auto"/>
            <w:bottom w:val="none" w:sz="0" w:space="0" w:color="auto"/>
            <w:right w:val="none" w:sz="0" w:space="0" w:color="auto"/>
          </w:divBdr>
        </w:div>
        <w:div w:id="708997687">
          <w:marLeft w:val="0"/>
          <w:marRight w:val="0"/>
          <w:marTop w:val="0"/>
          <w:marBottom w:val="0"/>
          <w:divBdr>
            <w:top w:val="none" w:sz="0" w:space="0" w:color="auto"/>
            <w:left w:val="none" w:sz="0" w:space="0" w:color="auto"/>
            <w:bottom w:val="none" w:sz="0" w:space="0" w:color="auto"/>
            <w:right w:val="none" w:sz="0" w:space="0" w:color="auto"/>
          </w:divBdr>
        </w:div>
        <w:div w:id="717357791">
          <w:marLeft w:val="0"/>
          <w:marRight w:val="0"/>
          <w:marTop w:val="0"/>
          <w:marBottom w:val="0"/>
          <w:divBdr>
            <w:top w:val="none" w:sz="0" w:space="0" w:color="auto"/>
            <w:left w:val="none" w:sz="0" w:space="0" w:color="auto"/>
            <w:bottom w:val="none" w:sz="0" w:space="0" w:color="auto"/>
            <w:right w:val="none" w:sz="0" w:space="0" w:color="auto"/>
          </w:divBdr>
        </w:div>
        <w:div w:id="760106301">
          <w:marLeft w:val="0"/>
          <w:marRight w:val="0"/>
          <w:marTop w:val="0"/>
          <w:marBottom w:val="0"/>
          <w:divBdr>
            <w:top w:val="none" w:sz="0" w:space="0" w:color="auto"/>
            <w:left w:val="none" w:sz="0" w:space="0" w:color="auto"/>
            <w:bottom w:val="none" w:sz="0" w:space="0" w:color="auto"/>
            <w:right w:val="none" w:sz="0" w:space="0" w:color="auto"/>
          </w:divBdr>
        </w:div>
        <w:div w:id="784621166">
          <w:marLeft w:val="0"/>
          <w:marRight w:val="0"/>
          <w:marTop w:val="0"/>
          <w:marBottom w:val="0"/>
          <w:divBdr>
            <w:top w:val="none" w:sz="0" w:space="0" w:color="auto"/>
            <w:left w:val="none" w:sz="0" w:space="0" w:color="auto"/>
            <w:bottom w:val="none" w:sz="0" w:space="0" w:color="auto"/>
            <w:right w:val="none" w:sz="0" w:space="0" w:color="auto"/>
          </w:divBdr>
        </w:div>
        <w:div w:id="857616875">
          <w:marLeft w:val="0"/>
          <w:marRight w:val="0"/>
          <w:marTop w:val="0"/>
          <w:marBottom w:val="0"/>
          <w:divBdr>
            <w:top w:val="none" w:sz="0" w:space="0" w:color="auto"/>
            <w:left w:val="none" w:sz="0" w:space="0" w:color="auto"/>
            <w:bottom w:val="none" w:sz="0" w:space="0" w:color="auto"/>
            <w:right w:val="none" w:sz="0" w:space="0" w:color="auto"/>
          </w:divBdr>
        </w:div>
        <w:div w:id="985934366">
          <w:marLeft w:val="0"/>
          <w:marRight w:val="0"/>
          <w:marTop w:val="0"/>
          <w:marBottom w:val="0"/>
          <w:divBdr>
            <w:top w:val="none" w:sz="0" w:space="0" w:color="auto"/>
            <w:left w:val="none" w:sz="0" w:space="0" w:color="auto"/>
            <w:bottom w:val="none" w:sz="0" w:space="0" w:color="auto"/>
            <w:right w:val="none" w:sz="0" w:space="0" w:color="auto"/>
          </w:divBdr>
        </w:div>
        <w:div w:id="1122307284">
          <w:marLeft w:val="0"/>
          <w:marRight w:val="0"/>
          <w:marTop w:val="0"/>
          <w:marBottom w:val="0"/>
          <w:divBdr>
            <w:top w:val="none" w:sz="0" w:space="0" w:color="auto"/>
            <w:left w:val="none" w:sz="0" w:space="0" w:color="auto"/>
            <w:bottom w:val="none" w:sz="0" w:space="0" w:color="auto"/>
            <w:right w:val="none" w:sz="0" w:space="0" w:color="auto"/>
          </w:divBdr>
        </w:div>
        <w:div w:id="1180924665">
          <w:marLeft w:val="0"/>
          <w:marRight w:val="0"/>
          <w:marTop w:val="0"/>
          <w:marBottom w:val="0"/>
          <w:divBdr>
            <w:top w:val="none" w:sz="0" w:space="0" w:color="auto"/>
            <w:left w:val="none" w:sz="0" w:space="0" w:color="auto"/>
            <w:bottom w:val="none" w:sz="0" w:space="0" w:color="auto"/>
            <w:right w:val="none" w:sz="0" w:space="0" w:color="auto"/>
          </w:divBdr>
        </w:div>
        <w:div w:id="1257204981">
          <w:marLeft w:val="0"/>
          <w:marRight w:val="0"/>
          <w:marTop w:val="0"/>
          <w:marBottom w:val="0"/>
          <w:divBdr>
            <w:top w:val="none" w:sz="0" w:space="0" w:color="auto"/>
            <w:left w:val="none" w:sz="0" w:space="0" w:color="auto"/>
            <w:bottom w:val="none" w:sz="0" w:space="0" w:color="auto"/>
            <w:right w:val="none" w:sz="0" w:space="0" w:color="auto"/>
          </w:divBdr>
        </w:div>
        <w:div w:id="1938636478">
          <w:marLeft w:val="0"/>
          <w:marRight w:val="0"/>
          <w:marTop w:val="0"/>
          <w:marBottom w:val="0"/>
          <w:divBdr>
            <w:top w:val="none" w:sz="0" w:space="0" w:color="auto"/>
            <w:left w:val="none" w:sz="0" w:space="0" w:color="auto"/>
            <w:bottom w:val="none" w:sz="0" w:space="0" w:color="auto"/>
            <w:right w:val="none" w:sz="0" w:space="0" w:color="auto"/>
          </w:divBdr>
        </w:div>
      </w:divsChild>
    </w:div>
    <w:div w:id="1083262424">
      <w:bodyDiv w:val="1"/>
      <w:marLeft w:val="0"/>
      <w:marRight w:val="0"/>
      <w:marTop w:val="0"/>
      <w:marBottom w:val="0"/>
      <w:divBdr>
        <w:top w:val="none" w:sz="0" w:space="0" w:color="auto"/>
        <w:left w:val="none" w:sz="0" w:space="0" w:color="auto"/>
        <w:bottom w:val="none" w:sz="0" w:space="0" w:color="auto"/>
        <w:right w:val="none" w:sz="0" w:space="0" w:color="auto"/>
      </w:divBdr>
      <w:divsChild>
        <w:div w:id="57092202">
          <w:marLeft w:val="0"/>
          <w:marRight w:val="0"/>
          <w:marTop w:val="0"/>
          <w:marBottom w:val="0"/>
          <w:divBdr>
            <w:top w:val="none" w:sz="0" w:space="0" w:color="auto"/>
            <w:left w:val="none" w:sz="0" w:space="0" w:color="auto"/>
            <w:bottom w:val="none" w:sz="0" w:space="0" w:color="auto"/>
            <w:right w:val="none" w:sz="0" w:space="0" w:color="auto"/>
          </w:divBdr>
        </w:div>
        <w:div w:id="443966019">
          <w:marLeft w:val="0"/>
          <w:marRight w:val="0"/>
          <w:marTop w:val="0"/>
          <w:marBottom w:val="0"/>
          <w:divBdr>
            <w:top w:val="none" w:sz="0" w:space="0" w:color="auto"/>
            <w:left w:val="none" w:sz="0" w:space="0" w:color="auto"/>
            <w:bottom w:val="none" w:sz="0" w:space="0" w:color="auto"/>
            <w:right w:val="none" w:sz="0" w:space="0" w:color="auto"/>
          </w:divBdr>
        </w:div>
        <w:div w:id="583995836">
          <w:marLeft w:val="0"/>
          <w:marRight w:val="0"/>
          <w:marTop w:val="0"/>
          <w:marBottom w:val="0"/>
          <w:divBdr>
            <w:top w:val="none" w:sz="0" w:space="0" w:color="auto"/>
            <w:left w:val="none" w:sz="0" w:space="0" w:color="auto"/>
            <w:bottom w:val="none" w:sz="0" w:space="0" w:color="auto"/>
            <w:right w:val="none" w:sz="0" w:space="0" w:color="auto"/>
          </w:divBdr>
        </w:div>
        <w:div w:id="888608543">
          <w:marLeft w:val="0"/>
          <w:marRight w:val="0"/>
          <w:marTop w:val="0"/>
          <w:marBottom w:val="0"/>
          <w:divBdr>
            <w:top w:val="none" w:sz="0" w:space="0" w:color="auto"/>
            <w:left w:val="none" w:sz="0" w:space="0" w:color="auto"/>
            <w:bottom w:val="none" w:sz="0" w:space="0" w:color="auto"/>
            <w:right w:val="none" w:sz="0" w:space="0" w:color="auto"/>
          </w:divBdr>
        </w:div>
        <w:div w:id="1007512668">
          <w:marLeft w:val="0"/>
          <w:marRight w:val="0"/>
          <w:marTop w:val="0"/>
          <w:marBottom w:val="0"/>
          <w:divBdr>
            <w:top w:val="none" w:sz="0" w:space="0" w:color="auto"/>
            <w:left w:val="none" w:sz="0" w:space="0" w:color="auto"/>
            <w:bottom w:val="none" w:sz="0" w:space="0" w:color="auto"/>
            <w:right w:val="none" w:sz="0" w:space="0" w:color="auto"/>
          </w:divBdr>
        </w:div>
        <w:div w:id="1310330456">
          <w:marLeft w:val="0"/>
          <w:marRight w:val="0"/>
          <w:marTop w:val="0"/>
          <w:marBottom w:val="0"/>
          <w:divBdr>
            <w:top w:val="none" w:sz="0" w:space="0" w:color="auto"/>
            <w:left w:val="none" w:sz="0" w:space="0" w:color="auto"/>
            <w:bottom w:val="none" w:sz="0" w:space="0" w:color="auto"/>
            <w:right w:val="none" w:sz="0" w:space="0" w:color="auto"/>
          </w:divBdr>
        </w:div>
        <w:div w:id="1628857466">
          <w:marLeft w:val="0"/>
          <w:marRight w:val="0"/>
          <w:marTop w:val="0"/>
          <w:marBottom w:val="0"/>
          <w:divBdr>
            <w:top w:val="none" w:sz="0" w:space="0" w:color="auto"/>
            <w:left w:val="none" w:sz="0" w:space="0" w:color="auto"/>
            <w:bottom w:val="none" w:sz="0" w:space="0" w:color="auto"/>
            <w:right w:val="none" w:sz="0" w:space="0" w:color="auto"/>
          </w:divBdr>
        </w:div>
        <w:div w:id="1895849945">
          <w:marLeft w:val="0"/>
          <w:marRight w:val="0"/>
          <w:marTop w:val="0"/>
          <w:marBottom w:val="0"/>
          <w:divBdr>
            <w:top w:val="none" w:sz="0" w:space="0" w:color="auto"/>
            <w:left w:val="none" w:sz="0" w:space="0" w:color="auto"/>
            <w:bottom w:val="none" w:sz="0" w:space="0" w:color="auto"/>
            <w:right w:val="none" w:sz="0" w:space="0" w:color="auto"/>
          </w:divBdr>
        </w:div>
        <w:div w:id="1914269942">
          <w:marLeft w:val="0"/>
          <w:marRight w:val="0"/>
          <w:marTop w:val="0"/>
          <w:marBottom w:val="0"/>
          <w:divBdr>
            <w:top w:val="none" w:sz="0" w:space="0" w:color="auto"/>
            <w:left w:val="none" w:sz="0" w:space="0" w:color="auto"/>
            <w:bottom w:val="none" w:sz="0" w:space="0" w:color="auto"/>
            <w:right w:val="none" w:sz="0" w:space="0" w:color="auto"/>
          </w:divBdr>
        </w:div>
      </w:divsChild>
    </w:div>
    <w:div w:id="1101603493">
      <w:bodyDiv w:val="1"/>
      <w:marLeft w:val="0"/>
      <w:marRight w:val="0"/>
      <w:marTop w:val="0"/>
      <w:marBottom w:val="0"/>
      <w:divBdr>
        <w:top w:val="none" w:sz="0" w:space="0" w:color="auto"/>
        <w:left w:val="none" w:sz="0" w:space="0" w:color="auto"/>
        <w:bottom w:val="none" w:sz="0" w:space="0" w:color="auto"/>
        <w:right w:val="none" w:sz="0" w:space="0" w:color="auto"/>
      </w:divBdr>
    </w:div>
    <w:div w:id="1103916342">
      <w:bodyDiv w:val="1"/>
      <w:marLeft w:val="0"/>
      <w:marRight w:val="0"/>
      <w:marTop w:val="0"/>
      <w:marBottom w:val="0"/>
      <w:divBdr>
        <w:top w:val="none" w:sz="0" w:space="0" w:color="auto"/>
        <w:left w:val="none" w:sz="0" w:space="0" w:color="auto"/>
        <w:bottom w:val="none" w:sz="0" w:space="0" w:color="auto"/>
        <w:right w:val="none" w:sz="0" w:space="0" w:color="auto"/>
      </w:divBdr>
    </w:div>
    <w:div w:id="1105074945">
      <w:bodyDiv w:val="1"/>
      <w:marLeft w:val="0"/>
      <w:marRight w:val="0"/>
      <w:marTop w:val="0"/>
      <w:marBottom w:val="0"/>
      <w:divBdr>
        <w:top w:val="none" w:sz="0" w:space="0" w:color="auto"/>
        <w:left w:val="none" w:sz="0" w:space="0" w:color="auto"/>
        <w:bottom w:val="none" w:sz="0" w:space="0" w:color="auto"/>
        <w:right w:val="none" w:sz="0" w:space="0" w:color="auto"/>
      </w:divBdr>
      <w:divsChild>
        <w:div w:id="204870411">
          <w:marLeft w:val="0"/>
          <w:marRight w:val="0"/>
          <w:marTop w:val="0"/>
          <w:marBottom w:val="0"/>
          <w:divBdr>
            <w:top w:val="none" w:sz="0" w:space="0" w:color="auto"/>
            <w:left w:val="none" w:sz="0" w:space="0" w:color="auto"/>
            <w:bottom w:val="none" w:sz="0" w:space="0" w:color="auto"/>
            <w:right w:val="none" w:sz="0" w:space="0" w:color="auto"/>
          </w:divBdr>
        </w:div>
        <w:div w:id="412092111">
          <w:marLeft w:val="0"/>
          <w:marRight w:val="0"/>
          <w:marTop w:val="0"/>
          <w:marBottom w:val="0"/>
          <w:divBdr>
            <w:top w:val="none" w:sz="0" w:space="0" w:color="auto"/>
            <w:left w:val="none" w:sz="0" w:space="0" w:color="auto"/>
            <w:bottom w:val="none" w:sz="0" w:space="0" w:color="auto"/>
            <w:right w:val="none" w:sz="0" w:space="0" w:color="auto"/>
          </w:divBdr>
        </w:div>
        <w:div w:id="1179928849">
          <w:marLeft w:val="0"/>
          <w:marRight w:val="0"/>
          <w:marTop w:val="0"/>
          <w:marBottom w:val="0"/>
          <w:divBdr>
            <w:top w:val="none" w:sz="0" w:space="0" w:color="auto"/>
            <w:left w:val="none" w:sz="0" w:space="0" w:color="auto"/>
            <w:bottom w:val="none" w:sz="0" w:space="0" w:color="auto"/>
            <w:right w:val="none" w:sz="0" w:space="0" w:color="auto"/>
          </w:divBdr>
        </w:div>
      </w:divsChild>
    </w:div>
    <w:div w:id="1112477863">
      <w:bodyDiv w:val="1"/>
      <w:marLeft w:val="0"/>
      <w:marRight w:val="0"/>
      <w:marTop w:val="0"/>
      <w:marBottom w:val="0"/>
      <w:divBdr>
        <w:top w:val="none" w:sz="0" w:space="0" w:color="auto"/>
        <w:left w:val="none" w:sz="0" w:space="0" w:color="auto"/>
        <w:bottom w:val="none" w:sz="0" w:space="0" w:color="auto"/>
        <w:right w:val="none" w:sz="0" w:space="0" w:color="auto"/>
      </w:divBdr>
      <w:divsChild>
        <w:div w:id="168563908">
          <w:marLeft w:val="0"/>
          <w:marRight w:val="0"/>
          <w:marTop w:val="0"/>
          <w:marBottom w:val="0"/>
          <w:divBdr>
            <w:top w:val="none" w:sz="0" w:space="0" w:color="auto"/>
            <w:left w:val="none" w:sz="0" w:space="0" w:color="auto"/>
            <w:bottom w:val="none" w:sz="0" w:space="0" w:color="auto"/>
            <w:right w:val="none" w:sz="0" w:space="0" w:color="auto"/>
          </w:divBdr>
        </w:div>
        <w:div w:id="301078571">
          <w:marLeft w:val="0"/>
          <w:marRight w:val="0"/>
          <w:marTop w:val="0"/>
          <w:marBottom w:val="0"/>
          <w:divBdr>
            <w:top w:val="none" w:sz="0" w:space="0" w:color="auto"/>
            <w:left w:val="none" w:sz="0" w:space="0" w:color="auto"/>
            <w:bottom w:val="none" w:sz="0" w:space="0" w:color="auto"/>
            <w:right w:val="none" w:sz="0" w:space="0" w:color="auto"/>
          </w:divBdr>
        </w:div>
        <w:div w:id="460222082">
          <w:marLeft w:val="0"/>
          <w:marRight w:val="0"/>
          <w:marTop w:val="0"/>
          <w:marBottom w:val="0"/>
          <w:divBdr>
            <w:top w:val="none" w:sz="0" w:space="0" w:color="auto"/>
            <w:left w:val="none" w:sz="0" w:space="0" w:color="auto"/>
            <w:bottom w:val="none" w:sz="0" w:space="0" w:color="auto"/>
            <w:right w:val="none" w:sz="0" w:space="0" w:color="auto"/>
          </w:divBdr>
        </w:div>
        <w:div w:id="682125217">
          <w:marLeft w:val="0"/>
          <w:marRight w:val="0"/>
          <w:marTop w:val="0"/>
          <w:marBottom w:val="0"/>
          <w:divBdr>
            <w:top w:val="none" w:sz="0" w:space="0" w:color="auto"/>
            <w:left w:val="none" w:sz="0" w:space="0" w:color="auto"/>
            <w:bottom w:val="none" w:sz="0" w:space="0" w:color="auto"/>
            <w:right w:val="none" w:sz="0" w:space="0" w:color="auto"/>
          </w:divBdr>
        </w:div>
        <w:div w:id="1140004218">
          <w:marLeft w:val="0"/>
          <w:marRight w:val="0"/>
          <w:marTop w:val="0"/>
          <w:marBottom w:val="0"/>
          <w:divBdr>
            <w:top w:val="none" w:sz="0" w:space="0" w:color="auto"/>
            <w:left w:val="none" w:sz="0" w:space="0" w:color="auto"/>
            <w:bottom w:val="none" w:sz="0" w:space="0" w:color="auto"/>
            <w:right w:val="none" w:sz="0" w:space="0" w:color="auto"/>
          </w:divBdr>
        </w:div>
      </w:divsChild>
    </w:div>
    <w:div w:id="1112742978">
      <w:bodyDiv w:val="1"/>
      <w:marLeft w:val="0"/>
      <w:marRight w:val="0"/>
      <w:marTop w:val="0"/>
      <w:marBottom w:val="0"/>
      <w:divBdr>
        <w:top w:val="none" w:sz="0" w:space="0" w:color="auto"/>
        <w:left w:val="none" w:sz="0" w:space="0" w:color="auto"/>
        <w:bottom w:val="none" w:sz="0" w:space="0" w:color="auto"/>
        <w:right w:val="none" w:sz="0" w:space="0" w:color="auto"/>
      </w:divBdr>
      <w:divsChild>
        <w:div w:id="6635363">
          <w:marLeft w:val="0"/>
          <w:marRight w:val="0"/>
          <w:marTop w:val="0"/>
          <w:marBottom w:val="0"/>
          <w:divBdr>
            <w:top w:val="none" w:sz="0" w:space="0" w:color="auto"/>
            <w:left w:val="none" w:sz="0" w:space="0" w:color="auto"/>
            <w:bottom w:val="none" w:sz="0" w:space="0" w:color="auto"/>
            <w:right w:val="none" w:sz="0" w:space="0" w:color="auto"/>
          </w:divBdr>
        </w:div>
        <w:div w:id="478808603">
          <w:marLeft w:val="0"/>
          <w:marRight w:val="0"/>
          <w:marTop w:val="0"/>
          <w:marBottom w:val="0"/>
          <w:divBdr>
            <w:top w:val="none" w:sz="0" w:space="0" w:color="auto"/>
            <w:left w:val="none" w:sz="0" w:space="0" w:color="auto"/>
            <w:bottom w:val="none" w:sz="0" w:space="0" w:color="auto"/>
            <w:right w:val="none" w:sz="0" w:space="0" w:color="auto"/>
          </w:divBdr>
        </w:div>
        <w:div w:id="738402462">
          <w:marLeft w:val="0"/>
          <w:marRight w:val="0"/>
          <w:marTop w:val="0"/>
          <w:marBottom w:val="0"/>
          <w:divBdr>
            <w:top w:val="none" w:sz="0" w:space="0" w:color="auto"/>
            <w:left w:val="none" w:sz="0" w:space="0" w:color="auto"/>
            <w:bottom w:val="none" w:sz="0" w:space="0" w:color="auto"/>
            <w:right w:val="none" w:sz="0" w:space="0" w:color="auto"/>
          </w:divBdr>
        </w:div>
        <w:div w:id="768890259">
          <w:marLeft w:val="0"/>
          <w:marRight w:val="0"/>
          <w:marTop w:val="0"/>
          <w:marBottom w:val="0"/>
          <w:divBdr>
            <w:top w:val="none" w:sz="0" w:space="0" w:color="auto"/>
            <w:left w:val="none" w:sz="0" w:space="0" w:color="auto"/>
            <w:bottom w:val="none" w:sz="0" w:space="0" w:color="auto"/>
            <w:right w:val="none" w:sz="0" w:space="0" w:color="auto"/>
          </w:divBdr>
        </w:div>
        <w:div w:id="1435398255">
          <w:marLeft w:val="0"/>
          <w:marRight w:val="0"/>
          <w:marTop w:val="0"/>
          <w:marBottom w:val="0"/>
          <w:divBdr>
            <w:top w:val="none" w:sz="0" w:space="0" w:color="auto"/>
            <w:left w:val="none" w:sz="0" w:space="0" w:color="auto"/>
            <w:bottom w:val="none" w:sz="0" w:space="0" w:color="auto"/>
            <w:right w:val="none" w:sz="0" w:space="0" w:color="auto"/>
          </w:divBdr>
        </w:div>
        <w:div w:id="1523393914">
          <w:marLeft w:val="0"/>
          <w:marRight w:val="0"/>
          <w:marTop w:val="0"/>
          <w:marBottom w:val="0"/>
          <w:divBdr>
            <w:top w:val="none" w:sz="0" w:space="0" w:color="auto"/>
            <w:left w:val="none" w:sz="0" w:space="0" w:color="auto"/>
            <w:bottom w:val="none" w:sz="0" w:space="0" w:color="auto"/>
            <w:right w:val="none" w:sz="0" w:space="0" w:color="auto"/>
          </w:divBdr>
        </w:div>
        <w:div w:id="1566605273">
          <w:marLeft w:val="0"/>
          <w:marRight w:val="0"/>
          <w:marTop w:val="0"/>
          <w:marBottom w:val="0"/>
          <w:divBdr>
            <w:top w:val="none" w:sz="0" w:space="0" w:color="auto"/>
            <w:left w:val="none" w:sz="0" w:space="0" w:color="auto"/>
            <w:bottom w:val="none" w:sz="0" w:space="0" w:color="auto"/>
            <w:right w:val="none" w:sz="0" w:space="0" w:color="auto"/>
          </w:divBdr>
        </w:div>
        <w:div w:id="1597862086">
          <w:marLeft w:val="0"/>
          <w:marRight w:val="0"/>
          <w:marTop w:val="0"/>
          <w:marBottom w:val="0"/>
          <w:divBdr>
            <w:top w:val="none" w:sz="0" w:space="0" w:color="auto"/>
            <w:left w:val="none" w:sz="0" w:space="0" w:color="auto"/>
            <w:bottom w:val="none" w:sz="0" w:space="0" w:color="auto"/>
            <w:right w:val="none" w:sz="0" w:space="0" w:color="auto"/>
          </w:divBdr>
        </w:div>
        <w:div w:id="2102027853">
          <w:marLeft w:val="0"/>
          <w:marRight w:val="0"/>
          <w:marTop w:val="0"/>
          <w:marBottom w:val="0"/>
          <w:divBdr>
            <w:top w:val="none" w:sz="0" w:space="0" w:color="auto"/>
            <w:left w:val="none" w:sz="0" w:space="0" w:color="auto"/>
            <w:bottom w:val="none" w:sz="0" w:space="0" w:color="auto"/>
            <w:right w:val="none" w:sz="0" w:space="0" w:color="auto"/>
          </w:divBdr>
        </w:div>
      </w:divsChild>
    </w:div>
    <w:div w:id="1149249599">
      <w:bodyDiv w:val="1"/>
      <w:marLeft w:val="0"/>
      <w:marRight w:val="0"/>
      <w:marTop w:val="0"/>
      <w:marBottom w:val="0"/>
      <w:divBdr>
        <w:top w:val="none" w:sz="0" w:space="0" w:color="auto"/>
        <w:left w:val="none" w:sz="0" w:space="0" w:color="auto"/>
        <w:bottom w:val="none" w:sz="0" w:space="0" w:color="auto"/>
        <w:right w:val="none" w:sz="0" w:space="0" w:color="auto"/>
      </w:divBdr>
    </w:div>
    <w:div w:id="1149830887">
      <w:bodyDiv w:val="1"/>
      <w:marLeft w:val="0"/>
      <w:marRight w:val="0"/>
      <w:marTop w:val="0"/>
      <w:marBottom w:val="0"/>
      <w:divBdr>
        <w:top w:val="none" w:sz="0" w:space="0" w:color="auto"/>
        <w:left w:val="none" w:sz="0" w:space="0" w:color="auto"/>
        <w:bottom w:val="none" w:sz="0" w:space="0" w:color="auto"/>
        <w:right w:val="none" w:sz="0" w:space="0" w:color="auto"/>
      </w:divBdr>
    </w:div>
    <w:div w:id="1161044879">
      <w:bodyDiv w:val="1"/>
      <w:marLeft w:val="0"/>
      <w:marRight w:val="0"/>
      <w:marTop w:val="0"/>
      <w:marBottom w:val="0"/>
      <w:divBdr>
        <w:top w:val="none" w:sz="0" w:space="0" w:color="auto"/>
        <w:left w:val="none" w:sz="0" w:space="0" w:color="auto"/>
        <w:bottom w:val="none" w:sz="0" w:space="0" w:color="auto"/>
        <w:right w:val="none" w:sz="0" w:space="0" w:color="auto"/>
      </w:divBdr>
    </w:div>
    <w:div w:id="1163351995">
      <w:bodyDiv w:val="1"/>
      <w:marLeft w:val="0"/>
      <w:marRight w:val="0"/>
      <w:marTop w:val="0"/>
      <w:marBottom w:val="0"/>
      <w:divBdr>
        <w:top w:val="none" w:sz="0" w:space="0" w:color="auto"/>
        <w:left w:val="none" w:sz="0" w:space="0" w:color="auto"/>
        <w:bottom w:val="none" w:sz="0" w:space="0" w:color="auto"/>
        <w:right w:val="none" w:sz="0" w:space="0" w:color="auto"/>
      </w:divBdr>
      <w:divsChild>
        <w:div w:id="11806403">
          <w:marLeft w:val="0"/>
          <w:marRight w:val="0"/>
          <w:marTop w:val="0"/>
          <w:marBottom w:val="0"/>
          <w:divBdr>
            <w:top w:val="none" w:sz="0" w:space="0" w:color="auto"/>
            <w:left w:val="none" w:sz="0" w:space="0" w:color="auto"/>
            <w:bottom w:val="none" w:sz="0" w:space="0" w:color="auto"/>
            <w:right w:val="none" w:sz="0" w:space="0" w:color="auto"/>
          </w:divBdr>
        </w:div>
        <w:div w:id="20669870">
          <w:marLeft w:val="0"/>
          <w:marRight w:val="0"/>
          <w:marTop w:val="0"/>
          <w:marBottom w:val="0"/>
          <w:divBdr>
            <w:top w:val="none" w:sz="0" w:space="0" w:color="auto"/>
            <w:left w:val="none" w:sz="0" w:space="0" w:color="auto"/>
            <w:bottom w:val="none" w:sz="0" w:space="0" w:color="auto"/>
            <w:right w:val="none" w:sz="0" w:space="0" w:color="auto"/>
          </w:divBdr>
        </w:div>
        <w:div w:id="22755650">
          <w:marLeft w:val="0"/>
          <w:marRight w:val="0"/>
          <w:marTop w:val="0"/>
          <w:marBottom w:val="0"/>
          <w:divBdr>
            <w:top w:val="none" w:sz="0" w:space="0" w:color="auto"/>
            <w:left w:val="none" w:sz="0" w:space="0" w:color="auto"/>
            <w:bottom w:val="none" w:sz="0" w:space="0" w:color="auto"/>
            <w:right w:val="none" w:sz="0" w:space="0" w:color="auto"/>
          </w:divBdr>
        </w:div>
        <w:div w:id="28265983">
          <w:marLeft w:val="0"/>
          <w:marRight w:val="0"/>
          <w:marTop w:val="0"/>
          <w:marBottom w:val="0"/>
          <w:divBdr>
            <w:top w:val="none" w:sz="0" w:space="0" w:color="auto"/>
            <w:left w:val="none" w:sz="0" w:space="0" w:color="auto"/>
            <w:bottom w:val="none" w:sz="0" w:space="0" w:color="auto"/>
            <w:right w:val="none" w:sz="0" w:space="0" w:color="auto"/>
          </w:divBdr>
        </w:div>
        <w:div w:id="31004957">
          <w:marLeft w:val="0"/>
          <w:marRight w:val="0"/>
          <w:marTop w:val="0"/>
          <w:marBottom w:val="0"/>
          <w:divBdr>
            <w:top w:val="none" w:sz="0" w:space="0" w:color="auto"/>
            <w:left w:val="none" w:sz="0" w:space="0" w:color="auto"/>
            <w:bottom w:val="none" w:sz="0" w:space="0" w:color="auto"/>
            <w:right w:val="none" w:sz="0" w:space="0" w:color="auto"/>
          </w:divBdr>
        </w:div>
        <w:div w:id="48653061">
          <w:marLeft w:val="0"/>
          <w:marRight w:val="0"/>
          <w:marTop w:val="0"/>
          <w:marBottom w:val="0"/>
          <w:divBdr>
            <w:top w:val="none" w:sz="0" w:space="0" w:color="auto"/>
            <w:left w:val="none" w:sz="0" w:space="0" w:color="auto"/>
            <w:bottom w:val="none" w:sz="0" w:space="0" w:color="auto"/>
            <w:right w:val="none" w:sz="0" w:space="0" w:color="auto"/>
          </w:divBdr>
        </w:div>
        <w:div w:id="66071666">
          <w:marLeft w:val="0"/>
          <w:marRight w:val="0"/>
          <w:marTop w:val="0"/>
          <w:marBottom w:val="0"/>
          <w:divBdr>
            <w:top w:val="none" w:sz="0" w:space="0" w:color="auto"/>
            <w:left w:val="none" w:sz="0" w:space="0" w:color="auto"/>
            <w:bottom w:val="none" w:sz="0" w:space="0" w:color="auto"/>
            <w:right w:val="none" w:sz="0" w:space="0" w:color="auto"/>
          </w:divBdr>
        </w:div>
        <w:div w:id="69936616">
          <w:marLeft w:val="0"/>
          <w:marRight w:val="0"/>
          <w:marTop w:val="0"/>
          <w:marBottom w:val="0"/>
          <w:divBdr>
            <w:top w:val="none" w:sz="0" w:space="0" w:color="auto"/>
            <w:left w:val="none" w:sz="0" w:space="0" w:color="auto"/>
            <w:bottom w:val="none" w:sz="0" w:space="0" w:color="auto"/>
            <w:right w:val="none" w:sz="0" w:space="0" w:color="auto"/>
          </w:divBdr>
        </w:div>
        <w:div w:id="76024885">
          <w:marLeft w:val="0"/>
          <w:marRight w:val="0"/>
          <w:marTop w:val="0"/>
          <w:marBottom w:val="0"/>
          <w:divBdr>
            <w:top w:val="none" w:sz="0" w:space="0" w:color="auto"/>
            <w:left w:val="none" w:sz="0" w:space="0" w:color="auto"/>
            <w:bottom w:val="none" w:sz="0" w:space="0" w:color="auto"/>
            <w:right w:val="none" w:sz="0" w:space="0" w:color="auto"/>
          </w:divBdr>
        </w:div>
        <w:div w:id="80564219">
          <w:marLeft w:val="0"/>
          <w:marRight w:val="0"/>
          <w:marTop w:val="0"/>
          <w:marBottom w:val="0"/>
          <w:divBdr>
            <w:top w:val="none" w:sz="0" w:space="0" w:color="auto"/>
            <w:left w:val="none" w:sz="0" w:space="0" w:color="auto"/>
            <w:bottom w:val="none" w:sz="0" w:space="0" w:color="auto"/>
            <w:right w:val="none" w:sz="0" w:space="0" w:color="auto"/>
          </w:divBdr>
        </w:div>
        <w:div w:id="87848475">
          <w:marLeft w:val="0"/>
          <w:marRight w:val="0"/>
          <w:marTop w:val="0"/>
          <w:marBottom w:val="0"/>
          <w:divBdr>
            <w:top w:val="none" w:sz="0" w:space="0" w:color="auto"/>
            <w:left w:val="none" w:sz="0" w:space="0" w:color="auto"/>
            <w:bottom w:val="none" w:sz="0" w:space="0" w:color="auto"/>
            <w:right w:val="none" w:sz="0" w:space="0" w:color="auto"/>
          </w:divBdr>
        </w:div>
        <w:div w:id="113409187">
          <w:marLeft w:val="0"/>
          <w:marRight w:val="0"/>
          <w:marTop w:val="0"/>
          <w:marBottom w:val="0"/>
          <w:divBdr>
            <w:top w:val="none" w:sz="0" w:space="0" w:color="auto"/>
            <w:left w:val="none" w:sz="0" w:space="0" w:color="auto"/>
            <w:bottom w:val="none" w:sz="0" w:space="0" w:color="auto"/>
            <w:right w:val="none" w:sz="0" w:space="0" w:color="auto"/>
          </w:divBdr>
        </w:div>
        <w:div w:id="123740087">
          <w:marLeft w:val="0"/>
          <w:marRight w:val="0"/>
          <w:marTop w:val="0"/>
          <w:marBottom w:val="0"/>
          <w:divBdr>
            <w:top w:val="none" w:sz="0" w:space="0" w:color="auto"/>
            <w:left w:val="none" w:sz="0" w:space="0" w:color="auto"/>
            <w:bottom w:val="none" w:sz="0" w:space="0" w:color="auto"/>
            <w:right w:val="none" w:sz="0" w:space="0" w:color="auto"/>
          </w:divBdr>
        </w:div>
        <w:div w:id="133717919">
          <w:marLeft w:val="0"/>
          <w:marRight w:val="0"/>
          <w:marTop w:val="0"/>
          <w:marBottom w:val="0"/>
          <w:divBdr>
            <w:top w:val="none" w:sz="0" w:space="0" w:color="auto"/>
            <w:left w:val="none" w:sz="0" w:space="0" w:color="auto"/>
            <w:bottom w:val="none" w:sz="0" w:space="0" w:color="auto"/>
            <w:right w:val="none" w:sz="0" w:space="0" w:color="auto"/>
          </w:divBdr>
        </w:div>
        <w:div w:id="138038027">
          <w:marLeft w:val="0"/>
          <w:marRight w:val="0"/>
          <w:marTop w:val="0"/>
          <w:marBottom w:val="0"/>
          <w:divBdr>
            <w:top w:val="none" w:sz="0" w:space="0" w:color="auto"/>
            <w:left w:val="none" w:sz="0" w:space="0" w:color="auto"/>
            <w:bottom w:val="none" w:sz="0" w:space="0" w:color="auto"/>
            <w:right w:val="none" w:sz="0" w:space="0" w:color="auto"/>
          </w:divBdr>
        </w:div>
        <w:div w:id="138500474">
          <w:marLeft w:val="0"/>
          <w:marRight w:val="0"/>
          <w:marTop w:val="0"/>
          <w:marBottom w:val="0"/>
          <w:divBdr>
            <w:top w:val="none" w:sz="0" w:space="0" w:color="auto"/>
            <w:left w:val="none" w:sz="0" w:space="0" w:color="auto"/>
            <w:bottom w:val="none" w:sz="0" w:space="0" w:color="auto"/>
            <w:right w:val="none" w:sz="0" w:space="0" w:color="auto"/>
          </w:divBdr>
        </w:div>
        <w:div w:id="141581121">
          <w:marLeft w:val="0"/>
          <w:marRight w:val="0"/>
          <w:marTop w:val="0"/>
          <w:marBottom w:val="0"/>
          <w:divBdr>
            <w:top w:val="none" w:sz="0" w:space="0" w:color="auto"/>
            <w:left w:val="none" w:sz="0" w:space="0" w:color="auto"/>
            <w:bottom w:val="none" w:sz="0" w:space="0" w:color="auto"/>
            <w:right w:val="none" w:sz="0" w:space="0" w:color="auto"/>
          </w:divBdr>
        </w:div>
        <w:div w:id="152986527">
          <w:marLeft w:val="0"/>
          <w:marRight w:val="0"/>
          <w:marTop w:val="0"/>
          <w:marBottom w:val="0"/>
          <w:divBdr>
            <w:top w:val="none" w:sz="0" w:space="0" w:color="auto"/>
            <w:left w:val="none" w:sz="0" w:space="0" w:color="auto"/>
            <w:bottom w:val="none" w:sz="0" w:space="0" w:color="auto"/>
            <w:right w:val="none" w:sz="0" w:space="0" w:color="auto"/>
          </w:divBdr>
        </w:div>
        <w:div w:id="164564346">
          <w:marLeft w:val="0"/>
          <w:marRight w:val="0"/>
          <w:marTop w:val="0"/>
          <w:marBottom w:val="0"/>
          <w:divBdr>
            <w:top w:val="none" w:sz="0" w:space="0" w:color="auto"/>
            <w:left w:val="none" w:sz="0" w:space="0" w:color="auto"/>
            <w:bottom w:val="none" w:sz="0" w:space="0" w:color="auto"/>
            <w:right w:val="none" w:sz="0" w:space="0" w:color="auto"/>
          </w:divBdr>
        </w:div>
        <w:div w:id="172915538">
          <w:marLeft w:val="0"/>
          <w:marRight w:val="0"/>
          <w:marTop w:val="0"/>
          <w:marBottom w:val="0"/>
          <w:divBdr>
            <w:top w:val="none" w:sz="0" w:space="0" w:color="auto"/>
            <w:left w:val="none" w:sz="0" w:space="0" w:color="auto"/>
            <w:bottom w:val="none" w:sz="0" w:space="0" w:color="auto"/>
            <w:right w:val="none" w:sz="0" w:space="0" w:color="auto"/>
          </w:divBdr>
        </w:div>
        <w:div w:id="175729784">
          <w:marLeft w:val="0"/>
          <w:marRight w:val="0"/>
          <w:marTop w:val="0"/>
          <w:marBottom w:val="0"/>
          <w:divBdr>
            <w:top w:val="none" w:sz="0" w:space="0" w:color="auto"/>
            <w:left w:val="none" w:sz="0" w:space="0" w:color="auto"/>
            <w:bottom w:val="none" w:sz="0" w:space="0" w:color="auto"/>
            <w:right w:val="none" w:sz="0" w:space="0" w:color="auto"/>
          </w:divBdr>
        </w:div>
        <w:div w:id="207961042">
          <w:marLeft w:val="0"/>
          <w:marRight w:val="0"/>
          <w:marTop w:val="0"/>
          <w:marBottom w:val="0"/>
          <w:divBdr>
            <w:top w:val="none" w:sz="0" w:space="0" w:color="auto"/>
            <w:left w:val="none" w:sz="0" w:space="0" w:color="auto"/>
            <w:bottom w:val="none" w:sz="0" w:space="0" w:color="auto"/>
            <w:right w:val="none" w:sz="0" w:space="0" w:color="auto"/>
          </w:divBdr>
        </w:div>
        <w:div w:id="222911041">
          <w:marLeft w:val="0"/>
          <w:marRight w:val="0"/>
          <w:marTop w:val="0"/>
          <w:marBottom w:val="0"/>
          <w:divBdr>
            <w:top w:val="none" w:sz="0" w:space="0" w:color="auto"/>
            <w:left w:val="none" w:sz="0" w:space="0" w:color="auto"/>
            <w:bottom w:val="none" w:sz="0" w:space="0" w:color="auto"/>
            <w:right w:val="none" w:sz="0" w:space="0" w:color="auto"/>
          </w:divBdr>
        </w:div>
        <w:div w:id="223683299">
          <w:marLeft w:val="0"/>
          <w:marRight w:val="0"/>
          <w:marTop w:val="0"/>
          <w:marBottom w:val="0"/>
          <w:divBdr>
            <w:top w:val="none" w:sz="0" w:space="0" w:color="auto"/>
            <w:left w:val="none" w:sz="0" w:space="0" w:color="auto"/>
            <w:bottom w:val="none" w:sz="0" w:space="0" w:color="auto"/>
            <w:right w:val="none" w:sz="0" w:space="0" w:color="auto"/>
          </w:divBdr>
        </w:div>
        <w:div w:id="223807216">
          <w:marLeft w:val="0"/>
          <w:marRight w:val="0"/>
          <w:marTop w:val="0"/>
          <w:marBottom w:val="0"/>
          <w:divBdr>
            <w:top w:val="none" w:sz="0" w:space="0" w:color="auto"/>
            <w:left w:val="none" w:sz="0" w:space="0" w:color="auto"/>
            <w:bottom w:val="none" w:sz="0" w:space="0" w:color="auto"/>
            <w:right w:val="none" w:sz="0" w:space="0" w:color="auto"/>
          </w:divBdr>
        </w:div>
        <w:div w:id="228150022">
          <w:marLeft w:val="0"/>
          <w:marRight w:val="0"/>
          <w:marTop w:val="0"/>
          <w:marBottom w:val="0"/>
          <w:divBdr>
            <w:top w:val="none" w:sz="0" w:space="0" w:color="auto"/>
            <w:left w:val="none" w:sz="0" w:space="0" w:color="auto"/>
            <w:bottom w:val="none" w:sz="0" w:space="0" w:color="auto"/>
            <w:right w:val="none" w:sz="0" w:space="0" w:color="auto"/>
          </w:divBdr>
        </w:div>
        <w:div w:id="234047439">
          <w:marLeft w:val="0"/>
          <w:marRight w:val="0"/>
          <w:marTop w:val="0"/>
          <w:marBottom w:val="0"/>
          <w:divBdr>
            <w:top w:val="none" w:sz="0" w:space="0" w:color="auto"/>
            <w:left w:val="none" w:sz="0" w:space="0" w:color="auto"/>
            <w:bottom w:val="none" w:sz="0" w:space="0" w:color="auto"/>
            <w:right w:val="none" w:sz="0" w:space="0" w:color="auto"/>
          </w:divBdr>
        </w:div>
        <w:div w:id="252209059">
          <w:marLeft w:val="0"/>
          <w:marRight w:val="0"/>
          <w:marTop w:val="0"/>
          <w:marBottom w:val="0"/>
          <w:divBdr>
            <w:top w:val="none" w:sz="0" w:space="0" w:color="auto"/>
            <w:left w:val="none" w:sz="0" w:space="0" w:color="auto"/>
            <w:bottom w:val="none" w:sz="0" w:space="0" w:color="auto"/>
            <w:right w:val="none" w:sz="0" w:space="0" w:color="auto"/>
          </w:divBdr>
        </w:div>
        <w:div w:id="253172730">
          <w:marLeft w:val="0"/>
          <w:marRight w:val="0"/>
          <w:marTop w:val="0"/>
          <w:marBottom w:val="0"/>
          <w:divBdr>
            <w:top w:val="none" w:sz="0" w:space="0" w:color="auto"/>
            <w:left w:val="none" w:sz="0" w:space="0" w:color="auto"/>
            <w:bottom w:val="none" w:sz="0" w:space="0" w:color="auto"/>
            <w:right w:val="none" w:sz="0" w:space="0" w:color="auto"/>
          </w:divBdr>
        </w:div>
        <w:div w:id="253251358">
          <w:marLeft w:val="0"/>
          <w:marRight w:val="0"/>
          <w:marTop w:val="0"/>
          <w:marBottom w:val="0"/>
          <w:divBdr>
            <w:top w:val="none" w:sz="0" w:space="0" w:color="auto"/>
            <w:left w:val="none" w:sz="0" w:space="0" w:color="auto"/>
            <w:bottom w:val="none" w:sz="0" w:space="0" w:color="auto"/>
            <w:right w:val="none" w:sz="0" w:space="0" w:color="auto"/>
          </w:divBdr>
        </w:div>
        <w:div w:id="253902438">
          <w:marLeft w:val="0"/>
          <w:marRight w:val="0"/>
          <w:marTop w:val="0"/>
          <w:marBottom w:val="0"/>
          <w:divBdr>
            <w:top w:val="none" w:sz="0" w:space="0" w:color="auto"/>
            <w:left w:val="none" w:sz="0" w:space="0" w:color="auto"/>
            <w:bottom w:val="none" w:sz="0" w:space="0" w:color="auto"/>
            <w:right w:val="none" w:sz="0" w:space="0" w:color="auto"/>
          </w:divBdr>
        </w:div>
        <w:div w:id="268707665">
          <w:marLeft w:val="0"/>
          <w:marRight w:val="0"/>
          <w:marTop w:val="0"/>
          <w:marBottom w:val="0"/>
          <w:divBdr>
            <w:top w:val="none" w:sz="0" w:space="0" w:color="auto"/>
            <w:left w:val="none" w:sz="0" w:space="0" w:color="auto"/>
            <w:bottom w:val="none" w:sz="0" w:space="0" w:color="auto"/>
            <w:right w:val="none" w:sz="0" w:space="0" w:color="auto"/>
          </w:divBdr>
        </w:div>
        <w:div w:id="273943005">
          <w:marLeft w:val="0"/>
          <w:marRight w:val="0"/>
          <w:marTop w:val="0"/>
          <w:marBottom w:val="0"/>
          <w:divBdr>
            <w:top w:val="none" w:sz="0" w:space="0" w:color="auto"/>
            <w:left w:val="none" w:sz="0" w:space="0" w:color="auto"/>
            <w:bottom w:val="none" w:sz="0" w:space="0" w:color="auto"/>
            <w:right w:val="none" w:sz="0" w:space="0" w:color="auto"/>
          </w:divBdr>
        </w:div>
        <w:div w:id="296186759">
          <w:marLeft w:val="0"/>
          <w:marRight w:val="0"/>
          <w:marTop w:val="0"/>
          <w:marBottom w:val="0"/>
          <w:divBdr>
            <w:top w:val="none" w:sz="0" w:space="0" w:color="auto"/>
            <w:left w:val="none" w:sz="0" w:space="0" w:color="auto"/>
            <w:bottom w:val="none" w:sz="0" w:space="0" w:color="auto"/>
            <w:right w:val="none" w:sz="0" w:space="0" w:color="auto"/>
          </w:divBdr>
        </w:div>
        <w:div w:id="301204304">
          <w:marLeft w:val="0"/>
          <w:marRight w:val="0"/>
          <w:marTop w:val="0"/>
          <w:marBottom w:val="0"/>
          <w:divBdr>
            <w:top w:val="none" w:sz="0" w:space="0" w:color="auto"/>
            <w:left w:val="none" w:sz="0" w:space="0" w:color="auto"/>
            <w:bottom w:val="none" w:sz="0" w:space="0" w:color="auto"/>
            <w:right w:val="none" w:sz="0" w:space="0" w:color="auto"/>
          </w:divBdr>
        </w:div>
        <w:div w:id="306740408">
          <w:marLeft w:val="0"/>
          <w:marRight w:val="0"/>
          <w:marTop w:val="0"/>
          <w:marBottom w:val="0"/>
          <w:divBdr>
            <w:top w:val="none" w:sz="0" w:space="0" w:color="auto"/>
            <w:left w:val="none" w:sz="0" w:space="0" w:color="auto"/>
            <w:bottom w:val="none" w:sz="0" w:space="0" w:color="auto"/>
            <w:right w:val="none" w:sz="0" w:space="0" w:color="auto"/>
          </w:divBdr>
        </w:div>
        <w:div w:id="336425199">
          <w:marLeft w:val="0"/>
          <w:marRight w:val="0"/>
          <w:marTop w:val="0"/>
          <w:marBottom w:val="0"/>
          <w:divBdr>
            <w:top w:val="none" w:sz="0" w:space="0" w:color="auto"/>
            <w:left w:val="none" w:sz="0" w:space="0" w:color="auto"/>
            <w:bottom w:val="none" w:sz="0" w:space="0" w:color="auto"/>
            <w:right w:val="none" w:sz="0" w:space="0" w:color="auto"/>
          </w:divBdr>
        </w:div>
        <w:div w:id="354120748">
          <w:marLeft w:val="0"/>
          <w:marRight w:val="0"/>
          <w:marTop w:val="0"/>
          <w:marBottom w:val="0"/>
          <w:divBdr>
            <w:top w:val="none" w:sz="0" w:space="0" w:color="auto"/>
            <w:left w:val="none" w:sz="0" w:space="0" w:color="auto"/>
            <w:bottom w:val="none" w:sz="0" w:space="0" w:color="auto"/>
            <w:right w:val="none" w:sz="0" w:space="0" w:color="auto"/>
          </w:divBdr>
        </w:div>
        <w:div w:id="357201829">
          <w:marLeft w:val="0"/>
          <w:marRight w:val="0"/>
          <w:marTop w:val="0"/>
          <w:marBottom w:val="0"/>
          <w:divBdr>
            <w:top w:val="none" w:sz="0" w:space="0" w:color="auto"/>
            <w:left w:val="none" w:sz="0" w:space="0" w:color="auto"/>
            <w:bottom w:val="none" w:sz="0" w:space="0" w:color="auto"/>
            <w:right w:val="none" w:sz="0" w:space="0" w:color="auto"/>
          </w:divBdr>
        </w:div>
        <w:div w:id="360016659">
          <w:marLeft w:val="0"/>
          <w:marRight w:val="0"/>
          <w:marTop w:val="0"/>
          <w:marBottom w:val="0"/>
          <w:divBdr>
            <w:top w:val="none" w:sz="0" w:space="0" w:color="auto"/>
            <w:left w:val="none" w:sz="0" w:space="0" w:color="auto"/>
            <w:bottom w:val="none" w:sz="0" w:space="0" w:color="auto"/>
            <w:right w:val="none" w:sz="0" w:space="0" w:color="auto"/>
          </w:divBdr>
        </w:div>
        <w:div w:id="364252521">
          <w:marLeft w:val="0"/>
          <w:marRight w:val="0"/>
          <w:marTop w:val="0"/>
          <w:marBottom w:val="0"/>
          <w:divBdr>
            <w:top w:val="none" w:sz="0" w:space="0" w:color="auto"/>
            <w:left w:val="none" w:sz="0" w:space="0" w:color="auto"/>
            <w:bottom w:val="none" w:sz="0" w:space="0" w:color="auto"/>
            <w:right w:val="none" w:sz="0" w:space="0" w:color="auto"/>
          </w:divBdr>
        </w:div>
        <w:div w:id="374280959">
          <w:marLeft w:val="0"/>
          <w:marRight w:val="0"/>
          <w:marTop w:val="0"/>
          <w:marBottom w:val="0"/>
          <w:divBdr>
            <w:top w:val="none" w:sz="0" w:space="0" w:color="auto"/>
            <w:left w:val="none" w:sz="0" w:space="0" w:color="auto"/>
            <w:bottom w:val="none" w:sz="0" w:space="0" w:color="auto"/>
            <w:right w:val="none" w:sz="0" w:space="0" w:color="auto"/>
          </w:divBdr>
        </w:div>
        <w:div w:id="377239683">
          <w:marLeft w:val="0"/>
          <w:marRight w:val="0"/>
          <w:marTop w:val="0"/>
          <w:marBottom w:val="0"/>
          <w:divBdr>
            <w:top w:val="none" w:sz="0" w:space="0" w:color="auto"/>
            <w:left w:val="none" w:sz="0" w:space="0" w:color="auto"/>
            <w:bottom w:val="none" w:sz="0" w:space="0" w:color="auto"/>
            <w:right w:val="none" w:sz="0" w:space="0" w:color="auto"/>
          </w:divBdr>
        </w:div>
        <w:div w:id="377894123">
          <w:marLeft w:val="0"/>
          <w:marRight w:val="0"/>
          <w:marTop w:val="0"/>
          <w:marBottom w:val="0"/>
          <w:divBdr>
            <w:top w:val="none" w:sz="0" w:space="0" w:color="auto"/>
            <w:left w:val="none" w:sz="0" w:space="0" w:color="auto"/>
            <w:bottom w:val="none" w:sz="0" w:space="0" w:color="auto"/>
            <w:right w:val="none" w:sz="0" w:space="0" w:color="auto"/>
          </w:divBdr>
        </w:div>
        <w:div w:id="398556258">
          <w:marLeft w:val="0"/>
          <w:marRight w:val="0"/>
          <w:marTop w:val="0"/>
          <w:marBottom w:val="0"/>
          <w:divBdr>
            <w:top w:val="none" w:sz="0" w:space="0" w:color="auto"/>
            <w:left w:val="none" w:sz="0" w:space="0" w:color="auto"/>
            <w:bottom w:val="none" w:sz="0" w:space="0" w:color="auto"/>
            <w:right w:val="none" w:sz="0" w:space="0" w:color="auto"/>
          </w:divBdr>
        </w:div>
        <w:div w:id="421411527">
          <w:marLeft w:val="0"/>
          <w:marRight w:val="0"/>
          <w:marTop w:val="0"/>
          <w:marBottom w:val="0"/>
          <w:divBdr>
            <w:top w:val="none" w:sz="0" w:space="0" w:color="auto"/>
            <w:left w:val="none" w:sz="0" w:space="0" w:color="auto"/>
            <w:bottom w:val="none" w:sz="0" w:space="0" w:color="auto"/>
            <w:right w:val="none" w:sz="0" w:space="0" w:color="auto"/>
          </w:divBdr>
        </w:div>
        <w:div w:id="421729651">
          <w:marLeft w:val="0"/>
          <w:marRight w:val="0"/>
          <w:marTop w:val="0"/>
          <w:marBottom w:val="0"/>
          <w:divBdr>
            <w:top w:val="none" w:sz="0" w:space="0" w:color="auto"/>
            <w:left w:val="none" w:sz="0" w:space="0" w:color="auto"/>
            <w:bottom w:val="none" w:sz="0" w:space="0" w:color="auto"/>
            <w:right w:val="none" w:sz="0" w:space="0" w:color="auto"/>
          </w:divBdr>
        </w:div>
        <w:div w:id="424111273">
          <w:marLeft w:val="0"/>
          <w:marRight w:val="0"/>
          <w:marTop w:val="0"/>
          <w:marBottom w:val="0"/>
          <w:divBdr>
            <w:top w:val="none" w:sz="0" w:space="0" w:color="auto"/>
            <w:left w:val="none" w:sz="0" w:space="0" w:color="auto"/>
            <w:bottom w:val="none" w:sz="0" w:space="0" w:color="auto"/>
            <w:right w:val="none" w:sz="0" w:space="0" w:color="auto"/>
          </w:divBdr>
        </w:div>
        <w:div w:id="424767683">
          <w:marLeft w:val="0"/>
          <w:marRight w:val="0"/>
          <w:marTop w:val="0"/>
          <w:marBottom w:val="0"/>
          <w:divBdr>
            <w:top w:val="none" w:sz="0" w:space="0" w:color="auto"/>
            <w:left w:val="none" w:sz="0" w:space="0" w:color="auto"/>
            <w:bottom w:val="none" w:sz="0" w:space="0" w:color="auto"/>
            <w:right w:val="none" w:sz="0" w:space="0" w:color="auto"/>
          </w:divBdr>
        </w:div>
        <w:div w:id="430514133">
          <w:marLeft w:val="0"/>
          <w:marRight w:val="0"/>
          <w:marTop w:val="0"/>
          <w:marBottom w:val="0"/>
          <w:divBdr>
            <w:top w:val="none" w:sz="0" w:space="0" w:color="auto"/>
            <w:left w:val="none" w:sz="0" w:space="0" w:color="auto"/>
            <w:bottom w:val="none" w:sz="0" w:space="0" w:color="auto"/>
            <w:right w:val="none" w:sz="0" w:space="0" w:color="auto"/>
          </w:divBdr>
        </w:div>
        <w:div w:id="438835138">
          <w:marLeft w:val="0"/>
          <w:marRight w:val="0"/>
          <w:marTop w:val="0"/>
          <w:marBottom w:val="0"/>
          <w:divBdr>
            <w:top w:val="none" w:sz="0" w:space="0" w:color="auto"/>
            <w:left w:val="none" w:sz="0" w:space="0" w:color="auto"/>
            <w:bottom w:val="none" w:sz="0" w:space="0" w:color="auto"/>
            <w:right w:val="none" w:sz="0" w:space="0" w:color="auto"/>
          </w:divBdr>
        </w:div>
        <w:div w:id="446586190">
          <w:marLeft w:val="0"/>
          <w:marRight w:val="0"/>
          <w:marTop w:val="0"/>
          <w:marBottom w:val="0"/>
          <w:divBdr>
            <w:top w:val="none" w:sz="0" w:space="0" w:color="auto"/>
            <w:left w:val="none" w:sz="0" w:space="0" w:color="auto"/>
            <w:bottom w:val="none" w:sz="0" w:space="0" w:color="auto"/>
            <w:right w:val="none" w:sz="0" w:space="0" w:color="auto"/>
          </w:divBdr>
        </w:div>
        <w:div w:id="449514845">
          <w:marLeft w:val="0"/>
          <w:marRight w:val="0"/>
          <w:marTop w:val="0"/>
          <w:marBottom w:val="0"/>
          <w:divBdr>
            <w:top w:val="none" w:sz="0" w:space="0" w:color="auto"/>
            <w:left w:val="none" w:sz="0" w:space="0" w:color="auto"/>
            <w:bottom w:val="none" w:sz="0" w:space="0" w:color="auto"/>
            <w:right w:val="none" w:sz="0" w:space="0" w:color="auto"/>
          </w:divBdr>
        </w:div>
        <w:div w:id="450560361">
          <w:marLeft w:val="0"/>
          <w:marRight w:val="0"/>
          <w:marTop w:val="0"/>
          <w:marBottom w:val="0"/>
          <w:divBdr>
            <w:top w:val="none" w:sz="0" w:space="0" w:color="auto"/>
            <w:left w:val="none" w:sz="0" w:space="0" w:color="auto"/>
            <w:bottom w:val="none" w:sz="0" w:space="0" w:color="auto"/>
            <w:right w:val="none" w:sz="0" w:space="0" w:color="auto"/>
          </w:divBdr>
        </w:div>
        <w:div w:id="481697674">
          <w:marLeft w:val="0"/>
          <w:marRight w:val="0"/>
          <w:marTop w:val="0"/>
          <w:marBottom w:val="0"/>
          <w:divBdr>
            <w:top w:val="none" w:sz="0" w:space="0" w:color="auto"/>
            <w:left w:val="none" w:sz="0" w:space="0" w:color="auto"/>
            <w:bottom w:val="none" w:sz="0" w:space="0" w:color="auto"/>
            <w:right w:val="none" w:sz="0" w:space="0" w:color="auto"/>
          </w:divBdr>
        </w:div>
        <w:div w:id="501512349">
          <w:marLeft w:val="0"/>
          <w:marRight w:val="0"/>
          <w:marTop w:val="0"/>
          <w:marBottom w:val="0"/>
          <w:divBdr>
            <w:top w:val="none" w:sz="0" w:space="0" w:color="auto"/>
            <w:left w:val="none" w:sz="0" w:space="0" w:color="auto"/>
            <w:bottom w:val="none" w:sz="0" w:space="0" w:color="auto"/>
            <w:right w:val="none" w:sz="0" w:space="0" w:color="auto"/>
          </w:divBdr>
        </w:div>
        <w:div w:id="506408731">
          <w:marLeft w:val="0"/>
          <w:marRight w:val="0"/>
          <w:marTop w:val="0"/>
          <w:marBottom w:val="0"/>
          <w:divBdr>
            <w:top w:val="none" w:sz="0" w:space="0" w:color="auto"/>
            <w:left w:val="none" w:sz="0" w:space="0" w:color="auto"/>
            <w:bottom w:val="none" w:sz="0" w:space="0" w:color="auto"/>
            <w:right w:val="none" w:sz="0" w:space="0" w:color="auto"/>
          </w:divBdr>
        </w:div>
        <w:div w:id="507673860">
          <w:marLeft w:val="0"/>
          <w:marRight w:val="0"/>
          <w:marTop w:val="0"/>
          <w:marBottom w:val="0"/>
          <w:divBdr>
            <w:top w:val="none" w:sz="0" w:space="0" w:color="auto"/>
            <w:left w:val="none" w:sz="0" w:space="0" w:color="auto"/>
            <w:bottom w:val="none" w:sz="0" w:space="0" w:color="auto"/>
            <w:right w:val="none" w:sz="0" w:space="0" w:color="auto"/>
          </w:divBdr>
        </w:div>
        <w:div w:id="508327686">
          <w:marLeft w:val="0"/>
          <w:marRight w:val="0"/>
          <w:marTop w:val="0"/>
          <w:marBottom w:val="0"/>
          <w:divBdr>
            <w:top w:val="none" w:sz="0" w:space="0" w:color="auto"/>
            <w:left w:val="none" w:sz="0" w:space="0" w:color="auto"/>
            <w:bottom w:val="none" w:sz="0" w:space="0" w:color="auto"/>
            <w:right w:val="none" w:sz="0" w:space="0" w:color="auto"/>
          </w:divBdr>
        </w:div>
        <w:div w:id="510071879">
          <w:marLeft w:val="0"/>
          <w:marRight w:val="0"/>
          <w:marTop w:val="0"/>
          <w:marBottom w:val="0"/>
          <w:divBdr>
            <w:top w:val="none" w:sz="0" w:space="0" w:color="auto"/>
            <w:left w:val="none" w:sz="0" w:space="0" w:color="auto"/>
            <w:bottom w:val="none" w:sz="0" w:space="0" w:color="auto"/>
            <w:right w:val="none" w:sz="0" w:space="0" w:color="auto"/>
          </w:divBdr>
        </w:div>
        <w:div w:id="516310182">
          <w:marLeft w:val="0"/>
          <w:marRight w:val="0"/>
          <w:marTop w:val="0"/>
          <w:marBottom w:val="0"/>
          <w:divBdr>
            <w:top w:val="none" w:sz="0" w:space="0" w:color="auto"/>
            <w:left w:val="none" w:sz="0" w:space="0" w:color="auto"/>
            <w:bottom w:val="none" w:sz="0" w:space="0" w:color="auto"/>
            <w:right w:val="none" w:sz="0" w:space="0" w:color="auto"/>
          </w:divBdr>
        </w:div>
        <w:div w:id="520633763">
          <w:marLeft w:val="0"/>
          <w:marRight w:val="0"/>
          <w:marTop w:val="0"/>
          <w:marBottom w:val="0"/>
          <w:divBdr>
            <w:top w:val="none" w:sz="0" w:space="0" w:color="auto"/>
            <w:left w:val="none" w:sz="0" w:space="0" w:color="auto"/>
            <w:bottom w:val="none" w:sz="0" w:space="0" w:color="auto"/>
            <w:right w:val="none" w:sz="0" w:space="0" w:color="auto"/>
          </w:divBdr>
        </w:div>
        <w:div w:id="539175352">
          <w:marLeft w:val="0"/>
          <w:marRight w:val="0"/>
          <w:marTop w:val="0"/>
          <w:marBottom w:val="0"/>
          <w:divBdr>
            <w:top w:val="none" w:sz="0" w:space="0" w:color="auto"/>
            <w:left w:val="none" w:sz="0" w:space="0" w:color="auto"/>
            <w:bottom w:val="none" w:sz="0" w:space="0" w:color="auto"/>
            <w:right w:val="none" w:sz="0" w:space="0" w:color="auto"/>
          </w:divBdr>
        </w:div>
        <w:div w:id="540367264">
          <w:marLeft w:val="0"/>
          <w:marRight w:val="0"/>
          <w:marTop w:val="0"/>
          <w:marBottom w:val="0"/>
          <w:divBdr>
            <w:top w:val="none" w:sz="0" w:space="0" w:color="auto"/>
            <w:left w:val="none" w:sz="0" w:space="0" w:color="auto"/>
            <w:bottom w:val="none" w:sz="0" w:space="0" w:color="auto"/>
            <w:right w:val="none" w:sz="0" w:space="0" w:color="auto"/>
          </w:divBdr>
        </w:div>
        <w:div w:id="546333793">
          <w:marLeft w:val="0"/>
          <w:marRight w:val="0"/>
          <w:marTop w:val="0"/>
          <w:marBottom w:val="0"/>
          <w:divBdr>
            <w:top w:val="none" w:sz="0" w:space="0" w:color="auto"/>
            <w:left w:val="none" w:sz="0" w:space="0" w:color="auto"/>
            <w:bottom w:val="none" w:sz="0" w:space="0" w:color="auto"/>
            <w:right w:val="none" w:sz="0" w:space="0" w:color="auto"/>
          </w:divBdr>
        </w:div>
        <w:div w:id="547299899">
          <w:marLeft w:val="0"/>
          <w:marRight w:val="0"/>
          <w:marTop w:val="0"/>
          <w:marBottom w:val="0"/>
          <w:divBdr>
            <w:top w:val="none" w:sz="0" w:space="0" w:color="auto"/>
            <w:left w:val="none" w:sz="0" w:space="0" w:color="auto"/>
            <w:bottom w:val="none" w:sz="0" w:space="0" w:color="auto"/>
            <w:right w:val="none" w:sz="0" w:space="0" w:color="auto"/>
          </w:divBdr>
        </w:div>
        <w:div w:id="548686358">
          <w:marLeft w:val="0"/>
          <w:marRight w:val="0"/>
          <w:marTop w:val="0"/>
          <w:marBottom w:val="0"/>
          <w:divBdr>
            <w:top w:val="none" w:sz="0" w:space="0" w:color="auto"/>
            <w:left w:val="none" w:sz="0" w:space="0" w:color="auto"/>
            <w:bottom w:val="none" w:sz="0" w:space="0" w:color="auto"/>
            <w:right w:val="none" w:sz="0" w:space="0" w:color="auto"/>
          </w:divBdr>
        </w:div>
        <w:div w:id="549998338">
          <w:marLeft w:val="0"/>
          <w:marRight w:val="0"/>
          <w:marTop w:val="0"/>
          <w:marBottom w:val="0"/>
          <w:divBdr>
            <w:top w:val="none" w:sz="0" w:space="0" w:color="auto"/>
            <w:left w:val="none" w:sz="0" w:space="0" w:color="auto"/>
            <w:bottom w:val="none" w:sz="0" w:space="0" w:color="auto"/>
            <w:right w:val="none" w:sz="0" w:space="0" w:color="auto"/>
          </w:divBdr>
        </w:div>
        <w:div w:id="550650989">
          <w:marLeft w:val="0"/>
          <w:marRight w:val="0"/>
          <w:marTop w:val="0"/>
          <w:marBottom w:val="0"/>
          <w:divBdr>
            <w:top w:val="none" w:sz="0" w:space="0" w:color="auto"/>
            <w:left w:val="none" w:sz="0" w:space="0" w:color="auto"/>
            <w:bottom w:val="none" w:sz="0" w:space="0" w:color="auto"/>
            <w:right w:val="none" w:sz="0" w:space="0" w:color="auto"/>
          </w:divBdr>
        </w:div>
        <w:div w:id="554314213">
          <w:marLeft w:val="0"/>
          <w:marRight w:val="0"/>
          <w:marTop w:val="0"/>
          <w:marBottom w:val="0"/>
          <w:divBdr>
            <w:top w:val="none" w:sz="0" w:space="0" w:color="auto"/>
            <w:left w:val="none" w:sz="0" w:space="0" w:color="auto"/>
            <w:bottom w:val="none" w:sz="0" w:space="0" w:color="auto"/>
            <w:right w:val="none" w:sz="0" w:space="0" w:color="auto"/>
          </w:divBdr>
        </w:div>
        <w:div w:id="561793889">
          <w:marLeft w:val="0"/>
          <w:marRight w:val="0"/>
          <w:marTop w:val="0"/>
          <w:marBottom w:val="0"/>
          <w:divBdr>
            <w:top w:val="none" w:sz="0" w:space="0" w:color="auto"/>
            <w:left w:val="none" w:sz="0" w:space="0" w:color="auto"/>
            <w:bottom w:val="none" w:sz="0" w:space="0" w:color="auto"/>
            <w:right w:val="none" w:sz="0" w:space="0" w:color="auto"/>
          </w:divBdr>
        </w:div>
        <w:div w:id="567572619">
          <w:marLeft w:val="0"/>
          <w:marRight w:val="0"/>
          <w:marTop w:val="0"/>
          <w:marBottom w:val="0"/>
          <w:divBdr>
            <w:top w:val="none" w:sz="0" w:space="0" w:color="auto"/>
            <w:left w:val="none" w:sz="0" w:space="0" w:color="auto"/>
            <w:bottom w:val="none" w:sz="0" w:space="0" w:color="auto"/>
            <w:right w:val="none" w:sz="0" w:space="0" w:color="auto"/>
          </w:divBdr>
        </w:div>
        <w:div w:id="583611952">
          <w:marLeft w:val="0"/>
          <w:marRight w:val="0"/>
          <w:marTop w:val="0"/>
          <w:marBottom w:val="0"/>
          <w:divBdr>
            <w:top w:val="none" w:sz="0" w:space="0" w:color="auto"/>
            <w:left w:val="none" w:sz="0" w:space="0" w:color="auto"/>
            <w:bottom w:val="none" w:sz="0" w:space="0" w:color="auto"/>
            <w:right w:val="none" w:sz="0" w:space="0" w:color="auto"/>
          </w:divBdr>
        </w:div>
        <w:div w:id="590510054">
          <w:marLeft w:val="0"/>
          <w:marRight w:val="0"/>
          <w:marTop w:val="0"/>
          <w:marBottom w:val="0"/>
          <w:divBdr>
            <w:top w:val="none" w:sz="0" w:space="0" w:color="auto"/>
            <w:left w:val="none" w:sz="0" w:space="0" w:color="auto"/>
            <w:bottom w:val="none" w:sz="0" w:space="0" w:color="auto"/>
            <w:right w:val="none" w:sz="0" w:space="0" w:color="auto"/>
          </w:divBdr>
        </w:div>
        <w:div w:id="596208045">
          <w:marLeft w:val="0"/>
          <w:marRight w:val="0"/>
          <w:marTop w:val="0"/>
          <w:marBottom w:val="0"/>
          <w:divBdr>
            <w:top w:val="none" w:sz="0" w:space="0" w:color="auto"/>
            <w:left w:val="none" w:sz="0" w:space="0" w:color="auto"/>
            <w:bottom w:val="none" w:sz="0" w:space="0" w:color="auto"/>
            <w:right w:val="none" w:sz="0" w:space="0" w:color="auto"/>
          </w:divBdr>
        </w:div>
        <w:div w:id="606737224">
          <w:marLeft w:val="0"/>
          <w:marRight w:val="0"/>
          <w:marTop w:val="0"/>
          <w:marBottom w:val="0"/>
          <w:divBdr>
            <w:top w:val="none" w:sz="0" w:space="0" w:color="auto"/>
            <w:left w:val="none" w:sz="0" w:space="0" w:color="auto"/>
            <w:bottom w:val="none" w:sz="0" w:space="0" w:color="auto"/>
            <w:right w:val="none" w:sz="0" w:space="0" w:color="auto"/>
          </w:divBdr>
        </w:div>
        <w:div w:id="612713989">
          <w:marLeft w:val="0"/>
          <w:marRight w:val="0"/>
          <w:marTop w:val="0"/>
          <w:marBottom w:val="0"/>
          <w:divBdr>
            <w:top w:val="none" w:sz="0" w:space="0" w:color="auto"/>
            <w:left w:val="none" w:sz="0" w:space="0" w:color="auto"/>
            <w:bottom w:val="none" w:sz="0" w:space="0" w:color="auto"/>
            <w:right w:val="none" w:sz="0" w:space="0" w:color="auto"/>
          </w:divBdr>
        </w:div>
        <w:div w:id="619141252">
          <w:marLeft w:val="0"/>
          <w:marRight w:val="0"/>
          <w:marTop w:val="0"/>
          <w:marBottom w:val="0"/>
          <w:divBdr>
            <w:top w:val="none" w:sz="0" w:space="0" w:color="auto"/>
            <w:left w:val="none" w:sz="0" w:space="0" w:color="auto"/>
            <w:bottom w:val="none" w:sz="0" w:space="0" w:color="auto"/>
            <w:right w:val="none" w:sz="0" w:space="0" w:color="auto"/>
          </w:divBdr>
        </w:div>
        <w:div w:id="627931495">
          <w:marLeft w:val="0"/>
          <w:marRight w:val="0"/>
          <w:marTop w:val="0"/>
          <w:marBottom w:val="0"/>
          <w:divBdr>
            <w:top w:val="none" w:sz="0" w:space="0" w:color="auto"/>
            <w:left w:val="none" w:sz="0" w:space="0" w:color="auto"/>
            <w:bottom w:val="none" w:sz="0" w:space="0" w:color="auto"/>
            <w:right w:val="none" w:sz="0" w:space="0" w:color="auto"/>
          </w:divBdr>
        </w:div>
        <w:div w:id="634532956">
          <w:marLeft w:val="0"/>
          <w:marRight w:val="0"/>
          <w:marTop w:val="0"/>
          <w:marBottom w:val="0"/>
          <w:divBdr>
            <w:top w:val="none" w:sz="0" w:space="0" w:color="auto"/>
            <w:left w:val="none" w:sz="0" w:space="0" w:color="auto"/>
            <w:bottom w:val="none" w:sz="0" w:space="0" w:color="auto"/>
            <w:right w:val="none" w:sz="0" w:space="0" w:color="auto"/>
          </w:divBdr>
        </w:div>
        <w:div w:id="636376656">
          <w:marLeft w:val="0"/>
          <w:marRight w:val="0"/>
          <w:marTop w:val="0"/>
          <w:marBottom w:val="0"/>
          <w:divBdr>
            <w:top w:val="none" w:sz="0" w:space="0" w:color="auto"/>
            <w:left w:val="none" w:sz="0" w:space="0" w:color="auto"/>
            <w:bottom w:val="none" w:sz="0" w:space="0" w:color="auto"/>
            <w:right w:val="none" w:sz="0" w:space="0" w:color="auto"/>
          </w:divBdr>
        </w:div>
        <w:div w:id="640771654">
          <w:marLeft w:val="0"/>
          <w:marRight w:val="0"/>
          <w:marTop w:val="0"/>
          <w:marBottom w:val="0"/>
          <w:divBdr>
            <w:top w:val="none" w:sz="0" w:space="0" w:color="auto"/>
            <w:left w:val="none" w:sz="0" w:space="0" w:color="auto"/>
            <w:bottom w:val="none" w:sz="0" w:space="0" w:color="auto"/>
            <w:right w:val="none" w:sz="0" w:space="0" w:color="auto"/>
          </w:divBdr>
        </w:div>
        <w:div w:id="648287284">
          <w:marLeft w:val="0"/>
          <w:marRight w:val="0"/>
          <w:marTop w:val="0"/>
          <w:marBottom w:val="0"/>
          <w:divBdr>
            <w:top w:val="none" w:sz="0" w:space="0" w:color="auto"/>
            <w:left w:val="none" w:sz="0" w:space="0" w:color="auto"/>
            <w:bottom w:val="none" w:sz="0" w:space="0" w:color="auto"/>
            <w:right w:val="none" w:sz="0" w:space="0" w:color="auto"/>
          </w:divBdr>
        </w:div>
        <w:div w:id="649092772">
          <w:marLeft w:val="0"/>
          <w:marRight w:val="0"/>
          <w:marTop w:val="0"/>
          <w:marBottom w:val="0"/>
          <w:divBdr>
            <w:top w:val="none" w:sz="0" w:space="0" w:color="auto"/>
            <w:left w:val="none" w:sz="0" w:space="0" w:color="auto"/>
            <w:bottom w:val="none" w:sz="0" w:space="0" w:color="auto"/>
            <w:right w:val="none" w:sz="0" w:space="0" w:color="auto"/>
          </w:divBdr>
        </w:div>
        <w:div w:id="651132654">
          <w:marLeft w:val="0"/>
          <w:marRight w:val="0"/>
          <w:marTop w:val="0"/>
          <w:marBottom w:val="0"/>
          <w:divBdr>
            <w:top w:val="none" w:sz="0" w:space="0" w:color="auto"/>
            <w:left w:val="none" w:sz="0" w:space="0" w:color="auto"/>
            <w:bottom w:val="none" w:sz="0" w:space="0" w:color="auto"/>
            <w:right w:val="none" w:sz="0" w:space="0" w:color="auto"/>
          </w:divBdr>
        </w:div>
        <w:div w:id="657075658">
          <w:marLeft w:val="0"/>
          <w:marRight w:val="0"/>
          <w:marTop w:val="0"/>
          <w:marBottom w:val="0"/>
          <w:divBdr>
            <w:top w:val="none" w:sz="0" w:space="0" w:color="auto"/>
            <w:left w:val="none" w:sz="0" w:space="0" w:color="auto"/>
            <w:bottom w:val="none" w:sz="0" w:space="0" w:color="auto"/>
            <w:right w:val="none" w:sz="0" w:space="0" w:color="auto"/>
          </w:divBdr>
        </w:div>
        <w:div w:id="674962439">
          <w:marLeft w:val="0"/>
          <w:marRight w:val="0"/>
          <w:marTop w:val="0"/>
          <w:marBottom w:val="0"/>
          <w:divBdr>
            <w:top w:val="none" w:sz="0" w:space="0" w:color="auto"/>
            <w:left w:val="none" w:sz="0" w:space="0" w:color="auto"/>
            <w:bottom w:val="none" w:sz="0" w:space="0" w:color="auto"/>
            <w:right w:val="none" w:sz="0" w:space="0" w:color="auto"/>
          </w:divBdr>
        </w:div>
        <w:div w:id="683634400">
          <w:marLeft w:val="0"/>
          <w:marRight w:val="0"/>
          <w:marTop w:val="0"/>
          <w:marBottom w:val="0"/>
          <w:divBdr>
            <w:top w:val="none" w:sz="0" w:space="0" w:color="auto"/>
            <w:left w:val="none" w:sz="0" w:space="0" w:color="auto"/>
            <w:bottom w:val="none" w:sz="0" w:space="0" w:color="auto"/>
            <w:right w:val="none" w:sz="0" w:space="0" w:color="auto"/>
          </w:divBdr>
        </w:div>
        <w:div w:id="685911525">
          <w:marLeft w:val="0"/>
          <w:marRight w:val="0"/>
          <w:marTop w:val="0"/>
          <w:marBottom w:val="0"/>
          <w:divBdr>
            <w:top w:val="none" w:sz="0" w:space="0" w:color="auto"/>
            <w:left w:val="none" w:sz="0" w:space="0" w:color="auto"/>
            <w:bottom w:val="none" w:sz="0" w:space="0" w:color="auto"/>
            <w:right w:val="none" w:sz="0" w:space="0" w:color="auto"/>
          </w:divBdr>
        </w:div>
        <w:div w:id="698051712">
          <w:marLeft w:val="0"/>
          <w:marRight w:val="0"/>
          <w:marTop w:val="0"/>
          <w:marBottom w:val="0"/>
          <w:divBdr>
            <w:top w:val="none" w:sz="0" w:space="0" w:color="auto"/>
            <w:left w:val="none" w:sz="0" w:space="0" w:color="auto"/>
            <w:bottom w:val="none" w:sz="0" w:space="0" w:color="auto"/>
            <w:right w:val="none" w:sz="0" w:space="0" w:color="auto"/>
          </w:divBdr>
        </w:div>
        <w:div w:id="716507718">
          <w:marLeft w:val="0"/>
          <w:marRight w:val="0"/>
          <w:marTop w:val="0"/>
          <w:marBottom w:val="0"/>
          <w:divBdr>
            <w:top w:val="none" w:sz="0" w:space="0" w:color="auto"/>
            <w:left w:val="none" w:sz="0" w:space="0" w:color="auto"/>
            <w:bottom w:val="none" w:sz="0" w:space="0" w:color="auto"/>
            <w:right w:val="none" w:sz="0" w:space="0" w:color="auto"/>
          </w:divBdr>
        </w:div>
        <w:div w:id="719017805">
          <w:marLeft w:val="0"/>
          <w:marRight w:val="0"/>
          <w:marTop w:val="0"/>
          <w:marBottom w:val="0"/>
          <w:divBdr>
            <w:top w:val="none" w:sz="0" w:space="0" w:color="auto"/>
            <w:left w:val="none" w:sz="0" w:space="0" w:color="auto"/>
            <w:bottom w:val="none" w:sz="0" w:space="0" w:color="auto"/>
            <w:right w:val="none" w:sz="0" w:space="0" w:color="auto"/>
          </w:divBdr>
        </w:div>
        <w:div w:id="728959040">
          <w:marLeft w:val="0"/>
          <w:marRight w:val="0"/>
          <w:marTop w:val="0"/>
          <w:marBottom w:val="0"/>
          <w:divBdr>
            <w:top w:val="none" w:sz="0" w:space="0" w:color="auto"/>
            <w:left w:val="none" w:sz="0" w:space="0" w:color="auto"/>
            <w:bottom w:val="none" w:sz="0" w:space="0" w:color="auto"/>
            <w:right w:val="none" w:sz="0" w:space="0" w:color="auto"/>
          </w:divBdr>
        </w:div>
        <w:div w:id="736050331">
          <w:marLeft w:val="0"/>
          <w:marRight w:val="0"/>
          <w:marTop w:val="0"/>
          <w:marBottom w:val="0"/>
          <w:divBdr>
            <w:top w:val="none" w:sz="0" w:space="0" w:color="auto"/>
            <w:left w:val="none" w:sz="0" w:space="0" w:color="auto"/>
            <w:bottom w:val="none" w:sz="0" w:space="0" w:color="auto"/>
            <w:right w:val="none" w:sz="0" w:space="0" w:color="auto"/>
          </w:divBdr>
        </w:div>
        <w:div w:id="738750903">
          <w:marLeft w:val="0"/>
          <w:marRight w:val="0"/>
          <w:marTop w:val="0"/>
          <w:marBottom w:val="0"/>
          <w:divBdr>
            <w:top w:val="none" w:sz="0" w:space="0" w:color="auto"/>
            <w:left w:val="none" w:sz="0" w:space="0" w:color="auto"/>
            <w:bottom w:val="none" w:sz="0" w:space="0" w:color="auto"/>
            <w:right w:val="none" w:sz="0" w:space="0" w:color="auto"/>
          </w:divBdr>
        </w:div>
        <w:div w:id="749887668">
          <w:marLeft w:val="0"/>
          <w:marRight w:val="0"/>
          <w:marTop w:val="0"/>
          <w:marBottom w:val="0"/>
          <w:divBdr>
            <w:top w:val="none" w:sz="0" w:space="0" w:color="auto"/>
            <w:left w:val="none" w:sz="0" w:space="0" w:color="auto"/>
            <w:bottom w:val="none" w:sz="0" w:space="0" w:color="auto"/>
            <w:right w:val="none" w:sz="0" w:space="0" w:color="auto"/>
          </w:divBdr>
        </w:div>
        <w:div w:id="752316381">
          <w:marLeft w:val="0"/>
          <w:marRight w:val="0"/>
          <w:marTop w:val="0"/>
          <w:marBottom w:val="0"/>
          <w:divBdr>
            <w:top w:val="none" w:sz="0" w:space="0" w:color="auto"/>
            <w:left w:val="none" w:sz="0" w:space="0" w:color="auto"/>
            <w:bottom w:val="none" w:sz="0" w:space="0" w:color="auto"/>
            <w:right w:val="none" w:sz="0" w:space="0" w:color="auto"/>
          </w:divBdr>
        </w:div>
        <w:div w:id="757599869">
          <w:marLeft w:val="0"/>
          <w:marRight w:val="0"/>
          <w:marTop w:val="0"/>
          <w:marBottom w:val="0"/>
          <w:divBdr>
            <w:top w:val="none" w:sz="0" w:space="0" w:color="auto"/>
            <w:left w:val="none" w:sz="0" w:space="0" w:color="auto"/>
            <w:bottom w:val="none" w:sz="0" w:space="0" w:color="auto"/>
            <w:right w:val="none" w:sz="0" w:space="0" w:color="auto"/>
          </w:divBdr>
        </w:div>
        <w:div w:id="766771474">
          <w:marLeft w:val="0"/>
          <w:marRight w:val="0"/>
          <w:marTop w:val="0"/>
          <w:marBottom w:val="0"/>
          <w:divBdr>
            <w:top w:val="none" w:sz="0" w:space="0" w:color="auto"/>
            <w:left w:val="none" w:sz="0" w:space="0" w:color="auto"/>
            <w:bottom w:val="none" w:sz="0" w:space="0" w:color="auto"/>
            <w:right w:val="none" w:sz="0" w:space="0" w:color="auto"/>
          </w:divBdr>
        </w:div>
        <w:div w:id="773013120">
          <w:marLeft w:val="0"/>
          <w:marRight w:val="0"/>
          <w:marTop w:val="0"/>
          <w:marBottom w:val="0"/>
          <w:divBdr>
            <w:top w:val="none" w:sz="0" w:space="0" w:color="auto"/>
            <w:left w:val="none" w:sz="0" w:space="0" w:color="auto"/>
            <w:bottom w:val="none" w:sz="0" w:space="0" w:color="auto"/>
            <w:right w:val="none" w:sz="0" w:space="0" w:color="auto"/>
          </w:divBdr>
        </w:div>
        <w:div w:id="774591729">
          <w:marLeft w:val="0"/>
          <w:marRight w:val="0"/>
          <w:marTop w:val="0"/>
          <w:marBottom w:val="0"/>
          <w:divBdr>
            <w:top w:val="none" w:sz="0" w:space="0" w:color="auto"/>
            <w:left w:val="none" w:sz="0" w:space="0" w:color="auto"/>
            <w:bottom w:val="none" w:sz="0" w:space="0" w:color="auto"/>
            <w:right w:val="none" w:sz="0" w:space="0" w:color="auto"/>
          </w:divBdr>
        </w:div>
        <w:div w:id="783616797">
          <w:marLeft w:val="0"/>
          <w:marRight w:val="0"/>
          <w:marTop w:val="0"/>
          <w:marBottom w:val="0"/>
          <w:divBdr>
            <w:top w:val="none" w:sz="0" w:space="0" w:color="auto"/>
            <w:left w:val="none" w:sz="0" w:space="0" w:color="auto"/>
            <w:bottom w:val="none" w:sz="0" w:space="0" w:color="auto"/>
            <w:right w:val="none" w:sz="0" w:space="0" w:color="auto"/>
          </w:divBdr>
        </w:div>
        <w:div w:id="811408609">
          <w:marLeft w:val="0"/>
          <w:marRight w:val="0"/>
          <w:marTop w:val="0"/>
          <w:marBottom w:val="0"/>
          <w:divBdr>
            <w:top w:val="none" w:sz="0" w:space="0" w:color="auto"/>
            <w:left w:val="none" w:sz="0" w:space="0" w:color="auto"/>
            <w:bottom w:val="none" w:sz="0" w:space="0" w:color="auto"/>
            <w:right w:val="none" w:sz="0" w:space="0" w:color="auto"/>
          </w:divBdr>
        </w:div>
        <w:div w:id="811560410">
          <w:marLeft w:val="0"/>
          <w:marRight w:val="0"/>
          <w:marTop w:val="0"/>
          <w:marBottom w:val="0"/>
          <w:divBdr>
            <w:top w:val="none" w:sz="0" w:space="0" w:color="auto"/>
            <w:left w:val="none" w:sz="0" w:space="0" w:color="auto"/>
            <w:bottom w:val="none" w:sz="0" w:space="0" w:color="auto"/>
            <w:right w:val="none" w:sz="0" w:space="0" w:color="auto"/>
          </w:divBdr>
        </w:div>
        <w:div w:id="813181344">
          <w:marLeft w:val="0"/>
          <w:marRight w:val="0"/>
          <w:marTop w:val="0"/>
          <w:marBottom w:val="0"/>
          <w:divBdr>
            <w:top w:val="none" w:sz="0" w:space="0" w:color="auto"/>
            <w:left w:val="none" w:sz="0" w:space="0" w:color="auto"/>
            <w:bottom w:val="none" w:sz="0" w:space="0" w:color="auto"/>
            <w:right w:val="none" w:sz="0" w:space="0" w:color="auto"/>
          </w:divBdr>
        </w:div>
        <w:div w:id="816920556">
          <w:marLeft w:val="0"/>
          <w:marRight w:val="0"/>
          <w:marTop w:val="0"/>
          <w:marBottom w:val="0"/>
          <w:divBdr>
            <w:top w:val="none" w:sz="0" w:space="0" w:color="auto"/>
            <w:left w:val="none" w:sz="0" w:space="0" w:color="auto"/>
            <w:bottom w:val="none" w:sz="0" w:space="0" w:color="auto"/>
            <w:right w:val="none" w:sz="0" w:space="0" w:color="auto"/>
          </w:divBdr>
        </w:div>
        <w:div w:id="825433419">
          <w:marLeft w:val="0"/>
          <w:marRight w:val="0"/>
          <w:marTop w:val="0"/>
          <w:marBottom w:val="0"/>
          <w:divBdr>
            <w:top w:val="none" w:sz="0" w:space="0" w:color="auto"/>
            <w:left w:val="none" w:sz="0" w:space="0" w:color="auto"/>
            <w:bottom w:val="none" w:sz="0" w:space="0" w:color="auto"/>
            <w:right w:val="none" w:sz="0" w:space="0" w:color="auto"/>
          </w:divBdr>
        </w:div>
        <w:div w:id="826634954">
          <w:marLeft w:val="0"/>
          <w:marRight w:val="0"/>
          <w:marTop w:val="0"/>
          <w:marBottom w:val="0"/>
          <w:divBdr>
            <w:top w:val="none" w:sz="0" w:space="0" w:color="auto"/>
            <w:left w:val="none" w:sz="0" w:space="0" w:color="auto"/>
            <w:bottom w:val="none" w:sz="0" w:space="0" w:color="auto"/>
            <w:right w:val="none" w:sz="0" w:space="0" w:color="auto"/>
          </w:divBdr>
        </w:div>
        <w:div w:id="826896021">
          <w:marLeft w:val="0"/>
          <w:marRight w:val="0"/>
          <w:marTop w:val="0"/>
          <w:marBottom w:val="0"/>
          <w:divBdr>
            <w:top w:val="none" w:sz="0" w:space="0" w:color="auto"/>
            <w:left w:val="none" w:sz="0" w:space="0" w:color="auto"/>
            <w:bottom w:val="none" w:sz="0" w:space="0" w:color="auto"/>
            <w:right w:val="none" w:sz="0" w:space="0" w:color="auto"/>
          </w:divBdr>
        </w:div>
        <w:div w:id="837841765">
          <w:marLeft w:val="0"/>
          <w:marRight w:val="0"/>
          <w:marTop w:val="0"/>
          <w:marBottom w:val="0"/>
          <w:divBdr>
            <w:top w:val="none" w:sz="0" w:space="0" w:color="auto"/>
            <w:left w:val="none" w:sz="0" w:space="0" w:color="auto"/>
            <w:bottom w:val="none" w:sz="0" w:space="0" w:color="auto"/>
            <w:right w:val="none" w:sz="0" w:space="0" w:color="auto"/>
          </w:divBdr>
        </w:div>
        <w:div w:id="838231628">
          <w:marLeft w:val="0"/>
          <w:marRight w:val="0"/>
          <w:marTop w:val="0"/>
          <w:marBottom w:val="0"/>
          <w:divBdr>
            <w:top w:val="none" w:sz="0" w:space="0" w:color="auto"/>
            <w:left w:val="none" w:sz="0" w:space="0" w:color="auto"/>
            <w:bottom w:val="none" w:sz="0" w:space="0" w:color="auto"/>
            <w:right w:val="none" w:sz="0" w:space="0" w:color="auto"/>
          </w:divBdr>
        </w:div>
        <w:div w:id="841244171">
          <w:marLeft w:val="0"/>
          <w:marRight w:val="0"/>
          <w:marTop w:val="0"/>
          <w:marBottom w:val="0"/>
          <w:divBdr>
            <w:top w:val="none" w:sz="0" w:space="0" w:color="auto"/>
            <w:left w:val="none" w:sz="0" w:space="0" w:color="auto"/>
            <w:bottom w:val="none" w:sz="0" w:space="0" w:color="auto"/>
            <w:right w:val="none" w:sz="0" w:space="0" w:color="auto"/>
          </w:divBdr>
        </w:div>
        <w:div w:id="851068358">
          <w:marLeft w:val="0"/>
          <w:marRight w:val="0"/>
          <w:marTop w:val="0"/>
          <w:marBottom w:val="0"/>
          <w:divBdr>
            <w:top w:val="none" w:sz="0" w:space="0" w:color="auto"/>
            <w:left w:val="none" w:sz="0" w:space="0" w:color="auto"/>
            <w:bottom w:val="none" w:sz="0" w:space="0" w:color="auto"/>
            <w:right w:val="none" w:sz="0" w:space="0" w:color="auto"/>
          </w:divBdr>
        </w:div>
        <w:div w:id="856695182">
          <w:marLeft w:val="0"/>
          <w:marRight w:val="0"/>
          <w:marTop w:val="0"/>
          <w:marBottom w:val="0"/>
          <w:divBdr>
            <w:top w:val="none" w:sz="0" w:space="0" w:color="auto"/>
            <w:left w:val="none" w:sz="0" w:space="0" w:color="auto"/>
            <w:bottom w:val="none" w:sz="0" w:space="0" w:color="auto"/>
            <w:right w:val="none" w:sz="0" w:space="0" w:color="auto"/>
          </w:divBdr>
        </w:div>
        <w:div w:id="866255664">
          <w:marLeft w:val="0"/>
          <w:marRight w:val="0"/>
          <w:marTop w:val="0"/>
          <w:marBottom w:val="0"/>
          <w:divBdr>
            <w:top w:val="none" w:sz="0" w:space="0" w:color="auto"/>
            <w:left w:val="none" w:sz="0" w:space="0" w:color="auto"/>
            <w:bottom w:val="none" w:sz="0" w:space="0" w:color="auto"/>
            <w:right w:val="none" w:sz="0" w:space="0" w:color="auto"/>
          </w:divBdr>
        </w:div>
        <w:div w:id="867180091">
          <w:marLeft w:val="0"/>
          <w:marRight w:val="0"/>
          <w:marTop w:val="0"/>
          <w:marBottom w:val="0"/>
          <w:divBdr>
            <w:top w:val="none" w:sz="0" w:space="0" w:color="auto"/>
            <w:left w:val="none" w:sz="0" w:space="0" w:color="auto"/>
            <w:bottom w:val="none" w:sz="0" w:space="0" w:color="auto"/>
            <w:right w:val="none" w:sz="0" w:space="0" w:color="auto"/>
          </w:divBdr>
        </w:div>
        <w:div w:id="872496180">
          <w:marLeft w:val="0"/>
          <w:marRight w:val="0"/>
          <w:marTop w:val="0"/>
          <w:marBottom w:val="0"/>
          <w:divBdr>
            <w:top w:val="none" w:sz="0" w:space="0" w:color="auto"/>
            <w:left w:val="none" w:sz="0" w:space="0" w:color="auto"/>
            <w:bottom w:val="none" w:sz="0" w:space="0" w:color="auto"/>
            <w:right w:val="none" w:sz="0" w:space="0" w:color="auto"/>
          </w:divBdr>
        </w:div>
        <w:div w:id="882865299">
          <w:marLeft w:val="0"/>
          <w:marRight w:val="0"/>
          <w:marTop w:val="0"/>
          <w:marBottom w:val="0"/>
          <w:divBdr>
            <w:top w:val="none" w:sz="0" w:space="0" w:color="auto"/>
            <w:left w:val="none" w:sz="0" w:space="0" w:color="auto"/>
            <w:bottom w:val="none" w:sz="0" w:space="0" w:color="auto"/>
            <w:right w:val="none" w:sz="0" w:space="0" w:color="auto"/>
          </w:divBdr>
        </w:div>
        <w:div w:id="885222367">
          <w:marLeft w:val="0"/>
          <w:marRight w:val="0"/>
          <w:marTop w:val="0"/>
          <w:marBottom w:val="0"/>
          <w:divBdr>
            <w:top w:val="none" w:sz="0" w:space="0" w:color="auto"/>
            <w:left w:val="none" w:sz="0" w:space="0" w:color="auto"/>
            <w:bottom w:val="none" w:sz="0" w:space="0" w:color="auto"/>
            <w:right w:val="none" w:sz="0" w:space="0" w:color="auto"/>
          </w:divBdr>
        </w:div>
        <w:div w:id="889194058">
          <w:marLeft w:val="0"/>
          <w:marRight w:val="0"/>
          <w:marTop w:val="0"/>
          <w:marBottom w:val="0"/>
          <w:divBdr>
            <w:top w:val="none" w:sz="0" w:space="0" w:color="auto"/>
            <w:left w:val="none" w:sz="0" w:space="0" w:color="auto"/>
            <w:bottom w:val="none" w:sz="0" w:space="0" w:color="auto"/>
            <w:right w:val="none" w:sz="0" w:space="0" w:color="auto"/>
          </w:divBdr>
        </w:div>
        <w:div w:id="889801176">
          <w:marLeft w:val="0"/>
          <w:marRight w:val="0"/>
          <w:marTop w:val="0"/>
          <w:marBottom w:val="0"/>
          <w:divBdr>
            <w:top w:val="none" w:sz="0" w:space="0" w:color="auto"/>
            <w:left w:val="none" w:sz="0" w:space="0" w:color="auto"/>
            <w:bottom w:val="none" w:sz="0" w:space="0" w:color="auto"/>
            <w:right w:val="none" w:sz="0" w:space="0" w:color="auto"/>
          </w:divBdr>
        </w:div>
        <w:div w:id="896237427">
          <w:marLeft w:val="0"/>
          <w:marRight w:val="0"/>
          <w:marTop w:val="0"/>
          <w:marBottom w:val="0"/>
          <w:divBdr>
            <w:top w:val="none" w:sz="0" w:space="0" w:color="auto"/>
            <w:left w:val="none" w:sz="0" w:space="0" w:color="auto"/>
            <w:bottom w:val="none" w:sz="0" w:space="0" w:color="auto"/>
            <w:right w:val="none" w:sz="0" w:space="0" w:color="auto"/>
          </w:divBdr>
        </w:div>
        <w:div w:id="932788585">
          <w:marLeft w:val="0"/>
          <w:marRight w:val="0"/>
          <w:marTop w:val="0"/>
          <w:marBottom w:val="0"/>
          <w:divBdr>
            <w:top w:val="none" w:sz="0" w:space="0" w:color="auto"/>
            <w:left w:val="none" w:sz="0" w:space="0" w:color="auto"/>
            <w:bottom w:val="none" w:sz="0" w:space="0" w:color="auto"/>
            <w:right w:val="none" w:sz="0" w:space="0" w:color="auto"/>
          </w:divBdr>
        </w:div>
        <w:div w:id="941689505">
          <w:marLeft w:val="0"/>
          <w:marRight w:val="0"/>
          <w:marTop w:val="0"/>
          <w:marBottom w:val="0"/>
          <w:divBdr>
            <w:top w:val="none" w:sz="0" w:space="0" w:color="auto"/>
            <w:left w:val="none" w:sz="0" w:space="0" w:color="auto"/>
            <w:bottom w:val="none" w:sz="0" w:space="0" w:color="auto"/>
            <w:right w:val="none" w:sz="0" w:space="0" w:color="auto"/>
          </w:divBdr>
        </w:div>
        <w:div w:id="954992386">
          <w:marLeft w:val="0"/>
          <w:marRight w:val="0"/>
          <w:marTop w:val="0"/>
          <w:marBottom w:val="0"/>
          <w:divBdr>
            <w:top w:val="none" w:sz="0" w:space="0" w:color="auto"/>
            <w:left w:val="none" w:sz="0" w:space="0" w:color="auto"/>
            <w:bottom w:val="none" w:sz="0" w:space="0" w:color="auto"/>
            <w:right w:val="none" w:sz="0" w:space="0" w:color="auto"/>
          </w:divBdr>
        </w:div>
        <w:div w:id="964579418">
          <w:marLeft w:val="0"/>
          <w:marRight w:val="0"/>
          <w:marTop w:val="0"/>
          <w:marBottom w:val="0"/>
          <w:divBdr>
            <w:top w:val="none" w:sz="0" w:space="0" w:color="auto"/>
            <w:left w:val="none" w:sz="0" w:space="0" w:color="auto"/>
            <w:bottom w:val="none" w:sz="0" w:space="0" w:color="auto"/>
            <w:right w:val="none" w:sz="0" w:space="0" w:color="auto"/>
          </w:divBdr>
        </w:div>
        <w:div w:id="972711329">
          <w:marLeft w:val="0"/>
          <w:marRight w:val="0"/>
          <w:marTop w:val="0"/>
          <w:marBottom w:val="0"/>
          <w:divBdr>
            <w:top w:val="none" w:sz="0" w:space="0" w:color="auto"/>
            <w:left w:val="none" w:sz="0" w:space="0" w:color="auto"/>
            <w:bottom w:val="none" w:sz="0" w:space="0" w:color="auto"/>
            <w:right w:val="none" w:sz="0" w:space="0" w:color="auto"/>
          </w:divBdr>
        </w:div>
        <w:div w:id="982465077">
          <w:marLeft w:val="0"/>
          <w:marRight w:val="0"/>
          <w:marTop w:val="0"/>
          <w:marBottom w:val="0"/>
          <w:divBdr>
            <w:top w:val="none" w:sz="0" w:space="0" w:color="auto"/>
            <w:left w:val="none" w:sz="0" w:space="0" w:color="auto"/>
            <w:bottom w:val="none" w:sz="0" w:space="0" w:color="auto"/>
            <w:right w:val="none" w:sz="0" w:space="0" w:color="auto"/>
          </w:divBdr>
        </w:div>
        <w:div w:id="987519707">
          <w:marLeft w:val="0"/>
          <w:marRight w:val="0"/>
          <w:marTop w:val="0"/>
          <w:marBottom w:val="0"/>
          <w:divBdr>
            <w:top w:val="none" w:sz="0" w:space="0" w:color="auto"/>
            <w:left w:val="none" w:sz="0" w:space="0" w:color="auto"/>
            <w:bottom w:val="none" w:sz="0" w:space="0" w:color="auto"/>
            <w:right w:val="none" w:sz="0" w:space="0" w:color="auto"/>
          </w:divBdr>
        </w:div>
        <w:div w:id="993221094">
          <w:marLeft w:val="0"/>
          <w:marRight w:val="0"/>
          <w:marTop w:val="0"/>
          <w:marBottom w:val="0"/>
          <w:divBdr>
            <w:top w:val="none" w:sz="0" w:space="0" w:color="auto"/>
            <w:left w:val="none" w:sz="0" w:space="0" w:color="auto"/>
            <w:bottom w:val="none" w:sz="0" w:space="0" w:color="auto"/>
            <w:right w:val="none" w:sz="0" w:space="0" w:color="auto"/>
          </w:divBdr>
        </w:div>
        <w:div w:id="1002391479">
          <w:marLeft w:val="0"/>
          <w:marRight w:val="0"/>
          <w:marTop w:val="0"/>
          <w:marBottom w:val="0"/>
          <w:divBdr>
            <w:top w:val="none" w:sz="0" w:space="0" w:color="auto"/>
            <w:left w:val="none" w:sz="0" w:space="0" w:color="auto"/>
            <w:bottom w:val="none" w:sz="0" w:space="0" w:color="auto"/>
            <w:right w:val="none" w:sz="0" w:space="0" w:color="auto"/>
          </w:divBdr>
        </w:div>
        <w:div w:id="1004674843">
          <w:marLeft w:val="0"/>
          <w:marRight w:val="0"/>
          <w:marTop w:val="0"/>
          <w:marBottom w:val="0"/>
          <w:divBdr>
            <w:top w:val="none" w:sz="0" w:space="0" w:color="auto"/>
            <w:left w:val="none" w:sz="0" w:space="0" w:color="auto"/>
            <w:bottom w:val="none" w:sz="0" w:space="0" w:color="auto"/>
            <w:right w:val="none" w:sz="0" w:space="0" w:color="auto"/>
          </w:divBdr>
        </w:div>
        <w:div w:id="1009482219">
          <w:marLeft w:val="0"/>
          <w:marRight w:val="0"/>
          <w:marTop w:val="0"/>
          <w:marBottom w:val="0"/>
          <w:divBdr>
            <w:top w:val="none" w:sz="0" w:space="0" w:color="auto"/>
            <w:left w:val="none" w:sz="0" w:space="0" w:color="auto"/>
            <w:bottom w:val="none" w:sz="0" w:space="0" w:color="auto"/>
            <w:right w:val="none" w:sz="0" w:space="0" w:color="auto"/>
          </w:divBdr>
        </w:div>
        <w:div w:id="1014575910">
          <w:marLeft w:val="0"/>
          <w:marRight w:val="0"/>
          <w:marTop w:val="0"/>
          <w:marBottom w:val="0"/>
          <w:divBdr>
            <w:top w:val="none" w:sz="0" w:space="0" w:color="auto"/>
            <w:left w:val="none" w:sz="0" w:space="0" w:color="auto"/>
            <w:bottom w:val="none" w:sz="0" w:space="0" w:color="auto"/>
            <w:right w:val="none" w:sz="0" w:space="0" w:color="auto"/>
          </w:divBdr>
        </w:div>
        <w:div w:id="1025443281">
          <w:marLeft w:val="0"/>
          <w:marRight w:val="0"/>
          <w:marTop w:val="0"/>
          <w:marBottom w:val="0"/>
          <w:divBdr>
            <w:top w:val="none" w:sz="0" w:space="0" w:color="auto"/>
            <w:left w:val="none" w:sz="0" w:space="0" w:color="auto"/>
            <w:bottom w:val="none" w:sz="0" w:space="0" w:color="auto"/>
            <w:right w:val="none" w:sz="0" w:space="0" w:color="auto"/>
          </w:divBdr>
        </w:div>
        <w:div w:id="1038702161">
          <w:marLeft w:val="0"/>
          <w:marRight w:val="0"/>
          <w:marTop w:val="0"/>
          <w:marBottom w:val="0"/>
          <w:divBdr>
            <w:top w:val="none" w:sz="0" w:space="0" w:color="auto"/>
            <w:left w:val="none" w:sz="0" w:space="0" w:color="auto"/>
            <w:bottom w:val="none" w:sz="0" w:space="0" w:color="auto"/>
            <w:right w:val="none" w:sz="0" w:space="0" w:color="auto"/>
          </w:divBdr>
        </w:div>
        <w:div w:id="1044452506">
          <w:marLeft w:val="0"/>
          <w:marRight w:val="0"/>
          <w:marTop w:val="0"/>
          <w:marBottom w:val="0"/>
          <w:divBdr>
            <w:top w:val="none" w:sz="0" w:space="0" w:color="auto"/>
            <w:left w:val="none" w:sz="0" w:space="0" w:color="auto"/>
            <w:bottom w:val="none" w:sz="0" w:space="0" w:color="auto"/>
            <w:right w:val="none" w:sz="0" w:space="0" w:color="auto"/>
          </w:divBdr>
        </w:div>
        <w:div w:id="1050491642">
          <w:marLeft w:val="0"/>
          <w:marRight w:val="0"/>
          <w:marTop w:val="0"/>
          <w:marBottom w:val="0"/>
          <w:divBdr>
            <w:top w:val="none" w:sz="0" w:space="0" w:color="auto"/>
            <w:left w:val="none" w:sz="0" w:space="0" w:color="auto"/>
            <w:bottom w:val="none" w:sz="0" w:space="0" w:color="auto"/>
            <w:right w:val="none" w:sz="0" w:space="0" w:color="auto"/>
          </w:divBdr>
        </w:div>
        <w:div w:id="1059593386">
          <w:marLeft w:val="0"/>
          <w:marRight w:val="0"/>
          <w:marTop w:val="0"/>
          <w:marBottom w:val="0"/>
          <w:divBdr>
            <w:top w:val="none" w:sz="0" w:space="0" w:color="auto"/>
            <w:left w:val="none" w:sz="0" w:space="0" w:color="auto"/>
            <w:bottom w:val="none" w:sz="0" w:space="0" w:color="auto"/>
            <w:right w:val="none" w:sz="0" w:space="0" w:color="auto"/>
          </w:divBdr>
        </w:div>
        <w:div w:id="1062945421">
          <w:marLeft w:val="0"/>
          <w:marRight w:val="0"/>
          <w:marTop w:val="0"/>
          <w:marBottom w:val="0"/>
          <w:divBdr>
            <w:top w:val="none" w:sz="0" w:space="0" w:color="auto"/>
            <w:left w:val="none" w:sz="0" w:space="0" w:color="auto"/>
            <w:bottom w:val="none" w:sz="0" w:space="0" w:color="auto"/>
            <w:right w:val="none" w:sz="0" w:space="0" w:color="auto"/>
          </w:divBdr>
        </w:div>
        <w:div w:id="1067000428">
          <w:marLeft w:val="0"/>
          <w:marRight w:val="0"/>
          <w:marTop w:val="0"/>
          <w:marBottom w:val="0"/>
          <w:divBdr>
            <w:top w:val="none" w:sz="0" w:space="0" w:color="auto"/>
            <w:left w:val="none" w:sz="0" w:space="0" w:color="auto"/>
            <w:bottom w:val="none" w:sz="0" w:space="0" w:color="auto"/>
            <w:right w:val="none" w:sz="0" w:space="0" w:color="auto"/>
          </w:divBdr>
        </w:div>
        <w:div w:id="1076706637">
          <w:marLeft w:val="0"/>
          <w:marRight w:val="0"/>
          <w:marTop w:val="0"/>
          <w:marBottom w:val="0"/>
          <w:divBdr>
            <w:top w:val="none" w:sz="0" w:space="0" w:color="auto"/>
            <w:left w:val="none" w:sz="0" w:space="0" w:color="auto"/>
            <w:bottom w:val="none" w:sz="0" w:space="0" w:color="auto"/>
            <w:right w:val="none" w:sz="0" w:space="0" w:color="auto"/>
          </w:divBdr>
        </w:div>
        <w:div w:id="1087650586">
          <w:marLeft w:val="0"/>
          <w:marRight w:val="0"/>
          <w:marTop w:val="0"/>
          <w:marBottom w:val="0"/>
          <w:divBdr>
            <w:top w:val="none" w:sz="0" w:space="0" w:color="auto"/>
            <w:left w:val="none" w:sz="0" w:space="0" w:color="auto"/>
            <w:bottom w:val="none" w:sz="0" w:space="0" w:color="auto"/>
            <w:right w:val="none" w:sz="0" w:space="0" w:color="auto"/>
          </w:divBdr>
        </w:div>
        <w:div w:id="1092623249">
          <w:marLeft w:val="0"/>
          <w:marRight w:val="0"/>
          <w:marTop w:val="0"/>
          <w:marBottom w:val="0"/>
          <w:divBdr>
            <w:top w:val="none" w:sz="0" w:space="0" w:color="auto"/>
            <w:left w:val="none" w:sz="0" w:space="0" w:color="auto"/>
            <w:bottom w:val="none" w:sz="0" w:space="0" w:color="auto"/>
            <w:right w:val="none" w:sz="0" w:space="0" w:color="auto"/>
          </w:divBdr>
        </w:div>
        <w:div w:id="1113785832">
          <w:marLeft w:val="0"/>
          <w:marRight w:val="0"/>
          <w:marTop w:val="0"/>
          <w:marBottom w:val="0"/>
          <w:divBdr>
            <w:top w:val="none" w:sz="0" w:space="0" w:color="auto"/>
            <w:left w:val="none" w:sz="0" w:space="0" w:color="auto"/>
            <w:bottom w:val="none" w:sz="0" w:space="0" w:color="auto"/>
            <w:right w:val="none" w:sz="0" w:space="0" w:color="auto"/>
          </w:divBdr>
        </w:div>
        <w:div w:id="1121722988">
          <w:marLeft w:val="0"/>
          <w:marRight w:val="0"/>
          <w:marTop w:val="0"/>
          <w:marBottom w:val="0"/>
          <w:divBdr>
            <w:top w:val="none" w:sz="0" w:space="0" w:color="auto"/>
            <w:left w:val="none" w:sz="0" w:space="0" w:color="auto"/>
            <w:bottom w:val="none" w:sz="0" w:space="0" w:color="auto"/>
            <w:right w:val="none" w:sz="0" w:space="0" w:color="auto"/>
          </w:divBdr>
        </w:div>
        <w:div w:id="1151016998">
          <w:marLeft w:val="0"/>
          <w:marRight w:val="0"/>
          <w:marTop w:val="0"/>
          <w:marBottom w:val="0"/>
          <w:divBdr>
            <w:top w:val="none" w:sz="0" w:space="0" w:color="auto"/>
            <w:left w:val="none" w:sz="0" w:space="0" w:color="auto"/>
            <w:bottom w:val="none" w:sz="0" w:space="0" w:color="auto"/>
            <w:right w:val="none" w:sz="0" w:space="0" w:color="auto"/>
          </w:divBdr>
        </w:div>
        <w:div w:id="1154025810">
          <w:marLeft w:val="0"/>
          <w:marRight w:val="0"/>
          <w:marTop w:val="0"/>
          <w:marBottom w:val="0"/>
          <w:divBdr>
            <w:top w:val="none" w:sz="0" w:space="0" w:color="auto"/>
            <w:left w:val="none" w:sz="0" w:space="0" w:color="auto"/>
            <w:bottom w:val="none" w:sz="0" w:space="0" w:color="auto"/>
            <w:right w:val="none" w:sz="0" w:space="0" w:color="auto"/>
          </w:divBdr>
        </w:div>
        <w:div w:id="1163742112">
          <w:marLeft w:val="0"/>
          <w:marRight w:val="0"/>
          <w:marTop w:val="0"/>
          <w:marBottom w:val="0"/>
          <w:divBdr>
            <w:top w:val="none" w:sz="0" w:space="0" w:color="auto"/>
            <w:left w:val="none" w:sz="0" w:space="0" w:color="auto"/>
            <w:bottom w:val="none" w:sz="0" w:space="0" w:color="auto"/>
            <w:right w:val="none" w:sz="0" w:space="0" w:color="auto"/>
          </w:divBdr>
        </w:div>
        <w:div w:id="1183473441">
          <w:marLeft w:val="0"/>
          <w:marRight w:val="0"/>
          <w:marTop w:val="0"/>
          <w:marBottom w:val="0"/>
          <w:divBdr>
            <w:top w:val="none" w:sz="0" w:space="0" w:color="auto"/>
            <w:left w:val="none" w:sz="0" w:space="0" w:color="auto"/>
            <w:bottom w:val="none" w:sz="0" w:space="0" w:color="auto"/>
            <w:right w:val="none" w:sz="0" w:space="0" w:color="auto"/>
          </w:divBdr>
        </w:div>
        <w:div w:id="1210453156">
          <w:marLeft w:val="0"/>
          <w:marRight w:val="0"/>
          <w:marTop w:val="0"/>
          <w:marBottom w:val="0"/>
          <w:divBdr>
            <w:top w:val="none" w:sz="0" w:space="0" w:color="auto"/>
            <w:left w:val="none" w:sz="0" w:space="0" w:color="auto"/>
            <w:bottom w:val="none" w:sz="0" w:space="0" w:color="auto"/>
            <w:right w:val="none" w:sz="0" w:space="0" w:color="auto"/>
          </w:divBdr>
        </w:div>
        <w:div w:id="1214541750">
          <w:marLeft w:val="0"/>
          <w:marRight w:val="0"/>
          <w:marTop w:val="0"/>
          <w:marBottom w:val="0"/>
          <w:divBdr>
            <w:top w:val="none" w:sz="0" w:space="0" w:color="auto"/>
            <w:left w:val="none" w:sz="0" w:space="0" w:color="auto"/>
            <w:bottom w:val="none" w:sz="0" w:space="0" w:color="auto"/>
            <w:right w:val="none" w:sz="0" w:space="0" w:color="auto"/>
          </w:divBdr>
        </w:div>
        <w:div w:id="1218589575">
          <w:marLeft w:val="0"/>
          <w:marRight w:val="0"/>
          <w:marTop w:val="0"/>
          <w:marBottom w:val="0"/>
          <w:divBdr>
            <w:top w:val="none" w:sz="0" w:space="0" w:color="auto"/>
            <w:left w:val="none" w:sz="0" w:space="0" w:color="auto"/>
            <w:bottom w:val="none" w:sz="0" w:space="0" w:color="auto"/>
            <w:right w:val="none" w:sz="0" w:space="0" w:color="auto"/>
          </w:divBdr>
        </w:div>
        <w:div w:id="1224096930">
          <w:marLeft w:val="0"/>
          <w:marRight w:val="0"/>
          <w:marTop w:val="0"/>
          <w:marBottom w:val="0"/>
          <w:divBdr>
            <w:top w:val="none" w:sz="0" w:space="0" w:color="auto"/>
            <w:left w:val="none" w:sz="0" w:space="0" w:color="auto"/>
            <w:bottom w:val="none" w:sz="0" w:space="0" w:color="auto"/>
            <w:right w:val="none" w:sz="0" w:space="0" w:color="auto"/>
          </w:divBdr>
        </w:div>
        <w:div w:id="1229926815">
          <w:marLeft w:val="0"/>
          <w:marRight w:val="0"/>
          <w:marTop w:val="0"/>
          <w:marBottom w:val="0"/>
          <w:divBdr>
            <w:top w:val="none" w:sz="0" w:space="0" w:color="auto"/>
            <w:left w:val="none" w:sz="0" w:space="0" w:color="auto"/>
            <w:bottom w:val="none" w:sz="0" w:space="0" w:color="auto"/>
            <w:right w:val="none" w:sz="0" w:space="0" w:color="auto"/>
          </w:divBdr>
        </w:div>
        <w:div w:id="1235971751">
          <w:marLeft w:val="0"/>
          <w:marRight w:val="0"/>
          <w:marTop w:val="0"/>
          <w:marBottom w:val="0"/>
          <w:divBdr>
            <w:top w:val="none" w:sz="0" w:space="0" w:color="auto"/>
            <w:left w:val="none" w:sz="0" w:space="0" w:color="auto"/>
            <w:bottom w:val="none" w:sz="0" w:space="0" w:color="auto"/>
            <w:right w:val="none" w:sz="0" w:space="0" w:color="auto"/>
          </w:divBdr>
        </w:div>
        <w:div w:id="1239898169">
          <w:marLeft w:val="0"/>
          <w:marRight w:val="0"/>
          <w:marTop w:val="0"/>
          <w:marBottom w:val="0"/>
          <w:divBdr>
            <w:top w:val="none" w:sz="0" w:space="0" w:color="auto"/>
            <w:left w:val="none" w:sz="0" w:space="0" w:color="auto"/>
            <w:bottom w:val="none" w:sz="0" w:space="0" w:color="auto"/>
            <w:right w:val="none" w:sz="0" w:space="0" w:color="auto"/>
          </w:divBdr>
        </w:div>
        <w:div w:id="1251962072">
          <w:marLeft w:val="0"/>
          <w:marRight w:val="0"/>
          <w:marTop w:val="0"/>
          <w:marBottom w:val="0"/>
          <w:divBdr>
            <w:top w:val="none" w:sz="0" w:space="0" w:color="auto"/>
            <w:left w:val="none" w:sz="0" w:space="0" w:color="auto"/>
            <w:bottom w:val="none" w:sz="0" w:space="0" w:color="auto"/>
            <w:right w:val="none" w:sz="0" w:space="0" w:color="auto"/>
          </w:divBdr>
        </w:div>
        <w:div w:id="1252157521">
          <w:marLeft w:val="0"/>
          <w:marRight w:val="0"/>
          <w:marTop w:val="0"/>
          <w:marBottom w:val="0"/>
          <w:divBdr>
            <w:top w:val="none" w:sz="0" w:space="0" w:color="auto"/>
            <w:left w:val="none" w:sz="0" w:space="0" w:color="auto"/>
            <w:bottom w:val="none" w:sz="0" w:space="0" w:color="auto"/>
            <w:right w:val="none" w:sz="0" w:space="0" w:color="auto"/>
          </w:divBdr>
        </w:div>
        <w:div w:id="1253198743">
          <w:marLeft w:val="0"/>
          <w:marRight w:val="0"/>
          <w:marTop w:val="0"/>
          <w:marBottom w:val="0"/>
          <w:divBdr>
            <w:top w:val="none" w:sz="0" w:space="0" w:color="auto"/>
            <w:left w:val="none" w:sz="0" w:space="0" w:color="auto"/>
            <w:bottom w:val="none" w:sz="0" w:space="0" w:color="auto"/>
            <w:right w:val="none" w:sz="0" w:space="0" w:color="auto"/>
          </w:divBdr>
        </w:div>
        <w:div w:id="1255475353">
          <w:marLeft w:val="0"/>
          <w:marRight w:val="0"/>
          <w:marTop w:val="0"/>
          <w:marBottom w:val="0"/>
          <w:divBdr>
            <w:top w:val="none" w:sz="0" w:space="0" w:color="auto"/>
            <w:left w:val="none" w:sz="0" w:space="0" w:color="auto"/>
            <w:bottom w:val="none" w:sz="0" w:space="0" w:color="auto"/>
            <w:right w:val="none" w:sz="0" w:space="0" w:color="auto"/>
          </w:divBdr>
        </w:div>
        <w:div w:id="1258097620">
          <w:marLeft w:val="0"/>
          <w:marRight w:val="0"/>
          <w:marTop w:val="0"/>
          <w:marBottom w:val="0"/>
          <w:divBdr>
            <w:top w:val="none" w:sz="0" w:space="0" w:color="auto"/>
            <w:left w:val="none" w:sz="0" w:space="0" w:color="auto"/>
            <w:bottom w:val="none" w:sz="0" w:space="0" w:color="auto"/>
            <w:right w:val="none" w:sz="0" w:space="0" w:color="auto"/>
          </w:divBdr>
        </w:div>
        <w:div w:id="1259562112">
          <w:marLeft w:val="0"/>
          <w:marRight w:val="0"/>
          <w:marTop w:val="0"/>
          <w:marBottom w:val="0"/>
          <w:divBdr>
            <w:top w:val="none" w:sz="0" w:space="0" w:color="auto"/>
            <w:left w:val="none" w:sz="0" w:space="0" w:color="auto"/>
            <w:bottom w:val="none" w:sz="0" w:space="0" w:color="auto"/>
            <w:right w:val="none" w:sz="0" w:space="0" w:color="auto"/>
          </w:divBdr>
        </w:div>
        <w:div w:id="1262300310">
          <w:marLeft w:val="0"/>
          <w:marRight w:val="0"/>
          <w:marTop w:val="0"/>
          <w:marBottom w:val="0"/>
          <w:divBdr>
            <w:top w:val="none" w:sz="0" w:space="0" w:color="auto"/>
            <w:left w:val="none" w:sz="0" w:space="0" w:color="auto"/>
            <w:bottom w:val="none" w:sz="0" w:space="0" w:color="auto"/>
            <w:right w:val="none" w:sz="0" w:space="0" w:color="auto"/>
          </w:divBdr>
        </w:div>
        <w:div w:id="1263025507">
          <w:marLeft w:val="0"/>
          <w:marRight w:val="0"/>
          <w:marTop w:val="0"/>
          <w:marBottom w:val="0"/>
          <w:divBdr>
            <w:top w:val="none" w:sz="0" w:space="0" w:color="auto"/>
            <w:left w:val="none" w:sz="0" w:space="0" w:color="auto"/>
            <w:bottom w:val="none" w:sz="0" w:space="0" w:color="auto"/>
            <w:right w:val="none" w:sz="0" w:space="0" w:color="auto"/>
          </w:divBdr>
        </w:div>
        <w:div w:id="1274752711">
          <w:marLeft w:val="0"/>
          <w:marRight w:val="0"/>
          <w:marTop w:val="0"/>
          <w:marBottom w:val="0"/>
          <w:divBdr>
            <w:top w:val="none" w:sz="0" w:space="0" w:color="auto"/>
            <w:left w:val="none" w:sz="0" w:space="0" w:color="auto"/>
            <w:bottom w:val="none" w:sz="0" w:space="0" w:color="auto"/>
            <w:right w:val="none" w:sz="0" w:space="0" w:color="auto"/>
          </w:divBdr>
        </w:div>
        <w:div w:id="1278872190">
          <w:marLeft w:val="0"/>
          <w:marRight w:val="0"/>
          <w:marTop w:val="0"/>
          <w:marBottom w:val="0"/>
          <w:divBdr>
            <w:top w:val="none" w:sz="0" w:space="0" w:color="auto"/>
            <w:left w:val="none" w:sz="0" w:space="0" w:color="auto"/>
            <w:bottom w:val="none" w:sz="0" w:space="0" w:color="auto"/>
            <w:right w:val="none" w:sz="0" w:space="0" w:color="auto"/>
          </w:divBdr>
        </w:div>
        <w:div w:id="1279414343">
          <w:marLeft w:val="0"/>
          <w:marRight w:val="0"/>
          <w:marTop w:val="0"/>
          <w:marBottom w:val="0"/>
          <w:divBdr>
            <w:top w:val="none" w:sz="0" w:space="0" w:color="auto"/>
            <w:left w:val="none" w:sz="0" w:space="0" w:color="auto"/>
            <w:bottom w:val="none" w:sz="0" w:space="0" w:color="auto"/>
            <w:right w:val="none" w:sz="0" w:space="0" w:color="auto"/>
          </w:divBdr>
        </w:div>
        <w:div w:id="1281571085">
          <w:marLeft w:val="0"/>
          <w:marRight w:val="0"/>
          <w:marTop w:val="0"/>
          <w:marBottom w:val="0"/>
          <w:divBdr>
            <w:top w:val="none" w:sz="0" w:space="0" w:color="auto"/>
            <w:left w:val="none" w:sz="0" w:space="0" w:color="auto"/>
            <w:bottom w:val="none" w:sz="0" w:space="0" w:color="auto"/>
            <w:right w:val="none" w:sz="0" w:space="0" w:color="auto"/>
          </w:divBdr>
        </w:div>
        <w:div w:id="1291400323">
          <w:marLeft w:val="0"/>
          <w:marRight w:val="0"/>
          <w:marTop w:val="0"/>
          <w:marBottom w:val="0"/>
          <w:divBdr>
            <w:top w:val="none" w:sz="0" w:space="0" w:color="auto"/>
            <w:left w:val="none" w:sz="0" w:space="0" w:color="auto"/>
            <w:bottom w:val="none" w:sz="0" w:space="0" w:color="auto"/>
            <w:right w:val="none" w:sz="0" w:space="0" w:color="auto"/>
          </w:divBdr>
        </w:div>
        <w:div w:id="1294291137">
          <w:marLeft w:val="0"/>
          <w:marRight w:val="0"/>
          <w:marTop w:val="0"/>
          <w:marBottom w:val="0"/>
          <w:divBdr>
            <w:top w:val="none" w:sz="0" w:space="0" w:color="auto"/>
            <w:left w:val="none" w:sz="0" w:space="0" w:color="auto"/>
            <w:bottom w:val="none" w:sz="0" w:space="0" w:color="auto"/>
            <w:right w:val="none" w:sz="0" w:space="0" w:color="auto"/>
          </w:divBdr>
        </w:div>
        <w:div w:id="1307005520">
          <w:marLeft w:val="0"/>
          <w:marRight w:val="0"/>
          <w:marTop w:val="0"/>
          <w:marBottom w:val="0"/>
          <w:divBdr>
            <w:top w:val="none" w:sz="0" w:space="0" w:color="auto"/>
            <w:left w:val="none" w:sz="0" w:space="0" w:color="auto"/>
            <w:bottom w:val="none" w:sz="0" w:space="0" w:color="auto"/>
            <w:right w:val="none" w:sz="0" w:space="0" w:color="auto"/>
          </w:divBdr>
        </w:div>
        <w:div w:id="1307975529">
          <w:marLeft w:val="0"/>
          <w:marRight w:val="0"/>
          <w:marTop w:val="0"/>
          <w:marBottom w:val="0"/>
          <w:divBdr>
            <w:top w:val="none" w:sz="0" w:space="0" w:color="auto"/>
            <w:left w:val="none" w:sz="0" w:space="0" w:color="auto"/>
            <w:bottom w:val="none" w:sz="0" w:space="0" w:color="auto"/>
            <w:right w:val="none" w:sz="0" w:space="0" w:color="auto"/>
          </w:divBdr>
        </w:div>
        <w:div w:id="1313365035">
          <w:marLeft w:val="0"/>
          <w:marRight w:val="0"/>
          <w:marTop w:val="0"/>
          <w:marBottom w:val="0"/>
          <w:divBdr>
            <w:top w:val="none" w:sz="0" w:space="0" w:color="auto"/>
            <w:left w:val="none" w:sz="0" w:space="0" w:color="auto"/>
            <w:bottom w:val="none" w:sz="0" w:space="0" w:color="auto"/>
            <w:right w:val="none" w:sz="0" w:space="0" w:color="auto"/>
          </w:divBdr>
        </w:div>
        <w:div w:id="1324973359">
          <w:marLeft w:val="0"/>
          <w:marRight w:val="0"/>
          <w:marTop w:val="0"/>
          <w:marBottom w:val="0"/>
          <w:divBdr>
            <w:top w:val="none" w:sz="0" w:space="0" w:color="auto"/>
            <w:left w:val="none" w:sz="0" w:space="0" w:color="auto"/>
            <w:bottom w:val="none" w:sz="0" w:space="0" w:color="auto"/>
            <w:right w:val="none" w:sz="0" w:space="0" w:color="auto"/>
          </w:divBdr>
        </w:div>
        <w:div w:id="1326663280">
          <w:marLeft w:val="0"/>
          <w:marRight w:val="0"/>
          <w:marTop w:val="0"/>
          <w:marBottom w:val="0"/>
          <w:divBdr>
            <w:top w:val="none" w:sz="0" w:space="0" w:color="auto"/>
            <w:left w:val="none" w:sz="0" w:space="0" w:color="auto"/>
            <w:bottom w:val="none" w:sz="0" w:space="0" w:color="auto"/>
            <w:right w:val="none" w:sz="0" w:space="0" w:color="auto"/>
          </w:divBdr>
        </w:div>
        <w:div w:id="1341272935">
          <w:marLeft w:val="0"/>
          <w:marRight w:val="0"/>
          <w:marTop w:val="0"/>
          <w:marBottom w:val="0"/>
          <w:divBdr>
            <w:top w:val="none" w:sz="0" w:space="0" w:color="auto"/>
            <w:left w:val="none" w:sz="0" w:space="0" w:color="auto"/>
            <w:bottom w:val="none" w:sz="0" w:space="0" w:color="auto"/>
            <w:right w:val="none" w:sz="0" w:space="0" w:color="auto"/>
          </w:divBdr>
        </w:div>
        <w:div w:id="1355227286">
          <w:marLeft w:val="0"/>
          <w:marRight w:val="0"/>
          <w:marTop w:val="0"/>
          <w:marBottom w:val="0"/>
          <w:divBdr>
            <w:top w:val="none" w:sz="0" w:space="0" w:color="auto"/>
            <w:left w:val="none" w:sz="0" w:space="0" w:color="auto"/>
            <w:bottom w:val="none" w:sz="0" w:space="0" w:color="auto"/>
            <w:right w:val="none" w:sz="0" w:space="0" w:color="auto"/>
          </w:divBdr>
        </w:div>
        <w:div w:id="1359426486">
          <w:marLeft w:val="0"/>
          <w:marRight w:val="0"/>
          <w:marTop w:val="0"/>
          <w:marBottom w:val="0"/>
          <w:divBdr>
            <w:top w:val="none" w:sz="0" w:space="0" w:color="auto"/>
            <w:left w:val="none" w:sz="0" w:space="0" w:color="auto"/>
            <w:bottom w:val="none" w:sz="0" w:space="0" w:color="auto"/>
            <w:right w:val="none" w:sz="0" w:space="0" w:color="auto"/>
          </w:divBdr>
        </w:div>
        <w:div w:id="1360275634">
          <w:marLeft w:val="0"/>
          <w:marRight w:val="0"/>
          <w:marTop w:val="0"/>
          <w:marBottom w:val="0"/>
          <w:divBdr>
            <w:top w:val="none" w:sz="0" w:space="0" w:color="auto"/>
            <w:left w:val="none" w:sz="0" w:space="0" w:color="auto"/>
            <w:bottom w:val="none" w:sz="0" w:space="0" w:color="auto"/>
            <w:right w:val="none" w:sz="0" w:space="0" w:color="auto"/>
          </w:divBdr>
        </w:div>
        <w:div w:id="1369574740">
          <w:marLeft w:val="0"/>
          <w:marRight w:val="0"/>
          <w:marTop w:val="0"/>
          <w:marBottom w:val="0"/>
          <w:divBdr>
            <w:top w:val="none" w:sz="0" w:space="0" w:color="auto"/>
            <w:left w:val="none" w:sz="0" w:space="0" w:color="auto"/>
            <w:bottom w:val="none" w:sz="0" w:space="0" w:color="auto"/>
            <w:right w:val="none" w:sz="0" w:space="0" w:color="auto"/>
          </w:divBdr>
        </w:div>
        <w:div w:id="1382048372">
          <w:marLeft w:val="0"/>
          <w:marRight w:val="0"/>
          <w:marTop w:val="0"/>
          <w:marBottom w:val="0"/>
          <w:divBdr>
            <w:top w:val="none" w:sz="0" w:space="0" w:color="auto"/>
            <w:left w:val="none" w:sz="0" w:space="0" w:color="auto"/>
            <w:bottom w:val="none" w:sz="0" w:space="0" w:color="auto"/>
            <w:right w:val="none" w:sz="0" w:space="0" w:color="auto"/>
          </w:divBdr>
        </w:div>
        <w:div w:id="1397431673">
          <w:marLeft w:val="0"/>
          <w:marRight w:val="0"/>
          <w:marTop w:val="0"/>
          <w:marBottom w:val="0"/>
          <w:divBdr>
            <w:top w:val="none" w:sz="0" w:space="0" w:color="auto"/>
            <w:left w:val="none" w:sz="0" w:space="0" w:color="auto"/>
            <w:bottom w:val="none" w:sz="0" w:space="0" w:color="auto"/>
            <w:right w:val="none" w:sz="0" w:space="0" w:color="auto"/>
          </w:divBdr>
        </w:div>
        <w:div w:id="1399673152">
          <w:marLeft w:val="0"/>
          <w:marRight w:val="0"/>
          <w:marTop w:val="0"/>
          <w:marBottom w:val="0"/>
          <w:divBdr>
            <w:top w:val="none" w:sz="0" w:space="0" w:color="auto"/>
            <w:left w:val="none" w:sz="0" w:space="0" w:color="auto"/>
            <w:bottom w:val="none" w:sz="0" w:space="0" w:color="auto"/>
            <w:right w:val="none" w:sz="0" w:space="0" w:color="auto"/>
          </w:divBdr>
        </w:div>
        <w:div w:id="1402213556">
          <w:marLeft w:val="0"/>
          <w:marRight w:val="0"/>
          <w:marTop w:val="0"/>
          <w:marBottom w:val="0"/>
          <w:divBdr>
            <w:top w:val="none" w:sz="0" w:space="0" w:color="auto"/>
            <w:left w:val="none" w:sz="0" w:space="0" w:color="auto"/>
            <w:bottom w:val="none" w:sz="0" w:space="0" w:color="auto"/>
            <w:right w:val="none" w:sz="0" w:space="0" w:color="auto"/>
          </w:divBdr>
        </w:div>
        <w:div w:id="1413625574">
          <w:marLeft w:val="0"/>
          <w:marRight w:val="0"/>
          <w:marTop w:val="0"/>
          <w:marBottom w:val="0"/>
          <w:divBdr>
            <w:top w:val="none" w:sz="0" w:space="0" w:color="auto"/>
            <w:left w:val="none" w:sz="0" w:space="0" w:color="auto"/>
            <w:bottom w:val="none" w:sz="0" w:space="0" w:color="auto"/>
            <w:right w:val="none" w:sz="0" w:space="0" w:color="auto"/>
          </w:divBdr>
        </w:div>
        <w:div w:id="1414356635">
          <w:marLeft w:val="0"/>
          <w:marRight w:val="0"/>
          <w:marTop w:val="0"/>
          <w:marBottom w:val="0"/>
          <w:divBdr>
            <w:top w:val="none" w:sz="0" w:space="0" w:color="auto"/>
            <w:left w:val="none" w:sz="0" w:space="0" w:color="auto"/>
            <w:bottom w:val="none" w:sz="0" w:space="0" w:color="auto"/>
            <w:right w:val="none" w:sz="0" w:space="0" w:color="auto"/>
          </w:divBdr>
        </w:div>
        <w:div w:id="1418094692">
          <w:marLeft w:val="0"/>
          <w:marRight w:val="0"/>
          <w:marTop w:val="0"/>
          <w:marBottom w:val="0"/>
          <w:divBdr>
            <w:top w:val="none" w:sz="0" w:space="0" w:color="auto"/>
            <w:left w:val="none" w:sz="0" w:space="0" w:color="auto"/>
            <w:bottom w:val="none" w:sz="0" w:space="0" w:color="auto"/>
            <w:right w:val="none" w:sz="0" w:space="0" w:color="auto"/>
          </w:divBdr>
        </w:div>
        <w:div w:id="1436705993">
          <w:marLeft w:val="0"/>
          <w:marRight w:val="0"/>
          <w:marTop w:val="0"/>
          <w:marBottom w:val="0"/>
          <w:divBdr>
            <w:top w:val="none" w:sz="0" w:space="0" w:color="auto"/>
            <w:left w:val="none" w:sz="0" w:space="0" w:color="auto"/>
            <w:bottom w:val="none" w:sz="0" w:space="0" w:color="auto"/>
            <w:right w:val="none" w:sz="0" w:space="0" w:color="auto"/>
          </w:divBdr>
        </w:div>
        <w:div w:id="1453014836">
          <w:marLeft w:val="0"/>
          <w:marRight w:val="0"/>
          <w:marTop w:val="0"/>
          <w:marBottom w:val="0"/>
          <w:divBdr>
            <w:top w:val="none" w:sz="0" w:space="0" w:color="auto"/>
            <w:left w:val="none" w:sz="0" w:space="0" w:color="auto"/>
            <w:bottom w:val="none" w:sz="0" w:space="0" w:color="auto"/>
            <w:right w:val="none" w:sz="0" w:space="0" w:color="auto"/>
          </w:divBdr>
        </w:div>
        <w:div w:id="1458600927">
          <w:marLeft w:val="0"/>
          <w:marRight w:val="0"/>
          <w:marTop w:val="0"/>
          <w:marBottom w:val="0"/>
          <w:divBdr>
            <w:top w:val="none" w:sz="0" w:space="0" w:color="auto"/>
            <w:left w:val="none" w:sz="0" w:space="0" w:color="auto"/>
            <w:bottom w:val="none" w:sz="0" w:space="0" w:color="auto"/>
            <w:right w:val="none" w:sz="0" w:space="0" w:color="auto"/>
          </w:divBdr>
        </w:div>
        <w:div w:id="1459685223">
          <w:marLeft w:val="0"/>
          <w:marRight w:val="0"/>
          <w:marTop w:val="0"/>
          <w:marBottom w:val="0"/>
          <w:divBdr>
            <w:top w:val="none" w:sz="0" w:space="0" w:color="auto"/>
            <w:left w:val="none" w:sz="0" w:space="0" w:color="auto"/>
            <w:bottom w:val="none" w:sz="0" w:space="0" w:color="auto"/>
            <w:right w:val="none" w:sz="0" w:space="0" w:color="auto"/>
          </w:divBdr>
        </w:div>
        <w:div w:id="1474635901">
          <w:marLeft w:val="0"/>
          <w:marRight w:val="0"/>
          <w:marTop w:val="0"/>
          <w:marBottom w:val="0"/>
          <w:divBdr>
            <w:top w:val="none" w:sz="0" w:space="0" w:color="auto"/>
            <w:left w:val="none" w:sz="0" w:space="0" w:color="auto"/>
            <w:bottom w:val="none" w:sz="0" w:space="0" w:color="auto"/>
            <w:right w:val="none" w:sz="0" w:space="0" w:color="auto"/>
          </w:divBdr>
        </w:div>
        <w:div w:id="1479617394">
          <w:marLeft w:val="0"/>
          <w:marRight w:val="0"/>
          <w:marTop w:val="0"/>
          <w:marBottom w:val="0"/>
          <w:divBdr>
            <w:top w:val="none" w:sz="0" w:space="0" w:color="auto"/>
            <w:left w:val="none" w:sz="0" w:space="0" w:color="auto"/>
            <w:bottom w:val="none" w:sz="0" w:space="0" w:color="auto"/>
            <w:right w:val="none" w:sz="0" w:space="0" w:color="auto"/>
          </w:divBdr>
        </w:div>
        <w:div w:id="1483618997">
          <w:marLeft w:val="0"/>
          <w:marRight w:val="0"/>
          <w:marTop w:val="0"/>
          <w:marBottom w:val="0"/>
          <w:divBdr>
            <w:top w:val="none" w:sz="0" w:space="0" w:color="auto"/>
            <w:left w:val="none" w:sz="0" w:space="0" w:color="auto"/>
            <w:bottom w:val="none" w:sz="0" w:space="0" w:color="auto"/>
            <w:right w:val="none" w:sz="0" w:space="0" w:color="auto"/>
          </w:divBdr>
        </w:div>
        <w:div w:id="1503934762">
          <w:marLeft w:val="0"/>
          <w:marRight w:val="0"/>
          <w:marTop w:val="0"/>
          <w:marBottom w:val="0"/>
          <w:divBdr>
            <w:top w:val="none" w:sz="0" w:space="0" w:color="auto"/>
            <w:left w:val="none" w:sz="0" w:space="0" w:color="auto"/>
            <w:bottom w:val="none" w:sz="0" w:space="0" w:color="auto"/>
            <w:right w:val="none" w:sz="0" w:space="0" w:color="auto"/>
          </w:divBdr>
        </w:div>
        <w:div w:id="1511944245">
          <w:marLeft w:val="0"/>
          <w:marRight w:val="0"/>
          <w:marTop w:val="0"/>
          <w:marBottom w:val="0"/>
          <w:divBdr>
            <w:top w:val="none" w:sz="0" w:space="0" w:color="auto"/>
            <w:left w:val="none" w:sz="0" w:space="0" w:color="auto"/>
            <w:bottom w:val="none" w:sz="0" w:space="0" w:color="auto"/>
            <w:right w:val="none" w:sz="0" w:space="0" w:color="auto"/>
          </w:divBdr>
        </w:div>
        <w:div w:id="1515728441">
          <w:marLeft w:val="0"/>
          <w:marRight w:val="0"/>
          <w:marTop w:val="0"/>
          <w:marBottom w:val="0"/>
          <w:divBdr>
            <w:top w:val="none" w:sz="0" w:space="0" w:color="auto"/>
            <w:left w:val="none" w:sz="0" w:space="0" w:color="auto"/>
            <w:bottom w:val="none" w:sz="0" w:space="0" w:color="auto"/>
            <w:right w:val="none" w:sz="0" w:space="0" w:color="auto"/>
          </w:divBdr>
        </w:div>
        <w:div w:id="1515803561">
          <w:marLeft w:val="0"/>
          <w:marRight w:val="0"/>
          <w:marTop w:val="0"/>
          <w:marBottom w:val="0"/>
          <w:divBdr>
            <w:top w:val="none" w:sz="0" w:space="0" w:color="auto"/>
            <w:left w:val="none" w:sz="0" w:space="0" w:color="auto"/>
            <w:bottom w:val="none" w:sz="0" w:space="0" w:color="auto"/>
            <w:right w:val="none" w:sz="0" w:space="0" w:color="auto"/>
          </w:divBdr>
        </w:div>
        <w:div w:id="1522739897">
          <w:marLeft w:val="0"/>
          <w:marRight w:val="0"/>
          <w:marTop w:val="0"/>
          <w:marBottom w:val="0"/>
          <w:divBdr>
            <w:top w:val="none" w:sz="0" w:space="0" w:color="auto"/>
            <w:left w:val="none" w:sz="0" w:space="0" w:color="auto"/>
            <w:bottom w:val="none" w:sz="0" w:space="0" w:color="auto"/>
            <w:right w:val="none" w:sz="0" w:space="0" w:color="auto"/>
          </w:divBdr>
        </w:div>
        <w:div w:id="1524980600">
          <w:marLeft w:val="0"/>
          <w:marRight w:val="0"/>
          <w:marTop w:val="0"/>
          <w:marBottom w:val="0"/>
          <w:divBdr>
            <w:top w:val="none" w:sz="0" w:space="0" w:color="auto"/>
            <w:left w:val="none" w:sz="0" w:space="0" w:color="auto"/>
            <w:bottom w:val="none" w:sz="0" w:space="0" w:color="auto"/>
            <w:right w:val="none" w:sz="0" w:space="0" w:color="auto"/>
          </w:divBdr>
        </w:div>
        <w:div w:id="1526750096">
          <w:marLeft w:val="0"/>
          <w:marRight w:val="0"/>
          <w:marTop w:val="0"/>
          <w:marBottom w:val="0"/>
          <w:divBdr>
            <w:top w:val="none" w:sz="0" w:space="0" w:color="auto"/>
            <w:left w:val="none" w:sz="0" w:space="0" w:color="auto"/>
            <w:bottom w:val="none" w:sz="0" w:space="0" w:color="auto"/>
            <w:right w:val="none" w:sz="0" w:space="0" w:color="auto"/>
          </w:divBdr>
        </w:div>
        <w:div w:id="1528523694">
          <w:marLeft w:val="0"/>
          <w:marRight w:val="0"/>
          <w:marTop w:val="0"/>
          <w:marBottom w:val="0"/>
          <w:divBdr>
            <w:top w:val="none" w:sz="0" w:space="0" w:color="auto"/>
            <w:left w:val="none" w:sz="0" w:space="0" w:color="auto"/>
            <w:bottom w:val="none" w:sz="0" w:space="0" w:color="auto"/>
            <w:right w:val="none" w:sz="0" w:space="0" w:color="auto"/>
          </w:divBdr>
        </w:div>
        <w:div w:id="1528594401">
          <w:marLeft w:val="0"/>
          <w:marRight w:val="0"/>
          <w:marTop w:val="0"/>
          <w:marBottom w:val="0"/>
          <w:divBdr>
            <w:top w:val="none" w:sz="0" w:space="0" w:color="auto"/>
            <w:left w:val="none" w:sz="0" w:space="0" w:color="auto"/>
            <w:bottom w:val="none" w:sz="0" w:space="0" w:color="auto"/>
            <w:right w:val="none" w:sz="0" w:space="0" w:color="auto"/>
          </w:divBdr>
        </w:div>
        <w:div w:id="1533835306">
          <w:marLeft w:val="0"/>
          <w:marRight w:val="0"/>
          <w:marTop w:val="0"/>
          <w:marBottom w:val="0"/>
          <w:divBdr>
            <w:top w:val="none" w:sz="0" w:space="0" w:color="auto"/>
            <w:left w:val="none" w:sz="0" w:space="0" w:color="auto"/>
            <w:bottom w:val="none" w:sz="0" w:space="0" w:color="auto"/>
            <w:right w:val="none" w:sz="0" w:space="0" w:color="auto"/>
          </w:divBdr>
        </w:div>
        <w:div w:id="1535118953">
          <w:marLeft w:val="0"/>
          <w:marRight w:val="0"/>
          <w:marTop w:val="0"/>
          <w:marBottom w:val="0"/>
          <w:divBdr>
            <w:top w:val="none" w:sz="0" w:space="0" w:color="auto"/>
            <w:left w:val="none" w:sz="0" w:space="0" w:color="auto"/>
            <w:bottom w:val="none" w:sz="0" w:space="0" w:color="auto"/>
            <w:right w:val="none" w:sz="0" w:space="0" w:color="auto"/>
          </w:divBdr>
        </w:div>
        <w:div w:id="1539506820">
          <w:marLeft w:val="0"/>
          <w:marRight w:val="0"/>
          <w:marTop w:val="0"/>
          <w:marBottom w:val="0"/>
          <w:divBdr>
            <w:top w:val="none" w:sz="0" w:space="0" w:color="auto"/>
            <w:left w:val="none" w:sz="0" w:space="0" w:color="auto"/>
            <w:bottom w:val="none" w:sz="0" w:space="0" w:color="auto"/>
            <w:right w:val="none" w:sz="0" w:space="0" w:color="auto"/>
          </w:divBdr>
        </w:div>
        <w:div w:id="1543438820">
          <w:marLeft w:val="0"/>
          <w:marRight w:val="0"/>
          <w:marTop w:val="0"/>
          <w:marBottom w:val="0"/>
          <w:divBdr>
            <w:top w:val="none" w:sz="0" w:space="0" w:color="auto"/>
            <w:left w:val="none" w:sz="0" w:space="0" w:color="auto"/>
            <w:bottom w:val="none" w:sz="0" w:space="0" w:color="auto"/>
            <w:right w:val="none" w:sz="0" w:space="0" w:color="auto"/>
          </w:divBdr>
        </w:div>
        <w:div w:id="1549419541">
          <w:marLeft w:val="0"/>
          <w:marRight w:val="0"/>
          <w:marTop w:val="0"/>
          <w:marBottom w:val="0"/>
          <w:divBdr>
            <w:top w:val="none" w:sz="0" w:space="0" w:color="auto"/>
            <w:left w:val="none" w:sz="0" w:space="0" w:color="auto"/>
            <w:bottom w:val="none" w:sz="0" w:space="0" w:color="auto"/>
            <w:right w:val="none" w:sz="0" w:space="0" w:color="auto"/>
          </w:divBdr>
        </w:div>
        <w:div w:id="1554923297">
          <w:marLeft w:val="0"/>
          <w:marRight w:val="0"/>
          <w:marTop w:val="0"/>
          <w:marBottom w:val="0"/>
          <w:divBdr>
            <w:top w:val="none" w:sz="0" w:space="0" w:color="auto"/>
            <w:left w:val="none" w:sz="0" w:space="0" w:color="auto"/>
            <w:bottom w:val="none" w:sz="0" w:space="0" w:color="auto"/>
            <w:right w:val="none" w:sz="0" w:space="0" w:color="auto"/>
          </w:divBdr>
        </w:div>
        <w:div w:id="1568303620">
          <w:marLeft w:val="0"/>
          <w:marRight w:val="0"/>
          <w:marTop w:val="0"/>
          <w:marBottom w:val="0"/>
          <w:divBdr>
            <w:top w:val="none" w:sz="0" w:space="0" w:color="auto"/>
            <w:left w:val="none" w:sz="0" w:space="0" w:color="auto"/>
            <w:bottom w:val="none" w:sz="0" w:space="0" w:color="auto"/>
            <w:right w:val="none" w:sz="0" w:space="0" w:color="auto"/>
          </w:divBdr>
        </w:div>
        <w:div w:id="1568416376">
          <w:marLeft w:val="0"/>
          <w:marRight w:val="0"/>
          <w:marTop w:val="0"/>
          <w:marBottom w:val="0"/>
          <w:divBdr>
            <w:top w:val="none" w:sz="0" w:space="0" w:color="auto"/>
            <w:left w:val="none" w:sz="0" w:space="0" w:color="auto"/>
            <w:bottom w:val="none" w:sz="0" w:space="0" w:color="auto"/>
            <w:right w:val="none" w:sz="0" w:space="0" w:color="auto"/>
          </w:divBdr>
        </w:div>
        <w:div w:id="1569874793">
          <w:marLeft w:val="0"/>
          <w:marRight w:val="0"/>
          <w:marTop w:val="0"/>
          <w:marBottom w:val="0"/>
          <w:divBdr>
            <w:top w:val="none" w:sz="0" w:space="0" w:color="auto"/>
            <w:left w:val="none" w:sz="0" w:space="0" w:color="auto"/>
            <w:bottom w:val="none" w:sz="0" w:space="0" w:color="auto"/>
            <w:right w:val="none" w:sz="0" w:space="0" w:color="auto"/>
          </w:divBdr>
        </w:div>
        <w:div w:id="1572348880">
          <w:marLeft w:val="0"/>
          <w:marRight w:val="0"/>
          <w:marTop w:val="0"/>
          <w:marBottom w:val="0"/>
          <w:divBdr>
            <w:top w:val="none" w:sz="0" w:space="0" w:color="auto"/>
            <w:left w:val="none" w:sz="0" w:space="0" w:color="auto"/>
            <w:bottom w:val="none" w:sz="0" w:space="0" w:color="auto"/>
            <w:right w:val="none" w:sz="0" w:space="0" w:color="auto"/>
          </w:divBdr>
        </w:div>
        <w:div w:id="1584413712">
          <w:marLeft w:val="0"/>
          <w:marRight w:val="0"/>
          <w:marTop w:val="0"/>
          <w:marBottom w:val="0"/>
          <w:divBdr>
            <w:top w:val="none" w:sz="0" w:space="0" w:color="auto"/>
            <w:left w:val="none" w:sz="0" w:space="0" w:color="auto"/>
            <w:bottom w:val="none" w:sz="0" w:space="0" w:color="auto"/>
            <w:right w:val="none" w:sz="0" w:space="0" w:color="auto"/>
          </w:divBdr>
        </w:div>
        <w:div w:id="1597640599">
          <w:marLeft w:val="0"/>
          <w:marRight w:val="0"/>
          <w:marTop w:val="0"/>
          <w:marBottom w:val="0"/>
          <w:divBdr>
            <w:top w:val="none" w:sz="0" w:space="0" w:color="auto"/>
            <w:left w:val="none" w:sz="0" w:space="0" w:color="auto"/>
            <w:bottom w:val="none" w:sz="0" w:space="0" w:color="auto"/>
            <w:right w:val="none" w:sz="0" w:space="0" w:color="auto"/>
          </w:divBdr>
        </w:div>
        <w:div w:id="1597786530">
          <w:marLeft w:val="0"/>
          <w:marRight w:val="0"/>
          <w:marTop w:val="0"/>
          <w:marBottom w:val="0"/>
          <w:divBdr>
            <w:top w:val="none" w:sz="0" w:space="0" w:color="auto"/>
            <w:left w:val="none" w:sz="0" w:space="0" w:color="auto"/>
            <w:bottom w:val="none" w:sz="0" w:space="0" w:color="auto"/>
            <w:right w:val="none" w:sz="0" w:space="0" w:color="auto"/>
          </w:divBdr>
        </w:div>
        <w:div w:id="1604221661">
          <w:marLeft w:val="0"/>
          <w:marRight w:val="0"/>
          <w:marTop w:val="0"/>
          <w:marBottom w:val="0"/>
          <w:divBdr>
            <w:top w:val="none" w:sz="0" w:space="0" w:color="auto"/>
            <w:left w:val="none" w:sz="0" w:space="0" w:color="auto"/>
            <w:bottom w:val="none" w:sz="0" w:space="0" w:color="auto"/>
            <w:right w:val="none" w:sz="0" w:space="0" w:color="auto"/>
          </w:divBdr>
        </w:div>
        <w:div w:id="1613395178">
          <w:marLeft w:val="0"/>
          <w:marRight w:val="0"/>
          <w:marTop w:val="0"/>
          <w:marBottom w:val="0"/>
          <w:divBdr>
            <w:top w:val="none" w:sz="0" w:space="0" w:color="auto"/>
            <w:left w:val="none" w:sz="0" w:space="0" w:color="auto"/>
            <w:bottom w:val="none" w:sz="0" w:space="0" w:color="auto"/>
            <w:right w:val="none" w:sz="0" w:space="0" w:color="auto"/>
          </w:divBdr>
        </w:div>
        <w:div w:id="1614243046">
          <w:marLeft w:val="0"/>
          <w:marRight w:val="0"/>
          <w:marTop w:val="0"/>
          <w:marBottom w:val="0"/>
          <w:divBdr>
            <w:top w:val="none" w:sz="0" w:space="0" w:color="auto"/>
            <w:left w:val="none" w:sz="0" w:space="0" w:color="auto"/>
            <w:bottom w:val="none" w:sz="0" w:space="0" w:color="auto"/>
            <w:right w:val="none" w:sz="0" w:space="0" w:color="auto"/>
          </w:divBdr>
        </w:div>
        <w:div w:id="1615474966">
          <w:marLeft w:val="0"/>
          <w:marRight w:val="0"/>
          <w:marTop w:val="0"/>
          <w:marBottom w:val="0"/>
          <w:divBdr>
            <w:top w:val="none" w:sz="0" w:space="0" w:color="auto"/>
            <w:left w:val="none" w:sz="0" w:space="0" w:color="auto"/>
            <w:bottom w:val="none" w:sz="0" w:space="0" w:color="auto"/>
            <w:right w:val="none" w:sz="0" w:space="0" w:color="auto"/>
          </w:divBdr>
        </w:div>
        <w:div w:id="1642463879">
          <w:marLeft w:val="0"/>
          <w:marRight w:val="0"/>
          <w:marTop w:val="0"/>
          <w:marBottom w:val="0"/>
          <w:divBdr>
            <w:top w:val="none" w:sz="0" w:space="0" w:color="auto"/>
            <w:left w:val="none" w:sz="0" w:space="0" w:color="auto"/>
            <w:bottom w:val="none" w:sz="0" w:space="0" w:color="auto"/>
            <w:right w:val="none" w:sz="0" w:space="0" w:color="auto"/>
          </w:divBdr>
        </w:div>
        <w:div w:id="1643651909">
          <w:marLeft w:val="0"/>
          <w:marRight w:val="0"/>
          <w:marTop w:val="0"/>
          <w:marBottom w:val="0"/>
          <w:divBdr>
            <w:top w:val="none" w:sz="0" w:space="0" w:color="auto"/>
            <w:left w:val="none" w:sz="0" w:space="0" w:color="auto"/>
            <w:bottom w:val="none" w:sz="0" w:space="0" w:color="auto"/>
            <w:right w:val="none" w:sz="0" w:space="0" w:color="auto"/>
          </w:divBdr>
        </w:div>
        <w:div w:id="1645771634">
          <w:marLeft w:val="0"/>
          <w:marRight w:val="0"/>
          <w:marTop w:val="0"/>
          <w:marBottom w:val="0"/>
          <w:divBdr>
            <w:top w:val="none" w:sz="0" w:space="0" w:color="auto"/>
            <w:left w:val="none" w:sz="0" w:space="0" w:color="auto"/>
            <w:bottom w:val="none" w:sz="0" w:space="0" w:color="auto"/>
            <w:right w:val="none" w:sz="0" w:space="0" w:color="auto"/>
          </w:divBdr>
        </w:div>
        <w:div w:id="1647667003">
          <w:marLeft w:val="0"/>
          <w:marRight w:val="0"/>
          <w:marTop w:val="0"/>
          <w:marBottom w:val="0"/>
          <w:divBdr>
            <w:top w:val="none" w:sz="0" w:space="0" w:color="auto"/>
            <w:left w:val="none" w:sz="0" w:space="0" w:color="auto"/>
            <w:bottom w:val="none" w:sz="0" w:space="0" w:color="auto"/>
            <w:right w:val="none" w:sz="0" w:space="0" w:color="auto"/>
          </w:divBdr>
        </w:div>
        <w:div w:id="1650133764">
          <w:marLeft w:val="0"/>
          <w:marRight w:val="0"/>
          <w:marTop w:val="0"/>
          <w:marBottom w:val="0"/>
          <w:divBdr>
            <w:top w:val="none" w:sz="0" w:space="0" w:color="auto"/>
            <w:left w:val="none" w:sz="0" w:space="0" w:color="auto"/>
            <w:bottom w:val="none" w:sz="0" w:space="0" w:color="auto"/>
            <w:right w:val="none" w:sz="0" w:space="0" w:color="auto"/>
          </w:divBdr>
        </w:div>
        <w:div w:id="1654135956">
          <w:marLeft w:val="0"/>
          <w:marRight w:val="0"/>
          <w:marTop w:val="0"/>
          <w:marBottom w:val="0"/>
          <w:divBdr>
            <w:top w:val="none" w:sz="0" w:space="0" w:color="auto"/>
            <w:left w:val="none" w:sz="0" w:space="0" w:color="auto"/>
            <w:bottom w:val="none" w:sz="0" w:space="0" w:color="auto"/>
            <w:right w:val="none" w:sz="0" w:space="0" w:color="auto"/>
          </w:divBdr>
        </w:div>
        <w:div w:id="1658916055">
          <w:marLeft w:val="0"/>
          <w:marRight w:val="0"/>
          <w:marTop w:val="0"/>
          <w:marBottom w:val="0"/>
          <w:divBdr>
            <w:top w:val="none" w:sz="0" w:space="0" w:color="auto"/>
            <w:left w:val="none" w:sz="0" w:space="0" w:color="auto"/>
            <w:bottom w:val="none" w:sz="0" w:space="0" w:color="auto"/>
            <w:right w:val="none" w:sz="0" w:space="0" w:color="auto"/>
          </w:divBdr>
        </w:div>
        <w:div w:id="1660813983">
          <w:marLeft w:val="0"/>
          <w:marRight w:val="0"/>
          <w:marTop w:val="0"/>
          <w:marBottom w:val="0"/>
          <w:divBdr>
            <w:top w:val="none" w:sz="0" w:space="0" w:color="auto"/>
            <w:left w:val="none" w:sz="0" w:space="0" w:color="auto"/>
            <w:bottom w:val="none" w:sz="0" w:space="0" w:color="auto"/>
            <w:right w:val="none" w:sz="0" w:space="0" w:color="auto"/>
          </w:divBdr>
        </w:div>
        <w:div w:id="1677461171">
          <w:marLeft w:val="0"/>
          <w:marRight w:val="0"/>
          <w:marTop w:val="0"/>
          <w:marBottom w:val="0"/>
          <w:divBdr>
            <w:top w:val="none" w:sz="0" w:space="0" w:color="auto"/>
            <w:left w:val="none" w:sz="0" w:space="0" w:color="auto"/>
            <w:bottom w:val="none" w:sz="0" w:space="0" w:color="auto"/>
            <w:right w:val="none" w:sz="0" w:space="0" w:color="auto"/>
          </w:divBdr>
        </w:div>
        <w:div w:id="1677808284">
          <w:marLeft w:val="0"/>
          <w:marRight w:val="0"/>
          <w:marTop w:val="0"/>
          <w:marBottom w:val="0"/>
          <w:divBdr>
            <w:top w:val="none" w:sz="0" w:space="0" w:color="auto"/>
            <w:left w:val="none" w:sz="0" w:space="0" w:color="auto"/>
            <w:bottom w:val="none" w:sz="0" w:space="0" w:color="auto"/>
            <w:right w:val="none" w:sz="0" w:space="0" w:color="auto"/>
          </w:divBdr>
        </w:div>
        <w:div w:id="1681157574">
          <w:marLeft w:val="0"/>
          <w:marRight w:val="0"/>
          <w:marTop w:val="0"/>
          <w:marBottom w:val="0"/>
          <w:divBdr>
            <w:top w:val="none" w:sz="0" w:space="0" w:color="auto"/>
            <w:left w:val="none" w:sz="0" w:space="0" w:color="auto"/>
            <w:bottom w:val="none" w:sz="0" w:space="0" w:color="auto"/>
            <w:right w:val="none" w:sz="0" w:space="0" w:color="auto"/>
          </w:divBdr>
        </w:div>
        <w:div w:id="1683700219">
          <w:marLeft w:val="0"/>
          <w:marRight w:val="0"/>
          <w:marTop w:val="0"/>
          <w:marBottom w:val="0"/>
          <w:divBdr>
            <w:top w:val="none" w:sz="0" w:space="0" w:color="auto"/>
            <w:left w:val="none" w:sz="0" w:space="0" w:color="auto"/>
            <w:bottom w:val="none" w:sz="0" w:space="0" w:color="auto"/>
            <w:right w:val="none" w:sz="0" w:space="0" w:color="auto"/>
          </w:divBdr>
        </w:div>
        <w:div w:id="1690793879">
          <w:marLeft w:val="0"/>
          <w:marRight w:val="0"/>
          <w:marTop w:val="0"/>
          <w:marBottom w:val="0"/>
          <w:divBdr>
            <w:top w:val="none" w:sz="0" w:space="0" w:color="auto"/>
            <w:left w:val="none" w:sz="0" w:space="0" w:color="auto"/>
            <w:bottom w:val="none" w:sz="0" w:space="0" w:color="auto"/>
            <w:right w:val="none" w:sz="0" w:space="0" w:color="auto"/>
          </w:divBdr>
        </w:div>
        <w:div w:id="1692219039">
          <w:marLeft w:val="0"/>
          <w:marRight w:val="0"/>
          <w:marTop w:val="0"/>
          <w:marBottom w:val="0"/>
          <w:divBdr>
            <w:top w:val="none" w:sz="0" w:space="0" w:color="auto"/>
            <w:left w:val="none" w:sz="0" w:space="0" w:color="auto"/>
            <w:bottom w:val="none" w:sz="0" w:space="0" w:color="auto"/>
            <w:right w:val="none" w:sz="0" w:space="0" w:color="auto"/>
          </w:divBdr>
        </w:div>
        <w:div w:id="1692805115">
          <w:marLeft w:val="0"/>
          <w:marRight w:val="0"/>
          <w:marTop w:val="0"/>
          <w:marBottom w:val="0"/>
          <w:divBdr>
            <w:top w:val="none" w:sz="0" w:space="0" w:color="auto"/>
            <w:left w:val="none" w:sz="0" w:space="0" w:color="auto"/>
            <w:bottom w:val="none" w:sz="0" w:space="0" w:color="auto"/>
            <w:right w:val="none" w:sz="0" w:space="0" w:color="auto"/>
          </w:divBdr>
        </w:div>
        <w:div w:id="1706515018">
          <w:marLeft w:val="0"/>
          <w:marRight w:val="0"/>
          <w:marTop w:val="0"/>
          <w:marBottom w:val="0"/>
          <w:divBdr>
            <w:top w:val="none" w:sz="0" w:space="0" w:color="auto"/>
            <w:left w:val="none" w:sz="0" w:space="0" w:color="auto"/>
            <w:bottom w:val="none" w:sz="0" w:space="0" w:color="auto"/>
            <w:right w:val="none" w:sz="0" w:space="0" w:color="auto"/>
          </w:divBdr>
        </w:div>
        <w:div w:id="1712413897">
          <w:marLeft w:val="0"/>
          <w:marRight w:val="0"/>
          <w:marTop w:val="0"/>
          <w:marBottom w:val="0"/>
          <w:divBdr>
            <w:top w:val="none" w:sz="0" w:space="0" w:color="auto"/>
            <w:left w:val="none" w:sz="0" w:space="0" w:color="auto"/>
            <w:bottom w:val="none" w:sz="0" w:space="0" w:color="auto"/>
            <w:right w:val="none" w:sz="0" w:space="0" w:color="auto"/>
          </w:divBdr>
        </w:div>
        <w:div w:id="1713338749">
          <w:marLeft w:val="0"/>
          <w:marRight w:val="0"/>
          <w:marTop w:val="0"/>
          <w:marBottom w:val="0"/>
          <w:divBdr>
            <w:top w:val="none" w:sz="0" w:space="0" w:color="auto"/>
            <w:left w:val="none" w:sz="0" w:space="0" w:color="auto"/>
            <w:bottom w:val="none" w:sz="0" w:space="0" w:color="auto"/>
            <w:right w:val="none" w:sz="0" w:space="0" w:color="auto"/>
          </w:divBdr>
        </w:div>
        <w:div w:id="1725374642">
          <w:marLeft w:val="0"/>
          <w:marRight w:val="0"/>
          <w:marTop w:val="0"/>
          <w:marBottom w:val="0"/>
          <w:divBdr>
            <w:top w:val="none" w:sz="0" w:space="0" w:color="auto"/>
            <w:left w:val="none" w:sz="0" w:space="0" w:color="auto"/>
            <w:bottom w:val="none" w:sz="0" w:space="0" w:color="auto"/>
            <w:right w:val="none" w:sz="0" w:space="0" w:color="auto"/>
          </w:divBdr>
        </w:div>
        <w:div w:id="1728802430">
          <w:marLeft w:val="0"/>
          <w:marRight w:val="0"/>
          <w:marTop w:val="0"/>
          <w:marBottom w:val="0"/>
          <w:divBdr>
            <w:top w:val="none" w:sz="0" w:space="0" w:color="auto"/>
            <w:left w:val="none" w:sz="0" w:space="0" w:color="auto"/>
            <w:bottom w:val="none" w:sz="0" w:space="0" w:color="auto"/>
            <w:right w:val="none" w:sz="0" w:space="0" w:color="auto"/>
          </w:divBdr>
        </w:div>
        <w:div w:id="1740399263">
          <w:marLeft w:val="0"/>
          <w:marRight w:val="0"/>
          <w:marTop w:val="0"/>
          <w:marBottom w:val="0"/>
          <w:divBdr>
            <w:top w:val="none" w:sz="0" w:space="0" w:color="auto"/>
            <w:left w:val="none" w:sz="0" w:space="0" w:color="auto"/>
            <w:bottom w:val="none" w:sz="0" w:space="0" w:color="auto"/>
            <w:right w:val="none" w:sz="0" w:space="0" w:color="auto"/>
          </w:divBdr>
        </w:div>
        <w:div w:id="1747803183">
          <w:marLeft w:val="0"/>
          <w:marRight w:val="0"/>
          <w:marTop w:val="0"/>
          <w:marBottom w:val="0"/>
          <w:divBdr>
            <w:top w:val="none" w:sz="0" w:space="0" w:color="auto"/>
            <w:left w:val="none" w:sz="0" w:space="0" w:color="auto"/>
            <w:bottom w:val="none" w:sz="0" w:space="0" w:color="auto"/>
            <w:right w:val="none" w:sz="0" w:space="0" w:color="auto"/>
          </w:divBdr>
        </w:div>
        <w:div w:id="1753430325">
          <w:marLeft w:val="0"/>
          <w:marRight w:val="0"/>
          <w:marTop w:val="0"/>
          <w:marBottom w:val="0"/>
          <w:divBdr>
            <w:top w:val="none" w:sz="0" w:space="0" w:color="auto"/>
            <w:left w:val="none" w:sz="0" w:space="0" w:color="auto"/>
            <w:bottom w:val="none" w:sz="0" w:space="0" w:color="auto"/>
            <w:right w:val="none" w:sz="0" w:space="0" w:color="auto"/>
          </w:divBdr>
        </w:div>
        <w:div w:id="1757554010">
          <w:marLeft w:val="0"/>
          <w:marRight w:val="0"/>
          <w:marTop w:val="0"/>
          <w:marBottom w:val="0"/>
          <w:divBdr>
            <w:top w:val="none" w:sz="0" w:space="0" w:color="auto"/>
            <w:left w:val="none" w:sz="0" w:space="0" w:color="auto"/>
            <w:bottom w:val="none" w:sz="0" w:space="0" w:color="auto"/>
            <w:right w:val="none" w:sz="0" w:space="0" w:color="auto"/>
          </w:divBdr>
        </w:div>
        <w:div w:id="1774402834">
          <w:marLeft w:val="0"/>
          <w:marRight w:val="0"/>
          <w:marTop w:val="0"/>
          <w:marBottom w:val="0"/>
          <w:divBdr>
            <w:top w:val="none" w:sz="0" w:space="0" w:color="auto"/>
            <w:left w:val="none" w:sz="0" w:space="0" w:color="auto"/>
            <w:bottom w:val="none" w:sz="0" w:space="0" w:color="auto"/>
            <w:right w:val="none" w:sz="0" w:space="0" w:color="auto"/>
          </w:divBdr>
        </w:div>
        <w:div w:id="1782260244">
          <w:marLeft w:val="0"/>
          <w:marRight w:val="0"/>
          <w:marTop w:val="0"/>
          <w:marBottom w:val="0"/>
          <w:divBdr>
            <w:top w:val="none" w:sz="0" w:space="0" w:color="auto"/>
            <w:left w:val="none" w:sz="0" w:space="0" w:color="auto"/>
            <w:bottom w:val="none" w:sz="0" w:space="0" w:color="auto"/>
            <w:right w:val="none" w:sz="0" w:space="0" w:color="auto"/>
          </w:divBdr>
        </w:div>
        <w:div w:id="1782803861">
          <w:marLeft w:val="0"/>
          <w:marRight w:val="0"/>
          <w:marTop w:val="0"/>
          <w:marBottom w:val="0"/>
          <w:divBdr>
            <w:top w:val="none" w:sz="0" w:space="0" w:color="auto"/>
            <w:left w:val="none" w:sz="0" w:space="0" w:color="auto"/>
            <w:bottom w:val="none" w:sz="0" w:space="0" w:color="auto"/>
            <w:right w:val="none" w:sz="0" w:space="0" w:color="auto"/>
          </w:divBdr>
        </w:div>
        <w:div w:id="1792818134">
          <w:marLeft w:val="0"/>
          <w:marRight w:val="0"/>
          <w:marTop w:val="0"/>
          <w:marBottom w:val="0"/>
          <w:divBdr>
            <w:top w:val="none" w:sz="0" w:space="0" w:color="auto"/>
            <w:left w:val="none" w:sz="0" w:space="0" w:color="auto"/>
            <w:bottom w:val="none" w:sz="0" w:space="0" w:color="auto"/>
            <w:right w:val="none" w:sz="0" w:space="0" w:color="auto"/>
          </w:divBdr>
        </w:div>
        <w:div w:id="1794978542">
          <w:marLeft w:val="0"/>
          <w:marRight w:val="0"/>
          <w:marTop w:val="0"/>
          <w:marBottom w:val="0"/>
          <w:divBdr>
            <w:top w:val="none" w:sz="0" w:space="0" w:color="auto"/>
            <w:left w:val="none" w:sz="0" w:space="0" w:color="auto"/>
            <w:bottom w:val="none" w:sz="0" w:space="0" w:color="auto"/>
            <w:right w:val="none" w:sz="0" w:space="0" w:color="auto"/>
          </w:divBdr>
        </w:div>
        <w:div w:id="1798447571">
          <w:marLeft w:val="0"/>
          <w:marRight w:val="0"/>
          <w:marTop w:val="0"/>
          <w:marBottom w:val="0"/>
          <w:divBdr>
            <w:top w:val="none" w:sz="0" w:space="0" w:color="auto"/>
            <w:left w:val="none" w:sz="0" w:space="0" w:color="auto"/>
            <w:bottom w:val="none" w:sz="0" w:space="0" w:color="auto"/>
            <w:right w:val="none" w:sz="0" w:space="0" w:color="auto"/>
          </w:divBdr>
        </w:div>
        <w:div w:id="1798984879">
          <w:marLeft w:val="0"/>
          <w:marRight w:val="0"/>
          <w:marTop w:val="0"/>
          <w:marBottom w:val="0"/>
          <w:divBdr>
            <w:top w:val="none" w:sz="0" w:space="0" w:color="auto"/>
            <w:left w:val="none" w:sz="0" w:space="0" w:color="auto"/>
            <w:bottom w:val="none" w:sz="0" w:space="0" w:color="auto"/>
            <w:right w:val="none" w:sz="0" w:space="0" w:color="auto"/>
          </w:divBdr>
        </w:div>
        <w:div w:id="1799061097">
          <w:marLeft w:val="0"/>
          <w:marRight w:val="0"/>
          <w:marTop w:val="0"/>
          <w:marBottom w:val="0"/>
          <w:divBdr>
            <w:top w:val="none" w:sz="0" w:space="0" w:color="auto"/>
            <w:left w:val="none" w:sz="0" w:space="0" w:color="auto"/>
            <w:bottom w:val="none" w:sz="0" w:space="0" w:color="auto"/>
            <w:right w:val="none" w:sz="0" w:space="0" w:color="auto"/>
          </w:divBdr>
        </w:div>
        <w:div w:id="1802070099">
          <w:marLeft w:val="0"/>
          <w:marRight w:val="0"/>
          <w:marTop w:val="0"/>
          <w:marBottom w:val="0"/>
          <w:divBdr>
            <w:top w:val="none" w:sz="0" w:space="0" w:color="auto"/>
            <w:left w:val="none" w:sz="0" w:space="0" w:color="auto"/>
            <w:bottom w:val="none" w:sz="0" w:space="0" w:color="auto"/>
            <w:right w:val="none" w:sz="0" w:space="0" w:color="auto"/>
          </w:divBdr>
        </w:div>
        <w:div w:id="1814247247">
          <w:marLeft w:val="0"/>
          <w:marRight w:val="0"/>
          <w:marTop w:val="0"/>
          <w:marBottom w:val="0"/>
          <w:divBdr>
            <w:top w:val="none" w:sz="0" w:space="0" w:color="auto"/>
            <w:left w:val="none" w:sz="0" w:space="0" w:color="auto"/>
            <w:bottom w:val="none" w:sz="0" w:space="0" w:color="auto"/>
            <w:right w:val="none" w:sz="0" w:space="0" w:color="auto"/>
          </w:divBdr>
        </w:div>
        <w:div w:id="1824085722">
          <w:marLeft w:val="0"/>
          <w:marRight w:val="0"/>
          <w:marTop w:val="0"/>
          <w:marBottom w:val="0"/>
          <w:divBdr>
            <w:top w:val="none" w:sz="0" w:space="0" w:color="auto"/>
            <w:left w:val="none" w:sz="0" w:space="0" w:color="auto"/>
            <w:bottom w:val="none" w:sz="0" w:space="0" w:color="auto"/>
            <w:right w:val="none" w:sz="0" w:space="0" w:color="auto"/>
          </w:divBdr>
        </w:div>
        <w:div w:id="1826048841">
          <w:marLeft w:val="0"/>
          <w:marRight w:val="0"/>
          <w:marTop w:val="0"/>
          <w:marBottom w:val="0"/>
          <w:divBdr>
            <w:top w:val="none" w:sz="0" w:space="0" w:color="auto"/>
            <w:left w:val="none" w:sz="0" w:space="0" w:color="auto"/>
            <w:bottom w:val="none" w:sz="0" w:space="0" w:color="auto"/>
            <w:right w:val="none" w:sz="0" w:space="0" w:color="auto"/>
          </w:divBdr>
        </w:div>
        <w:div w:id="1828663247">
          <w:marLeft w:val="0"/>
          <w:marRight w:val="0"/>
          <w:marTop w:val="0"/>
          <w:marBottom w:val="0"/>
          <w:divBdr>
            <w:top w:val="none" w:sz="0" w:space="0" w:color="auto"/>
            <w:left w:val="none" w:sz="0" w:space="0" w:color="auto"/>
            <w:bottom w:val="none" w:sz="0" w:space="0" w:color="auto"/>
            <w:right w:val="none" w:sz="0" w:space="0" w:color="auto"/>
          </w:divBdr>
        </w:div>
        <w:div w:id="1851796299">
          <w:marLeft w:val="0"/>
          <w:marRight w:val="0"/>
          <w:marTop w:val="0"/>
          <w:marBottom w:val="0"/>
          <w:divBdr>
            <w:top w:val="none" w:sz="0" w:space="0" w:color="auto"/>
            <w:left w:val="none" w:sz="0" w:space="0" w:color="auto"/>
            <w:bottom w:val="none" w:sz="0" w:space="0" w:color="auto"/>
            <w:right w:val="none" w:sz="0" w:space="0" w:color="auto"/>
          </w:divBdr>
        </w:div>
        <w:div w:id="1857234090">
          <w:marLeft w:val="0"/>
          <w:marRight w:val="0"/>
          <w:marTop w:val="0"/>
          <w:marBottom w:val="0"/>
          <w:divBdr>
            <w:top w:val="none" w:sz="0" w:space="0" w:color="auto"/>
            <w:left w:val="none" w:sz="0" w:space="0" w:color="auto"/>
            <w:bottom w:val="none" w:sz="0" w:space="0" w:color="auto"/>
            <w:right w:val="none" w:sz="0" w:space="0" w:color="auto"/>
          </w:divBdr>
        </w:div>
        <w:div w:id="1858227434">
          <w:marLeft w:val="0"/>
          <w:marRight w:val="0"/>
          <w:marTop w:val="0"/>
          <w:marBottom w:val="0"/>
          <w:divBdr>
            <w:top w:val="none" w:sz="0" w:space="0" w:color="auto"/>
            <w:left w:val="none" w:sz="0" w:space="0" w:color="auto"/>
            <w:bottom w:val="none" w:sz="0" w:space="0" w:color="auto"/>
            <w:right w:val="none" w:sz="0" w:space="0" w:color="auto"/>
          </w:divBdr>
        </w:div>
        <w:div w:id="1864901623">
          <w:marLeft w:val="0"/>
          <w:marRight w:val="0"/>
          <w:marTop w:val="0"/>
          <w:marBottom w:val="0"/>
          <w:divBdr>
            <w:top w:val="none" w:sz="0" w:space="0" w:color="auto"/>
            <w:left w:val="none" w:sz="0" w:space="0" w:color="auto"/>
            <w:bottom w:val="none" w:sz="0" w:space="0" w:color="auto"/>
            <w:right w:val="none" w:sz="0" w:space="0" w:color="auto"/>
          </w:divBdr>
        </w:div>
        <w:div w:id="1874804956">
          <w:marLeft w:val="0"/>
          <w:marRight w:val="0"/>
          <w:marTop w:val="0"/>
          <w:marBottom w:val="0"/>
          <w:divBdr>
            <w:top w:val="none" w:sz="0" w:space="0" w:color="auto"/>
            <w:left w:val="none" w:sz="0" w:space="0" w:color="auto"/>
            <w:bottom w:val="none" w:sz="0" w:space="0" w:color="auto"/>
            <w:right w:val="none" w:sz="0" w:space="0" w:color="auto"/>
          </w:divBdr>
        </w:div>
        <w:div w:id="1882205186">
          <w:marLeft w:val="0"/>
          <w:marRight w:val="0"/>
          <w:marTop w:val="0"/>
          <w:marBottom w:val="0"/>
          <w:divBdr>
            <w:top w:val="none" w:sz="0" w:space="0" w:color="auto"/>
            <w:left w:val="none" w:sz="0" w:space="0" w:color="auto"/>
            <w:bottom w:val="none" w:sz="0" w:space="0" w:color="auto"/>
            <w:right w:val="none" w:sz="0" w:space="0" w:color="auto"/>
          </w:divBdr>
        </w:div>
        <w:div w:id="1883976554">
          <w:marLeft w:val="0"/>
          <w:marRight w:val="0"/>
          <w:marTop w:val="0"/>
          <w:marBottom w:val="0"/>
          <w:divBdr>
            <w:top w:val="none" w:sz="0" w:space="0" w:color="auto"/>
            <w:left w:val="none" w:sz="0" w:space="0" w:color="auto"/>
            <w:bottom w:val="none" w:sz="0" w:space="0" w:color="auto"/>
            <w:right w:val="none" w:sz="0" w:space="0" w:color="auto"/>
          </w:divBdr>
        </w:div>
        <w:div w:id="1889340059">
          <w:marLeft w:val="0"/>
          <w:marRight w:val="0"/>
          <w:marTop w:val="0"/>
          <w:marBottom w:val="0"/>
          <w:divBdr>
            <w:top w:val="none" w:sz="0" w:space="0" w:color="auto"/>
            <w:left w:val="none" w:sz="0" w:space="0" w:color="auto"/>
            <w:bottom w:val="none" w:sz="0" w:space="0" w:color="auto"/>
            <w:right w:val="none" w:sz="0" w:space="0" w:color="auto"/>
          </w:divBdr>
        </w:div>
        <w:div w:id="1892501485">
          <w:marLeft w:val="0"/>
          <w:marRight w:val="0"/>
          <w:marTop w:val="0"/>
          <w:marBottom w:val="0"/>
          <w:divBdr>
            <w:top w:val="none" w:sz="0" w:space="0" w:color="auto"/>
            <w:left w:val="none" w:sz="0" w:space="0" w:color="auto"/>
            <w:bottom w:val="none" w:sz="0" w:space="0" w:color="auto"/>
            <w:right w:val="none" w:sz="0" w:space="0" w:color="auto"/>
          </w:divBdr>
        </w:div>
        <w:div w:id="1898397393">
          <w:marLeft w:val="0"/>
          <w:marRight w:val="0"/>
          <w:marTop w:val="0"/>
          <w:marBottom w:val="0"/>
          <w:divBdr>
            <w:top w:val="none" w:sz="0" w:space="0" w:color="auto"/>
            <w:left w:val="none" w:sz="0" w:space="0" w:color="auto"/>
            <w:bottom w:val="none" w:sz="0" w:space="0" w:color="auto"/>
            <w:right w:val="none" w:sz="0" w:space="0" w:color="auto"/>
          </w:divBdr>
        </w:div>
        <w:div w:id="1914924009">
          <w:marLeft w:val="0"/>
          <w:marRight w:val="0"/>
          <w:marTop w:val="0"/>
          <w:marBottom w:val="0"/>
          <w:divBdr>
            <w:top w:val="none" w:sz="0" w:space="0" w:color="auto"/>
            <w:left w:val="none" w:sz="0" w:space="0" w:color="auto"/>
            <w:bottom w:val="none" w:sz="0" w:space="0" w:color="auto"/>
            <w:right w:val="none" w:sz="0" w:space="0" w:color="auto"/>
          </w:divBdr>
        </w:div>
        <w:div w:id="1920823235">
          <w:marLeft w:val="0"/>
          <w:marRight w:val="0"/>
          <w:marTop w:val="0"/>
          <w:marBottom w:val="0"/>
          <w:divBdr>
            <w:top w:val="none" w:sz="0" w:space="0" w:color="auto"/>
            <w:left w:val="none" w:sz="0" w:space="0" w:color="auto"/>
            <w:bottom w:val="none" w:sz="0" w:space="0" w:color="auto"/>
            <w:right w:val="none" w:sz="0" w:space="0" w:color="auto"/>
          </w:divBdr>
        </w:div>
        <w:div w:id="1921256839">
          <w:marLeft w:val="0"/>
          <w:marRight w:val="0"/>
          <w:marTop w:val="0"/>
          <w:marBottom w:val="0"/>
          <w:divBdr>
            <w:top w:val="none" w:sz="0" w:space="0" w:color="auto"/>
            <w:left w:val="none" w:sz="0" w:space="0" w:color="auto"/>
            <w:bottom w:val="none" w:sz="0" w:space="0" w:color="auto"/>
            <w:right w:val="none" w:sz="0" w:space="0" w:color="auto"/>
          </w:divBdr>
        </w:div>
        <w:div w:id="1935699999">
          <w:marLeft w:val="0"/>
          <w:marRight w:val="0"/>
          <w:marTop w:val="0"/>
          <w:marBottom w:val="0"/>
          <w:divBdr>
            <w:top w:val="none" w:sz="0" w:space="0" w:color="auto"/>
            <w:left w:val="none" w:sz="0" w:space="0" w:color="auto"/>
            <w:bottom w:val="none" w:sz="0" w:space="0" w:color="auto"/>
            <w:right w:val="none" w:sz="0" w:space="0" w:color="auto"/>
          </w:divBdr>
        </w:div>
        <w:div w:id="1944919204">
          <w:marLeft w:val="0"/>
          <w:marRight w:val="0"/>
          <w:marTop w:val="0"/>
          <w:marBottom w:val="0"/>
          <w:divBdr>
            <w:top w:val="none" w:sz="0" w:space="0" w:color="auto"/>
            <w:left w:val="none" w:sz="0" w:space="0" w:color="auto"/>
            <w:bottom w:val="none" w:sz="0" w:space="0" w:color="auto"/>
            <w:right w:val="none" w:sz="0" w:space="0" w:color="auto"/>
          </w:divBdr>
        </w:div>
        <w:div w:id="1952011110">
          <w:marLeft w:val="0"/>
          <w:marRight w:val="0"/>
          <w:marTop w:val="0"/>
          <w:marBottom w:val="0"/>
          <w:divBdr>
            <w:top w:val="none" w:sz="0" w:space="0" w:color="auto"/>
            <w:left w:val="none" w:sz="0" w:space="0" w:color="auto"/>
            <w:bottom w:val="none" w:sz="0" w:space="0" w:color="auto"/>
            <w:right w:val="none" w:sz="0" w:space="0" w:color="auto"/>
          </w:divBdr>
        </w:div>
        <w:div w:id="1953970586">
          <w:marLeft w:val="0"/>
          <w:marRight w:val="0"/>
          <w:marTop w:val="0"/>
          <w:marBottom w:val="0"/>
          <w:divBdr>
            <w:top w:val="none" w:sz="0" w:space="0" w:color="auto"/>
            <w:left w:val="none" w:sz="0" w:space="0" w:color="auto"/>
            <w:bottom w:val="none" w:sz="0" w:space="0" w:color="auto"/>
            <w:right w:val="none" w:sz="0" w:space="0" w:color="auto"/>
          </w:divBdr>
        </w:div>
        <w:div w:id="1969697211">
          <w:marLeft w:val="0"/>
          <w:marRight w:val="0"/>
          <w:marTop w:val="0"/>
          <w:marBottom w:val="0"/>
          <w:divBdr>
            <w:top w:val="none" w:sz="0" w:space="0" w:color="auto"/>
            <w:left w:val="none" w:sz="0" w:space="0" w:color="auto"/>
            <w:bottom w:val="none" w:sz="0" w:space="0" w:color="auto"/>
            <w:right w:val="none" w:sz="0" w:space="0" w:color="auto"/>
          </w:divBdr>
        </w:div>
        <w:div w:id="1978754186">
          <w:marLeft w:val="0"/>
          <w:marRight w:val="0"/>
          <w:marTop w:val="0"/>
          <w:marBottom w:val="0"/>
          <w:divBdr>
            <w:top w:val="none" w:sz="0" w:space="0" w:color="auto"/>
            <w:left w:val="none" w:sz="0" w:space="0" w:color="auto"/>
            <w:bottom w:val="none" w:sz="0" w:space="0" w:color="auto"/>
            <w:right w:val="none" w:sz="0" w:space="0" w:color="auto"/>
          </w:divBdr>
        </w:div>
        <w:div w:id="1980645740">
          <w:marLeft w:val="0"/>
          <w:marRight w:val="0"/>
          <w:marTop w:val="0"/>
          <w:marBottom w:val="0"/>
          <w:divBdr>
            <w:top w:val="none" w:sz="0" w:space="0" w:color="auto"/>
            <w:left w:val="none" w:sz="0" w:space="0" w:color="auto"/>
            <w:bottom w:val="none" w:sz="0" w:space="0" w:color="auto"/>
            <w:right w:val="none" w:sz="0" w:space="0" w:color="auto"/>
          </w:divBdr>
        </w:div>
        <w:div w:id="1981377676">
          <w:marLeft w:val="0"/>
          <w:marRight w:val="0"/>
          <w:marTop w:val="0"/>
          <w:marBottom w:val="0"/>
          <w:divBdr>
            <w:top w:val="none" w:sz="0" w:space="0" w:color="auto"/>
            <w:left w:val="none" w:sz="0" w:space="0" w:color="auto"/>
            <w:bottom w:val="none" w:sz="0" w:space="0" w:color="auto"/>
            <w:right w:val="none" w:sz="0" w:space="0" w:color="auto"/>
          </w:divBdr>
        </w:div>
        <w:div w:id="1992249029">
          <w:marLeft w:val="0"/>
          <w:marRight w:val="0"/>
          <w:marTop w:val="0"/>
          <w:marBottom w:val="0"/>
          <w:divBdr>
            <w:top w:val="none" w:sz="0" w:space="0" w:color="auto"/>
            <w:left w:val="none" w:sz="0" w:space="0" w:color="auto"/>
            <w:bottom w:val="none" w:sz="0" w:space="0" w:color="auto"/>
            <w:right w:val="none" w:sz="0" w:space="0" w:color="auto"/>
          </w:divBdr>
        </w:div>
        <w:div w:id="1997562228">
          <w:marLeft w:val="0"/>
          <w:marRight w:val="0"/>
          <w:marTop w:val="0"/>
          <w:marBottom w:val="0"/>
          <w:divBdr>
            <w:top w:val="none" w:sz="0" w:space="0" w:color="auto"/>
            <w:left w:val="none" w:sz="0" w:space="0" w:color="auto"/>
            <w:bottom w:val="none" w:sz="0" w:space="0" w:color="auto"/>
            <w:right w:val="none" w:sz="0" w:space="0" w:color="auto"/>
          </w:divBdr>
        </w:div>
        <w:div w:id="1999111532">
          <w:marLeft w:val="0"/>
          <w:marRight w:val="0"/>
          <w:marTop w:val="0"/>
          <w:marBottom w:val="0"/>
          <w:divBdr>
            <w:top w:val="none" w:sz="0" w:space="0" w:color="auto"/>
            <w:left w:val="none" w:sz="0" w:space="0" w:color="auto"/>
            <w:bottom w:val="none" w:sz="0" w:space="0" w:color="auto"/>
            <w:right w:val="none" w:sz="0" w:space="0" w:color="auto"/>
          </w:divBdr>
        </w:div>
        <w:div w:id="2007244007">
          <w:marLeft w:val="0"/>
          <w:marRight w:val="0"/>
          <w:marTop w:val="0"/>
          <w:marBottom w:val="0"/>
          <w:divBdr>
            <w:top w:val="none" w:sz="0" w:space="0" w:color="auto"/>
            <w:left w:val="none" w:sz="0" w:space="0" w:color="auto"/>
            <w:bottom w:val="none" w:sz="0" w:space="0" w:color="auto"/>
            <w:right w:val="none" w:sz="0" w:space="0" w:color="auto"/>
          </w:divBdr>
        </w:div>
        <w:div w:id="2010599240">
          <w:marLeft w:val="0"/>
          <w:marRight w:val="0"/>
          <w:marTop w:val="0"/>
          <w:marBottom w:val="0"/>
          <w:divBdr>
            <w:top w:val="none" w:sz="0" w:space="0" w:color="auto"/>
            <w:left w:val="none" w:sz="0" w:space="0" w:color="auto"/>
            <w:bottom w:val="none" w:sz="0" w:space="0" w:color="auto"/>
            <w:right w:val="none" w:sz="0" w:space="0" w:color="auto"/>
          </w:divBdr>
        </w:div>
        <w:div w:id="2013410954">
          <w:marLeft w:val="0"/>
          <w:marRight w:val="0"/>
          <w:marTop w:val="0"/>
          <w:marBottom w:val="0"/>
          <w:divBdr>
            <w:top w:val="none" w:sz="0" w:space="0" w:color="auto"/>
            <w:left w:val="none" w:sz="0" w:space="0" w:color="auto"/>
            <w:bottom w:val="none" w:sz="0" w:space="0" w:color="auto"/>
            <w:right w:val="none" w:sz="0" w:space="0" w:color="auto"/>
          </w:divBdr>
        </w:div>
        <w:div w:id="2047218345">
          <w:marLeft w:val="0"/>
          <w:marRight w:val="0"/>
          <w:marTop w:val="0"/>
          <w:marBottom w:val="0"/>
          <w:divBdr>
            <w:top w:val="none" w:sz="0" w:space="0" w:color="auto"/>
            <w:left w:val="none" w:sz="0" w:space="0" w:color="auto"/>
            <w:bottom w:val="none" w:sz="0" w:space="0" w:color="auto"/>
            <w:right w:val="none" w:sz="0" w:space="0" w:color="auto"/>
          </w:divBdr>
        </w:div>
        <w:div w:id="2051224812">
          <w:marLeft w:val="0"/>
          <w:marRight w:val="0"/>
          <w:marTop w:val="0"/>
          <w:marBottom w:val="0"/>
          <w:divBdr>
            <w:top w:val="none" w:sz="0" w:space="0" w:color="auto"/>
            <w:left w:val="none" w:sz="0" w:space="0" w:color="auto"/>
            <w:bottom w:val="none" w:sz="0" w:space="0" w:color="auto"/>
            <w:right w:val="none" w:sz="0" w:space="0" w:color="auto"/>
          </w:divBdr>
        </w:div>
        <w:div w:id="2053571368">
          <w:marLeft w:val="0"/>
          <w:marRight w:val="0"/>
          <w:marTop w:val="0"/>
          <w:marBottom w:val="0"/>
          <w:divBdr>
            <w:top w:val="none" w:sz="0" w:space="0" w:color="auto"/>
            <w:left w:val="none" w:sz="0" w:space="0" w:color="auto"/>
            <w:bottom w:val="none" w:sz="0" w:space="0" w:color="auto"/>
            <w:right w:val="none" w:sz="0" w:space="0" w:color="auto"/>
          </w:divBdr>
        </w:div>
        <w:div w:id="2054769598">
          <w:marLeft w:val="0"/>
          <w:marRight w:val="0"/>
          <w:marTop w:val="0"/>
          <w:marBottom w:val="0"/>
          <w:divBdr>
            <w:top w:val="none" w:sz="0" w:space="0" w:color="auto"/>
            <w:left w:val="none" w:sz="0" w:space="0" w:color="auto"/>
            <w:bottom w:val="none" w:sz="0" w:space="0" w:color="auto"/>
            <w:right w:val="none" w:sz="0" w:space="0" w:color="auto"/>
          </w:divBdr>
        </w:div>
        <w:div w:id="2074499606">
          <w:marLeft w:val="0"/>
          <w:marRight w:val="0"/>
          <w:marTop w:val="0"/>
          <w:marBottom w:val="0"/>
          <w:divBdr>
            <w:top w:val="none" w:sz="0" w:space="0" w:color="auto"/>
            <w:left w:val="none" w:sz="0" w:space="0" w:color="auto"/>
            <w:bottom w:val="none" w:sz="0" w:space="0" w:color="auto"/>
            <w:right w:val="none" w:sz="0" w:space="0" w:color="auto"/>
          </w:divBdr>
        </w:div>
        <w:div w:id="2084599378">
          <w:marLeft w:val="0"/>
          <w:marRight w:val="0"/>
          <w:marTop w:val="0"/>
          <w:marBottom w:val="0"/>
          <w:divBdr>
            <w:top w:val="none" w:sz="0" w:space="0" w:color="auto"/>
            <w:left w:val="none" w:sz="0" w:space="0" w:color="auto"/>
            <w:bottom w:val="none" w:sz="0" w:space="0" w:color="auto"/>
            <w:right w:val="none" w:sz="0" w:space="0" w:color="auto"/>
          </w:divBdr>
        </w:div>
        <w:div w:id="2090150386">
          <w:marLeft w:val="0"/>
          <w:marRight w:val="0"/>
          <w:marTop w:val="0"/>
          <w:marBottom w:val="0"/>
          <w:divBdr>
            <w:top w:val="none" w:sz="0" w:space="0" w:color="auto"/>
            <w:left w:val="none" w:sz="0" w:space="0" w:color="auto"/>
            <w:bottom w:val="none" w:sz="0" w:space="0" w:color="auto"/>
            <w:right w:val="none" w:sz="0" w:space="0" w:color="auto"/>
          </w:divBdr>
        </w:div>
        <w:div w:id="2106680543">
          <w:marLeft w:val="0"/>
          <w:marRight w:val="0"/>
          <w:marTop w:val="0"/>
          <w:marBottom w:val="0"/>
          <w:divBdr>
            <w:top w:val="none" w:sz="0" w:space="0" w:color="auto"/>
            <w:left w:val="none" w:sz="0" w:space="0" w:color="auto"/>
            <w:bottom w:val="none" w:sz="0" w:space="0" w:color="auto"/>
            <w:right w:val="none" w:sz="0" w:space="0" w:color="auto"/>
          </w:divBdr>
        </w:div>
        <w:div w:id="2108964561">
          <w:marLeft w:val="0"/>
          <w:marRight w:val="0"/>
          <w:marTop w:val="0"/>
          <w:marBottom w:val="0"/>
          <w:divBdr>
            <w:top w:val="none" w:sz="0" w:space="0" w:color="auto"/>
            <w:left w:val="none" w:sz="0" w:space="0" w:color="auto"/>
            <w:bottom w:val="none" w:sz="0" w:space="0" w:color="auto"/>
            <w:right w:val="none" w:sz="0" w:space="0" w:color="auto"/>
          </w:divBdr>
        </w:div>
        <w:div w:id="2113739455">
          <w:marLeft w:val="0"/>
          <w:marRight w:val="0"/>
          <w:marTop w:val="0"/>
          <w:marBottom w:val="0"/>
          <w:divBdr>
            <w:top w:val="none" w:sz="0" w:space="0" w:color="auto"/>
            <w:left w:val="none" w:sz="0" w:space="0" w:color="auto"/>
            <w:bottom w:val="none" w:sz="0" w:space="0" w:color="auto"/>
            <w:right w:val="none" w:sz="0" w:space="0" w:color="auto"/>
          </w:divBdr>
        </w:div>
        <w:div w:id="2118522977">
          <w:marLeft w:val="0"/>
          <w:marRight w:val="0"/>
          <w:marTop w:val="0"/>
          <w:marBottom w:val="0"/>
          <w:divBdr>
            <w:top w:val="none" w:sz="0" w:space="0" w:color="auto"/>
            <w:left w:val="none" w:sz="0" w:space="0" w:color="auto"/>
            <w:bottom w:val="none" w:sz="0" w:space="0" w:color="auto"/>
            <w:right w:val="none" w:sz="0" w:space="0" w:color="auto"/>
          </w:divBdr>
        </w:div>
        <w:div w:id="2119712286">
          <w:marLeft w:val="0"/>
          <w:marRight w:val="0"/>
          <w:marTop w:val="0"/>
          <w:marBottom w:val="0"/>
          <w:divBdr>
            <w:top w:val="none" w:sz="0" w:space="0" w:color="auto"/>
            <w:left w:val="none" w:sz="0" w:space="0" w:color="auto"/>
            <w:bottom w:val="none" w:sz="0" w:space="0" w:color="auto"/>
            <w:right w:val="none" w:sz="0" w:space="0" w:color="auto"/>
          </w:divBdr>
        </w:div>
        <w:div w:id="2121949990">
          <w:marLeft w:val="0"/>
          <w:marRight w:val="0"/>
          <w:marTop w:val="0"/>
          <w:marBottom w:val="0"/>
          <w:divBdr>
            <w:top w:val="none" w:sz="0" w:space="0" w:color="auto"/>
            <w:left w:val="none" w:sz="0" w:space="0" w:color="auto"/>
            <w:bottom w:val="none" w:sz="0" w:space="0" w:color="auto"/>
            <w:right w:val="none" w:sz="0" w:space="0" w:color="auto"/>
          </w:divBdr>
        </w:div>
        <w:div w:id="2122920056">
          <w:marLeft w:val="0"/>
          <w:marRight w:val="0"/>
          <w:marTop w:val="0"/>
          <w:marBottom w:val="0"/>
          <w:divBdr>
            <w:top w:val="none" w:sz="0" w:space="0" w:color="auto"/>
            <w:left w:val="none" w:sz="0" w:space="0" w:color="auto"/>
            <w:bottom w:val="none" w:sz="0" w:space="0" w:color="auto"/>
            <w:right w:val="none" w:sz="0" w:space="0" w:color="auto"/>
          </w:divBdr>
        </w:div>
        <w:div w:id="2133741588">
          <w:marLeft w:val="0"/>
          <w:marRight w:val="0"/>
          <w:marTop w:val="0"/>
          <w:marBottom w:val="0"/>
          <w:divBdr>
            <w:top w:val="none" w:sz="0" w:space="0" w:color="auto"/>
            <w:left w:val="none" w:sz="0" w:space="0" w:color="auto"/>
            <w:bottom w:val="none" w:sz="0" w:space="0" w:color="auto"/>
            <w:right w:val="none" w:sz="0" w:space="0" w:color="auto"/>
          </w:divBdr>
        </w:div>
        <w:div w:id="2143620202">
          <w:marLeft w:val="0"/>
          <w:marRight w:val="0"/>
          <w:marTop w:val="0"/>
          <w:marBottom w:val="0"/>
          <w:divBdr>
            <w:top w:val="none" w:sz="0" w:space="0" w:color="auto"/>
            <w:left w:val="none" w:sz="0" w:space="0" w:color="auto"/>
            <w:bottom w:val="none" w:sz="0" w:space="0" w:color="auto"/>
            <w:right w:val="none" w:sz="0" w:space="0" w:color="auto"/>
          </w:divBdr>
        </w:div>
        <w:div w:id="2145810014">
          <w:marLeft w:val="0"/>
          <w:marRight w:val="0"/>
          <w:marTop w:val="0"/>
          <w:marBottom w:val="0"/>
          <w:divBdr>
            <w:top w:val="none" w:sz="0" w:space="0" w:color="auto"/>
            <w:left w:val="none" w:sz="0" w:space="0" w:color="auto"/>
            <w:bottom w:val="none" w:sz="0" w:space="0" w:color="auto"/>
            <w:right w:val="none" w:sz="0" w:space="0" w:color="auto"/>
          </w:divBdr>
        </w:div>
        <w:div w:id="2146241430">
          <w:marLeft w:val="0"/>
          <w:marRight w:val="0"/>
          <w:marTop w:val="0"/>
          <w:marBottom w:val="0"/>
          <w:divBdr>
            <w:top w:val="none" w:sz="0" w:space="0" w:color="auto"/>
            <w:left w:val="none" w:sz="0" w:space="0" w:color="auto"/>
            <w:bottom w:val="none" w:sz="0" w:space="0" w:color="auto"/>
            <w:right w:val="none" w:sz="0" w:space="0" w:color="auto"/>
          </w:divBdr>
        </w:div>
        <w:div w:id="2146507777">
          <w:marLeft w:val="0"/>
          <w:marRight w:val="0"/>
          <w:marTop w:val="0"/>
          <w:marBottom w:val="0"/>
          <w:divBdr>
            <w:top w:val="none" w:sz="0" w:space="0" w:color="auto"/>
            <w:left w:val="none" w:sz="0" w:space="0" w:color="auto"/>
            <w:bottom w:val="none" w:sz="0" w:space="0" w:color="auto"/>
            <w:right w:val="none" w:sz="0" w:space="0" w:color="auto"/>
          </w:divBdr>
        </w:div>
      </w:divsChild>
    </w:div>
    <w:div w:id="1174108206">
      <w:bodyDiv w:val="1"/>
      <w:marLeft w:val="0"/>
      <w:marRight w:val="0"/>
      <w:marTop w:val="0"/>
      <w:marBottom w:val="0"/>
      <w:divBdr>
        <w:top w:val="none" w:sz="0" w:space="0" w:color="auto"/>
        <w:left w:val="none" w:sz="0" w:space="0" w:color="auto"/>
        <w:bottom w:val="none" w:sz="0" w:space="0" w:color="auto"/>
        <w:right w:val="none" w:sz="0" w:space="0" w:color="auto"/>
      </w:divBdr>
    </w:div>
    <w:div w:id="1174152223">
      <w:bodyDiv w:val="1"/>
      <w:marLeft w:val="0"/>
      <w:marRight w:val="0"/>
      <w:marTop w:val="0"/>
      <w:marBottom w:val="0"/>
      <w:divBdr>
        <w:top w:val="none" w:sz="0" w:space="0" w:color="auto"/>
        <w:left w:val="none" w:sz="0" w:space="0" w:color="auto"/>
        <w:bottom w:val="none" w:sz="0" w:space="0" w:color="auto"/>
        <w:right w:val="none" w:sz="0" w:space="0" w:color="auto"/>
      </w:divBdr>
      <w:divsChild>
        <w:div w:id="481194714">
          <w:marLeft w:val="0"/>
          <w:marRight w:val="0"/>
          <w:marTop w:val="0"/>
          <w:marBottom w:val="0"/>
          <w:divBdr>
            <w:top w:val="none" w:sz="0" w:space="0" w:color="auto"/>
            <w:left w:val="none" w:sz="0" w:space="0" w:color="auto"/>
            <w:bottom w:val="none" w:sz="0" w:space="0" w:color="auto"/>
            <w:right w:val="none" w:sz="0" w:space="0" w:color="auto"/>
          </w:divBdr>
          <w:divsChild>
            <w:div w:id="150123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61098">
      <w:bodyDiv w:val="1"/>
      <w:marLeft w:val="0"/>
      <w:marRight w:val="0"/>
      <w:marTop w:val="0"/>
      <w:marBottom w:val="0"/>
      <w:divBdr>
        <w:top w:val="none" w:sz="0" w:space="0" w:color="auto"/>
        <w:left w:val="none" w:sz="0" w:space="0" w:color="auto"/>
        <w:bottom w:val="none" w:sz="0" w:space="0" w:color="auto"/>
        <w:right w:val="none" w:sz="0" w:space="0" w:color="auto"/>
      </w:divBdr>
    </w:div>
    <w:div w:id="1197698559">
      <w:bodyDiv w:val="1"/>
      <w:marLeft w:val="0"/>
      <w:marRight w:val="0"/>
      <w:marTop w:val="0"/>
      <w:marBottom w:val="0"/>
      <w:divBdr>
        <w:top w:val="none" w:sz="0" w:space="0" w:color="auto"/>
        <w:left w:val="none" w:sz="0" w:space="0" w:color="auto"/>
        <w:bottom w:val="none" w:sz="0" w:space="0" w:color="auto"/>
        <w:right w:val="none" w:sz="0" w:space="0" w:color="auto"/>
      </w:divBdr>
    </w:div>
    <w:div w:id="1209682981">
      <w:bodyDiv w:val="1"/>
      <w:marLeft w:val="0"/>
      <w:marRight w:val="0"/>
      <w:marTop w:val="0"/>
      <w:marBottom w:val="0"/>
      <w:divBdr>
        <w:top w:val="none" w:sz="0" w:space="0" w:color="auto"/>
        <w:left w:val="none" w:sz="0" w:space="0" w:color="auto"/>
        <w:bottom w:val="none" w:sz="0" w:space="0" w:color="auto"/>
        <w:right w:val="none" w:sz="0" w:space="0" w:color="auto"/>
      </w:divBdr>
      <w:divsChild>
        <w:div w:id="1217931943">
          <w:marLeft w:val="0"/>
          <w:marRight w:val="0"/>
          <w:marTop w:val="0"/>
          <w:marBottom w:val="0"/>
          <w:divBdr>
            <w:top w:val="none" w:sz="0" w:space="0" w:color="auto"/>
            <w:left w:val="none" w:sz="0" w:space="0" w:color="auto"/>
            <w:bottom w:val="none" w:sz="0" w:space="0" w:color="auto"/>
            <w:right w:val="none" w:sz="0" w:space="0" w:color="auto"/>
          </w:divBdr>
        </w:div>
        <w:div w:id="1337800984">
          <w:marLeft w:val="0"/>
          <w:marRight w:val="0"/>
          <w:marTop w:val="0"/>
          <w:marBottom w:val="0"/>
          <w:divBdr>
            <w:top w:val="none" w:sz="0" w:space="0" w:color="auto"/>
            <w:left w:val="none" w:sz="0" w:space="0" w:color="auto"/>
            <w:bottom w:val="none" w:sz="0" w:space="0" w:color="auto"/>
            <w:right w:val="none" w:sz="0" w:space="0" w:color="auto"/>
          </w:divBdr>
        </w:div>
        <w:div w:id="1585214545">
          <w:marLeft w:val="0"/>
          <w:marRight w:val="0"/>
          <w:marTop w:val="0"/>
          <w:marBottom w:val="0"/>
          <w:divBdr>
            <w:top w:val="none" w:sz="0" w:space="0" w:color="auto"/>
            <w:left w:val="none" w:sz="0" w:space="0" w:color="auto"/>
            <w:bottom w:val="none" w:sz="0" w:space="0" w:color="auto"/>
            <w:right w:val="none" w:sz="0" w:space="0" w:color="auto"/>
          </w:divBdr>
        </w:div>
        <w:div w:id="1668047067">
          <w:marLeft w:val="0"/>
          <w:marRight w:val="0"/>
          <w:marTop w:val="0"/>
          <w:marBottom w:val="0"/>
          <w:divBdr>
            <w:top w:val="none" w:sz="0" w:space="0" w:color="auto"/>
            <w:left w:val="none" w:sz="0" w:space="0" w:color="auto"/>
            <w:bottom w:val="none" w:sz="0" w:space="0" w:color="auto"/>
            <w:right w:val="none" w:sz="0" w:space="0" w:color="auto"/>
          </w:divBdr>
        </w:div>
        <w:div w:id="1844540666">
          <w:marLeft w:val="0"/>
          <w:marRight w:val="0"/>
          <w:marTop w:val="0"/>
          <w:marBottom w:val="0"/>
          <w:divBdr>
            <w:top w:val="none" w:sz="0" w:space="0" w:color="auto"/>
            <w:left w:val="none" w:sz="0" w:space="0" w:color="auto"/>
            <w:bottom w:val="none" w:sz="0" w:space="0" w:color="auto"/>
            <w:right w:val="none" w:sz="0" w:space="0" w:color="auto"/>
          </w:divBdr>
        </w:div>
      </w:divsChild>
    </w:div>
    <w:div w:id="1215775319">
      <w:bodyDiv w:val="1"/>
      <w:marLeft w:val="0"/>
      <w:marRight w:val="0"/>
      <w:marTop w:val="0"/>
      <w:marBottom w:val="0"/>
      <w:divBdr>
        <w:top w:val="none" w:sz="0" w:space="0" w:color="auto"/>
        <w:left w:val="none" w:sz="0" w:space="0" w:color="auto"/>
        <w:bottom w:val="none" w:sz="0" w:space="0" w:color="auto"/>
        <w:right w:val="none" w:sz="0" w:space="0" w:color="auto"/>
      </w:divBdr>
    </w:div>
    <w:div w:id="1253902959">
      <w:bodyDiv w:val="1"/>
      <w:marLeft w:val="0"/>
      <w:marRight w:val="0"/>
      <w:marTop w:val="0"/>
      <w:marBottom w:val="0"/>
      <w:divBdr>
        <w:top w:val="none" w:sz="0" w:space="0" w:color="auto"/>
        <w:left w:val="none" w:sz="0" w:space="0" w:color="auto"/>
        <w:bottom w:val="none" w:sz="0" w:space="0" w:color="auto"/>
        <w:right w:val="none" w:sz="0" w:space="0" w:color="auto"/>
      </w:divBdr>
      <w:divsChild>
        <w:div w:id="734399237">
          <w:marLeft w:val="0"/>
          <w:marRight w:val="0"/>
          <w:marTop w:val="0"/>
          <w:marBottom w:val="0"/>
          <w:divBdr>
            <w:top w:val="none" w:sz="0" w:space="0" w:color="auto"/>
            <w:left w:val="none" w:sz="0" w:space="0" w:color="auto"/>
            <w:bottom w:val="none" w:sz="0" w:space="0" w:color="auto"/>
            <w:right w:val="none" w:sz="0" w:space="0" w:color="auto"/>
          </w:divBdr>
        </w:div>
        <w:div w:id="1215388247">
          <w:marLeft w:val="0"/>
          <w:marRight w:val="0"/>
          <w:marTop w:val="0"/>
          <w:marBottom w:val="0"/>
          <w:divBdr>
            <w:top w:val="none" w:sz="0" w:space="0" w:color="auto"/>
            <w:left w:val="none" w:sz="0" w:space="0" w:color="auto"/>
            <w:bottom w:val="none" w:sz="0" w:space="0" w:color="auto"/>
            <w:right w:val="none" w:sz="0" w:space="0" w:color="auto"/>
          </w:divBdr>
        </w:div>
        <w:div w:id="1604797831">
          <w:marLeft w:val="0"/>
          <w:marRight w:val="0"/>
          <w:marTop w:val="0"/>
          <w:marBottom w:val="0"/>
          <w:divBdr>
            <w:top w:val="none" w:sz="0" w:space="0" w:color="auto"/>
            <w:left w:val="none" w:sz="0" w:space="0" w:color="auto"/>
            <w:bottom w:val="none" w:sz="0" w:space="0" w:color="auto"/>
            <w:right w:val="none" w:sz="0" w:space="0" w:color="auto"/>
          </w:divBdr>
        </w:div>
        <w:div w:id="1899123545">
          <w:marLeft w:val="0"/>
          <w:marRight w:val="0"/>
          <w:marTop w:val="0"/>
          <w:marBottom w:val="0"/>
          <w:divBdr>
            <w:top w:val="none" w:sz="0" w:space="0" w:color="auto"/>
            <w:left w:val="none" w:sz="0" w:space="0" w:color="auto"/>
            <w:bottom w:val="none" w:sz="0" w:space="0" w:color="auto"/>
            <w:right w:val="none" w:sz="0" w:space="0" w:color="auto"/>
          </w:divBdr>
        </w:div>
        <w:div w:id="1999572082">
          <w:marLeft w:val="0"/>
          <w:marRight w:val="0"/>
          <w:marTop w:val="0"/>
          <w:marBottom w:val="0"/>
          <w:divBdr>
            <w:top w:val="none" w:sz="0" w:space="0" w:color="auto"/>
            <w:left w:val="none" w:sz="0" w:space="0" w:color="auto"/>
            <w:bottom w:val="none" w:sz="0" w:space="0" w:color="auto"/>
            <w:right w:val="none" w:sz="0" w:space="0" w:color="auto"/>
          </w:divBdr>
        </w:div>
      </w:divsChild>
    </w:div>
    <w:div w:id="1262254407">
      <w:bodyDiv w:val="1"/>
      <w:marLeft w:val="0"/>
      <w:marRight w:val="0"/>
      <w:marTop w:val="0"/>
      <w:marBottom w:val="0"/>
      <w:divBdr>
        <w:top w:val="none" w:sz="0" w:space="0" w:color="auto"/>
        <w:left w:val="none" w:sz="0" w:space="0" w:color="auto"/>
        <w:bottom w:val="none" w:sz="0" w:space="0" w:color="auto"/>
        <w:right w:val="none" w:sz="0" w:space="0" w:color="auto"/>
      </w:divBdr>
      <w:divsChild>
        <w:div w:id="219756683">
          <w:marLeft w:val="0"/>
          <w:marRight w:val="0"/>
          <w:marTop w:val="0"/>
          <w:marBottom w:val="0"/>
          <w:divBdr>
            <w:top w:val="none" w:sz="0" w:space="0" w:color="auto"/>
            <w:left w:val="none" w:sz="0" w:space="0" w:color="auto"/>
            <w:bottom w:val="none" w:sz="0" w:space="0" w:color="auto"/>
            <w:right w:val="none" w:sz="0" w:space="0" w:color="auto"/>
          </w:divBdr>
        </w:div>
        <w:div w:id="256907577">
          <w:marLeft w:val="0"/>
          <w:marRight w:val="0"/>
          <w:marTop w:val="0"/>
          <w:marBottom w:val="0"/>
          <w:divBdr>
            <w:top w:val="none" w:sz="0" w:space="0" w:color="auto"/>
            <w:left w:val="none" w:sz="0" w:space="0" w:color="auto"/>
            <w:bottom w:val="none" w:sz="0" w:space="0" w:color="auto"/>
            <w:right w:val="none" w:sz="0" w:space="0" w:color="auto"/>
          </w:divBdr>
        </w:div>
        <w:div w:id="510534278">
          <w:marLeft w:val="0"/>
          <w:marRight w:val="0"/>
          <w:marTop w:val="0"/>
          <w:marBottom w:val="0"/>
          <w:divBdr>
            <w:top w:val="none" w:sz="0" w:space="0" w:color="auto"/>
            <w:left w:val="none" w:sz="0" w:space="0" w:color="auto"/>
            <w:bottom w:val="none" w:sz="0" w:space="0" w:color="auto"/>
            <w:right w:val="none" w:sz="0" w:space="0" w:color="auto"/>
          </w:divBdr>
        </w:div>
        <w:div w:id="645746390">
          <w:marLeft w:val="0"/>
          <w:marRight w:val="0"/>
          <w:marTop w:val="0"/>
          <w:marBottom w:val="0"/>
          <w:divBdr>
            <w:top w:val="none" w:sz="0" w:space="0" w:color="auto"/>
            <w:left w:val="none" w:sz="0" w:space="0" w:color="auto"/>
            <w:bottom w:val="none" w:sz="0" w:space="0" w:color="auto"/>
            <w:right w:val="none" w:sz="0" w:space="0" w:color="auto"/>
          </w:divBdr>
        </w:div>
        <w:div w:id="1016150122">
          <w:marLeft w:val="0"/>
          <w:marRight w:val="0"/>
          <w:marTop w:val="0"/>
          <w:marBottom w:val="0"/>
          <w:divBdr>
            <w:top w:val="none" w:sz="0" w:space="0" w:color="auto"/>
            <w:left w:val="none" w:sz="0" w:space="0" w:color="auto"/>
            <w:bottom w:val="none" w:sz="0" w:space="0" w:color="auto"/>
            <w:right w:val="none" w:sz="0" w:space="0" w:color="auto"/>
          </w:divBdr>
        </w:div>
        <w:div w:id="1430392550">
          <w:marLeft w:val="0"/>
          <w:marRight w:val="0"/>
          <w:marTop w:val="0"/>
          <w:marBottom w:val="0"/>
          <w:divBdr>
            <w:top w:val="none" w:sz="0" w:space="0" w:color="auto"/>
            <w:left w:val="none" w:sz="0" w:space="0" w:color="auto"/>
            <w:bottom w:val="none" w:sz="0" w:space="0" w:color="auto"/>
            <w:right w:val="none" w:sz="0" w:space="0" w:color="auto"/>
          </w:divBdr>
        </w:div>
        <w:div w:id="1482119934">
          <w:marLeft w:val="0"/>
          <w:marRight w:val="0"/>
          <w:marTop w:val="0"/>
          <w:marBottom w:val="0"/>
          <w:divBdr>
            <w:top w:val="none" w:sz="0" w:space="0" w:color="auto"/>
            <w:left w:val="none" w:sz="0" w:space="0" w:color="auto"/>
            <w:bottom w:val="none" w:sz="0" w:space="0" w:color="auto"/>
            <w:right w:val="none" w:sz="0" w:space="0" w:color="auto"/>
          </w:divBdr>
        </w:div>
        <w:div w:id="1890266055">
          <w:marLeft w:val="0"/>
          <w:marRight w:val="0"/>
          <w:marTop w:val="0"/>
          <w:marBottom w:val="0"/>
          <w:divBdr>
            <w:top w:val="none" w:sz="0" w:space="0" w:color="auto"/>
            <w:left w:val="none" w:sz="0" w:space="0" w:color="auto"/>
            <w:bottom w:val="none" w:sz="0" w:space="0" w:color="auto"/>
            <w:right w:val="none" w:sz="0" w:space="0" w:color="auto"/>
          </w:divBdr>
        </w:div>
        <w:div w:id="1920022847">
          <w:marLeft w:val="0"/>
          <w:marRight w:val="0"/>
          <w:marTop w:val="0"/>
          <w:marBottom w:val="0"/>
          <w:divBdr>
            <w:top w:val="none" w:sz="0" w:space="0" w:color="auto"/>
            <w:left w:val="none" w:sz="0" w:space="0" w:color="auto"/>
            <w:bottom w:val="none" w:sz="0" w:space="0" w:color="auto"/>
            <w:right w:val="none" w:sz="0" w:space="0" w:color="auto"/>
          </w:divBdr>
        </w:div>
        <w:div w:id="1939872987">
          <w:marLeft w:val="0"/>
          <w:marRight w:val="0"/>
          <w:marTop w:val="0"/>
          <w:marBottom w:val="0"/>
          <w:divBdr>
            <w:top w:val="none" w:sz="0" w:space="0" w:color="auto"/>
            <w:left w:val="none" w:sz="0" w:space="0" w:color="auto"/>
            <w:bottom w:val="none" w:sz="0" w:space="0" w:color="auto"/>
            <w:right w:val="none" w:sz="0" w:space="0" w:color="auto"/>
          </w:divBdr>
        </w:div>
        <w:div w:id="2127388504">
          <w:marLeft w:val="0"/>
          <w:marRight w:val="0"/>
          <w:marTop w:val="0"/>
          <w:marBottom w:val="0"/>
          <w:divBdr>
            <w:top w:val="none" w:sz="0" w:space="0" w:color="auto"/>
            <w:left w:val="none" w:sz="0" w:space="0" w:color="auto"/>
            <w:bottom w:val="none" w:sz="0" w:space="0" w:color="auto"/>
            <w:right w:val="none" w:sz="0" w:space="0" w:color="auto"/>
          </w:divBdr>
        </w:div>
      </w:divsChild>
    </w:div>
    <w:div w:id="1264462089">
      <w:bodyDiv w:val="1"/>
      <w:marLeft w:val="0"/>
      <w:marRight w:val="0"/>
      <w:marTop w:val="0"/>
      <w:marBottom w:val="0"/>
      <w:divBdr>
        <w:top w:val="none" w:sz="0" w:space="0" w:color="auto"/>
        <w:left w:val="none" w:sz="0" w:space="0" w:color="auto"/>
        <w:bottom w:val="none" w:sz="0" w:space="0" w:color="auto"/>
        <w:right w:val="none" w:sz="0" w:space="0" w:color="auto"/>
      </w:divBdr>
      <w:divsChild>
        <w:div w:id="689261929">
          <w:marLeft w:val="0"/>
          <w:marRight w:val="0"/>
          <w:marTop w:val="0"/>
          <w:marBottom w:val="0"/>
          <w:divBdr>
            <w:top w:val="none" w:sz="0" w:space="0" w:color="auto"/>
            <w:left w:val="none" w:sz="0" w:space="0" w:color="auto"/>
            <w:bottom w:val="none" w:sz="0" w:space="0" w:color="auto"/>
            <w:right w:val="none" w:sz="0" w:space="0" w:color="auto"/>
          </w:divBdr>
        </w:div>
        <w:div w:id="1000893235">
          <w:marLeft w:val="0"/>
          <w:marRight w:val="0"/>
          <w:marTop w:val="0"/>
          <w:marBottom w:val="0"/>
          <w:divBdr>
            <w:top w:val="none" w:sz="0" w:space="0" w:color="auto"/>
            <w:left w:val="none" w:sz="0" w:space="0" w:color="auto"/>
            <w:bottom w:val="none" w:sz="0" w:space="0" w:color="auto"/>
            <w:right w:val="none" w:sz="0" w:space="0" w:color="auto"/>
          </w:divBdr>
        </w:div>
        <w:div w:id="1651252137">
          <w:marLeft w:val="0"/>
          <w:marRight w:val="0"/>
          <w:marTop w:val="0"/>
          <w:marBottom w:val="0"/>
          <w:divBdr>
            <w:top w:val="none" w:sz="0" w:space="0" w:color="auto"/>
            <w:left w:val="none" w:sz="0" w:space="0" w:color="auto"/>
            <w:bottom w:val="none" w:sz="0" w:space="0" w:color="auto"/>
            <w:right w:val="none" w:sz="0" w:space="0" w:color="auto"/>
          </w:divBdr>
        </w:div>
      </w:divsChild>
    </w:div>
    <w:div w:id="1268806549">
      <w:bodyDiv w:val="1"/>
      <w:marLeft w:val="0"/>
      <w:marRight w:val="0"/>
      <w:marTop w:val="0"/>
      <w:marBottom w:val="0"/>
      <w:divBdr>
        <w:top w:val="none" w:sz="0" w:space="0" w:color="auto"/>
        <w:left w:val="none" w:sz="0" w:space="0" w:color="auto"/>
        <w:bottom w:val="none" w:sz="0" w:space="0" w:color="auto"/>
        <w:right w:val="none" w:sz="0" w:space="0" w:color="auto"/>
      </w:divBdr>
      <w:divsChild>
        <w:div w:id="934243915">
          <w:marLeft w:val="0"/>
          <w:marRight w:val="0"/>
          <w:marTop w:val="0"/>
          <w:marBottom w:val="0"/>
          <w:divBdr>
            <w:top w:val="none" w:sz="0" w:space="0" w:color="auto"/>
            <w:left w:val="none" w:sz="0" w:space="0" w:color="auto"/>
            <w:bottom w:val="none" w:sz="0" w:space="0" w:color="auto"/>
            <w:right w:val="none" w:sz="0" w:space="0" w:color="auto"/>
          </w:divBdr>
        </w:div>
        <w:div w:id="1310478350">
          <w:marLeft w:val="0"/>
          <w:marRight w:val="0"/>
          <w:marTop w:val="0"/>
          <w:marBottom w:val="0"/>
          <w:divBdr>
            <w:top w:val="none" w:sz="0" w:space="0" w:color="auto"/>
            <w:left w:val="none" w:sz="0" w:space="0" w:color="auto"/>
            <w:bottom w:val="none" w:sz="0" w:space="0" w:color="auto"/>
            <w:right w:val="none" w:sz="0" w:space="0" w:color="auto"/>
          </w:divBdr>
        </w:div>
        <w:div w:id="1346861755">
          <w:marLeft w:val="0"/>
          <w:marRight w:val="0"/>
          <w:marTop w:val="0"/>
          <w:marBottom w:val="0"/>
          <w:divBdr>
            <w:top w:val="none" w:sz="0" w:space="0" w:color="auto"/>
            <w:left w:val="none" w:sz="0" w:space="0" w:color="auto"/>
            <w:bottom w:val="none" w:sz="0" w:space="0" w:color="auto"/>
            <w:right w:val="none" w:sz="0" w:space="0" w:color="auto"/>
          </w:divBdr>
        </w:div>
        <w:div w:id="1494908322">
          <w:marLeft w:val="0"/>
          <w:marRight w:val="0"/>
          <w:marTop w:val="0"/>
          <w:marBottom w:val="0"/>
          <w:divBdr>
            <w:top w:val="none" w:sz="0" w:space="0" w:color="auto"/>
            <w:left w:val="none" w:sz="0" w:space="0" w:color="auto"/>
            <w:bottom w:val="none" w:sz="0" w:space="0" w:color="auto"/>
            <w:right w:val="none" w:sz="0" w:space="0" w:color="auto"/>
          </w:divBdr>
        </w:div>
        <w:div w:id="2037852401">
          <w:marLeft w:val="0"/>
          <w:marRight w:val="0"/>
          <w:marTop w:val="0"/>
          <w:marBottom w:val="0"/>
          <w:divBdr>
            <w:top w:val="none" w:sz="0" w:space="0" w:color="auto"/>
            <w:left w:val="none" w:sz="0" w:space="0" w:color="auto"/>
            <w:bottom w:val="none" w:sz="0" w:space="0" w:color="auto"/>
            <w:right w:val="none" w:sz="0" w:space="0" w:color="auto"/>
          </w:divBdr>
        </w:div>
      </w:divsChild>
    </w:div>
    <w:div w:id="1293707910">
      <w:bodyDiv w:val="1"/>
      <w:marLeft w:val="0"/>
      <w:marRight w:val="0"/>
      <w:marTop w:val="0"/>
      <w:marBottom w:val="0"/>
      <w:divBdr>
        <w:top w:val="none" w:sz="0" w:space="0" w:color="auto"/>
        <w:left w:val="none" w:sz="0" w:space="0" w:color="auto"/>
        <w:bottom w:val="none" w:sz="0" w:space="0" w:color="auto"/>
        <w:right w:val="none" w:sz="0" w:space="0" w:color="auto"/>
      </w:divBdr>
      <w:divsChild>
        <w:div w:id="315186815">
          <w:marLeft w:val="0"/>
          <w:marRight w:val="0"/>
          <w:marTop w:val="0"/>
          <w:marBottom w:val="0"/>
          <w:divBdr>
            <w:top w:val="none" w:sz="0" w:space="0" w:color="auto"/>
            <w:left w:val="none" w:sz="0" w:space="0" w:color="auto"/>
            <w:bottom w:val="none" w:sz="0" w:space="0" w:color="auto"/>
            <w:right w:val="none" w:sz="0" w:space="0" w:color="auto"/>
          </w:divBdr>
        </w:div>
        <w:div w:id="1402361325">
          <w:marLeft w:val="0"/>
          <w:marRight w:val="0"/>
          <w:marTop w:val="0"/>
          <w:marBottom w:val="0"/>
          <w:divBdr>
            <w:top w:val="none" w:sz="0" w:space="0" w:color="auto"/>
            <w:left w:val="none" w:sz="0" w:space="0" w:color="auto"/>
            <w:bottom w:val="none" w:sz="0" w:space="0" w:color="auto"/>
            <w:right w:val="none" w:sz="0" w:space="0" w:color="auto"/>
          </w:divBdr>
        </w:div>
        <w:div w:id="1671985397">
          <w:marLeft w:val="0"/>
          <w:marRight w:val="0"/>
          <w:marTop w:val="0"/>
          <w:marBottom w:val="0"/>
          <w:divBdr>
            <w:top w:val="none" w:sz="0" w:space="0" w:color="auto"/>
            <w:left w:val="none" w:sz="0" w:space="0" w:color="auto"/>
            <w:bottom w:val="none" w:sz="0" w:space="0" w:color="auto"/>
            <w:right w:val="none" w:sz="0" w:space="0" w:color="auto"/>
          </w:divBdr>
        </w:div>
        <w:div w:id="1882982514">
          <w:marLeft w:val="0"/>
          <w:marRight w:val="0"/>
          <w:marTop w:val="0"/>
          <w:marBottom w:val="0"/>
          <w:divBdr>
            <w:top w:val="none" w:sz="0" w:space="0" w:color="auto"/>
            <w:left w:val="none" w:sz="0" w:space="0" w:color="auto"/>
            <w:bottom w:val="none" w:sz="0" w:space="0" w:color="auto"/>
            <w:right w:val="none" w:sz="0" w:space="0" w:color="auto"/>
          </w:divBdr>
        </w:div>
        <w:div w:id="2067072466">
          <w:marLeft w:val="0"/>
          <w:marRight w:val="0"/>
          <w:marTop w:val="0"/>
          <w:marBottom w:val="0"/>
          <w:divBdr>
            <w:top w:val="none" w:sz="0" w:space="0" w:color="auto"/>
            <w:left w:val="none" w:sz="0" w:space="0" w:color="auto"/>
            <w:bottom w:val="none" w:sz="0" w:space="0" w:color="auto"/>
            <w:right w:val="none" w:sz="0" w:space="0" w:color="auto"/>
          </w:divBdr>
        </w:div>
        <w:div w:id="2120417506">
          <w:marLeft w:val="0"/>
          <w:marRight w:val="0"/>
          <w:marTop w:val="0"/>
          <w:marBottom w:val="0"/>
          <w:divBdr>
            <w:top w:val="none" w:sz="0" w:space="0" w:color="auto"/>
            <w:left w:val="none" w:sz="0" w:space="0" w:color="auto"/>
            <w:bottom w:val="none" w:sz="0" w:space="0" w:color="auto"/>
            <w:right w:val="none" w:sz="0" w:space="0" w:color="auto"/>
          </w:divBdr>
        </w:div>
      </w:divsChild>
    </w:div>
    <w:div w:id="1316448467">
      <w:bodyDiv w:val="1"/>
      <w:marLeft w:val="0"/>
      <w:marRight w:val="0"/>
      <w:marTop w:val="0"/>
      <w:marBottom w:val="0"/>
      <w:divBdr>
        <w:top w:val="none" w:sz="0" w:space="0" w:color="auto"/>
        <w:left w:val="none" w:sz="0" w:space="0" w:color="auto"/>
        <w:bottom w:val="none" w:sz="0" w:space="0" w:color="auto"/>
        <w:right w:val="none" w:sz="0" w:space="0" w:color="auto"/>
      </w:divBdr>
      <w:divsChild>
        <w:div w:id="483788062">
          <w:marLeft w:val="0"/>
          <w:marRight w:val="0"/>
          <w:marTop w:val="0"/>
          <w:marBottom w:val="0"/>
          <w:divBdr>
            <w:top w:val="none" w:sz="0" w:space="0" w:color="auto"/>
            <w:left w:val="none" w:sz="0" w:space="0" w:color="auto"/>
            <w:bottom w:val="none" w:sz="0" w:space="0" w:color="auto"/>
            <w:right w:val="none" w:sz="0" w:space="0" w:color="auto"/>
          </w:divBdr>
        </w:div>
        <w:div w:id="508444582">
          <w:marLeft w:val="0"/>
          <w:marRight w:val="0"/>
          <w:marTop w:val="0"/>
          <w:marBottom w:val="0"/>
          <w:divBdr>
            <w:top w:val="none" w:sz="0" w:space="0" w:color="auto"/>
            <w:left w:val="none" w:sz="0" w:space="0" w:color="auto"/>
            <w:bottom w:val="none" w:sz="0" w:space="0" w:color="auto"/>
            <w:right w:val="none" w:sz="0" w:space="0" w:color="auto"/>
          </w:divBdr>
        </w:div>
        <w:div w:id="627130575">
          <w:marLeft w:val="0"/>
          <w:marRight w:val="0"/>
          <w:marTop w:val="0"/>
          <w:marBottom w:val="0"/>
          <w:divBdr>
            <w:top w:val="none" w:sz="0" w:space="0" w:color="auto"/>
            <w:left w:val="none" w:sz="0" w:space="0" w:color="auto"/>
            <w:bottom w:val="none" w:sz="0" w:space="0" w:color="auto"/>
            <w:right w:val="none" w:sz="0" w:space="0" w:color="auto"/>
          </w:divBdr>
        </w:div>
        <w:div w:id="662007079">
          <w:marLeft w:val="0"/>
          <w:marRight w:val="0"/>
          <w:marTop w:val="0"/>
          <w:marBottom w:val="0"/>
          <w:divBdr>
            <w:top w:val="none" w:sz="0" w:space="0" w:color="auto"/>
            <w:left w:val="none" w:sz="0" w:space="0" w:color="auto"/>
            <w:bottom w:val="none" w:sz="0" w:space="0" w:color="auto"/>
            <w:right w:val="none" w:sz="0" w:space="0" w:color="auto"/>
          </w:divBdr>
        </w:div>
        <w:div w:id="833496585">
          <w:marLeft w:val="0"/>
          <w:marRight w:val="0"/>
          <w:marTop w:val="0"/>
          <w:marBottom w:val="0"/>
          <w:divBdr>
            <w:top w:val="none" w:sz="0" w:space="0" w:color="auto"/>
            <w:left w:val="none" w:sz="0" w:space="0" w:color="auto"/>
            <w:bottom w:val="none" w:sz="0" w:space="0" w:color="auto"/>
            <w:right w:val="none" w:sz="0" w:space="0" w:color="auto"/>
          </w:divBdr>
        </w:div>
        <w:div w:id="1501702528">
          <w:marLeft w:val="0"/>
          <w:marRight w:val="0"/>
          <w:marTop w:val="0"/>
          <w:marBottom w:val="0"/>
          <w:divBdr>
            <w:top w:val="none" w:sz="0" w:space="0" w:color="auto"/>
            <w:left w:val="none" w:sz="0" w:space="0" w:color="auto"/>
            <w:bottom w:val="none" w:sz="0" w:space="0" w:color="auto"/>
            <w:right w:val="none" w:sz="0" w:space="0" w:color="auto"/>
          </w:divBdr>
        </w:div>
        <w:div w:id="1627198852">
          <w:marLeft w:val="0"/>
          <w:marRight w:val="0"/>
          <w:marTop w:val="0"/>
          <w:marBottom w:val="0"/>
          <w:divBdr>
            <w:top w:val="none" w:sz="0" w:space="0" w:color="auto"/>
            <w:left w:val="none" w:sz="0" w:space="0" w:color="auto"/>
            <w:bottom w:val="none" w:sz="0" w:space="0" w:color="auto"/>
            <w:right w:val="none" w:sz="0" w:space="0" w:color="auto"/>
          </w:divBdr>
        </w:div>
        <w:div w:id="1751344688">
          <w:marLeft w:val="0"/>
          <w:marRight w:val="0"/>
          <w:marTop w:val="0"/>
          <w:marBottom w:val="0"/>
          <w:divBdr>
            <w:top w:val="none" w:sz="0" w:space="0" w:color="auto"/>
            <w:left w:val="none" w:sz="0" w:space="0" w:color="auto"/>
            <w:bottom w:val="none" w:sz="0" w:space="0" w:color="auto"/>
            <w:right w:val="none" w:sz="0" w:space="0" w:color="auto"/>
          </w:divBdr>
        </w:div>
        <w:div w:id="2111777088">
          <w:marLeft w:val="0"/>
          <w:marRight w:val="0"/>
          <w:marTop w:val="0"/>
          <w:marBottom w:val="0"/>
          <w:divBdr>
            <w:top w:val="none" w:sz="0" w:space="0" w:color="auto"/>
            <w:left w:val="none" w:sz="0" w:space="0" w:color="auto"/>
            <w:bottom w:val="none" w:sz="0" w:space="0" w:color="auto"/>
            <w:right w:val="none" w:sz="0" w:space="0" w:color="auto"/>
          </w:divBdr>
        </w:div>
      </w:divsChild>
    </w:div>
    <w:div w:id="1318142953">
      <w:bodyDiv w:val="1"/>
      <w:marLeft w:val="0"/>
      <w:marRight w:val="0"/>
      <w:marTop w:val="0"/>
      <w:marBottom w:val="0"/>
      <w:divBdr>
        <w:top w:val="none" w:sz="0" w:space="0" w:color="auto"/>
        <w:left w:val="none" w:sz="0" w:space="0" w:color="auto"/>
        <w:bottom w:val="none" w:sz="0" w:space="0" w:color="auto"/>
        <w:right w:val="none" w:sz="0" w:space="0" w:color="auto"/>
      </w:divBdr>
      <w:divsChild>
        <w:div w:id="9569236">
          <w:marLeft w:val="0"/>
          <w:marRight w:val="0"/>
          <w:marTop w:val="0"/>
          <w:marBottom w:val="0"/>
          <w:divBdr>
            <w:top w:val="none" w:sz="0" w:space="0" w:color="auto"/>
            <w:left w:val="none" w:sz="0" w:space="0" w:color="auto"/>
            <w:bottom w:val="none" w:sz="0" w:space="0" w:color="auto"/>
            <w:right w:val="none" w:sz="0" w:space="0" w:color="auto"/>
          </w:divBdr>
        </w:div>
        <w:div w:id="36322184">
          <w:marLeft w:val="0"/>
          <w:marRight w:val="0"/>
          <w:marTop w:val="0"/>
          <w:marBottom w:val="0"/>
          <w:divBdr>
            <w:top w:val="none" w:sz="0" w:space="0" w:color="auto"/>
            <w:left w:val="none" w:sz="0" w:space="0" w:color="auto"/>
            <w:bottom w:val="none" w:sz="0" w:space="0" w:color="auto"/>
            <w:right w:val="none" w:sz="0" w:space="0" w:color="auto"/>
          </w:divBdr>
        </w:div>
        <w:div w:id="213002818">
          <w:marLeft w:val="0"/>
          <w:marRight w:val="0"/>
          <w:marTop w:val="0"/>
          <w:marBottom w:val="0"/>
          <w:divBdr>
            <w:top w:val="none" w:sz="0" w:space="0" w:color="auto"/>
            <w:left w:val="none" w:sz="0" w:space="0" w:color="auto"/>
            <w:bottom w:val="none" w:sz="0" w:space="0" w:color="auto"/>
            <w:right w:val="none" w:sz="0" w:space="0" w:color="auto"/>
          </w:divBdr>
        </w:div>
        <w:div w:id="680400444">
          <w:marLeft w:val="0"/>
          <w:marRight w:val="0"/>
          <w:marTop w:val="0"/>
          <w:marBottom w:val="0"/>
          <w:divBdr>
            <w:top w:val="none" w:sz="0" w:space="0" w:color="auto"/>
            <w:left w:val="none" w:sz="0" w:space="0" w:color="auto"/>
            <w:bottom w:val="none" w:sz="0" w:space="0" w:color="auto"/>
            <w:right w:val="none" w:sz="0" w:space="0" w:color="auto"/>
          </w:divBdr>
        </w:div>
        <w:div w:id="1001658505">
          <w:marLeft w:val="0"/>
          <w:marRight w:val="0"/>
          <w:marTop w:val="0"/>
          <w:marBottom w:val="0"/>
          <w:divBdr>
            <w:top w:val="none" w:sz="0" w:space="0" w:color="auto"/>
            <w:left w:val="none" w:sz="0" w:space="0" w:color="auto"/>
            <w:bottom w:val="none" w:sz="0" w:space="0" w:color="auto"/>
            <w:right w:val="none" w:sz="0" w:space="0" w:color="auto"/>
          </w:divBdr>
        </w:div>
        <w:div w:id="1037202106">
          <w:marLeft w:val="0"/>
          <w:marRight w:val="0"/>
          <w:marTop w:val="0"/>
          <w:marBottom w:val="0"/>
          <w:divBdr>
            <w:top w:val="none" w:sz="0" w:space="0" w:color="auto"/>
            <w:left w:val="none" w:sz="0" w:space="0" w:color="auto"/>
            <w:bottom w:val="none" w:sz="0" w:space="0" w:color="auto"/>
            <w:right w:val="none" w:sz="0" w:space="0" w:color="auto"/>
          </w:divBdr>
        </w:div>
        <w:div w:id="1060054782">
          <w:marLeft w:val="0"/>
          <w:marRight w:val="0"/>
          <w:marTop w:val="0"/>
          <w:marBottom w:val="0"/>
          <w:divBdr>
            <w:top w:val="none" w:sz="0" w:space="0" w:color="auto"/>
            <w:left w:val="none" w:sz="0" w:space="0" w:color="auto"/>
            <w:bottom w:val="none" w:sz="0" w:space="0" w:color="auto"/>
            <w:right w:val="none" w:sz="0" w:space="0" w:color="auto"/>
          </w:divBdr>
        </w:div>
        <w:div w:id="1161652161">
          <w:marLeft w:val="0"/>
          <w:marRight w:val="0"/>
          <w:marTop w:val="0"/>
          <w:marBottom w:val="0"/>
          <w:divBdr>
            <w:top w:val="none" w:sz="0" w:space="0" w:color="auto"/>
            <w:left w:val="none" w:sz="0" w:space="0" w:color="auto"/>
            <w:bottom w:val="none" w:sz="0" w:space="0" w:color="auto"/>
            <w:right w:val="none" w:sz="0" w:space="0" w:color="auto"/>
          </w:divBdr>
        </w:div>
        <w:div w:id="1546408255">
          <w:marLeft w:val="0"/>
          <w:marRight w:val="0"/>
          <w:marTop w:val="0"/>
          <w:marBottom w:val="0"/>
          <w:divBdr>
            <w:top w:val="none" w:sz="0" w:space="0" w:color="auto"/>
            <w:left w:val="none" w:sz="0" w:space="0" w:color="auto"/>
            <w:bottom w:val="none" w:sz="0" w:space="0" w:color="auto"/>
            <w:right w:val="none" w:sz="0" w:space="0" w:color="auto"/>
          </w:divBdr>
        </w:div>
        <w:div w:id="1616449810">
          <w:marLeft w:val="0"/>
          <w:marRight w:val="0"/>
          <w:marTop w:val="0"/>
          <w:marBottom w:val="0"/>
          <w:divBdr>
            <w:top w:val="none" w:sz="0" w:space="0" w:color="auto"/>
            <w:left w:val="none" w:sz="0" w:space="0" w:color="auto"/>
            <w:bottom w:val="none" w:sz="0" w:space="0" w:color="auto"/>
            <w:right w:val="none" w:sz="0" w:space="0" w:color="auto"/>
          </w:divBdr>
        </w:div>
        <w:div w:id="1658344976">
          <w:marLeft w:val="0"/>
          <w:marRight w:val="0"/>
          <w:marTop w:val="0"/>
          <w:marBottom w:val="0"/>
          <w:divBdr>
            <w:top w:val="none" w:sz="0" w:space="0" w:color="auto"/>
            <w:left w:val="none" w:sz="0" w:space="0" w:color="auto"/>
            <w:bottom w:val="none" w:sz="0" w:space="0" w:color="auto"/>
            <w:right w:val="none" w:sz="0" w:space="0" w:color="auto"/>
          </w:divBdr>
        </w:div>
        <w:div w:id="1659264461">
          <w:marLeft w:val="0"/>
          <w:marRight w:val="0"/>
          <w:marTop w:val="0"/>
          <w:marBottom w:val="0"/>
          <w:divBdr>
            <w:top w:val="none" w:sz="0" w:space="0" w:color="auto"/>
            <w:left w:val="none" w:sz="0" w:space="0" w:color="auto"/>
            <w:bottom w:val="none" w:sz="0" w:space="0" w:color="auto"/>
            <w:right w:val="none" w:sz="0" w:space="0" w:color="auto"/>
          </w:divBdr>
        </w:div>
        <w:div w:id="1703742741">
          <w:marLeft w:val="0"/>
          <w:marRight w:val="0"/>
          <w:marTop w:val="0"/>
          <w:marBottom w:val="0"/>
          <w:divBdr>
            <w:top w:val="none" w:sz="0" w:space="0" w:color="auto"/>
            <w:left w:val="none" w:sz="0" w:space="0" w:color="auto"/>
            <w:bottom w:val="none" w:sz="0" w:space="0" w:color="auto"/>
            <w:right w:val="none" w:sz="0" w:space="0" w:color="auto"/>
          </w:divBdr>
        </w:div>
        <w:div w:id="1724208103">
          <w:marLeft w:val="0"/>
          <w:marRight w:val="0"/>
          <w:marTop w:val="0"/>
          <w:marBottom w:val="0"/>
          <w:divBdr>
            <w:top w:val="none" w:sz="0" w:space="0" w:color="auto"/>
            <w:left w:val="none" w:sz="0" w:space="0" w:color="auto"/>
            <w:bottom w:val="none" w:sz="0" w:space="0" w:color="auto"/>
            <w:right w:val="none" w:sz="0" w:space="0" w:color="auto"/>
          </w:divBdr>
        </w:div>
        <w:div w:id="1861971010">
          <w:marLeft w:val="0"/>
          <w:marRight w:val="0"/>
          <w:marTop w:val="0"/>
          <w:marBottom w:val="0"/>
          <w:divBdr>
            <w:top w:val="none" w:sz="0" w:space="0" w:color="auto"/>
            <w:left w:val="none" w:sz="0" w:space="0" w:color="auto"/>
            <w:bottom w:val="none" w:sz="0" w:space="0" w:color="auto"/>
            <w:right w:val="none" w:sz="0" w:space="0" w:color="auto"/>
          </w:divBdr>
        </w:div>
        <w:div w:id="1899852046">
          <w:marLeft w:val="0"/>
          <w:marRight w:val="0"/>
          <w:marTop w:val="0"/>
          <w:marBottom w:val="0"/>
          <w:divBdr>
            <w:top w:val="none" w:sz="0" w:space="0" w:color="auto"/>
            <w:left w:val="none" w:sz="0" w:space="0" w:color="auto"/>
            <w:bottom w:val="none" w:sz="0" w:space="0" w:color="auto"/>
            <w:right w:val="none" w:sz="0" w:space="0" w:color="auto"/>
          </w:divBdr>
        </w:div>
        <w:div w:id="1904638770">
          <w:marLeft w:val="0"/>
          <w:marRight w:val="0"/>
          <w:marTop w:val="0"/>
          <w:marBottom w:val="0"/>
          <w:divBdr>
            <w:top w:val="none" w:sz="0" w:space="0" w:color="auto"/>
            <w:left w:val="none" w:sz="0" w:space="0" w:color="auto"/>
            <w:bottom w:val="none" w:sz="0" w:space="0" w:color="auto"/>
            <w:right w:val="none" w:sz="0" w:space="0" w:color="auto"/>
          </w:divBdr>
        </w:div>
        <w:div w:id="1922520734">
          <w:marLeft w:val="0"/>
          <w:marRight w:val="0"/>
          <w:marTop w:val="0"/>
          <w:marBottom w:val="0"/>
          <w:divBdr>
            <w:top w:val="none" w:sz="0" w:space="0" w:color="auto"/>
            <w:left w:val="none" w:sz="0" w:space="0" w:color="auto"/>
            <w:bottom w:val="none" w:sz="0" w:space="0" w:color="auto"/>
            <w:right w:val="none" w:sz="0" w:space="0" w:color="auto"/>
          </w:divBdr>
        </w:div>
        <w:div w:id="1945451497">
          <w:marLeft w:val="0"/>
          <w:marRight w:val="0"/>
          <w:marTop w:val="0"/>
          <w:marBottom w:val="0"/>
          <w:divBdr>
            <w:top w:val="none" w:sz="0" w:space="0" w:color="auto"/>
            <w:left w:val="none" w:sz="0" w:space="0" w:color="auto"/>
            <w:bottom w:val="none" w:sz="0" w:space="0" w:color="auto"/>
            <w:right w:val="none" w:sz="0" w:space="0" w:color="auto"/>
          </w:divBdr>
        </w:div>
      </w:divsChild>
    </w:div>
    <w:div w:id="1328828862">
      <w:bodyDiv w:val="1"/>
      <w:marLeft w:val="0"/>
      <w:marRight w:val="0"/>
      <w:marTop w:val="0"/>
      <w:marBottom w:val="0"/>
      <w:divBdr>
        <w:top w:val="none" w:sz="0" w:space="0" w:color="auto"/>
        <w:left w:val="none" w:sz="0" w:space="0" w:color="auto"/>
        <w:bottom w:val="none" w:sz="0" w:space="0" w:color="auto"/>
        <w:right w:val="none" w:sz="0" w:space="0" w:color="auto"/>
      </w:divBdr>
    </w:div>
    <w:div w:id="1340155712">
      <w:bodyDiv w:val="1"/>
      <w:marLeft w:val="0"/>
      <w:marRight w:val="0"/>
      <w:marTop w:val="0"/>
      <w:marBottom w:val="0"/>
      <w:divBdr>
        <w:top w:val="none" w:sz="0" w:space="0" w:color="auto"/>
        <w:left w:val="none" w:sz="0" w:space="0" w:color="auto"/>
        <w:bottom w:val="none" w:sz="0" w:space="0" w:color="auto"/>
        <w:right w:val="none" w:sz="0" w:space="0" w:color="auto"/>
      </w:divBdr>
      <w:divsChild>
        <w:div w:id="318729695">
          <w:marLeft w:val="0"/>
          <w:marRight w:val="0"/>
          <w:marTop w:val="0"/>
          <w:marBottom w:val="0"/>
          <w:divBdr>
            <w:top w:val="none" w:sz="0" w:space="0" w:color="auto"/>
            <w:left w:val="none" w:sz="0" w:space="0" w:color="auto"/>
            <w:bottom w:val="none" w:sz="0" w:space="0" w:color="auto"/>
            <w:right w:val="none" w:sz="0" w:space="0" w:color="auto"/>
          </w:divBdr>
        </w:div>
        <w:div w:id="454954128">
          <w:marLeft w:val="0"/>
          <w:marRight w:val="0"/>
          <w:marTop w:val="0"/>
          <w:marBottom w:val="0"/>
          <w:divBdr>
            <w:top w:val="none" w:sz="0" w:space="0" w:color="auto"/>
            <w:left w:val="none" w:sz="0" w:space="0" w:color="auto"/>
            <w:bottom w:val="none" w:sz="0" w:space="0" w:color="auto"/>
            <w:right w:val="none" w:sz="0" w:space="0" w:color="auto"/>
          </w:divBdr>
        </w:div>
        <w:div w:id="619529580">
          <w:marLeft w:val="0"/>
          <w:marRight w:val="0"/>
          <w:marTop w:val="0"/>
          <w:marBottom w:val="0"/>
          <w:divBdr>
            <w:top w:val="none" w:sz="0" w:space="0" w:color="auto"/>
            <w:left w:val="none" w:sz="0" w:space="0" w:color="auto"/>
            <w:bottom w:val="none" w:sz="0" w:space="0" w:color="auto"/>
            <w:right w:val="none" w:sz="0" w:space="0" w:color="auto"/>
          </w:divBdr>
        </w:div>
        <w:div w:id="627472766">
          <w:marLeft w:val="0"/>
          <w:marRight w:val="0"/>
          <w:marTop w:val="0"/>
          <w:marBottom w:val="0"/>
          <w:divBdr>
            <w:top w:val="none" w:sz="0" w:space="0" w:color="auto"/>
            <w:left w:val="none" w:sz="0" w:space="0" w:color="auto"/>
            <w:bottom w:val="none" w:sz="0" w:space="0" w:color="auto"/>
            <w:right w:val="none" w:sz="0" w:space="0" w:color="auto"/>
          </w:divBdr>
        </w:div>
        <w:div w:id="693337927">
          <w:marLeft w:val="0"/>
          <w:marRight w:val="0"/>
          <w:marTop w:val="0"/>
          <w:marBottom w:val="0"/>
          <w:divBdr>
            <w:top w:val="none" w:sz="0" w:space="0" w:color="auto"/>
            <w:left w:val="none" w:sz="0" w:space="0" w:color="auto"/>
            <w:bottom w:val="none" w:sz="0" w:space="0" w:color="auto"/>
            <w:right w:val="none" w:sz="0" w:space="0" w:color="auto"/>
          </w:divBdr>
        </w:div>
        <w:div w:id="971061866">
          <w:marLeft w:val="0"/>
          <w:marRight w:val="0"/>
          <w:marTop w:val="0"/>
          <w:marBottom w:val="0"/>
          <w:divBdr>
            <w:top w:val="none" w:sz="0" w:space="0" w:color="auto"/>
            <w:left w:val="none" w:sz="0" w:space="0" w:color="auto"/>
            <w:bottom w:val="none" w:sz="0" w:space="0" w:color="auto"/>
            <w:right w:val="none" w:sz="0" w:space="0" w:color="auto"/>
          </w:divBdr>
        </w:div>
        <w:div w:id="998339496">
          <w:marLeft w:val="0"/>
          <w:marRight w:val="0"/>
          <w:marTop w:val="0"/>
          <w:marBottom w:val="0"/>
          <w:divBdr>
            <w:top w:val="none" w:sz="0" w:space="0" w:color="auto"/>
            <w:left w:val="none" w:sz="0" w:space="0" w:color="auto"/>
            <w:bottom w:val="none" w:sz="0" w:space="0" w:color="auto"/>
            <w:right w:val="none" w:sz="0" w:space="0" w:color="auto"/>
          </w:divBdr>
        </w:div>
        <w:div w:id="1718700438">
          <w:marLeft w:val="0"/>
          <w:marRight w:val="0"/>
          <w:marTop w:val="0"/>
          <w:marBottom w:val="0"/>
          <w:divBdr>
            <w:top w:val="none" w:sz="0" w:space="0" w:color="auto"/>
            <w:left w:val="none" w:sz="0" w:space="0" w:color="auto"/>
            <w:bottom w:val="none" w:sz="0" w:space="0" w:color="auto"/>
            <w:right w:val="none" w:sz="0" w:space="0" w:color="auto"/>
          </w:divBdr>
        </w:div>
        <w:div w:id="1800296121">
          <w:marLeft w:val="0"/>
          <w:marRight w:val="0"/>
          <w:marTop w:val="0"/>
          <w:marBottom w:val="0"/>
          <w:divBdr>
            <w:top w:val="none" w:sz="0" w:space="0" w:color="auto"/>
            <w:left w:val="none" w:sz="0" w:space="0" w:color="auto"/>
            <w:bottom w:val="none" w:sz="0" w:space="0" w:color="auto"/>
            <w:right w:val="none" w:sz="0" w:space="0" w:color="auto"/>
          </w:divBdr>
        </w:div>
        <w:div w:id="1859079189">
          <w:marLeft w:val="0"/>
          <w:marRight w:val="0"/>
          <w:marTop w:val="0"/>
          <w:marBottom w:val="0"/>
          <w:divBdr>
            <w:top w:val="none" w:sz="0" w:space="0" w:color="auto"/>
            <w:left w:val="none" w:sz="0" w:space="0" w:color="auto"/>
            <w:bottom w:val="none" w:sz="0" w:space="0" w:color="auto"/>
            <w:right w:val="none" w:sz="0" w:space="0" w:color="auto"/>
          </w:divBdr>
        </w:div>
        <w:div w:id="2016616455">
          <w:marLeft w:val="0"/>
          <w:marRight w:val="0"/>
          <w:marTop w:val="0"/>
          <w:marBottom w:val="0"/>
          <w:divBdr>
            <w:top w:val="none" w:sz="0" w:space="0" w:color="auto"/>
            <w:left w:val="none" w:sz="0" w:space="0" w:color="auto"/>
            <w:bottom w:val="none" w:sz="0" w:space="0" w:color="auto"/>
            <w:right w:val="none" w:sz="0" w:space="0" w:color="auto"/>
          </w:divBdr>
        </w:div>
        <w:div w:id="2121948525">
          <w:marLeft w:val="0"/>
          <w:marRight w:val="0"/>
          <w:marTop w:val="0"/>
          <w:marBottom w:val="0"/>
          <w:divBdr>
            <w:top w:val="none" w:sz="0" w:space="0" w:color="auto"/>
            <w:left w:val="none" w:sz="0" w:space="0" w:color="auto"/>
            <w:bottom w:val="none" w:sz="0" w:space="0" w:color="auto"/>
            <w:right w:val="none" w:sz="0" w:space="0" w:color="auto"/>
          </w:divBdr>
        </w:div>
      </w:divsChild>
    </w:div>
    <w:div w:id="1342052211">
      <w:bodyDiv w:val="1"/>
      <w:marLeft w:val="0"/>
      <w:marRight w:val="0"/>
      <w:marTop w:val="0"/>
      <w:marBottom w:val="0"/>
      <w:divBdr>
        <w:top w:val="none" w:sz="0" w:space="0" w:color="auto"/>
        <w:left w:val="none" w:sz="0" w:space="0" w:color="auto"/>
        <w:bottom w:val="none" w:sz="0" w:space="0" w:color="auto"/>
        <w:right w:val="none" w:sz="0" w:space="0" w:color="auto"/>
      </w:divBdr>
      <w:divsChild>
        <w:div w:id="67582016">
          <w:marLeft w:val="0"/>
          <w:marRight w:val="0"/>
          <w:marTop w:val="0"/>
          <w:marBottom w:val="0"/>
          <w:divBdr>
            <w:top w:val="none" w:sz="0" w:space="0" w:color="auto"/>
            <w:left w:val="none" w:sz="0" w:space="0" w:color="auto"/>
            <w:bottom w:val="none" w:sz="0" w:space="0" w:color="auto"/>
            <w:right w:val="none" w:sz="0" w:space="0" w:color="auto"/>
          </w:divBdr>
        </w:div>
        <w:div w:id="345862034">
          <w:marLeft w:val="0"/>
          <w:marRight w:val="0"/>
          <w:marTop w:val="0"/>
          <w:marBottom w:val="0"/>
          <w:divBdr>
            <w:top w:val="none" w:sz="0" w:space="0" w:color="auto"/>
            <w:left w:val="none" w:sz="0" w:space="0" w:color="auto"/>
            <w:bottom w:val="none" w:sz="0" w:space="0" w:color="auto"/>
            <w:right w:val="none" w:sz="0" w:space="0" w:color="auto"/>
          </w:divBdr>
        </w:div>
        <w:div w:id="1253929188">
          <w:marLeft w:val="0"/>
          <w:marRight w:val="0"/>
          <w:marTop w:val="0"/>
          <w:marBottom w:val="0"/>
          <w:divBdr>
            <w:top w:val="none" w:sz="0" w:space="0" w:color="auto"/>
            <w:left w:val="none" w:sz="0" w:space="0" w:color="auto"/>
            <w:bottom w:val="none" w:sz="0" w:space="0" w:color="auto"/>
            <w:right w:val="none" w:sz="0" w:space="0" w:color="auto"/>
          </w:divBdr>
        </w:div>
        <w:div w:id="1444960174">
          <w:marLeft w:val="0"/>
          <w:marRight w:val="0"/>
          <w:marTop w:val="0"/>
          <w:marBottom w:val="0"/>
          <w:divBdr>
            <w:top w:val="none" w:sz="0" w:space="0" w:color="auto"/>
            <w:left w:val="none" w:sz="0" w:space="0" w:color="auto"/>
            <w:bottom w:val="none" w:sz="0" w:space="0" w:color="auto"/>
            <w:right w:val="none" w:sz="0" w:space="0" w:color="auto"/>
          </w:divBdr>
        </w:div>
        <w:div w:id="1462766681">
          <w:marLeft w:val="0"/>
          <w:marRight w:val="0"/>
          <w:marTop w:val="0"/>
          <w:marBottom w:val="0"/>
          <w:divBdr>
            <w:top w:val="none" w:sz="0" w:space="0" w:color="auto"/>
            <w:left w:val="none" w:sz="0" w:space="0" w:color="auto"/>
            <w:bottom w:val="none" w:sz="0" w:space="0" w:color="auto"/>
            <w:right w:val="none" w:sz="0" w:space="0" w:color="auto"/>
          </w:divBdr>
        </w:div>
      </w:divsChild>
    </w:div>
    <w:div w:id="1374890501">
      <w:bodyDiv w:val="1"/>
      <w:marLeft w:val="0"/>
      <w:marRight w:val="0"/>
      <w:marTop w:val="0"/>
      <w:marBottom w:val="0"/>
      <w:divBdr>
        <w:top w:val="none" w:sz="0" w:space="0" w:color="auto"/>
        <w:left w:val="none" w:sz="0" w:space="0" w:color="auto"/>
        <w:bottom w:val="none" w:sz="0" w:space="0" w:color="auto"/>
        <w:right w:val="none" w:sz="0" w:space="0" w:color="auto"/>
      </w:divBdr>
      <w:divsChild>
        <w:div w:id="104233459">
          <w:marLeft w:val="0"/>
          <w:marRight w:val="0"/>
          <w:marTop w:val="0"/>
          <w:marBottom w:val="0"/>
          <w:divBdr>
            <w:top w:val="none" w:sz="0" w:space="0" w:color="auto"/>
            <w:left w:val="none" w:sz="0" w:space="0" w:color="auto"/>
            <w:bottom w:val="none" w:sz="0" w:space="0" w:color="auto"/>
            <w:right w:val="none" w:sz="0" w:space="0" w:color="auto"/>
          </w:divBdr>
        </w:div>
        <w:div w:id="215435847">
          <w:marLeft w:val="0"/>
          <w:marRight w:val="0"/>
          <w:marTop w:val="0"/>
          <w:marBottom w:val="0"/>
          <w:divBdr>
            <w:top w:val="none" w:sz="0" w:space="0" w:color="auto"/>
            <w:left w:val="none" w:sz="0" w:space="0" w:color="auto"/>
            <w:bottom w:val="none" w:sz="0" w:space="0" w:color="auto"/>
            <w:right w:val="none" w:sz="0" w:space="0" w:color="auto"/>
          </w:divBdr>
        </w:div>
        <w:div w:id="365301585">
          <w:marLeft w:val="0"/>
          <w:marRight w:val="0"/>
          <w:marTop w:val="0"/>
          <w:marBottom w:val="0"/>
          <w:divBdr>
            <w:top w:val="none" w:sz="0" w:space="0" w:color="auto"/>
            <w:left w:val="none" w:sz="0" w:space="0" w:color="auto"/>
            <w:bottom w:val="none" w:sz="0" w:space="0" w:color="auto"/>
            <w:right w:val="none" w:sz="0" w:space="0" w:color="auto"/>
          </w:divBdr>
        </w:div>
        <w:div w:id="468942062">
          <w:marLeft w:val="0"/>
          <w:marRight w:val="0"/>
          <w:marTop w:val="0"/>
          <w:marBottom w:val="0"/>
          <w:divBdr>
            <w:top w:val="none" w:sz="0" w:space="0" w:color="auto"/>
            <w:left w:val="none" w:sz="0" w:space="0" w:color="auto"/>
            <w:bottom w:val="none" w:sz="0" w:space="0" w:color="auto"/>
            <w:right w:val="none" w:sz="0" w:space="0" w:color="auto"/>
          </w:divBdr>
        </w:div>
        <w:div w:id="504829051">
          <w:marLeft w:val="0"/>
          <w:marRight w:val="0"/>
          <w:marTop w:val="0"/>
          <w:marBottom w:val="0"/>
          <w:divBdr>
            <w:top w:val="none" w:sz="0" w:space="0" w:color="auto"/>
            <w:left w:val="none" w:sz="0" w:space="0" w:color="auto"/>
            <w:bottom w:val="none" w:sz="0" w:space="0" w:color="auto"/>
            <w:right w:val="none" w:sz="0" w:space="0" w:color="auto"/>
          </w:divBdr>
        </w:div>
        <w:div w:id="806702001">
          <w:marLeft w:val="0"/>
          <w:marRight w:val="0"/>
          <w:marTop w:val="0"/>
          <w:marBottom w:val="0"/>
          <w:divBdr>
            <w:top w:val="none" w:sz="0" w:space="0" w:color="auto"/>
            <w:left w:val="none" w:sz="0" w:space="0" w:color="auto"/>
            <w:bottom w:val="none" w:sz="0" w:space="0" w:color="auto"/>
            <w:right w:val="none" w:sz="0" w:space="0" w:color="auto"/>
          </w:divBdr>
        </w:div>
        <w:div w:id="840579895">
          <w:marLeft w:val="0"/>
          <w:marRight w:val="0"/>
          <w:marTop w:val="0"/>
          <w:marBottom w:val="0"/>
          <w:divBdr>
            <w:top w:val="none" w:sz="0" w:space="0" w:color="auto"/>
            <w:left w:val="none" w:sz="0" w:space="0" w:color="auto"/>
            <w:bottom w:val="none" w:sz="0" w:space="0" w:color="auto"/>
            <w:right w:val="none" w:sz="0" w:space="0" w:color="auto"/>
          </w:divBdr>
        </w:div>
        <w:div w:id="893349451">
          <w:marLeft w:val="0"/>
          <w:marRight w:val="0"/>
          <w:marTop w:val="0"/>
          <w:marBottom w:val="0"/>
          <w:divBdr>
            <w:top w:val="none" w:sz="0" w:space="0" w:color="auto"/>
            <w:left w:val="none" w:sz="0" w:space="0" w:color="auto"/>
            <w:bottom w:val="none" w:sz="0" w:space="0" w:color="auto"/>
            <w:right w:val="none" w:sz="0" w:space="0" w:color="auto"/>
          </w:divBdr>
        </w:div>
        <w:div w:id="900869705">
          <w:marLeft w:val="0"/>
          <w:marRight w:val="0"/>
          <w:marTop w:val="0"/>
          <w:marBottom w:val="0"/>
          <w:divBdr>
            <w:top w:val="none" w:sz="0" w:space="0" w:color="auto"/>
            <w:left w:val="none" w:sz="0" w:space="0" w:color="auto"/>
            <w:bottom w:val="none" w:sz="0" w:space="0" w:color="auto"/>
            <w:right w:val="none" w:sz="0" w:space="0" w:color="auto"/>
          </w:divBdr>
        </w:div>
        <w:div w:id="1151410243">
          <w:marLeft w:val="0"/>
          <w:marRight w:val="0"/>
          <w:marTop w:val="0"/>
          <w:marBottom w:val="0"/>
          <w:divBdr>
            <w:top w:val="none" w:sz="0" w:space="0" w:color="auto"/>
            <w:left w:val="none" w:sz="0" w:space="0" w:color="auto"/>
            <w:bottom w:val="none" w:sz="0" w:space="0" w:color="auto"/>
            <w:right w:val="none" w:sz="0" w:space="0" w:color="auto"/>
          </w:divBdr>
        </w:div>
        <w:div w:id="1163424180">
          <w:marLeft w:val="0"/>
          <w:marRight w:val="0"/>
          <w:marTop w:val="0"/>
          <w:marBottom w:val="0"/>
          <w:divBdr>
            <w:top w:val="none" w:sz="0" w:space="0" w:color="auto"/>
            <w:left w:val="none" w:sz="0" w:space="0" w:color="auto"/>
            <w:bottom w:val="none" w:sz="0" w:space="0" w:color="auto"/>
            <w:right w:val="none" w:sz="0" w:space="0" w:color="auto"/>
          </w:divBdr>
        </w:div>
        <w:div w:id="1322394803">
          <w:marLeft w:val="0"/>
          <w:marRight w:val="0"/>
          <w:marTop w:val="0"/>
          <w:marBottom w:val="0"/>
          <w:divBdr>
            <w:top w:val="none" w:sz="0" w:space="0" w:color="auto"/>
            <w:left w:val="none" w:sz="0" w:space="0" w:color="auto"/>
            <w:bottom w:val="none" w:sz="0" w:space="0" w:color="auto"/>
            <w:right w:val="none" w:sz="0" w:space="0" w:color="auto"/>
          </w:divBdr>
        </w:div>
        <w:div w:id="1450513264">
          <w:marLeft w:val="0"/>
          <w:marRight w:val="0"/>
          <w:marTop w:val="0"/>
          <w:marBottom w:val="0"/>
          <w:divBdr>
            <w:top w:val="none" w:sz="0" w:space="0" w:color="auto"/>
            <w:left w:val="none" w:sz="0" w:space="0" w:color="auto"/>
            <w:bottom w:val="none" w:sz="0" w:space="0" w:color="auto"/>
            <w:right w:val="none" w:sz="0" w:space="0" w:color="auto"/>
          </w:divBdr>
        </w:div>
        <w:div w:id="1579561270">
          <w:marLeft w:val="0"/>
          <w:marRight w:val="0"/>
          <w:marTop w:val="0"/>
          <w:marBottom w:val="0"/>
          <w:divBdr>
            <w:top w:val="none" w:sz="0" w:space="0" w:color="auto"/>
            <w:left w:val="none" w:sz="0" w:space="0" w:color="auto"/>
            <w:bottom w:val="none" w:sz="0" w:space="0" w:color="auto"/>
            <w:right w:val="none" w:sz="0" w:space="0" w:color="auto"/>
          </w:divBdr>
        </w:div>
        <w:div w:id="1723745117">
          <w:marLeft w:val="0"/>
          <w:marRight w:val="0"/>
          <w:marTop w:val="0"/>
          <w:marBottom w:val="0"/>
          <w:divBdr>
            <w:top w:val="none" w:sz="0" w:space="0" w:color="auto"/>
            <w:left w:val="none" w:sz="0" w:space="0" w:color="auto"/>
            <w:bottom w:val="none" w:sz="0" w:space="0" w:color="auto"/>
            <w:right w:val="none" w:sz="0" w:space="0" w:color="auto"/>
          </w:divBdr>
        </w:div>
        <w:div w:id="1767310576">
          <w:marLeft w:val="0"/>
          <w:marRight w:val="0"/>
          <w:marTop w:val="0"/>
          <w:marBottom w:val="0"/>
          <w:divBdr>
            <w:top w:val="none" w:sz="0" w:space="0" w:color="auto"/>
            <w:left w:val="none" w:sz="0" w:space="0" w:color="auto"/>
            <w:bottom w:val="none" w:sz="0" w:space="0" w:color="auto"/>
            <w:right w:val="none" w:sz="0" w:space="0" w:color="auto"/>
          </w:divBdr>
        </w:div>
        <w:div w:id="1966546795">
          <w:marLeft w:val="0"/>
          <w:marRight w:val="0"/>
          <w:marTop w:val="0"/>
          <w:marBottom w:val="0"/>
          <w:divBdr>
            <w:top w:val="none" w:sz="0" w:space="0" w:color="auto"/>
            <w:left w:val="none" w:sz="0" w:space="0" w:color="auto"/>
            <w:bottom w:val="none" w:sz="0" w:space="0" w:color="auto"/>
            <w:right w:val="none" w:sz="0" w:space="0" w:color="auto"/>
          </w:divBdr>
        </w:div>
      </w:divsChild>
    </w:div>
    <w:div w:id="1376200439">
      <w:bodyDiv w:val="1"/>
      <w:marLeft w:val="0"/>
      <w:marRight w:val="0"/>
      <w:marTop w:val="0"/>
      <w:marBottom w:val="0"/>
      <w:divBdr>
        <w:top w:val="none" w:sz="0" w:space="0" w:color="auto"/>
        <w:left w:val="none" w:sz="0" w:space="0" w:color="auto"/>
        <w:bottom w:val="none" w:sz="0" w:space="0" w:color="auto"/>
        <w:right w:val="none" w:sz="0" w:space="0" w:color="auto"/>
      </w:divBdr>
      <w:divsChild>
        <w:div w:id="434711614">
          <w:marLeft w:val="0"/>
          <w:marRight w:val="0"/>
          <w:marTop w:val="0"/>
          <w:marBottom w:val="0"/>
          <w:divBdr>
            <w:top w:val="none" w:sz="0" w:space="0" w:color="auto"/>
            <w:left w:val="none" w:sz="0" w:space="0" w:color="auto"/>
            <w:bottom w:val="none" w:sz="0" w:space="0" w:color="auto"/>
            <w:right w:val="none" w:sz="0" w:space="0" w:color="auto"/>
          </w:divBdr>
        </w:div>
        <w:div w:id="1279528344">
          <w:marLeft w:val="0"/>
          <w:marRight w:val="0"/>
          <w:marTop w:val="0"/>
          <w:marBottom w:val="0"/>
          <w:divBdr>
            <w:top w:val="none" w:sz="0" w:space="0" w:color="auto"/>
            <w:left w:val="none" w:sz="0" w:space="0" w:color="auto"/>
            <w:bottom w:val="none" w:sz="0" w:space="0" w:color="auto"/>
            <w:right w:val="none" w:sz="0" w:space="0" w:color="auto"/>
          </w:divBdr>
        </w:div>
        <w:div w:id="1676766074">
          <w:marLeft w:val="0"/>
          <w:marRight w:val="0"/>
          <w:marTop w:val="0"/>
          <w:marBottom w:val="0"/>
          <w:divBdr>
            <w:top w:val="none" w:sz="0" w:space="0" w:color="auto"/>
            <w:left w:val="none" w:sz="0" w:space="0" w:color="auto"/>
            <w:bottom w:val="none" w:sz="0" w:space="0" w:color="auto"/>
            <w:right w:val="none" w:sz="0" w:space="0" w:color="auto"/>
          </w:divBdr>
        </w:div>
      </w:divsChild>
    </w:div>
    <w:div w:id="1415783689">
      <w:bodyDiv w:val="1"/>
      <w:marLeft w:val="0"/>
      <w:marRight w:val="0"/>
      <w:marTop w:val="0"/>
      <w:marBottom w:val="0"/>
      <w:divBdr>
        <w:top w:val="none" w:sz="0" w:space="0" w:color="auto"/>
        <w:left w:val="none" w:sz="0" w:space="0" w:color="auto"/>
        <w:bottom w:val="none" w:sz="0" w:space="0" w:color="auto"/>
        <w:right w:val="none" w:sz="0" w:space="0" w:color="auto"/>
      </w:divBdr>
    </w:div>
    <w:div w:id="1454330475">
      <w:bodyDiv w:val="1"/>
      <w:marLeft w:val="0"/>
      <w:marRight w:val="0"/>
      <w:marTop w:val="0"/>
      <w:marBottom w:val="0"/>
      <w:divBdr>
        <w:top w:val="none" w:sz="0" w:space="0" w:color="auto"/>
        <w:left w:val="none" w:sz="0" w:space="0" w:color="auto"/>
        <w:bottom w:val="none" w:sz="0" w:space="0" w:color="auto"/>
        <w:right w:val="none" w:sz="0" w:space="0" w:color="auto"/>
      </w:divBdr>
      <w:divsChild>
        <w:div w:id="299186639">
          <w:marLeft w:val="0"/>
          <w:marRight w:val="0"/>
          <w:marTop w:val="0"/>
          <w:marBottom w:val="0"/>
          <w:divBdr>
            <w:top w:val="none" w:sz="0" w:space="0" w:color="auto"/>
            <w:left w:val="none" w:sz="0" w:space="0" w:color="auto"/>
            <w:bottom w:val="none" w:sz="0" w:space="0" w:color="auto"/>
            <w:right w:val="none" w:sz="0" w:space="0" w:color="auto"/>
          </w:divBdr>
        </w:div>
        <w:div w:id="407188008">
          <w:marLeft w:val="0"/>
          <w:marRight w:val="0"/>
          <w:marTop w:val="0"/>
          <w:marBottom w:val="0"/>
          <w:divBdr>
            <w:top w:val="none" w:sz="0" w:space="0" w:color="auto"/>
            <w:left w:val="none" w:sz="0" w:space="0" w:color="auto"/>
            <w:bottom w:val="none" w:sz="0" w:space="0" w:color="auto"/>
            <w:right w:val="none" w:sz="0" w:space="0" w:color="auto"/>
          </w:divBdr>
        </w:div>
        <w:div w:id="504437032">
          <w:marLeft w:val="0"/>
          <w:marRight w:val="0"/>
          <w:marTop w:val="0"/>
          <w:marBottom w:val="0"/>
          <w:divBdr>
            <w:top w:val="none" w:sz="0" w:space="0" w:color="auto"/>
            <w:left w:val="none" w:sz="0" w:space="0" w:color="auto"/>
            <w:bottom w:val="none" w:sz="0" w:space="0" w:color="auto"/>
            <w:right w:val="none" w:sz="0" w:space="0" w:color="auto"/>
          </w:divBdr>
        </w:div>
        <w:div w:id="527839740">
          <w:marLeft w:val="0"/>
          <w:marRight w:val="0"/>
          <w:marTop w:val="0"/>
          <w:marBottom w:val="0"/>
          <w:divBdr>
            <w:top w:val="none" w:sz="0" w:space="0" w:color="auto"/>
            <w:left w:val="none" w:sz="0" w:space="0" w:color="auto"/>
            <w:bottom w:val="none" w:sz="0" w:space="0" w:color="auto"/>
            <w:right w:val="none" w:sz="0" w:space="0" w:color="auto"/>
          </w:divBdr>
        </w:div>
        <w:div w:id="579339540">
          <w:marLeft w:val="0"/>
          <w:marRight w:val="0"/>
          <w:marTop w:val="0"/>
          <w:marBottom w:val="0"/>
          <w:divBdr>
            <w:top w:val="none" w:sz="0" w:space="0" w:color="auto"/>
            <w:left w:val="none" w:sz="0" w:space="0" w:color="auto"/>
            <w:bottom w:val="none" w:sz="0" w:space="0" w:color="auto"/>
            <w:right w:val="none" w:sz="0" w:space="0" w:color="auto"/>
          </w:divBdr>
        </w:div>
        <w:div w:id="601760941">
          <w:marLeft w:val="0"/>
          <w:marRight w:val="0"/>
          <w:marTop w:val="0"/>
          <w:marBottom w:val="0"/>
          <w:divBdr>
            <w:top w:val="none" w:sz="0" w:space="0" w:color="auto"/>
            <w:left w:val="none" w:sz="0" w:space="0" w:color="auto"/>
            <w:bottom w:val="none" w:sz="0" w:space="0" w:color="auto"/>
            <w:right w:val="none" w:sz="0" w:space="0" w:color="auto"/>
          </w:divBdr>
        </w:div>
        <w:div w:id="787771336">
          <w:marLeft w:val="0"/>
          <w:marRight w:val="0"/>
          <w:marTop w:val="0"/>
          <w:marBottom w:val="0"/>
          <w:divBdr>
            <w:top w:val="none" w:sz="0" w:space="0" w:color="auto"/>
            <w:left w:val="none" w:sz="0" w:space="0" w:color="auto"/>
            <w:bottom w:val="none" w:sz="0" w:space="0" w:color="auto"/>
            <w:right w:val="none" w:sz="0" w:space="0" w:color="auto"/>
          </w:divBdr>
        </w:div>
        <w:div w:id="795026246">
          <w:marLeft w:val="0"/>
          <w:marRight w:val="0"/>
          <w:marTop w:val="0"/>
          <w:marBottom w:val="0"/>
          <w:divBdr>
            <w:top w:val="none" w:sz="0" w:space="0" w:color="auto"/>
            <w:left w:val="none" w:sz="0" w:space="0" w:color="auto"/>
            <w:bottom w:val="none" w:sz="0" w:space="0" w:color="auto"/>
            <w:right w:val="none" w:sz="0" w:space="0" w:color="auto"/>
          </w:divBdr>
        </w:div>
        <w:div w:id="819612099">
          <w:marLeft w:val="0"/>
          <w:marRight w:val="0"/>
          <w:marTop w:val="0"/>
          <w:marBottom w:val="0"/>
          <w:divBdr>
            <w:top w:val="none" w:sz="0" w:space="0" w:color="auto"/>
            <w:left w:val="none" w:sz="0" w:space="0" w:color="auto"/>
            <w:bottom w:val="none" w:sz="0" w:space="0" w:color="auto"/>
            <w:right w:val="none" w:sz="0" w:space="0" w:color="auto"/>
          </w:divBdr>
        </w:div>
        <w:div w:id="886574223">
          <w:marLeft w:val="0"/>
          <w:marRight w:val="0"/>
          <w:marTop w:val="0"/>
          <w:marBottom w:val="0"/>
          <w:divBdr>
            <w:top w:val="none" w:sz="0" w:space="0" w:color="auto"/>
            <w:left w:val="none" w:sz="0" w:space="0" w:color="auto"/>
            <w:bottom w:val="none" w:sz="0" w:space="0" w:color="auto"/>
            <w:right w:val="none" w:sz="0" w:space="0" w:color="auto"/>
          </w:divBdr>
        </w:div>
        <w:div w:id="1069960673">
          <w:marLeft w:val="0"/>
          <w:marRight w:val="0"/>
          <w:marTop w:val="0"/>
          <w:marBottom w:val="0"/>
          <w:divBdr>
            <w:top w:val="none" w:sz="0" w:space="0" w:color="auto"/>
            <w:left w:val="none" w:sz="0" w:space="0" w:color="auto"/>
            <w:bottom w:val="none" w:sz="0" w:space="0" w:color="auto"/>
            <w:right w:val="none" w:sz="0" w:space="0" w:color="auto"/>
          </w:divBdr>
        </w:div>
        <w:div w:id="1090158589">
          <w:marLeft w:val="0"/>
          <w:marRight w:val="0"/>
          <w:marTop w:val="0"/>
          <w:marBottom w:val="0"/>
          <w:divBdr>
            <w:top w:val="none" w:sz="0" w:space="0" w:color="auto"/>
            <w:left w:val="none" w:sz="0" w:space="0" w:color="auto"/>
            <w:bottom w:val="none" w:sz="0" w:space="0" w:color="auto"/>
            <w:right w:val="none" w:sz="0" w:space="0" w:color="auto"/>
          </w:divBdr>
        </w:div>
        <w:div w:id="1132480460">
          <w:marLeft w:val="0"/>
          <w:marRight w:val="0"/>
          <w:marTop w:val="0"/>
          <w:marBottom w:val="0"/>
          <w:divBdr>
            <w:top w:val="none" w:sz="0" w:space="0" w:color="auto"/>
            <w:left w:val="none" w:sz="0" w:space="0" w:color="auto"/>
            <w:bottom w:val="none" w:sz="0" w:space="0" w:color="auto"/>
            <w:right w:val="none" w:sz="0" w:space="0" w:color="auto"/>
          </w:divBdr>
        </w:div>
        <w:div w:id="1212158310">
          <w:marLeft w:val="0"/>
          <w:marRight w:val="0"/>
          <w:marTop w:val="0"/>
          <w:marBottom w:val="0"/>
          <w:divBdr>
            <w:top w:val="none" w:sz="0" w:space="0" w:color="auto"/>
            <w:left w:val="none" w:sz="0" w:space="0" w:color="auto"/>
            <w:bottom w:val="none" w:sz="0" w:space="0" w:color="auto"/>
            <w:right w:val="none" w:sz="0" w:space="0" w:color="auto"/>
          </w:divBdr>
        </w:div>
        <w:div w:id="1215120475">
          <w:marLeft w:val="0"/>
          <w:marRight w:val="0"/>
          <w:marTop w:val="0"/>
          <w:marBottom w:val="0"/>
          <w:divBdr>
            <w:top w:val="none" w:sz="0" w:space="0" w:color="auto"/>
            <w:left w:val="none" w:sz="0" w:space="0" w:color="auto"/>
            <w:bottom w:val="none" w:sz="0" w:space="0" w:color="auto"/>
            <w:right w:val="none" w:sz="0" w:space="0" w:color="auto"/>
          </w:divBdr>
        </w:div>
        <w:div w:id="1288316277">
          <w:marLeft w:val="0"/>
          <w:marRight w:val="0"/>
          <w:marTop w:val="0"/>
          <w:marBottom w:val="0"/>
          <w:divBdr>
            <w:top w:val="none" w:sz="0" w:space="0" w:color="auto"/>
            <w:left w:val="none" w:sz="0" w:space="0" w:color="auto"/>
            <w:bottom w:val="none" w:sz="0" w:space="0" w:color="auto"/>
            <w:right w:val="none" w:sz="0" w:space="0" w:color="auto"/>
          </w:divBdr>
        </w:div>
        <w:div w:id="1312247359">
          <w:marLeft w:val="0"/>
          <w:marRight w:val="0"/>
          <w:marTop w:val="0"/>
          <w:marBottom w:val="0"/>
          <w:divBdr>
            <w:top w:val="none" w:sz="0" w:space="0" w:color="auto"/>
            <w:left w:val="none" w:sz="0" w:space="0" w:color="auto"/>
            <w:bottom w:val="none" w:sz="0" w:space="0" w:color="auto"/>
            <w:right w:val="none" w:sz="0" w:space="0" w:color="auto"/>
          </w:divBdr>
        </w:div>
        <w:div w:id="1482648559">
          <w:marLeft w:val="0"/>
          <w:marRight w:val="0"/>
          <w:marTop w:val="0"/>
          <w:marBottom w:val="0"/>
          <w:divBdr>
            <w:top w:val="none" w:sz="0" w:space="0" w:color="auto"/>
            <w:left w:val="none" w:sz="0" w:space="0" w:color="auto"/>
            <w:bottom w:val="none" w:sz="0" w:space="0" w:color="auto"/>
            <w:right w:val="none" w:sz="0" w:space="0" w:color="auto"/>
          </w:divBdr>
        </w:div>
        <w:div w:id="1609392366">
          <w:marLeft w:val="0"/>
          <w:marRight w:val="0"/>
          <w:marTop w:val="0"/>
          <w:marBottom w:val="0"/>
          <w:divBdr>
            <w:top w:val="none" w:sz="0" w:space="0" w:color="auto"/>
            <w:left w:val="none" w:sz="0" w:space="0" w:color="auto"/>
            <w:bottom w:val="none" w:sz="0" w:space="0" w:color="auto"/>
            <w:right w:val="none" w:sz="0" w:space="0" w:color="auto"/>
          </w:divBdr>
        </w:div>
        <w:div w:id="1648852718">
          <w:marLeft w:val="0"/>
          <w:marRight w:val="0"/>
          <w:marTop w:val="0"/>
          <w:marBottom w:val="0"/>
          <w:divBdr>
            <w:top w:val="none" w:sz="0" w:space="0" w:color="auto"/>
            <w:left w:val="none" w:sz="0" w:space="0" w:color="auto"/>
            <w:bottom w:val="none" w:sz="0" w:space="0" w:color="auto"/>
            <w:right w:val="none" w:sz="0" w:space="0" w:color="auto"/>
          </w:divBdr>
        </w:div>
        <w:div w:id="1668367329">
          <w:marLeft w:val="0"/>
          <w:marRight w:val="0"/>
          <w:marTop w:val="0"/>
          <w:marBottom w:val="0"/>
          <w:divBdr>
            <w:top w:val="none" w:sz="0" w:space="0" w:color="auto"/>
            <w:left w:val="none" w:sz="0" w:space="0" w:color="auto"/>
            <w:bottom w:val="none" w:sz="0" w:space="0" w:color="auto"/>
            <w:right w:val="none" w:sz="0" w:space="0" w:color="auto"/>
          </w:divBdr>
        </w:div>
        <w:div w:id="1713769699">
          <w:marLeft w:val="0"/>
          <w:marRight w:val="0"/>
          <w:marTop w:val="0"/>
          <w:marBottom w:val="0"/>
          <w:divBdr>
            <w:top w:val="none" w:sz="0" w:space="0" w:color="auto"/>
            <w:left w:val="none" w:sz="0" w:space="0" w:color="auto"/>
            <w:bottom w:val="none" w:sz="0" w:space="0" w:color="auto"/>
            <w:right w:val="none" w:sz="0" w:space="0" w:color="auto"/>
          </w:divBdr>
        </w:div>
        <w:div w:id="1752312132">
          <w:marLeft w:val="0"/>
          <w:marRight w:val="0"/>
          <w:marTop w:val="0"/>
          <w:marBottom w:val="0"/>
          <w:divBdr>
            <w:top w:val="none" w:sz="0" w:space="0" w:color="auto"/>
            <w:left w:val="none" w:sz="0" w:space="0" w:color="auto"/>
            <w:bottom w:val="none" w:sz="0" w:space="0" w:color="auto"/>
            <w:right w:val="none" w:sz="0" w:space="0" w:color="auto"/>
          </w:divBdr>
        </w:div>
        <w:div w:id="1792507507">
          <w:marLeft w:val="0"/>
          <w:marRight w:val="0"/>
          <w:marTop w:val="0"/>
          <w:marBottom w:val="0"/>
          <w:divBdr>
            <w:top w:val="none" w:sz="0" w:space="0" w:color="auto"/>
            <w:left w:val="none" w:sz="0" w:space="0" w:color="auto"/>
            <w:bottom w:val="none" w:sz="0" w:space="0" w:color="auto"/>
            <w:right w:val="none" w:sz="0" w:space="0" w:color="auto"/>
          </w:divBdr>
        </w:div>
        <w:div w:id="1947686563">
          <w:marLeft w:val="0"/>
          <w:marRight w:val="0"/>
          <w:marTop w:val="0"/>
          <w:marBottom w:val="0"/>
          <w:divBdr>
            <w:top w:val="none" w:sz="0" w:space="0" w:color="auto"/>
            <w:left w:val="none" w:sz="0" w:space="0" w:color="auto"/>
            <w:bottom w:val="none" w:sz="0" w:space="0" w:color="auto"/>
            <w:right w:val="none" w:sz="0" w:space="0" w:color="auto"/>
          </w:divBdr>
        </w:div>
        <w:div w:id="1987079302">
          <w:marLeft w:val="0"/>
          <w:marRight w:val="0"/>
          <w:marTop w:val="0"/>
          <w:marBottom w:val="0"/>
          <w:divBdr>
            <w:top w:val="none" w:sz="0" w:space="0" w:color="auto"/>
            <w:left w:val="none" w:sz="0" w:space="0" w:color="auto"/>
            <w:bottom w:val="none" w:sz="0" w:space="0" w:color="auto"/>
            <w:right w:val="none" w:sz="0" w:space="0" w:color="auto"/>
          </w:divBdr>
        </w:div>
        <w:div w:id="2035691081">
          <w:marLeft w:val="0"/>
          <w:marRight w:val="0"/>
          <w:marTop w:val="0"/>
          <w:marBottom w:val="0"/>
          <w:divBdr>
            <w:top w:val="none" w:sz="0" w:space="0" w:color="auto"/>
            <w:left w:val="none" w:sz="0" w:space="0" w:color="auto"/>
            <w:bottom w:val="none" w:sz="0" w:space="0" w:color="auto"/>
            <w:right w:val="none" w:sz="0" w:space="0" w:color="auto"/>
          </w:divBdr>
        </w:div>
        <w:div w:id="2052146066">
          <w:marLeft w:val="0"/>
          <w:marRight w:val="0"/>
          <w:marTop w:val="0"/>
          <w:marBottom w:val="0"/>
          <w:divBdr>
            <w:top w:val="none" w:sz="0" w:space="0" w:color="auto"/>
            <w:left w:val="none" w:sz="0" w:space="0" w:color="auto"/>
            <w:bottom w:val="none" w:sz="0" w:space="0" w:color="auto"/>
            <w:right w:val="none" w:sz="0" w:space="0" w:color="auto"/>
          </w:divBdr>
        </w:div>
        <w:div w:id="2075858448">
          <w:marLeft w:val="0"/>
          <w:marRight w:val="0"/>
          <w:marTop w:val="0"/>
          <w:marBottom w:val="0"/>
          <w:divBdr>
            <w:top w:val="none" w:sz="0" w:space="0" w:color="auto"/>
            <w:left w:val="none" w:sz="0" w:space="0" w:color="auto"/>
            <w:bottom w:val="none" w:sz="0" w:space="0" w:color="auto"/>
            <w:right w:val="none" w:sz="0" w:space="0" w:color="auto"/>
          </w:divBdr>
        </w:div>
      </w:divsChild>
    </w:div>
    <w:div w:id="1467237600">
      <w:bodyDiv w:val="1"/>
      <w:marLeft w:val="0"/>
      <w:marRight w:val="0"/>
      <w:marTop w:val="0"/>
      <w:marBottom w:val="0"/>
      <w:divBdr>
        <w:top w:val="none" w:sz="0" w:space="0" w:color="auto"/>
        <w:left w:val="none" w:sz="0" w:space="0" w:color="auto"/>
        <w:bottom w:val="none" w:sz="0" w:space="0" w:color="auto"/>
        <w:right w:val="none" w:sz="0" w:space="0" w:color="auto"/>
      </w:divBdr>
      <w:divsChild>
        <w:div w:id="46153518">
          <w:marLeft w:val="0"/>
          <w:marRight w:val="0"/>
          <w:marTop w:val="0"/>
          <w:marBottom w:val="0"/>
          <w:divBdr>
            <w:top w:val="none" w:sz="0" w:space="0" w:color="auto"/>
            <w:left w:val="none" w:sz="0" w:space="0" w:color="auto"/>
            <w:bottom w:val="none" w:sz="0" w:space="0" w:color="auto"/>
            <w:right w:val="none" w:sz="0" w:space="0" w:color="auto"/>
          </w:divBdr>
        </w:div>
        <w:div w:id="859708565">
          <w:marLeft w:val="0"/>
          <w:marRight w:val="0"/>
          <w:marTop w:val="0"/>
          <w:marBottom w:val="0"/>
          <w:divBdr>
            <w:top w:val="none" w:sz="0" w:space="0" w:color="auto"/>
            <w:left w:val="none" w:sz="0" w:space="0" w:color="auto"/>
            <w:bottom w:val="none" w:sz="0" w:space="0" w:color="auto"/>
            <w:right w:val="none" w:sz="0" w:space="0" w:color="auto"/>
          </w:divBdr>
        </w:div>
        <w:div w:id="1359817674">
          <w:marLeft w:val="0"/>
          <w:marRight w:val="0"/>
          <w:marTop w:val="0"/>
          <w:marBottom w:val="0"/>
          <w:divBdr>
            <w:top w:val="none" w:sz="0" w:space="0" w:color="auto"/>
            <w:left w:val="none" w:sz="0" w:space="0" w:color="auto"/>
            <w:bottom w:val="none" w:sz="0" w:space="0" w:color="auto"/>
            <w:right w:val="none" w:sz="0" w:space="0" w:color="auto"/>
          </w:divBdr>
        </w:div>
        <w:div w:id="1879002046">
          <w:marLeft w:val="0"/>
          <w:marRight w:val="0"/>
          <w:marTop w:val="0"/>
          <w:marBottom w:val="0"/>
          <w:divBdr>
            <w:top w:val="none" w:sz="0" w:space="0" w:color="auto"/>
            <w:left w:val="none" w:sz="0" w:space="0" w:color="auto"/>
            <w:bottom w:val="none" w:sz="0" w:space="0" w:color="auto"/>
            <w:right w:val="none" w:sz="0" w:space="0" w:color="auto"/>
          </w:divBdr>
        </w:div>
      </w:divsChild>
    </w:div>
    <w:div w:id="1470051699">
      <w:bodyDiv w:val="1"/>
      <w:marLeft w:val="0"/>
      <w:marRight w:val="0"/>
      <w:marTop w:val="0"/>
      <w:marBottom w:val="0"/>
      <w:divBdr>
        <w:top w:val="none" w:sz="0" w:space="0" w:color="auto"/>
        <w:left w:val="none" w:sz="0" w:space="0" w:color="auto"/>
        <w:bottom w:val="none" w:sz="0" w:space="0" w:color="auto"/>
        <w:right w:val="none" w:sz="0" w:space="0" w:color="auto"/>
      </w:divBdr>
    </w:div>
    <w:div w:id="1497647939">
      <w:bodyDiv w:val="1"/>
      <w:marLeft w:val="0"/>
      <w:marRight w:val="0"/>
      <w:marTop w:val="0"/>
      <w:marBottom w:val="0"/>
      <w:divBdr>
        <w:top w:val="none" w:sz="0" w:space="0" w:color="auto"/>
        <w:left w:val="none" w:sz="0" w:space="0" w:color="auto"/>
        <w:bottom w:val="none" w:sz="0" w:space="0" w:color="auto"/>
        <w:right w:val="none" w:sz="0" w:space="0" w:color="auto"/>
      </w:divBdr>
    </w:div>
    <w:div w:id="1523932415">
      <w:bodyDiv w:val="1"/>
      <w:marLeft w:val="0"/>
      <w:marRight w:val="0"/>
      <w:marTop w:val="0"/>
      <w:marBottom w:val="0"/>
      <w:divBdr>
        <w:top w:val="none" w:sz="0" w:space="0" w:color="auto"/>
        <w:left w:val="none" w:sz="0" w:space="0" w:color="auto"/>
        <w:bottom w:val="none" w:sz="0" w:space="0" w:color="auto"/>
        <w:right w:val="none" w:sz="0" w:space="0" w:color="auto"/>
      </w:divBdr>
    </w:div>
    <w:div w:id="1525099245">
      <w:bodyDiv w:val="1"/>
      <w:marLeft w:val="0"/>
      <w:marRight w:val="0"/>
      <w:marTop w:val="0"/>
      <w:marBottom w:val="0"/>
      <w:divBdr>
        <w:top w:val="none" w:sz="0" w:space="0" w:color="auto"/>
        <w:left w:val="none" w:sz="0" w:space="0" w:color="auto"/>
        <w:bottom w:val="none" w:sz="0" w:space="0" w:color="auto"/>
        <w:right w:val="none" w:sz="0" w:space="0" w:color="auto"/>
      </w:divBdr>
    </w:div>
    <w:div w:id="1534269140">
      <w:bodyDiv w:val="1"/>
      <w:marLeft w:val="0"/>
      <w:marRight w:val="0"/>
      <w:marTop w:val="0"/>
      <w:marBottom w:val="0"/>
      <w:divBdr>
        <w:top w:val="none" w:sz="0" w:space="0" w:color="auto"/>
        <w:left w:val="none" w:sz="0" w:space="0" w:color="auto"/>
        <w:bottom w:val="none" w:sz="0" w:space="0" w:color="auto"/>
        <w:right w:val="none" w:sz="0" w:space="0" w:color="auto"/>
      </w:divBdr>
    </w:div>
    <w:div w:id="1552426305">
      <w:bodyDiv w:val="1"/>
      <w:marLeft w:val="0"/>
      <w:marRight w:val="0"/>
      <w:marTop w:val="0"/>
      <w:marBottom w:val="0"/>
      <w:divBdr>
        <w:top w:val="none" w:sz="0" w:space="0" w:color="auto"/>
        <w:left w:val="none" w:sz="0" w:space="0" w:color="auto"/>
        <w:bottom w:val="none" w:sz="0" w:space="0" w:color="auto"/>
        <w:right w:val="none" w:sz="0" w:space="0" w:color="auto"/>
      </w:divBdr>
      <w:divsChild>
        <w:div w:id="675809907">
          <w:marLeft w:val="0"/>
          <w:marRight w:val="0"/>
          <w:marTop w:val="0"/>
          <w:marBottom w:val="0"/>
          <w:divBdr>
            <w:top w:val="none" w:sz="0" w:space="0" w:color="auto"/>
            <w:left w:val="none" w:sz="0" w:space="0" w:color="auto"/>
            <w:bottom w:val="none" w:sz="0" w:space="0" w:color="auto"/>
            <w:right w:val="none" w:sz="0" w:space="0" w:color="auto"/>
          </w:divBdr>
        </w:div>
        <w:div w:id="1486626452">
          <w:marLeft w:val="0"/>
          <w:marRight w:val="0"/>
          <w:marTop w:val="0"/>
          <w:marBottom w:val="0"/>
          <w:divBdr>
            <w:top w:val="none" w:sz="0" w:space="0" w:color="auto"/>
            <w:left w:val="none" w:sz="0" w:space="0" w:color="auto"/>
            <w:bottom w:val="none" w:sz="0" w:space="0" w:color="auto"/>
            <w:right w:val="none" w:sz="0" w:space="0" w:color="auto"/>
          </w:divBdr>
        </w:div>
      </w:divsChild>
    </w:div>
    <w:div w:id="1556358416">
      <w:bodyDiv w:val="1"/>
      <w:marLeft w:val="0"/>
      <w:marRight w:val="0"/>
      <w:marTop w:val="0"/>
      <w:marBottom w:val="0"/>
      <w:divBdr>
        <w:top w:val="none" w:sz="0" w:space="0" w:color="auto"/>
        <w:left w:val="none" w:sz="0" w:space="0" w:color="auto"/>
        <w:bottom w:val="none" w:sz="0" w:space="0" w:color="auto"/>
        <w:right w:val="none" w:sz="0" w:space="0" w:color="auto"/>
      </w:divBdr>
    </w:div>
    <w:div w:id="1560364465">
      <w:bodyDiv w:val="1"/>
      <w:marLeft w:val="0"/>
      <w:marRight w:val="0"/>
      <w:marTop w:val="0"/>
      <w:marBottom w:val="0"/>
      <w:divBdr>
        <w:top w:val="none" w:sz="0" w:space="0" w:color="auto"/>
        <w:left w:val="none" w:sz="0" w:space="0" w:color="auto"/>
        <w:bottom w:val="none" w:sz="0" w:space="0" w:color="auto"/>
        <w:right w:val="none" w:sz="0" w:space="0" w:color="auto"/>
      </w:divBdr>
    </w:div>
    <w:div w:id="1562907295">
      <w:bodyDiv w:val="1"/>
      <w:marLeft w:val="0"/>
      <w:marRight w:val="0"/>
      <w:marTop w:val="0"/>
      <w:marBottom w:val="0"/>
      <w:divBdr>
        <w:top w:val="none" w:sz="0" w:space="0" w:color="auto"/>
        <w:left w:val="none" w:sz="0" w:space="0" w:color="auto"/>
        <w:bottom w:val="none" w:sz="0" w:space="0" w:color="auto"/>
        <w:right w:val="none" w:sz="0" w:space="0" w:color="auto"/>
      </w:divBdr>
    </w:div>
    <w:div w:id="1563833564">
      <w:bodyDiv w:val="1"/>
      <w:marLeft w:val="0"/>
      <w:marRight w:val="0"/>
      <w:marTop w:val="0"/>
      <w:marBottom w:val="0"/>
      <w:divBdr>
        <w:top w:val="none" w:sz="0" w:space="0" w:color="auto"/>
        <w:left w:val="none" w:sz="0" w:space="0" w:color="auto"/>
        <w:bottom w:val="none" w:sz="0" w:space="0" w:color="auto"/>
        <w:right w:val="none" w:sz="0" w:space="0" w:color="auto"/>
      </w:divBdr>
      <w:divsChild>
        <w:div w:id="52120343">
          <w:marLeft w:val="0"/>
          <w:marRight w:val="0"/>
          <w:marTop w:val="0"/>
          <w:marBottom w:val="0"/>
          <w:divBdr>
            <w:top w:val="none" w:sz="0" w:space="0" w:color="auto"/>
            <w:left w:val="none" w:sz="0" w:space="0" w:color="auto"/>
            <w:bottom w:val="none" w:sz="0" w:space="0" w:color="auto"/>
            <w:right w:val="none" w:sz="0" w:space="0" w:color="auto"/>
          </w:divBdr>
        </w:div>
        <w:div w:id="186254986">
          <w:marLeft w:val="0"/>
          <w:marRight w:val="0"/>
          <w:marTop w:val="0"/>
          <w:marBottom w:val="0"/>
          <w:divBdr>
            <w:top w:val="none" w:sz="0" w:space="0" w:color="auto"/>
            <w:left w:val="none" w:sz="0" w:space="0" w:color="auto"/>
            <w:bottom w:val="none" w:sz="0" w:space="0" w:color="auto"/>
            <w:right w:val="none" w:sz="0" w:space="0" w:color="auto"/>
          </w:divBdr>
        </w:div>
        <w:div w:id="325287248">
          <w:marLeft w:val="0"/>
          <w:marRight w:val="0"/>
          <w:marTop w:val="0"/>
          <w:marBottom w:val="0"/>
          <w:divBdr>
            <w:top w:val="none" w:sz="0" w:space="0" w:color="auto"/>
            <w:left w:val="none" w:sz="0" w:space="0" w:color="auto"/>
            <w:bottom w:val="none" w:sz="0" w:space="0" w:color="auto"/>
            <w:right w:val="none" w:sz="0" w:space="0" w:color="auto"/>
          </w:divBdr>
        </w:div>
        <w:div w:id="612982366">
          <w:marLeft w:val="0"/>
          <w:marRight w:val="0"/>
          <w:marTop w:val="0"/>
          <w:marBottom w:val="0"/>
          <w:divBdr>
            <w:top w:val="none" w:sz="0" w:space="0" w:color="auto"/>
            <w:left w:val="none" w:sz="0" w:space="0" w:color="auto"/>
            <w:bottom w:val="none" w:sz="0" w:space="0" w:color="auto"/>
            <w:right w:val="none" w:sz="0" w:space="0" w:color="auto"/>
          </w:divBdr>
        </w:div>
        <w:div w:id="698900027">
          <w:marLeft w:val="0"/>
          <w:marRight w:val="0"/>
          <w:marTop w:val="0"/>
          <w:marBottom w:val="0"/>
          <w:divBdr>
            <w:top w:val="none" w:sz="0" w:space="0" w:color="auto"/>
            <w:left w:val="none" w:sz="0" w:space="0" w:color="auto"/>
            <w:bottom w:val="none" w:sz="0" w:space="0" w:color="auto"/>
            <w:right w:val="none" w:sz="0" w:space="0" w:color="auto"/>
          </w:divBdr>
        </w:div>
        <w:div w:id="876047779">
          <w:marLeft w:val="0"/>
          <w:marRight w:val="0"/>
          <w:marTop w:val="0"/>
          <w:marBottom w:val="0"/>
          <w:divBdr>
            <w:top w:val="none" w:sz="0" w:space="0" w:color="auto"/>
            <w:left w:val="none" w:sz="0" w:space="0" w:color="auto"/>
            <w:bottom w:val="none" w:sz="0" w:space="0" w:color="auto"/>
            <w:right w:val="none" w:sz="0" w:space="0" w:color="auto"/>
          </w:divBdr>
        </w:div>
        <w:div w:id="979925021">
          <w:marLeft w:val="0"/>
          <w:marRight w:val="0"/>
          <w:marTop w:val="0"/>
          <w:marBottom w:val="0"/>
          <w:divBdr>
            <w:top w:val="none" w:sz="0" w:space="0" w:color="auto"/>
            <w:left w:val="none" w:sz="0" w:space="0" w:color="auto"/>
            <w:bottom w:val="none" w:sz="0" w:space="0" w:color="auto"/>
            <w:right w:val="none" w:sz="0" w:space="0" w:color="auto"/>
          </w:divBdr>
        </w:div>
        <w:div w:id="1120149082">
          <w:marLeft w:val="0"/>
          <w:marRight w:val="0"/>
          <w:marTop w:val="0"/>
          <w:marBottom w:val="0"/>
          <w:divBdr>
            <w:top w:val="none" w:sz="0" w:space="0" w:color="auto"/>
            <w:left w:val="none" w:sz="0" w:space="0" w:color="auto"/>
            <w:bottom w:val="none" w:sz="0" w:space="0" w:color="auto"/>
            <w:right w:val="none" w:sz="0" w:space="0" w:color="auto"/>
          </w:divBdr>
        </w:div>
        <w:div w:id="1610235039">
          <w:marLeft w:val="0"/>
          <w:marRight w:val="0"/>
          <w:marTop w:val="0"/>
          <w:marBottom w:val="0"/>
          <w:divBdr>
            <w:top w:val="none" w:sz="0" w:space="0" w:color="auto"/>
            <w:left w:val="none" w:sz="0" w:space="0" w:color="auto"/>
            <w:bottom w:val="none" w:sz="0" w:space="0" w:color="auto"/>
            <w:right w:val="none" w:sz="0" w:space="0" w:color="auto"/>
          </w:divBdr>
        </w:div>
        <w:div w:id="1722630521">
          <w:marLeft w:val="0"/>
          <w:marRight w:val="0"/>
          <w:marTop w:val="0"/>
          <w:marBottom w:val="0"/>
          <w:divBdr>
            <w:top w:val="none" w:sz="0" w:space="0" w:color="auto"/>
            <w:left w:val="none" w:sz="0" w:space="0" w:color="auto"/>
            <w:bottom w:val="none" w:sz="0" w:space="0" w:color="auto"/>
            <w:right w:val="none" w:sz="0" w:space="0" w:color="auto"/>
          </w:divBdr>
        </w:div>
        <w:div w:id="1736900723">
          <w:marLeft w:val="0"/>
          <w:marRight w:val="0"/>
          <w:marTop w:val="0"/>
          <w:marBottom w:val="0"/>
          <w:divBdr>
            <w:top w:val="none" w:sz="0" w:space="0" w:color="auto"/>
            <w:left w:val="none" w:sz="0" w:space="0" w:color="auto"/>
            <w:bottom w:val="none" w:sz="0" w:space="0" w:color="auto"/>
            <w:right w:val="none" w:sz="0" w:space="0" w:color="auto"/>
          </w:divBdr>
        </w:div>
        <w:div w:id="1823739569">
          <w:marLeft w:val="0"/>
          <w:marRight w:val="0"/>
          <w:marTop w:val="0"/>
          <w:marBottom w:val="0"/>
          <w:divBdr>
            <w:top w:val="none" w:sz="0" w:space="0" w:color="auto"/>
            <w:left w:val="none" w:sz="0" w:space="0" w:color="auto"/>
            <w:bottom w:val="none" w:sz="0" w:space="0" w:color="auto"/>
            <w:right w:val="none" w:sz="0" w:space="0" w:color="auto"/>
          </w:divBdr>
        </w:div>
      </w:divsChild>
    </w:div>
    <w:div w:id="1586183201">
      <w:bodyDiv w:val="1"/>
      <w:marLeft w:val="0"/>
      <w:marRight w:val="0"/>
      <w:marTop w:val="0"/>
      <w:marBottom w:val="0"/>
      <w:divBdr>
        <w:top w:val="none" w:sz="0" w:space="0" w:color="auto"/>
        <w:left w:val="none" w:sz="0" w:space="0" w:color="auto"/>
        <w:bottom w:val="none" w:sz="0" w:space="0" w:color="auto"/>
        <w:right w:val="none" w:sz="0" w:space="0" w:color="auto"/>
      </w:divBdr>
    </w:div>
    <w:div w:id="1591893450">
      <w:bodyDiv w:val="1"/>
      <w:marLeft w:val="0"/>
      <w:marRight w:val="0"/>
      <w:marTop w:val="0"/>
      <w:marBottom w:val="0"/>
      <w:divBdr>
        <w:top w:val="none" w:sz="0" w:space="0" w:color="auto"/>
        <w:left w:val="none" w:sz="0" w:space="0" w:color="auto"/>
        <w:bottom w:val="none" w:sz="0" w:space="0" w:color="auto"/>
        <w:right w:val="none" w:sz="0" w:space="0" w:color="auto"/>
      </w:divBdr>
    </w:div>
    <w:div w:id="1601403489">
      <w:bodyDiv w:val="1"/>
      <w:marLeft w:val="0"/>
      <w:marRight w:val="0"/>
      <w:marTop w:val="0"/>
      <w:marBottom w:val="0"/>
      <w:divBdr>
        <w:top w:val="none" w:sz="0" w:space="0" w:color="auto"/>
        <w:left w:val="none" w:sz="0" w:space="0" w:color="auto"/>
        <w:bottom w:val="none" w:sz="0" w:space="0" w:color="auto"/>
        <w:right w:val="none" w:sz="0" w:space="0" w:color="auto"/>
      </w:divBdr>
    </w:div>
    <w:div w:id="1631208732">
      <w:bodyDiv w:val="1"/>
      <w:marLeft w:val="0"/>
      <w:marRight w:val="0"/>
      <w:marTop w:val="0"/>
      <w:marBottom w:val="0"/>
      <w:divBdr>
        <w:top w:val="none" w:sz="0" w:space="0" w:color="auto"/>
        <w:left w:val="none" w:sz="0" w:space="0" w:color="auto"/>
        <w:bottom w:val="none" w:sz="0" w:space="0" w:color="auto"/>
        <w:right w:val="none" w:sz="0" w:space="0" w:color="auto"/>
      </w:divBdr>
    </w:div>
    <w:div w:id="1636713057">
      <w:bodyDiv w:val="1"/>
      <w:marLeft w:val="0"/>
      <w:marRight w:val="0"/>
      <w:marTop w:val="0"/>
      <w:marBottom w:val="0"/>
      <w:divBdr>
        <w:top w:val="none" w:sz="0" w:space="0" w:color="auto"/>
        <w:left w:val="none" w:sz="0" w:space="0" w:color="auto"/>
        <w:bottom w:val="none" w:sz="0" w:space="0" w:color="auto"/>
        <w:right w:val="none" w:sz="0" w:space="0" w:color="auto"/>
      </w:divBdr>
      <w:divsChild>
        <w:div w:id="195392424">
          <w:marLeft w:val="0"/>
          <w:marRight w:val="0"/>
          <w:marTop w:val="0"/>
          <w:marBottom w:val="0"/>
          <w:divBdr>
            <w:top w:val="none" w:sz="0" w:space="0" w:color="auto"/>
            <w:left w:val="none" w:sz="0" w:space="0" w:color="auto"/>
            <w:bottom w:val="none" w:sz="0" w:space="0" w:color="auto"/>
            <w:right w:val="none" w:sz="0" w:space="0" w:color="auto"/>
          </w:divBdr>
        </w:div>
        <w:div w:id="261106900">
          <w:marLeft w:val="0"/>
          <w:marRight w:val="0"/>
          <w:marTop w:val="0"/>
          <w:marBottom w:val="0"/>
          <w:divBdr>
            <w:top w:val="none" w:sz="0" w:space="0" w:color="auto"/>
            <w:left w:val="none" w:sz="0" w:space="0" w:color="auto"/>
            <w:bottom w:val="none" w:sz="0" w:space="0" w:color="auto"/>
            <w:right w:val="none" w:sz="0" w:space="0" w:color="auto"/>
          </w:divBdr>
        </w:div>
        <w:div w:id="689793076">
          <w:marLeft w:val="0"/>
          <w:marRight w:val="0"/>
          <w:marTop w:val="0"/>
          <w:marBottom w:val="0"/>
          <w:divBdr>
            <w:top w:val="none" w:sz="0" w:space="0" w:color="auto"/>
            <w:left w:val="none" w:sz="0" w:space="0" w:color="auto"/>
            <w:bottom w:val="none" w:sz="0" w:space="0" w:color="auto"/>
            <w:right w:val="none" w:sz="0" w:space="0" w:color="auto"/>
          </w:divBdr>
        </w:div>
        <w:div w:id="788015996">
          <w:marLeft w:val="0"/>
          <w:marRight w:val="0"/>
          <w:marTop w:val="0"/>
          <w:marBottom w:val="0"/>
          <w:divBdr>
            <w:top w:val="none" w:sz="0" w:space="0" w:color="auto"/>
            <w:left w:val="none" w:sz="0" w:space="0" w:color="auto"/>
            <w:bottom w:val="none" w:sz="0" w:space="0" w:color="auto"/>
            <w:right w:val="none" w:sz="0" w:space="0" w:color="auto"/>
          </w:divBdr>
        </w:div>
        <w:div w:id="1044523624">
          <w:marLeft w:val="0"/>
          <w:marRight w:val="0"/>
          <w:marTop w:val="0"/>
          <w:marBottom w:val="0"/>
          <w:divBdr>
            <w:top w:val="none" w:sz="0" w:space="0" w:color="auto"/>
            <w:left w:val="none" w:sz="0" w:space="0" w:color="auto"/>
            <w:bottom w:val="none" w:sz="0" w:space="0" w:color="auto"/>
            <w:right w:val="none" w:sz="0" w:space="0" w:color="auto"/>
          </w:divBdr>
        </w:div>
        <w:div w:id="1174681787">
          <w:marLeft w:val="0"/>
          <w:marRight w:val="0"/>
          <w:marTop w:val="0"/>
          <w:marBottom w:val="0"/>
          <w:divBdr>
            <w:top w:val="none" w:sz="0" w:space="0" w:color="auto"/>
            <w:left w:val="none" w:sz="0" w:space="0" w:color="auto"/>
            <w:bottom w:val="none" w:sz="0" w:space="0" w:color="auto"/>
            <w:right w:val="none" w:sz="0" w:space="0" w:color="auto"/>
          </w:divBdr>
        </w:div>
        <w:div w:id="1536696069">
          <w:marLeft w:val="0"/>
          <w:marRight w:val="0"/>
          <w:marTop w:val="0"/>
          <w:marBottom w:val="0"/>
          <w:divBdr>
            <w:top w:val="none" w:sz="0" w:space="0" w:color="auto"/>
            <w:left w:val="none" w:sz="0" w:space="0" w:color="auto"/>
            <w:bottom w:val="none" w:sz="0" w:space="0" w:color="auto"/>
            <w:right w:val="none" w:sz="0" w:space="0" w:color="auto"/>
          </w:divBdr>
        </w:div>
        <w:div w:id="1730377856">
          <w:marLeft w:val="0"/>
          <w:marRight w:val="0"/>
          <w:marTop w:val="0"/>
          <w:marBottom w:val="0"/>
          <w:divBdr>
            <w:top w:val="none" w:sz="0" w:space="0" w:color="auto"/>
            <w:left w:val="none" w:sz="0" w:space="0" w:color="auto"/>
            <w:bottom w:val="none" w:sz="0" w:space="0" w:color="auto"/>
            <w:right w:val="none" w:sz="0" w:space="0" w:color="auto"/>
          </w:divBdr>
        </w:div>
        <w:div w:id="1755934842">
          <w:marLeft w:val="0"/>
          <w:marRight w:val="0"/>
          <w:marTop w:val="0"/>
          <w:marBottom w:val="0"/>
          <w:divBdr>
            <w:top w:val="none" w:sz="0" w:space="0" w:color="auto"/>
            <w:left w:val="none" w:sz="0" w:space="0" w:color="auto"/>
            <w:bottom w:val="none" w:sz="0" w:space="0" w:color="auto"/>
            <w:right w:val="none" w:sz="0" w:space="0" w:color="auto"/>
          </w:divBdr>
        </w:div>
        <w:div w:id="1982730397">
          <w:marLeft w:val="0"/>
          <w:marRight w:val="0"/>
          <w:marTop w:val="0"/>
          <w:marBottom w:val="0"/>
          <w:divBdr>
            <w:top w:val="none" w:sz="0" w:space="0" w:color="auto"/>
            <w:left w:val="none" w:sz="0" w:space="0" w:color="auto"/>
            <w:bottom w:val="none" w:sz="0" w:space="0" w:color="auto"/>
            <w:right w:val="none" w:sz="0" w:space="0" w:color="auto"/>
          </w:divBdr>
        </w:div>
        <w:div w:id="2054383115">
          <w:marLeft w:val="0"/>
          <w:marRight w:val="0"/>
          <w:marTop w:val="0"/>
          <w:marBottom w:val="0"/>
          <w:divBdr>
            <w:top w:val="none" w:sz="0" w:space="0" w:color="auto"/>
            <w:left w:val="none" w:sz="0" w:space="0" w:color="auto"/>
            <w:bottom w:val="none" w:sz="0" w:space="0" w:color="auto"/>
            <w:right w:val="none" w:sz="0" w:space="0" w:color="auto"/>
          </w:divBdr>
        </w:div>
      </w:divsChild>
    </w:div>
    <w:div w:id="1643927748">
      <w:bodyDiv w:val="1"/>
      <w:marLeft w:val="0"/>
      <w:marRight w:val="0"/>
      <w:marTop w:val="0"/>
      <w:marBottom w:val="0"/>
      <w:divBdr>
        <w:top w:val="none" w:sz="0" w:space="0" w:color="auto"/>
        <w:left w:val="none" w:sz="0" w:space="0" w:color="auto"/>
        <w:bottom w:val="none" w:sz="0" w:space="0" w:color="auto"/>
        <w:right w:val="none" w:sz="0" w:space="0" w:color="auto"/>
      </w:divBdr>
    </w:div>
    <w:div w:id="1651402718">
      <w:bodyDiv w:val="1"/>
      <w:marLeft w:val="0"/>
      <w:marRight w:val="0"/>
      <w:marTop w:val="0"/>
      <w:marBottom w:val="0"/>
      <w:divBdr>
        <w:top w:val="none" w:sz="0" w:space="0" w:color="auto"/>
        <w:left w:val="none" w:sz="0" w:space="0" w:color="auto"/>
        <w:bottom w:val="none" w:sz="0" w:space="0" w:color="auto"/>
        <w:right w:val="none" w:sz="0" w:space="0" w:color="auto"/>
      </w:divBdr>
    </w:div>
    <w:div w:id="1654331629">
      <w:bodyDiv w:val="1"/>
      <w:marLeft w:val="0"/>
      <w:marRight w:val="0"/>
      <w:marTop w:val="0"/>
      <w:marBottom w:val="0"/>
      <w:divBdr>
        <w:top w:val="none" w:sz="0" w:space="0" w:color="auto"/>
        <w:left w:val="none" w:sz="0" w:space="0" w:color="auto"/>
        <w:bottom w:val="none" w:sz="0" w:space="0" w:color="auto"/>
        <w:right w:val="none" w:sz="0" w:space="0" w:color="auto"/>
      </w:divBdr>
    </w:div>
    <w:div w:id="1695379706">
      <w:bodyDiv w:val="1"/>
      <w:marLeft w:val="0"/>
      <w:marRight w:val="0"/>
      <w:marTop w:val="0"/>
      <w:marBottom w:val="0"/>
      <w:divBdr>
        <w:top w:val="none" w:sz="0" w:space="0" w:color="auto"/>
        <w:left w:val="none" w:sz="0" w:space="0" w:color="auto"/>
        <w:bottom w:val="none" w:sz="0" w:space="0" w:color="auto"/>
        <w:right w:val="none" w:sz="0" w:space="0" w:color="auto"/>
      </w:divBdr>
      <w:divsChild>
        <w:div w:id="312611500">
          <w:marLeft w:val="0"/>
          <w:marRight w:val="0"/>
          <w:marTop w:val="0"/>
          <w:marBottom w:val="0"/>
          <w:divBdr>
            <w:top w:val="none" w:sz="0" w:space="0" w:color="auto"/>
            <w:left w:val="none" w:sz="0" w:space="0" w:color="auto"/>
            <w:bottom w:val="none" w:sz="0" w:space="0" w:color="auto"/>
            <w:right w:val="none" w:sz="0" w:space="0" w:color="auto"/>
          </w:divBdr>
        </w:div>
        <w:div w:id="1895658206">
          <w:marLeft w:val="0"/>
          <w:marRight w:val="0"/>
          <w:marTop w:val="0"/>
          <w:marBottom w:val="0"/>
          <w:divBdr>
            <w:top w:val="none" w:sz="0" w:space="0" w:color="auto"/>
            <w:left w:val="none" w:sz="0" w:space="0" w:color="auto"/>
            <w:bottom w:val="none" w:sz="0" w:space="0" w:color="auto"/>
            <w:right w:val="none" w:sz="0" w:space="0" w:color="auto"/>
          </w:divBdr>
        </w:div>
      </w:divsChild>
    </w:div>
    <w:div w:id="1697850232">
      <w:bodyDiv w:val="1"/>
      <w:marLeft w:val="0"/>
      <w:marRight w:val="0"/>
      <w:marTop w:val="0"/>
      <w:marBottom w:val="0"/>
      <w:divBdr>
        <w:top w:val="none" w:sz="0" w:space="0" w:color="auto"/>
        <w:left w:val="none" w:sz="0" w:space="0" w:color="auto"/>
        <w:bottom w:val="none" w:sz="0" w:space="0" w:color="auto"/>
        <w:right w:val="none" w:sz="0" w:space="0" w:color="auto"/>
      </w:divBdr>
      <w:divsChild>
        <w:div w:id="75321410">
          <w:marLeft w:val="0"/>
          <w:marRight w:val="0"/>
          <w:marTop w:val="0"/>
          <w:marBottom w:val="0"/>
          <w:divBdr>
            <w:top w:val="none" w:sz="0" w:space="0" w:color="auto"/>
            <w:left w:val="none" w:sz="0" w:space="0" w:color="auto"/>
            <w:bottom w:val="none" w:sz="0" w:space="0" w:color="auto"/>
            <w:right w:val="none" w:sz="0" w:space="0" w:color="auto"/>
          </w:divBdr>
        </w:div>
        <w:div w:id="108938149">
          <w:marLeft w:val="0"/>
          <w:marRight w:val="0"/>
          <w:marTop w:val="0"/>
          <w:marBottom w:val="0"/>
          <w:divBdr>
            <w:top w:val="none" w:sz="0" w:space="0" w:color="auto"/>
            <w:left w:val="none" w:sz="0" w:space="0" w:color="auto"/>
            <w:bottom w:val="none" w:sz="0" w:space="0" w:color="auto"/>
            <w:right w:val="none" w:sz="0" w:space="0" w:color="auto"/>
          </w:divBdr>
        </w:div>
        <w:div w:id="119806002">
          <w:marLeft w:val="0"/>
          <w:marRight w:val="0"/>
          <w:marTop w:val="0"/>
          <w:marBottom w:val="0"/>
          <w:divBdr>
            <w:top w:val="none" w:sz="0" w:space="0" w:color="auto"/>
            <w:left w:val="none" w:sz="0" w:space="0" w:color="auto"/>
            <w:bottom w:val="none" w:sz="0" w:space="0" w:color="auto"/>
            <w:right w:val="none" w:sz="0" w:space="0" w:color="auto"/>
          </w:divBdr>
        </w:div>
        <w:div w:id="421143237">
          <w:marLeft w:val="0"/>
          <w:marRight w:val="0"/>
          <w:marTop w:val="0"/>
          <w:marBottom w:val="0"/>
          <w:divBdr>
            <w:top w:val="none" w:sz="0" w:space="0" w:color="auto"/>
            <w:left w:val="none" w:sz="0" w:space="0" w:color="auto"/>
            <w:bottom w:val="none" w:sz="0" w:space="0" w:color="auto"/>
            <w:right w:val="none" w:sz="0" w:space="0" w:color="auto"/>
          </w:divBdr>
        </w:div>
        <w:div w:id="650209432">
          <w:marLeft w:val="0"/>
          <w:marRight w:val="0"/>
          <w:marTop w:val="0"/>
          <w:marBottom w:val="0"/>
          <w:divBdr>
            <w:top w:val="none" w:sz="0" w:space="0" w:color="auto"/>
            <w:left w:val="none" w:sz="0" w:space="0" w:color="auto"/>
            <w:bottom w:val="none" w:sz="0" w:space="0" w:color="auto"/>
            <w:right w:val="none" w:sz="0" w:space="0" w:color="auto"/>
          </w:divBdr>
        </w:div>
        <w:div w:id="803426213">
          <w:marLeft w:val="0"/>
          <w:marRight w:val="0"/>
          <w:marTop w:val="0"/>
          <w:marBottom w:val="0"/>
          <w:divBdr>
            <w:top w:val="none" w:sz="0" w:space="0" w:color="auto"/>
            <w:left w:val="none" w:sz="0" w:space="0" w:color="auto"/>
            <w:bottom w:val="none" w:sz="0" w:space="0" w:color="auto"/>
            <w:right w:val="none" w:sz="0" w:space="0" w:color="auto"/>
          </w:divBdr>
        </w:div>
        <w:div w:id="1055274709">
          <w:marLeft w:val="0"/>
          <w:marRight w:val="0"/>
          <w:marTop w:val="0"/>
          <w:marBottom w:val="0"/>
          <w:divBdr>
            <w:top w:val="none" w:sz="0" w:space="0" w:color="auto"/>
            <w:left w:val="none" w:sz="0" w:space="0" w:color="auto"/>
            <w:bottom w:val="none" w:sz="0" w:space="0" w:color="auto"/>
            <w:right w:val="none" w:sz="0" w:space="0" w:color="auto"/>
          </w:divBdr>
        </w:div>
        <w:div w:id="1165165401">
          <w:marLeft w:val="0"/>
          <w:marRight w:val="0"/>
          <w:marTop w:val="0"/>
          <w:marBottom w:val="0"/>
          <w:divBdr>
            <w:top w:val="none" w:sz="0" w:space="0" w:color="auto"/>
            <w:left w:val="none" w:sz="0" w:space="0" w:color="auto"/>
            <w:bottom w:val="none" w:sz="0" w:space="0" w:color="auto"/>
            <w:right w:val="none" w:sz="0" w:space="0" w:color="auto"/>
          </w:divBdr>
        </w:div>
        <w:div w:id="1306162497">
          <w:marLeft w:val="0"/>
          <w:marRight w:val="0"/>
          <w:marTop w:val="0"/>
          <w:marBottom w:val="0"/>
          <w:divBdr>
            <w:top w:val="none" w:sz="0" w:space="0" w:color="auto"/>
            <w:left w:val="none" w:sz="0" w:space="0" w:color="auto"/>
            <w:bottom w:val="none" w:sz="0" w:space="0" w:color="auto"/>
            <w:right w:val="none" w:sz="0" w:space="0" w:color="auto"/>
          </w:divBdr>
        </w:div>
        <w:div w:id="1481268567">
          <w:marLeft w:val="0"/>
          <w:marRight w:val="0"/>
          <w:marTop w:val="0"/>
          <w:marBottom w:val="0"/>
          <w:divBdr>
            <w:top w:val="none" w:sz="0" w:space="0" w:color="auto"/>
            <w:left w:val="none" w:sz="0" w:space="0" w:color="auto"/>
            <w:bottom w:val="none" w:sz="0" w:space="0" w:color="auto"/>
            <w:right w:val="none" w:sz="0" w:space="0" w:color="auto"/>
          </w:divBdr>
        </w:div>
        <w:div w:id="1493910172">
          <w:marLeft w:val="0"/>
          <w:marRight w:val="0"/>
          <w:marTop w:val="0"/>
          <w:marBottom w:val="0"/>
          <w:divBdr>
            <w:top w:val="none" w:sz="0" w:space="0" w:color="auto"/>
            <w:left w:val="none" w:sz="0" w:space="0" w:color="auto"/>
            <w:bottom w:val="none" w:sz="0" w:space="0" w:color="auto"/>
            <w:right w:val="none" w:sz="0" w:space="0" w:color="auto"/>
          </w:divBdr>
        </w:div>
        <w:div w:id="1791970469">
          <w:marLeft w:val="0"/>
          <w:marRight w:val="0"/>
          <w:marTop w:val="0"/>
          <w:marBottom w:val="0"/>
          <w:divBdr>
            <w:top w:val="none" w:sz="0" w:space="0" w:color="auto"/>
            <w:left w:val="none" w:sz="0" w:space="0" w:color="auto"/>
            <w:bottom w:val="none" w:sz="0" w:space="0" w:color="auto"/>
            <w:right w:val="none" w:sz="0" w:space="0" w:color="auto"/>
          </w:divBdr>
        </w:div>
        <w:div w:id="1875651212">
          <w:marLeft w:val="0"/>
          <w:marRight w:val="0"/>
          <w:marTop w:val="0"/>
          <w:marBottom w:val="0"/>
          <w:divBdr>
            <w:top w:val="none" w:sz="0" w:space="0" w:color="auto"/>
            <w:left w:val="none" w:sz="0" w:space="0" w:color="auto"/>
            <w:bottom w:val="none" w:sz="0" w:space="0" w:color="auto"/>
            <w:right w:val="none" w:sz="0" w:space="0" w:color="auto"/>
          </w:divBdr>
        </w:div>
        <w:div w:id="2077167018">
          <w:marLeft w:val="0"/>
          <w:marRight w:val="0"/>
          <w:marTop w:val="0"/>
          <w:marBottom w:val="0"/>
          <w:divBdr>
            <w:top w:val="none" w:sz="0" w:space="0" w:color="auto"/>
            <w:left w:val="none" w:sz="0" w:space="0" w:color="auto"/>
            <w:bottom w:val="none" w:sz="0" w:space="0" w:color="auto"/>
            <w:right w:val="none" w:sz="0" w:space="0" w:color="auto"/>
          </w:divBdr>
        </w:div>
        <w:div w:id="2096628946">
          <w:marLeft w:val="0"/>
          <w:marRight w:val="0"/>
          <w:marTop w:val="0"/>
          <w:marBottom w:val="0"/>
          <w:divBdr>
            <w:top w:val="none" w:sz="0" w:space="0" w:color="auto"/>
            <w:left w:val="none" w:sz="0" w:space="0" w:color="auto"/>
            <w:bottom w:val="none" w:sz="0" w:space="0" w:color="auto"/>
            <w:right w:val="none" w:sz="0" w:space="0" w:color="auto"/>
          </w:divBdr>
        </w:div>
      </w:divsChild>
    </w:div>
    <w:div w:id="1704790583">
      <w:bodyDiv w:val="1"/>
      <w:marLeft w:val="0"/>
      <w:marRight w:val="0"/>
      <w:marTop w:val="0"/>
      <w:marBottom w:val="0"/>
      <w:divBdr>
        <w:top w:val="none" w:sz="0" w:space="0" w:color="auto"/>
        <w:left w:val="none" w:sz="0" w:space="0" w:color="auto"/>
        <w:bottom w:val="none" w:sz="0" w:space="0" w:color="auto"/>
        <w:right w:val="none" w:sz="0" w:space="0" w:color="auto"/>
      </w:divBdr>
      <w:divsChild>
        <w:div w:id="350837018">
          <w:marLeft w:val="0"/>
          <w:marRight w:val="0"/>
          <w:marTop w:val="0"/>
          <w:marBottom w:val="0"/>
          <w:divBdr>
            <w:top w:val="none" w:sz="0" w:space="0" w:color="auto"/>
            <w:left w:val="none" w:sz="0" w:space="0" w:color="auto"/>
            <w:bottom w:val="none" w:sz="0" w:space="0" w:color="auto"/>
            <w:right w:val="none" w:sz="0" w:space="0" w:color="auto"/>
          </w:divBdr>
        </w:div>
        <w:div w:id="371537828">
          <w:marLeft w:val="0"/>
          <w:marRight w:val="0"/>
          <w:marTop w:val="0"/>
          <w:marBottom w:val="0"/>
          <w:divBdr>
            <w:top w:val="none" w:sz="0" w:space="0" w:color="auto"/>
            <w:left w:val="none" w:sz="0" w:space="0" w:color="auto"/>
            <w:bottom w:val="none" w:sz="0" w:space="0" w:color="auto"/>
            <w:right w:val="none" w:sz="0" w:space="0" w:color="auto"/>
          </w:divBdr>
        </w:div>
        <w:div w:id="669715268">
          <w:marLeft w:val="0"/>
          <w:marRight w:val="0"/>
          <w:marTop w:val="0"/>
          <w:marBottom w:val="0"/>
          <w:divBdr>
            <w:top w:val="none" w:sz="0" w:space="0" w:color="auto"/>
            <w:left w:val="none" w:sz="0" w:space="0" w:color="auto"/>
            <w:bottom w:val="none" w:sz="0" w:space="0" w:color="auto"/>
            <w:right w:val="none" w:sz="0" w:space="0" w:color="auto"/>
          </w:divBdr>
        </w:div>
        <w:div w:id="675613900">
          <w:marLeft w:val="0"/>
          <w:marRight w:val="0"/>
          <w:marTop w:val="0"/>
          <w:marBottom w:val="0"/>
          <w:divBdr>
            <w:top w:val="none" w:sz="0" w:space="0" w:color="auto"/>
            <w:left w:val="none" w:sz="0" w:space="0" w:color="auto"/>
            <w:bottom w:val="none" w:sz="0" w:space="0" w:color="auto"/>
            <w:right w:val="none" w:sz="0" w:space="0" w:color="auto"/>
          </w:divBdr>
        </w:div>
        <w:div w:id="690690272">
          <w:marLeft w:val="0"/>
          <w:marRight w:val="0"/>
          <w:marTop w:val="0"/>
          <w:marBottom w:val="0"/>
          <w:divBdr>
            <w:top w:val="none" w:sz="0" w:space="0" w:color="auto"/>
            <w:left w:val="none" w:sz="0" w:space="0" w:color="auto"/>
            <w:bottom w:val="none" w:sz="0" w:space="0" w:color="auto"/>
            <w:right w:val="none" w:sz="0" w:space="0" w:color="auto"/>
          </w:divBdr>
        </w:div>
        <w:div w:id="693920909">
          <w:marLeft w:val="0"/>
          <w:marRight w:val="0"/>
          <w:marTop w:val="0"/>
          <w:marBottom w:val="0"/>
          <w:divBdr>
            <w:top w:val="none" w:sz="0" w:space="0" w:color="auto"/>
            <w:left w:val="none" w:sz="0" w:space="0" w:color="auto"/>
            <w:bottom w:val="none" w:sz="0" w:space="0" w:color="auto"/>
            <w:right w:val="none" w:sz="0" w:space="0" w:color="auto"/>
          </w:divBdr>
        </w:div>
        <w:div w:id="845166947">
          <w:marLeft w:val="0"/>
          <w:marRight w:val="0"/>
          <w:marTop w:val="0"/>
          <w:marBottom w:val="0"/>
          <w:divBdr>
            <w:top w:val="none" w:sz="0" w:space="0" w:color="auto"/>
            <w:left w:val="none" w:sz="0" w:space="0" w:color="auto"/>
            <w:bottom w:val="none" w:sz="0" w:space="0" w:color="auto"/>
            <w:right w:val="none" w:sz="0" w:space="0" w:color="auto"/>
          </w:divBdr>
        </w:div>
        <w:div w:id="950548838">
          <w:marLeft w:val="0"/>
          <w:marRight w:val="0"/>
          <w:marTop w:val="0"/>
          <w:marBottom w:val="0"/>
          <w:divBdr>
            <w:top w:val="none" w:sz="0" w:space="0" w:color="auto"/>
            <w:left w:val="none" w:sz="0" w:space="0" w:color="auto"/>
            <w:bottom w:val="none" w:sz="0" w:space="0" w:color="auto"/>
            <w:right w:val="none" w:sz="0" w:space="0" w:color="auto"/>
          </w:divBdr>
        </w:div>
        <w:div w:id="1263878951">
          <w:marLeft w:val="0"/>
          <w:marRight w:val="0"/>
          <w:marTop w:val="0"/>
          <w:marBottom w:val="0"/>
          <w:divBdr>
            <w:top w:val="none" w:sz="0" w:space="0" w:color="auto"/>
            <w:left w:val="none" w:sz="0" w:space="0" w:color="auto"/>
            <w:bottom w:val="none" w:sz="0" w:space="0" w:color="auto"/>
            <w:right w:val="none" w:sz="0" w:space="0" w:color="auto"/>
          </w:divBdr>
        </w:div>
        <w:div w:id="2130005071">
          <w:marLeft w:val="0"/>
          <w:marRight w:val="0"/>
          <w:marTop w:val="0"/>
          <w:marBottom w:val="0"/>
          <w:divBdr>
            <w:top w:val="none" w:sz="0" w:space="0" w:color="auto"/>
            <w:left w:val="none" w:sz="0" w:space="0" w:color="auto"/>
            <w:bottom w:val="none" w:sz="0" w:space="0" w:color="auto"/>
            <w:right w:val="none" w:sz="0" w:space="0" w:color="auto"/>
          </w:divBdr>
        </w:div>
      </w:divsChild>
    </w:div>
    <w:div w:id="1716193697">
      <w:bodyDiv w:val="1"/>
      <w:marLeft w:val="0"/>
      <w:marRight w:val="0"/>
      <w:marTop w:val="0"/>
      <w:marBottom w:val="0"/>
      <w:divBdr>
        <w:top w:val="none" w:sz="0" w:space="0" w:color="auto"/>
        <w:left w:val="none" w:sz="0" w:space="0" w:color="auto"/>
        <w:bottom w:val="none" w:sz="0" w:space="0" w:color="auto"/>
        <w:right w:val="none" w:sz="0" w:space="0" w:color="auto"/>
      </w:divBdr>
      <w:divsChild>
        <w:div w:id="36783016">
          <w:marLeft w:val="0"/>
          <w:marRight w:val="0"/>
          <w:marTop w:val="0"/>
          <w:marBottom w:val="0"/>
          <w:divBdr>
            <w:top w:val="none" w:sz="0" w:space="0" w:color="auto"/>
            <w:left w:val="none" w:sz="0" w:space="0" w:color="auto"/>
            <w:bottom w:val="none" w:sz="0" w:space="0" w:color="auto"/>
            <w:right w:val="none" w:sz="0" w:space="0" w:color="auto"/>
          </w:divBdr>
        </w:div>
        <w:div w:id="339548751">
          <w:marLeft w:val="0"/>
          <w:marRight w:val="0"/>
          <w:marTop w:val="0"/>
          <w:marBottom w:val="0"/>
          <w:divBdr>
            <w:top w:val="none" w:sz="0" w:space="0" w:color="auto"/>
            <w:left w:val="none" w:sz="0" w:space="0" w:color="auto"/>
            <w:bottom w:val="none" w:sz="0" w:space="0" w:color="auto"/>
            <w:right w:val="none" w:sz="0" w:space="0" w:color="auto"/>
          </w:divBdr>
        </w:div>
        <w:div w:id="362948806">
          <w:marLeft w:val="0"/>
          <w:marRight w:val="0"/>
          <w:marTop w:val="0"/>
          <w:marBottom w:val="0"/>
          <w:divBdr>
            <w:top w:val="none" w:sz="0" w:space="0" w:color="auto"/>
            <w:left w:val="none" w:sz="0" w:space="0" w:color="auto"/>
            <w:bottom w:val="none" w:sz="0" w:space="0" w:color="auto"/>
            <w:right w:val="none" w:sz="0" w:space="0" w:color="auto"/>
          </w:divBdr>
        </w:div>
        <w:div w:id="376123491">
          <w:marLeft w:val="0"/>
          <w:marRight w:val="0"/>
          <w:marTop w:val="0"/>
          <w:marBottom w:val="0"/>
          <w:divBdr>
            <w:top w:val="none" w:sz="0" w:space="0" w:color="auto"/>
            <w:left w:val="none" w:sz="0" w:space="0" w:color="auto"/>
            <w:bottom w:val="none" w:sz="0" w:space="0" w:color="auto"/>
            <w:right w:val="none" w:sz="0" w:space="0" w:color="auto"/>
          </w:divBdr>
        </w:div>
        <w:div w:id="378821215">
          <w:marLeft w:val="0"/>
          <w:marRight w:val="0"/>
          <w:marTop w:val="0"/>
          <w:marBottom w:val="0"/>
          <w:divBdr>
            <w:top w:val="none" w:sz="0" w:space="0" w:color="auto"/>
            <w:left w:val="none" w:sz="0" w:space="0" w:color="auto"/>
            <w:bottom w:val="none" w:sz="0" w:space="0" w:color="auto"/>
            <w:right w:val="none" w:sz="0" w:space="0" w:color="auto"/>
          </w:divBdr>
        </w:div>
        <w:div w:id="467012026">
          <w:marLeft w:val="0"/>
          <w:marRight w:val="0"/>
          <w:marTop w:val="0"/>
          <w:marBottom w:val="0"/>
          <w:divBdr>
            <w:top w:val="none" w:sz="0" w:space="0" w:color="auto"/>
            <w:left w:val="none" w:sz="0" w:space="0" w:color="auto"/>
            <w:bottom w:val="none" w:sz="0" w:space="0" w:color="auto"/>
            <w:right w:val="none" w:sz="0" w:space="0" w:color="auto"/>
          </w:divBdr>
        </w:div>
        <w:div w:id="658844646">
          <w:marLeft w:val="0"/>
          <w:marRight w:val="0"/>
          <w:marTop w:val="0"/>
          <w:marBottom w:val="0"/>
          <w:divBdr>
            <w:top w:val="none" w:sz="0" w:space="0" w:color="auto"/>
            <w:left w:val="none" w:sz="0" w:space="0" w:color="auto"/>
            <w:bottom w:val="none" w:sz="0" w:space="0" w:color="auto"/>
            <w:right w:val="none" w:sz="0" w:space="0" w:color="auto"/>
          </w:divBdr>
        </w:div>
        <w:div w:id="670330365">
          <w:marLeft w:val="0"/>
          <w:marRight w:val="0"/>
          <w:marTop w:val="0"/>
          <w:marBottom w:val="0"/>
          <w:divBdr>
            <w:top w:val="none" w:sz="0" w:space="0" w:color="auto"/>
            <w:left w:val="none" w:sz="0" w:space="0" w:color="auto"/>
            <w:bottom w:val="none" w:sz="0" w:space="0" w:color="auto"/>
            <w:right w:val="none" w:sz="0" w:space="0" w:color="auto"/>
          </w:divBdr>
        </w:div>
        <w:div w:id="749237163">
          <w:marLeft w:val="0"/>
          <w:marRight w:val="0"/>
          <w:marTop w:val="0"/>
          <w:marBottom w:val="0"/>
          <w:divBdr>
            <w:top w:val="none" w:sz="0" w:space="0" w:color="auto"/>
            <w:left w:val="none" w:sz="0" w:space="0" w:color="auto"/>
            <w:bottom w:val="none" w:sz="0" w:space="0" w:color="auto"/>
            <w:right w:val="none" w:sz="0" w:space="0" w:color="auto"/>
          </w:divBdr>
        </w:div>
        <w:div w:id="758528621">
          <w:marLeft w:val="0"/>
          <w:marRight w:val="0"/>
          <w:marTop w:val="0"/>
          <w:marBottom w:val="0"/>
          <w:divBdr>
            <w:top w:val="none" w:sz="0" w:space="0" w:color="auto"/>
            <w:left w:val="none" w:sz="0" w:space="0" w:color="auto"/>
            <w:bottom w:val="none" w:sz="0" w:space="0" w:color="auto"/>
            <w:right w:val="none" w:sz="0" w:space="0" w:color="auto"/>
          </w:divBdr>
        </w:div>
        <w:div w:id="777867814">
          <w:marLeft w:val="0"/>
          <w:marRight w:val="0"/>
          <w:marTop w:val="0"/>
          <w:marBottom w:val="0"/>
          <w:divBdr>
            <w:top w:val="none" w:sz="0" w:space="0" w:color="auto"/>
            <w:left w:val="none" w:sz="0" w:space="0" w:color="auto"/>
            <w:bottom w:val="none" w:sz="0" w:space="0" w:color="auto"/>
            <w:right w:val="none" w:sz="0" w:space="0" w:color="auto"/>
          </w:divBdr>
        </w:div>
        <w:div w:id="976569738">
          <w:marLeft w:val="0"/>
          <w:marRight w:val="0"/>
          <w:marTop w:val="0"/>
          <w:marBottom w:val="0"/>
          <w:divBdr>
            <w:top w:val="none" w:sz="0" w:space="0" w:color="auto"/>
            <w:left w:val="none" w:sz="0" w:space="0" w:color="auto"/>
            <w:bottom w:val="none" w:sz="0" w:space="0" w:color="auto"/>
            <w:right w:val="none" w:sz="0" w:space="0" w:color="auto"/>
          </w:divBdr>
        </w:div>
        <w:div w:id="1005784414">
          <w:marLeft w:val="0"/>
          <w:marRight w:val="0"/>
          <w:marTop w:val="0"/>
          <w:marBottom w:val="0"/>
          <w:divBdr>
            <w:top w:val="none" w:sz="0" w:space="0" w:color="auto"/>
            <w:left w:val="none" w:sz="0" w:space="0" w:color="auto"/>
            <w:bottom w:val="none" w:sz="0" w:space="0" w:color="auto"/>
            <w:right w:val="none" w:sz="0" w:space="0" w:color="auto"/>
          </w:divBdr>
        </w:div>
        <w:div w:id="1008871813">
          <w:marLeft w:val="0"/>
          <w:marRight w:val="0"/>
          <w:marTop w:val="0"/>
          <w:marBottom w:val="0"/>
          <w:divBdr>
            <w:top w:val="none" w:sz="0" w:space="0" w:color="auto"/>
            <w:left w:val="none" w:sz="0" w:space="0" w:color="auto"/>
            <w:bottom w:val="none" w:sz="0" w:space="0" w:color="auto"/>
            <w:right w:val="none" w:sz="0" w:space="0" w:color="auto"/>
          </w:divBdr>
        </w:div>
        <w:div w:id="1224147360">
          <w:marLeft w:val="0"/>
          <w:marRight w:val="0"/>
          <w:marTop w:val="0"/>
          <w:marBottom w:val="0"/>
          <w:divBdr>
            <w:top w:val="none" w:sz="0" w:space="0" w:color="auto"/>
            <w:left w:val="none" w:sz="0" w:space="0" w:color="auto"/>
            <w:bottom w:val="none" w:sz="0" w:space="0" w:color="auto"/>
            <w:right w:val="none" w:sz="0" w:space="0" w:color="auto"/>
          </w:divBdr>
        </w:div>
        <w:div w:id="1308045095">
          <w:marLeft w:val="0"/>
          <w:marRight w:val="0"/>
          <w:marTop w:val="0"/>
          <w:marBottom w:val="0"/>
          <w:divBdr>
            <w:top w:val="none" w:sz="0" w:space="0" w:color="auto"/>
            <w:left w:val="none" w:sz="0" w:space="0" w:color="auto"/>
            <w:bottom w:val="none" w:sz="0" w:space="0" w:color="auto"/>
            <w:right w:val="none" w:sz="0" w:space="0" w:color="auto"/>
          </w:divBdr>
        </w:div>
        <w:div w:id="1472358430">
          <w:marLeft w:val="0"/>
          <w:marRight w:val="0"/>
          <w:marTop w:val="0"/>
          <w:marBottom w:val="0"/>
          <w:divBdr>
            <w:top w:val="none" w:sz="0" w:space="0" w:color="auto"/>
            <w:left w:val="none" w:sz="0" w:space="0" w:color="auto"/>
            <w:bottom w:val="none" w:sz="0" w:space="0" w:color="auto"/>
            <w:right w:val="none" w:sz="0" w:space="0" w:color="auto"/>
          </w:divBdr>
        </w:div>
        <w:div w:id="1577933924">
          <w:marLeft w:val="0"/>
          <w:marRight w:val="0"/>
          <w:marTop w:val="0"/>
          <w:marBottom w:val="0"/>
          <w:divBdr>
            <w:top w:val="none" w:sz="0" w:space="0" w:color="auto"/>
            <w:left w:val="none" w:sz="0" w:space="0" w:color="auto"/>
            <w:bottom w:val="none" w:sz="0" w:space="0" w:color="auto"/>
            <w:right w:val="none" w:sz="0" w:space="0" w:color="auto"/>
          </w:divBdr>
        </w:div>
        <w:div w:id="1805736681">
          <w:marLeft w:val="0"/>
          <w:marRight w:val="0"/>
          <w:marTop w:val="0"/>
          <w:marBottom w:val="0"/>
          <w:divBdr>
            <w:top w:val="none" w:sz="0" w:space="0" w:color="auto"/>
            <w:left w:val="none" w:sz="0" w:space="0" w:color="auto"/>
            <w:bottom w:val="none" w:sz="0" w:space="0" w:color="auto"/>
            <w:right w:val="none" w:sz="0" w:space="0" w:color="auto"/>
          </w:divBdr>
        </w:div>
        <w:div w:id="1811897568">
          <w:marLeft w:val="0"/>
          <w:marRight w:val="0"/>
          <w:marTop w:val="0"/>
          <w:marBottom w:val="0"/>
          <w:divBdr>
            <w:top w:val="none" w:sz="0" w:space="0" w:color="auto"/>
            <w:left w:val="none" w:sz="0" w:space="0" w:color="auto"/>
            <w:bottom w:val="none" w:sz="0" w:space="0" w:color="auto"/>
            <w:right w:val="none" w:sz="0" w:space="0" w:color="auto"/>
          </w:divBdr>
        </w:div>
        <w:div w:id="1812600024">
          <w:marLeft w:val="0"/>
          <w:marRight w:val="0"/>
          <w:marTop w:val="0"/>
          <w:marBottom w:val="0"/>
          <w:divBdr>
            <w:top w:val="none" w:sz="0" w:space="0" w:color="auto"/>
            <w:left w:val="none" w:sz="0" w:space="0" w:color="auto"/>
            <w:bottom w:val="none" w:sz="0" w:space="0" w:color="auto"/>
            <w:right w:val="none" w:sz="0" w:space="0" w:color="auto"/>
          </w:divBdr>
        </w:div>
      </w:divsChild>
    </w:div>
    <w:div w:id="1741712087">
      <w:bodyDiv w:val="1"/>
      <w:marLeft w:val="0"/>
      <w:marRight w:val="0"/>
      <w:marTop w:val="0"/>
      <w:marBottom w:val="0"/>
      <w:divBdr>
        <w:top w:val="none" w:sz="0" w:space="0" w:color="auto"/>
        <w:left w:val="none" w:sz="0" w:space="0" w:color="auto"/>
        <w:bottom w:val="none" w:sz="0" w:space="0" w:color="auto"/>
        <w:right w:val="none" w:sz="0" w:space="0" w:color="auto"/>
      </w:divBdr>
      <w:divsChild>
        <w:div w:id="2116248816">
          <w:marLeft w:val="0"/>
          <w:marRight w:val="0"/>
          <w:marTop w:val="0"/>
          <w:marBottom w:val="0"/>
          <w:divBdr>
            <w:top w:val="none" w:sz="0" w:space="0" w:color="auto"/>
            <w:left w:val="none" w:sz="0" w:space="0" w:color="auto"/>
            <w:bottom w:val="none" w:sz="0" w:space="0" w:color="auto"/>
            <w:right w:val="none" w:sz="0" w:space="0" w:color="auto"/>
          </w:divBdr>
        </w:div>
      </w:divsChild>
    </w:div>
    <w:div w:id="1741899319">
      <w:bodyDiv w:val="1"/>
      <w:marLeft w:val="0"/>
      <w:marRight w:val="0"/>
      <w:marTop w:val="0"/>
      <w:marBottom w:val="0"/>
      <w:divBdr>
        <w:top w:val="none" w:sz="0" w:space="0" w:color="auto"/>
        <w:left w:val="none" w:sz="0" w:space="0" w:color="auto"/>
        <w:bottom w:val="none" w:sz="0" w:space="0" w:color="auto"/>
        <w:right w:val="none" w:sz="0" w:space="0" w:color="auto"/>
      </w:divBdr>
    </w:div>
    <w:div w:id="1787961988">
      <w:bodyDiv w:val="1"/>
      <w:marLeft w:val="0"/>
      <w:marRight w:val="0"/>
      <w:marTop w:val="0"/>
      <w:marBottom w:val="0"/>
      <w:divBdr>
        <w:top w:val="none" w:sz="0" w:space="0" w:color="auto"/>
        <w:left w:val="none" w:sz="0" w:space="0" w:color="auto"/>
        <w:bottom w:val="none" w:sz="0" w:space="0" w:color="auto"/>
        <w:right w:val="none" w:sz="0" w:space="0" w:color="auto"/>
      </w:divBdr>
    </w:div>
    <w:div w:id="1792704035">
      <w:bodyDiv w:val="1"/>
      <w:marLeft w:val="0"/>
      <w:marRight w:val="0"/>
      <w:marTop w:val="0"/>
      <w:marBottom w:val="0"/>
      <w:divBdr>
        <w:top w:val="none" w:sz="0" w:space="0" w:color="auto"/>
        <w:left w:val="none" w:sz="0" w:space="0" w:color="auto"/>
        <w:bottom w:val="none" w:sz="0" w:space="0" w:color="auto"/>
        <w:right w:val="none" w:sz="0" w:space="0" w:color="auto"/>
      </w:divBdr>
      <w:divsChild>
        <w:div w:id="81268322">
          <w:marLeft w:val="0"/>
          <w:marRight w:val="0"/>
          <w:marTop w:val="0"/>
          <w:marBottom w:val="0"/>
          <w:divBdr>
            <w:top w:val="none" w:sz="0" w:space="0" w:color="auto"/>
            <w:left w:val="none" w:sz="0" w:space="0" w:color="auto"/>
            <w:bottom w:val="none" w:sz="0" w:space="0" w:color="auto"/>
            <w:right w:val="none" w:sz="0" w:space="0" w:color="auto"/>
          </w:divBdr>
        </w:div>
        <w:div w:id="98256548">
          <w:marLeft w:val="0"/>
          <w:marRight w:val="0"/>
          <w:marTop w:val="0"/>
          <w:marBottom w:val="0"/>
          <w:divBdr>
            <w:top w:val="none" w:sz="0" w:space="0" w:color="auto"/>
            <w:left w:val="none" w:sz="0" w:space="0" w:color="auto"/>
            <w:bottom w:val="none" w:sz="0" w:space="0" w:color="auto"/>
            <w:right w:val="none" w:sz="0" w:space="0" w:color="auto"/>
          </w:divBdr>
        </w:div>
        <w:div w:id="121120845">
          <w:marLeft w:val="0"/>
          <w:marRight w:val="0"/>
          <w:marTop w:val="0"/>
          <w:marBottom w:val="0"/>
          <w:divBdr>
            <w:top w:val="none" w:sz="0" w:space="0" w:color="auto"/>
            <w:left w:val="none" w:sz="0" w:space="0" w:color="auto"/>
            <w:bottom w:val="none" w:sz="0" w:space="0" w:color="auto"/>
            <w:right w:val="none" w:sz="0" w:space="0" w:color="auto"/>
          </w:divBdr>
        </w:div>
        <w:div w:id="348920154">
          <w:marLeft w:val="0"/>
          <w:marRight w:val="0"/>
          <w:marTop w:val="0"/>
          <w:marBottom w:val="0"/>
          <w:divBdr>
            <w:top w:val="none" w:sz="0" w:space="0" w:color="auto"/>
            <w:left w:val="none" w:sz="0" w:space="0" w:color="auto"/>
            <w:bottom w:val="none" w:sz="0" w:space="0" w:color="auto"/>
            <w:right w:val="none" w:sz="0" w:space="0" w:color="auto"/>
          </w:divBdr>
        </w:div>
        <w:div w:id="361982558">
          <w:marLeft w:val="0"/>
          <w:marRight w:val="0"/>
          <w:marTop w:val="0"/>
          <w:marBottom w:val="0"/>
          <w:divBdr>
            <w:top w:val="none" w:sz="0" w:space="0" w:color="auto"/>
            <w:left w:val="none" w:sz="0" w:space="0" w:color="auto"/>
            <w:bottom w:val="none" w:sz="0" w:space="0" w:color="auto"/>
            <w:right w:val="none" w:sz="0" w:space="0" w:color="auto"/>
          </w:divBdr>
        </w:div>
        <w:div w:id="380175519">
          <w:marLeft w:val="0"/>
          <w:marRight w:val="0"/>
          <w:marTop w:val="0"/>
          <w:marBottom w:val="0"/>
          <w:divBdr>
            <w:top w:val="none" w:sz="0" w:space="0" w:color="auto"/>
            <w:left w:val="none" w:sz="0" w:space="0" w:color="auto"/>
            <w:bottom w:val="none" w:sz="0" w:space="0" w:color="auto"/>
            <w:right w:val="none" w:sz="0" w:space="0" w:color="auto"/>
          </w:divBdr>
        </w:div>
        <w:div w:id="415905854">
          <w:marLeft w:val="0"/>
          <w:marRight w:val="0"/>
          <w:marTop w:val="0"/>
          <w:marBottom w:val="0"/>
          <w:divBdr>
            <w:top w:val="none" w:sz="0" w:space="0" w:color="auto"/>
            <w:left w:val="none" w:sz="0" w:space="0" w:color="auto"/>
            <w:bottom w:val="none" w:sz="0" w:space="0" w:color="auto"/>
            <w:right w:val="none" w:sz="0" w:space="0" w:color="auto"/>
          </w:divBdr>
        </w:div>
        <w:div w:id="607977557">
          <w:marLeft w:val="0"/>
          <w:marRight w:val="0"/>
          <w:marTop w:val="0"/>
          <w:marBottom w:val="0"/>
          <w:divBdr>
            <w:top w:val="none" w:sz="0" w:space="0" w:color="auto"/>
            <w:left w:val="none" w:sz="0" w:space="0" w:color="auto"/>
            <w:bottom w:val="none" w:sz="0" w:space="0" w:color="auto"/>
            <w:right w:val="none" w:sz="0" w:space="0" w:color="auto"/>
          </w:divBdr>
        </w:div>
        <w:div w:id="857501189">
          <w:marLeft w:val="0"/>
          <w:marRight w:val="0"/>
          <w:marTop w:val="0"/>
          <w:marBottom w:val="0"/>
          <w:divBdr>
            <w:top w:val="none" w:sz="0" w:space="0" w:color="auto"/>
            <w:left w:val="none" w:sz="0" w:space="0" w:color="auto"/>
            <w:bottom w:val="none" w:sz="0" w:space="0" w:color="auto"/>
            <w:right w:val="none" w:sz="0" w:space="0" w:color="auto"/>
          </w:divBdr>
        </w:div>
        <w:div w:id="899250009">
          <w:marLeft w:val="0"/>
          <w:marRight w:val="0"/>
          <w:marTop w:val="0"/>
          <w:marBottom w:val="0"/>
          <w:divBdr>
            <w:top w:val="none" w:sz="0" w:space="0" w:color="auto"/>
            <w:left w:val="none" w:sz="0" w:space="0" w:color="auto"/>
            <w:bottom w:val="none" w:sz="0" w:space="0" w:color="auto"/>
            <w:right w:val="none" w:sz="0" w:space="0" w:color="auto"/>
          </w:divBdr>
        </w:div>
        <w:div w:id="951546468">
          <w:marLeft w:val="0"/>
          <w:marRight w:val="0"/>
          <w:marTop w:val="0"/>
          <w:marBottom w:val="0"/>
          <w:divBdr>
            <w:top w:val="none" w:sz="0" w:space="0" w:color="auto"/>
            <w:left w:val="none" w:sz="0" w:space="0" w:color="auto"/>
            <w:bottom w:val="none" w:sz="0" w:space="0" w:color="auto"/>
            <w:right w:val="none" w:sz="0" w:space="0" w:color="auto"/>
          </w:divBdr>
        </w:div>
        <w:div w:id="1171601856">
          <w:marLeft w:val="0"/>
          <w:marRight w:val="0"/>
          <w:marTop w:val="0"/>
          <w:marBottom w:val="0"/>
          <w:divBdr>
            <w:top w:val="none" w:sz="0" w:space="0" w:color="auto"/>
            <w:left w:val="none" w:sz="0" w:space="0" w:color="auto"/>
            <w:bottom w:val="none" w:sz="0" w:space="0" w:color="auto"/>
            <w:right w:val="none" w:sz="0" w:space="0" w:color="auto"/>
          </w:divBdr>
        </w:div>
        <w:div w:id="1319917962">
          <w:marLeft w:val="0"/>
          <w:marRight w:val="0"/>
          <w:marTop w:val="0"/>
          <w:marBottom w:val="0"/>
          <w:divBdr>
            <w:top w:val="none" w:sz="0" w:space="0" w:color="auto"/>
            <w:left w:val="none" w:sz="0" w:space="0" w:color="auto"/>
            <w:bottom w:val="none" w:sz="0" w:space="0" w:color="auto"/>
            <w:right w:val="none" w:sz="0" w:space="0" w:color="auto"/>
          </w:divBdr>
        </w:div>
        <w:div w:id="1475174563">
          <w:marLeft w:val="0"/>
          <w:marRight w:val="0"/>
          <w:marTop w:val="0"/>
          <w:marBottom w:val="0"/>
          <w:divBdr>
            <w:top w:val="none" w:sz="0" w:space="0" w:color="auto"/>
            <w:left w:val="none" w:sz="0" w:space="0" w:color="auto"/>
            <w:bottom w:val="none" w:sz="0" w:space="0" w:color="auto"/>
            <w:right w:val="none" w:sz="0" w:space="0" w:color="auto"/>
          </w:divBdr>
        </w:div>
        <w:div w:id="1478256667">
          <w:marLeft w:val="0"/>
          <w:marRight w:val="0"/>
          <w:marTop w:val="0"/>
          <w:marBottom w:val="0"/>
          <w:divBdr>
            <w:top w:val="none" w:sz="0" w:space="0" w:color="auto"/>
            <w:left w:val="none" w:sz="0" w:space="0" w:color="auto"/>
            <w:bottom w:val="none" w:sz="0" w:space="0" w:color="auto"/>
            <w:right w:val="none" w:sz="0" w:space="0" w:color="auto"/>
          </w:divBdr>
        </w:div>
        <w:div w:id="1501500771">
          <w:marLeft w:val="0"/>
          <w:marRight w:val="0"/>
          <w:marTop w:val="0"/>
          <w:marBottom w:val="0"/>
          <w:divBdr>
            <w:top w:val="none" w:sz="0" w:space="0" w:color="auto"/>
            <w:left w:val="none" w:sz="0" w:space="0" w:color="auto"/>
            <w:bottom w:val="none" w:sz="0" w:space="0" w:color="auto"/>
            <w:right w:val="none" w:sz="0" w:space="0" w:color="auto"/>
          </w:divBdr>
        </w:div>
        <w:div w:id="1915241537">
          <w:marLeft w:val="0"/>
          <w:marRight w:val="0"/>
          <w:marTop w:val="0"/>
          <w:marBottom w:val="0"/>
          <w:divBdr>
            <w:top w:val="none" w:sz="0" w:space="0" w:color="auto"/>
            <w:left w:val="none" w:sz="0" w:space="0" w:color="auto"/>
            <w:bottom w:val="none" w:sz="0" w:space="0" w:color="auto"/>
            <w:right w:val="none" w:sz="0" w:space="0" w:color="auto"/>
          </w:divBdr>
        </w:div>
      </w:divsChild>
    </w:div>
    <w:div w:id="1800565857">
      <w:bodyDiv w:val="1"/>
      <w:marLeft w:val="0"/>
      <w:marRight w:val="0"/>
      <w:marTop w:val="0"/>
      <w:marBottom w:val="0"/>
      <w:divBdr>
        <w:top w:val="none" w:sz="0" w:space="0" w:color="auto"/>
        <w:left w:val="none" w:sz="0" w:space="0" w:color="auto"/>
        <w:bottom w:val="none" w:sz="0" w:space="0" w:color="auto"/>
        <w:right w:val="none" w:sz="0" w:space="0" w:color="auto"/>
      </w:divBdr>
      <w:divsChild>
        <w:div w:id="287393192">
          <w:marLeft w:val="0"/>
          <w:marRight w:val="0"/>
          <w:marTop w:val="0"/>
          <w:marBottom w:val="0"/>
          <w:divBdr>
            <w:top w:val="none" w:sz="0" w:space="0" w:color="auto"/>
            <w:left w:val="none" w:sz="0" w:space="0" w:color="auto"/>
            <w:bottom w:val="none" w:sz="0" w:space="0" w:color="auto"/>
            <w:right w:val="none" w:sz="0" w:space="0" w:color="auto"/>
          </w:divBdr>
        </w:div>
        <w:div w:id="866875343">
          <w:marLeft w:val="0"/>
          <w:marRight w:val="0"/>
          <w:marTop w:val="0"/>
          <w:marBottom w:val="0"/>
          <w:divBdr>
            <w:top w:val="none" w:sz="0" w:space="0" w:color="auto"/>
            <w:left w:val="none" w:sz="0" w:space="0" w:color="auto"/>
            <w:bottom w:val="none" w:sz="0" w:space="0" w:color="auto"/>
            <w:right w:val="none" w:sz="0" w:space="0" w:color="auto"/>
          </w:divBdr>
        </w:div>
        <w:div w:id="938297504">
          <w:marLeft w:val="0"/>
          <w:marRight w:val="0"/>
          <w:marTop w:val="0"/>
          <w:marBottom w:val="0"/>
          <w:divBdr>
            <w:top w:val="none" w:sz="0" w:space="0" w:color="auto"/>
            <w:left w:val="none" w:sz="0" w:space="0" w:color="auto"/>
            <w:bottom w:val="none" w:sz="0" w:space="0" w:color="auto"/>
            <w:right w:val="none" w:sz="0" w:space="0" w:color="auto"/>
          </w:divBdr>
        </w:div>
        <w:div w:id="1415205878">
          <w:marLeft w:val="0"/>
          <w:marRight w:val="0"/>
          <w:marTop w:val="0"/>
          <w:marBottom w:val="0"/>
          <w:divBdr>
            <w:top w:val="none" w:sz="0" w:space="0" w:color="auto"/>
            <w:left w:val="none" w:sz="0" w:space="0" w:color="auto"/>
            <w:bottom w:val="none" w:sz="0" w:space="0" w:color="auto"/>
            <w:right w:val="none" w:sz="0" w:space="0" w:color="auto"/>
          </w:divBdr>
        </w:div>
        <w:div w:id="1625624093">
          <w:marLeft w:val="0"/>
          <w:marRight w:val="0"/>
          <w:marTop w:val="0"/>
          <w:marBottom w:val="0"/>
          <w:divBdr>
            <w:top w:val="none" w:sz="0" w:space="0" w:color="auto"/>
            <w:left w:val="none" w:sz="0" w:space="0" w:color="auto"/>
            <w:bottom w:val="none" w:sz="0" w:space="0" w:color="auto"/>
            <w:right w:val="none" w:sz="0" w:space="0" w:color="auto"/>
          </w:divBdr>
        </w:div>
      </w:divsChild>
    </w:div>
    <w:div w:id="1809204326">
      <w:bodyDiv w:val="1"/>
      <w:marLeft w:val="0"/>
      <w:marRight w:val="0"/>
      <w:marTop w:val="0"/>
      <w:marBottom w:val="0"/>
      <w:divBdr>
        <w:top w:val="none" w:sz="0" w:space="0" w:color="auto"/>
        <w:left w:val="none" w:sz="0" w:space="0" w:color="auto"/>
        <w:bottom w:val="none" w:sz="0" w:space="0" w:color="auto"/>
        <w:right w:val="none" w:sz="0" w:space="0" w:color="auto"/>
      </w:divBdr>
      <w:divsChild>
        <w:div w:id="23290463">
          <w:marLeft w:val="0"/>
          <w:marRight w:val="0"/>
          <w:marTop w:val="0"/>
          <w:marBottom w:val="0"/>
          <w:divBdr>
            <w:top w:val="none" w:sz="0" w:space="0" w:color="auto"/>
            <w:left w:val="none" w:sz="0" w:space="0" w:color="auto"/>
            <w:bottom w:val="none" w:sz="0" w:space="0" w:color="auto"/>
            <w:right w:val="none" w:sz="0" w:space="0" w:color="auto"/>
          </w:divBdr>
        </w:div>
        <w:div w:id="130054114">
          <w:marLeft w:val="0"/>
          <w:marRight w:val="0"/>
          <w:marTop w:val="0"/>
          <w:marBottom w:val="0"/>
          <w:divBdr>
            <w:top w:val="none" w:sz="0" w:space="0" w:color="auto"/>
            <w:left w:val="none" w:sz="0" w:space="0" w:color="auto"/>
            <w:bottom w:val="none" w:sz="0" w:space="0" w:color="auto"/>
            <w:right w:val="none" w:sz="0" w:space="0" w:color="auto"/>
          </w:divBdr>
        </w:div>
        <w:div w:id="244191604">
          <w:marLeft w:val="0"/>
          <w:marRight w:val="0"/>
          <w:marTop w:val="0"/>
          <w:marBottom w:val="0"/>
          <w:divBdr>
            <w:top w:val="none" w:sz="0" w:space="0" w:color="auto"/>
            <w:left w:val="none" w:sz="0" w:space="0" w:color="auto"/>
            <w:bottom w:val="none" w:sz="0" w:space="0" w:color="auto"/>
            <w:right w:val="none" w:sz="0" w:space="0" w:color="auto"/>
          </w:divBdr>
        </w:div>
        <w:div w:id="275988397">
          <w:marLeft w:val="0"/>
          <w:marRight w:val="0"/>
          <w:marTop w:val="0"/>
          <w:marBottom w:val="0"/>
          <w:divBdr>
            <w:top w:val="none" w:sz="0" w:space="0" w:color="auto"/>
            <w:left w:val="none" w:sz="0" w:space="0" w:color="auto"/>
            <w:bottom w:val="none" w:sz="0" w:space="0" w:color="auto"/>
            <w:right w:val="none" w:sz="0" w:space="0" w:color="auto"/>
          </w:divBdr>
        </w:div>
        <w:div w:id="675378868">
          <w:marLeft w:val="0"/>
          <w:marRight w:val="0"/>
          <w:marTop w:val="0"/>
          <w:marBottom w:val="0"/>
          <w:divBdr>
            <w:top w:val="none" w:sz="0" w:space="0" w:color="auto"/>
            <w:left w:val="none" w:sz="0" w:space="0" w:color="auto"/>
            <w:bottom w:val="none" w:sz="0" w:space="0" w:color="auto"/>
            <w:right w:val="none" w:sz="0" w:space="0" w:color="auto"/>
          </w:divBdr>
        </w:div>
        <w:div w:id="715082152">
          <w:marLeft w:val="0"/>
          <w:marRight w:val="0"/>
          <w:marTop w:val="0"/>
          <w:marBottom w:val="0"/>
          <w:divBdr>
            <w:top w:val="none" w:sz="0" w:space="0" w:color="auto"/>
            <w:left w:val="none" w:sz="0" w:space="0" w:color="auto"/>
            <w:bottom w:val="none" w:sz="0" w:space="0" w:color="auto"/>
            <w:right w:val="none" w:sz="0" w:space="0" w:color="auto"/>
          </w:divBdr>
        </w:div>
        <w:div w:id="1275014876">
          <w:marLeft w:val="0"/>
          <w:marRight w:val="0"/>
          <w:marTop w:val="0"/>
          <w:marBottom w:val="0"/>
          <w:divBdr>
            <w:top w:val="none" w:sz="0" w:space="0" w:color="auto"/>
            <w:left w:val="none" w:sz="0" w:space="0" w:color="auto"/>
            <w:bottom w:val="none" w:sz="0" w:space="0" w:color="auto"/>
            <w:right w:val="none" w:sz="0" w:space="0" w:color="auto"/>
          </w:divBdr>
        </w:div>
        <w:div w:id="1323971149">
          <w:marLeft w:val="0"/>
          <w:marRight w:val="0"/>
          <w:marTop w:val="0"/>
          <w:marBottom w:val="0"/>
          <w:divBdr>
            <w:top w:val="none" w:sz="0" w:space="0" w:color="auto"/>
            <w:left w:val="none" w:sz="0" w:space="0" w:color="auto"/>
            <w:bottom w:val="none" w:sz="0" w:space="0" w:color="auto"/>
            <w:right w:val="none" w:sz="0" w:space="0" w:color="auto"/>
          </w:divBdr>
        </w:div>
        <w:div w:id="1377050386">
          <w:marLeft w:val="0"/>
          <w:marRight w:val="0"/>
          <w:marTop w:val="0"/>
          <w:marBottom w:val="0"/>
          <w:divBdr>
            <w:top w:val="none" w:sz="0" w:space="0" w:color="auto"/>
            <w:left w:val="none" w:sz="0" w:space="0" w:color="auto"/>
            <w:bottom w:val="none" w:sz="0" w:space="0" w:color="auto"/>
            <w:right w:val="none" w:sz="0" w:space="0" w:color="auto"/>
          </w:divBdr>
        </w:div>
        <w:div w:id="1398552346">
          <w:marLeft w:val="0"/>
          <w:marRight w:val="0"/>
          <w:marTop w:val="0"/>
          <w:marBottom w:val="0"/>
          <w:divBdr>
            <w:top w:val="none" w:sz="0" w:space="0" w:color="auto"/>
            <w:left w:val="none" w:sz="0" w:space="0" w:color="auto"/>
            <w:bottom w:val="none" w:sz="0" w:space="0" w:color="auto"/>
            <w:right w:val="none" w:sz="0" w:space="0" w:color="auto"/>
          </w:divBdr>
        </w:div>
        <w:div w:id="1417750193">
          <w:marLeft w:val="0"/>
          <w:marRight w:val="0"/>
          <w:marTop w:val="0"/>
          <w:marBottom w:val="0"/>
          <w:divBdr>
            <w:top w:val="none" w:sz="0" w:space="0" w:color="auto"/>
            <w:left w:val="none" w:sz="0" w:space="0" w:color="auto"/>
            <w:bottom w:val="none" w:sz="0" w:space="0" w:color="auto"/>
            <w:right w:val="none" w:sz="0" w:space="0" w:color="auto"/>
          </w:divBdr>
        </w:div>
        <w:div w:id="1505976903">
          <w:marLeft w:val="0"/>
          <w:marRight w:val="0"/>
          <w:marTop w:val="0"/>
          <w:marBottom w:val="0"/>
          <w:divBdr>
            <w:top w:val="none" w:sz="0" w:space="0" w:color="auto"/>
            <w:left w:val="none" w:sz="0" w:space="0" w:color="auto"/>
            <w:bottom w:val="none" w:sz="0" w:space="0" w:color="auto"/>
            <w:right w:val="none" w:sz="0" w:space="0" w:color="auto"/>
          </w:divBdr>
        </w:div>
        <w:div w:id="1537158633">
          <w:marLeft w:val="0"/>
          <w:marRight w:val="0"/>
          <w:marTop w:val="0"/>
          <w:marBottom w:val="0"/>
          <w:divBdr>
            <w:top w:val="none" w:sz="0" w:space="0" w:color="auto"/>
            <w:left w:val="none" w:sz="0" w:space="0" w:color="auto"/>
            <w:bottom w:val="none" w:sz="0" w:space="0" w:color="auto"/>
            <w:right w:val="none" w:sz="0" w:space="0" w:color="auto"/>
          </w:divBdr>
        </w:div>
        <w:div w:id="1581600717">
          <w:marLeft w:val="0"/>
          <w:marRight w:val="0"/>
          <w:marTop w:val="0"/>
          <w:marBottom w:val="0"/>
          <w:divBdr>
            <w:top w:val="none" w:sz="0" w:space="0" w:color="auto"/>
            <w:left w:val="none" w:sz="0" w:space="0" w:color="auto"/>
            <w:bottom w:val="none" w:sz="0" w:space="0" w:color="auto"/>
            <w:right w:val="none" w:sz="0" w:space="0" w:color="auto"/>
          </w:divBdr>
        </w:div>
        <w:div w:id="1712145380">
          <w:marLeft w:val="0"/>
          <w:marRight w:val="0"/>
          <w:marTop w:val="0"/>
          <w:marBottom w:val="0"/>
          <w:divBdr>
            <w:top w:val="none" w:sz="0" w:space="0" w:color="auto"/>
            <w:left w:val="none" w:sz="0" w:space="0" w:color="auto"/>
            <w:bottom w:val="none" w:sz="0" w:space="0" w:color="auto"/>
            <w:right w:val="none" w:sz="0" w:space="0" w:color="auto"/>
          </w:divBdr>
        </w:div>
        <w:div w:id="1755852896">
          <w:marLeft w:val="0"/>
          <w:marRight w:val="0"/>
          <w:marTop w:val="0"/>
          <w:marBottom w:val="0"/>
          <w:divBdr>
            <w:top w:val="none" w:sz="0" w:space="0" w:color="auto"/>
            <w:left w:val="none" w:sz="0" w:space="0" w:color="auto"/>
            <w:bottom w:val="none" w:sz="0" w:space="0" w:color="auto"/>
            <w:right w:val="none" w:sz="0" w:space="0" w:color="auto"/>
          </w:divBdr>
        </w:div>
        <w:div w:id="1828205693">
          <w:marLeft w:val="0"/>
          <w:marRight w:val="0"/>
          <w:marTop w:val="0"/>
          <w:marBottom w:val="0"/>
          <w:divBdr>
            <w:top w:val="none" w:sz="0" w:space="0" w:color="auto"/>
            <w:left w:val="none" w:sz="0" w:space="0" w:color="auto"/>
            <w:bottom w:val="none" w:sz="0" w:space="0" w:color="auto"/>
            <w:right w:val="none" w:sz="0" w:space="0" w:color="auto"/>
          </w:divBdr>
        </w:div>
        <w:div w:id="1870483691">
          <w:marLeft w:val="0"/>
          <w:marRight w:val="0"/>
          <w:marTop w:val="0"/>
          <w:marBottom w:val="0"/>
          <w:divBdr>
            <w:top w:val="none" w:sz="0" w:space="0" w:color="auto"/>
            <w:left w:val="none" w:sz="0" w:space="0" w:color="auto"/>
            <w:bottom w:val="none" w:sz="0" w:space="0" w:color="auto"/>
            <w:right w:val="none" w:sz="0" w:space="0" w:color="auto"/>
          </w:divBdr>
        </w:div>
        <w:div w:id="2038002361">
          <w:marLeft w:val="0"/>
          <w:marRight w:val="0"/>
          <w:marTop w:val="0"/>
          <w:marBottom w:val="0"/>
          <w:divBdr>
            <w:top w:val="none" w:sz="0" w:space="0" w:color="auto"/>
            <w:left w:val="none" w:sz="0" w:space="0" w:color="auto"/>
            <w:bottom w:val="none" w:sz="0" w:space="0" w:color="auto"/>
            <w:right w:val="none" w:sz="0" w:space="0" w:color="auto"/>
          </w:divBdr>
        </w:div>
        <w:div w:id="2069572027">
          <w:marLeft w:val="0"/>
          <w:marRight w:val="0"/>
          <w:marTop w:val="0"/>
          <w:marBottom w:val="0"/>
          <w:divBdr>
            <w:top w:val="none" w:sz="0" w:space="0" w:color="auto"/>
            <w:left w:val="none" w:sz="0" w:space="0" w:color="auto"/>
            <w:bottom w:val="none" w:sz="0" w:space="0" w:color="auto"/>
            <w:right w:val="none" w:sz="0" w:space="0" w:color="auto"/>
          </w:divBdr>
        </w:div>
        <w:div w:id="2071494604">
          <w:marLeft w:val="0"/>
          <w:marRight w:val="0"/>
          <w:marTop w:val="0"/>
          <w:marBottom w:val="0"/>
          <w:divBdr>
            <w:top w:val="none" w:sz="0" w:space="0" w:color="auto"/>
            <w:left w:val="none" w:sz="0" w:space="0" w:color="auto"/>
            <w:bottom w:val="none" w:sz="0" w:space="0" w:color="auto"/>
            <w:right w:val="none" w:sz="0" w:space="0" w:color="auto"/>
          </w:divBdr>
        </w:div>
      </w:divsChild>
    </w:div>
    <w:div w:id="1814130942">
      <w:bodyDiv w:val="1"/>
      <w:marLeft w:val="0"/>
      <w:marRight w:val="0"/>
      <w:marTop w:val="0"/>
      <w:marBottom w:val="0"/>
      <w:divBdr>
        <w:top w:val="none" w:sz="0" w:space="0" w:color="auto"/>
        <w:left w:val="none" w:sz="0" w:space="0" w:color="auto"/>
        <w:bottom w:val="none" w:sz="0" w:space="0" w:color="auto"/>
        <w:right w:val="none" w:sz="0" w:space="0" w:color="auto"/>
      </w:divBdr>
      <w:divsChild>
        <w:div w:id="830369435">
          <w:marLeft w:val="0"/>
          <w:marRight w:val="0"/>
          <w:marTop w:val="0"/>
          <w:marBottom w:val="0"/>
          <w:divBdr>
            <w:top w:val="none" w:sz="0" w:space="0" w:color="auto"/>
            <w:left w:val="none" w:sz="0" w:space="0" w:color="auto"/>
            <w:bottom w:val="none" w:sz="0" w:space="0" w:color="auto"/>
            <w:right w:val="none" w:sz="0" w:space="0" w:color="auto"/>
          </w:divBdr>
          <w:divsChild>
            <w:div w:id="1708606914">
              <w:marLeft w:val="0"/>
              <w:marRight w:val="0"/>
              <w:marTop w:val="0"/>
              <w:marBottom w:val="0"/>
              <w:divBdr>
                <w:top w:val="none" w:sz="0" w:space="0" w:color="auto"/>
                <w:left w:val="none" w:sz="0" w:space="0" w:color="auto"/>
                <w:bottom w:val="none" w:sz="0" w:space="0" w:color="auto"/>
                <w:right w:val="none" w:sz="0" w:space="0" w:color="auto"/>
              </w:divBdr>
              <w:divsChild>
                <w:div w:id="313995523">
                  <w:marLeft w:val="-240"/>
                  <w:marRight w:val="-240"/>
                  <w:marTop w:val="0"/>
                  <w:marBottom w:val="0"/>
                  <w:divBdr>
                    <w:top w:val="none" w:sz="0" w:space="0" w:color="auto"/>
                    <w:left w:val="none" w:sz="0" w:space="0" w:color="auto"/>
                    <w:bottom w:val="none" w:sz="0" w:space="0" w:color="auto"/>
                    <w:right w:val="none" w:sz="0" w:space="0" w:color="auto"/>
                  </w:divBdr>
                  <w:divsChild>
                    <w:div w:id="929049306">
                      <w:marLeft w:val="0"/>
                      <w:marRight w:val="0"/>
                      <w:marTop w:val="0"/>
                      <w:marBottom w:val="0"/>
                      <w:divBdr>
                        <w:top w:val="none" w:sz="0" w:space="0" w:color="auto"/>
                        <w:left w:val="none" w:sz="0" w:space="0" w:color="auto"/>
                        <w:bottom w:val="none" w:sz="0" w:space="0" w:color="auto"/>
                        <w:right w:val="none" w:sz="0" w:space="0" w:color="auto"/>
                      </w:divBdr>
                      <w:divsChild>
                        <w:div w:id="1886023297">
                          <w:marLeft w:val="0"/>
                          <w:marRight w:val="0"/>
                          <w:marTop w:val="0"/>
                          <w:marBottom w:val="0"/>
                          <w:divBdr>
                            <w:top w:val="none" w:sz="0" w:space="0" w:color="auto"/>
                            <w:left w:val="none" w:sz="0" w:space="0" w:color="auto"/>
                            <w:bottom w:val="none" w:sz="0" w:space="0" w:color="auto"/>
                            <w:right w:val="none" w:sz="0" w:space="0" w:color="auto"/>
                          </w:divBdr>
                        </w:div>
                        <w:div w:id="2126459438">
                          <w:marLeft w:val="0"/>
                          <w:marRight w:val="0"/>
                          <w:marTop w:val="0"/>
                          <w:marBottom w:val="0"/>
                          <w:divBdr>
                            <w:top w:val="none" w:sz="0" w:space="0" w:color="auto"/>
                            <w:left w:val="none" w:sz="0" w:space="0" w:color="auto"/>
                            <w:bottom w:val="none" w:sz="0" w:space="0" w:color="auto"/>
                            <w:right w:val="none" w:sz="0" w:space="0" w:color="auto"/>
                          </w:divBdr>
                          <w:divsChild>
                            <w:div w:id="1945266363">
                              <w:marLeft w:val="165"/>
                              <w:marRight w:val="165"/>
                              <w:marTop w:val="0"/>
                              <w:marBottom w:val="0"/>
                              <w:divBdr>
                                <w:top w:val="none" w:sz="0" w:space="0" w:color="auto"/>
                                <w:left w:val="none" w:sz="0" w:space="0" w:color="auto"/>
                                <w:bottom w:val="none" w:sz="0" w:space="0" w:color="auto"/>
                                <w:right w:val="none" w:sz="0" w:space="0" w:color="auto"/>
                              </w:divBdr>
                              <w:divsChild>
                                <w:div w:id="1155074879">
                                  <w:marLeft w:val="0"/>
                                  <w:marRight w:val="0"/>
                                  <w:marTop w:val="0"/>
                                  <w:marBottom w:val="0"/>
                                  <w:divBdr>
                                    <w:top w:val="none" w:sz="0" w:space="0" w:color="auto"/>
                                    <w:left w:val="none" w:sz="0" w:space="0" w:color="auto"/>
                                    <w:bottom w:val="none" w:sz="0" w:space="0" w:color="auto"/>
                                    <w:right w:val="none" w:sz="0" w:space="0" w:color="auto"/>
                                  </w:divBdr>
                                  <w:divsChild>
                                    <w:div w:id="211131815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8377461">
      <w:bodyDiv w:val="1"/>
      <w:marLeft w:val="0"/>
      <w:marRight w:val="0"/>
      <w:marTop w:val="0"/>
      <w:marBottom w:val="0"/>
      <w:divBdr>
        <w:top w:val="none" w:sz="0" w:space="0" w:color="auto"/>
        <w:left w:val="none" w:sz="0" w:space="0" w:color="auto"/>
        <w:bottom w:val="none" w:sz="0" w:space="0" w:color="auto"/>
        <w:right w:val="none" w:sz="0" w:space="0" w:color="auto"/>
      </w:divBdr>
      <w:divsChild>
        <w:div w:id="4287615">
          <w:marLeft w:val="0"/>
          <w:marRight w:val="0"/>
          <w:marTop w:val="0"/>
          <w:marBottom w:val="0"/>
          <w:divBdr>
            <w:top w:val="none" w:sz="0" w:space="0" w:color="auto"/>
            <w:left w:val="none" w:sz="0" w:space="0" w:color="auto"/>
            <w:bottom w:val="none" w:sz="0" w:space="0" w:color="auto"/>
            <w:right w:val="none" w:sz="0" w:space="0" w:color="auto"/>
          </w:divBdr>
        </w:div>
        <w:div w:id="32774105">
          <w:marLeft w:val="0"/>
          <w:marRight w:val="0"/>
          <w:marTop w:val="0"/>
          <w:marBottom w:val="0"/>
          <w:divBdr>
            <w:top w:val="none" w:sz="0" w:space="0" w:color="auto"/>
            <w:left w:val="none" w:sz="0" w:space="0" w:color="auto"/>
            <w:bottom w:val="none" w:sz="0" w:space="0" w:color="auto"/>
            <w:right w:val="none" w:sz="0" w:space="0" w:color="auto"/>
          </w:divBdr>
        </w:div>
        <w:div w:id="1925189022">
          <w:marLeft w:val="0"/>
          <w:marRight w:val="0"/>
          <w:marTop w:val="0"/>
          <w:marBottom w:val="0"/>
          <w:divBdr>
            <w:top w:val="none" w:sz="0" w:space="0" w:color="auto"/>
            <w:left w:val="none" w:sz="0" w:space="0" w:color="auto"/>
            <w:bottom w:val="none" w:sz="0" w:space="0" w:color="auto"/>
            <w:right w:val="none" w:sz="0" w:space="0" w:color="auto"/>
          </w:divBdr>
        </w:div>
      </w:divsChild>
    </w:div>
    <w:div w:id="1852835308">
      <w:bodyDiv w:val="1"/>
      <w:marLeft w:val="0"/>
      <w:marRight w:val="0"/>
      <w:marTop w:val="0"/>
      <w:marBottom w:val="0"/>
      <w:divBdr>
        <w:top w:val="none" w:sz="0" w:space="0" w:color="auto"/>
        <w:left w:val="none" w:sz="0" w:space="0" w:color="auto"/>
        <w:bottom w:val="none" w:sz="0" w:space="0" w:color="auto"/>
        <w:right w:val="none" w:sz="0" w:space="0" w:color="auto"/>
      </w:divBdr>
    </w:div>
    <w:div w:id="1855262552">
      <w:bodyDiv w:val="1"/>
      <w:marLeft w:val="0"/>
      <w:marRight w:val="0"/>
      <w:marTop w:val="0"/>
      <w:marBottom w:val="0"/>
      <w:divBdr>
        <w:top w:val="none" w:sz="0" w:space="0" w:color="auto"/>
        <w:left w:val="none" w:sz="0" w:space="0" w:color="auto"/>
        <w:bottom w:val="none" w:sz="0" w:space="0" w:color="auto"/>
        <w:right w:val="none" w:sz="0" w:space="0" w:color="auto"/>
      </w:divBdr>
    </w:div>
    <w:div w:id="1878816264">
      <w:bodyDiv w:val="1"/>
      <w:marLeft w:val="0"/>
      <w:marRight w:val="0"/>
      <w:marTop w:val="0"/>
      <w:marBottom w:val="0"/>
      <w:divBdr>
        <w:top w:val="none" w:sz="0" w:space="0" w:color="auto"/>
        <w:left w:val="none" w:sz="0" w:space="0" w:color="auto"/>
        <w:bottom w:val="none" w:sz="0" w:space="0" w:color="auto"/>
        <w:right w:val="none" w:sz="0" w:space="0" w:color="auto"/>
      </w:divBdr>
      <w:divsChild>
        <w:div w:id="521164244">
          <w:marLeft w:val="0"/>
          <w:marRight w:val="0"/>
          <w:marTop w:val="0"/>
          <w:marBottom w:val="0"/>
          <w:divBdr>
            <w:top w:val="none" w:sz="0" w:space="0" w:color="auto"/>
            <w:left w:val="none" w:sz="0" w:space="0" w:color="auto"/>
            <w:bottom w:val="none" w:sz="0" w:space="0" w:color="auto"/>
            <w:right w:val="none" w:sz="0" w:space="0" w:color="auto"/>
          </w:divBdr>
        </w:div>
        <w:div w:id="975455446">
          <w:marLeft w:val="0"/>
          <w:marRight w:val="0"/>
          <w:marTop w:val="0"/>
          <w:marBottom w:val="0"/>
          <w:divBdr>
            <w:top w:val="none" w:sz="0" w:space="0" w:color="auto"/>
            <w:left w:val="none" w:sz="0" w:space="0" w:color="auto"/>
            <w:bottom w:val="none" w:sz="0" w:space="0" w:color="auto"/>
            <w:right w:val="none" w:sz="0" w:space="0" w:color="auto"/>
          </w:divBdr>
        </w:div>
        <w:div w:id="1162084515">
          <w:marLeft w:val="0"/>
          <w:marRight w:val="0"/>
          <w:marTop w:val="0"/>
          <w:marBottom w:val="0"/>
          <w:divBdr>
            <w:top w:val="none" w:sz="0" w:space="0" w:color="auto"/>
            <w:left w:val="none" w:sz="0" w:space="0" w:color="auto"/>
            <w:bottom w:val="none" w:sz="0" w:space="0" w:color="auto"/>
            <w:right w:val="none" w:sz="0" w:space="0" w:color="auto"/>
          </w:divBdr>
        </w:div>
        <w:div w:id="1786655234">
          <w:marLeft w:val="0"/>
          <w:marRight w:val="0"/>
          <w:marTop w:val="0"/>
          <w:marBottom w:val="0"/>
          <w:divBdr>
            <w:top w:val="none" w:sz="0" w:space="0" w:color="auto"/>
            <w:left w:val="none" w:sz="0" w:space="0" w:color="auto"/>
            <w:bottom w:val="none" w:sz="0" w:space="0" w:color="auto"/>
            <w:right w:val="none" w:sz="0" w:space="0" w:color="auto"/>
          </w:divBdr>
        </w:div>
      </w:divsChild>
    </w:div>
    <w:div w:id="1882664434">
      <w:bodyDiv w:val="1"/>
      <w:marLeft w:val="0"/>
      <w:marRight w:val="0"/>
      <w:marTop w:val="0"/>
      <w:marBottom w:val="0"/>
      <w:divBdr>
        <w:top w:val="none" w:sz="0" w:space="0" w:color="auto"/>
        <w:left w:val="none" w:sz="0" w:space="0" w:color="auto"/>
        <w:bottom w:val="none" w:sz="0" w:space="0" w:color="auto"/>
        <w:right w:val="none" w:sz="0" w:space="0" w:color="auto"/>
      </w:divBdr>
    </w:div>
    <w:div w:id="1911309962">
      <w:bodyDiv w:val="1"/>
      <w:marLeft w:val="0"/>
      <w:marRight w:val="0"/>
      <w:marTop w:val="0"/>
      <w:marBottom w:val="0"/>
      <w:divBdr>
        <w:top w:val="none" w:sz="0" w:space="0" w:color="auto"/>
        <w:left w:val="none" w:sz="0" w:space="0" w:color="auto"/>
        <w:bottom w:val="none" w:sz="0" w:space="0" w:color="auto"/>
        <w:right w:val="none" w:sz="0" w:space="0" w:color="auto"/>
      </w:divBdr>
    </w:div>
    <w:div w:id="1911497838">
      <w:bodyDiv w:val="1"/>
      <w:marLeft w:val="0"/>
      <w:marRight w:val="0"/>
      <w:marTop w:val="0"/>
      <w:marBottom w:val="0"/>
      <w:divBdr>
        <w:top w:val="none" w:sz="0" w:space="0" w:color="auto"/>
        <w:left w:val="none" w:sz="0" w:space="0" w:color="auto"/>
        <w:bottom w:val="none" w:sz="0" w:space="0" w:color="auto"/>
        <w:right w:val="none" w:sz="0" w:space="0" w:color="auto"/>
      </w:divBdr>
      <w:divsChild>
        <w:div w:id="2713050">
          <w:marLeft w:val="0"/>
          <w:marRight w:val="0"/>
          <w:marTop w:val="0"/>
          <w:marBottom w:val="0"/>
          <w:divBdr>
            <w:top w:val="none" w:sz="0" w:space="0" w:color="auto"/>
            <w:left w:val="none" w:sz="0" w:space="0" w:color="auto"/>
            <w:bottom w:val="none" w:sz="0" w:space="0" w:color="auto"/>
            <w:right w:val="none" w:sz="0" w:space="0" w:color="auto"/>
          </w:divBdr>
        </w:div>
        <w:div w:id="128867665">
          <w:marLeft w:val="0"/>
          <w:marRight w:val="0"/>
          <w:marTop w:val="0"/>
          <w:marBottom w:val="0"/>
          <w:divBdr>
            <w:top w:val="none" w:sz="0" w:space="0" w:color="auto"/>
            <w:left w:val="none" w:sz="0" w:space="0" w:color="auto"/>
            <w:bottom w:val="none" w:sz="0" w:space="0" w:color="auto"/>
            <w:right w:val="none" w:sz="0" w:space="0" w:color="auto"/>
          </w:divBdr>
        </w:div>
        <w:div w:id="147748028">
          <w:marLeft w:val="0"/>
          <w:marRight w:val="0"/>
          <w:marTop w:val="0"/>
          <w:marBottom w:val="0"/>
          <w:divBdr>
            <w:top w:val="none" w:sz="0" w:space="0" w:color="auto"/>
            <w:left w:val="none" w:sz="0" w:space="0" w:color="auto"/>
            <w:bottom w:val="none" w:sz="0" w:space="0" w:color="auto"/>
            <w:right w:val="none" w:sz="0" w:space="0" w:color="auto"/>
          </w:divBdr>
        </w:div>
        <w:div w:id="157237365">
          <w:marLeft w:val="0"/>
          <w:marRight w:val="0"/>
          <w:marTop w:val="0"/>
          <w:marBottom w:val="0"/>
          <w:divBdr>
            <w:top w:val="none" w:sz="0" w:space="0" w:color="auto"/>
            <w:left w:val="none" w:sz="0" w:space="0" w:color="auto"/>
            <w:bottom w:val="none" w:sz="0" w:space="0" w:color="auto"/>
            <w:right w:val="none" w:sz="0" w:space="0" w:color="auto"/>
          </w:divBdr>
        </w:div>
        <w:div w:id="163056855">
          <w:marLeft w:val="0"/>
          <w:marRight w:val="0"/>
          <w:marTop w:val="0"/>
          <w:marBottom w:val="0"/>
          <w:divBdr>
            <w:top w:val="none" w:sz="0" w:space="0" w:color="auto"/>
            <w:left w:val="none" w:sz="0" w:space="0" w:color="auto"/>
            <w:bottom w:val="none" w:sz="0" w:space="0" w:color="auto"/>
            <w:right w:val="none" w:sz="0" w:space="0" w:color="auto"/>
          </w:divBdr>
        </w:div>
        <w:div w:id="179778100">
          <w:marLeft w:val="0"/>
          <w:marRight w:val="0"/>
          <w:marTop w:val="0"/>
          <w:marBottom w:val="0"/>
          <w:divBdr>
            <w:top w:val="none" w:sz="0" w:space="0" w:color="auto"/>
            <w:left w:val="none" w:sz="0" w:space="0" w:color="auto"/>
            <w:bottom w:val="none" w:sz="0" w:space="0" w:color="auto"/>
            <w:right w:val="none" w:sz="0" w:space="0" w:color="auto"/>
          </w:divBdr>
        </w:div>
        <w:div w:id="387996728">
          <w:marLeft w:val="0"/>
          <w:marRight w:val="0"/>
          <w:marTop w:val="0"/>
          <w:marBottom w:val="0"/>
          <w:divBdr>
            <w:top w:val="none" w:sz="0" w:space="0" w:color="auto"/>
            <w:left w:val="none" w:sz="0" w:space="0" w:color="auto"/>
            <w:bottom w:val="none" w:sz="0" w:space="0" w:color="auto"/>
            <w:right w:val="none" w:sz="0" w:space="0" w:color="auto"/>
          </w:divBdr>
        </w:div>
        <w:div w:id="491414873">
          <w:marLeft w:val="0"/>
          <w:marRight w:val="0"/>
          <w:marTop w:val="0"/>
          <w:marBottom w:val="0"/>
          <w:divBdr>
            <w:top w:val="none" w:sz="0" w:space="0" w:color="auto"/>
            <w:left w:val="none" w:sz="0" w:space="0" w:color="auto"/>
            <w:bottom w:val="none" w:sz="0" w:space="0" w:color="auto"/>
            <w:right w:val="none" w:sz="0" w:space="0" w:color="auto"/>
          </w:divBdr>
        </w:div>
        <w:div w:id="730232059">
          <w:marLeft w:val="0"/>
          <w:marRight w:val="0"/>
          <w:marTop w:val="0"/>
          <w:marBottom w:val="0"/>
          <w:divBdr>
            <w:top w:val="none" w:sz="0" w:space="0" w:color="auto"/>
            <w:left w:val="none" w:sz="0" w:space="0" w:color="auto"/>
            <w:bottom w:val="none" w:sz="0" w:space="0" w:color="auto"/>
            <w:right w:val="none" w:sz="0" w:space="0" w:color="auto"/>
          </w:divBdr>
        </w:div>
        <w:div w:id="763917618">
          <w:marLeft w:val="0"/>
          <w:marRight w:val="0"/>
          <w:marTop w:val="0"/>
          <w:marBottom w:val="0"/>
          <w:divBdr>
            <w:top w:val="none" w:sz="0" w:space="0" w:color="auto"/>
            <w:left w:val="none" w:sz="0" w:space="0" w:color="auto"/>
            <w:bottom w:val="none" w:sz="0" w:space="0" w:color="auto"/>
            <w:right w:val="none" w:sz="0" w:space="0" w:color="auto"/>
          </w:divBdr>
        </w:div>
        <w:div w:id="864100616">
          <w:marLeft w:val="0"/>
          <w:marRight w:val="0"/>
          <w:marTop w:val="0"/>
          <w:marBottom w:val="0"/>
          <w:divBdr>
            <w:top w:val="none" w:sz="0" w:space="0" w:color="auto"/>
            <w:left w:val="none" w:sz="0" w:space="0" w:color="auto"/>
            <w:bottom w:val="none" w:sz="0" w:space="0" w:color="auto"/>
            <w:right w:val="none" w:sz="0" w:space="0" w:color="auto"/>
          </w:divBdr>
        </w:div>
        <w:div w:id="1080175976">
          <w:marLeft w:val="0"/>
          <w:marRight w:val="0"/>
          <w:marTop w:val="0"/>
          <w:marBottom w:val="0"/>
          <w:divBdr>
            <w:top w:val="none" w:sz="0" w:space="0" w:color="auto"/>
            <w:left w:val="none" w:sz="0" w:space="0" w:color="auto"/>
            <w:bottom w:val="none" w:sz="0" w:space="0" w:color="auto"/>
            <w:right w:val="none" w:sz="0" w:space="0" w:color="auto"/>
          </w:divBdr>
        </w:div>
        <w:div w:id="1157499768">
          <w:marLeft w:val="0"/>
          <w:marRight w:val="0"/>
          <w:marTop w:val="0"/>
          <w:marBottom w:val="0"/>
          <w:divBdr>
            <w:top w:val="none" w:sz="0" w:space="0" w:color="auto"/>
            <w:left w:val="none" w:sz="0" w:space="0" w:color="auto"/>
            <w:bottom w:val="none" w:sz="0" w:space="0" w:color="auto"/>
            <w:right w:val="none" w:sz="0" w:space="0" w:color="auto"/>
          </w:divBdr>
        </w:div>
        <w:div w:id="1288127686">
          <w:marLeft w:val="0"/>
          <w:marRight w:val="0"/>
          <w:marTop w:val="0"/>
          <w:marBottom w:val="0"/>
          <w:divBdr>
            <w:top w:val="none" w:sz="0" w:space="0" w:color="auto"/>
            <w:left w:val="none" w:sz="0" w:space="0" w:color="auto"/>
            <w:bottom w:val="none" w:sz="0" w:space="0" w:color="auto"/>
            <w:right w:val="none" w:sz="0" w:space="0" w:color="auto"/>
          </w:divBdr>
        </w:div>
        <w:div w:id="1355378296">
          <w:marLeft w:val="0"/>
          <w:marRight w:val="0"/>
          <w:marTop w:val="0"/>
          <w:marBottom w:val="0"/>
          <w:divBdr>
            <w:top w:val="none" w:sz="0" w:space="0" w:color="auto"/>
            <w:left w:val="none" w:sz="0" w:space="0" w:color="auto"/>
            <w:bottom w:val="none" w:sz="0" w:space="0" w:color="auto"/>
            <w:right w:val="none" w:sz="0" w:space="0" w:color="auto"/>
          </w:divBdr>
        </w:div>
        <w:div w:id="1357191807">
          <w:marLeft w:val="0"/>
          <w:marRight w:val="0"/>
          <w:marTop w:val="0"/>
          <w:marBottom w:val="0"/>
          <w:divBdr>
            <w:top w:val="none" w:sz="0" w:space="0" w:color="auto"/>
            <w:left w:val="none" w:sz="0" w:space="0" w:color="auto"/>
            <w:bottom w:val="none" w:sz="0" w:space="0" w:color="auto"/>
            <w:right w:val="none" w:sz="0" w:space="0" w:color="auto"/>
          </w:divBdr>
        </w:div>
        <w:div w:id="1417558644">
          <w:marLeft w:val="0"/>
          <w:marRight w:val="0"/>
          <w:marTop w:val="0"/>
          <w:marBottom w:val="0"/>
          <w:divBdr>
            <w:top w:val="none" w:sz="0" w:space="0" w:color="auto"/>
            <w:left w:val="none" w:sz="0" w:space="0" w:color="auto"/>
            <w:bottom w:val="none" w:sz="0" w:space="0" w:color="auto"/>
            <w:right w:val="none" w:sz="0" w:space="0" w:color="auto"/>
          </w:divBdr>
        </w:div>
        <w:div w:id="1435323997">
          <w:marLeft w:val="0"/>
          <w:marRight w:val="0"/>
          <w:marTop w:val="0"/>
          <w:marBottom w:val="0"/>
          <w:divBdr>
            <w:top w:val="none" w:sz="0" w:space="0" w:color="auto"/>
            <w:left w:val="none" w:sz="0" w:space="0" w:color="auto"/>
            <w:bottom w:val="none" w:sz="0" w:space="0" w:color="auto"/>
            <w:right w:val="none" w:sz="0" w:space="0" w:color="auto"/>
          </w:divBdr>
        </w:div>
        <w:div w:id="1477379915">
          <w:marLeft w:val="0"/>
          <w:marRight w:val="0"/>
          <w:marTop w:val="0"/>
          <w:marBottom w:val="0"/>
          <w:divBdr>
            <w:top w:val="none" w:sz="0" w:space="0" w:color="auto"/>
            <w:left w:val="none" w:sz="0" w:space="0" w:color="auto"/>
            <w:bottom w:val="none" w:sz="0" w:space="0" w:color="auto"/>
            <w:right w:val="none" w:sz="0" w:space="0" w:color="auto"/>
          </w:divBdr>
        </w:div>
        <w:div w:id="1501658650">
          <w:marLeft w:val="0"/>
          <w:marRight w:val="0"/>
          <w:marTop w:val="0"/>
          <w:marBottom w:val="0"/>
          <w:divBdr>
            <w:top w:val="none" w:sz="0" w:space="0" w:color="auto"/>
            <w:left w:val="none" w:sz="0" w:space="0" w:color="auto"/>
            <w:bottom w:val="none" w:sz="0" w:space="0" w:color="auto"/>
            <w:right w:val="none" w:sz="0" w:space="0" w:color="auto"/>
          </w:divBdr>
        </w:div>
        <w:div w:id="1551917528">
          <w:marLeft w:val="0"/>
          <w:marRight w:val="0"/>
          <w:marTop w:val="0"/>
          <w:marBottom w:val="0"/>
          <w:divBdr>
            <w:top w:val="none" w:sz="0" w:space="0" w:color="auto"/>
            <w:left w:val="none" w:sz="0" w:space="0" w:color="auto"/>
            <w:bottom w:val="none" w:sz="0" w:space="0" w:color="auto"/>
            <w:right w:val="none" w:sz="0" w:space="0" w:color="auto"/>
          </w:divBdr>
        </w:div>
        <w:div w:id="1595432397">
          <w:marLeft w:val="0"/>
          <w:marRight w:val="0"/>
          <w:marTop w:val="0"/>
          <w:marBottom w:val="0"/>
          <w:divBdr>
            <w:top w:val="none" w:sz="0" w:space="0" w:color="auto"/>
            <w:left w:val="none" w:sz="0" w:space="0" w:color="auto"/>
            <w:bottom w:val="none" w:sz="0" w:space="0" w:color="auto"/>
            <w:right w:val="none" w:sz="0" w:space="0" w:color="auto"/>
          </w:divBdr>
        </w:div>
        <w:div w:id="1753624287">
          <w:marLeft w:val="0"/>
          <w:marRight w:val="0"/>
          <w:marTop w:val="0"/>
          <w:marBottom w:val="0"/>
          <w:divBdr>
            <w:top w:val="none" w:sz="0" w:space="0" w:color="auto"/>
            <w:left w:val="none" w:sz="0" w:space="0" w:color="auto"/>
            <w:bottom w:val="none" w:sz="0" w:space="0" w:color="auto"/>
            <w:right w:val="none" w:sz="0" w:space="0" w:color="auto"/>
          </w:divBdr>
        </w:div>
        <w:div w:id="1849056351">
          <w:marLeft w:val="0"/>
          <w:marRight w:val="0"/>
          <w:marTop w:val="0"/>
          <w:marBottom w:val="0"/>
          <w:divBdr>
            <w:top w:val="none" w:sz="0" w:space="0" w:color="auto"/>
            <w:left w:val="none" w:sz="0" w:space="0" w:color="auto"/>
            <w:bottom w:val="none" w:sz="0" w:space="0" w:color="auto"/>
            <w:right w:val="none" w:sz="0" w:space="0" w:color="auto"/>
          </w:divBdr>
        </w:div>
        <w:div w:id="1855415999">
          <w:marLeft w:val="0"/>
          <w:marRight w:val="0"/>
          <w:marTop w:val="0"/>
          <w:marBottom w:val="0"/>
          <w:divBdr>
            <w:top w:val="none" w:sz="0" w:space="0" w:color="auto"/>
            <w:left w:val="none" w:sz="0" w:space="0" w:color="auto"/>
            <w:bottom w:val="none" w:sz="0" w:space="0" w:color="auto"/>
            <w:right w:val="none" w:sz="0" w:space="0" w:color="auto"/>
          </w:divBdr>
        </w:div>
        <w:div w:id="2010059913">
          <w:marLeft w:val="0"/>
          <w:marRight w:val="0"/>
          <w:marTop w:val="0"/>
          <w:marBottom w:val="0"/>
          <w:divBdr>
            <w:top w:val="none" w:sz="0" w:space="0" w:color="auto"/>
            <w:left w:val="none" w:sz="0" w:space="0" w:color="auto"/>
            <w:bottom w:val="none" w:sz="0" w:space="0" w:color="auto"/>
            <w:right w:val="none" w:sz="0" w:space="0" w:color="auto"/>
          </w:divBdr>
        </w:div>
        <w:div w:id="2074428069">
          <w:marLeft w:val="0"/>
          <w:marRight w:val="0"/>
          <w:marTop w:val="0"/>
          <w:marBottom w:val="0"/>
          <w:divBdr>
            <w:top w:val="none" w:sz="0" w:space="0" w:color="auto"/>
            <w:left w:val="none" w:sz="0" w:space="0" w:color="auto"/>
            <w:bottom w:val="none" w:sz="0" w:space="0" w:color="auto"/>
            <w:right w:val="none" w:sz="0" w:space="0" w:color="auto"/>
          </w:divBdr>
        </w:div>
      </w:divsChild>
    </w:div>
    <w:div w:id="1924220379">
      <w:bodyDiv w:val="1"/>
      <w:marLeft w:val="0"/>
      <w:marRight w:val="0"/>
      <w:marTop w:val="0"/>
      <w:marBottom w:val="0"/>
      <w:divBdr>
        <w:top w:val="none" w:sz="0" w:space="0" w:color="auto"/>
        <w:left w:val="none" w:sz="0" w:space="0" w:color="auto"/>
        <w:bottom w:val="none" w:sz="0" w:space="0" w:color="auto"/>
        <w:right w:val="none" w:sz="0" w:space="0" w:color="auto"/>
      </w:divBdr>
      <w:divsChild>
        <w:div w:id="23285879">
          <w:marLeft w:val="0"/>
          <w:marRight w:val="0"/>
          <w:marTop w:val="0"/>
          <w:marBottom w:val="0"/>
          <w:divBdr>
            <w:top w:val="none" w:sz="0" w:space="0" w:color="auto"/>
            <w:left w:val="none" w:sz="0" w:space="0" w:color="auto"/>
            <w:bottom w:val="none" w:sz="0" w:space="0" w:color="auto"/>
            <w:right w:val="none" w:sz="0" w:space="0" w:color="auto"/>
          </w:divBdr>
        </w:div>
        <w:div w:id="768502301">
          <w:marLeft w:val="0"/>
          <w:marRight w:val="0"/>
          <w:marTop w:val="0"/>
          <w:marBottom w:val="0"/>
          <w:divBdr>
            <w:top w:val="none" w:sz="0" w:space="0" w:color="auto"/>
            <w:left w:val="none" w:sz="0" w:space="0" w:color="auto"/>
            <w:bottom w:val="none" w:sz="0" w:space="0" w:color="auto"/>
            <w:right w:val="none" w:sz="0" w:space="0" w:color="auto"/>
          </w:divBdr>
        </w:div>
        <w:div w:id="1652637945">
          <w:marLeft w:val="0"/>
          <w:marRight w:val="0"/>
          <w:marTop w:val="0"/>
          <w:marBottom w:val="0"/>
          <w:divBdr>
            <w:top w:val="none" w:sz="0" w:space="0" w:color="auto"/>
            <w:left w:val="none" w:sz="0" w:space="0" w:color="auto"/>
            <w:bottom w:val="none" w:sz="0" w:space="0" w:color="auto"/>
            <w:right w:val="none" w:sz="0" w:space="0" w:color="auto"/>
          </w:divBdr>
        </w:div>
      </w:divsChild>
    </w:div>
    <w:div w:id="1940868897">
      <w:bodyDiv w:val="1"/>
      <w:marLeft w:val="0"/>
      <w:marRight w:val="0"/>
      <w:marTop w:val="0"/>
      <w:marBottom w:val="0"/>
      <w:divBdr>
        <w:top w:val="none" w:sz="0" w:space="0" w:color="auto"/>
        <w:left w:val="none" w:sz="0" w:space="0" w:color="auto"/>
        <w:bottom w:val="none" w:sz="0" w:space="0" w:color="auto"/>
        <w:right w:val="none" w:sz="0" w:space="0" w:color="auto"/>
      </w:divBdr>
    </w:div>
    <w:div w:id="1942831409">
      <w:bodyDiv w:val="1"/>
      <w:marLeft w:val="0"/>
      <w:marRight w:val="0"/>
      <w:marTop w:val="0"/>
      <w:marBottom w:val="0"/>
      <w:divBdr>
        <w:top w:val="none" w:sz="0" w:space="0" w:color="auto"/>
        <w:left w:val="none" w:sz="0" w:space="0" w:color="auto"/>
        <w:bottom w:val="none" w:sz="0" w:space="0" w:color="auto"/>
        <w:right w:val="none" w:sz="0" w:space="0" w:color="auto"/>
      </w:divBdr>
      <w:divsChild>
        <w:div w:id="588927885">
          <w:marLeft w:val="0"/>
          <w:marRight w:val="0"/>
          <w:marTop w:val="0"/>
          <w:marBottom w:val="0"/>
          <w:divBdr>
            <w:top w:val="none" w:sz="0" w:space="0" w:color="auto"/>
            <w:left w:val="none" w:sz="0" w:space="0" w:color="auto"/>
            <w:bottom w:val="none" w:sz="0" w:space="0" w:color="auto"/>
            <w:right w:val="none" w:sz="0" w:space="0" w:color="auto"/>
          </w:divBdr>
        </w:div>
        <w:div w:id="1746102519">
          <w:marLeft w:val="0"/>
          <w:marRight w:val="0"/>
          <w:marTop w:val="0"/>
          <w:marBottom w:val="0"/>
          <w:divBdr>
            <w:top w:val="none" w:sz="0" w:space="0" w:color="auto"/>
            <w:left w:val="none" w:sz="0" w:space="0" w:color="auto"/>
            <w:bottom w:val="none" w:sz="0" w:space="0" w:color="auto"/>
            <w:right w:val="none" w:sz="0" w:space="0" w:color="auto"/>
          </w:divBdr>
        </w:div>
        <w:div w:id="1846356298">
          <w:marLeft w:val="0"/>
          <w:marRight w:val="0"/>
          <w:marTop w:val="0"/>
          <w:marBottom w:val="0"/>
          <w:divBdr>
            <w:top w:val="none" w:sz="0" w:space="0" w:color="auto"/>
            <w:left w:val="none" w:sz="0" w:space="0" w:color="auto"/>
            <w:bottom w:val="none" w:sz="0" w:space="0" w:color="auto"/>
            <w:right w:val="none" w:sz="0" w:space="0" w:color="auto"/>
          </w:divBdr>
        </w:div>
      </w:divsChild>
    </w:div>
    <w:div w:id="1982269757">
      <w:bodyDiv w:val="1"/>
      <w:marLeft w:val="0"/>
      <w:marRight w:val="0"/>
      <w:marTop w:val="0"/>
      <w:marBottom w:val="0"/>
      <w:divBdr>
        <w:top w:val="none" w:sz="0" w:space="0" w:color="auto"/>
        <w:left w:val="none" w:sz="0" w:space="0" w:color="auto"/>
        <w:bottom w:val="none" w:sz="0" w:space="0" w:color="auto"/>
        <w:right w:val="none" w:sz="0" w:space="0" w:color="auto"/>
      </w:divBdr>
    </w:div>
    <w:div w:id="2016375802">
      <w:bodyDiv w:val="1"/>
      <w:marLeft w:val="0"/>
      <w:marRight w:val="0"/>
      <w:marTop w:val="0"/>
      <w:marBottom w:val="0"/>
      <w:divBdr>
        <w:top w:val="none" w:sz="0" w:space="0" w:color="auto"/>
        <w:left w:val="none" w:sz="0" w:space="0" w:color="auto"/>
        <w:bottom w:val="none" w:sz="0" w:space="0" w:color="auto"/>
        <w:right w:val="none" w:sz="0" w:space="0" w:color="auto"/>
      </w:divBdr>
    </w:div>
    <w:div w:id="2017221372">
      <w:bodyDiv w:val="1"/>
      <w:marLeft w:val="0"/>
      <w:marRight w:val="0"/>
      <w:marTop w:val="0"/>
      <w:marBottom w:val="0"/>
      <w:divBdr>
        <w:top w:val="none" w:sz="0" w:space="0" w:color="auto"/>
        <w:left w:val="none" w:sz="0" w:space="0" w:color="auto"/>
        <w:bottom w:val="none" w:sz="0" w:space="0" w:color="auto"/>
        <w:right w:val="none" w:sz="0" w:space="0" w:color="auto"/>
      </w:divBdr>
      <w:divsChild>
        <w:div w:id="1105273930">
          <w:marLeft w:val="0"/>
          <w:marRight w:val="0"/>
          <w:marTop w:val="0"/>
          <w:marBottom w:val="0"/>
          <w:divBdr>
            <w:top w:val="none" w:sz="0" w:space="0" w:color="auto"/>
            <w:left w:val="none" w:sz="0" w:space="0" w:color="auto"/>
            <w:bottom w:val="none" w:sz="0" w:space="0" w:color="auto"/>
            <w:right w:val="none" w:sz="0" w:space="0" w:color="auto"/>
          </w:divBdr>
          <w:divsChild>
            <w:div w:id="1735808731">
              <w:marLeft w:val="0"/>
              <w:marRight w:val="0"/>
              <w:marTop w:val="0"/>
              <w:marBottom w:val="0"/>
              <w:divBdr>
                <w:top w:val="none" w:sz="0" w:space="0" w:color="auto"/>
                <w:left w:val="none" w:sz="0" w:space="0" w:color="auto"/>
                <w:bottom w:val="none" w:sz="0" w:space="0" w:color="auto"/>
                <w:right w:val="none" w:sz="0" w:space="0" w:color="auto"/>
              </w:divBdr>
              <w:divsChild>
                <w:div w:id="644744735">
                  <w:marLeft w:val="0"/>
                  <w:marRight w:val="0"/>
                  <w:marTop w:val="0"/>
                  <w:marBottom w:val="0"/>
                  <w:divBdr>
                    <w:top w:val="none" w:sz="0" w:space="0" w:color="auto"/>
                    <w:left w:val="none" w:sz="0" w:space="0" w:color="auto"/>
                    <w:bottom w:val="none" w:sz="0" w:space="0" w:color="auto"/>
                    <w:right w:val="none" w:sz="0" w:space="0" w:color="auto"/>
                  </w:divBdr>
                  <w:divsChild>
                    <w:div w:id="1058361557">
                      <w:marLeft w:val="0"/>
                      <w:marRight w:val="0"/>
                      <w:marTop w:val="0"/>
                      <w:marBottom w:val="0"/>
                      <w:divBdr>
                        <w:top w:val="none" w:sz="0" w:space="0" w:color="auto"/>
                        <w:left w:val="none" w:sz="0" w:space="0" w:color="auto"/>
                        <w:bottom w:val="none" w:sz="0" w:space="0" w:color="auto"/>
                        <w:right w:val="none" w:sz="0" w:space="0" w:color="auto"/>
                      </w:divBdr>
                      <w:divsChild>
                        <w:div w:id="68520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081975">
          <w:marLeft w:val="0"/>
          <w:marRight w:val="0"/>
          <w:marTop w:val="0"/>
          <w:marBottom w:val="0"/>
          <w:divBdr>
            <w:top w:val="none" w:sz="0" w:space="0" w:color="auto"/>
            <w:left w:val="none" w:sz="0" w:space="0" w:color="auto"/>
            <w:bottom w:val="none" w:sz="0" w:space="0" w:color="auto"/>
            <w:right w:val="none" w:sz="0" w:space="0" w:color="auto"/>
          </w:divBdr>
          <w:divsChild>
            <w:div w:id="855341737">
              <w:marLeft w:val="0"/>
              <w:marRight w:val="0"/>
              <w:marTop w:val="0"/>
              <w:marBottom w:val="0"/>
              <w:divBdr>
                <w:top w:val="none" w:sz="0" w:space="0" w:color="auto"/>
                <w:left w:val="none" w:sz="0" w:space="0" w:color="auto"/>
                <w:bottom w:val="none" w:sz="0" w:space="0" w:color="auto"/>
                <w:right w:val="none" w:sz="0" w:space="0" w:color="auto"/>
              </w:divBdr>
              <w:divsChild>
                <w:div w:id="747919287">
                  <w:marLeft w:val="0"/>
                  <w:marRight w:val="0"/>
                  <w:marTop w:val="0"/>
                  <w:marBottom w:val="150"/>
                  <w:divBdr>
                    <w:top w:val="none" w:sz="0" w:space="0" w:color="auto"/>
                    <w:left w:val="none" w:sz="0" w:space="0" w:color="auto"/>
                    <w:bottom w:val="none" w:sz="0" w:space="0" w:color="auto"/>
                    <w:right w:val="none" w:sz="0" w:space="0" w:color="auto"/>
                  </w:divBdr>
                  <w:divsChild>
                    <w:div w:id="1500119685">
                      <w:marLeft w:val="0"/>
                      <w:marRight w:val="0"/>
                      <w:marTop w:val="0"/>
                      <w:marBottom w:val="0"/>
                      <w:divBdr>
                        <w:top w:val="none" w:sz="0" w:space="0" w:color="auto"/>
                        <w:left w:val="none" w:sz="0" w:space="0" w:color="auto"/>
                        <w:bottom w:val="none" w:sz="0" w:space="0" w:color="auto"/>
                        <w:right w:val="none" w:sz="0" w:space="0" w:color="auto"/>
                      </w:divBdr>
                    </w:div>
                  </w:divsChild>
                </w:div>
                <w:div w:id="1181822433">
                  <w:marLeft w:val="0"/>
                  <w:marRight w:val="0"/>
                  <w:marTop w:val="75"/>
                  <w:marBottom w:val="0"/>
                  <w:divBdr>
                    <w:top w:val="none" w:sz="0" w:space="0" w:color="auto"/>
                    <w:left w:val="none" w:sz="0" w:space="0" w:color="auto"/>
                    <w:bottom w:val="none" w:sz="0" w:space="0" w:color="auto"/>
                    <w:right w:val="none" w:sz="0" w:space="0" w:color="auto"/>
                  </w:divBdr>
                  <w:divsChild>
                    <w:div w:id="1891653797">
                      <w:marLeft w:val="0"/>
                      <w:marRight w:val="0"/>
                      <w:marTop w:val="0"/>
                      <w:marBottom w:val="0"/>
                      <w:divBdr>
                        <w:top w:val="none" w:sz="0" w:space="0" w:color="auto"/>
                        <w:left w:val="none" w:sz="0" w:space="0" w:color="auto"/>
                        <w:bottom w:val="none" w:sz="0" w:space="0" w:color="auto"/>
                        <w:right w:val="none" w:sz="0" w:space="0" w:color="auto"/>
                      </w:divBdr>
                      <w:divsChild>
                        <w:div w:id="4603438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2089695221">
          <w:marLeft w:val="0"/>
          <w:marRight w:val="0"/>
          <w:marTop w:val="0"/>
          <w:marBottom w:val="0"/>
          <w:divBdr>
            <w:top w:val="none" w:sz="0" w:space="0" w:color="auto"/>
            <w:left w:val="none" w:sz="0" w:space="0" w:color="auto"/>
            <w:bottom w:val="none" w:sz="0" w:space="0" w:color="auto"/>
            <w:right w:val="none" w:sz="0" w:space="0" w:color="auto"/>
          </w:divBdr>
          <w:divsChild>
            <w:div w:id="2093815486">
              <w:marLeft w:val="0"/>
              <w:marRight w:val="0"/>
              <w:marTop w:val="0"/>
              <w:marBottom w:val="0"/>
              <w:divBdr>
                <w:top w:val="none" w:sz="0" w:space="0" w:color="auto"/>
                <w:left w:val="none" w:sz="0" w:space="0" w:color="auto"/>
                <w:bottom w:val="none" w:sz="0" w:space="0" w:color="auto"/>
                <w:right w:val="none" w:sz="0" w:space="0" w:color="auto"/>
              </w:divBdr>
              <w:divsChild>
                <w:div w:id="650135243">
                  <w:marLeft w:val="0"/>
                  <w:marRight w:val="0"/>
                  <w:marTop w:val="0"/>
                  <w:marBottom w:val="0"/>
                  <w:divBdr>
                    <w:top w:val="none" w:sz="0" w:space="0" w:color="auto"/>
                    <w:left w:val="none" w:sz="0" w:space="0" w:color="auto"/>
                    <w:bottom w:val="none" w:sz="0" w:space="0" w:color="auto"/>
                    <w:right w:val="none" w:sz="0" w:space="0" w:color="auto"/>
                  </w:divBdr>
                  <w:divsChild>
                    <w:div w:id="1051610715">
                      <w:marLeft w:val="0"/>
                      <w:marRight w:val="0"/>
                      <w:marTop w:val="0"/>
                      <w:marBottom w:val="0"/>
                      <w:divBdr>
                        <w:top w:val="none" w:sz="0" w:space="0" w:color="auto"/>
                        <w:left w:val="none" w:sz="0" w:space="0" w:color="auto"/>
                        <w:bottom w:val="none" w:sz="0" w:space="0" w:color="auto"/>
                        <w:right w:val="none" w:sz="0" w:space="0" w:color="auto"/>
                      </w:divBdr>
                      <w:divsChild>
                        <w:div w:id="76893851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270435">
      <w:bodyDiv w:val="1"/>
      <w:marLeft w:val="0"/>
      <w:marRight w:val="0"/>
      <w:marTop w:val="0"/>
      <w:marBottom w:val="0"/>
      <w:divBdr>
        <w:top w:val="none" w:sz="0" w:space="0" w:color="auto"/>
        <w:left w:val="none" w:sz="0" w:space="0" w:color="auto"/>
        <w:bottom w:val="none" w:sz="0" w:space="0" w:color="auto"/>
        <w:right w:val="none" w:sz="0" w:space="0" w:color="auto"/>
      </w:divBdr>
    </w:div>
    <w:div w:id="2024159919">
      <w:bodyDiv w:val="1"/>
      <w:marLeft w:val="0"/>
      <w:marRight w:val="0"/>
      <w:marTop w:val="0"/>
      <w:marBottom w:val="0"/>
      <w:divBdr>
        <w:top w:val="none" w:sz="0" w:space="0" w:color="auto"/>
        <w:left w:val="none" w:sz="0" w:space="0" w:color="auto"/>
        <w:bottom w:val="none" w:sz="0" w:space="0" w:color="auto"/>
        <w:right w:val="none" w:sz="0" w:space="0" w:color="auto"/>
      </w:divBdr>
    </w:div>
    <w:div w:id="2049065152">
      <w:bodyDiv w:val="1"/>
      <w:marLeft w:val="0"/>
      <w:marRight w:val="0"/>
      <w:marTop w:val="0"/>
      <w:marBottom w:val="0"/>
      <w:divBdr>
        <w:top w:val="none" w:sz="0" w:space="0" w:color="auto"/>
        <w:left w:val="none" w:sz="0" w:space="0" w:color="auto"/>
        <w:bottom w:val="none" w:sz="0" w:space="0" w:color="auto"/>
        <w:right w:val="none" w:sz="0" w:space="0" w:color="auto"/>
      </w:divBdr>
    </w:div>
    <w:div w:id="2086956676">
      <w:bodyDiv w:val="1"/>
      <w:marLeft w:val="0"/>
      <w:marRight w:val="0"/>
      <w:marTop w:val="0"/>
      <w:marBottom w:val="0"/>
      <w:divBdr>
        <w:top w:val="none" w:sz="0" w:space="0" w:color="auto"/>
        <w:left w:val="none" w:sz="0" w:space="0" w:color="auto"/>
        <w:bottom w:val="none" w:sz="0" w:space="0" w:color="auto"/>
        <w:right w:val="none" w:sz="0" w:space="0" w:color="auto"/>
      </w:divBdr>
    </w:div>
    <w:div w:id="2087532407">
      <w:bodyDiv w:val="1"/>
      <w:marLeft w:val="0"/>
      <w:marRight w:val="0"/>
      <w:marTop w:val="0"/>
      <w:marBottom w:val="0"/>
      <w:divBdr>
        <w:top w:val="none" w:sz="0" w:space="0" w:color="auto"/>
        <w:left w:val="none" w:sz="0" w:space="0" w:color="auto"/>
        <w:bottom w:val="none" w:sz="0" w:space="0" w:color="auto"/>
        <w:right w:val="none" w:sz="0" w:space="0" w:color="auto"/>
      </w:divBdr>
    </w:div>
    <w:div w:id="2091385225">
      <w:bodyDiv w:val="1"/>
      <w:marLeft w:val="0"/>
      <w:marRight w:val="0"/>
      <w:marTop w:val="0"/>
      <w:marBottom w:val="0"/>
      <w:divBdr>
        <w:top w:val="none" w:sz="0" w:space="0" w:color="auto"/>
        <w:left w:val="none" w:sz="0" w:space="0" w:color="auto"/>
        <w:bottom w:val="none" w:sz="0" w:space="0" w:color="auto"/>
        <w:right w:val="none" w:sz="0" w:space="0" w:color="auto"/>
      </w:divBdr>
    </w:div>
    <w:div w:id="2130780641">
      <w:bodyDiv w:val="1"/>
      <w:marLeft w:val="0"/>
      <w:marRight w:val="0"/>
      <w:marTop w:val="0"/>
      <w:marBottom w:val="0"/>
      <w:divBdr>
        <w:top w:val="none" w:sz="0" w:space="0" w:color="auto"/>
        <w:left w:val="none" w:sz="0" w:space="0" w:color="auto"/>
        <w:bottom w:val="none" w:sz="0" w:space="0" w:color="auto"/>
        <w:right w:val="none" w:sz="0" w:space="0" w:color="auto"/>
      </w:divBdr>
      <w:divsChild>
        <w:div w:id="17507153">
          <w:marLeft w:val="0"/>
          <w:marRight w:val="0"/>
          <w:marTop w:val="0"/>
          <w:marBottom w:val="0"/>
          <w:divBdr>
            <w:top w:val="none" w:sz="0" w:space="0" w:color="auto"/>
            <w:left w:val="none" w:sz="0" w:space="0" w:color="auto"/>
            <w:bottom w:val="none" w:sz="0" w:space="0" w:color="auto"/>
            <w:right w:val="none" w:sz="0" w:space="0" w:color="auto"/>
          </w:divBdr>
        </w:div>
        <w:div w:id="22825434">
          <w:marLeft w:val="0"/>
          <w:marRight w:val="0"/>
          <w:marTop w:val="0"/>
          <w:marBottom w:val="0"/>
          <w:divBdr>
            <w:top w:val="none" w:sz="0" w:space="0" w:color="auto"/>
            <w:left w:val="none" w:sz="0" w:space="0" w:color="auto"/>
            <w:bottom w:val="none" w:sz="0" w:space="0" w:color="auto"/>
            <w:right w:val="none" w:sz="0" w:space="0" w:color="auto"/>
          </w:divBdr>
        </w:div>
        <w:div w:id="24910719">
          <w:marLeft w:val="0"/>
          <w:marRight w:val="0"/>
          <w:marTop w:val="0"/>
          <w:marBottom w:val="0"/>
          <w:divBdr>
            <w:top w:val="none" w:sz="0" w:space="0" w:color="auto"/>
            <w:left w:val="none" w:sz="0" w:space="0" w:color="auto"/>
            <w:bottom w:val="none" w:sz="0" w:space="0" w:color="auto"/>
            <w:right w:val="none" w:sz="0" w:space="0" w:color="auto"/>
          </w:divBdr>
        </w:div>
        <w:div w:id="26763550">
          <w:marLeft w:val="0"/>
          <w:marRight w:val="0"/>
          <w:marTop w:val="0"/>
          <w:marBottom w:val="0"/>
          <w:divBdr>
            <w:top w:val="none" w:sz="0" w:space="0" w:color="auto"/>
            <w:left w:val="none" w:sz="0" w:space="0" w:color="auto"/>
            <w:bottom w:val="none" w:sz="0" w:space="0" w:color="auto"/>
            <w:right w:val="none" w:sz="0" w:space="0" w:color="auto"/>
          </w:divBdr>
        </w:div>
        <w:div w:id="30154227">
          <w:marLeft w:val="0"/>
          <w:marRight w:val="0"/>
          <w:marTop w:val="0"/>
          <w:marBottom w:val="0"/>
          <w:divBdr>
            <w:top w:val="none" w:sz="0" w:space="0" w:color="auto"/>
            <w:left w:val="none" w:sz="0" w:space="0" w:color="auto"/>
            <w:bottom w:val="none" w:sz="0" w:space="0" w:color="auto"/>
            <w:right w:val="none" w:sz="0" w:space="0" w:color="auto"/>
          </w:divBdr>
        </w:div>
        <w:div w:id="36897003">
          <w:marLeft w:val="0"/>
          <w:marRight w:val="0"/>
          <w:marTop w:val="0"/>
          <w:marBottom w:val="0"/>
          <w:divBdr>
            <w:top w:val="none" w:sz="0" w:space="0" w:color="auto"/>
            <w:left w:val="none" w:sz="0" w:space="0" w:color="auto"/>
            <w:bottom w:val="none" w:sz="0" w:space="0" w:color="auto"/>
            <w:right w:val="none" w:sz="0" w:space="0" w:color="auto"/>
          </w:divBdr>
        </w:div>
        <w:div w:id="39474265">
          <w:marLeft w:val="0"/>
          <w:marRight w:val="0"/>
          <w:marTop w:val="0"/>
          <w:marBottom w:val="0"/>
          <w:divBdr>
            <w:top w:val="none" w:sz="0" w:space="0" w:color="auto"/>
            <w:left w:val="none" w:sz="0" w:space="0" w:color="auto"/>
            <w:bottom w:val="none" w:sz="0" w:space="0" w:color="auto"/>
            <w:right w:val="none" w:sz="0" w:space="0" w:color="auto"/>
          </w:divBdr>
        </w:div>
        <w:div w:id="61342460">
          <w:marLeft w:val="0"/>
          <w:marRight w:val="0"/>
          <w:marTop w:val="0"/>
          <w:marBottom w:val="0"/>
          <w:divBdr>
            <w:top w:val="none" w:sz="0" w:space="0" w:color="auto"/>
            <w:left w:val="none" w:sz="0" w:space="0" w:color="auto"/>
            <w:bottom w:val="none" w:sz="0" w:space="0" w:color="auto"/>
            <w:right w:val="none" w:sz="0" w:space="0" w:color="auto"/>
          </w:divBdr>
        </w:div>
        <w:div w:id="66612414">
          <w:marLeft w:val="0"/>
          <w:marRight w:val="0"/>
          <w:marTop w:val="0"/>
          <w:marBottom w:val="0"/>
          <w:divBdr>
            <w:top w:val="none" w:sz="0" w:space="0" w:color="auto"/>
            <w:left w:val="none" w:sz="0" w:space="0" w:color="auto"/>
            <w:bottom w:val="none" w:sz="0" w:space="0" w:color="auto"/>
            <w:right w:val="none" w:sz="0" w:space="0" w:color="auto"/>
          </w:divBdr>
        </w:div>
        <w:div w:id="110366733">
          <w:marLeft w:val="0"/>
          <w:marRight w:val="0"/>
          <w:marTop w:val="0"/>
          <w:marBottom w:val="0"/>
          <w:divBdr>
            <w:top w:val="none" w:sz="0" w:space="0" w:color="auto"/>
            <w:left w:val="none" w:sz="0" w:space="0" w:color="auto"/>
            <w:bottom w:val="none" w:sz="0" w:space="0" w:color="auto"/>
            <w:right w:val="none" w:sz="0" w:space="0" w:color="auto"/>
          </w:divBdr>
        </w:div>
        <w:div w:id="111025263">
          <w:marLeft w:val="0"/>
          <w:marRight w:val="0"/>
          <w:marTop w:val="0"/>
          <w:marBottom w:val="0"/>
          <w:divBdr>
            <w:top w:val="none" w:sz="0" w:space="0" w:color="auto"/>
            <w:left w:val="none" w:sz="0" w:space="0" w:color="auto"/>
            <w:bottom w:val="none" w:sz="0" w:space="0" w:color="auto"/>
            <w:right w:val="none" w:sz="0" w:space="0" w:color="auto"/>
          </w:divBdr>
        </w:div>
        <w:div w:id="122695729">
          <w:marLeft w:val="0"/>
          <w:marRight w:val="0"/>
          <w:marTop w:val="0"/>
          <w:marBottom w:val="0"/>
          <w:divBdr>
            <w:top w:val="none" w:sz="0" w:space="0" w:color="auto"/>
            <w:left w:val="none" w:sz="0" w:space="0" w:color="auto"/>
            <w:bottom w:val="none" w:sz="0" w:space="0" w:color="auto"/>
            <w:right w:val="none" w:sz="0" w:space="0" w:color="auto"/>
          </w:divBdr>
        </w:div>
        <w:div w:id="130438336">
          <w:marLeft w:val="0"/>
          <w:marRight w:val="0"/>
          <w:marTop w:val="0"/>
          <w:marBottom w:val="0"/>
          <w:divBdr>
            <w:top w:val="none" w:sz="0" w:space="0" w:color="auto"/>
            <w:left w:val="none" w:sz="0" w:space="0" w:color="auto"/>
            <w:bottom w:val="none" w:sz="0" w:space="0" w:color="auto"/>
            <w:right w:val="none" w:sz="0" w:space="0" w:color="auto"/>
          </w:divBdr>
        </w:div>
        <w:div w:id="137502906">
          <w:marLeft w:val="0"/>
          <w:marRight w:val="0"/>
          <w:marTop w:val="0"/>
          <w:marBottom w:val="0"/>
          <w:divBdr>
            <w:top w:val="none" w:sz="0" w:space="0" w:color="auto"/>
            <w:left w:val="none" w:sz="0" w:space="0" w:color="auto"/>
            <w:bottom w:val="none" w:sz="0" w:space="0" w:color="auto"/>
            <w:right w:val="none" w:sz="0" w:space="0" w:color="auto"/>
          </w:divBdr>
        </w:div>
        <w:div w:id="139617457">
          <w:marLeft w:val="0"/>
          <w:marRight w:val="0"/>
          <w:marTop w:val="0"/>
          <w:marBottom w:val="0"/>
          <w:divBdr>
            <w:top w:val="none" w:sz="0" w:space="0" w:color="auto"/>
            <w:left w:val="none" w:sz="0" w:space="0" w:color="auto"/>
            <w:bottom w:val="none" w:sz="0" w:space="0" w:color="auto"/>
            <w:right w:val="none" w:sz="0" w:space="0" w:color="auto"/>
          </w:divBdr>
        </w:div>
        <w:div w:id="144007573">
          <w:marLeft w:val="0"/>
          <w:marRight w:val="0"/>
          <w:marTop w:val="0"/>
          <w:marBottom w:val="0"/>
          <w:divBdr>
            <w:top w:val="none" w:sz="0" w:space="0" w:color="auto"/>
            <w:left w:val="none" w:sz="0" w:space="0" w:color="auto"/>
            <w:bottom w:val="none" w:sz="0" w:space="0" w:color="auto"/>
            <w:right w:val="none" w:sz="0" w:space="0" w:color="auto"/>
          </w:divBdr>
        </w:div>
        <w:div w:id="145515477">
          <w:marLeft w:val="0"/>
          <w:marRight w:val="0"/>
          <w:marTop w:val="0"/>
          <w:marBottom w:val="0"/>
          <w:divBdr>
            <w:top w:val="none" w:sz="0" w:space="0" w:color="auto"/>
            <w:left w:val="none" w:sz="0" w:space="0" w:color="auto"/>
            <w:bottom w:val="none" w:sz="0" w:space="0" w:color="auto"/>
            <w:right w:val="none" w:sz="0" w:space="0" w:color="auto"/>
          </w:divBdr>
        </w:div>
        <w:div w:id="147866705">
          <w:marLeft w:val="0"/>
          <w:marRight w:val="0"/>
          <w:marTop w:val="0"/>
          <w:marBottom w:val="0"/>
          <w:divBdr>
            <w:top w:val="none" w:sz="0" w:space="0" w:color="auto"/>
            <w:left w:val="none" w:sz="0" w:space="0" w:color="auto"/>
            <w:bottom w:val="none" w:sz="0" w:space="0" w:color="auto"/>
            <w:right w:val="none" w:sz="0" w:space="0" w:color="auto"/>
          </w:divBdr>
        </w:div>
        <w:div w:id="155417054">
          <w:marLeft w:val="0"/>
          <w:marRight w:val="0"/>
          <w:marTop w:val="0"/>
          <w:marBottom w:val="0"/>
          <w:divBdr>
            <w:top w:val="none" w:sz="0" w:space="0" w:color="auto"/>
            <w:left w:val="none" w:sz="0" w:space="0" w:color="auto"/>
            <w:bottom w:val="none" w:sz="0" w:space="0" w:color="auto"/>
            <w:right w:val="none" w:sz="0" w:space="0" w:color="auto"/>
          </w:divBdr>
        </w:div>
        <w:div w:id="163671627">
          <w:marLeft w:val="0"/>
          <w:marRight w:val="0"/>
          <w:marTop w:val="0"/>
          <w:marBottom w:val="0"/>
          <w:divBdr>
            <w:top w:val="none" w:sz="0" w:space="0" w:color="auto"/>
            <w:left w:val="none" w:sz="0" w:space="0" w:color="auto"/>
            <w:bottom w:val="none" w:sz="0" w:space="0" w:color="auto"/>
            <w:right w:val="none" w:sz="0" w:space="0" w:color="auto"/>
          </w:divBdr>
        </w:div>
        <w:div w:id="170142719">
          <w:marLeft w:val="0"/>
          <w:marRight w:val="0"/>
          <w:marTop w:val="0"/>
          <w:marBottom w:val="0"/>
          <w:divBdr>
            <w:top w:val="none" w:sz="0" w:space="0" w:color="auto"/>
            <w:left w:val="none" w:sz="0" w:space="0" w:color="auto"/>
            <w:bottom w:val="none" w:sz="0" w:space="0" w:color="auto"/>
            <w:right w:val="none" w:sz="0" w:space="0" w:color="auto"/>
          </w:divBdr>
        </w:div>
        <w:div w:id="183594265">
          <w:marLeft w:val="0"/>
          <w:marRight w:val="0"/>
          <w:marTop w:val="0"/>
          <w:marBottom w:val="0"/>
          <w:divBdr>
            <w:top w:val="none" w:sz="0" w:space="0" w:color="auto"/>
            <w:left w:val="none" w:sz="0" w:space="0" w:color="auto"/>
            <w:bottom w:val="none" w:sz="0" w:space="0" w:color="auto"/>
            <w:right w:val="none" w:sz="0" w:space="0" w:color="auto"/>
          </w:divBdr>
        </w:div>
        <w:div w:id="186336164">
          <w:marLeft w:val="0"/>
          <w:marRight w:val="0"/>
          <w:marTop w:val="0"/>
          <w:marBottom w:val="0"/>
          <w:divBdr>
            <w:top w:val="none" w:sz="0" w:space="0" w:color="auto"/>
            <w:left w:val="none" w:sz="0" w:space="0" w:color="auto"/>
            <w:bottom w:val="none" w:sz="0" w:space="0" w:color="auto"/>
            <w:right w:val="none" w:sz="0" w:space="0" w:color="auto"/>
          </w:divBdr>
        </w:div>
        <w:div w:id="187909183">
          <w:marLeft w:val="0"/>
          <w:marRight w:val="0"/>
          <w:marTop w:val="0"/>
          <w:marBottom w:val="0"/>
          <w:divBdr>
            <w:top w:val="none" w:sz="0" w:space="0" w:color="auto"/>
            <w:left w:val="none" w:sz="0" w:space="0" w:color="auto"/>
            <w:bottom w:val="none" w:sz="0" w:space="0" w:color="auto"/>
            <w:right w:val="none" w:sz="0" w:space="0" w:color="auto"/>
          </w:divBdr>
        </w:div>
        <w:div w:id="193738532">
          <w:marLeft w:val="0"/>
          <w:marRight w:val="0"/>
          <w:marTop w:val="0"/>
          <w:marBottom w:val="0"/>
          <w:divBdr>
            <w:top w:val="none" w:sz="0" w:space="0" w:color="auto"/>
            <w:left w:val="none" w:sz="0" w:space="0" w:color="auto"/>
            <w:bottom w:val="none" w:sz="0" w:space="0" w:color="auto"/>
            <w:right w:val="none" w:sz="0" w:space="0" w:color="auto"/>
          </w:divBdr>
        </w:div>
        <w:div w:id="199241943">
          <w:marLeft w:val="0"/>
          <w:marRight w:val="0"/>
          <w:marTop w:val="0"/>
          <w:marBottom w:val="0"/>
          <w:divBdr>
            <w:top w:val="none" w:sz="0" w:space="0" w:color="auto"/>
            <w:left w:val="none" w:sz="0" w:space="0" w:color="auto"/>
            <w:bottom w:val="none" w:sz="0" w:space="0" w:color="auto"/>
            <w:right w:val="none" w:sz="0" w:space="0" w:color="auto"/>
          </w:divBdr>
        </w:div>
        <w:div w:id="202521000">
          <w:marLeft w:val="0"/>
          <w:marRight w:val="0"/>
          <w:marTop w:val="0"/>
          <w:marBottom w:val="0"/>
          <w:divBdr>
            <w:top w:val="none" w:sz="0" w:space="0" w:color="auto"/>
            <w:left w:val="none" w:sz="0" w:space="0" w:color="auto"/>
            <w:bottom w:val="none" w:sz="0" w:space="0" w:color="auto"/>
            <w:right w:val="none" w:sz="0" w:space="0" w:color="auto"/>
          </w:divBdr>
        </w:div>
        <w:div w:id="205214741">
          <w:marLeft w:val="0"/>
          <w:marRight w:val="0"/>
          <w:marTop w:val="0"/>
          <w:marBottom w:val="0"/>
          <w:divBdr>
            <w:top w:val="none" w:sz="0" w:space="0" w:color="auto"/>
            <w:left w:val="none" w:sz="0" w:space="0" w:color="auto"/>
            <w:bottom w:val="none" w:sz="0" w:space="0" w:color="auto"/>
            <w:right w:val="none" w:sz="0" w:space="0" w:color="auto"/>
          </w:divBdr>
        </w:div>
        <w:div w:id="208491264">
          <w:marLeft w:val="0"/>
          <w:marRight w:val="0"/>
          <w:marTop w:val="0"/>
          <w:marBottom w:val="0"/>
          <w:divBdr>
            <w:top w:val="none" w:sz="0" w:space="0" w:color="auto"/>
            <w:left w:val="none" w:sz="0" w:space="0" w:color="auto"/>
            <w:bottom w:val="none" w:sz="0" w:space="0" w:color="auto"/>
            <w:right w:val="none" w:sz="0" w:space="0" w:color="auto"/>
          </w:divBdr>
        </w:div>
        <w:div w:id="223375762">
          <w:marLeft w:val="0"/>
          <w:marRight w:val="0"/>
          <w:marTop w:val="0"/>
          <w:marBottom w:val="0"/>
          <w:divBdr>
            <w:top w:val="none" w:sz="0" w:space="0" w:color="auto"/>
            <w:left w:val="none" w:sz="0" w:space="0" w:color="auto"/>
            <w:bottom w:val="none" w:sz="0" w:space="0" w:color="auto"/>
            <w:right w:val="none" w:sz="0" w:space="0" w:color="auto"/>
          </w:divBdr>
        </w:div>
        <w:div w:id="235094197">
          <w:marLeft w:val="0"/>
          <w:marRight w:val="0"/>
          <w:marTop w:val="0"/>
          <w:marBottom w:val="0"/>
          <w:divBdr>
            <w:top w:val="none" w:sz="0" w:space="0" w:color="auto"/>
            <w:left w:val="none" w:sz="0" w:space="0" w:color="auto"/>
            <w:bottom w:val="none" w:sz="0" w:space="0" w:color="auto"/>
            <w:right w:val="none" w:sz="0" w:space="0" w:color="auto"/>
          </w:divBdr>
        </w:div>
        <w:div w:id="241574612">
          <w:marLeft w:val="0"/>
          <w:marRight w:val="0"/>
          <w:marTop w:val="0"/>
          <w:marBottom w:val="0"/>
          <w:divBdr>
            <w:top w:val="none" w:sz="0" w:space="0" w:color="auto"/>
            <w:left w:val="none" w:sz="0" w:space="0" w:color="auto"/>
            <w:bottom w:val="none" w:sz="0" w:space="0" w:color="auto"/>
            <w:right w:val="none" w:sz="0" w:space="0" w:color="auto"/>
          </w:divBdr>
        </w:div>
        <w:div w:id="243103828">
          <w:marLeft w:val="0"/>
          <w:marRight w:val="0"/>
          <w:marTop w:val="0"/>
          <w:marBottom w:val="0"/>
          <w:divBdr>
            <w:top w:val="none" w:sz="0" w:space="0" w:color="auto"/>
            <w:left w:val="none" w:sz="0" w:space="0" w:color="auto"/>
            <w:bottom w:val="none" w:sz="0" w:space="0" w:color="auto"/>
            <w:right w:val="none" w:sz="0" w:space="0" w:color="auto"/>
          </w:divBdr>
        </w:div>
        <w:div w:id="246236596">
          <w:marLeft w:val="0"/>
          <w:marRight w:val="0"/>
          <w:marTop w:val="0"/>
          <w:marBottom w:val="0"/>
          <w:divBdr>
            <w:top w:val="none" w:sz="0" w:space="0" w:color="auto"/>
            <w:left w:val="none" w:sz="0" w:space="0" w:color="auto"/>
            <w:bottom w:val="none" w:sz="0" w:space="0" w:color="auto"/>
            <w:right w:val="none" w:sz="0" w:space="0" w:color="auto"/>
          </w:divBdr>
        </w:div>
        <w:div w:id="262226291">
          <w:marLeft w:val="0"/>
          <w:marRight w:val="0"/>
          <w:marTop w:val="0"/>
          <w:marBottom w:val="0"/>
          <w:divBdr>
            <w:top w:val="none" w:sz="0" w:space="0" w:color="auto"/>
            <w:left w:val="none" w:sz="0" w:space="0" w:color="auto"/>
            <w:bottom w:val="none" w:sz="0" w:space="0" w:color="auto"/>
            <w:right w:val="none" w:sz="0" w:space="0" w:color="auto"/>
          </w:divBdr>
        </w:div>
        <w:div w:id="286474733">
          <w:marLeft w:val="0"/>
          <w:marRight w:val="0"/>
          <w:marTop w:val="0"/>
          <w:marBottom w:val="0"/>
          <w:divBdr>
            <w:top w:val="none" w:sz="0" w:space="0" w:color="auto"/>
            <w:left w:val="none" w:sz="0" w:space="0" w:color="auto"/>
            <w:bottom w:val="none" w:sz="0" w:space="0" w:color="auto"/>
            <w:right w:val="none" w:sz="0" w:space="0" w:color="auto"/>
          </w:divBdr>
        </w:div>
        <w:div w:id="291178186">
          <w:marLeft w:val="0"/>
          <w:marRight w:val="0"/>
          <w:marTop w:val="0"/>
          <w:marBottom w:val="0"/>
          <w:divBdr>
            <w:top w:val="none" w:sz="0" w:space="0" w:color="auto"/>
            <w:left w:val="none" w:sz="0" w:space="0" w:color="auto"/>
            <w:bottom w:val="none" w:sz="0" w:space="0" w:color="auto"/>
            <w:right w:val="none" w:sz="0" w:space="0" w:color="auto"/>
          </w:divBdr>
        </w:div>
        <w:div w:id="303389269">
          <w:marLeft w:val="0"/>
          <w:marRight w:val="0"/>
          <w:marTop w:val="0"/>
          <w:marBottom w:val="0"/>
          <w:divBdr>
            <w:top w:val="none" w:sz="0" w:space="0" w:color="auto"/>
            <w:left w:val="none" w:sz="0" w:space="0" w:color="auto"/>
            <w:bottom w:val="none" w:sz="0" w:space="0" w:color="auto"/>
            <w:right w:val="none" w:sz="0" w:space="0" w:color="auto"/>
          </w:divBdr>
        </w:div>
        <w:div w:id="312027751">
          <w:marLeft w:val="0"/>
          <w:marRight w:val="0"/>
          <w:marTop w:val="0"/>
          <w:marBottom w:val="0"/>
          <w:divBdr>
            <w:top w:val="none" w:sz="0" w:space="0" w:color="auto"/>
            <w:left w:val="none" w:sz="0" w:space="0" w:color="auto"/>
            <w:bottom w:val="none" w:sz="0" w:space="0" w:color="auto"/>
            <w:right w:val="none" w:sz="0" w:space="0" w:color="auto"/>
          </w:divBdr>
        </w:div>
        <w:div w:id="314913751">
          <w:marLeft w:val="0"/>
          <w:marRight w:val="0"/>
          <w:marTop w:val="0"/>
          <w:marBottom w:val="0"/>
          <w:divBdr>
            <w:top w:val="none" w:sz="0" w:space="0" w:color="auto"/>
            <w:left w:val="none" w:sz="0" w:space="0" w:color="auto"/>
            <w:bottom w:val="none" w:sz="0" w:space="0" w:color="auto"/>
            <w:right w:val="none" w:sz="0" w:space="0" w:color="auto"/>
          </w:divBdr>
        </w:div>
        <w:div w:id="320276838">
          <w:marLeft w:val="0"/>
          <w:marRight w:val="0"/>
          <w:marTop w:val="0"/>
          <w:marBottom w:val="0"/>
          <w:divBdr>
            <w:top w:val="none" w:sz="0" w:space="0" w:color="auto"/>
            <w:left w:val="none" w:sz="0" w:space="0" w:color="auto"/>
            <w:bottom w:val="none" w:sz="0" w:space="0" w:color="auto"/>
            <w:right w:val="none" w:sz="0" w:space="0" w:color="auto"/>
          </w:divBdr>
        </w:div>
        <w:div w:id="321859626">
          <w:marLeft w:val="0"/>
          <w:marRight w:val="0"/>
          <w:marTop w:val="0"/>
          <w:marBottom w:val="0"/>
          <w:divBdr>
            <w:top w:val="none" w:sz="0" w:space="0" w:color="auto"/>
            <w:left w:val="none" w:sz="0" w:space="0" w:color="auto"/>
            <w:bottom w:val="none" w:sz="0" w:space="0" w:color="auto"/>
            <w:right w:val="none" w:sz="0" w:space="0" w:color="auto"/>
          </w:divBdr>
        </w:div>
        <w:div w:id="332605711">
          <w:marLeft w:val="0"/>
          <w:marRight w:val="0"/>
          <w:marTop w:val="0"/>
          <w:marBottom w:val="0"/>
          <w:divBdr>
            <w:top w:val="none" w:sz="0" w:space="0" w:color="auto"/>
            <w:left w:val="none" w:sz="0" w:space="0" w:color="auto"/>
            <w:bottom w:val="none" w:sz="0" w:space="0" w:color="auto"/>
            <w:right w:val="none" w:sz="0" w:space="0" w:color="auto"/>
          </w:divBdr>
        </w:div>
        <w:div w:id="333997897">
          <w:marLeft w:val="0"/>
          <w:marRight w:val="0"/>
          <w:marTop w:val="0"/>
          <w:marBottom w:val="0"/>
          <w:divBdr>
            <w:top w:val="none" w:sz="0" w:space="0" w:color="auto"/>
            <w:left w:val="none" w:sz="0" w:space="0" w:color="auto"/>
            <w:bottom w:val="none" w:sz="0" w:space="0" w:color="auto"/>
            <w:right w:val="none" w:sz="0" w:space="0" w:color="auto"/>
          </w:divBdr>
        </w:div>
        <w:div w:id="335037745">
          <w:marLeft w:val="0"/>
          <w:marRight w:val="0"/>
          <w:marTop w:val="0"/>
          <w:marBottom w:val="0"/>
          <w:divBdr>
            <w:top w:val="none" w:sz="0" w:space="0" w:color="auto"/>
            <w:left w:val="none" w:sz="0" w:space="0" w:color="auto"/>
            <w:bottom w:val="none" w:sz="0" w:space="0" w:color="auto"/>
            <w:right w:val="none" w:sz="0" w:space="0" w:color="auto"/>
          </w:divBdr>
        </w:div>
        <w:div w:id="347871786">
          <w:marLeft w:val="0"/>
          <w:marRight w:val="0"/>
          <w:marTop w:val="0"/>
          <w:marBottom w:val="0"/>
          <w:divBdr>
            <w:top w:val="none" w:sz="0" w:space="0" w:color="auto"/>
            <w:left w:val="none" w:sz="0" w:space="0" w:color="auto"/>
            <w:bottom w:val="none" w:sz="0" w:space="0" w:color="auto"/>
            <w:right w:val="none" w:sz="0" w:space="0" w:color="auto"/>
          </w:divBdr>
        </w:div>
        <w:div w:id="354041286">
          <w:marLeft w:val="0"/>
          <w:marRight w:val="0"/>
          <w:marTop w:val="0"/>
          <w:marBottom w:val="0"/>
          <w:divBdr>
            <w:top w:val="none" w:sz="0" w:space="0" w:color="auto"/>
            <w:left w:val="none" w:sz="0" w:space="0" w:color="auto"/>
            <w:bottom w:val="none" w:sz="0" w:space="0" w:color="auto"/>
            <w:right w:val="none" w:sz="0" w:space="0" w:color="auto"/>
          </w:divBdr>
        </w:div>
        <w:div w:id="357898462">
          <w:marLeft w:val="0"/>
          <w:marRight w:val="0"/>
          <w:marTop w:val="0"/>
          <w:marBottom w:val="0"/>
          <w:divBdr>
            <w:top w:val="none" w:sz="0" w:space="0" w:color="auto"/>
            <w:left w:val="none" w:sz="0" w:space="0" w:color="auto"/>
            <w:bottom w:val="none" w:sz="0" w:space="0" w:color="auto"/>
            <w:right w:val="none" w:sz="0" w:space="0" w:color="auto"/>
          </w:divBdr>
        </w:div>
        <w:div w:id="359282576">
          <w:marLeft w:val="0"/>
          <w:marRight w:val="0"/>
          <w:marTop w:val="0"/>
          <w:marBottom w:val="0"/>
          <w:divBdr>
            <w:top w:val="none" w:sz="0" w:space="0" w:color="auto"/>
            <w:left w:val="none" w:sz="0" w:space="0" w:color="auto"/>
            <w:bottom w:val="none" w:sz="0" w:space="0" w:color="auto"/>
            <w:right w:val="none" w:sz="0" w:space="0" w:color="auto"/>
          </w:divBdr>
        </w:div>
        <w:div w:id="360712885">
          <w:marLeft w:val="0"/>
          <w:marRight w:val="0"/>
          <w:marTop w:val="0"/>
          <w:marBottom w:val="0"/>
          <w:divBdr>
            <w:top w:val="none" w:sz="0" w:space="0" w:color="auto"/>
            <w:left w:val="none" w:sz="0" w:space="0" w:color="auto"/>
            <w:bottom w:val="none" w:sz="0" w:space="0" w:color="auto"/>
            <w:right w:val="none" w:sz="0" w:space="0" w:color="auto"/>
          </w:divBdr>
        </w:div>
        <w:div w:id="372341401">
          <w:marLeft w:val="0"/>
          <w:marRight w:val="0"/>
          <w:marTop w:val="0"/>
          <w:marBottom w:val="0"/>
          <w:divBdr>
            <w:top w:val="none" w:sz="0" w:space="0" w:color="auto"/>
            <w:left w:val="none" w:sz="0" w:space="0" w:color="auto"/>
            <w:bottom w:val="none" w:sz="0" w:space="0" w:color="auto"/>
            <w:right w:val="none" w:sz="0" w:space="0" w:color="auto"/>
          </w:divBdr>
        </w:div>
        <w:div w:id="387193866">
          <w:marLeft w:val="0"/>
          <w:marRight w:val="0"/>
          <w:marTop w:val="0"/>
          <w:marBottom w:val="0"/>
          <w:divBdr>
            <w:top w:val="none" w:sz="0" w:space="0" w:color="auto"/>
            <w:left w:val="none" w:sz="0" w:space="0" w:color="auto"/>
            <w:bottom w:val="none" w:sz="0" w:space="0" w:color="auto"/>
            <w:right w:val="none" w:sz="0" w:space="0" w:color="auto"/>
          </w:divBdr>
        </w:div>
        <w:div w:id="387652972">
          <w:marLeft w:val="0"/>
          <w:marRight w:val="0"/>
          <w:marTop w:val="0"/>
          <w:marBottom w:val="0"/>
          <w:divBdr>
            <w:top w:val="none" w:sz="0" w:space="0" w:color="auto"/>
            <w:left w:val="none" w:sz="0" w:space="0" w:color="auto"/>
            <w:bottom w:val="none" w:sz="0" w:space="0" w:color="auto"/>
            <w:right w:val="none" w:sz="0" w:space="0" w:color="auto"/>
          </w:divBdr>
        </w:div>
        <w:div w:id="392892532">
          <w:marLeft w:val="0"/>
          <w:marRight w:val="0"/>
          <w:marTop w:val="0"/>
          <w:marBottom w:val="0"/>
          <w:divBdr>
            <w:top w:val="none" w:sz="0" w:space="0" w:color="auto"/>
            <w:left w:val="none" w:sz="0" w:space="0" w:color="auto"/>
            <w:bottom w:val="none" w:sz="0" w:space="0" w:color="auto"/>
            <w:right w:val="none" w:sz="0" w:space="0" w:color="auto"/>
          </w:divBdr>
        </w:div>
        <w:div w:id="394157957">
          <w:marLeft w:val="0"/>
          <w:marRight w:val="0"/>
          <w:marTop w:val="0"/>
          <w:marBottom w:val="0"/>
          <w:divBdr>
            <w:top w:val="none" w:sz="0" w:space="0" w:color="auto"/>
            <w:left w:val="none" w:sz="0" w:space="0" w:color="auto"/>
            <w:bottom w:val="none" w:sz="0" w:space="0" w:color="auto"/>
            <w:right w:val="none" w:sz="0" w:space="0" w:color="auto"/>
          </w:divBdr>
        </w:div>
        <w:div w:id="395055015">
          <w:marLeft w:val="0"/>
          <w:marRight w:val="0"/>
          <w:marTop w:val="0"/>
          <w:marBottom w:val="0"/>
          <w:divBdr>
            <w:top w:val="none" w:sz="0" w:space="0" w:color="auto"/>
            <w:left w:val="none" w:sz="0" w:space="0" w:color="auto"/>
            <w:bottom w:val="none" w:sz="0" w:space="0" w:color="auto"/>
            <w:right w:val="none" w:sz="0" w:space="0" w:color="auto"/>
          </w:divBdr>
        </w:div>
        <w:div w:id="397286956">
          <w:marLeft w:val="0"/>
          <w:marRight w:val="0"/>
          <w:marTop w:val="0"/>
          <w:marBottom w:val="0"/>
          <w:divBdr>
            <w:top w:val="none" w:sz="0" w:space="0" w:color="auto"/>
            <w:left w:val="none" w:sz="0" w:space="0" w:color="auto"/>
            <w:bottom w:val="none" w:sz="0" w:space="0" w:color="auto"/>
            <w:right w:val="none" w:sz="0" w:space="0" w:color="auto"/>
          </w:divBdr>
        </w:div>
        <w:div w:id="398286143">
          <w:marLeft w:val="0"/>
          <w:marRight w:val="0"/>
          <w:marTop w:val="0"/>
          <w:marBottom w:val="0"/>
          <w:divBdr>
            <w:top w:val="none" w:sz="0" w:space="0" w:color="auto"/>
            <w:left w:val="none" w:sz="0" w:space="0" w:color="auto"/>
            <w:bottom w:val="none" w:sz="0" w:space="0" w:color="auto"/>
            <w:right w:val="none" w:sz="0" w:space="0" w:color="auto"/>
          </w:divBdr>
        </w:div>
        <w:div w:id="399519563">
          <w:marLeft w:val="0"/>
          <w:marRight w:val="0"/>
          <w:marTop w:val="0"/>
          <w:marBottom w:val="0"/>
          <w:divBdr>
            <w:top w:val="none" w:sz="0" w:space="0" w:color="auto"/>
            <w:left w:val="none" w:sz="0" w:space="0" w:color="auto"/>
            <w:bottom w:val="none" w:sz="0" w:space="0" w:color="auto"/>
            <w:right w:val="none" w:sz="0" w:space="0" w:color="auto"/>
          </w:divBdr>
        </w:div>
        <w:div w:id="409235881">
          <w:marLeft w:val="0"/>
          <w:marRight w:val="0"/>
          <w:marTop w:val="0"/>
          <w:marBottom w:val="0"/>
          <w:divBdr>
            <w:top w:val="none" w:sz="0" w:space="0" w:color="auto"/>
            <w:left w:val="none" w:sz="0" w:space="0" w:color="auto"/>
            <w:bottom w:val="none" w:sz="0" w:space="0" w:color="auto"/>
            <w:right w:val="none" w:sz="0" w:space="0" w:color="auto"/>
          </w:divBdr>
        </w:div>
        <w:div w:id="410927745">
          <w:marLeft w:val="0"/>
          <w:marRight w:val="0"/>
          <w:marTop w:val="0"/>
          <w:marBottom w:val="0"/>
          <w:divBdr>
            <w:top w:val="none" w:sz="0" w:space="0" w:color="auto"/>
            <w:left w:val="none" w:sz="0" w:space="0" w:color="auto"/>
            <w:bottom w:val="none" w:sz="0" w:space="0" w:color="auto"/>
            <w:right w:val="none" w:sz="0" w:space="0" w:color="auto"/>
          </w:divBdr>
        </w:div>
        <w:div w:id="416097362">
          <w:marLeft w:val="0"/>
          <w:marRight w:val="0"/>
          <w:marTop w:val="0"/>
          <w:marBottom w:val="0"/>
          <w:divBdr>
            <w:top w:val="none" w:sz="0" w:space="0" w:color="auto"/>
            <w:left w:val="none" w:sz="0" w:space="0" w:color="auto"/>
            <w:bottom w:val="none" w:sz="0" w:space="0" w:color="auto"/>
            <w:right w:val="none" w:sz="0" w:space="0" w:color="auto"/>
          </w:divBdr>
        </w:div>
        <w:div w:id="420562601">
          <w:marLeft w:val="0"/>
          <w:marRight w:val="0"/>
          <w:marTop w:val="0"/>
          <w:marBottom w:val="0"/>
          <w:divBdr>
            <w:top w:val="none" w:sz="0" w:space="0" w:color="auto"/>
            <w:left w:val="none" w:sz="0" w:space="0" w:color="auto"/>
            <w:bottom w:val="none" w:sz="0" w:space="0" w:color="auto"/>
            <w:right w:val="none" w:sz="0" w:space="0" w:color="auto"/>
          </w:divBdr>
        </w:div>
        <w:div w:id="424157541">
          <w:marLeft w:val="0"/>
          <w:marRight w:val="0"/>
          <w:marTop w:val="0"/>
          <w:marBottom w:val="0"/>
          <w:divBdr>
            <w:top w:val="none" w:sz="0" w:space="0" w:color="auto"/>
            <w:left w:val="none" w:sz="0" w:space="0" w:color="auto"/>
            <w:bottom w:val="none" w:sz="0" w:space="0" w:color="auto"/>
            <w:right w:val="none" w:sz="0" w:space="0" w:color="auto"/>
          </w:divBdr>
        </w:div>
        <w:div w:id="432554418">
          <w:marLeft w:val="0"/>
          <w:marRight w:val="0"/>
          <w:marTop w:val="0"/>
          <w:marBottom w:val="0"/>
          <w:divBdr>
            <w:top w:val="none" w:sz="0" w:space="0" w:color="auto"/>
            <w:left w:val="none" w:sz="0" w:space="0" w:color="auto"/>
            <w:bottom w:val="none" w:sz="0" w:space="0" w:color="auto"/>
            <w:right w:val="none" w:sz="0" w:space="0" w:color="auto"/>
          </w:divBdr>
        </w:div>
        <w:div w:id="458379629">
          <w:marLeft w:val="0"/>
          <w:marRight w:val="0"/>
          <w:marTop w:val="0"/>
          <w:marBottom w:val="0"/>
          <w:divBdr>
            <w:top w:val="none" w:sz="0" w:space="0" w:color="auto"/>
            <w:left w:val="none" w:sz="0" w:space="0" w:color="auto"/>
            <w:bottom w:val="none" w:sz="0" w:space="0" w:color="auto"/>
            <w:right w:val="none" w:sz="0" w:space="0" w:color="auto"/>
          </w:divBdr>
        </w:div>
        <w:div w:id="464198524">
          <w:marLeft w:val="0"/>
          <w:marRight w:val="0"/>
          <w:marTop w:val="0"/>
          <w:marBottom w:val="0"/>
          <w:divBdr>
            <w:top w:val="none" w:sz="0" w:space="0" w:color="auto"/>
            <w:left w:val="none" w:sz="0" w:space="0" w:color="auto"/>
            <w:bottom w:val="none" w:sz="0" w:space="0" w:color="auto"/>
            <w:right w:val="none" w:sz="0" w:space="0" w:color="auto"/>
          </w:divBdr>
        </w:div>
        <w:div w:id="464665338">
          <w:marLeft w:val="0"/>
          <w:marRight w:val="0"/>
          <w:marTop w:val="0"/>
          <w:marBottom w:val="0"/>
          <w:divBdr>
            <w:top w:val="none" w:sz="0" w:space="0" w:color="auto"/>
            <w:left w:val="none" w:sz="0" w:space="0" w:color="auto"/>
            <w:bottom w:val="none" w:sz="0" w:space="0" w:color="auto"/>
            <w:right w:val="none" w:sz="0" w:space="0" w:color="auto"/>
          </w:divBdr>
        </w:div>
        <w:div w:id="477066607">
          <w:marLeft w:val="0"/>
          <w:marRight w:val="0"/>
          <w:marTop w:val="0"/>
          <w:marBottom w:val="0"/>
          <w:divBdr>
            <w:top w:val="none" w:sz="0" w:space="0" w:color="auto"/>
            <w:left w:val="none" w:sz="0" w:space="0" w:color="auto"/>
            <w:bottom w:val="none" w:sz="0" w:space="0" w:color="auto"/>
            <w:right w:val="none" w:sz="0" w:space="0" w:color="auto"/>
          </w:divBdr>
        </w:div>
        <w:div w:id="482356357">
          <w:marLeft w:val="0"/>
          <w:marRight w:val="0"/>
          <w:marTop w:val="0"/>
          <w:marBottom w:val="0"/>
          <w:divBdr>
            <w:top w:val="none" w:sz="0" w:space="0" w:color="auto"/>
            <w:left w:val="none" w:sz="0" w:space="0" w:color="auto"/>
            <w:bottom w:val="none" w:sz="0" w:space="0" w:color="auto"/>
            <w:right w:val="none" w:sz="0" w:space="0" w:color="auto"/>
          </w:divBdr>
        </w:div>
        <w:div w:id="493374692">
          <w:marLeft w:val="0"/>
          <w:marRight w:val="0"/>
          <w:marTop w:val="0"/>
          <w:marBottom w:val="0"/>
          <w:divBdr>
            <w:top w:val="none" w:sz="0" w:space="0" w:color="auto"/>
            <w:left w:val="none" w:sz="0" w:space="0" w:color="auto"/>
            <w:bottom w:val="none" w:sz="0" w:space="0" w:color="auto"/>
            <w:right w:val="none" w:sz="0" w:space="0" w:color="auto"/>
          </w:divBdr>
        </w:div>
        <w:div w:id="501240502">
          <w:marLeft w:val="0"/>
          <w:marRight w:val="0"/>
          <w:marTop w:val="0"/>
          <w:marBottom w:val="0"/>
          <w:divBdr>
            <w:top w:val="none" w:sz="0" w:space="0" w:color="auto"/>
            <w:left w:val="none" w:sz="0" w:space="0" w:color="auto"/>
            <w:bottom w:val="none" w:sz="0" w:space="0" w:color="auto"/>
            <w:right w:val="none" w:sz="0" w:space="0" w:color="auto"/>
          </w:divBdr>
        </w:div>
        <w:div w:id="530532373">
          <w:marLeft w:val="0"/>
          <w:marRight w:val="0"/>
          <w:marTop w:val="0"/>
          <w:marBottom w:val="0"/>
          <w:divBdr>
            <w:top w:val="none" w:sz="0" w:space="0" w:color="auto"/>
            <w:left w:val="none" w:sz="0" w:space="0" w:color="auto"/>
            <w:bottom w:val="none" w:sz="0" w:space="0" w:color="auto"/>
            <w:right w:val="none" w:sz="0" w:space="0" w:color="auto"/>
          </w:divBdr>
        </w:div>
        <w:div w:id="566578572">
          <w:marLeft w:val="0"/>
          <w:marRight w:val="0"/>
          <w:marTop w:val="0"/>
          <w:marBottom w:val="0"/>
          <w:divBdr>
            <w:top w:val="none" w:sz="0" w:space="0" w:color="auto"/>
            <w:left w:val="none" w:sz="0" w:space="0" w:color="auto"/>
            <w:bottom w:val="none" w:sz="0" w:space="0" w:color="auto"/>
            <w:right w:val="none" w:sz="0" w:space="0" w:color="auto"/>
          </w:divBdr>
        </w:div>
        <w:div w:id="569462492">
          <w:marLeft w:val="0"/>
          <w:marRight w:val="0"/>
          <w:marTop w:val="0"/>
          <w:marBottom w:val="0"/>
          <w:divBdr>
            <w:top w:val="none" w:sz="0" w:space="0" w:color="auto"/>
            <w:left w:val="none" w:sz="0" w:space="0" w:color="auto"/>
            <w:bottom w:val="none" w:sz="0" w:space="0" w:color="auto"/>
            <w:right w:val="none" w:sz="0" w:space="0" w:color="auto"/>
          </w:divBdr>
        </w:div>
        <w:div w:id="578634809">
          <w:marLeft w:val="0"/>
          <w:marRight w:val="0"/>
          <w:marTop w:val="0"/>
          <w:marBottom w:val="0"/>
          <w:divBdr>
            <w:top w:val="none" w:sz="0" w:space="0" w:color="auto"/>
            <w:left w:val="none" w:sz="0" w:space="0" w:color="auto"/>
            <w:bottom w:val="none" w:sz="0" w:space="0" w:color="auto"/>
            <w:right w:val="none" w:sz="0" w:space="0" w:color="auto"/>
          </w:divBdr>
        </w:div>
        <w:div w:id="578756472">
          <w:marLeft w:val="0"/>
          <w:marRight w:val="0"/>
          <w:marTop w:val="0"/>
          <w:marBottom w:val="0"/>
          <w:divBdr>
            <w:top w:val="none" w:sz="0" w:space="0" w:color="auto"/>
            <w:left w:val="none" w:sz="0" w:space="0" w:color="auto"/>
            <w:bottom w:val="none" w:sz="0" w:space="0" w:color="auto"/>
            <w:right w:val="none" w:sz="0" w:space="0" w:color="auto"/>
          </w:divBdr>
        </w:div>
        <w:div w:id="578977111">
          <w:marLeft w:val="0"/>
          <w:marRight w:val="0"/>
          <w:marTop w:val="0"/>
          <w:marBottom w:val="0"/>
          <w:divBdr>
            <w:top w:val="none" w:sz="0" w:space="0" w:color="auto"/>
            <w:left w:val="none" w:sz="0" w:space="0" w:color="auto"/>
            <w:bottom w:val="none" w:sz="0" w:space="0" w:color="auto"/>
            <w:right w:val="none" w:sz="0" w:space="0" w:color="auto"/>
          </w:divBdr>
        </w:div>
        <w:div w:id="581181163">
          <w:marLeft w:val="0"/>
          <w:marRight w:val="0"/>
          <w:marTop w:val="0"/>
          <w:marBottom w:val="0"/>
          <w:divBdr>
            <w:top w:val="none" w:sz="0" w:space="0" w:color="auto"/>
            <w:left w:val="none" w:sz="0" w:space="0" w:color="auto"/>
            <w:bottom w:val="none" w:sz="0" w:space="0" w:color="auto"/>
            <w:right w:val="none" w:sz="0" w:space="0" w:color="auto"/>
          </w:divBdr>
        </w:div>
        <w:div w:id="582379390">
          <w:marLeft w:val="0"/>
          <w:marRight w:val="0"/>
          <w:marTop w:val="0"/>
          <w:marBottom w:val="0"/>
          <w:divBdr>
            <w:top w:val="none" w:sz="0" w:space="0" w:color="auto"/>
            <w:left w:val="none" w:sz="0" w:space="0" w:color="auto"/>
            <w:bottom w:val="none" w:sz="0" w:space="0" w:color="auto"/>
            <w:right w:val="none" w:sz="0" w:space="0" w:color="auto"/>
          </w:divBdr>
        </w:div>
        <w:div w:id="600340290">
          <w:marLeft w:val="0"/>
          <w:marRight w:val="0"/>
          <w:marTop w:val="0"/>
          <w:marBottom w:val="0"/>
          <w:divBdr>
            <w:top w:val="none" w:sz="0" w:space="0" w:color="auto"/>
            <w:left w:val="none" w:sz="0" w:space="0" w:color="auto"/>
            <w:bottom w:val="none" w:sz="0" w:space="0" w:color="auto"/>
            <w:right w:val="none" w:sz="0" w:space="0" w:color="auto"/>
          </w:divBdr>
        </w:div>
        <w:div w:id="612053251">
          <w:marLeft w:val="0"/>
          <w:marRight w:val="0"/>
          <w:marTop w:val="0"/>
          <w:marBottom w:val="0"/>
          <w:divBdr>
            <w:top w:val="none" w:sz="0" w:space="0" w:color="auto"/>
            <w:left w:val="none" w:sz="0" w:space="0" w:color="auto"/>
            <w:bottom w:val="none" w:sz="0" w:space="0" w:color="auto"/>
            <w:right w:val="none" w:sz="0" w:space="0" w:color="auto"/>
          </w:divBdr>
        </w:div>
        <w:div w:id="626009556">
          <w:marLeft w:val="0"/>
          <w:marRight w:val="0"/>
          <w:marTop w:val="0"/>
          <w:marBottom w:val="0"/>
          <w:divBdr>
            <w:top w:val="none" w:sz="0" w:space="0" w:color="auto"/>
            <w:left w:val="none" w:sz="0" w:space="0" w:color="auto"/>
            <w:bottom w:val="none" w:sz="0" w:space="0" w:color="auto"/>
            <w:right w:val="none" w:sz="0" w:space="0" w:color="auto"/>
          </w:divBdr>
        </w:div>
        <w:div w:id="628781746">
          <w:marLeft w:val="0"/>
          <w:marRight w:val="0"/>
          <w:marTop w:val="0"/>
          <w:marBottom w:val="0"/>
          <w:divBdr>
            <w:top w:val="none" w:sz="0" w:space="0" w:color="auto"/>
            <w:left w:val="none" w:sz="0" w:space="0" w:color="auto"/>
            <w:bottom w:val="none" w:sz="0" w:space="0" w:color="auto"/>
            <w:right w:val="none" w:sz="0" w:space="0" w:color="auto"/>
          </w:divBdr>
        </w:div>
        <w:div w:id="633027601">
          <w:marLeft w:val="0"/>
          <w:marRight w:val="0"/>
          <w:marTop w:val="0"/>
          <w:marBottom w:val="0"/>
          <w:divBdr>
            <w:top w:val="none" w:sz="0" w:space="0" w:color="auto"/>
            <w:left w:val="none" w:sz="0" w:space="0" w:color="auto"/>
            <w:bottom w:val="none" w:sz="0" w:space="0" w:color="auto"/>
            <w:right w:val="none" w:sz="0" w:space="0" w:color="auto"/>
          </w:divBdr>
        </w:div>
        <w:div w:id="653991686">
          <w:marLeft w:val="0"/>
          <w:marRight w:val="0"/>
          <w:marTop w:val="0"/>
          <w:marBottom w:val="0"/>
          <w:divBdr>
            <w:top w:val="none" w:sz="0" w:space="0" w:color="auto"/>
            <w:left w:val="none" w:sz="0" w:space="0" w:color="auto"/>
            <w:bottom w:val="none" w:sz="0" w:space="0" w:color="auto"/>
            <w:right w:val="none" w:sz="0" w:space="0" w:color="auto"/>
          </w:divBdr>
        </w:div>
        <w:div w:id="656345035">
          <w:marLeft w:val="0"/>
          <w:marRight w:val="0"/>
          <w:marTop w:val="0"/>
          <w:marBottom w:val="0"/>
          <w:divBdr>
            <w:top w:val="none" w:sz="0" w:space="0" w:color="auto"/>
            <w:left w:val="none" w:sz="0" w:space="0" w:color="auto"/>
            <w:bottom w:val="none" w:sz="0" w:space="0" w:color="auto"/>
            <w:right w:val="none" w:sz="0" w:space="0" w:color="auto"/>
          </w:divBdr>
        </w:div>
        <w:div w:id="656615305">
          <w:marLeft w:val="0"/>
          <w:marRight w:val="0"/>
          <w:marTop w:val="0"/>
          <w:marBottom w:val="0"/>
          <w:divBdr>
            <w:top w:val="none" w:sz="0" w:space="0" w:color="auto"/>
            <w:left w:val="none" w:sz="0" w:space="0" w:color="auto"/>
            <w:bottom w:val="none" w:sz="0" w:space="0" w:color="auto"/>
            <w:right w:val="none" w:sz="0" w:space="0" w:color="auto"/>
          </w:divBdr>
        </w:div>
        <w:div w:id="670522302">
          <w:marLeft w:val="0"/>
          <w:marRight w:val="0"/>
          <w:marTop w:val="0"/>
          <w:marBottom w:val="0"/>
          <w:divBdr>
            <w:top w:val="none" w:sz="0" w:space="0" w:color="auto"/>
            <w:left w:val="none" w:sz="0" w:space="0" w:color="auto"/>
            <w:bottom w:val="none" w:sz="0" w:space="0" w:color="auto"/>
            <w:right w:val="none" w:sz="0" w:space="0" w:color="auto"/>
          </w:divBdr>
        </w:div>
        <w:div w:id="679893911">
          <w:marLeft w:val="0"/>
          <w:marRight w:val="0"/>
          <w:marTop w:val="0"/>
          <w:marBottom w:val="0"/>
          <w:divBdr>
            <w:top w:val="none" w:sz="0" w:space="0" w:color="auto"/>
            <w:left w:val="none" w:sz="0" w:space="0" w:color="auto"/>
            <w:bottom w:val="none" w:sz="0" w:space="0" w:color="auto"/>
            <w:right w:val="none" w:sz="0" w:space="0" w:color="auto"/>
          </w:divBdr>
        </w:div>
        <w:div w:id="691107627">
          <w:marLeft w:val="0"/>
          <w:marRight w:val="0"/>
          <w:marTop w:val="0"/>
          <w:marBottom w:val="0"/>
          <w:divBdr>
            <w:top w:val="none" w:sz="0" w:space="0" w:color="auto"/>
            <w:left w:val="none" w:sz="0" w:space="0" w:color="auto"/>
            <w:bottom w:val="none" w:sz="0" w:space="0" w:color="auto"/>
            <w:right w:val="none" w:sz="0" w:space="0" w:color="auto"/>
          </w:divBdr>
        </w:div>
        <w:div w:id="691954793">
          <w:marLeft w:val="0"/>
          <w:marRight w:val="0"/>
          <w:marTop w:val="0"/>
          <w:marBottom w:val="0"/>
          <w:divBdr>
            <w:top w:val="none" w:sz="0" w:space="0" w:color="auto"/>
            <w:left w:val="none" w:sz="0" w:space="0" w:color="auto"/>
            <w:bottom w:val="none" w:sz="0" w:space="0" w:color="auto"/>
            <w:right w:val="none" w:sz="0" w:space="0" w:color="auto"/>
          </w:divBdr>
        </w:div>
        <w:div w:id="695421220">
          <w:marLeft w:val="0"/>
          <w:marRight w:val="0"/>
          <w:marTop w:val="0"/>
          <w:marBottom w:val="0"/>
          <w:divBdr>
            <w:top w:val="none" w:sz="0" w:space="0" w:color="auto"/>
            <w:left w:val="none" w:sz="0" w:space="0" w:color="auto"/>
            <w:bottom w:val="none" w:sz="0" w:space="0" w:color="auto"/>
            <w:right w:val="none" w:sz="0" w:space="0" w:color="auto"/>
          </w:divBdr>
        </w:div>
        <w:div w:id="706491533">
          <w:marLeft w:val="0"/>
          <w:marRight w:val="0"/>
          <w:marTop w:val="0"/>
          <w:marBottom w:val="0"/>
          <w:divBdr>
            <w:top w:val="none" w:sz="0" w:space="0" w:color="auto"/>
            <w:left w:val="none" w:sz="0" w:space="0" w:color="auto"/>
            <w:bottom w:val="none" w:sz="0" w:space="0" w:color="auto"/>
            <w:right w:val="none" w:sz="0" w:space="0" w:color="auto"/>
          </w:divBdr>
        </w:div>
        <w:div w:id="706834996">
          <w:marLeft w:val="0"/>
          <w:marRight w:val="0"/>
          <w:marTop w:val="0"/>
          <w:marBottom w:val="0"/>
          <w:divBdr>
            <w:top w:val="none" w:sz="0" w:space="0" w:color="auto"/>
            <w:left w:val="none" w:sz="0" w:space="0" w:color="auto"/>
            <w:bottom w:val="none" w:sz="0" w:space="0" w:color="auto"/>
            <w:right w:val="none" w:sz="0" w:space="0" w:color="auto"/>
          </w:divBdr>
        </w:div>
        <w:div w:id="710880458">
          <w:marLeft w:val="0"/>
          <w:marRight w:val="0"/>
          <w:marTop w:val="0"/>
          <w:marBottom w:val="0"/>
          <w:divBdr>
            <w:top w:val="none" w:sz="0" w:space="0" w:color="auto"/>
            <w:left w:val="none" w:sz="0" w:space="0" w:color="auto"/>
            <w:bottom w:val="none" w:sz="0" w:space="0" w:color="auto"/>
            <w:right w:val="none" w:sz="0" w:space="0" w:color="auto"/>
          </w:divBdr>
        </w:div>
        <w:div w:id="717244335">
          <w:marLeft w:val="0"/>
          <w:marRight w:val="0"/>
          <w:marTop w:val="0"/>
          <w:marBottom w:val="0"/>
          <w:divBdr>
            <w:top w:val="none" w:sz="0" w:space="0" w:color="auto"/>
            <w:left w:val="none" w:sz="0" w:space="0" w:color="auto"/>
            <w:bottom w:val="none" w:sz="0" w:space="0" w:color="auto"/>
            <w:right w:val="none" w:sz="0" w:space="0" w:color="auto"/>
          </w:divBdr>
        </w:div>
        <w:div w:id="720447143">
          <w:marLeft w:val="0"/>
          <w:marRight w:val="0"/>
          <w:marTop w:val="0"/>
          <w:marBottom w:val="0"/>
          <w:divBdr>
            <w:top w:val="none" w:sz="0" w:space="0" w:color="auto"/>
            <w:left w:val="none" w:sz="0" w:space="0" w:color="auto"/>
            <w:bottom w:val="none" w:sz="0" w:space="0" w:color="auto"/>
            <w:right w:val="none" w:sz="0" w:space="0" w:color="auto"/>
          </w:divBdr>
        </w:div>
        <w:div w:id="745230435">
          <w:marLeft w:val="0"/>
          <w:marRight w:val="0"/>
          <w:marTop w:val="0"/>
          <w:marBottom w:val="0"/>
          <w:divBdr>
            <w:top w:val="none" w:sz="0" w:space="0" w:color="auto"/>
            <w:left w:val="none" w:sz="0" w:space="0" w:color="auto"/>
            <w:bottom w:val="none" w:sz="0" w:space="0" w:color="auto"/>
            <w:right w:val="none" w:sz="0" w:space="0" w:color="auto"/>
          </w:divBdr>
        </w:div>
        <w:div w:id="748304662">
          <w:marLeft w:val="0"/>
          <w:marRight w:val="0"/>
          <w:marTop w:val="0"/>
          <w:marBottom w:val="0"/>
          <w:divBdr>
            <w:top w:val="none" w:sz="0" w:space="0" w:color="auto"/>
            <w:left w:val="none" w:sz="0" w:space="0" w:color="auto"/>
            <w:bottom w:val="none" w:sz="0" w:space="0" w:color="auto"/>
            <w:right w:val="none" w:sz="0" w:space="0" w:color="auto"/>
          </w:divBdr>
        </w:div>
        <w:div w:id="768429381">
          <w:marLeft w:val="0"/>
          <w:marRight w:val="0"/>
          <w:marTop w:val="0"/>
          <w:marBottom w:val="0"/>
          <w:divBdr>
            <w:top w:val="none" w:sz="0" w:space="0" w:color="auto"/>
            <w:left w:val="none" w:sz="0" w:space="0" w:color="auto"/>
            <w:bottom w:val="none" w:sz="0" w:space="0" w:color="auto"/>
            <w:right w:val="none" w:sz="0" w:space="0" w:color="auto"/>
          </w:divBdr>
        </w:div>
        <w:div w:id="770709075">
          <w:marLeft w:val="0"/>
          <w:marRight w:val="0"/>
          <w:marTop w:val="0"/>
          <w:marBottom w:val="0"/>
          <w:divBdr>
            <w:top w:val="none" w:sz="0" w:space="0" w:color="auto"/>
            <w:left w:val="none" w:sz="0" w:space="0" w:color="auto"/>
            <w:bottom w:val="none" w:sz="0" w:space="0" w:color="auto"/>
            <w:right w:val="none" w:sz="0" w:space="0" w:color="auto"/>
          </w:divBdr>
        </w:div>
        <w:div w:id="773356253">
          <w:marLeft w:val="0"/>
          <w:marRight w:val="0"/>
          <w:marTop w:val="0"/>
          <w:marBottom w:val="0"/>
          <w:divBdr>
            <w:top w:val="none" w:sz="0" w:space="0" w:color="auto"/>
            <w:left w:val="none" w:sz="0" w:space="0" w:color="auto"/>
            <w:bottom w:val="none" w:sz="0" w:space="0" w:color="auto"/>
            <w:right w:val="none" w:sz="0" w:space="0" w:color="auto"/>
          </w:divBdr>
        </w:div>
        <w:div w:id="774596614">
          <w:marLeft w:val="0"/>
          <w:marRight w:val="0"/>
          <w:marTop w:val="0"/>
          <w:marBottom w:val="0"/>
          <w:divBdr>
            <w:top w:val="none" w:sz="0" w:space="0" w:color="auto"/>
            <w:left w:val="none" w:sz="0" w:space="0" w:color="auto"/>
            <w:bottom w:val="none" w:sz="0" w:space="0" w:color="auto"/>
            <w:right w:val="none" w:sz="0" w:space="0" w:color="auto"/>
          </w:divBdr>
        </w:div>
        <w:div w:id="778331063">
          <w:marLeft w:val="0"/>
          <w:marRight w:val="0"/>
          <w:marTop w:val="0"/>
          <w:marBottom w:val="0"/>
          <w:divBdr>
            <w:top w:val="none" w:sz="0" w:space="0" w:color="auto"/>
            <w:left w:val="none" w:sz="0" w:space="0" w:color="auto"/>
            <w:bottom w:val="none" w:sz="0" w:space="0" w:color="auto"/>
            <w:right w:val="none" w:sz="0" w:space="0" w:color="auto"/>
          </w:divBdr>
        </w:div>
        <w:div w:id="779421137">
          <w:marLeft w:val="0"/>
          <w:marRight w:val="0"/>
          <w:marTop w:val="0"/>
          <w:marBottom w:val="0"/>
          <w:divBdr>
            <w:top w:val="none" w:sz="0" w:space="0" w:color="auto"/>
            <w:left w:val="none" w:sz="0" w:space="0" w:color="auto"/>
            <w:bottom w:val="none" w:sz="0" w:space="0" w:color="auto"/>
            <w:right w:val="none" w:sz="0" w:space="0" w:color="auto"/>
          </w:divBdr>
        </w:div>
        <w:div w:id="786772523">
          <w:marLeft w:val="0"/>
          <w:marRight w:val="0"/>
          <w:marTop w:val="0"/>
          <w:marBottom w:val="0"/>
          <w:divBdr>
            <w:top w:val="none" w:sz="0" w:space="0" w:color="auto"/>
            <w:left w:val="none" w:sz="0" w:space="0" w:color="auto"/>
            <w:bottom w:val="none" w:sz="0" w:space="0" w:color="auto"/>
            <w:right w:val="none" w:sz="0" w:space="0" w:color="auto"/>
          </w:divBdr>
        </w:div>
        <w:div w:id="788282856">
          <w:marLeft w:val="0"/>
          <w:marRight w:val="0"/>
          <w:marTop w:val="0"/>
          <w:marBottom w:val="0"/>
          <w:divBdr>
            <w:top w:val="none" w:sz="0" w:space="0" w:color="auto"/>
            <w:left w:val="none" w:sz="0" w:space="0" w:color="auto"/>
            <w:bottom w:val="none" w:sz="0" w:space="0" w:color="auto"/>
            <w:right w:val="none" w:sz="0" w:space="0" w:color="auto"/>
          </w:divBdr>
        </w:div>
        <w:div w:id="811942817">
          <w:marLeft w:val="0"/>
          <w:marRight w:val="0"/>
          <w:marTop w:val="0"/>
          <w:marBottom w:val="0"/>
          <w:divBdr>
            <w:top w:val="none" w:sz="0" w:space="0" w:color="auto"/>
            <w:left w:val="none" w:sz="0" w:space="0" w:color="auto"/>
            <w:bottom w:val="none" w:sz="0" w:space="0" w:color="auto"/>
            <w:right w:val="none" w:sz="0" w:space="0" w:color="auto"/>
          </w:divBdr>
        </w:div>
        <w:div w:id="816149738">
          <w:marLeft w:val="0"/>
          <w:marRight w:val="0"/>
          <w:marTop w:val="0"/>
          <w:marBottom w:val="0"/>
          <w:divBdr>
            <w:top w:val="none" w:sz="0" w:space="0" w:color="auto"/>
            <w:left w:val="none" w:sz="0" w:space="0" w:color="auto"/>
            <w:bottom w:val="none" w:sz="0" w:space="0" w:color="auto"/>
            <w:right w:val="none" w:sz="0" w:space="0" w:color="auto"/>
          </w:divBdr>
        </w:div>
        <w:div w:id="827550090">
          <w:marLeft w:val="0"/>
          <w:marRight w:val="0"/>
          <w:marTop w:val="0"/>
          <w:marBottom w:val="0"/>
          <w:divBdr>
            <w:top w:val="none" w:sz="0" w:space="0" w:color="auto"/>
            <w:left w:val="none" w:sz="0" w:space="0" w:color="auto"/>
            <w:bottom w:val="none" w:sz="0" w:space="0" w:color="auto"/>
            <w:right w:val="none" w:sz="0" w:space="0" w:color="auto"/>
          </w:divBdr>
        </w:div>
        <w:div w:id="828979980">
          <w:marLeft w:val="0"/>
          <w:marRight w:val="0"/>
          <w:marTop w:val="0"/>
          <w:marBottom w:val="0"/>
          <w:divBdr>
            <w:top w:val="none" w:sz="0" w:space="0" w:color="auto"/>
            <w:left w:val="none" w:sz="0" w:space="0" w:color="auto"/>
            <w:bottom w:val="none" w:sz="0" w:space="0" w:color="auto"/>
            <w:right w:val="none" w:sz="0" w:space="0" w:color="auto"/>
          </w:divBdr>
        </w:div>
        <w:div w:id="833423736">
          <w:marLeft w:val="0"/>
          <w:marRight w:val="0"/>
          <w:marTop w:val="0"/>
          <w:marBottom w:val="0"/>
          <w:divBdr>
            <w:top w:val="none" w:sz="0" w:space="0" w:color="auto"/>
            <w:left w:val="none" w:sz="0" w:space="0" w:color="auto"/>
            <w:bottom w:val="none" w:sz="0" w:space="0" w:color="auto"/>
            <w:right w:val="none" w:sz="0" w:space="0" w:color="auto"/>
          </w:divBdr>
        </w:div>
        <w:div w:id="833645257">
          <w:marLeft w:val="0"/>
          <w:marRight w:val="0"/>
          <w:marTop w:val="0"/>
          <w:marBottom w:val="0"/>
          <w:divBdr>
            <w:top w:val="none" w:sz="0" w:space="0" w:color="auto"/>
            <w:left w:val="none" w:sz="0" w:space="0" w:color="auto"/>
            <w:bottom w:val="none" w:sz="0" w:space="0" w:color="auto"/>
            <w:right w:val="none" w:sz="0" w:space="0" w:color="auto"/>
          </w:divBdr>
        </w:div>
        <w:div w:id="850218119">
          <w:marLeft w:val="0"/>
          <w:marRight w:val="0"/>
          <w:marTop w:val="0"/>
          <w:marBottom w:val="0"/>
          <w:divBdr>
            <w:top w:val="none" w:sz="0" w:space="0" w:color="auto"/>
            <w:left w:val="none" w:sz="0" w:space="0" w:color="auto"/>
            <w:bottom w:val="none" w:sz="0" w:space="0" w:color="auto"/>
            <w:right w:val="none" w:sz="0" w:space="0" w:color="auto"/>
          </w:divBdr>
        </w:div>
        <w:div w:id="898519024">
          <w:marLeft w:val="0"/>
          <w:marRight w:val="0"/>
          <w:marTop w:val="0"/>
          <w:marBottom w:val="0"/>
          <w:divBdr>
            <w:top w:val="none" w:sz="0" w:space="0" w:color="auto"/>
            <w:left w:val="none" w:sz="0" w:space="0" w:color="auto"/>
            <w:bottom w:val="none" w:sz="0" w:space="0" w:color="auto"/>
            <w:right w:val="none" w:sz="0" w:space="0" w:color="auto"/>
          </w:divBdr>
        </w:div>
        <w:div w:id="902984034">
          <w:marLeft w:val="0"/>
          <w:marRight w:val="0"/>
          <w:marTop w:val="0"/>
          <w:marBottom w:val="0"/>
          <w:divBdr>
            <w:top w:val="none" w:sz="0" w:space="0" w:color="auto"/>
            <w:left w:val="none" w:sz="0" w:space="0" w:color="auto"/>
            <w:bottom w:val="none" w:sz="0" w:space="0" w:color="auto"/>
            <w:right w:val="none" w:sz="0" w:space="0" w:color="auto"/>
          </w:divBdr>
        </w:div>
        <w:div w:id="928272085">
          <w:marLeft w:val="0"/>
          <w:marRight w:val="0"/>
          <w:marTop w:val="0"/>
          <w:marBottom w:val="0"/>
          <w:divBdr>
            <w:top w:val="none" w:sz="0" w:space="0" w:color="auto"/>
            <w:left w:val="none" w:sz="0" w:space="0" w:color="auto"/>
            <w:bottom w:val="none" w:sz="0" w:space="0" w:color="auto"/>
            <w:right w:val="none" w:sz="0" w:space="0" w:color="auto"/>
          </w:divBdr>
        </w:div>
        <w:div w:id="935022168">
          <w:marLeft w:val="0"/>
          <w:marRight w:val="0"/>
          <w:marTop w:val="0"/>
          <w:marBottom w:val="0"/>
          <w:divBdr>
            <w:top w:val="none" w:sz="0" w:space="0" w:color="auto"/>
            <w:left w:val="none" w:sz="0" w:space="0" w:color="auto"/>
            <w:bottom w:val="none" w:sz="0" w:space="0" w:color="auto"/>
            <w:right w:val="none" w:sz="0" w:space="0" w:color="auto"/>
          </w:divBdr>
        </w:div>
        <w:div w:id="938297469">
          <w:marLeft w:val="0"/>
          <w:marRight w:val="0"/>
          <w:marTop w:val="0"/>
          <w:marBottom w:val="0"/>
          <w:divBdr>
            <w:top w:val="none" w:sz="0" w:space="0" w:color="auto"/>
            <w:left w:val="none" w:sz="0" w:space="0" w:color="auto"/>
            <w:bottom w:val="none" w:sz="0" w:space="0" w:color="auto"/>
            <w:right w:val="none" w:sz="0" w:space="0" w:color="auto"/>
          </w:divBdr>
        </w:div>
        <w:div w:id="938441038">
          <w:marLeft w:val="0"/>
          <w:marRight w:val="0"/>
          <w:marTop w:val="0"/>
          <w:marBottom w:val="0"/>
          <w:divBdr>
            <w:top w:val="none" w:sz="0" w:space="0" w:color="auto"/>
            <w:left w:val="none" w:sz="0" w:space="0" w:color="auto"/>
            <w:bottom w:val="none" w:sz="0" w:space="0" w:color="auto"/>
            <w:right w:val="none" w:sz="0" w:space="0" w:color="auto"/>
          </w:divBdr>
        </w:div>
        <w:div w:id="948200876">
          <w:marLeft w:val="0"/>
          <w:marRight w:val="0"/>
          <w:marTop w:val="0"/>
          <w:marBottom w:val="0"/>
          <w:divBdr>
            <w:top w:val="none" w:sz="0" w:space="0" w:color="auto"/>
            <w:left w:val="none" w:sz="0" w:space="0" w:color="auto"/>
            <w:bottom w:val="none" w:sz="0" w:space="0" w:color="auto"/>
            <w:right w:val="none" w:sz="0" w:space="0" w:color="auto"/>
          </w:divBdr>
        </w:div>
        <w:div w:id="949051124">
          <w:marLeft w:val="0"/>
          <w:marRight w:val="0"/>
          <w:marTop w:val="0"/>
          <w:marBottom w:val="0"/>
          <w:divBdr>
            <w:top w:val="none" w:sz="0" w:space="0" w:color="auto"/>
            <w:left w:val="none" w:sz="0" w:space="0" w:color="auto"/>
            <w:bottom w:val="none" w:sz="0" w:space="0" w:color="auto"/>
            <w:right w:val="none" w:sz="0" w:space="0" w:color="auto"/>
          </w:divBdr>
        </w:div>
        <w:div w:id="962465243">
          <w:marLeft w:val="0"/>
          <w:marRight w:val="0"/>
          <w:marTop w:val="0"/>
          <w:marBottom w:val="0"/>
          <w:divBdr>
            <w:top w:val="none" w:sz="0" w:space="0" w:color="auto"/>
            <w:left w:val="none" w:sz="0" w:space="0" w:color="auto"/>
            <w:bottom w:val="none" w:sz="0" w:space="0" w:color="auto"/>
            <w:right w:val="none" w:sz="0" w:space="0" w:color="auto"/>
          </w:divBdr>
        </w:div>
        <w:div w:id="967079991">
          <w:marLeft w:val="0"/>
          <w:marRight w:val="0"/>
          <w:marTop w:val="0"/>
          <w:marBottom w:val="0"/>
          <w:divBdr>
            <w:top w:val="none" w:sz="0" w:space="0" w:color="auto"/>
            <w:left w:val="none" w:sz="0" w:space="0" w:color="auto"/>
            <w:bottom w:val="none" w:sz="0" w:space="0" w:color="auto"/>
            <w:right w:val="none" w:sz="0" w:space="0" w:color="auto"/>
          </w:divBdr>
        </w:div>
        <w:div w:id="969702468">
          <w:marLeft w:val="0"/>
          <w:marRight w:val="0"/>
          <w:marTop w:val="0"/>
          <w:marBottom w:val="0"/>
          <w:divBdr>
            <w:top w:val="none" w:sz="0" w:space="0" w:color="auto"/>
            <w:left w:val="none" w:sz="0" w:space="0" w:color="auto"/>
            <w:bottom w:val="none" w:sz="0" w:space="0" w:color="auto"/>
            <w:right w:val="none" w:sz="0" w:space="0" w:color="auto"/>
          </w:divBdr>
        </w:div>
        <w:div w:id="979722704">
          <w:marLeft w:val="0"/>
          <w:marRight w:val="0"/>
          <w:marTop w:val="0"/>
          <w:marBottom w:val="0"/>
          <w:divBdr>
            <w:top w:val="none" w:sz="0" w:space="0" w:color="auto"/>
            <w:left w:val="none" w:sz="0" w:space="0" w:color="auto"/>
            <w:bottom w:val="none" w:sz="0" w:space="0" w:color="auto"/>
            <w:right w:val="none" w:sz="0" w:space="0" w:color="auto"/>
          </w:divBdr>
        </w:div>
        <w:div w:id="985160937">
          <w:marLeft w:val="0"/>
          <w:marRight w:val="0"/>
          <w:marTop w:val="0"/>
          <w:marBottom w:val="0"/>
          <w:divBdr>
            <w:top w:val="none" w:sz="0" w:space="0" w:color="auto"/>
            <w:left w:val="none" w:sz="0" w:space="0" w:color="auto"/>
            <w:bottom w:val="none" w:sz="0" w:space="0" w:color="auto"/>
            <w:right w:val="none" w:sz="0" w:space="0" w:color="auto"/>
          </w:divBdr>
        </w:div>
        <w:div w:id="999038515">
          <w:marLeft w:val="0"/>
          <w:marRight w:val="0"/>
          <w:marTop w:val="0"/>
          <w:marBottom w:val="0"/>
          <w:divBdr>
            <w:top w:val="none" w:sz="0" w:space="0" w:color="auto"/>
            <w:left w:val="none" w:sz="0" w:space="0" w:color="auto"/>
            <w:bottom w:val="none" w:sz="0" w:space="0" w:color="auto"/>
            <w:right w:val="none" w:sz="0" w:space="0" w:color="auto"/>
          </w:divBdr>
        </w:div>
        <w:div w:id="1006513557">
          <w:marLeft w:val="0"/>
          <w:marRight w:val="0"/>
          <w:marTop w:val="0"/>
          <w:marBottom w:val="0"/>
          <w:divBdr>
            <w:top w:val="none" w:sz="0" w:space="0" w:color="auto"/>
            <w:left w:val="none" w:sz="0" w:space="0" w:color="auto"/>
            <w:bottom w:val="none" w:sz="0" w:space="0" w:color="auto"/>
            <w:right w:val="none" w:sz="0" w:space="0" w:color="auto"/>
          </w:divBdr>
        </w:div>
        <w:div w:id="1016536612">
          <w:marLeft w:val="0"/>
          <w:marRight w:val="0"/>
          <w:marTop w:val="0"/>
          <w:marBottom w:val="0"/>
          <w:divBdr>
            <w:top w:val="none" w:sz="0" w:space="0" w:color="auto"/>
            <w:left w:val="none" w:sz="0" w:space="0" w:color="auto"/>
            <w:bottom w:val="none" w:sz="0" w:space="0" w:color="auto"/>
            <w:right w:val="none" w:sz="0" w:space="0" w:color="auto"/>
          </w:divBdr>
        </w:div>
        <w:div w:id="1022702292">
          <w:marLeft w:val="0"/>
          <w:marRight w:val="0"/>
          <w:marTop w:val="0"/>
          <w:marBottom w:val="0"/>
          <w:divBdr>
            <w:top w:val="none" w:sz="0" w:space="0" w:color="auto"/>
            <w:left w:val="none" w:sz="0" w:space="0" w:color="auto"/>
            <w:bottom w:val="none" w:sz="0" w:space="0" w:color="auto"/>
            <w:right w:val="none" w:sz="0" w:space="0" w:color="auto"/>
          </w:divBdr>
        </w:div>
        <w:div w:id="1022779736">
          <w:marLeft w:val="0"/>
          <w:marRight w:val="0"/>
          <w:marTop w:val="0"/>
          <w:marBottom w:val="0"/>
          <w:divBdr>
            <w:top w:val="none" w:sz="0" w:space="0" w:color="auto"/>
            <w:left w:val="none" w:sz="0" w:space="0" w:color="auto"/>
            <w:bottom w:val="none" w:sz="0" w:space="0" w:color="auto"/>
            <w:right w:val="none" w:sz="0" w:space="0" w:color="auto"/>
          </w:divBdr>
        </w:div>
        <w:div w:id="1028529476">
          <w:marLeft w:val="0"/>
          <w:marRight w:val="0"/>
          <w:marTop w:val="0"/>
          <w:marBottom w:val="0"/>
          <w:divBdr>
            <w:top w:val="none" w:sz="0" w:space="0" w:color="auto"/>
            <w:left w:val="none" w:sz="0" w:space="0" w:color="auto"/>
            <w:bottom w:val="none" w:sz="0" w:space="0" w:color="auto"/>
            <w:right w:val="none" w:sz="0" w:space="0" w:color="auto"/>
          </w:divBdr>
        </w:div>
        <w:div w:id="1033767027">
          <w:marLeft w:val="0"/>
          <w:marRight w:val="0"/>
          <w:marTop w:val="0"/>
          <w:marBottom w:val="0"/>
          <w:divBdr>
            <w:top w:val="none" w:sz="0" w:space="0" w:color="auto"/>
            <w:left w:val="none" w:sz="0" w:space="0" w:color="auto"/>
            <w:bottom w:val="none" w:sz="0" w:space="0" w:color="auto"/>
            <w:right w:val="none" w:sz="0" w:space="0" w:color="auto"/>
          </w:divBdr>
        </w:div>
        <w:div w:id="1039359486">
          <w:marLeft w:val="0"/>
          <w:marRight w:val="0"/>
          <w:marTop w:val="0"/>
          <w:marBottom w:val="0"/>
          <w:divBdr>
            <w:top w:val="none" w:sz="0" w:space="0" w:color="auto"/>
            <w:left w:val="none" w:sz="0" w:space="0" w:color="auto"/>
            <w:bottom w:val="none" w:sz="0" w:space="0" w:color="auto"/>
            <w:right w:val="none" w:sz="0" w:space="0" w:color="auto"/>
          </w:divBdr>
        </w:div>
        <w:div w:id="1042091966">
          <w:marLeft w:val="0"/>
          <w:marRight w:val="0"/>
          <w:marTop w:val="0"/>
          <w:marBottom w:val="0"/>
          <w:divBdr>
            <w:top w:val="none" w:sz="0" w:space="0" w:color="auto"/>
            <w:left w:val="none" w:sz="0" w:space="0" w:color="auto"/>
            <w:bottom w:val="none" w:sz="0" w:space="0" w:color="auto"/>
            <w:right w:val="none" w:sz="0" w:space="0" w:color="auto"/>
          </w:divBdr>
        </w:div>
        <w:div w:id="1048845779">
          <w:marLeft w:val="0"/>
          <w:marRight w:val="0"/>
          <w:marTop w:val="0"/>
          <w:marBottom w:val="0"/>
          <w:divBdr>
            <w:top w:val="none" w:sz="0" w:space="0" w:color="auto"/>
            <w:left w:val="none" w:sz="0" w:space="0" w:color="auto"/>
            <w:bottom w:val="none" w:sz="0" w:space="0" w:color="auto"/>
            <w:right w:val="none" w:sz="0" w:space="0" w:color="auto"/>
          </w:divBdr>
        </w:div>
        <w:div w:id="1052584544">
          <w:marLeft w:val="0"/>
          <w:marRight w:val="0"/>
          <w:marTop w:val="0"/>
          <w:marBottom w:val="0"/>
          <w:divBdr>
            <w:top w:val="none" w:sz="0" w:space="0" w:color="auto"/>
            <w:left w:val="none" w:sz="0" w:space="0" w:color="auto"/>
            <w:bottom w:val="none" w:sz="0" w:space="0" w:color="auto"/>
            <w:right w:val="none" w:sz="0" w:space="0" w:color="auto"/>
          </w:divBdr>
        </w:div>
        <w:div w:id="1052777683">
          <w:marLeft w:val="0"/>
          <w:marRight w:val="0"/>
          <w:marTop w:val="0"/>
          <w:marBottom w:val="0"/>
          <w:divBdr>
            <w:top w:val="none" w:sz="0" w:space="0" w:color="auto"/>
            <w:left w:val="none" w:sz="0" w:space="0" w:color="auto"/>
            <w:bottom w:val="none" w:sz="0" w:space="0" w:color="auto"/>
            <w:right w:val="none" w:sz="0" w:space="0" w:color="auto"/>
          </w:divBdr>
        </w:div>
        <w:div w:id="1058937911">
          <w:marLeft w:val="0"/>
          <w:marRight w:val="0"/>
          <w:marTop w:val="0"/>
          <w:marBottom w:val="0"/>
          <w:divBdr>
            <w:top w:val="none" w:sz="0" w:space="0" w:color="auto"/>
            <w:left w:val="none" w:sz="0" w:space="0" w:color="auto"/>
            <w:bottom w:val="none" w:sz="0" w:space="0" w:color="auto"/>
            <w:right w:val="none" w:sz="0" w:space="0" w:color="auto"/>
          </w:divBdr>
        </w:div>
        <w:div w:id="1063795321">
          <w:marLeft w:val="0"/>
          <w:marRight w:val="0"/>
          <w:marTop w:val="0"/>
          <w:marBottom w:val="0"/>
          <w:divBdr>
            <w:top w:val="none" w:sz="0" w:space="0" w:color="auto"/>
            <w:left w:val="none" w:sz="0" w:space="0" w:color="auto"/>
            <w:bottom w:val="none" w:sz="0" w:space="0" w:color="auto"/>
            <w:right w:val="none" w:sz="0" w:space="0" w:color="auto"/>
          </w:divBdr>
        </w:div>
        <w:div w:id="1067068238">
          <w:marLeft w:val="0"/>
          <w:marRight w:val="0"/>
          <w:marTop w:val="0"/>
          <w:marBottom w:val="0"/>
          <w:divBdr>
            <w:top w:val="none" w:sz="0" w:space="0" w:color="auto"/>
            <w:left w:val="none" w:sz="0" w:space="0" w:color="auto"/>
            <w:bottom w:val="none" w:sz="0" w:space="0" w:color="auto"/>
            <w:right w:val="none" w:sz="0" w:space="0" w:color="auto"/>
          </w:divBdr>
        </w:div>
        <w:div w:id="1073894755">
          <w:marLeft w:val="0"/>
          <w:marRight w:val="0"/>
          <w:marTop w:val="0"/>
          <w:marBottom w:val="0"/>
          <w:divBdr>
            <w:top w:val="none" w:sz="0" w:space="0" w:color="auto"/>
            <w:left w:val="none" w:sz="0" w:space="0" w:color="auto"/>
            <w:bottom w:val="none" w:sz="0" w:space="0" w:color="auto"/>
            <w:right w:val="none" w:sz="0" w:space="0" w:color="auto"/>
          </w:divBdr>
        </w:div>
        <w:div w:id="1083910968">
          <w:marLeft w:val="0"/>
          <w:marRight w:val="0"/>
          <w:marTop w:val="0"/>
          <w:marBottom w:val="0"/>
          <w:divBdr>
            <w:top w:val="none" w:sz="0" w:space="0" w:color="auto"/>
            <w:left w:val="none" w:sz="0" w:space="0" w:color="auto"/>
            <w:bottom w:val="none" w:sz="0" w:space="0" w:color="auto"/>
            <w:right w:val="none" w:sz="0" w:space="0" w:color="auto"/>
          </w:divBdr>
        </w:div>
        <w:div w:id="1095445629">
          <w:marLeft w:val="0"/>
          <w:marRight w:val="0"/>
          <w:marTop w:val="0"/>
          <w:marBottom w:val="0"/>
          <w:divBdr>
            <w:top w:val="none" w:sz="0" w:space="0" w:color="auto"/>
            <w:left w:val="none" w:sz="0" w:space="0" w:color="auto"/>
            <w:bottom w:val="none" w:sz="0" w:space="0" w:color="auto"/>
            <w:right w:val="none" w:sz="0" w:space="0" w:color="auto"/>
          </w:divBdr>
        </w:div>
        <w:div w:id="1096097997">
          <w:marLeft w:val="0"/>
          <w:marRight w:val="0"/>
          <w:marTop w:val="0"/>
          <w:marBottom w:val="0"/>
          <w:divBdr>
            <w:top w:val="none" w:sz="0" w:space="0" w:color="auto"/>
            <w:left w:val="none" w:sz="0" w:space="0" w:color="auto"/>
            <w:bottom w:val="none" w:sz="0" w:space="0" w:color="auto"/>
            <w:right w:val="none" w:sz="0" w:space="0" w:color="auto"/>
          </w:divBdr>
        </w:div>
        <w:div w:id="1104156432">
          <w:marLeft w:val="0"/>
          <w:marRight w:val="0"/>
          <w:marTop w:val="0"/>
          <w:marBottom w:val="0"/>
          <w:divBdr>
            <w:top w:val="none" w:sz="0" w:space="0" w:color="auto"/>
            <w:left w:val="none" w:sz="0" w:space="0" w:color="auto"/>
            <w:bottom w:val="none" w:sz="0" w:space="0" w:color="auto"/>
            <w:right w:val="none" w:sz="0" w:space="0" w:color="auto"/>
          </w:divBdr>
        </w:div>
        <w:div w:id="1105080871">
          <w:marLeft w:val="0"/>
          <w:marRight w:val="0"/>
          <w:marTop w:val="0"/>
          <w:marBottom w:val="0"/>
          <w:divBdr>
            <w:top w:val="none" w:sz="0" w:space="0" w:color="auto"/>
            <w:left w:val="none" w:sz="0" w:space="0" w:color="auto"/>
            <w:bottom w:val="none" w:sz="0" w:space="0" w:color="auto"/>
            <w:right w:val="none" w:sz="0" w:space="0" w:color="auto"/>
          </w:divBdr>
        </w:div>
        <w:div w:id="1105543903">
          <w:marLeft w:val="0"/>
          <w:marRight w:val="0"/>
          <w:marTop w:val="0"/>
          <w:marBottom w:val="0"/>
          <w:divBdr>
            <w:top w:val="none" w:sz="0" w:space="0" w:color="auto"/>
            <w:left w:val="none" w:sz="0" w:space="0" w:color="auto"/>
            <w:bottom w:val="none" w:sz="0" w:space="0" w:color="auto"/>
            <w:right w:val="none" w:sz="0" w:space="0" w:color="auto"/>
          </w:divBdr>
        </w:div>
        <w:div w:id="1107165352">
          <w:marLeft w:val="0"/>
          <w:marRight w:val="0"/>
          <w:marTop w:val="0"/>
          <w:marBottom w:val="0"/>
          <w:divBdr>
            <w:top w:val="none" w:sz="0" w:space="0" w:color="auto"/>
            <w:left w:val="none" w:sz="0" w:space="0" w:color="auto"/>
            <w:bottom w:val="none" w:sz="0" w:space="0" w:color="auto"/>
            <w:right w:val="none" w:sz="0" w:space="0" w:color="auto"/>
          </w:divBdr>
        </w:div>
        <w:div w:id="1123615440">
          <w:marLeft w:val="0"/>
          <w:marRight w:val="0"/>
          <w:marTop w:val="0"/>
          <w:marBottom w:val="0"/>
          <w:divBdr>
            <w:top w:val="none" w:sz="0" w:space="0" w:color="auto"/>
            <w:left w:val="none" w:sz="0" w:space="0" w:color="auto"/>
            <w:bottom w:val="none" w:sz="0" w:space="0" w:color="auto"/>
            <w:right w:val="none" w:sz="0" w:space="0" w:color="auto"/>
          </w:divBdr>
        </w:div>
        <w:div w:id="1124034438">
          <w:marLeft w:val="0"/>
          <w:marRight w:val="0"/>
          <w:marTop w:val="0"/>
          <w:marBottom w:val="0"/>
          <w:divBdr>
            <w:top w:val="none" w:sz="0" w:space="0" w:color="auto"/>
            <w:left w:val="none" w:sz="0" w:space="0" w:color="auto"/>
            <w:bottom w:val="none" w:sz="0" w:space="0" w:color="auto"/>
            <w:right w:val="none" w:sz="0" w:space="0" w:color="auto"/>
          </w:divBdr>
        </w:div>
        <w:div w:id="1127237940">
          <w:marLeft w:val="0"/>
          <w:marRight w:val="0"/>
          <w:marTop w:val="0"/>
          <w:marBottom w:val="0"/>
          <w:divBdr>
            <w:top w:val="none" w:sz="0" w:space="0" w:color="auto"/>
            <w:left w:val="none" w:sz="0" w:space="0" w:color="auto"/>
            <w:bottom w:val="none" w:sz="0" w:space="0" w:color="auto"/>
            <w:right w:val="none" w:sz="0" w:space="0" w:color="auto"/>
          </w:divBdr>
        </w:div>
        <w:div w:id="1150829614">
          <w:marLeft w:val="0"/>
          <w:marRight w:val="0"/>
          <w:marTop w:val="0"/>
          <w:marBottom w:val="0"/>
          <w:divBdr>
            <w:top w:val="none" w:sz="0" w:space="0" w:color="auto"/>
            <w:left w:val="none" w:sz="0" w:space="0" w:color="auto"/>
            <w:bottom w:val="none" w:sz="0" w:space="0" w:color="auto"/>
            <w:right w:val="none" w:sz="0" w:space="0" w:color="auto"/>
          </w:divBdr>
        </w:div>
        <w:div w:id="1159423598">
          <w:marLeft w:val="0"/>
          <w:marRight w:val="0"/>
          <w:marTop w:val="0"/>
          <w:marBottom w:val="0"/>
          <w:divBdr>
            <w:top w:val="none" w:sz="0" w:space="0" w:color="auto"/>
            <w:left w:val="none" w:sz="0" w:space="0" w:color="auto"/>
            <w:bottom w:val="none" w:sz="0" w:space="0" w:color="auto"/>
            <w:right w:val="none" w:sz="0" w:space="0" w:color="auto"/>
          </w:divBdr>
        </w:div>
        <w:div w:id="1159467482">
          <w:marLeft w:val="0"/>
          <w:marRight w:val="0"/>
          <w:marTop w:val="0"/>
          <w:marBottom w:val="0"/>
          <w:divBdr>
            <w:top w:val="none" w:sz="0" w:space="0" w:color="auto"/>
            <w:left w:val="none" w:sz="0" w:space="0" w:color="auto"/>
            <w:bottom w:val="none" w:sz="0" w:space="0" w:color="auto"/>
            <w:right w:val="none" w:sz="0" w:space="0" w:color="auto"/>
          </w:divBdr>
        </w:div>
        <w:div w:id="1163593512">
          <w:marLeft w:val="0"/>
          <w:marRight w:val="0"/>
          <w:marTop w:val="0"/>
          <w:marBottom w:val="0"/>
          <w:divBdr>
            <w:top w:val="none" w:sz="0" w:space="0" w:color="auto"/>
            <w:left w:val="none" w:sz="0" w:space="0" w:color="auto"/>
            <w:bottom w:val="none" w:sz="0" w:space="0" w:color="auto"/>
            <w:right w:val="none" w:sz="0" w:space="0" w:color="auto"/>
          </w:divBdr>
        </w:div>
        <w:div w:id="1166432321">
          <w:marLeft w:val="0"/>
          <w:marRight w:val="0"/>
          <w:marTop w:val="0"/>
          <w:marBottom w:val="0"/>
          <w:divBdr>
            <w:top w:val="none" w:sz="0" w:space="0" w:color="auto"/>
            <w:left w:val="none" w:sz="0" w:space="0" w:color="auto"/>
            <w:bottom w:val="none" w:sz="0" w:space="0" w:color="auto"/>
            <w:right w:val="none" w:sz="0" w:space="0" w:color="auto"/>
          </w:divBdr>
        </w:div>
        <w:div w:id="1173301315">
          <w:marLeft w:val="0"/>
          <w:marRight w:val="0"/>
          <w:marTop w:val="0"/>
          <w:marBottom w:val="0"/>
          <w:divBdr>
            <w:top w:val="none" w:sz="0" w:space="0" w:color="auto"/>
            <w:left w:val="none" w:sz="0" w:space="0" w:color="auto"/>
            <w:bottom w:val="none" w:sz="0" w:space="0" w:color="auto"/>
            <w:right w:val="none" w:sz="0" w:space="0" w:color="auto"/>
          </w:divBdr>
        </w:div>
        <w:div w:id="1194995524">
          <w:marLeft w:val="0"/>
          <w:marRight w:val="0"/>
          <w:marTop w:val="0"/>
          <w:marBottom w:val="0"/>
          <w:divBdr>
            <w:top w:val="none" w:sz="0" w:space="0" w:color="auto"/>
            <w:left w:val="none" w:sz="0" w:space="0" w:color="auto"/>
            <w:bottom w:val="none" w:sz="0" w:space="0" w:color="auto"/>
            <w:right w:val="none" w:sz="0" w:space="0" w:color="auto"/>
          </w:divBdr>
        </w:div>
        <w:div w:id="1195734089">
          <w:marLeft w:val="0"/>
          <w:marRight w:val="0"/>
          <w:marTop w:val="0"/>
          <w:marBottom w:val="0"/>
          <w:divBdr>
            <w:top w:val="none" w:sz="0" w:space="0" w:color="auto"/>
            <w:left w:val="none" w:sz="0" w:space="0" w:color="auto"/>
            <w:bottom w:val="none" w:sz="0" w:space="0" w:color="auto"/>
            <w:right w:val="none" w:sz="0" w:space="0" w:color="auto"/>
          </w:divBdr>
        </w:div>
        <w:div w:id="1200781016">
          <w:marLeft w:val="0"/>
          <w:marRight w:val="0"/>
          <w:marTop w:val="0"/>
          <w:marBottom w:val="0"/>
          <w:divBdr>
            <w:top w:val="none" w:sz="0" w:space="0" w:color="auto"/>
            <w:left w:val="none" w:sz="0" w:space="0" w:color="auto"/>
            <w:bottom w:val="none" w:sz="0" w:space="0" w:color="auto"/>
            <w:right w:val="none" w:sz="0" w:space="0" w:color="auto"/>
          </w:divBdr>
        </w:div>
        <w:div w:id="1202281170">
          <w:marLeft w:val="0"/>
          <w:marRight w:val="0"/>
          <w:marTop w:val="0"/>
          <w:marBottom w:val="0"/>
          <w:divBdr>
            <w:top w:val="none" w:sz="0" w:space="0" w:color="auto"/>
            <w:left w:val="none" w:sz="0" w:space="0" w:color="auto"/>
            <w:bottom w:val="none" w:sz="0" w:space="0" w:color="auto"/>
            <w:right w:val="none" w:sz="0" w:space="0" w:color="auto"/>
          </w:divBdr>
        </w:div>
        <w:div w:id="1206065058">
          <w:marLeft w:val="0"/>
          <w:marRight w:val="0"/>
          <w:marTop w:val="0"/>
          <w:marBottom w:val="0"/>
          <w:divBdr>
            <w:top w:val="none" w:sz="0" w:space="0" w:color="auto"/>
            <w:left w:val="none" w:sz="0" w:space="0" w:color="auto"/>
            <w:bottom w:val="none" w:sz="0" w:space="0" w:color="auto"/>
            <w:right w:val="none" w:sz="0" w:space="0" w:color="auto"/>
          </w:divBdr>
        </w:div>
        <w:div w:id="1218779071">
          <w:marLeft w:val="0"/>
          <w:marRight w:val="0"/>
          <w:marTop w:val="0"/>
          <w:marBottom w:val="0"/>
          <w:divBdr>
            <w:top w:val="none" w:sz="0" w:space="0" w:color="auto"/>
            <w:left w:val="none" w:sz="0" w:space="0" w:color="auto"/>
            <w:bottom w:val="none" w:sz="0" w:space="0" w:color="auto"/>
            <w:right w:val="none" w:sz="0" w:space="0" w:color="auto"/>
          </w:divBdr>
        </w:div>
        <w:div w:id="1226649192">
          <w:marLeft w:val="0"/>
          <w:marRight w:val="0"/>
          <w:marTop w:val="0"/>
          <w:marBottom w:val="0"/>
          <w:divBdr>
            <w:top w:val="none" w:sz="0" w:space="0" w:color="auto"/>
            <w:left w:val="none" w:sz="0" w:space="0" w:color="auto"/>
            <w:bottom w:val="none" w:sz="0" w:space="0" w:color="auto"/>
            <w:right w:val="none" w:sz="0" w:space="0" w:color="auto"/>
          </w:divBdr>
        </w:div>
        <w:div w:id="1243831302">
          <w:marLeft w:val="0"/>
          <w:marRight w:val="0"/>
          <w:marTop w:val="0"/>
          <w:marBottom w:val="0"/>
          <w:divBdr>
            <w:top w:val="none" w:sz="0" w:space="0" w:color="auto"/>
            <w:left w:val="none" w:sz="0" w:space="0" w:color="auto"/>
            <w:bottom w:val="none" w:sz="0" w:space="0" w:color="auto"/>
            <w:right w:val="none" w:sz="0" w:space="0" w:color="auto"/>
          </w:divBdr>
        </w:div>
        <w:div w:id="1255628671">
          <w:marLeft w:val="0"/>
          <w:marRight w:val="0"/>
          <w:marTop w:val="0"/>
          <w:marBottom w:val="0"/>
          <w:divBdr>
            <w:top w:val="none" w:sz="0" w:space="0" w:color="auto"/>
            <w:left w:val="none" w:sz="0" w:space="0" w:color="auto"/>
            <w:bottom w:val="none" w:sz="0" w:space="0" w:color="auto"/>
            <w:right w:val="none" w:sz="0" w:space="0" w:color="auto"/>
          </w:divBdr>
        </w:div>
        <w:div w:id="1257055040">
          <w:marLeft w:val="0"/>
          <w:marRight w:val="0"/>
          <w:marTop w:val="0"/>
          <w:marBottom w:val="0"/>
          <w:divBdr>
            <w:top w:val="none" w:sz="0" w:space="0" w:color="auto"/>
            <w:left w:val="none" w:sz="0" w:space="0" w:color="auto"/>
            <w:bottom w:val="none" w:sz="0" w:space="0" w:color="auto"/>
            <w:right w:val="none" w:sz="0" w:space="0" w:color="auto"/>
          </w:divBdr>
        </w:div>
        <w:div w:id="1261379687">
          <w:marLeft w:val="0"/>
          <w:marRight w:val="0"/>
          <w:marTop w:val="0"/>
          <w:marBottom w:val="0"/>
          <w:divBdr>
            <w:top w:val="none" w:sz="0" w:space="0" w:color="auto"/>
            <w:left w:val="none" w:sz="0" w:space="0" w:color="auto"/>
            <w:bottom w:val="none" w:sz="0" w:space="0" w:color="auto"/>
            <w:right w:val="none" w:sz="0" w:space="0" w:color="auto"/>
          </w:divBdr>
        </w:div>
        <w:div w:id="1268199215">
          <w:marLeft w:val="0"/>
          <w:marRight w:val="0"/>
          <w:marTop w:val="0"/>
          <w:marBottom w:val="0"/>
          <w:divBdr>
            <w:top w:val="none" w:sz="0" w:space="0" w:color="auto"/>
            <w:left w:val="none" w:sz="0" w:space="0" w:color="auto"/>
            <w:bottom w:val="none" w:sz="0" w:space="0" w:color="auto"/>
            <w:right w:val="none" w:sz="0" w:space="0" w:color="auto"/>
          </w:divBdr>
        </w:div>
        <w:div w:id="1285503446">
          <w:marLeft w:val="0"/>
          <w:marRight w:val="0"/>
          <w:marTop w:val="0"/>
          <w:marBottom w:val="0"/>
          <w:divBdr>
            <w:top w:val="none" w:sz="0" w:space="0" w:color="auto"/>
            <w:left w:val="none" w:sz="0" w:space="0" w:color="auto"/>
            <w:bottom w:val="none" w:sz="0" w:space="0" w:color="auto"/>
            <w:right w:val="none" w:sz="0" w:space="0" w:color="auto"/>
          </w:divBdr>
        </w:div>
        <w:div w:id="1291786797">
          <w:marLeft w:val="0"/>
          <w:marRight w:val="0"/>
          <w:marTop w:val="0"/>
          <w:marBottom w:val="0"/>
          <w:divBdr>
            <w:top w:val="none" w:sz="0" w:space="0" w:color="auto"/>
            <w:left w:val="none" w:sz="0" w:space="0" w:color="auto"/>
            <w:bottom w:val="none" w:sz="0" w:space="0" w:color="auto"/>
            <w:right w:val="none" w:sz="0" w:space="0" w:color="auto"/>
          </w:divBdr>
        </w:div>
        <w:div w:id="1294559032">
          <w:marLeft w:val="0"/>
          <w:marRight w:val="0"/>
          <w:marTop w:val="0"/>
          <w:marBottom w:val="0"/>
          <w:divBdr>
            <w:top w:val="none" w:sz="0" w:space="0" w:color="auto"/>
            <w:left w:val="none" w:sz="0" w:space="0" w:color="auto"/>
            <w:bottom w:val="none" w:sz="0" w:space="0" w:color="auto"/>
            <w:right w:val="none" w:sz="0" w:space="0" w:color="auto"/>
          </w:divBdr>
        </w:div>
        <w:div w:id="1315571918">
          <w:marLeft w:val="0"/>
          <w:marRight w:val="0"/>
          <w:marTop w:val="0"/>
          <w:marBottom w:val="0"/>
          <w:divBdr>
            <w:top w:val="none" w:sz="0" w:space="0" w:color="auto"/>
            <w:left w:val="none" w:sz="0" w:space="0" w:color="auto"/>
            <w:bottom w:val="none" w:sz="0" w:space="0" w:color="auto"/>
            <w:right w:val="none" w:sz="0" w:space="0" w:color="auto"/>
          </w:divBdr>
        </w:div>
        <w:div w:id="1319071916">
          <w:marLeft w:val="0"/>
          <w:marRight w:val="0"/>
          <w:marTop w:val="0"/>
          <w:marBottom w:val="0"/>
          <w:divBdr>
            <w:top w:val="none" w:sz="0" w:space="0" w:color="auto"/>
            <w:left w:val="none" w:sz="0" w:space="0" w:color="auto"/>
            <w:bottom w:val="none" w:sz="0" w:space="0" w:color="auto"/>
            <w:right w:val="none" w:sz="0" w:space="0" w:color="auto"/>
          </w:divBdr>
        </w:div>
        <w:div w:id="1355425329">
          <w:marLeft w:val="0"/>
          <w:marRight w:val="0"/>
          <w:marTop w:val="0"/>
          <w:marBottom w:val="0"/>
          <w:divBdr>
            <w:top w:val="none" w:sz="0" w:space="0" w:color="auto"/>
            <w:left w:val="none" w:sz="0" w:space="0" w:color="auto"/>
            <w:bottom w:val="none" w:sz="0" w:space="0" w:color="auto"/>
            <w:right w:val="none" w:sz="0" w:space="0" w:color="auto"/>
          </w:divBdr>
        </w:div>
        <w:div w:id="1358889094">
          <w:marLeft w:val="0"/>
          <w:marRight w:val="0"/>
          <w:marTop w:val="0"/>
          <w:marBottom w:val="0"/>
          <w:divBdr>
            <w:top w:val="none" w:sz="0" w:space="0" w:color="auto"/>
            <w:left w:val="none" w:sz="0" w:space="0" w:color="auto"/>
            <w:bottom w:val="none" w:sz="0" w:space="0" w:color="auto"/>
            <w:right w:val="none" w:sz="0" w:space="0" w:color="auto"/>
          </w:divBdr>
        </w:div>
        <w:div w:id="1363822681">
          <w:marLeft w:val="0"/>
          <w:marRight w:val="0"/>
          <w:marTop w:val="0"/>
          <w:marBottom w:val="0"/>
          <w:divBdr>
            <w:top w:val="none" w:sz="0" w:space="0" w:color="auto"/>
            <w:left w:val="none" w:sz="0" w:space="0" w:color="auto"/>
            <w:bottom w:val="none" w:sz="0" w:space="0" w:color="auto"/>
            <w:right w:val="none" w:sz="0" w:space="0" w:color="auto"/>
          </w:divBdr>
        </w:div>
        <w:div w:id="1370840815">
          <w:marLeft w:val="0"/>
          <w:marRight w:val="0"/>
          <w:marTop w:val="0"/>
          <w:marBottom w:val="0"/>
          <w:divBdr>
            <w:top w:val="none" w:sz="0" w:space="0" w:color="auto"/>
            <w:left w:val="none" w:sz="0" w:space="0" w:color="auto"/>
            <w:bottom w:val="none" w:sz="0" w:space="0" w:color="auto"/>
            <w:right w:val="none" w:sz="0" w:space="0" w:color="auto"/>
          </w:divBdr>
        </w:div>
        <w:div w:id="1384598804">
          <w:marLeft w:val="0"/>
          <w:marRight w:val="0"/>
          <w:marTop w:val="0"/>
          <w:marBottom w:val="0"/>
          <w:divBdr>
            <w:top w:val="none" w:sz="0" w:space="0" w:color="auto"/>
            <w:left w:val="none" w:sz="0" w:space="0" w:color="auto"/>
            <w:bottom w:val="none" w:sz="0" w:space="0" w:color="auto"/>
            <w:right w:val="none" w:sz="0" w:space="0" w:color="auto"/>
          </w:divBdr>
        </w:div>
        <w:div w:id="1390373685">
          <w:marLeft w:val="0"/>
          <w:marRight w:val="0"/>
          <w:marTop w:val="0"/>
          <w:marBottom w:val="0"/>
          <w:divBdr>
            <w:top w:val="none" w:sz="0" w:space="0" w:color="auto"/>
            <w:left w:val="none" w:sz="0" w:space="0" w:color="auto"/>
            <w:bottom w:val="none" w:sz="0" w:space="0" w:color="auto"/>
            <w:right w:val="none" w:sz="0" w:space="0" w:color="auto"/>
          </w:divBdr>
        </w:div>
        <w:div w:id="1399666626">
          <w:marLeft w:val="0"/>
          <w:marRight w:val="0"/>
          <w:marTop w:val="0"/>
          <w:marBottom w:val="0"/>
          <w:divBdr>
            <w:top w:val="none" w:sz="0" w:space="0" w:color="auto"/>
            <w:left w:val="none" w:sz="0" w:space="0" w:color="auto"/>
            <w:bottom w:val="none" w:sz="0" w:space="0" w:color="auto"/>
            <w:right w:val="none" w:sz="0" w:space="0" w:color="auto"/>
          </w:divBdr>
        </w:div>
        <w:div w:id="1425108297">
          <w:marLeft w:val="0"/>
          <w:marRight w:val="0"/>
          <w:marTop w:val="0"/>
          <w:marBottom w:val="0"/>
          <w:divBdr>
            <w:top w:val="none" w:sz="0" w:space="0" w:color="auto"/>
            <w:left w:val="none" w:sz="0" w:space="0" w:color="auto"/>
            <w:bottom w:val="none" w:sz="0" w:space="0" w:color="auto"/>
            <w:right w:val="none" w:sz="0" w:space="0" w:color="auto"/>
          </w:divBdr>
        </w:div>
        <w:div w:id="1425882748">
          <w:marLeft w:val="0"/>
          <w:marRight w:val="0"/>
          <w:marTop w:val="0"/>
          <w:marBottom w:val="0"/>
          <w:divBdr>
            <w:top w:val="none" w:sz="0" w:space="0" w:color="auto"/>
            <w:left w:val="none" w:sz="0" w:space="0" w:color="auto"/>
            <w:bottom w:val="none" w:sz="0" w:space="0" w:color="auto"/>
            <w:right w:val="none" w:sz="0" w:space="0" w:color="auto"/>
          </w:divBdr>
        </w:div>
        <w:div w:id="1429302948">
          <w:marLeft w:val="0"/>
          <w:marRight w:val="0"/>
          <w:marTop w:val="0"/>
          <w:marBottom w:val="0"/>
          <w:divBdr>
            <w:top w:val="none" w:sz="0" w:space="0" w:color="auto"/>
            <w:left w:val="none" w:sz="0" w:space="0" w:color="auto"/>
            <w:bottom w:val="none" w:sz="0" w:space="0" w:color="auto"/>
            <w:right w:val="none" w:sz="0" w:space="0" w:color="auto"/>
          </w:divBdr>
        </w:div>
        <w:div w:id="1435713334">
          <w:marLeft w:val="0"/>
          <w:marRight w:val="0"/>
          <w:marTop w:val="0"/>
          <w:marBottom w:val="0"/>
          <w:divBdr>
            <w:top w:val="none" w:sz="0" w:space="0" w:color="auto"/>
            <w:left w:val="none" w:sz="0" w:space="0" w:color="auto"/>
            <w:bottom w:val="none" w:sz="0" w:space="0" w:color="auto"/>
            <w:right w:val="none" w:sz="0" w:space="0" w:color="auto"/>
          </w:divBdr>
        </w:div>
        <w:div w:id="1446733087">
          <w:marLeft w:val="0"/>
          <w:marRight w:val="0"/>
          <w:marTop w:val="0"/>
          <w:marBottom w:val="0"/>
          <w:divBdr>
            <w:top w:val="none" w:sz="0" w:space="0" w:color="auto"/>
            <w:left w:val="none" w:sz="0" w:space="0" w:color="auto"/>
            <w:bottom w:val="none" w:sz="0" w:space="0" w:color="auto"/>
            <w:right w:val="none" w:sz="0" w:space="0" w:color="auto"/>
          </w:divBdr>
        </w:div>
        <w:div w:id="1452700303">
          <w:marLeft w:val="0"/>
          <w:marRight w:val="0"/>
          <w:marTop w:val="0"/>
          <w:marBottom w:val="0"/>
          <w:divBdr>
            <w:top w:val="none" w:sz="0" w:space="0" w:color="auto"/>
            <w:left w:val="none" w:sz="0" w:space="0" w:color="auto"/>
            <w:bottom w:val="none" w:sz="0" w:space="0" w:color="auto"/>
            <w:right w:val="none" w:sz="0" w:space="0" w:color="auto"/>
          </w:divBdr>
        </w:div>
        <w:div w:id="1469275507">
          <w:marLeft w:val="0"/>
          <w:marRight w:val="0"/>
          <w:marTop w:val="0"/>
          <w:marBottom w:val="0"/>
          <w:divBdr>
            <w:top w:val="none" w:sz="0" w:space="0" w:color="auto"/>
            <w:left w:val="none" w:sz="0" w:space="0" w:color="auto"/>
            <w:bottom w:val="none" w:sz="0" w:space="0" w:color="auto"/>
            <w:right w:val="none" w:sz="0" w:space="0" w:color="auto"/>
          </w:divBdr>
        </w:div>
        <w:div w:id="1473710992">
          <w:marLeft w:val="0"/>
          <w:marRight w:val="0"/>
          <w:marTop w:val="0"/>
          <w:marBottom w:val="0"/>
          <w:divBdr>
            <w:top w:val="none" w:sz="0" w:space="0" w:color="auto"/>
            <w:left w:val="none" w:sz="0" w:space="0" w:color="auto"/>
            <w:bottom w:val="none" w:sz="0" w:space="0" w:color="auto"/>
            <w:right w:val="none" w:sz="0" w:space="0" w:color="auto"/>
          </w:divBdr>
        </w:div>
        <w:div w:id="1475100379">
          <w:marLeft w:val="0"/>
          <w:marRight w:val="0"/>
          <w:marTop w:val="0"/>
          <w:marBottom w:val="0"/>
          <w:divBdr>
            <w:top w:val="none" w:sz="0" w:space="0" w:color="auto"/>
            <w:left w:val="none" w:sz="0" w:space="0" w:color="auto"/>
            <w:bottom w:val="none" w:sz="0" w:space="0" w:color="auto"/>
            <w:right w:val="none" w:sz="0" w:space="0" w:color="auto"/>
          </w:divBdr>
        </w:div>
        <w:div w:id="1494881466">
          <w:marLeft w:val="0"/>
          <w:marRight w:val="0"/>
          <w:marTop w:val="0"/>
          <w:marBottom w:val="0"/>
          <w:divBdr>
            <w:top w:val="none" w:sz="0" w:space="0" w:color="auto"/>
            <w:left w:val="none" w:sz="0" w:space="0" w:color="auto"/>
            <w:bottom w:val="none" w:sz="0" w:space="0" w:color="auto"/>
            <w:right w:val="none" w:sz="0" w:space="0" w:color="auto"/>
          </w:divBdr>
        </w:div>
        <w:div w:id="1499348019">
          <w:marLeft w:val="0"/>
          <w:marRight w:val="0"/>
          <w:marTop w:val="0"/>
          <w:marBottom w:val="0"/>
          <w:divBdr>
            <w:top w:val="none" w:sz="0" w:space="0" w:color="auto"/>
            <w:left w:val="none" w:sz="0" w:space="0" w:color="auto"/>
            <w:bottom w:val="none" w:sz="0" w:space="0" w:color="auto"/>
            <w:right w:val="none" w:sz="0" w:space="0" w:color="auto"/>
          </w:divBdr>
        </w:div>
        <w:div w:id="1499416813">
          <w:marLeft w:val="0"/>
          <w:marRight w:val="0"/>
          <w:marTop w:val="0"/>
          <w:marBottom w:val="0"/>
          <w:divBdr>
            <w:top w:val="none" w:sz="0" w:space="0" w:color="auto"/>
            <w:left w:val="none" w:sz="0" w:space="0" w:color="auto"/>
            <w:bottom w:val="none" w:sz="0" w:space="0" w:color="auto"/>
            <w:right w:val="none" w:sz="0" w:space="0" w:color="auto"/>
          </w:divBdr>
        </w:div>
        <w:div w:id="1502621085">
          <w:marLeft w:val="0"/>
          <w:marRight w:val="0"/>
          <w:marTop w:val="0"/>
          <w:marBottom w:val="0"/>
          <w:divBdr>
            <w:top w:val="none" w:sz="0" w:space="0" w:color="auto"/>
            <w:left w:val="none" w:sz="0" w:space="0" w:color="auto"/>
            <w:bottom w:val="none" w:sz="0" w:space="0" w:color="auto"/>
            <w:right w:val="none" w:sz="0" w:space="0" w:color="auto"/>
          </w:divBdr>
        </w:div>
        <w:div w:id="1505046162">
          <w:marLeft w:val="0"/>
          <w:marRight w:val="0"/>
          <w:marTop w:val="0"/>
          <w:marBottom w:val="0"/>
          <w:divBdr>
            <w:top w:val="none" w:sz="0" w:space="0" w:color="auto"/>
            <w:left w:val="none" w:sz="0" w:space="0" w:color="auto"/>
            <w:bottom w:val="none" w:sz="0" w:space="0" w:color="auto"/>
            <w:right w:val="none" w:sz="0" w:space="0" w:color="auto"/>
          </w:divBdr>
        </w:div>
        <w:div w:id="1516381973">
          <w:marLeft w:val="0"/>
          <w:marRight w:val="0"/>
          <w:marTop w:val="0"/>
          <w:marBottom w:val="0"/>
          <w:divBdr>
            <w:top w:val="none" w:sz="0" w:space="0" w:color="auto"/>
            <w:left w:val="none" w:sz="0" w:space="0" w:color="auto"/>
            <w:bottom w:val="none" w:sz="0" w:space="0" w:color="auto"/>
            <w:right w:val="none" w:sz="0" w:space="0" w:color="auto"/>
          </w:divBdr>
        </w:div>
        <w:div w:id="1534996868">
          <w:marLeft w:val="0"/>
          <w:marRight w:val="0"/>
          <w:marTop w:val="0"/>
          <w:marBottom w:val="0"/>
          <w:divBdr>
            <w:top w:val="none" w:sz="0" w:space="0" w:color="auto"/>
            <w:left w:val="none" w:sz="0" w:space="0" w:color="auto"/>
            <w:bottom w:val="none" w:sz="0" w:space="0" w:color="auto"/>
            <w:right w:val="none" w:sz="0" w:space="0" w:color="auto"/>
          </w:divBdr>
        </w:div>
        <w:div w:id="1536697169">
          <w:marLeft w:val="0"/>
          <w:marRight w:val="0"/>
          <w:marTop w:val="0"/>
          <w:marBottom w:val="0"/>
          <w:divBdr>
            <w:top w:val="none" w:sz="0" w:space="0" w:color="auto"/>
            <w:left w:val="none" w:sz="0" w:space="0" w:color="auto"/>
            <w:bottom w:val="none" w:sz="0" w:space="0" w:color="auto"/>
            <w:right w:val="none" w:sz="0" w:space="0" w:color="auto"/>
          </w:divBdr>
        </w:div>
        <w:div w:id="1538397065">
          <w:marLeft w:val="0"/>
          <w:marRight w:val="0"/>
          <w:marTop w:val="0"/>
          <w:marBottom w:val="0"/>
          <w:divBdr>
            <w:top w:val="none" w:sz="0" w:space="0" w:color="auto"/>
            <w:left w:val="none" w:sz="0" w:space="0" w:color="auto"/>
            <w:bottom w:val="none" w:sz="0" w:space="0" w:color="auto"/>
            <w:right w:val="none" w:sz="0" w:space="0" w:color="auto"/>
          </w:divBdr>
        </w:div>
        <w:div w:id="1540701727">
          <w:marLeft w:val="0"/>
          <w:marRight w:val="0"/>
          <w:marTop w:val="0"/>
          <w:marBottom w:val="0"/>
          <w:divBdr>
            <w:top w:val="none" w:sz="0" w:space="0" w:color="auto"/>
            <w:left w:val="none" w:sz="0" w:space="0" w:color="auto"/>
            <w:bottom w:val="none" w:sz="0" w:space="0" w:color="auto"/>
            <w:right w:val="none" w:sz="0" w:space="0" w:color="auto"/>
          </w:divBdr>
        </w:div>
        <w:div w:id="1542671933">
          <w:marLeft w:val="0"/>
          <w:marRight w:val="0"/>
          <w:marTop w:val="0"/>
          <w:marBottom w:val="0"/>
          <w:divBdr>
            <w:top w:val="none" w:sz="0" w:space="0" w:color="auto"/>
            <w:left w:val="none" w:sz="0" w:space="0" w:color="auto"/>
            <w:bottom w:val="none" w:sz="0" w:space="0" w:color="auto"/>
            <w:right w:val="none" w:sz="0" w:space="0" w:color="auto"/>
          </w:divBdr>
        </w:div>
        <w:div w:id="1550528440">
          <w:marLeft w:val="0"/>
          <w:marRight w:val="0"/>
          <w:marTop w:val="0"/>
          <w:marBottom w:val="0"/>
          <w:divBdr>
            <w:top w:val="none" w:sz="0" w:space="0" w:color="auto"/>
            <w:left w:val="none" w:sz="0" w:space="0" w:color="auto"/>
            <w:bottom w:val="none" w:sz="0" w:space="0" w:color="auto"/>
            <w:right w:val="none" w:sz="0" w:space="0" w:color="auto"/>
          </w:divBdr>
        </w:div>
        <w:div w:id="1556550878">
          <w:marLeft w:val="0"/>
          <w:marRight w:val="0"/>
          <w:marTop w:val="0"/>
          <w:marBottom w:val="0"/>
          <w:divBdr>
            <w:top w:val="none" w:sz="0" w:space="0" w:color="auto"/>
            <w:left w:val="none" w:sz="0" w:space="0" w:color="auto"/>
            <w:bottom w:val="none" w:sz="0" w:space="0" w:color="auto"/>
            <w:right w:val="none" w:sz="0" w:space="0" w:color="auto"/>
          </w:divBdr>
        </w:div>
        <w:div w:id="1563246971">
          <w:marLeft w:val="0"/>
          <w:marRight w:val="0"/>
          <w:marTop w:val="0"/>
          <w:marBottom w:val="0"/>
          <w:divBdr>
            <w:top w:val="none" w:sz="0" w:space="0" w:color="auto"/>
            <w:left w:val="none" w:sz="0" w:space="0" w:color="auto"/>
            <w:bottom w:val="none" w:sz="0" w:space="0" w:color="auto"/>
            <w:right w:val="none" w:sz="0" w:space="0" w:color="auto"/>
          </w:divBdr>
        </w:div>
        <w:div w:id="1565527466">
          <w:marLeft w:val="0"/>
          <w:marRight w:val="0"/>
          <w:marTop w:val="0"/>
          <w:marBottom w:val="0"/>
          <w:divBdr>
            <w:top w:val="none" w:sz="0" w:space="0" w:color="auto"/>
            <w:left w:val="none" w:sz="0" w:space="0" w:color="auto"/>
            <w:bottom w:val="none" w:sz="0" w:space="0" w:color="auto"/>
            <w:right w:val="none" w:sz="0" w:space="0" w:color="auto"/>
          </w:divBdr>
        </w:div>
        <w:div w:id="1566649572">
          <w:marLeft w:val="0"/>
          <w:marRight w:val="0"/>
          <w:marTop w:val="0"/>
          <w:marBottom w:val="0"/>
          <w:divBdr>
            <w:top w:val="none" w:sz="0" w:space="0" w:color="auto"/>
            <w:left w:val="none" w:sz="0" w:space="0" w:color="auto"/>
            <w:bottom w:val="none" w:sz="0" w:space="0" w:color="auto"/>
            <w:right w:val="none" w:sz="0" w:space="0" w:color="auto"/>
          </w:divBdr>
        </w:div>
        <w:div w:id="1574464660">
          <w:marLeft w:val="0"/>
          <w:marRight w:val="0"/>
          <w:marTop w:val="0"/>
          <w:marBottom w:val="0"/>
          <w:divBdr>
            <w:top w:val="none" w:sz="0" w:space="0" w:color="auto"/>
            <w:left w:val="none" w:sz="0" w:space="0" w:color="auto"/>
            <w:bottom w:val="none" w:sz="0" w:space="0" w:color="auto"/>
            <w:right w:val="none" w:sz="0" w:space="0" w:color="auto"/>
          </w:divBdr>
        </w:div>
        <w:div w:id="1575583686">
          <w:marLeft w:val="0"/>
          <w:marRight w:val="0"/>
          <w:marTop w:val="0"/>
          <w:marBottom w:val="0"/>
          <w:divBdr>
            <w:top w:val="none" w:sz="0" w:space="0" w:color="auto"/>
            <w:left w:val="none" w:sz="0" w:space="0" w:color="auto"/>
            <w:bottom w:val="none" w:sz="0" w:space="0" w:color="auto"/>
            <w:right w:val="none" w:sz="0" w:space="0" w:color="auto"/>
          </w:divBdr>
        </w:div>
        <w:div w:id="1580753396">
          <w:marLeft w:val="0"/>
          <w:marRight w:val="0"/>
          <w:marTop w:val="0"/>
          <w:marBottom w:val="0"/>
          <w:divBdr>
            <w:top w:val="none" w:sz="0" w:space="0" w:color="auto"/>
            <w:left w:val="none" w:sz="0" w:space="0" w:color="auto"/>
            <w:bottom w:val="none" w:sz="0" w:space="0" w:color="auto"/>
            <w:right w:val="none" w:sz="0" w:space="0" w:color="auto"/>
          </w:divBdr>
        </w:div>
        <w:div w:id="1581207676">
          <w:marLeft w:val="0"/>
          <w:marRight w:val="0"/>
          <w:marTop w:val="0"/>
          <w:marBottom w:val="0"/>
          <w:divBdr>
            <w:top w:val="none" w:sz="0" w:space="0" w:color="auto"/>
            <w:left w:val="none" w:sz="0" w:space="0" w:color="auto"/>
            <w:bottom w:val="none" w:sz="0" w:space="0" w:color="auto"/>
            <w:right w:val="none" w:sz="0" w:space="0" w:color="auto"/>
          </w:divBdr>
        </w:div>
        <w:div w:id="1586528096">
          <w:marLeft w:val="0"/>
          <w:marRight w:val="0"/>
          <w:marTop w:val="0"/>
          <w:marBottom w:val="0"/>
          <w:divBdr>
            <w:top w:val="none" w:sz="0" w:space="0" w:color="auto"/>
            <w:left w:val="none" w:sz="0" w:space="0" w:color="auto"/>
            <w:bottom w:val="none" w:sz="0" w:space="0" w:color="auto"/>
            <w:right w:val="none" w:sz="0" w:space="0" w:color="auto"/>
          </w:divBdr>
        </w:div>
        <w:div w:id="1596940547">
          <w:marLeft w:val="0"/>
          <w:marRight w:val="0"/>
          <w:marTop w:val="0"/>
          <w:marBottom w:val="0"/>
          <w:divBdr>
            <w:top w:val="none" w:sz="0" w:space="0" w:color="auto"/>
            <w:left w:val="none" w:sz="0" w:space="0" w:color="auto"/>
            <w:bottom w:val="none" w:sz="0" w:space="0" w:color="auto"/>
            <w:right w:val="none" w:sz="0" w:space="0" w:color="auto"/>
          </w:divBdr>
        </w:div>
        <w:div w:id="1606496668">
          <w:marLeft w:val="0"/>
          <w:marRight w:val="0"/>
          <w:marTop w:val="0"/>
          <w:marBottom w:val="0"/>
          <w:divBdr>
            <w:top w:val="none" w:sz="0" w:space="0" w:color="auto"/>
            <w:left w:val="none" w:sz="0" w:space="0" w:color="auto"/>
            <w:bottom w:val="none" w:sz="0" w:space="0" w:color="auto"/>
            <w:right w:val="none" w:sz="0" w:space="0" w:color="auto"/>
          </w:divBdr>
        </w:div>
        <w:div w:id="1635670127">
          <w:marLeft w:val="0"/>
          <w:marRight w:val="0"/>
          <w:marTop w:val="0"/>
          <w:marBottom w:val="0"/>
          <w:divBdr>
            <w:top w:val="none" w:sz="0" w:space="0" w:color="auto"/>
            <w:left w:val="none" w:sz="0" w:space="0" w:color="auto"/>
            <w:bottom w:val="none" w:sz="0" w:space="0" w:color="auto"/>
            <w:right w:val="none" w:sz="0" w:space="0" w:color="auto"/>
          </w:divBdr>
        </w:div>
        <w:div w:id="1640070836">
          <w:marLeft w:val="0"/>
          <w:marRight w:val="0"/>
          <w:marTop w:val="0"/>
          <w:marBottom w:val="0"/>
          <w:divBdr>
            <w:top w:val="none" w:sz="0" w:space="0" w:color="auto"/>
            <w:left w:val="none" w:sz="0" w:space="0" w:color="auto"/>
            <w:bottom w:val="none" w:sz="0" w:space="0" w:color="auto"/>
            <w:right w:val="none" w:sz="0" w:space="0" w:color="auto"/>
          </w:divBdr>
        </w:div>
        <w:div w:id="1646545842">
          <w:marLeft w:val="0"/>
          <w:marRight w:val="0"/>
          <w:marTop w:val="0"/>
          <w:marBottom w:val="0"/>
          <w:divBdr>
            <w:top w:val="none" w:sz="0" w:space="0" w:color="auto"/>
            <w:left w:val="none" w:sz="0" w:space="0" w:color="auto"/>
            <w:bottom w:val="none" w:sz="0" w:space="0" w:color="auto"/>
            <w:right w:val="none" w:sz="0" w:space="0" w:color="auto"/>
          </w:divBdr>
        </w:div>
        <w:div w:id="1649244502">
          <w:marLeft w:val="0"/>
          <w:marRight w:val="0"/>
          <w:marTop w:val="0"/>
          <w:marBottom w:val="0"/>
          <w:divBdr>
            <w:top w:val="none" w:sz="0" w:space="0" w:color="auto"/>
            <w:left w:val="none" w:sz="0" w:space="0" w:color="auto"/>
            <w:bottom w:val="none" w:sz="0" w:space="0" w:color="auto"/>
            <w:right w:val="none" w:sz="0" w:space="0" w:color="auto"/>
          </w:divBdr>
        </w:div>
        <w:div w:id="1652247666">
          <w:marLeft w:val="0"/>
          <w:marRight w:val="0"/>
          <w:marTop w:val="0"/>
          <w:marBottom w:val="0"/>
          <w:divBdr>
            <w:top w:val="none" w:sz="0" w:space="0" w:color="auto"/>
            <w:left w:val="none" w:sz="0" w:space="0" w:color="auto"/>
            <w:bottom w:val="none" w:sz="0" w:space="0" w:color="auto"/>
            <w:right w:val="none" w:sz="0" w:space="0" w:color="auto"/>
          </w:divBdr>
        </w:div>
        <w:div w:id="1660965857">
          <w:marLeft w:val="0"/>
          <w:marRight w:val="0"/>
          <w:marTop w:val="0"/>
          <w:marBottom w:val="0"/>
          <w:divBdr>
            <w:top w:val="none" w:sz="0" w:space="0" w:color="auto"/>
            <w:left w:val="none" w:sz="0" w:space="0" w:color="auto"/>
            <w:bottom w:val="none" w:sz="0" w:space="0" w:color="auto"/>
            <w:right w:val="none" w:sz="0" w:space="0" w:color="auto"/>
          </w:divBdr>
        </w:div>
        <w:div w:id="1668171263">
          <w:marLeft w:val="0"/>
          <w:marRight w:val="0"/>
          <w:marTop w:val="0"/>
          <w:marBottom w:val="0"/>
          <w:divBdr>
            <w:top w:val="none" w:sz="0" w:space="0" w:color="auto"/>
            <w:left w:val="none" w:sz="0" w:space="0" w:color="auto"/>
            <w:bottom w:val="none" w:sz="0" w:space="0" w:color="auto"/>
            <w:right w:val="none" w:sz="0" w:space="0" w:color="auto"/>
          </w:divBdr>
        </w:div>
        <w:div w:id="1681466812">
          <w:marLeft w:val="0"/>
          <w:marRight w:val="0"/>
          <w:marTop w:val="0"/>
          <w:marBottom w:val="0"/>
          <w:divBdr>
            <w:top w:val="none" w:sz="0" w:space="0" w:color="auto"/>
            <w:left w:val="none" w:sz="0" w:space="0" w:color="auto"/>
            <w:bottom w:val="none" w:sz="0" w:space="0" w:color="auto"/>
            <w:right w:val="none" w:sz="0" w:space="0" w:color="auto"/>
          </w:divBdr>
        </w:div>
        <w:div w:id="1681855858">
          <w:marLeft w:val="0"/>
          <w:marRight w:val="0"/>
          <w:marTop w:val="0"/>
          <w:marBottom w:val="0"/>
          <w:divBdr>
            <w:top w:val="none" w:sz="0" w:space="0" w:color="auto"/>
            <w:left w:val="none" w:sz="0" w:space="0" w:color="auto"/>
            <w:bottom w:val="none" w:sz="0" w:space="0" w:color="auto"/>
            <w:right w:val="none" w:sz="0" w:space="0" w:color="auto"/>
          </w:divBdr>
        </w:div>
        <w:div w:id="1685937889">
          <w:marLeft w:val="0"/>
          <w:marRight w:val="0"/>
          <w:marTop w:val="0"/>
          <w:marBottom w:val="0"/>
          <w:divBdr>
            <w:top w:val="none" w:sz="0" w:space="0" w:color="auto"/>
            <w:left w:val="none" w:sz="0" w:space="0" w:color="auto"/>
            <w:bottom w:val="none" w:sz="0" w:space="0" w:color="auto"/>
            <w:right w:val="none" w:sz="0" w:space="0" w:color="auto"/>
          </w:divBdr>
        </w:div>
        <w:div w:id="1692755480">
          <w:marLeft w:val="0"/>
          <w:marRight w:val="0"/>
          <w:marTop w:val="0"/>
          <w:marBottom w:val="0"/>
          <w:divBdr>
            <w:top w:val="none" w:sz="0" w:space="0" w:color="auto"/>
            <w:left w:val="none" w:sz="0" w:space="0" w:color="auto"/>
            <w:bottom w:val="none" w:sz="0" w:space="0" w:color="auto"/>
            <w:right w:val="none" w:sz="0" w:space="0" w:color="auto"/>
          </w:divBdr>
        </w:div>
        <w:div w:id="1701123222">
          <w:marLeft w:val="0"/>
          <w:marRight w:val="0"/>
          <w:marTop w:val="0"/>
          <w:marBottom w:val="0"/>
          <w:divBdr>
            <w:top w:val="none" w:sz="0" w:space="0" w:color="auto"/>
            <w:left w:val="none" w:sz="0" w:space="0" w:color="auto"/>
            <w:bottom w:val="none" w:sz="0" w:space="0" w:color="auto"/>
            <w:right w:val="none" w:sz="0" w:space="0" w:color="auto"/>
          </w:divBdr>
        </w:div>
        <w:div w:id="1711415540">
          <w:marLeft w:val="0"/>
          <w:marRight w:val="0"/>
          <w:marTop w:val="0"/>
          <w:marBottom w:val="0"/>
          <w:divBdr>
            <w:top w:val="none" w:sz="0" w:space="0" w:color="auto"/>
            <w:left w:val="none" w:sz="0" w:space="0" w:color="auto"/>
            <w:bottom w:val="none" w:sz="0" w:space="0" w:color="auto"/>
            <w:right w:val="none" w:sz="0" w:space="0" w:color="auto"/>
          </w:divBdr>
        </w:div>
        <w:div w:id="1714190259">
          <w:marLeft w:val="0"/>
          <w:marRight w:val="0"/>
          <w:marTop w:val="0"/>
          <w:marBottom w:val="0"/>
          <w:divBdr>
            <w:top w:val="none" w:sz="0" w:space="0" w:color="auto"/>
            <w:left w:val="none" w:sz="0" w:space="0" w:color="auto"/>
            <w:bottom w:val="none" w:sz="0" w:space="0" w:color="auto"/>
            <w:right w:val="none" w:sz="0" w:space="0" w:color="auto"/>
          </w:divBdr>
        </w:div>
        <w:div w:id="1734573688">
          <w:marLeft w:val="0"/>
          <w:marRight w:val="0"/>
          <w:marTop w:val="0"/>
          <w:marBottom w:val="0"/>
          <w:divBdr>
            <w:top w:val="none" w:sz="0" w:space="0" w:color="auto"/>
            <w:left w:val="none" w:sz="0" w:space="0" w:color="auto"/>
            <w:bottom w:val="none" w:sz="0" w:space="0" w:color="auto"/>
            <w:right w:val="none" w:sz="0" w:space="0" w:color="auto"/>
          </w:divBdr>
        </w:div>
        <w:div w:id="1738355037">
          <w:marLeft w:val="0"/>
          <w:marRight w:val="0"/>
          <w:marTop w:val="0"/>
          <w:marBottom w:val="0"/>
          <w:divBdr>
            <w:top w:val="none" w:sz="0" w:space="0" w:color="auto"/>
            <w:left w:val="none" w:sz="0" w:space="0" w:color="auto"/>
            <w:bottom w:val="none" w:sz="0" w:space="0" w:color="auto"/>
            <w:right w:val="none" w:sz="0" w:space="0" w:color="auto"/>
          </w:divBdr>
        </w:div>
        <w:div w:id="1743261189">
          <w:marLeft w:val="0"/>
          <w:marRight w:val="0"/>
          <w:marTop w:val="0"/>
          <w:marBottom w:val="0"/>
          <w:divBdr>
            <w:top w:val="none" w:sz="0" w:space="0" w:color="auto"/>
            <w:left w:val="none" w:sz="0" w:space="0" w:color="auto"/>
            <w:bottom w:val="none" w:sz="0" w:space="0" w:color="auto"/>
            <w:right w:val="none" w:sz="0" w:space="0" w:color="auto"/>
          </w:divBdr>
        </w:div>
        <w:div w:id="1758748401">
          <w:marLeft w:val="0"/>
          <w:marRight w:val="0"/>
          <w:marTop w:val="0"/>
          <w:marBottom w:val="0"/>
          <w:divBdr>
            <w:top w:val="none" w:sz="0" w:space="0" w:color="auto"/>
            <w:left w:val="none" w:sz="0" w:space="0" w:color="auto"/>
            <w:bottom w:val="none" w:sz="0" w:space="0" w:color="auto"/>
            <w:right w:val="none" w:sz="0" w:space="0" w:color="auto"/>
          </w:divBdr>
        </w:div>
        <w:div w:id="1759014570">
          <w:marLeft w:val="0"/>
          <w:marRight w:val="0"/>
          <w:marTop w:val="0"/>
          <w:marBottom w:val="0"/>
          <w:divBdr>
            <w:top w:val="none" w:sz="0" w:space="0" w:color="auto"/>
            <w:left w:val="none" w:sz="0" w:space="0" w:color="auto"/>
            <w:bottom w:val="none" w:sz="0" w:space="0" w:color="auto"/>
            <w:right w:val="none" w:sz="0" w:space="0" w:color="auto"/>
          </w:divBdr>
        </w:div>
        <w:div w:id="1761489279">
          <w:marLeft w:val="0"/>
          <w:marRight w:val="0"/>
          <w:marTop w:val="0"/>
          <w:marBottom w:val="0"/>
          <w:divBdr>
            <w:top w:val="none" w:sz="0" w:space="0" w:color="auto"/>
            <w:left w:val="none" w:sz="0" w:space="0" w:color="auto"/>
            <w:bottom w:val="none" w:sz="0" w:space="0" w:color="auto"/>
            <w:right w:val="none" w:sz="0" w:space="0" w:color="auto"/>
          </w:divBdr>
        </w:div>
        <w:div w:id="1767342016">
          <w:marLeft w:val="0"/>
          <w:marRight w:val="0"/>
          <w:marTop w:val="0"/>
          <w:marBottom w:val="0"/>
          <w:divBdr>
            <w:top w:val="none" w:sz="0" w:space="0" w:color="auto"/>
            <w:left w:val="none" w:sz="0" w:space="0" w:color="auto"/>
            <w:bottom w:val="none" w:sz="0" w:space="0" w:color="auto"/>
            <w:right w:val="none" w:sz="0" w:space="0" w:color="auto"/>
          </w:divBdr>
        </w:div>
        <w:div w:id="1773162124">
          <w:marLeft w:val="0"/>
          <w:marRight w:val="0"/>
          <w:marTop w:val="0"/>
          <w:marBottom w:val="0"/>
          <w:divBdr>
            <w:top w:val="none" w:sz="0" w:space="0" w:color="auto"/>
            <w:left w:val="none" w:sz="0" w:space="0" w:color="auto"/>
            <w:bottom w:val="none" w:sz="0" w:space="0" w:color="auto"/>
            <w:right w:val="none" w:sz="0" w:space="0" w:color="auto"/>
          </w:divBdr>
        </w:div>
        <w:div w:id="1774475295">
          <w:marLeft w:val="0"/>
          <w:marRight w:val="0"/>
          <w:marTop w:val="0"/>
          <w:marBottom w:val="0"/>
          <w:divBdr>
            <w:top w:val="none" w:sz="0" w:space="0" w:color="auto"/>
            <w:left w:val="none" w:sz="0" w:space="0" w:color="auto"/>
            <w:bottom w:val="none" w:sz="0" w:space="0" w:color="auto"/>
            <w:right w:val="none" w:sz="0" w:space="0" w:color="auto"/>
          </w:divBdr>
        </w:div>
        <w:div w:id="1780103498">
          <w:marLeft w:val="0"/>
          <w:marRight w:val="0"/>
          <w:marTop w:val="0"/>
          <w:marBottom w:val="0"/>
          <w:divBdr>
            <w:top w:val="none" w:sz="0" w:space="0" w:color="auto"/>
            <w:left w:val="none" w:sz="0" w:space="0" w:color="auto"/>
            <w:bottom w:val="none" w:sz="0" w:space="0" w:color="auto"/>
            <w:right w:val="none" w:sz="0" w:space="0" w:color="auto"/>
          </w:divBdr>
        </w:div>
        <w:div w:id="1781340742">
          <w:marLeft w:val="0"/>
          <w:marRight w:val="0"/>
          <w:marTop w:val="0"/>
          <w:marBottom w:val="0"/>
          <w:divBdr>
            <w:top w:val="none" w:sz="0" w:space="0" w:color="auto"/>
            <w:left w:val="none" w:sz="0" w:space="0" w:color="auto"/>
            <w:bottom w:val="none" w:sz="0" w:space="0" w:color="auto"/>
            <w:right w:val="none" w:sz="0" w:space="0" w:color="auto"/>
          </w:divBdr>
        </w:div>
        <w:div w:id="1784500000">
          <w:marLeft w:val="0"/>
          <w:marRight w:val="0"/>
          <w:marTop w:val="0"/>
          <w:marBottom w:val="0"/>
          <w:divBdr>
            <w:top w:val="none" w:sz="0" w:space="0" w:color="auto"/>
            <w:left w:val="none" w:sz="0" w:space="0" w:color="auto"/>
            <w:bottom w:val="none" w:sz="0" w:space="0" w:color="auto"/>
            <w:right w:val="none" w:sz="0" w:space="0" w:color="auto"/>
          </w:divBdr>
        </w:div>
        <w:div w:id="1786003344">
          <w:marLeft w:val="0"/>
          <w:marRight w:val="0"/>
          <w:marTop w:val="0"/>
          <w:marBottom w:val="0"/>
          <w:divBdr>
            <w:top w:val="none" w:sz="0" w:space="0" w:color="auto"/>
            <w:left w:val="none" w:sz="0" w:space="0" w:color="auto"/>
            <w:bottom w:val="none" w:sz="0" w:space="0" w:color="auto"/>
            <w:right w:val="none" w:sz="0" w:space="0" w:color="auto"/>
          </w:divBdr>
        </w:div>
        <w:div w:id="1787695238">
          <w:marLeft w:val="0"/>
          <w:marRight w:val="0"/>
          <w:marTop w:val="0"/>
          <w:marBottom w:val="0"/>
          <w:divBdr>
            <w:top w:val="none" w:sz="0" w:space="0" w:color="auto"/>
            <w:left w:val="none" w:sz="0" w:space="0" w:color="auto"/>
            <w:bottom w:val="none" w:sz="0" w:space="0" w:color="auto"/>
            <w:right w:val="none" w:sz="0" w:space="0" w:color="auto"/>
          </w:divBdr>
        </w:div>
        <w:div w:id="1815946577">
          <w:marLeft w:val="0"/>
          <w:marRight w:val="0"/>
          <w:marTop w:val="0"/>
          <w:marBottom w:val="0"/>
          <w:divBdr>
            <w:top w:val="none" w:sz="0" w:space="0" w:color="auto"/>
            <w:left w:val="none" w:sz="0" w:space="0" w:color="auto"/>
            <w:bottom w:val="none" w:sz="0" w:space="0" w:color="auto"/>
            <w:right w:val="none" w:sz="0" w:space="0" w:color="auto"/>
          </w:divBdr>
        </w:div>
        <w:div w:id="1816948690">
          <w:marLeft w:val="0"/>
          <w:marRight w:val="0"/>
          <w:marTop w:val="0"/>
          <w:marBottom w:val="0"/>
          <w:divBdr>
            <w:top w:val="none" w:sz="0" w:space="0" w:color="auto"/>
            <w:left w:val="none" w:sz="0" w:space="0" w:color="auto"/>
            <w:bottom w:val="none" w:sz="0" w:space="0" w:color="auto"/>
            <w:right w:val="none" w:sz="0" w:space="0" w:color="auto"/>
          </w:divBdr>
        </w:div>
        <w:div w:id="1822651874">
          <w:marLeft w:val="0"/>
          <w:marRight w:val="0"/>
          <w:marTop w:val="0"/>
          <w:marBottom w:val="0"/>
          <w:divBdr>
            <w:top w:val="none" w:sz="0" w:space="0" w:color="auto"/>
            <w:left w:val="none" w:sz="0" w:space="0" w:color="auto"/>
            <w:bottom w:val="none" w:sz="0" w:space="0" w:color="auto"/>
            <w:right w:val="none" w:sz="0" w:space="0" w:color="auto"/>
          </w:divBdr>
        </w:div>
        <w:div w:id="1829049666">
          <w:marLeft w:val="0"/>
          <w:marRight w:val="0"/>
          <w:marTop w:val="0"/>
          <w:marBottom w:val="0"/>
          <w:divBdr>
            <w:top w:val="none" w:sz="0" w:space="0" w:color="auto"/>
            <w:left w:val="none" w:sz="0" w:space="0" w:color="auto"/>
            <w:bottom w:val="none" w:sz="0" w:space="0" w:color="auto"/>
            <w:right w:val="none" w:sz="0" w:space="0" w:color="auto"/>
          </w:divBdr>
        </w:div>
        <w:div w:id="1830824335">
          <w:marLeft w:val="0"/>
          <w:marRight w:val="0"/>
          <w:marTop w:val="0"/>
          <w:marBottom w:val="0"/>
          <w:divBdr>
            <w:top w:val="none" w:sz="0" w:space="0" w:color="auto"/>
            <w:left w:val="none" w:sz="0" w:space="0" w:color="auto"/>
            <w:bottom w:val="none" w:sz="0" w:space="0" w:color="auto"/>
            <w:right w:val="none" w:sz="0" w:space="0" w:color="auto"/>
          </w:divBdr>
        </w:div>
        <w:div w:id="1832334360">
          <w:marLeft w:val="0"/>
          <w:marRight w:val="0"/>
          <w:marTop w:val="0"/>
          <w:marBottom w:val="0"/>
          <w:divBdr>
            <w:top w:val="none" w:sz="0" w:space="0" w:color="auto"/>
            <w:left w:val="none" w:sz="0" w:space="0" w:color="auto"/>
            <w:bottom w:val="none" w:sz="0" w:space="0" w:color="auto"/>
            <w:right w:val="none" w:sz="0" w:space="0" w:color="auto"/>
          </w:divBdr>
        </w:div>
        <w:div w:id="1833135085">
          <w:marLeft w:val="0"/>
          <w:marRight w:val="0"/>
          <w:marTop w:val="0"/>
          <w:marBottom w:val="0"/>
          <w:divBdr>
            <w:top w:val="none" w:sz="0" w:space="0" w:color="auto"/>
            <w:left w:val="none" w:sz="0" w:space="0" w:color="auto"/>
            <w:bottom w:val="none" w:sz="0" w:space="0" w:color="auto"/>
            <w:right w:val="none" w:sz="0" w:space="0" w:color="auto"/>
          </w:divBdr>
        </w:div>
        <w:div w:id="1838576976">
          <w:marLeft w:val="0"/>
          <w:marRight w:val="0"/>
          <w:marTop w:val="0"/>
          <w:marBottom w:val="0"/>
          <w:divBdr>
            <w:top w:val="none" w:sz="0" w:space="0" w:color="auto"/>
            <w:left w:val="none" w:sz="0" w:space="0" w:color="auto"/>
            <w:bottom w:val="none" w:sz="0" w:space="0" w:color="auto"/>
            <w:right w:val="none" w:sz="0" w:space="0" w:color="auto"/>
          </w:divBdr>
        </w:div>
        <w:div w:id="1847820280">
          <w:marLeft w:val="0"/>
          <w:marRight w:val="0"/>
          <w:marTop w:val="0"/>
          <w:marBottom w:val="0"/>
          <w:divBdr>
            <w:top w:val="none" w:sz="0" w:space="0" w:color="auto"/>
            <w:left w:val="none" w:sz="0" w:space="0" w:color="auto"/>
            <w:bottom w:val="none" w:sz="0" w:space="0" w:color="auto"/>
            <w:right w:val="none" w:sz="0" w:space="0" w:color="auto"/>
          </w:divBdr>
        </w:div>
        <w:div w:id="1850102131">
          <w:marLeft w:val="0"/>
          <w:marRight w:val="0"/>
          <w:marTop w:val="0"/>
          <w:marBottom w:val="0"/>
          <w:divBdr>
            <w:top w:val="none" w:sz="0" w:space="0" w:color="auto"/>
            <w:left w:val="none" w:sz="0" w:space="0" w:color="auto"/>
            <w:bottom w:val="none" w:sz="0" w:space="0" w:color="auto"/>
            <w:right w:val="none" w:sz="0" w:space="0" w:color="auto"/>
          </w:divBdr>
        </w:div>
        <w:div w:id="1857229841">
          <w:marLeft w:val="0"/>
          <w:marRight w:val="0"/>
          <w:marTop w:val="0"/>
          <w:marBottom w:val="0"/>
          <w:divBdr>
            <w:top w:val="none" w:sz="0" w:space="0" w:color="auto"/>
            <w:left w:val="none" w:sz="0" w:space="0" w:color="auto"/>
            <w:bottom w:val="none" w:sz="0" w:space="0" w:color="auto"/>
            <w:right w:val="none" w:sz="0" w:space="0" w:color="auto"/>
          </w:divBdr>
        </w:div>
        <w:div w:id="1862744402">
          <w:marLeft w:val="0"/>
          <w:marRight w:val="0"/>
          <w:marTop w:val="0"/>
          <w:marBottom w:val="0"/>
          <w:divBdr>
            <w:top w:val="none" w:sz="0" w:space="0" w:color="auto"/>
            <w:left w:val="none" w:sz="0" w:space="0" w:color="auto"/>
            <w:bottom w:val="none" w:sz="0" w:space="0" w:color="auto"/>
            <w:right w:val="none" w:sz="0" w:space="0" w:color="auto"/>
          </w:divBdr>
        </w:div>
        <w:div w:id="1867711475">
          <w:marLeft w:val="0"/>
          <w:marRight w:val="0"/>
          <w:marTop w:val="0"/>
          <w:marBottom w:val="0"/>
          <w:divBdr>
            <w:top w:val="none" w:sz="0" w:space="0" w:color="auto"/>
            <w:left w:val="none" w:sz="0" w:space="0" w:color="auto"/>
            <w:bottom w:val="none" w:sz="0" w:space="0" w:color="auto"/>
            <w:right w:val="none" w:sz="0" w:space="0" w:color="auto"/>
          </w:divBdr>
        </w:div>
        <w:div w:id="1875658138">
          <w:marLeft w:val="0"/>
          <w:marRight w:val="0"/>
          <w:marTop w:val="0"/>
          <w:marBottom w:val="0"/>
          <w:divBdr>
            <w:top w:val="none" w:sz="0" w:space="0" w:color="auto"/>
            <w:left w:val="none" w:sz="0" w:space="0" w:color="auto"/>
            <w:bottom w:val="none" w:sz="0" w:space="0" w:color="auto"/>
            <w:right w:val="none" w:sz="0" w:space="0" w:color="auto"/>
          </w:divBdr>
        </w:div>
        <w:div w:id="1878935037">
          <w:marLeft w:val="0"/>
          <w:marRight w:val="0"/>
          <w:marTop w:val="0"/>
          <w:marBottom w:val="0"/>
          <w:divBdr>
            <w:top w:val="none" w:sz="0" w:space="0" w:color="auto"/>
            <w:left w:val="none" w:sz="0" w:space="0" w:color="auto"/>
            <w:bottom w:val="none" w:sz="0" w:space="0" w:color="auto"/>
            <w:right w:val="none" w:sz="0" w:space="0" w:color="auto"/>
          </w:divBdr>
        </w:div>
        <w:div w:id="1884248743">
          <w:marLeft w:val="0"/>
          <w:marRight w:val="0"/>
          <w:marTop w:val="0"/>
          <w:marBottom w:val="0"/>
          <w:divBdr>
            <w:top w:val="none" w:sz="0" w:space="0" w:color="auto"/>
            <w:left w:val="none" w:sz="0" w:space="0" w:color="auto"/>
            <w:bottom w:val="none" w:sz="0" w:space="0" w:color="auto"/>
            <w:right w:val="none" w:sz="0" w:space="0" w:color="auto"/>
          </w:divBdr>
        </w:div>
        <w:div w:id="1892646165">
          <w:marLeft w:val="0"/>
          <w:marRight w:val="0"/>
          <w:marTop w:val="0"/>
          <w:marBottom w:val="0"/>
          <w:divBdr>
            <w:top w:val="none" w:sz="0" w:space="0" w:color="auto"/>
            <w:left w:val="none" w:sz="0" w:space="0" w:color="auto"/>
            <w:bottom w:val="none" w:sz="0" w:space="0" w:color="auto"/>
            <w:right w:val="none" w:sz="0" w:space="0" w:color="auto"/>
          </w:divBdr>
        </w:div>
        <w:div w:id="1899582911">
          <w:marLeft w:val="0"/>
          <w:marRight w:val="0"/>
          <w:marTop w:val="0"/>
          <w:marBottom w:val="0"/>
          <w:divBdr>
            <w:top w:val="none" w:sz="0" w:space="0" w:color="auto"/>
            <w:left w:val="none" w:sz="0" w:space="0" w:color="auto"/>
            <w:bottom w:val="none" w:sz="0" w:space="0" w:color="auto"/>
            <w:right w:val="none" w:sz="0" w:space="0" w:color="auto"/>
          </w:divBdr>
        </w:div>
        <w:div w:id="1899588801">
          <w:marLeft w:val="0"/>
          <w:marRight w:val="0"/>
          <w:marTop w:val="0"/>
          <w:marBottom w:val="0"/>
          <w:divBdr>
            <w:top w:val="none" w:sz="0" w:space="0" w:color="auto"/>
            <w:left w:val="none" w:sz="0" w:space="0" w:color="auto"/>
            <w:bottom w:val="none" w:sz="0" w:space="0" w:color="auto"/>
            <w:right w:val="none" w:sz="0" w:space="0" w:color="auto"/>
          </w:divBdr>
        </w:div>
        <w:div w:id="1910117714">
          <w:marLeft w:val="0"/>
          <w:marRight w:val="0"/>
          <w:marTop w:val="0"/>
          <w:marBottom w:val="0"/>
          <w:divBdr>
            <w:top w:val="none" w:sz="0" w:space="0" w:color="auto"/>
            <w:left w:val="none" w:sz="0" w:space="0" w:color="auto"/>
            <w:bottom w:val="none" w:sz="0" w:space="0" w:color="auto"/>
            <w:right w:val="none" w:sz="0" w:space="0" w:color="auto"/>
          </w:divBdr>
        </w:div>
        <w:div w:id="1916553241">
          <w:marLeft w:val="0"/>
          <w:marRight w:val="0"/>
          <w:marTop w:val="0"/>
          <w:marBottom w:val="0"/>
          <w:divBdr>
            <w:top w:val="none" w:sz="0" w:space="0" w:color="auto"/>
            <w:left w:val="none" w:sz="0" w:space="0" w:color="auto"/>
            <w:bottom w:val="none" w:sz="0" w:space="0" w:color="auto"/>
            <w:right w:val="none" w:sz="0" w:space="0" w:color="auto"/>
          </w:divBdr>
        </w:div>
        <w:div w:id="1917589424">
          <w:marLeft w:val="0"/>
          <w:marRight w:val="0"/>
          <w:marTop w:val="0"/>
          <w:marBottom w:val="0"/>
          <w:divBdr>
            <w:top w:val="none" w:sz="0" w:space="0" w:color="auto"/>
            <w:left w:val="none" w:sz="0" w:space="0" w:color="auto"/>
            <w:bottom w:val="none" w:sz="0" w:space="0" w:color="auto"/>
            <w:right w:val="none" w:sz="0" w:space="0" w:color="auto"/>
          </w:divBdr>
        </w:div>
        <w:div w:id="1918056992">
          <w:marLeft w:val="0"/>
          <w:marRight w:val="0"/>
          <w:marTop w:val="0"/>
          <w:marBottom w:val="0"/>
          <w:divBdr>
            <w:top w:val="none" w:sz="0" w:space="0" w:color="auto"/>
            <w:left w:val="none" w:sz="0" w:space="0" w:color="auto"/>
            <w:bottom w:val="none" w:sz="0" w:space="0" w:color="auto"/>
            <w:right w:val="none" w:sz="0" w:space="0" w:color="auto"/>
          </w:divBdr>
        </w:div>
        <w:div w:id="1918511730">
          <w:marLeft w:val="0"/>
          <w:marRight w:val="0"/>
          <w:marTop w:val="0"/>
          <w:marBottom w:val="0"/>
          <w:divBdr>
            <w:top w:val="none" w:sz="0" w:space="0" w:color="auto"/>
            <w:left w:val="none" w:sz="0" w:space="0" w:color="auto"/>
            <w:bottom w:val="none" w:sz="0" w:space="0" w:color="auto"/>
            <w:right w:val="none" w:sz="0" w:space="0" w:color="auto"/>
          </w:divBdr>
        </w:div>
        <w:div w:id="1936594649">
          <w:marLeft w:val="0"/>
          <w:marRight w:val="0"/>
          <w:marTop w:val="0"/>
          <w:marBottom w:val="0"/>
          <w:divBdr>
            <w:top w:val="none" w:sz="0" w:space="0" w:color="auto"/>
            <w:left w:val="none" w:sz="0" w:space="0" w:color="auto"/>
            <w:bottom w:val="none" w:sz="0" w:space="0" w:color="auto"/>
            <w:right w:val="none" w:sz="0" w:space="0" w:color="auto"/>
          </w:divBdr>
        </w:div>
        <w:div w:id="1943996721">
          <w:marLeft w:val="0"/>
          <w:marRight w:val="0"/>
          <w:marTop w:val="0"/>
          <w:marBottom w:val="0"/>
          <w:divBdr>
            <w:top w:val="none" w:sz="0" w:space="0" w:color="auto"/>
            <w:left w:val="none" w:sz="0" w:space="0" w:color="auto"/>
            <w:bottom w:val="none" w:sz="0" w:space="0" w:color="auto"/>
            <w:right w:val="none" w:sz="0" w:space="0" w:color="auto"/>
          </w:divBdr>
        </w:div>
        <w:div w:id="1952273331">
          <w:marLeft w:val="0"/>
          <w:marRight w:val="0"/>
          <w:marTop w:val="0"/>
          <w:marBottom w:val="0"/>
          <w:divBdr>
            <w:top w:val="none" w:sz="0" w:space="0" w:color="auto"/>
            <w:left w:val="none" w:sz="0" w:space="0" w:color="auto"/>
            <w:bottom w:val="none" w:sz="0" w:space="0" w:color="auto"/>
            <w:right w:val="none" w:sz="0" w:space="0" w:color="auto"/>
          </w:divBdr>
        </w:div>
        <w:div w:id="1959753214">
          <w:marLeft w:val="0"/>
          <w:marRight w:val="0"/>
          <w:marTop w:val="0"/>
          <w:marBottom w:val="0"/>
          <w:divBdr>
            <w:top w:val="none" w:sz="0" w:space="0" w:color="auto"/>
            <w:left w:val="none" w:sz="0" w:space="0" w:color="auto"/>
            <w:bottom w:val="none" w:sz="0" w:space="0" w:color="auto"/>
            <w:right w:val="none" w:sz="0" w:space="0" w:color="auto"/>
          </w:divBdr>
        </w:div>
        <w:div w:id="1984776540">
          <w:marLeft w:val="0"/>
          <w:marRight w:val="0"/>
          <w:marTop w:val="0"/>
          <w:marBottom w:val="0"/>
          <w:divBdr>
            <w:top w:val="none" w:sz="0" w:space="0" w:color="auto"/>
            <w:left w:val="none" w:sz="0" w:space="0" w:color="auto"/>
            <w:bottom w:val="none" w:sz="0" w:space="0" w:color="auto"/>
            <w:right w:val="none" w:sz="0" w:space="0" w:color="auto"/>
          </w:divBdr>
        </w:div>
        <w:div w:id="1985156153">
          <w:marLeft w:val="0"/>
          <w:marRight w:val="0"/>
          <w:marTop w:val="0"/>
          <w:marBottom w:val="0"/>
          <w:divBdr>
            <w:top w:val="none" w:sz="0" w:space="0" w:color="auto"/>
            <w:left w:val="none" w:sz="0" w:space="0" w:color="auto"/>
            <w:bottom w:val="none" w:sz="0" w:space="0" w:color="auto"/>
            <w:right w:val="none" w:sz="0" w:space="0" w:color="auto"/>
          </w:divBdr>
        </w:div>
        <w:div w:id="1986397199">
          <w:marLeft w:val="0"/>
          <w:marRight w:val="0"/>
          <w:marTop w:val="0"/>
          <w:marBottom w:val="0"/>
          <w:divBdr>
            <w:top w:val="none" w:sz="0" w:space="0" w:color="auto"/>
            <w:left w:val="none" w:sz="0" w:space="0" w:color="auto"/>
            <w:bottom w:val="none" w:sz="0" w:space="0" w:color="auto"/>
            <w:right w:val="none" w:sz="0" w:space="0" w:color="auto"/>
          </w:divBdr>
        </w:div>
        <w:div w:id="1995261260">
          <w:marLeft w:val="0"/>
          <w:marRight w:val="0"/>
          <w:marTop w:val="0"/>
          <w:marBottom w:val="0"/>
          <w:divBdr>
            <w:top w:val="none" w:sz="0" w:space="0" w:color="auto"/>
            <w:left w:val="none" w:sz="0" w:space="0" w:color="auto"/>
            <w:bottom w:val="none" w:sz="0" w:space="0" w:color="auto"/>
            <w:right w:val="none" w:sz="0" w:space="0" w:color="auto"/>
          </w:divBdr>
        </w:div>
        <w:div w:id="1997026941">
          <w:marLeft w:val="0"/>
          <w:marRight w:val="0"/>
          <w:marTop w:val="0"/>
          <w:marBottom w:val="0"/>
          <w:divBdr>
            <w:top w:val="none" w:sz="0" w:space="0" w:color="auto"/>
            <w:left w:val="none" w:sz="0" w:space="0" w:color="auto"/>
            <w:bottom w:val="none" w:sz="0" w:space="0" w:color="auto"/>
            <w:right w:val="none" w:sz="0" w:space="0" w:color="auto"/>
          </w:divBdr>
        </w:div>
        <w:div w:id="2002654733">
          <w:marLeft w:val="0"/>
          <w:marRight w:val="0"/>
          <w:marTop w:val="0"/>
          <w:marBottom w:val="0"/>
          <w:divBdr>
            <w:top w:val="none" w:sz="0" w:space="0" w:color="auto"/>
            <w:left w:val="none" w:sz="0" w:space="0" w:color="auto"/>
            <w:bottom w:val="none" w:sz="0" w:space="0" w:color="auto"/>
            <w:right w:val="none" w:sz="0" w:space="0" w:color="auto"/>
          </w:divBdr>
        </w:div>
        <w:div w:id="2011591640">
          <w:marLeft w:val="0"/>
          <w:marRight w:val="0"/>
          <w:marTop w:val="0"/>
          <w:marBottom w:val="0"/>
          <w:divBdr>
            <w:top w:val="none" w:sz="0" w:space="0" w:color="auto"/>
            <w:left w:val="none" w:sz="0" w:space="0" w:color="auto"/>
            <w:bottom w:val="none" w:sz="0" w:space="0" w:color="auto"/>
            <w:right w:val="none" w:sz="0" w:space="0" w:color="auto"/>
          </w:divBdr>
        </w:div>
        <w:div w:id="2013949681">
          <w:marLeft w:val="0"/>
          <w:marRight w:val="0"/>
          <w:marTop w:val="0"/>
          <w:marBottom w:val="0"/>
          <w:divBdr>
            <w:top w:val="none" w:sz="0" w:space="0" w:color="auto"/>
            <w:left w:val="none" w:sz="0" w:space="0" w:color="auto"/>
            <w:bottom w:val="none" w:sz="0" w:space="0" w:color="auto"/>
            <w:right w:val="none" w:sz="0" w:space="0" w:color="auto"/>
          </w:divBdr>
        </w:div>
        <w:div w:id="2021815477">
          <w:marLeft w:val="0"/>
          <w:marRight w:val="0"/>
          <w:marTop w:val="0"/>
          <w:marBottom w:val="0"/>
          <w:divBdr>
            <w:top w:val="none" w:sz="0" w:space="0" w:color="auto"/>
            <w:left w:val="none" w:sz="0" w:space="0" w:color="auto"/>
            <w:bottom w:val="none" w:sz="0" w:space="0" w:color="auto"/>
            <w:right w:val="none" w:sz="0" w:space="0" w:color="auto"/>
          </w:divBdr>
        </w:div>
        <w:div w:id="2022660963">
          <w:marLeft w:val="0"/>
          <w:marRight w:val="0"/>
          <w:marTop w:val="0"/>
          <w:marBottom w:val="0"/>
          <w:divBdr>
            <w:top w:val="none" w:sz="0" w:space="0" w:color="auto"/>
            <w:left w:val="none" w:sz="0" w:space="0" w:color="auto"/>
            <w:bottom w:val="none" w:sz="0" w:space="0" w:color="auto"/>
            <w:right w:val="none" w:sz="0" w:space="0" w:color="auto"/>
          </w:divBdr>
        </w:div>
        <w:div w:id="2030325194">
          <w:marLeft w:val="0"/>
          <w:marRight w:val="0"/>
          <w:marTop w:val="0"/>
          <w:marBottom w:val="0"/>
          <w:divBdr>
            <w:top w:val="none" w:sz="0" w:space="0" w:color="auto"/>
            <w:left w:val="none" w:sz="0" w:space="0" w:color="auto"/>
            <w:bottom w:val="none" w:sz="0" w:space="0" w:color="auto"/>
            <w:right w:val="none" w:sz="0" w:space="0" w:color="auto"/>
          </w:divBdr>
        </w:div>
        <w:div w:id="2047607857">
          <w:marLeft w:val="0"/>
          <w:marRight w:val="0"/>
          <w:marTop w:val="0"/>
          <w:marBottom w:val="0"/>
          <w:divBdr>
            <w:top w:val="none" w:sz="0" w:space="0" w:color="auto"/>
            <w:left w:val="none" w:sz="0" w:space="0" w:color="auto"/>
            <w:bottom w:val="none" w:sz="0" w:space="0" w:color="auto"/>
            <w:right w:val="none" w:sz="0" w:space="0" w:color="auto"/>
          </w:divBdr>
        </w:div>
        <w:div w:id="2053141820">
          <w:marLeft w:val="0"/>
          <w:marRight w:val="0"/>
          <w:marTop w:val="0"/>
          <w:marBottom w:val="0"/>
          <w:divBdr>
            <w:top w:val="none" w:sz="0" w:space="0" w:color="auto"/>
            <w:left w:val="none" w:sz="0" w:space="0" w:color="auto"/>
            <w:bottom w:val="none" w:sz="0" w:space="0" w:color="auto"/>
            <w:right w:val="none" w:sz="0" w:space="0" w:color="auto"/>
          </w:divBdr>
        </w:div>
        <w:div w:id="2060399796">
          <w:marLeft w:val="0"/>
          <w:marRight w:val="0"/>
          <w:marTop w:val="0"/>
          <w:marBottom w:val="0"/>
          <w:divBdr>
            <w:top w:val="none" w:sz="0" w:space="0" w:color="auto"/>
            <w:left w:val="none" w:sz="0" w:space="0" w:color="auto"/>
            <w:bottom w:val="none" w:sz="0" w:space="0" w:color="auto"/>
            <w:right w:val="none" w:sz="0" w:space="0" w:color="auto"/>
          </w:divBdr>
        </w:div>
        <w:div w:id="2061587513">
          <w:marLeft w:val="0"/>
          <w:marRight w:val="0"/>
          <w:marTop w:val="0"/>
          <w:marBottom w:val="0"/>
          <w:divBdr>
            <w:top w:val="none" w:sz="0" w:space="0" w:color="auto"/>
            <w:left w:val="none" w:sz="0" w:space="0" w:color="auto"/>
            <w:bottom w:val="none" w:sz="0" w:space="0" w:color="auto"/>
            <w:right w:val="none" w:sz="0" w:space="0" w:color="auto"/>
          </w:divBdr>
        </w:div>
        <w:div w:id="2065761839">
          <w:marLeft w:val="0"/>
          <w:marRight w:val="0"/>
          <w:marTop w:val="0"/>
          <w:marBottom w:val="0"/>
          <w:divBdr>
            <w:top w:val="none" w:sz="0" w:space="0" w:color="auto"/>
            <w:left w:val="none" w:sz="0" w:space="0" w:color="auto"/>
            <w:bottom w:val="none" w:sz="0" w:space="0" w:color="auto"/>
            <w:right w:val="none" w:sz="0" w:space="0" w:color="auto"/>
          </w:divBdr>
        </w:div>
        <w:div w:id="2065981034">
          <w:marLeft w:val="0"/>
          <w:marRight w:val="0"/>
          <w:marTop w:val="0"/>
          <w:marBottom w:val="0"/>
          <w:divBdr>
            <w:top w:val="none" w:sz="0" w:space="0" w:color="auto"/>
            <w:left w:val="none" w:sz="0" w:space="0" w:color="auto"/>
            <w:bottom w:val="none" w:sz="0" w:space="0" w:color="auto"/>
            <w:right w:val="none" w:sz="0" w:space="0" w:color="auto"/>
          </w:divBdr>
        </w:div>
        <w:div w:id="2067561637">
          <w:marLeft w:val="0"/>
          <w:marRight w:val="0"/>
          <w:marTop w:val="0"/>
          <w:marBottom w:val="0"/>
          <w:divBdr>
            <w:top w:val="none" w:sz="0" w:space="0" w:color="auto"/>
            <w:left w:val="none" w:sz="0" w:space="0" w:color="auto"/>
            <w:bottom w:val="none" w:sz="0" w:space="0" w:color="auto"/>
            <w:right w:val="none" w:sz="0" w:space="0" w:color="auto"/>
          </w:divBdr>
        </w:div>
        <w:div w:id="2071885098">
          <w:marLeft w:val="0"/>
          <w:marRight w:val="0"/>
          <w:marTop w:val="0"/>
          <w:marBottom w:val="0"/>
          <w:divBdr>
            <w:top w:val="none" w:sz="0" w:space="0" w:color="auto"/>
            <w:left w:val="none" w:sz="0" w:space="0" w:color="auto"/>
            <w:bottom w:val="none" w:sz="0" w:space="0" w:color="auto"/>
            <w:right w:val="none" w:sz="0" w:space="0" w:color="auto"/>
          </w:divBdr>
        </w:div>
        <w:div w:id="2075080318">
          <w:marLeft w:val="0"/>
          <w:marRight w:val="0"/>
          <w:marTop w:val="0"/>
          <w:marBottom w:val="0"/>
          <w:divBdr>
            <w:top w:val="none" w:sz="0" w:space="0" w:color="auto"/>
            <w:left w:val="none" w:sz="0" w:space="0" w:color="auto"/>
            <w:bottom w:val="none" w:sz="0" w:space="0" w:color="auto"/>
            <w:right w:val="none" w:sz="0" w:space="0" w:color="auto"/>
          </w:divBdr>
        </w:div>
        <w:div w:id="2077624395">
          <w:marLeft w:val="0"/>
          <w:marRight w:val="0"/>
          <w:marTop w:val="0"/>
          <w:marBottom w:val="0"/>
          <w:divBdr>
            <w:top w:val="none" w:sz="0" w:space="0" w:color="auto"/>
            <w:left w:val="none" w:sz="0" w:space="0" w:color="auto"/>
            <w:bottom w:val="none" w:sz="0" w:space="0" w:color="auto"/>
            <w:right w:val="none" w:sz="0" w:space="0" w:color="auto"/>
          </w:divBdr>
        </w:div>
        <w:div w:id="2078242624">
          <w:marLeft w:val="0"/>
          <w:marRight w:val="0"/>
          <w:marTop w:val="0"/>
          <w:marBottom w:val="0"/>
          <w:divBdr>
            <w:top w:val="none" w:sz="0" w:space="0" w:color="auto"/>
            <w:left w:val="none" w:sz="0" w:space="0" w:color="auto"/>
            <w:bottom w:val="none" w:sz="0" w:space="0" w:color="auto"/>
            <w:right w:val="none" w:sz="0" w:space="0" w:color="auto"/>
          </w:divBdr>
        </w:div>
        <w:div w:id="2079160151">
          <w:marLeft w:val="0"/>
          <w:marRight w:val="0"/>
          <w:marTop w:val="0"/>
          <w:marBottom w:val="0"/>
          <w:divBdr>
            <w:top w:val="none" w:sz="0" w:space="0" w:color="auto"/>
            <w:left w:val="none" w:sz="0" w:space="0" w:color="auto"/>
            <w:bottom w:val="none" w:sz="0" w:space="0" w:color="auto"/>
            <w:right w:val="none" w:sz="0" w:space="0" w:color="auto"/>
          </w:divBdr>
        </w:div>
        <w:div w:id="2099522129">
          <w:marLeft w:val="0"/>
          <w:marRight w:val="0"/>
          <w:marTop w:val="0"/>
          <w:marBottom w:val="0"/>
          <w:divBdr>
            <w:top w:val="none" w:sz="0" w:space="0" w:color="auto"/>
            <w:left w:val="none" w:sz="0" w:space="0" w:color="auto"/>
            <w:bottom w:val="none" w:sz="0" w:space="0" w:color="auto"/>
            <w:right w:val="none" w:sz="0" w:space="0" w:color="auto"/>
          </w:divBdr>
        </w:div>
        <w:div w:id="2100370288">
          <w:marLeft w:val="0"/>
          <w:marRight w:val="0"/>
          <w:marTop w:val="0"/>
          <w:marBottom w:val="0"/>
          <w:divBdr>
            <w:top w:val="none" w:sz="0" w:space="0" w:color="auto"/>
            <w:left w:val="none" w:sz="0" w:space="0" w:color="auto"/>
            <w:bottom w:val="none" w:sz="0" w:space="0" w:color="auto"/>
            <w:right w:val="none" w:sz="0" w:space="0" w:color="auto"/>
          </w:divBdr>
        </w:div>
        <w:div w:id="2109887147">
          <w:marLeft w:val="0"/>
          <w:marRight w:val="0"/>
          <w:marTop w:val="0"/>
          <w:marBottom w:val="0"/>
          <w:divBdr>
            <w:top w:val="none" w:sz="0" w:space="0" w:color="auto"/>
            <w:left w:val="none" w:sz="0" w:space="0" w:color="auto"/>
            <w:bottom w:val="none" w:sz="0" w:space="0" w:color="auto"/>
            <w:right w:val="none" w:sz="0" w:space="0" w:color="auto"/>
          </w:divBdr>
        </w:div>
        <w:div w:id="2116628099">
          <w:marLeft w:val="0"/>
          <w:marRight w:val="0"/>
          <w:marTop w:val="0"/>
          <w:marBottom w:val="0"/>
          <w:divBdr>
            <w:top w:val="none" w:sz="0" w:space="0" w:color="auto"/>
            <w:left w:val="none" w:sz="0" w:space="0" w:color="auto"/>
            <w:bottom w:val="none" w:sz="0" w:space="0" w:color="auto"/>
            <w:right w:val="none" w:sz="0" w:space="0" w:color="auto"/>
          </w:divBdr>
        </w:div>
        <w:div w:id="2127386974">
          <w:marLeft w:val="0"/>
          <w:marRight w:val="0"/>
          <w:marTop w:val="0"/>
          <w:marBottom w:val="0"/>
          <w:divBdr>
            <w:top w:val="none" w:sz="0" w:space="0" w:color="auto"/>
            <w:left w:val="none" w:sz="0" w:space="0" w:color="auto"/>
            <w:bottom w:val="none" w:sz="0" w:space="0" w:color="auto"/>
            <w:right w:val="none" w:sz="0" w:space="0" w:color="auto"/>
          </w:divBdr>
        </w:div>
        <w:div w:id="2131825381">
          <w:marLeft w:val="0"/>
          <w:marRight w:val="0"/>
          <w:marTop w:val="0"/>
          <w:marBottom w:val="0"/>
          <w:divBdr>
            <w:top w:val="none" w:sz="0" w:space="0" w:color="auto"/>
            <w:left w:val="none" w:sz="0" w:space="0" w:color="auto"/>
            <w:bottom w:val="none" w:sz="0" w:space="0" w:color="auto"/>
            <w:right w:val="none" w:sz="0" w:space="0" w:color="auto"/>
          </w:divBdr>
        </w:div>
        <w:div w:id="2133208905">
          <w:marLeft w:val="0"/>
          <w:marRight w:val="0"/>
          <w:marTop w:val="0"/>
          <w:marBottom w:val="0"/>
          <w:divBdr>
            <w:top w:val="none" w:sz="0" w:space="0" w:color="auto"/>
            <w:left w:val="none" w:sz="0" w:space="0" w:color="auto"/>
            <w:bottom w:val="none" w:sz="0" w:space="0" w:color="auto"/>
            <w:right w:val="none" w:sz="0" w:space="0" w:color="auto"/>
          </w:divBdr>
        </w:div>
        <w:div w:id="2134013833">
          <w:marLeft w:val="0"/>
          <w:marRight w:val="0"/>
          <w:marTop w:val="0"/>
          <w:marBottom w:val="0"/>
          <w:divBdr>
            <w:top w:val="none" w:sz="0" w:space="0" w:color="auto"/>
            <w:left w:val="none" w:sz="0" w:space="0" w:color="auto"/>
            <w:bottom w:val="none" w:sz="0" w:space="0" w:color="auto"/>
            <w:right w:val="none" w:sz="0" w:space="0" w:color="auto"/>
          </w:divBdr>
        </w:div>
        <w:div w:id="2147161297">
          <w:marLeft w:val="0"/>
          <w:marRight w:val="0"/>
          <w:marTop w:val="0"/>
          <w:marBottom w:val="0"/>
          <w:divBdr>
            <w:top w:val="none" w:sz="0" w:space="0" w:color="auto"/>
            <w:left w:val="none" w:sz="0" w:space="0" w:color="auto"/>
            <w:bottom w:val="none" w:sz="0" w:space="0" w:color="auto"/>
            <w:right w:val="none" w:sz="0" w:space="0" w:color="auto"/>
          </w:divBdr>
        </w:div>
      </w:divsChild>
    </w:div>
    <w:div w:id="2132698824">
      <w:bodyDiv w:val="1"/>
      <w:marLeft w:val="0"/>
      <w:marRight w:val="0"/>
      <w:marTop w:val="0"/>
      <w:marBottom w:val="0"/>
      <w:divBdr>
        <w:top w:val="none" w:sz="0" w:space="0" w:color="auto"/>
        <w:left w:val="none" w:sz="0" w:space="0" w:color="auto"/>
        <w:bottom w:val="none" w:sz="0" w:space="0" w:color="auto"/>
        <w:right w:val="none" w:sz="0" w:space="0" w:color="auto"/>
      </w:divBdr>
      <w:divsChild>
        <w:div w:id="1212158940">
          <w:marLeft w:val="0"/>
          <w:marRight w:val="0"/>
          <w:marTop w:val="0"/>
          <w:marBottom w:val="0"/>
          <w:divBdr>
            <w:top w:val="none" w:sz="0" w:space="0" w:color="auto"/>
            <w:left w:val="none" w:sz="0" w:space="0" w:color="auto"/>
            <w:bottom w:val="none" w:sz="0" w:space="0" w:color="auto"/>
            <w:right w:val="none" w:sz="0" w:space="0" w:color="auto"/>
          </w:divBdr>
        </w:div>
        <w:div w:id="191470042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mintrabajo.gov.co/comunicados/2023/diciembre/jornada-nocturna-desde-las-7-00-p.m.-y-pago-del-100-de-dominicales-y-festivos-hacen-parte-de-los-16-articulos-aprobados-de-la-reforma-laboral" TargetMode="External"/><Relationship Id="rId1" Type="http://schemas.openxmlformats.org/officeDocument/2006/relationships/hyperlink" Target="https://www.funcionpublica.gov.co/eva/gestornormativo/norma.php?i=4446"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publicholidays.co/es/st-josephs-day/" TargetMode="External"/><Relationship Id="rId26" Type="http://schemas.openxmlformats.org/officeDocument/2006/relationships/image" Target="media/image4.png"/><Relationship Id="rId39" Type="http://schemas.openxmlformats.org/officeDocument/2006/relationships/image" Target="media/image15.emf"/><Relationship Id="rId21" Type="http://schemas.openxmlformats.org/officeDocument/2006/relationships/hyperlink" Target="https://publicholidays.co/es/corpus-christi/" TargetMode="External"/><Relationship Id="rId34" Type="http://schemas.openxmlformats.org/officeDocument/2006/relationships/image" Target="media/image10.emf"/><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partnersnet107.sharepoint.com/:f:/s/FA/Eh72_olU3rdMlT5tFw2osOABSA-L1C39ka6vvQkRDgLErg?e=pf7sj4"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2.png"/><Relationship Id="rId32" Type="http://schemas.openxmlformats.org/officeDocument/2006/relationships/hyperlink" Target="https://www.fai.gov/sites/default/files/FAC_022-Combating_Trafficking_in_Persons/story.html" TargetMode="External"/><Relationship Id="rId37" Type="http://schemas.openxmlformats.org/officeDocument/2006/relationships/image" Target="media/image13.emf"/><Relationship Id="rId40" Type="http://schemas.openxmlformats.org/officeDocument/2006/relationships/image" Target="media/image16.jpg"/><Relationship Id="rId45"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partnersnet107.sharepoint.com/:f:/s/FA/Ej3mJaemTu1HjKtuYOJV8SQBIK_sqo8lm06ICscPkB7j4w?e=GOcAfT" TargetMode="External"/><Relationship Id="rId28" Type="http://schemas.openxmlformats.org/officeDocument/2006/relationships/image" Target="media/image6.png"/><Relationship Id="rId36" Type="http://schemas.openxmlformats.org/officeDocument/2006/relationships/image" Target="media/image12.emf"/><Relationship Id="rId10" Type="http://schemas.openxmlformats.org/officeDocument/2006/relationships/endnotes" Target="endnotes.xml"/><Relationship Id="rId19" Type="http://schemas.openxmlformats.org/officeDocument/2006/relationships/hyperlink" Target="https://publicholidays.co/es/easter/" TargetMode="External"/><Relationship Id="rId31" Type="http://schemas.openxmlformats.org/officeDocument/2006/relationships/image" Target="media/image9.png"/><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partnersnet107.sharepoint.com/sites/FA/Organizational%20FA/Finance%20Policies%20&amp;%20Procedures/Supplemental%20Field%20Office%20Manuals/Colombia/_Drafts/HYPERLINK"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1.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yperlink" Target="mailto:bbulger@fosterthomas.com" TargetMode="External"/><Relationship Id="rId25" Type="http://schemas.openxmlformats.org/officeDocument/2006/relationships/image" Target="media/image3.png"/><Relationship Id="rId33" Type="http://schemas.openxmlformats.org/officeDocument/2006/relationships/footer" Target="footer1.xml"/><Relationship Id="rId38" Type="http://schemas.openxmlformats.org/officeDocument/2006/relationships/image" Target="media/image14.emf"/><Relationship Id="rId46" Type="http://schemas.microsoft.com/office/2019/05/relationships/documenttasks" Target="documenttasks/documenttasks1.xml"/><Relationship Id="rId20" Type="http://schemas.openxmlformats.org/officeDocument/2006/relationships/hyperlink" Target="https://publicholidays.co/es/labour-day/" TargetMode="External"/><Relationship Id="rId41" Type="http://schemas.openxmlformats.org/officeDocument/2006/relationships/image" Target="media/image17.jpg"/></Relationships>
</file>

<file path=word/documenttasks/documenttasks1.xml><?xml version="1.0" encoding="utf-8"?>
<t:Tasks xmlns:t="http://schemas.microsoft.com/office/tasks/2019/documenttasks" xmlns:oel="http://schemas.microsoft.com/office/2019/extlst">
  <t:Task id="{E766B76F-957B-477C-9D8D-4B2598902458}">
    <t:Anchor>
      <t:Comment id="18119051"/>
    </t:Anchor>
    <t:History>
      <t:Event id="{D28512AF-803F-4FD8-A46F-9FB701D7A5C2}" time="2024-12-14T23:24:46.153Z">
        <t:Attribution userId="S::psarmiento@partners.net::e0255561-4dc0-45fc-8d01-0914501388b5" userProvider="AD" userName="Paola Sarmiento"/>
        <t:Anchor>
          <t:Comment id="18119051"/>
        </t:Anchor>
        <t:Create/>
      </t:Event>
      <t:Event id="{0F38CE8F-011C-4F9F-A3F9-8402BE8B26DB}" time="2024-12-14T23:24:46.153Z">
        <t:Attribution userId="S::psarmiento@partners.net::e0255561-4dc0-45fc-8d01-0914501388b5" userProvider="AD" userName="Paola Sarmiento"/>
        <t:Anchor>
          <t:Comment id="18119051"/>
        </t:Anchor>
        <t:Assign userId="S::dmartin@partners.net::04f63225-1d27-46ab-9c7c-1c8b513bed32" userProvider="AD" userName="Danielle Martin"/>
      </t:Event>
      <t:Event id="{4F938C99-FF61-4D52-B4B7-554D78A30D71}" time="2024-12-14T23:24:46.153Z">
        <t:Attribution userId="S::psarmiento@partners.net::e0255561-4dc0-45fc-8d01-0914501388b5" userProvider="AD" userName="Paola Sarmiento"/>
        <t:Anchor>
          <t:Comment id="18119051"/>
        </t:Anchor>
        <t:SetTitle title="@Danielle Martin @Natalie Abegesah will these apply for Colombia?"/>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DC016F-589B-47E9-9C14-2F8456205CBA}">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E7554A12-7B79-4706-BA53-D045A3A364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AC3D4F-CED3-47E3-955E-BCAD32E33E37}">
  <ds:schemaRefs>
    <ds:schemaRef ds:uri="http://schemas.openxmlformats.org/officeDocument/2006/bibliography"/>
  </ds:schemaRefs>
</ds:datastoreItem>
</file>

<file path=customXml/itemProps4.xml><?xml version="1.0" encoding="utf-8"?>
<ds:datastoreItem xmlns:ds="http://schemas.openxmlformats.org/officeDocument/2006/customXml" ds:itemID="{57D5AD8B-E48B-44A3-83E6-1A462CB31B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508</TotalTime>
  <Pages>321</Pages>
  <Words>99325</Words>
  <Characters>546288</Characters>
  <Application>Microsoft Office Word</Application>
  <DocSecurity>0</DocSecurity>
  <Lines>4552</Lines>
  <Paragraphs>1288</Paragraphs>
  <ScaleCrop>false</ScaleCrop>
  <Company>Microsoft</Company>
  <LinksUpToDate>false</LinksUpToDate>
  <CharactersWithSpaces>644325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Colombia Supplemental Field Office Manual For Personnel and Operations</dc:title>
  <dc:subject>December 2024</dc:subject>
  <dc:creator>Sase</dc:creator>
  <cp:keywords>, docId:8B5D74C73A535D0B41FA9BE90753255D</cp:keywords>
  <dc:description/>
  <cp:lastModifiedBy>Massiel Nayibe Moreno Ladino</cp:lastModifiedBy>
  <cp:revision>61</cp:revision>
  <cp:lastPrinted>2021-09-15T01:34:00Z</cp:lastPrinted>
  <dcterms:created xsi:type="dcterms:W3CDTF">2024-12-18T21:26:00Z</dcterms:created>
  <dcterms:modified xsi:type="dcterms:W3CDTF">2025-01-20T20:42:00Z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