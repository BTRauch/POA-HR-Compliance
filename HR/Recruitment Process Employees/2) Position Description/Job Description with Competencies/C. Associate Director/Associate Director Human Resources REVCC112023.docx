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F51F95" w:rsidRDefault="00EE610A" w:rsidP="003C5CF7">
      <w:pPr>
        <w:pStyle w:val="Subtitle"/>
        <w:ind w:firstLine="720"/>
        <w:rPr>
          <w:rFonts w:cstheme="minorHAnsi"/>
        </w:rPr>
      </w:pPr>
      <w:r w:rsidRPr="00F51F95">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A01A5B" w14:paraId="17A41791" w14:textId="77777777" w:rsidTr="7BBF5BE7">
        <w:trPr>
          <w:trHeight w:val="288"/>
          <w:jc w:val="center"/>
        </w:trPr>
        <w:tc>
          <w:tcPr>
            <w:tcW w:w="4788" w:type="dxa"/>
            <w:tcBorders>
              <w:top w:val="nil"/>
              <w:left w:val="nil"/>
              <w:bottom w:val="single" w:sz="4" w:space="0" w:color="auto"/>
              <w:right w:val="nil"/>
            </w:tcBorders>
            <w:shd w:val="clear" w:color="auto" w:fill="auto"/>
            <w:vAlign w:val="center"/>
          </w:tcPr>
          <w:p w14:paraId="17A4178F" w14:textId="4981A525" w:rsidR="00EE610A" w:rsidRPr="00F51F95" w:rsidRDefault="10444B22" w:rsidP="00EE610A">
            <w:pPr>
              <w:rPr>
                <w:rFonts w:cstheme="minorHAnsi"/>
                <w:sz w:val="24"/>
                <w:szCs w:val="24"/>
              </w:rPr>
            </w:pPr>
            <w:r w:rsidRPr="00F51F95">
              <w:rPr>
                <w:rFonts w:cstheme="minorHAnsi"/>
                <w:b/>
                <w:sz w:val="24"/>
                <w:szCs w:val="24"/>
              </w:rPr>
              <w:t>Title</w:t>
            </w:r>
            <w:r w:rsidR="00053632" w:rsidRPr="00F51F95">
              <w:rPr>
                <w:rFonts w:cstheme="minorHAnsi"/>
                <w:b/>
                <w:sz w:val="24"/>
                <w:szCs w:val="24"/>
              </w:rPr>
              <w:t xml:space="preserve">: </w:t>
            </w:r>
            <w:r w:rsidR="00B825A1" w:rsidRPr="00F51F95">
              <w:rPr>
                <w:rFonts w:cstheme="minorHAnsi"/>
                <w:b/>
                <w:sz w:val="24"/>
                <w:szCs w:val="24"/>
              </w:rPr>
              <w:t xml:space="preserve"> </w:t>
            </w:r>
            <w:r w:rsidR="003B21E7" w:rsidRPr="00F51F95">
              <w:rPr>
                <w:rFonts w:cstheme="minorHAnsi"/>
                <w:sz w:val="24"/>
                <w:szCs w:val="24"/>
              </w:rPr>
              <w:t>Associate Director I</w:t>
            </w:r>
          </w:p>
        </w:tc>
        <w:tc>
          <w:tcPr>
            <w:tcW w:w="4788" w:type="dxa"/>
            <w:tcBorders>
              <w:top w:val="nil"/>
              <w:left w:val="nil"/>
              <w:bottom w:val="single" w:sz="4" w:space="0" w:color="auto"/>
              <w:right w:val="nil"/>
            </w:tcBorders>
            <w:shd w:val="clear" w:color="auto" w:fill="auto"/>
            <w:vAlign w:val="center"/>
          </w:tcPr>
          <w:p w14:paraId="17A41790" w14:textId="5210D401" w:rsidR="00EE610A" w:rsidRPr="00F51F95" w:rsidRDefault="10444B22" w:rsidP="00EE610A">
            <w:pPr>
              <w:rPr>
                <w:rFonts w:cstheme="minorHAnsi"/>
                <w:sz w:val="24"/>
                <w:szCs w:val="24"/>
              </w:rPr>
            </w:pPr>
            <w:r w:rsidRPr="00F51F95">
              <w:rPr>
                <w:rFonts w:cstheme="minorHAnsi"/>
                <w:b/>
                <w:sz w:val="24"/>
                <w:szCs w:val="24"/>
              </w:rPr>
              <w:t>Employee Status</w:t>
            </w:r>
            <w:r w:rsidRPr="00F51F95">
              <w:rPr>
                <w:rFonts w:cstheme="minorHAnsi"/>
                <w:sz w:val="24"/>
                <w:szCs w:val="24"/>
              </w:rPr>
              <w:t xml:space="preserve">: </w:t>
            </w:r>
            <w:r w:rsidR="00152A35" w:rsidRPr="00F51F95">
              <w:rPr>
                <w:rFonts w:cstheme="minorHAnsi"/>
                <w:sz w:val="24"/>
                <w:szCs w:val="24"/>
              </w:rPr>
              <w:t>Full-time</w:t>
            </w:r>
          </w:p>
        </w:tc>
      </w:tr>
      <w:tr w:rsidR="00EE610A" w:rsidRPr="00A01A5B" w14:paraId="17A41794" w14:textId="77777777" w:rsidTr="7BBF5BE7">
        <w:trPr>
          <w:trHeight w:val="288"/>
          <w:jc w:val="center"/>
        </w:trPr>
        <w:tc>
          <w:tcPr>
            <w:tcW w:w="4788" w:type="dxa"/>
            <w:tcBorders>
              <w:top w:val="single" w:sz="4" w:space="0" w:color="auto"/>
              <w:left w:val="nil"/>
              <w:bottom w:val="single" w:sz="4" w:space="0" w:color="auto"/>
              <w:right w:val="nil"/>
            </w:tcBorders>
            <w:shd w:val="clear" w:color="auto" w:fill="auto"/>
            <w:vAlign w:val="center"/>
          </w:tcPr>
          <w:p w14:paraId="17A41792" w14:textId="22D16C70" w:rsidR="00EE610A" w:rsidRPr="00F51F95" w:rsidRDefault="10444B22" w:rsidP="00277DC0">
            <w:pPr>
              <w:spacing w:after="0"/>
              <w:rPr>
                <w:rFonts w:cstheme="minorHAnsi"/>
                <w:sz w:val="24"/>
                <w:szCs w:val="24"/>
              </w:rPr>
            </w:pPr>
            <w:r w:rsidRPr="00F51F95">
              <w:rPr>
                <w:rFonts w:cstheme="minorHAnsi"/>
                <w:b/>
                <w:sz w:val="24"/>
                <w:szCs w:val="24"/>
              </w:rPr>
              <w:t>Department</w:t>
            </w:r>
            <w:r w:rsidR="00187D04" w:rsidRPr="00F51F95">
              <w:rPr>
                <w:rFonts w:cstheme="minorHAnsi"/>
                <w:b/>
                <w:sz w:val="24"/>
                <w:szCs w:val="24"/>
              </w:rPr>
              <w:t>/Unit</w:t>
            </w:r>
            <w:r w:rsidRPr="00F51F95">
              <w:rPr>
                <w:rFonts w:cstheme="minorHAnsi"/>
                <w:sz w:val="24"/>
                <w:szCs w:val="24"/>
              </w:rPr>
              <w:t xml:space="preserve">: </w:t>
            </w:r>
            <w:r w:rsidR="00187D04" w:rsidRPr="00F51F95">
              <w:rPr>
                <w:rFonts w:cstheme="minorHAnsi"/>
                <w:sz w:val="24"/>
                <w:szCs w:val="24"/>
              </w:rPr>
              <w:t>President’s Office-Human Resources</w:t>
            </w:r>
          </w:p>
        </w:tc>
        <w:tc>
          <w:tcPr>
            <w:tcW w:w="4788" w:type="dxa"/>
            <w:tcBorders>
              <w:top w:val="single" w:sz="4" w:space="0" w:color="auto"/>
              <w:left w:val="nil"/>
              <w:bottom w:val="single" w:sz="4" w:space="0" w:color="auto"/>
              <w:right w:val="nil"/>
            </w:tcBorders>
            <w:shd w:val="clear" w:color="auto" w:fill="auto"/>
            <w:vAlign w:val="center"/>
          </w:tcPr>
          <w:p w14:paraId="17A41793" w14:textId="5B3EC734" w:rsidR="00EE610A" w:rsidRPr="00F51F95" w:rsidRDefault="00EE610A" w:rsidP="00277DC0">
            <w:pPr>
              <w:spacing w:after="0"/>
              <w:rPr>
                <w:rFonts w:cstheme="minorHAnsi"/>
                <w:sz w:val="24"/>
                <w:szCs w:val="24"/>
              </w:rPr>
            </w:pPr>
            <w:r w:rsidRPr="00F51F95">
              <w:rPr>
                <w:rFonts w:cstheme="minorHAnsi"/>
                <w:b/>
                <w:sz w:val="24"/>
                <w:szCs w:val="24"/>
              </w:rPr>
              <w:t>FLSA Status</w:t>
            </w:r>
            <w:r w:rsidRPr="00F51F95">
              <w:rPr>
                <w:rFonts w:cstheme="minorHAnsi"/>
                <w:sz w:val="24"/>
                <w:szCs w:val="24"/>
              </w:rPr>
              <w:t>:</w:t>
            </w:r>
            <w:r w:rsidR="00053632" w:rsidRPr="00F51F95">
              <w:rPr>
                <w:rFonts w:cstheme="minorHAnsi"/>
                <w:sz w:val="24"/>
                <w:szCs w:val="24"/>
              </w:rPr>
              <w:t xml:space="preserve"> Exempt</w:t>
            </w:r>
          </w:p>
        </w:tc>
      </w:tr>
      <w:tr w:rsidR="00EE610A" w:rsidRPr="00A01A5B" w14:paraId="17A41797" w14:textId="77777777" w:rsidTr="7BBF5BE7">
        <w:trPr>
          <w:trHeight w:val="288"/>
          <w:jc w:val="center"/>
        </w:trPr>
        <w:tc>
          <w:tcPr>
            <w:tcW w:w="4788" w:type="dxa"/>
            <w:tcBorders>
              <w:top w:val="single" w:sz="4" w:space="0" w:color="auto"/>
              <w:left w:val="nil"/>
              <w:bottom w:val="single" w:sz="4" w:space="0" w:color="auto"/>
              <w:right w:val="nil"/>
            </w:tcBorders>
            <w:shd w:val="clear" w:color="auto" w:fill="auto"/>
            <w:vAlign w:val="center"/>
          </w:tcPr>
          <w:p w14:paraId="17A41795" w14:textId="787DECCC" w:rsidR="00EE610A" w:rsidRPr="00F51F95" w:rsidRDefault="10444B22" w:rsidP="00EE610A">
            <w:pPr>
              <w:rPr>
                <w:rFonts w:cstheme="minorHAnsi"/>
                <w:sz w:val="24"/>
                <w:szCs w:val="24"/>
              </w:rPr>
            </w:pPr>
            <w:r w:rsidRPr="00F51F95">
              <w:rPr>
                <w:rFonts w:cstheme="minorHAnsi"/>
                <w:b/>
                <w:sz w:val="24"/>
                <w:szCs w:val="24"/>
              </w:rPr>
              <w:t>Reports To</w:t>
            </w:r>
            <w:r w:rsidR="003536FA" w:rsidRPr="00F51F95">
              <w:rPr>
                <w:rFonts w:cstheme="minorHAnsi"/>
                <w:sz w:val="24"/>
                <w:szCs w:val="24"/>
              </w:rPr>
              <w:t>:</w:t>
            </w:r>
            <w:r w:rsidR="00152A35" w:rsidRPr="00F51F95">
              <w:rPr>
                <w:rFonts w:cstheme="minorHAnsi"/>
                <w:sz w:val="24"/>
                <w:szCs w:val="24"/>
              </w:rPr>
              <w:t xml:space="preserve"> </w:t>
            </w:r>
            <w:r w:rsidR="00187D04" w:rsidRPr="00F51F95">
              <w:rPr>
                <w:rFonts w:cstheme="minorHAnsi"/>
                <w:sz w:val="24"/>
                <w:szCs w:val="24"/>
              </w:rPr>
              <w:t>Vice President, Human Resources</w:t>
            </w:r>
          </w:p>
        </w:tc>
        <w:tc>
          <w:tcPr>
            <w:tcW w:w="4788" w:type="dxa"/>
            <w:tcBorders>
              <w:top w:val="single" w:sz="4" w:space="0" w:color="auto"/>
              <w:left w:val="nil"/>
              <w:bottom w:val="single" w:sz="4" w:space="0" w:color="auto"/>
              <w:right w:val="nil"/>
            </w:tcBorders>
            <w:shd w:val="clear" w:color="auto" w:fill="auto"/>
            <w:vAlign w:val="center"/>
          </w:tcPr>
          <w:p w14:paraId="17A41796" w14:textId="13CAD1D1" w:rsidR="00EE610A" w:rsidRPr="00F51F95" w:rsidRDefault="00EE610A" w:rsidP="00EE610A">
            <w:pPr>
              <w:rPr>
                <w:rFonts w:cstheme="minorHAnsi"/>
                <w:sz w:val="24"/>
                <w:szCs w:val="24"/>
              </w:rPr>
            </w:pPr>
            <w:r w:rsidRPr="00F51F95">
              <w:rPr>
                <w:rFonts w:cstheme="minorHAnsi"/>
                <w:b/>
              </w:rPr>
              <w:t>Prepared Date</w:t>
            </w:r>
            <w:r w:rsidRPr="00F51F95">
              <w:rPr>
                <w:rFonts w:cstheme="minorHAnsi"/>
              </w:rPr>
              <w:t>:</w:t>
            </w:r>
            <w:r w:rsidRPr="00F51F95">
              <w:rPr>
                <w:rFonts w:cstheme="minorHAnsi"/>
                <w:sz w:val="20"/>
                <w:szCs w:val="20"/>
              </w:rPr>
              <w:t xml:space="preserve"> </w:t>
            </w:r>
            <w:sdt>
              <w:sdtPr>
                <w:rPr>
                  <w:rFonts w:cstheme="minorHAnsi"/>
                </w:rPr>
                <w:id w:val="-1102102621"/>
                <w:placeholder>
                  <w:docPart w:val="DefaultPlaceholder_1082065160"/>
                </w:placeholder>
                <w:date w:fullDate="2023-11-07T00:00:00Z">
                  <w:dateFormat w:val="MMMM d, yyyy"/>
                  <w:lid w:val="en-US"/>
                  <w:storeMappedDataAs w:val="dateTime"/>
                  <w:calendar w:val="gregorian"/>
                </w:date>
              </w:sdtPr>
              <w:sdtContent>
                <w:r w:rsidR="00187D04" w:rsidRPr="00F51F95">
                  <w:rPr>
                    <w:rFonts w:cstheme="minorHAnsi"/>
                  </w:rPr>
                  <w:t>November 7, 2023</w:t>
                </w:r>
              </w:sdtContent>
            </w:sdt>
          </w:p>
        </w:tc>
      </w:tr>
      <w:tr w:rsidR="00EE610A" w:rsidRPr="00A01A5B" w14:paraId="17A4179A" w14:textId="77777777" w:rsidTr="7BBF5BE7">
        <w:trPr>
          <w:trHeight w:val="288"/>
          <w:jc w:val="center"/>
        </w:trPr>
        <w:tc>
          <w:tcPr>
            <w:tcW w:w="4788" w:type="dxa"/>
            <w:tcBorders>
              <w:top w:val="single" w:sz="4" w:space="0" w:color="auto"/>
              <w:left w:val="nil"/>
              <w:bottom w:val="nil"/>
              <w:right w:val="nil"/>
            </w:tcBorders>
            <w:shd w:val="clear" w:color="auto" w:fill="auto"/>
            <w:vAlign w:val="center"/>
          </w:tcPr>
          <w:p w14:paraId="17A41798" w14:textId="74C9EB5B" w:rsidR="00EE610A" w:rsidRPr="00F51F95" w:rsidRDefault="00EE610A" w:rsidP="4D725747">
            <w:pPr>
              <w:rPr>
                <w:sz w:val="24"/>
                <w:szCs w:val="24"/>
              </w:rPr>
            </w:pPr>
            <w:r w:rsidRPr="00F51F95">
              <w:rPr>
                <w:rFonts w:cstheme="minorHAnsi"/>
                <w:b/>
                <w:sz w:val="24"/>
                <w:szCs w:val="24"/>
              </w:rPr>
              <w:t>Pay Grade</w:t>
            </w:r>
            <w:r w:rsidRPr="00F51F95">
              <w:rPr>
                <w:rFonts w:cstheme="minorHAnsi"/>
                <w:sz w:val="24"/>
                <w:szCs w:val="24"/>
              </w:rPr>
              <w:t xml:space="preserve">: </w:t>
            </w:r>
            <w:r w:rsidR="2174F873" w:rsidRPr="4D725747">
              <w:rPr>
                <w:sz w:val="24"/>
                <w:szCs w:val="24"/>
              </w:rPr>
              <w:t>Local</w:t>
            </w:r>
          </w:p>
        </w:tc>
        <w:tc>
          <w:tcPr>
            <w:tcW w:w="4788" w:type="dxa"/>
            <w:tcBorders>
              <w:top w:val="single" w:sz="4" w:space="0" w:color="auto"/>
              <w:left w:val="nil"/>
              <w:bottom w:val="nil"/>
              <w:right w:val="nil"/>
            </w:tcBorders>
            <w:shd w:val="clear" w:color="auto" w:fill="auto"/>
            <w:vAlign w:val="center"/>
          </w:tcPr>
          <w:p w14:paraId="17A41799" w14:textId="59213835" w:rsidR="00EE610A" w:rsidRPr="00F51F95" w:rsidRDefault="00EE610A" w:rsidP="00EE610A">
            <w:pPr>
              <w:rPr>
                <w:rFonts w:cstheme="minorHAnsi"/>
                <w:sz w:val="24"/>
                <w:szCs w:val="24"/>
              </w:rPr>
            </w:pPr>
            <w:r w:rsidRPr="00F51F95">
              <w:rPr>
                <w:rFonts w:cstheme="minorHAnsi"/>
                <w:b/>
                <w:sz w:val="24"/>
                <w:szCs w:val="24"/>
              </w:rPr>
              <w:t>Prepared By</w:t>
            </w:r>
            <w:r w:rsidRPr="00F51F95">
              <w:rPr>
                <w:rFonts w:cstheme="minorHAnsi"/>
                <w:sz w:val="24"/>
                <w:szCs w:val="24"/>
              </w:rPr>
              <w:t xml:space="preserve">: </w:t>
            </w:r>
            <w:r w:rsidR="00187D04" w:rsidRPr="00F51F95">
              <w:rPr>
                <w:rFonts w:cstheme="minorHAnsi"/>
                <w:sz w:val="24"/>
                <w:szCs w:val="24"/>
              </w:rPr>
              <w:t>Human Resources</w:t>
            </w:r>
          </w:p>
        </w:tc>
      </w:tr>
      <w:tr w:rsidR="00995263" w:rsidRPr="00A01A5B" w14:paraId="7ACE06AC" w14:textId="77777777" w:rsidTr="7BBF5BE7">
        <w:trPr>
          <w:trHeight w:val="288"/>
          <w:jc w:val="center"/>
        </w:trPr>
        <w:tc>
          <w:tcPr>
            <w:tcW w:w="4788" w:type="dxa"/>
            <w:tcBorders>
              <w:top w:val="nil"/>
              <w:bottom w:val="single" w:sz="4" w:space="0" w:color="auto"/>
            </w:tcBorders>
            <w:shd w:val="clear" w:color="auto" w:fill="auto"/>
            <w:vAlign w:val="center"/>
          </w:tcPr>
          <w:p w14:paraId="2004B2E9" w14:textId="77777777" w:rsidR="00995263" w:rsidRPr="00F51F95" w:rsidRDefault="00995263" w:rsidP="0094111B">
            <w:pPr>
              <w:rPr>
                <w:rFonts w:cstheme="minorHAnsi"/>
                <w:b/>
                <w:sz w:val="24"/>
                <w:szCs w:val="24"/>
              </w:rPr>
            </w:pPr>
          </w:p>
        </w:tc>
        <w:tc>
          <w:tcPr>
            <w:tcW w:w="4788" w:type="dxa"/>
            <w:tcBorders>
              <w:top w:val="nil"/>
              <w:bottom w:val="single" w:sz="4" w:space="0" w:color="auto"/>
            </w:tcBorders>
            <w:shd w:val="clear" w:color="auto" w:fill="auto"/>
            <w:vAlign w:val="center"/>
          </w:tcPr>
          <w:p w14:paraId="6F5068B6" w14:textId="77777777" w:rsidR="00995263" w:rsidRPr="00F51F95" w:rsidRDefault="00995263" w:rsidP="00EE610A">
            <w:pPr>
              <w:rPr>
                <w:rFonts w:cstheme="minorHAnsi"/>
                <w:b/>
                <w:sz w:val="24"/>
                <w:szCs w:val="24"/>
              </w:rPr>
            </w:pPr>
          </w:p>
        </w:tc>
      </w:tr>
      <w:tr w:rsidR="006F1A8B" w:rsidRPr="00A01A5B" w14:paraId="48F3A15C" w14:textId="77777777" w:rsidTr="7BBF5BE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F51F95" w:rsidRDefault="001C16DF" w:rsidP="276F7090">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F51F95">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F51F95" w:rsidRDefault="006F1A8B" w:rsidP="276F7090">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F51F95">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F51F95" w:rsidRDefault="006F1A8B" w:rsidP="276F7090">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F51F95">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A01A5B" w14:paraId="17A4179C" w14:textId="77777777" w:rsidTr="7BBF5BE7">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F51F95" w:rsidRDefault="006F1A8B" w:rsidP="006F1A8B">
            <w:pPr>
              <w:rPr>
                <w:rFonts w:cstheme="minorHAnsi"/>
                <w:sz w:val="24"/>
                <w:szCs w:val="24"/>
              </w:rPr>
            </w:pPr>
          </w:p>
          <w:p w14:paraId="17A4179B" w14:textId="3816D86E" w:rsidR="00EE610A" w:rsidRPr="00F51F95" w:rsidRDefault="63FDF02C" w:rsidP="079C13E7">
            <w:pPr>
              <w:pStyle w:val="Heading2"/>
              <w:rPr>
                <w:rFonts w:cstheme="minorBidi"/>
                <w:sz w:val="24"/>
                <w:szCs w:val="24"/>
                <w:highlight w:val="yellow"/>
              </w:rPr>
            </w:pPr>
            <w:r w:rsidRPr="00D57701">
              <w:rPr>
                <w:rFonts w:cstheme="minorBidi"/>
                <w:sz w:val="24"/>
                <w:szCs w:val="24"/>
              </w:rPr>
              <w:t>Job Objective / Summary of Responsibilities</w:t>
            </w:r>
          </w:p>
        </w:tc>
      </w:tr>
      <w:tr w:rsidR="00EE610A" w:rsidRPr="00A01A5B" w14:paraId="17A4179E" w14:textId="77777777" w:rsidTr="7BBF5BE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32791FEE" w:rsidR="00EE610A" w:rsidRPr="00F51F95" w:rsidRDefault="17E398EE" w:rsidP="079C13E7">
            <w:pPr>
              <w:jc w:val="both"/>
              <w:rPr>
                <w:rFonts w:eastAsia="Arial"/>
                <w:sz w:val="24"/>
                <w:szCs w:val="24"/>
              </w:rPr>
            </w:pPr>
            <w:r w:rsidRPr="7BBF5BE7">
              <w:rPr>
                <w:rFonts w:eastAsia="Calibri"/>
                <w:color w:val="000000" w:themeColor="text1"/>
                <w:sz w:val="24"/>
                <w:szCs w:val="24"/>
              </w:rPr>
              <w:t xml:space="preserve">The AD works under general supervision and performs a variety of complex </w:t>
            </w:r>
            <w:r w:rsidR="35FAA617" w:rsidRPr="7BBF5BE7">
              <w:rPr>
                <w:rFonts w:eastAsia="Calibri"/>
                <w:color w:val="000000" w:themeColor="text1"/>
                <w:sz w:val="24"/>
                <w:szCs w:val="24"/>
              </w:rPr>
              <w:t>HR</w:t>
            </w:r>
            <w:r w:rsidRPr="7BBF5BE7">
              <w:rPr>
                <w:rFonts w:eastAsia="Calibri"/>
                <w:color w:val="000000" w:themeColor="text1"/>
                <w:sz w:val="24"/>
                <w:szCs w:val="24"/>
              </w:rPr>
              <w:t xml:space="preserve"> assignments </w:t>
            </w:r>
            <w:r w:rsidR="7A75DAE0" w:rsidRPr="7BBF5BE7">
              <w:rPr>
                <w:rFonts w:eastAsia="Calibri"/>
                <w:color w:val="000000" w:themeColor="text1"/>
                <w:sz w:val="24"/>
                <w:szCs w:val="24"/>
              </w:rPr>
              <w:t xml:space="preserve">across </w:t>
            </w:r>
            <w:r w:rsidRPr="7BBF5BE7">
              <w:rPr>
                <w:rFonts w:eastAsia="Calibri"/>
                <w:color w:val="000000" w:themeColor="text1"/>
                <w:sz w:val="24"/>
                <w:szCs w:val="24"/>
              </w:rPr>
              <w:t>project</w:t>
            </w:r>
            <w:r w:rsidR="3069CA11" w:rsidRPr="7BBF5BE7">
              <w:rPr>
                <w:rFonts w:eastAsia="Calibri"/>
                <w:color w:val="000000" w:themeColor="text1"/>
                <w:sz w:val="24"/>
                <w:szCs w:val="24"/>
              </w:rPr>
              <w:t xml:space="preserve">s </w:t>
            </w:r>
            <w:r w:rsidRPr="7BBF5BE7">
              <w:rPr>
                <w:rFonts w:eastAsia="Calibri"/>
                <w:color w:val="000000" w:themeColor="text1"/>
                <w:sz w:val="24"/>
                <w:szCs w:val="24"/>
              </w:rPr>
              <w:t>and</w:t>
            </w:r>
            <w:r w:rsidR="6245C02E" w:rsidRPr="7BBF5BE7">
              <w:rPr>
                <w:rFonts w:eastAsia="Calibri"/>
                <w:color w:val="000000" w:themeColor="text1"/>
                <w:sz w:val="24"/>
                <w:szCs w:val="24"/>
              </w:rPr>
              <w:t xml:space="preserve"> </w:t>
            </w:r>
            <w:r w:rsidR="6237E380" w:rsidRPr="7BBF5BE7">
              <w:rPr>
                <w:rFonts w:eastAsia="Calibri"/>
                <w:color w:val="000000" w:themeColor="text1"/>
                <w:sz w:val="24"/>
                <w:szCs w:val="24"/>
              </w:rPr>
              <w:t>ensures</w:t>
            </w:r>
            <w:r w:rsidRPr="7BBF5BE7">
              <w:rPr>
                <w:rFonts w:eastAsia="Calibri"/>
                <w:color w:val="000000" w:themeColor="text1"/>
                <w:sz w:val="24"/>
                <w:szCs w:val="24"/>
              </w:rPr>
              <w:t xml:space="preserve"> compliance</w:t>
            </w:r>
            <w:r w:rsidR="01E30CC6" w:rsidRPr="7BBF5BE7">
              <w:rPr>
                <w:rFonts w:eastAsia="Calibri"/>
                <w:color w:val="000000" w:themeColor="text1"/>
                <w:sz w:val="24"/>
                <w:szCs w:val="24"/>
              </w:rPr>
              <w:t xml:space="preserve"> with internal and external</w:t>
            </w:r>
            <w:r w:rsidRPr="7BBF5BE7">
              <w:rPr>
                <w:rFonts w:eastAsia="Calibri"/>
                <w:color w:val="000000" w:themeColor="text1"/>
                <w:sz w:val="24"/>
                <w:szCs w:val="24"/>
              </w:rPr>
              <w:t xml:space="preserve"> focus. The AD </w:t>
            </w:r>
            <w:r w:rsidR="09ACCC24" w:rsidRPr="7BBF5BE7">
              <w:rPr>
                <w:rFonts w:eastAsia="Calibri"/>
                <w:color w:val="000000" w:themeColor="text1"/>
                <w:sz w:val="24"/>
                <w:szCs w:val="24"/>
              </w:rPr>
              <w:t>will</w:t>
            </w:r>
            <w:r w:rsidRPr="7BBF5BE7">
              <w:rPr>
                <w:rFonts w:eastAsia="Calibri"/>
                <w:color w:val="000000" w:themeColor="text1"/>
                <w:sz w:val="24"/>
                <w:szCs w:val="24"/>
              </w:rPr>
              <w:t xml:space="preserve"> coordinat</w:t>
            </w:r>
            <w:r w:rsidR="2D6430A8" w:rsidRPr="7BBF5BE7">
              <w:rPr>
                <w:rFonts w:eastAsia="Calibri"/>
                <w:color w:val="000000" w:themeColor="text1"/>
                <w:sz w:val="24"/>
                <w:szCs w:val="24"/>
              </w:rPr>
              <w:t>e</w:t>
            </w:r>
            <w:r w:rsidRPr="7BBF5BE7">
              <w:rPr>
                <w:rFonts w:eastAsia="Calibri"/>
                <w:color w:val="000000" w:themeColor="text1"/>
                <w:sz w:val="24"/>
                <w:szCs w:val="24"/>
              </w:rPr>
              <w:t xml:space="preserve"> and collaborat</w:t>
            </w:r>
            <w:r w:rsidR="4EDC04C5" w:rsidRPr="7BBF5BE7">
              <w:rPr>
                <w:rFonts w:eastAsia="Calibri"/>
                <w:color w:val="000000" w:themeColor="text1"/>
                <w:sz w:val="24"/>
                <w:szCs w:val="24"/>
              </w:rPr>
              <w:t>e</w:t>
            </w:r>
            <w:r w:rsidRPr="7BBF5BE7">
              <w:rPr>
                <w:rFonts w:eastAsia="Calibri"/>
                <w:color w:val="000000" w:themeColor="text1"/>
                <w:sz w:val="24"/>
                <w:szCs w:val="24"/>
              </w:rPr>
              <w:t xml:space="preserve"> between HQ and the field. AD demonstrates proficiency with </w:t>
            </w:r>
            <w:r w:rsidR="7D5B3B9B" w:rsidRPr="7BBF5BE7">
              <w:rPr>
                <w:rFonts w:eastAsia="Calibri"/>
                <w:color w:val="000000" w:themeColor="text1"/>
                <w:sz w:val="24"/>
                <w:szCs w:val="24"/>
              </w:rPr>
              <w:t xml:space="preserve">in-country laws, </w:t>
            </w:r>
            <w:r w:rsidRPr="7BBF5BE7">
              <w:rPr>
                <w:rFonts w:eastAsia="Calibri"/>
                <w:color w:val="000000" w:themeColor="text1"/>
                <w:sz w:val="24"/>
                <w:szCs w:val="24"/>
              </w:rPr>
              <w:t xml:space="preserve">USG rules and regulations, understands donor requirements and performs multiple tasks with high degree of accuracy and good judgement. </w:t>
            </w:r>
          </w:p>
        </w:tc>
      </w:tr>
      <w:tr w:rsidR="00EE610A" w:rsidRPr="00A01A5B" w14:paraId="17A417A0" w14:textId="77777777" w:rsidTr="7BBF5BE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98A3106" w14:textId="77777777" w:rsidR="00AA4E6F" w:rsidRPr="00F51F95" w:rsidRDefault="00AA4E6F" w:rsidP="00EE610A">
            <w:pPr>
              <w:pStyle w:val="Heading3"/>
              <w:rPr>
                <w:rFonts w:asciiTheme="minorHAnsi" w:hAnsiTheme="minorHAnsi" w:cstheme="minorHAnsi"/>
                <w:color w:val="auto"/>
                <w:szCs w:val="24"/>
              </w:rPr>
            </w:pPr>
          </w:p>
          <w:p w14:paraId="17A4179F" w14:textId="0B8CF470" w:rsidR="00EE610A" w:rsidRPr="00F51F95" w:rsidRDefault="00EE610A" w:rsidP="00EE610A">
            <w:pPr>
              <w:pStyle w:val="Heading3"/>
              <w:rPr>
                <w:rFonts w:asciiTheme="minorHAnsi" w:hAnsiTheme="minorHAnsi" w:cstheme="minorHAnsi"/>
                <w:color w:val="auto"/>
                <w:szCs w:val="24"/>
              </w:rPr>
            </w:pPr>
            <w:r w:rsidRPr="00F51F95">
              <w:rPr>
                <w:rFonts w:asciiTheme="minorHAnsi" w:hAnsiTheme="minorHAnsi" w:cstheme="minorHAnsi"/>
                <w:color w:val="auto"/>
                <w:szCs w:val="24"/>
              </w:rPr>
              <w:t>Essential / Primary Functions</w:t>
            </w:r>
          </w:p>
        </w:tc>
      </w:tr>
      <w:tr w:rsidR="00EE610A" w:rsidRPr="00A01A5B" w14:paraId="17A417A2" w14:textId="77777777" w:rsidTr="7BBF5BE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F51F95" w:rsidRDefault="00053632" w:rsidP="00053632">
            <w:pPr>
              <w:pStyle w:val="paragraph"/>
              <w:spacing w:before="0" w:beforeAutospacing="0" w:after="0" w:afterAutospacing="0"/>
              <w:textAlignment w:val="baseline"/>
              <w:rPr>
                <w:rFonts w:asciiTheme="minorHAnsi" w:hAnsiTheme="minorHAnsi" w:cstheme="minorHAnsi"/>
              </w:rPr>
            </w:pPr>
            <w:r w:rsidRPr="00F51F95">
              <w:rPr>
                <w:rStyle w:val="normaltextrun"/>
                <w:rFonts w:asciiTheme="minorHAnsi" w:hAnsiTheme="minorHAnsi" w:cstheme="minorHAnsi"/>
                <w:b/>
              </w:rPr>
              <w:t>Roles and Responsibilities </w:t>
            </w:r>
            <w:r w:rsidRPr="00F51F95">
              <w:rPr>
                <w:rStyle w:val="eop"/>
                <w:rFonts w:asciiTheme="minorHAnsi" w:hAnsiTheme="minorHAnsi" w:cstheme="minorHAnsi"/>
              </w:rPr>
              <w:t> </w:t>
            </w:r>
          </w:p>
          <w:p w14:paraId="19357AAE" w14:textId="0E88A232" w:rsidR="00187D04" w:rsidRPr="00AD0E54" w:rsidRDefault="00187D04" w:rsidP="00AD0E5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Under the direction of the Vice President of Human Resources, provide daily tactical support for the</w:t>
            </w:r>
            <w:ins w:id="0" w:author="Paola Sarmiento" w:date="2024-06-14T11:55:00Z" w16du:dateUtc="2024-06-14T16:55:00Z">
              <w:r w:rsidR="00AD0E54">
                <w:rPr>
                  <w:rFonts w:eastAsia="Calibri" w:cstheme="minorHAnsi"/>
                  <w:color w:val="000000" w:themeColor="text1"/>
                  <w:sz w:val="24"/>
                  <w:szCs w:val="24"/>
                </w:rPr>
                <w:t xml:space="preserve"> </w:t>
              </w:r>
            </w:ins>
            <w:r w:rsidRPr="00AD0E54">
              <w:rPr>
                <w:rFonts w:eastAsia="Calibri" w:cstheme="minorHAnsi"/>
                <w:color w:val="000000" w:themeColor="text1"/>
                <w:sz w:val="24"/>
                <w:szCs w:val="24"/>
              </w:rPr>
              <w:t>implementation of HR programs in Support Units.</w:t>
            </w:r>
          </w:p>
          <w:p w14:paraId="0761F616" w14:textId="467A5828"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Support the VP of Human Resources, as needed, in preparing job reviews, division workforce and compensation, staffing trends, performance management and</w:t>
            </w:r>
          </w:p>
          <w:p w14:paraId="76FA85A7" w14:textId="33B47126"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augmentation cycles, analysis of retention and exit survey data, global mobility cases and general talent management. strategy, which includes our diversity and equity goals.</w:t>
            </w:r>
          </w:p>
          <w:p w14:paraId="03E64F1C" w14:textId="4F2FB68C"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lastRenderedPageBreak/>
              <w:t>Support any compilation of regular and ad hoc reports for interview trend analysis.</w:t>
            </w:r>
          </w:p>
          <w:p w14:paraId="357586F7" w14:textId="77777777" w:rsidR="00187D04" w:rsidRPr="00F51F95" w:rsidRDefault="00187D04" w:rsidP="00187D04">
            <w:pPr>
              <w:pStyle w:val="ListParagraph"/>
              <w:spacing w:after="160" w:line="259" w:lineRule="auto"/>
              <w:ind w:firstLine="0"/>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output, case trend analysis and others as required.</w:t>
            </w:r>
          </w:p>
          <w:p w14:paraId="78C7887F" w14:textId="3EBFEFBA"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Perform other duties and responsibilities as required.</w:t>
            </w:r>
          </w:p>
          <w:p w14:paraId="19CC5704" w14:textId="0CBEAD73"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Provide guidance to line managers and business leaders on human resources policies,</w:t>
            </w:r>
          </w:p>
          <w:p w14:paraId="4F32F710" w14:textId="77777777" w:rsidR="00187D04" w:rsidRPr="00F51F95" w:rsidRDefault="00187D04" w:rsidP="00187D04">
            <w:pPr>
              <w:pStyle w:val="ListParagraph"/>
              <w:spacing w:after="160" w:line="259" w:lineRule="auto"/>
              <w:ind w:firstLine="0"/>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ensuring that the correct interpretation is applied in human resource management.</w:t>
            </w:r>
          </w:p>
          <w:p w14:paraId="4E28EAA8" w14:textId="15761ACF"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Support the development of employee learning solutions that address identified gaps and improve efficiency.</w:t>
            </w:r>
          </w:p>
          <w:p w14:paraId="0C8EFDE5" w14:textId="3CB68DE7" w:rsidR="00187D04" w:rsidRPr="00277DC0" w:rsidRDefault="00187D04" w:rsidP="00277DC0">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Support the selection process in line with established policies, ethical guidelines and preparation</w:t>
            </w:r>
            <w:r w:rsidR="00277DC0">
              <w:rPr>
                <w:rFonts w:eastAsia="Calibri" w:cstheme="minorHAnsi"/>
                <w:color w:val="000000" w:themeColor="text1"/>
                <w:sz w:val="24"/>
                <w:szCs w:val="24"/>
              </w:rPr>
              <w:t xml:space="preserve"> </w:t>
            </w:r>
            <w:r w:rsidRPr="00277DC0">
              <w:rPr>
                <w:rFonts w:eastAsia="Calibri" w:cstheme="minorHAnsi"/>
                <w:color w:val="000000" w:themeColor="text1"/>
                <w:sz w:val="24"/>
                <w:szCs w:val="24"/>
              </w:rPr>
              <w:t>of recruiting report to facilitate decision making by hiring managers.</w:t>
            </w:r>
          </w:p>
          <w:p w14:paraId="64AEEFC3" w14:textId="6A625426"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Ensure legal compliance with human resources standards and applicable labor laws, and</w:t>
            </w:r>
          </w:p>
          <w:p w14:paraId="2631072C" w14:textId="77777777" w:rsidR="00187D04" w:rsidRPr="00F51F95" w:rsidRDefault="00187D04" w:rsidP="00187D04">
            <w:pPr>
              <w:pStyle w:val="ListParagraph"/>
              <w:spacing w:after="160" w:line="259" w:lineRule="auto"/>
              <w:ind w:firstLine="0"/>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update policies and/or procedures as necessary.</w:t>
            </w:r>
          </w:p>
          <w:p w14:paraId="41ECFC13" w14:textId="2CB08671"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 xml:space="preserve">Maintain Database Management using </w:t>
            </w:r>
            <w:r w:rsidR="00277DC0" w:rsidRPr="00F51F95">
              <w:rPr>
                <w:rFonts w:eastAsia="Calibri" w:cstheme="minorHAnsi"/>
                <w:color w:val="000000" w:themeColor="text1"/>
                <w:sz w:val="24"/>
                <w:szCs w:val="24"/>
              </w:rPr>
              <w:t>SharePoint</w:t>
            </w:r>
            <w:r w:rsidRPr="00F51F95">
              <w:rPr>
                <w:rFonts w:eastAsia="Calibri" w:cstheme="minorHAnsi"/>
                <w:color w:val="000000" w:themeColor="text1"/>
                <w:sz w:val="24"/>
                <w:szCs w:val="24"/>
              </w:rPr>
              <w:t xml:space="preserve">, Excel, </w:t>
            </w:r>
            <w:proofErr w:type="spellStart"/>
            <w:r w:rsidRPr="00F51F95">
              <w:rPr>
                <w:rFonts w:eastAsia="Calibri" w:cstheme="minorHAnsi"/>
                <w:color w:val="000000" w:themeColor="text1"/>
                <w:sz w:val="24"/>
                <w:szCs w:val="24"/>
              </w:rPr>
              <w:t>BackStart</w:t>
            </w:r>
            <w:proofErr w:type="spellEnd"/>
            <w:r w:rsidRPr="00F51F95">
              <w:rPr>
                <w:rFonts w:eastAsia="Calibri" w:cstheme="minorHAnsi"/>
                <w:color w:val="000000" w:themeColor="text1"/>
                <w:sz w:val="24"/>
                <w:szCs w:val="24"/>
              </w:rPr>
              <w:t>, Replicon.</w:t>
            </w:r>
          </w:p>
          <w:p w14:paraId="3B8F3D9E" w14:textId="75D170D0"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Ensure that all employees are registered with the relevant insurance bodies.</w:t>
            </w:r>
          </w:p>
          <w:p w14:paraId="013BB2A4" w14:textId="4DA9D832"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 xml:space="preserve">Conduct due diligence, reference and background checks and ensure </w:t>
            </w:r>
            <w:r w:rsidR="00277DC0" w:rsidRPr="00F51F95">
              <w:rPr>
                <w:rFonts w:eastAsia="Calibri" w:cstheme="minorHAnsi"/>
                <w:color w:val="000000" w:themeColor="text1"/>
                <w:sz w:val="24"/>
                <w:szCs w:val="24"/>
              </w:rPr>
              <w:t>collection.</w:t>
            </w:r>
          </w:p>
          <w:p w14:paraId="6A40E1B1" w14:textId="77777777" w:rsidR="00187D04" w:rsidRPr="00F51F95" w:rsidRDefault="00187D04" w:rsidP="00187D04">
            <w:pPr>
              <w:pStyle w:val="ListParagraph"/>
              <w:spacing w:after="160" w:line="259" w:lineRule="auto"/>
              <w:ind w:firstLine="0"/>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of personnel documentation in accordance with local and regional regulations.</w:t>
            </w:r>
          </w:p>
          <w:p w14:paraId="05D866BF" w14:textId="5D662FE6"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Ensure that all staffing documentation submitted meets the requirements established by the donor, the company, the project and.</w:t>
            </w:r>
          </w:p>
          <w:p w14:paraId="125E8FC2" w14:textId="19930FDF"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Support all administrative tasks for onboarding, new employee orientation, and exit interviews.</w:t>
            </w:r>
          </w:p>
          <w:p w14:paraId="1ACECA68" w14:textId="583F8023"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 xml:space="preserve">Provide advice on salaries and related benefits, travel, entitlements, other </w:t>
            </w:r>
            <w:r w:rsidR="00430F58" w:rsidRPr="00F51F95">
              <w:rPr>
                <w:rFonts w:eastAsia="Calibri" w:cstheme="minorHAnsi"/>
                <w:color w:val="000000" w:themeColor="text1"/>
                <w:sz w:val="24"/>
                <w:szCs w:val="24"/>
              </w:rPr>
              <w:t>allowances,</w:t>
            </w:r>
            <w:r w:rsidRPr="00F51F95">
              <w:rPr>
                <w:rFonts w:eastAsia="Calibri" w:cstheme="minorHAnsi"/>
                <w:color w:val="000000" w:themeColor="text1"/>
                <w:sz w:val="24"/>
                <w:szCs w:val="24"/>
              </w:rPr>
              <w:t xml:space="preserve"> and incentives according to contractual status and in line with human resources policies.</w:t>
            </w:r>
          </w:p>
          <w:p w14:paraId="1927014F" w14:textId="5AADCB7D" w:rsidR="00187D04" w:rsidRPr="00277DC0" w:rsidRDefault="00187D04" w:rsidP="00277DC0">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Update and review resources and processes, including work instructions, policy manuals an</w:t>
            </w:r>
            <w:r w:rsidR="00277DC0">
              <w:rPr>
                <w:rFonts w:eastAsia="Calibri" w:cstheme="minorHAnsi"/>
                <w:color w:val="000000" w:themeColor="text1"/>
                <w:sz w:val="24"/>
                <w:szCs w:val="24"/>
              </w:rPr>
              <w:t xml:space="preserve">d </w:t>
            </w:r>
            <w:r w:rsidRPr="00277DC0">
              <w:rPr>
                <w:rFonts w:eastAsia="Calibri" w:cstheme="minorHAnsi"/>
                <w:color w:val="000000" w:themeColor="text1"/>
                <w:sz w:val="24"/>
                <w:szCs w:val="24"/>
              </w:rPr>
              <w:t>other human resources records.</w:t>
            </w:r>
          </w:p>
          <w:p w14:paraId="5E5CAB12" w14:textId="2042B70F" w:rsidR="00187D04" w:rsidRPr="007223A7" w:rsidRDefault="00187D04" w:rsidP="007223A7">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Support and may lead the design, updating and implementation of business management programs</w:t>
            </w:r>
            <w:r w:rsidR="00D57701">
              <w:rPr>
                <w:rFonts w:eastAsia="Calibri" w:cstheme="minorHAnsi"/>
                <w:color w:val="000000" w:themeColor="text1"/>
                <w:sz w:val="24"/>
                <w:szCs w:val="24"/>
              </w:rPr>
              <w:t xml:space="preserve">, </w:t>
            </w:r>
            <w:r w:rsidRPr="007223A7">
              <w:rPr>
                <w:rFonts w:eastAsia="Calibri" w:cstheme="minorHAnsi"/>
                <w:color w:val="000000" w:themeColor="text1"/>
                <w:sz w:val="24"/>
                <w:szCs w:val="24"/>
              </w:rPr>
              <w:t xml:space="preserve">performance, learning and development, compensation, security, onboarding and employee </w:t>
            </w:r>
            <w:r w:rsidR="00277DC0" w:rsidRPr="007223A7">
              <w:rPr>
                <w:rFonts w:eastAsia="Calibri" w:cstheme="minorHAnsi"/>
                <w:color w:val="000000" w:themeColor="text1"/>
                <w:sz w:val="24"/>
                <w:szCs w:val="24"/>
              </w:rPr>
              <w:t>relations</w:t>
            </w:r>
            <w:r w:rsidRPr="007223A7">
              <w:rPr>
                <w:rFonts w:eastAsia="Calibri" w:cstheme="minorHAnsi"/>
                <w:color w:val="000000" w:themeColor="text1"/>
                <w:sz w:val="24"/>
                <w:szCs w:val="24"/>
              </w:rPr>
              <w:t>.</w:t>
            </w:r>
          </w:p>
          <w:p w14:paraId="50784092" w14:textId="413E0B83" w:rsidR="00187D04" w:rsidRPr="00F51F95" w:rsidRDefault="00187D04" w:rsidP="00187D04">
            <w:pPr>
              <w:pStyle w:val="ListParagraph"/>
              <w:numPr>
                <w:ilvl w:val="0"/>
                <w:numId w:val="1"/>
              </w:numPr>
              <w:spacing w:after="160" w:line="259" w:lineRule="auto"/>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 xml:space="preserve">Support and serve as global point of contact on the Diversity, Equity and Inclusion (DEI) committee working group. </w:t>
            </w:r>
          </w:p>
          <w:p w14:paraId="20D4B1F8" w14:textId="6A0EAFB9" w:rsidR="00EE610A" w:rsidRDefault="7EE4E299" w:rsidP="00187D04">
            <w:pPr>
              <w:pStyle w:val="ListParagraph"/>
              <w:numPr>
                <w:ilvl w:val="0"/>
                <w:numId w:val="1"/>
              </w:numPr>
              <w:spacing w:after="0"/>
              <w:jc w:val="both"/>
              <w:textAlignment w:val="baseline"/>
              <w:rPr>
                <w:rFonts w:eastAsia="Calibri" w:cstheme="minorHAnsi"/>
                <w:color w:val="000000" w:themeColor="text1"/>
                <w:sz w:val="24"/>
                <w:szCs w:val="24"/>
              </w:rPr>
            </w:pPr>
            <w:r w:rsidRPr="00F51F95">
              <w:rPr>
                <w:rFonts w:eastAsia="Calibri" w:cstheme="minorHAnsi"/>
                <w:color w:val="000000" w:themeColor="text1"/>
                <w:sz w:val="24"/>
                <w:szCs w:val="24"/>
              </w:rPr>
              <w:t>Performs other related duties as required.</w:t>
            </w:r>
          </w:p>
          <w:p w14:paraId="1CB54F36" w14:textId="42B5C01D" w:rsidR="00F21703" w:rsidRPr="00F51F95" w:rsidRDefault="00F21703" w:rsidP="00187D04">
            <w:pPr>
              <w:pStyle w:val="ListParagraph"/>
              <w:numPr>
                <w:ilvl w:val="0"/>
                <w:numId w:val="1"/>
              </w:numPr>
              <w:spacing w:after="0"/>
              <w:jc w:val="both"/>
              <w:textAlignment w:val="baseline"/>
              <w:rPr>
                <w:rFonts w:eastAsia="Calibri" w:cstheme="minorHAnsi"/>
                <w:color w:val="000000" w:themeColor="text1"/>
                <w:sz w:val="24"/>
                <w:szCs w:val="24"/>
              </w:rPr>
            </w:pPr>
            <w:r>
              <w:rPr>
                <w:rFonts w:eastAsia="Calibri" w:cstheme="minorHAnsi"/>
                <w:color w:val="000000" w:themeColor="text1"/>
                <w:sz w:val="24"/>
                <w:szCs w:val="24"/>
              </w:rPr>
              <w:t xml:space="preserve">Other tasks as assigned. </w:t>
            </w:r>
          </w:p>
          <w:p w14:paraId="17A417A1" w14:textId="6E4EA1F7" w:rsidR="00EE610A" w:rsidRPr="00F51F95" w:rsidRDefault="00EE610A" w:rsidP="7EDEC430">
            <w:pPr>
              <w:pStyle w:val="paragraph"/>
              <w:spacing w:before="0" w:beforeAutospacing="0" w:after="0" w:afterAutospacing="0"/>
              <w:textAlignment w:val="baseline"/>
              <w:rPr>
                <w:rFonts w:asciiTheme="minorHAnsi" w:hAnsiTheme="minorHAnsi" w:cstheme="minorHAnsi"/>
              </w:rPr>
            </w:pPr>
          </w:p>
        </w:tc>
      </w:tr>
      <w:tr w:rsidR="00AA4E6F" w:rsidRPr="00A01A5B" w14:paraId="3FB12A0B" w14:textId="77777777" w:rsidTr="7BBF5BE7">
        <w:tblPrEx>
          <w:tblBorders>
            <w:insideH w:val="none" w:sz="0" w:space="0" w:color="auto"/>
          </w:tblBorders>
        </w:tblPrEx>
        <w:trPr>
          <w:trHeight w:val="1440"/>
          <w:jc w:val="center"/>
        </w:trPr>
        <w:tc>
          <w:tcPr>
            <w:tcW w:w="9576" w:type="dxa"/>
            <w:gridSpan w:val="2"/>
            <w:tcBorders>
              <w:top w:val="single" w:sz="4" w:space="0" w:color="auto"/>
              <w:bottom w:val="single" w:sz="4" w:space="0" w:color="auto"/>
            </w:tcBorders>
          </w:tcPr>
          <w:p w14:paraId="78D59F37" w14:textId="77777777" w:rsidR="00AA4E6F" w:rsidRPr="00F51F95" w:rsidRDefault="00AA4E6F" w:rsidP="00053632">
            <w:pPr>
              <w:pStyle w:val="paragraph"/>
              <w:spacing w:before="0" w:beforeAutospacing="0" w:after="0" w:afterAutospacing="0"/>
              <w:textAlignment w:val="baseline"/>
              <w:rPr>
                <w:rStyle w:val="normaltextrun"/>
                <w:rFonts w:asciiTheme="minorHAnsi" w:hAnsiTheme="minorHAnsi" w:cstheme="minorHAnsi"/>
                <w:b/>
                <w:sz w:val="22"/>
                <w:szCs w:val="22"/>
              </w:rPr>
            </w:pPr>
          </w:p>
          <w:p w14:paraId="2DA7B946" w14:textId="77777777" w:rsidR="00AA35CB" w:rsidRPr="00F51F95" w:rsidRDefault="00AA35CB" w:rsidP="00053632">
            <w:pPr>
              <w:pStyle w:val="paragraph"/>
              <w:spacing w:before="0" w:beforeAutospacing="0" w:after="0" w:afterAutospacing="0"/>
              <w:textAlignment w:val="baseline"/>
              <w:rPr>
                <w:rStyle w:val="normaltextrun"/>
                <w:rFonts w:asciiTheme="minorHAnsi" w:hAnsiTheme="minorHAnsi" w:cstheme="minorHAnsi"/>
                <w:b/>
              </w:rPr>
            </w:pPr>
          </w:p>
          <w:p w14:paraId="3E0CC113" w14:textId="77777777" w:rsidR="00AA35CB" w:rsidRPr="00F51F95" w:rsidRDefault="00AA35CB" w:rsidP="00053632">
            <w:pPr>
              <w:pStyle w:val="paragraph"/>
              <w:spacing w:before="0" w:beforeAutospacing="0" w:after="0" w:afterAutospacing="0"/>
              <w:textAlignment w:val="baseline"/>
              <w:rPr>
                <w:rStyle w:val="normaltextrun"/>
                <w:rFonts w:asciiTheme="minorHAnsi" w:hAnsiTheme="minorHAnsi" w:cstheme="minorHAnsi"/>
                <w:b/>
              </w:rPr>
            </w:pPr>
          </w:p>
          <w:p w14:paraId="18575791" w14:textId="77777777" w:rsidR="00AA35CB" w:rsidRPr="00F51F95" w:rsidRDefault="00AA35CB" w:rsidP="00053632">
            <w:pPr>
              <w:pStyle w:val="paragraph"/>
              <w:spacing w:before="0" w:beforeAutospacing="0" w:after="0" w:afterAutospacing="0"/>
              <w:textAlignment w:val="baseline"/>
              <w:rPr>
                <w:rStyle w:val="normaltextrun"/>
                <w:rFonts w:asciiTheme="minorHAnsi" w:hAnsiTheme="minorHAnsi" w:cstheme="minorHAnsi"/>
                <w:b/>
              </w:rPr>
            </w:pPr>
          </w:p>
          <w:p w14:paraId="3A3FE140" w14:textId="69C71104" w:rsidR="00AA35CB" w:rsidRPr="00F51F95" w:rsidRDefault="00AA35CB" w:rsidP="00053632">
            <w:pPr>
              <w:pStyle w:val="paragraph"/>
              <w:spacing w:before="0" w:beforeAutospacing="0" w:after="0" w:afterAutospacing="0"/>
              <w:textAlignment w:val="baseline"/>
              <w:rPr>
                <w:rStyle w:val="normaltextrun"/>
                <w:rFonts w:asciiTheme="minorHAnsi" w:hAnsiTheme="minorHAnsi" w:cstheme="minorHAnsi"/>
                <w:b/>
                <w:sz w:val="22"/>
                <w:szCs w:val="22"/>
              </w:rPr>
            </w:pPr>
            <w:r w:rsidRPr="00F51F95">
              <w:rPr>
                <w:rFonts w:asciiTheme="minorHAnsi" w:eastAsiaTheme="majorEastAsia" w:hAnsiTheme="minorHAnsi" w:cstheme="minorHAnsi"/>
                <w:b/>
                <w:color w:val="E54721" w:themeColor="accent1"/>
                <w:sz w:val="28"/>
                <w:szCs w:val="26"/>
              </w:rPr>
              <w:t>Core &amp; Professional Competencies</w:t>
            </w:r>
            <w:r w:rsidRPr="00F51F95">
              <w:rPr>
                <w:rStyle w:val="normaltextrun"/>
                <w:rFonts w:asciiTheme="minorHAnsi" w:hAnsiTheme="minorHAnsi" w:cstheme="minorHAnsi"/>
                <w:b/>
                <w:bCs/>
              </w:rPr>
              <w:t xml:space="preserve">  </w:t>
            </w:r>
          </w:p>
        </w:tc>
      </w:tr>
      <w:tr w:rsidR="001F7D0C" w:rsidRPr="00A01A5B" w14:paraId="5F812F19" w14:textId="77777777" w:rsidTr="7BBF5BE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4EC52FC" w14:textId="77777777" w:rsidR="001F7D0C" w:rsidRPr="000770CF" w:rsidRDefault="001F7D0C" w:rsidP="001F7D0C">
            <w:pPr>
              <w:pStyle w:val="paragraph"/>
              <w:spacing w:before="0" w:beforeAutospacing="0" w:after="0" w:afterAutospacing="0"/>
              <w:textAlignment w:val="baseline"/>
              <w:rPr>
                <w:rStyle w:val="normaltextrun"/>
                <w:rFonts w:asciiTheme="minorHAnsi" w:hAnsiTheme="minorHAnsi" w:cstheme="minorHAnsi"/>
                <w:b/>
              </w:rPr>
            </w:pPr>
          </w:p>
          <w:p w14:paraId="69385567" w14:textId="77777777" w:rsidR="001F7D0C" w:rsidRPr="000770CF" w:rsidRDefault="001F7D0C" w:rsidP="001F7D0C">
            <w:pPr>
              <w:ind w:left="102"/>
              <w:rPr>
                <w:rFonts w:cstheme="minorHAnsi"/>
                <w:i/>
                <w:spacing w:val="-1"/>
                <w:sz w:val="24"/>
                <w:szCs w:val="24"/>
              </w:rPr>
            </w:pPr>
            <w:r w:rsidRPr="000770CF">
              <w:rPr>
                <w:rFonts w:cstheme="minorHAnsi"/>
                <w:i/>
                <w:spacing w:val="-1"/>
                <w:sz w:val="24"/>
                <w:szCs w:val="24"/>
              </w:rPr>
              <w:t>Universal</w:t>
            </w:r>
          </w:p>
          <w:p w14:paraId="313131AD" w14:textId="77777777" w:rsidR="001F7D0C" w:rsidRPr="000770CF" w:rsidRDefault="001F7D0C" w:rsidP="001F7D0C">
            <w:pPr>
              <w:ind w:left="102"/>
              <w:rPr>
                <w:rFonts w:cstheme="minorHAnsi"/>
                <w:spacing w:val="-1"/>
                <w:sz w:val="24"/>
                <w:szCs w:val="24"/>
              </w:rPr>
            </w:pPr>
            <w:r w:rsidRPr="000770CF">
              <w:rPr>
                <w:rFonts w:eastAsia="Calibri" w:cstheme="minorHAnsi"/>
                <w:sz w:val="24"/>
                <w:szCs w:val="24"/>
              </w:rPr>
              <w:t xml:space="preserve">• </w:t>
            </w:r>
            <w:r w:rsidRPr="000770CF">
              <w:rPr>
                <w:rFonts w:cstheme="minorHAnsi"/>
                <w:b/>
                <w:spacing w:val="-1"/>
                <w:sz w:val="24"/>
                <w:szCs w:val="24"/>
              </w:rPr>
              <w:t>Accountability:</w:t>
            </w:r>
            <w:r w:rsidRPr="000770CF">
              <w:rPr>
                <w:rFonts w:cstheme="minorHAnsi"/>
                <w:spacing w:val="-1"/>
                <w:sz w:val="24"/>
                <w:szCs w:val="24"/>
              </w:rPr>
              <w:t xml:space="preserve"> Holds self and others accountable for measurable high-quality, timely, and cost-effective results.</w:t>
            </w:r>
          </w:p>
          <w:p w14:paraId="474B8AD8" w14:textId="77777777" w:rsidR="001F7D0C" w:rsidRPr="000770CF" w:rsidRDefault="001F7D0C" w:rsidP="001F7D0C">
            <w:pPr>
              <w:ind w:left="102"/>
              <w:rPr>
                <w:rFonts w:cstheme="minorHAnsi"/>
                <w:spacing w:val="-1"/>
                <w:sz w:val="24"/>
                <w:szCs w:val="24"/>
              </w:rPr>
            </w:pPr>
            <w:r w:rsidRPr="000770CF">
              <w:rPr>
                <w:rFonts w:eastAsia="Calibri" w:cstheme="minorHAnsi"/>
                <w:sz w:val="24"/>
                <w:szCs w:val="24"/>
              </w:rPr>
              <w:t xml:space="preserve">• </w:t>
            </w:r>
            <w:r w:rsidRPr="000770CF">
              <w:rPr>
                <w:rFonts w:cstheme="minorHAnsi"/>
                <w:b/>
                <w:spacing w:val="-1"/>
                <w:sz w:val="24"/>
                <w:szCs w:val="24"/>
              </w:rPr>
              <w:t>Building Trust:</w:t>
            </w:r>
            <w:r w:rsidRPr="000770CF">
              <w:rPr>
                <w:rFonts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381A67DF" w14:textId="77777777" w:rsidR="001F7D0C" w:rsidRPr="000770CF" w:rsidRDefault="001F7D0C" w:rsidP="001F7D0C">
            <w:pPr>
              <w:ind w:left="102"/>
              <w:rPr>
                <w:rFonts w:cstheme="minorHAnsi"/>
                <w:spacing w:val="-1"/>
                <w:sz w:val="24"/>
                <w:szCs w:val="24"/>
              </w:rPr>
            </w:pPr>
            <w:r w:rsidRPr="000770CF">
              <w:rPr>
                <w:rFonts w:eastAsia="Calibri" w:cstheme="minorHAnsi"/>
                <w:sz w:val="24"/>
                <w:szCs w:val="24"/>
              </w:rPr>
              <w:t xml:space="preserve">• </w:t>
            </w:r>
            <w:r w:rsidRPr="000770CF">
              <w:rPr>
                <w:rFonts w:cstheme="minorHAnsi"/>
                <w:b/>
                <w:spacing w:val="-1"/>
                <w:sz w:val="24"/>
                <w:szCs w:val="24"/>
              </w:rPr>
              <w:t>Cultural Competence:</w:t>
            </w:r>
            <w:r w:rsidRPr="000770CF">
              <w:rPr>
                <w:rFonts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680FA2F6" w14:textId="77777777" w:rsidR="001F7D0C" w:rsidRPr="000770CF" w:rsidRDefault="001F7D0C" w:rsidP="001F7D0C">
            <w:pPr>
              <w:ind w:left="102"/>
              <w:rPr>
                <w:rFonts w:cstheme="minorHAnsi"/>
                <w:spacing w:val="-1"/>
                <w:sz w:val="24"/>
                <w:szCs w:val="24"/>
              </w:rPr>
            </w:pPr>
            <w:r w:rsidRPr="000770CF">
              <w:rPr>
                <w:rFonts w:eastAsia="Calibri" w:cstheme="minorHAnsi"/>
                <w:sz w:val="24"/>
                <w:szCs w:val="24"/>
              </w:rPr>
              <w:t xml:space="preserve">• </w:t>
            </w:r>
            <w:r w:rsidRPr="000770CF">
              <w:rPr>
                <w:rFonts w:cstheme="minorHAnsi"/>
                <w:b/>
                <w:spacing w:val="-1"/>
                <w:sz w:val="24"/>
                <w:szCs w:val="24"/>
              </w:rPr>
              <w:t>Problem-Solving:</w:t>
            </w:r>
            <w:r w:rsidRPr="000770CF">
              <w:rPr>
                <w:rFonts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3AEBA61D" w14:textId="77777777" w:rsidR="001F7D0C" w:rsidRPr="000770CF" w:rsidRDefault="001F7D0C" w:rsidP="001F7D0C">
            <w:pPr>
              <w:rPr>
                <w:rFonts w:cstheme="minorHAnsi"/>
                <w:b/>
                <w:sz w:val="24"/>
                <w:szCs w:val="24"/>
              </w:rPr>
            </w:pPr>
          </w:p>
          <w:p w14:paraId="7D506BD7" w14:textId="77777777" w:rsidR="001F7D0C" w:rsidRPr="000770CF" w:rsidRDefault="001F7D0C" w:rsidP="001F7D0C">
            <w:pPr>
              <w:rPr>
                <w:rFonts w:cstheme="minorHAnsi"/>
                <w:i/>
                <w:sz w:val="24"/>
                <w:szCs w:val="24"/>
              </w:rPr>
            </w:pPr>
            <w:r w:rsidRPr="000770CF">
              <w:rPr>
                <w:rFonts w:cstheme="minorHAnsi"/>
                <w:i/>
                <w:sz w:val="24"/>
                <w:szCs w:val="24"/>
              </w:rPr>
              <w:t>Universal Manager</w:t>
            </w:r>
          </w:p>
          <w:p w14:paraId="114617FC" w14:textId="77777777" w:rsidR="001F7D0C" w:rsidRPr="000770CF" w:rsidRDefault="001F7D0C" w:rsidP="001F7D0C">
            <w:pPr>
              <w:ind w:left="102"/>
              <w:rPr>
                <w:rFonts w:eastAsia="Calibri" w:cstheme="minorHAnsi"/>
                <w:sz w:val="24"/>
                <w:szCs w:val="24"/>
              </w:rPr>
            </w:pPr>
            <w:r w:rsidRPr="000770CF">
              <w:rPr>
                <w:rFonts w:cstheme="minorHAnsi"/>
                <w:b/>
                <w:sz w:val="24"/>
                <w:szCs w:val="24"/>
              </w:rPr>
              <w:t xml:space="preserve"> </w:t>
            </w:r>
            <w:r w:rsidRPr="000770CF">
              <w:rPr>
                <w:rFonts w:eastAsia="Calibri" w:cstheme="minorHAnsi"/>
                <w:sz w:val="24"/>
                <w:szCs w:val="24"/>
              </w:rPr>
              <w:t xml:space="preserve">• </w:t>
            </w:r>
            <w:r w:rsidRPr="000770CF">
              <w:rPr>
                <w:rFonts w:eastAsia="Calibri" w:cstheme="minorHAnsi"/>
                <w:b/>
                <w:sz w:val="24"/>
                <w:szCs w:val="24"/>
              </w:rPr>
              <w:t>Delegating Responsibility:</w:t>
            </w:r>
            <w:r w:rsidRPr="000770CF">
              <w:rPr>
                <w:rFonts w:eastAsia="Calibri" w:cstheme="minorHAnsi"/>
                <w:sz w:val="24"/>
                <w:szCs w:val="24"/>
              </w:rPr>
              <w:t xml:space="preserve"> Allocates decision-making authority and/or task responsibility to others, as     appropriate, </w:t>
            </w:r>
            <w:proofErr w:type="gramStart"/>
            <w:r w:rsidRPr="000770CF">
              <w:rPr>
                <w:rFonts w:eastAsia="Calibri" w:cstheme="minorHAnsi"/>
                <w:sz w:val="24"/>
                <w:szCs w:val="24"/>
              </w:rPr>
              <w:t>in order to</w:t>
            </w:r>
            <w:proofErr w:type="gramEnd"/>
            <w:r w:rsidRPr="000770CF">
              <w:rPr>
                <w:rFonts w:eastAsia="Calibri" w:cstheme="minorHAnsi"/>
                <w:sz w:val="24"/>
                <w:szCs w:val="24"/>
              </w:rPr>
              <w:t xml:space="preserve"> maximize the organizations and individual effectiveness.</w:t>
            </w:r>
          </w:p>
          <w:p w14:paraId="4912E235"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t xml:space="preserve">• </w:t>
            </w:r>
            <w:r w:rsidRPr="000770CF">
              <w:rPr>
                <w:rFonts w:eastAsia="Calibri" w:cstheme="minorHAnsi"/>
                <w:b/>
                <w:sz w:val="24"/>
                <w:szCs w:val="24"/>
              </w:rPr>
              <w:t>Decision Making:</w:t>
            </w:r>
            <w:r w:rsidRPr="000770CF">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0770CF">
              <w:rPr>
                <w:rFonts w:eastAsia="Calibri" w:cstheme="minorHAnsi"/>
                <w:sz w:val="24"/>
                <w:szCs w:val="24"/>
              </w:rPr>
              <w:t>solving</w:t>
            </w:r>
            <w:proofErr w:type="gramEnd"/>
            <w:r w:rsidRPr="000770CF">
              <w:rPr>
                <w:rFonts w:eastAsia="Calibri" w:cstheme="minorHAnsi"/>
                <w:sz w:val="24"/>
                <w:szCs w:val="24"/>
              </w:rPr>
              <w:t xml:space="preserve"> the emerging problems.</w:t>
            </w:r>
          </w:p>
          <w:p w14:paraId="747CE5EA"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t xml:space="preserve">• </w:t>
            </w:r>
            <w:r w:rsidRPr="000770CF">
              <w:rPr>
                <w:rFonts w:eastAsia="Calibri" w:cstheme="minorHAnsi"/>
                <w:b/>
                <w:sz w:val="24"/>
                <w:szCs w:val="24"/>
              </w:rPr>
              <w:t>Coaching/Mentoring:</w:t>
            </w:r>
            <w:r w:rsidRPr="000770CF">
              <w:rPr>
                <w:rFonts w:eastAsia="Calibri" w:cstheme="minorHAnsi"/>
                <w:sz w:val="24"/>
                <w:szCs w:val="24"/>
              </w:rPr>
              <w:t xml:space="preserve"> Provides timely guidance and feedback to help others strengthen knowledge/skills areas needed to accomplish a task or solve a problem.</w:t>
            </w:r>
          </w:p>
          <w:p w14:paraId="768D39F7" w14:textId="77777777" w:rsidR="001F7D0C" w:rsidRPr="000770CF" w:rsidRDefault="001F7D0C" w:rsidP="001F7D0C">
            <w:pPr>
              <w:rPr>
                <w:rFonts w:cstheme="minorHAnsi"/>
                <w:b/>
                <w:sz w:val="24"/>
                <w:szCs w:val="24"/>
              </w:rPr>
            </w:pPr>
          </w:p>
          <w:p w14:paraId="22F5B198" w14:textId="77777777" w:rsidR="001F7D0C" w:rsidRPr="000770CF" w:rsidRDefault="001F7D0C" w:rsidP="001F7D0C">
            <w:pPr>
              <w:rPr>
                <w:rFonts w:cstheme="minorHAnsi"/>
                <w:i/>
                <w:sz w:val="24"/>
                <w:szCs w:val="24"/>
              </w:rPr>
            </w:pPr>
            <w:r w:rsidRPr="000770CF">
              <w:rPr>
                <w:rFonts w:cstheme="minorHAnsi"/>
                <w:i/>
                <w:sz w:val="24"/>
                <w:szCs w:val="24"/>
              </w:rPr>
              <w:t>People Manager</w:t>
            </w:r>
          </w:p>
          <w:p w14:paraId="46AAC73F"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t xml:space="preserve">• </w:t>
            </w:r>
            <w:r w:rsidRPr="000770CF">
              <w:rPr>
                <w:rFonts w:eastAsia="Calibri" w:cstheme="minorHAnsi"/>
                <w:b/>
                <w:sz w:val="24"/>
                <w:szCs w:val="24"/>
              </w:rPr>
              <w:t>Action Oriented:</w:t>
            </w:r>
            <w:r w:rsidRPr="000770CF">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20AA8A1D"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lastRenderedPageBreak/>
              <w:t xml:space="preserve">• </w:t>
            </w:r>
            <w:r w:rsidRPr="000770CF">
              <w:rPr>
                <w:rFonts w:eastAsia="Calibri" w:cstheme="minorHAnsi"/>
                <w:b/>
                <w:sz w:val="24"/>
                <w:szCs w:val="24"/>
              </w:rPr>
              <w:t>Team Leadershi</w:t>
            </w:r>
            <w:r w:rsidRPr="000770CF">
              <w:rPr>
                <w:rFonts w:eastAsia="Calibri"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4981464A"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t xml:space="preserve">• </w:t>
            </w:r>
            <w:r w:rsidRPr="000770CF">
              <w:rPr>
                <w:rFonts w:eastAsia="Calibri" w:cstheme="minorHAnsi"/>
                <w:b/>
                <w:sz w:val="24"/>
                <w:szCs w:val="24"/>
              </w:rPr>
              <w:t>Managing Change:</w:t>
            </w:r>
            <w:r w:rsidRPr="000770CF">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7F7250DB" w14:textId="77777777" w:rsidR="001F7D0C" w:rsidRPr="000770CF" w:rsidRDefault="001F7D0C" w:rsidP="001F7D0C">
            <w:pPr>
              <w:ind w:left="102"/>
              <w:rPr>
                <w:rFonts w:eastAsia="Calibri" w:cstheme="minorHAnsi"/>
                <w:sz w:val="24"/>
                <w:szCs w:val="24"/>
              </w:rPr>
            </w:pPr>
            <w:r w:rsidRPr="000770CF">
              <w:rPr>
                <w:rFonts w:eastAsia="Calibri" w:cstheme="minorHAnsi"/>
                <w:sz w:val="24"/>
                <w:szCs w:val="24"/>
              </w:rPr>
              <w:t xml:space="preserve">• </w:t>
            </w:r>
            <w:r w:rsidRPr="000770CF">
              <w:rPr>
                <w:rFonts w:eastAsia="Calibri" w:cstheme="minorHAnsi"/>
                <w:b/>
                <w:sz w:val="24"/>
                <w:szCs w:val="24"/>
              </w:rPr>
              <w:t>Team Communication:</w:t>
            </w:r>
            <w:r w:rsidRPr="000770CF">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25523772" w14:textId="77777777" w:rsidR="00035101" w:rsidRDefault="00035101" w:rsidP="00573F28">
            <w:pPr>
              <w:ind w:left="102"/>
              <w:rPr>
                <w:rFonts w:eastAsia="Calibri" w:cstheme="minorHAnsi"/>
                <w:i/>
                <w:iCs/>
                <w:sz w:val="24"/>
                <w:szCs w:val="24"/>
              </w:rPr>
            </w:pPr>
          </w:p>
          <w:p w14:paraId="04691957" w14:textId="15602AAF" w:rsidR="00573F28" w:rsidRPr="007152C7" w:rsidRDefault="00573F28" w:rsidP="00573F28">
            <w:pPr>
              <w:ind w:left="102"/>
              <w:rPr>
                <w:rFonts w:eastAsia="Calibri" w:cstheme="minorHAnsi"/>
                <w:i/>
                <w:iCs/>
                <w:sz w:val="24"/>
                <w:szCs w:val="24"/>
              </w:rPr>
            </w:pPr>
            <w:r w:rsidRPr="007152C7">
              <w:rPr>
                <w:rFonts w:eastAsia="Calibri" w:cstheme="minorHAnsi"/>
                <w:i/>
                <w:iCs/>
                <w:sz w:val="24"/>
                <w:szCs w:val="24"/>
              </w:rPr>
              <w:t>Associate Director</w:t>
            </w:r>
          </w:p>
          <w:p w14:paraId="4EFDC651" w14:textId="77777777" w:rsidR="00573F28" w:rsidRPr="007152C7" w:rsidRDefault="00573F28" w:rsidP="00573F28">
            <w:pPr>
              <w:pStyle w:val="ListParagraph"/>
              <w:numPr>
                <w:ilvl w:val="0"/>
                <w:numId w:val="36"/>
              </w:numPr>
              <w:rPr>
                <w:rFonts w:eastAsia="Calibri" w:cstheme="minorHAnsi"/>
                <w:color w:val="auto"/>
                <w:sz w:val="24"/>
                <w:szCs w:val="24"/>
              </w:rPr>
            </w:pPr>
            <w:r w:rsidRPr="007152C7">
              <w:rPr>
                <w:rFonts w:eastAsia="Calibri" w:cstheme="minorHAnsi"/>
                <w:color w:val="auto"/>
                <w:sz w:val="24"/>
                <w:szCs w:val="24"/>
              </w:rPr>
              <w:t xml:space="preserve">Expertise in federal, state, and other applicable rules and regulations required for the position. </w:t>
            </w:r>
          </w:p>
          <w:p w14:paraId="78ADF59A" w14:textId="77777777" w:rsidR="00573F28" w:rsidRPr="007152C7" w:rsidRDefault="00573F28" w:rsidP="00573F28">
            <w:pPr>
              <w:pStyle w:val="ListParagraph"/>
              <w:numPr>
                <w:ilvl w:val="0"/>
                <w:numId w:val="36"/>
              </w:numPr>
              <w:rPr>
                <w:rFonts w:eastAsia="Calibri" w:cstheme="minorHAnsi"/>
                <w:color w:val="auto"/>
                <w:sz w:val="24"/>
                <w:szCs w:val="24"/>
              </w:rPr>
            </w:pPr>
            <w:r w:rsidRPr="007152C7">
              <w:rPr>
                <w:rFonts w:eastAsia="Calibri" w:cstheme="minorHAnsi"/>
                <w:color w:val="auto"/>
                <w:sz w:val="24"/>
                <w:szCs w:val="24"/>
              </w:rPr>
              <w:t xml:space="preserve">Ability to develop high-quality full sections of reports and/or proposals that do </w:t>
            </w:r>
            <w:proofErr w:type="gramStart"/>
            <w:r w:rsidRPr="007152C7">
              <w:rPr>
                <w:rFonts w:eastAsia="Calibri" w:cstheme="minorHAnsi"/>
                <w:color w:val="auto"/>
                <w:sz w:val="24"/>
                <w:szCs w:val="24"/>
              </w:rPr>
              <w:t>not  require</w:t>
            </w:r>
            <w:proofErr w:type="gramEnd"/>
            <w:r w:rsidRPr="007152C7">
              <w:rPr>
                <w:rFonts w:eastAsia="Calibri" w:cstheme="minorHAnsi"/>
                <w:color w:val="auto"/>
                <w:sz w:val="24"/>
                <w:szCs w:val="24"/>
              </w:rPr>
              <w:t xml:space="preserve"> significant editing</w:t>
            </w:r>
          </w:p>
          <w:p w14:paraId="1C30C0BB" w14:textId="77777777" w:rsidR="00573F28" w:rsidRPr="007152C7" w:rsidRDefault="00573F28" w:rsidP="00573F28">
            <w:pPr>
              <w:pStyle w:val="ListParagraph"/>
              <w:numPr>
                <w:ilvl w:val="0"/>
                <w:numId w:val="36"/>
              </w:numPr>
              <w:rPr>
                <w:rFonts w:eastAsia="Calibri" w:cstheme="minorHAnsi"/>
                <w:color w:val="auto"/>
                <w:sz w:val="24"/>
                <w:szCs w:val="24"/>
              </w:rPr>
            </w:pPr>
            <w:r w:rsidRPr="007152C7">
              <w:rPr>
                <w:rFonts w:eastAsia="Calibri" w:cstheme="minorHAnsi"/>
                <w:color w:val="auto"/>
                <w:sz w:val="24"/>
                <w:szCs w:val="24"/>
              </w:rPr>
              <w:t xml:space="preserve">Ability to competently lead donor, partner, staff, and/or other high-level </w:t>
            </w:r>
            <w:proofErr w:type="gramStart"/>
            <w:r w:rsidRPr="007152C7">
              <w:rPr>
                <w:rFonts w:eastAsia="Calibri" w:cstheme="minorHAnsi"/>
                <w:color w:val="auto"/>
                <w:sz w:val="24"/>
                <w:szCs w:val="24"/>
              </w:rPr>
              <w:t>stakeholders</w:t>
            </w:r>
            <w:proofErr w:type="gramEnd"/>
            <w:r w:rsidRPr="007152C7">
              <w:rPr>
                <w:rFonts w:eastAsia="Calibri" w:cstheme="minorHAnsi"/>
                <w:color w:val="auto"/>
                <w:sz w:val="24"/>
                <w:szCs w:val="24"/>
              </w:rPr>
              <w:t xml:space="preserve"> meetings. </w:t>
            </w:r>
          </w:p>
          <w:p w14:paraId="3A4761D6" w14:textId="658F755D" w:rsidR="001F7D0C" w:rsidRPr="00573F28" w:rsidRDefault="00573F28" w:rsidP="00573F28">
            <w:pPr>
              <w:pStyle w:val="ListParagraph"/>
              <w:numPr>
                <w:ilvl w:val="0"/>
                <w:numId w:val="36"/>
              </w:numPr>
              <w:rPr>
                <w:rStyle w:val="normaltextrun"/>
                <w:rFonts w:eastAsia="Calibri" w:cstheme="minorHAnsi"/>
                <w:sz w:val="24"/>
                <w:szCs w:val="24"/>
              </w:rPr>
            </w:pPr>
            <w:r w:rsidRPr="007152C7">
              <w:rPr>
                <w:rFonts w:eastAsia="Calibri" w:cstheme="minorHAnsi"/>
                <w:color w:val="auto"/>
                <w:sz w:val="24"/>
                <w:szCs w:val="28"/>
              </w:rPr>
              <w:t>Ability to manage 2-3 staff and/or interns.</w:t>
            </w:r>
          </w:p>
        </w:tc>
      </w:tr>
      <w:tr w:rsidR="00EE610A" w:rsidRPr="00A01A5B" w14:paraId="17A417A8" w14:textId="77777777" w:rsidTr="7BBF5BE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AF697E" w:rsidRDefault="00EE610A" w:rsidP="00EE610A">
            <w:pPr>
              <w:pStyle w:val="Heading3"/>
              <w:rPr>
                <w:rFonts w:asciiTheme="minorHAnsi" w:hAnsiTheme="minorHAnsi" w:cstheme="minorHAnsi"/>
                <w:color w:val="auto"/>
                <w:sz w:val="28"/>
                <w:szCs w:val="24"/>
              </w:rPr>
            </w:pPr>
            <w:r w:rsidRPr="00AF697E">
              <w:rPr>
                <w:rFonts w:asciiTheme="minorHAnsi" w:hAnsiTheme="minorHAnsi" w:cstheme="minorHAnsi"/>
                <w:color w:val="auto"/>
                <w:sz w:val="28"/>
                <w:szCs w:val="24"/>
              </w:rPr>
              <w:lastRenderedPageBreak/>
              <w:t>Distribution of Time</w:t>
            </w:r>
          </w:p>
        </w:tc>
      </w:tr>
      <w:tr w:rsidR="00EE610A" w:rsidRPr="00A01A5B" w14:paraId="17A417AA" w14:textId="77777777" w:rsidTr="7BBF5BE7">
        <w:tblPrEx>
          <w:tblBorders>
            <w:insideH w:val="none" w:sz="0" w:space="0" w:color="auto"/>
          </w:tblBorders>
        </w:tblPrEx>
        <w:trPr>
          <w:trHeight w:val="1178"/>
          <w:jc w:val="center"/>
        </w:trPr>
        <w:tc>
          <w:tcPr>
            <w:tcW w:w="9576" w:type="dxa"/>
            <w:gridSpan w:val="2"/>
            <w:tcBorders>
              <w:top w:val="single" w:sz="4" w:space="0" w:color="auto"/>
              <w:left w:val="single" w:sz="4" w:space="0" w:color="auto"/>
              <w:bottom w:val="single" w:sz="4" w:space="0" w:color="auto"/>
              <w:right w:val="single" w:sz="4" w:space="0" w:color="auto"/>
            </w:tcBorders>
          </w:tcPr>
          <w:p w14:paraId="038087F8" w14:textId="4C04A73C" w:rsidR="007C6CAC" w:rsidRPr="00AF697E" w:rsidRDefault="42EB7E46" w:rsidP="00AF697E">
            <w:pPr>
              <w:pStyle w:val="ListParagraph"/>
              <w:numPr>
                <w:ilvl w:val="0"/>
                <w:numId w:val="35"/>
              </w:numPr>
              <w:rPr>
                <w:rFonts w:cstheme="minorHAnsi"/>
                <w:sz w:val="24"/>
                <w:szCs w:val="28"/>
              </w:rPr>
            </w:pPr>
            <w:r w:rsidRPr="00AF697E">
              <w:rPr>
                <w:rFonts w:cstheme="minorHAnsi"/>
                <w:sz w:val="24"/>
                <w:szCs w:val="28"/>
              </w:rPr>
              <w:t xml:space="preserve">Travel Requirement Percentage: </w:t>
            </w:r>
            <w:r w:rsidR="59E905B1" w:rsidRPr="00AF697E">
              <w:rPr>
                <w:rFonts w:cstheme="minorHAnsi"/>
                <w:sz w:val="24"/>
                <w:szCs w:val="28"/>
              </w:rPr>
              <w:t xml:space="preserve">Up to </w:t>
            </w:r>
            <w:r w:rsidR="00932948">
              <w:rPr>
                <w:rFonts w:cstheme="minorHAnsi"/>
                <w:sz w:val="24"/>
                <w:szCs w:val="28"/>
              </w:rPr>
              <w:t>2</w:t>
            </w:r>
            <w:r w:rsidR="59E905B1" w:rsidRPr="00AF697E">
              <w:rPr>
                <w:rFonts w:cstheme="minorHAnsi"/>
                <w:sz w:val="24"/>
                <w:szCs w:val="28"/>
              </w:rPr>
              <w:t>5%</w:t>
            </w:r>
          </w:p>
          <w:p w14:paraId="6A994F1D" w14:textId="77777777" w:rsidR="00187D04" w:rsidRPr="00AF697E" w:rsidRDefault="00187D04" w:rsidP="00AF697E">
            <w:pPr>
              <w:pStyle w:val="ListParagraph"/>
              <w:numPr>
                <w:ilvl w:val="0"/>
                <w:numId w:val="35"/>
              </w:numPr>
              <w:rPr>
                <w:rFonts w:cstheme="minorHAnsi"/>
                <w:sz w:val="24"/>
                <w:szCs w:val="28"/>
              </w:rPr>
            </w:pPr>
            <w:r w:rsidRPr="00AF697E">
              <w:rPr>
                <w:rFonts w:cstheme="minorHAnsi"/>
                <w:sz w:val="24"/>
                <w:szCs w:val="28"/>
              </w:rPr>
              <w:t>85% Human Resources</w:t>
            </w:r>
          </w:p>
          <w:p w14:paraId="17A417A9" w14:textId="4D31CF36" w:rsidR="00187D04" w:rsidRPr="00AF697E" w:rsidRDefault="00187D04" w:rsidP="00AF697E">
            <w:pPr>
              <w:pStyle w:val="ListParagraph"/>
              <w:numPr>
                <w:ilvl w:val="0"/>
                <w:numId w:val="35"/>
              </w:numPr>
              <w:rPr>
                <w:rFonts w:cstheme="minorHAnsi"/>
              </w:rPr>
            </w:pPr>
            <w:r w:rsidRPr="00AF697E">
              <w:rPr>
                <w:rFonts w:cstheme="minorHAnsi"/>
                <w:sz w:val="24"/>
                <w:szCs w:val="28"/>
              </w:rPr>
              <w:t>15% Business Development</w:t>
            </w:r>
          </w:p>
        </w:tc>
      </w:tr>
      <w:tr w:rsidR="00EE610A" w:rsidRPr="00A01A5B" w14:paraId="17A417AC" w14:textId="77777777" w:rsidTr="7BBF5BE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F51F95" w:rsidRDefault="00EE610A" w:rsidP="00EE610A">
            <w:pPr>
              <w:pStyle w:val="Heading2"/>
              <w:rPr>
                <w:rFonts w:cstheme="minorHAnsi"/>
              </w:rPr>
            </w:pPr>
            <w:r w:rsidRPr="00F51F95">
              <w:rPr>
                <w:rFonts w:cstheme="minorHAnsi"/>
              </w:rPr>
              <w:t>Job Specifications</w:t>
            </w:r>
          </w:p>
        </w:tc>
      </w:tr>
      <w:tr w:rsidR="00EE610A" w:rsidRPr="00A01A5B" w14:paraId="17A417B4" w14:textId="77777777" w:rsidTr="7BBF5BE7">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BA8E162" w14:textId="77777777" w:rsidR="005C5C5C" w:rsidRPr="00AC4605" w:rsidRDefault="005C5C5C" w:rsidP="005C5C5C">
            <w:pPr>
              <w:pStyle w:val="NormalWeb"/>
              <w:shd w:val="clear" w:color="auto" w:fill="FFFFFF"/>
              <w:spacing w:before="0" w:beforeAutospacing="0" w:after="150" w:afterAutospacing="0" w:line="330" w:lineRule="atLeast"/>
              <w:rPr>
                <w:rFonts w:asciiTheme="minorHAnsi" w:hAnsiTheme="minorHAnsi" w:cstheme="minorHAnsi"/>
                <w:color w:val="494949"/>
              </w:rPr>
            </w:pPr>
            <w:r w:rsidRPr="00AC4605">
              <w:rPr>
                <w:rFonts w:asciiTheme="minorHAnsi" w:hAnsiTheme="minorHAnsi" w:cstheme="minorHAnsi"/>
                <w:color w:val="000000" w:themeColor="text1"/>
              </w:rPr>
              <w:t xml:space="preserve">POA </w:t>
            </w:r>
            <w:r w:rsidRPr="00AC4605">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w:t>
            </w:r>
            <w:r w:rsidRPr="00AC4605">
              <w:rPr>
                <w:rFonts w:asciiTheme="minorHAnsi" w:hAnsiTheme="minorHAnsi" w:cstheme="minorHAnsi"/>
                <w:color w:val="494949"/>
              </w:rPr>
              <w:lastRenderedPageBreak/>
              <w:t>gender identity or expression, or any other characteristic protected by federal, state or local laws.</w:t>
            </w:r>
          </w:p>
          <w:p w14:paraId="48DB6C21" w14:textId="20182645" w:rsidR="005C5C5C" w:rsidRPr="00AC4605" w:rsidRDefault="005C5C5C" w:rsidP="005C5C5C">
            <w:pPr>
              <w:pStyle w:val="NormalWeb"/>
              <w:shd w:val="clear" w:color="auto" w:fill="FFFFFF"/>
              <w:spacing w:before="0" w:beforeAutospacing="0" w:after="150" w:afterAutospacing="0" w:line="330" w:lineRule="atLeast"/>
              <w:rPr>
                <w:rFonts w:asciiTheme="minorHAnsi" w:hAnsiTheme="minorHAnsi" w:cstheme="minorHAnsi"/>
                <w:color w:val="494949"/>
              </w:rPr>
            </w:pPr>
            <w:r w:rsidRPr="00AC4605">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r w:rsidR="00AC4605" w:rsidRPr="00AC4605">
              <w:rPr>
                <w:rFonts w:asciiTheme="minorHAnsi" w:hAnsiTheme="minorHAnsi" w:cstheme="minorHAnsi"/>
                <w:color w:val="494949"/>
              </w:rPr>
              <w:t>compensation,</w:t>
            </w:r>
            <w:r w:rsidRPr="00AC4605">
              <w:rPr>
                <w:rFonts w:asciiTheme="minorHAnsi" w:hAnsiTheme="minorHAnsi" w:cstheme="minorHAnsi"/>
                <w:color w:val="494949"/>
              </w:rPr>
              <w:t xml:space="preserve"> and training.</w:t>
            </w:r>
          </w:p>
          <w:p w14:paraId="751075E3" w14:textId="24D00DD3" w:rsidR="00053632" w:rsidRPr="00F51F95" w:rsidRDefault="00053632" w:rsidP="793F13DE">
            <w:pPr>
              <w:pStyle w:val="cs182f6ed1"/>
              <w:spacing w:before="0" w:beforeAutospacing="0" w:after="0" w:afterAutospacing="0"/>
              <w:rPr>
                <w:rFonts w:asciiTheme="minorHAnsi" w:hAnsiTheme="minorHAnsi" w:cstheme="minorHAnsi"/>
                <w:color w:val="000000"/>
                <w:sz w:val="22"/>
                <w:szCs w:val="22"/>
              </w:rPr>
            </w:pPr>
          </w:p>
          <w:p w14:paraId="0C236F1E" w14:textId="30AC8B04" w:rsidR="005C5C5C" w:rsidRPr="00F51F95" w:rsidRDefault="00053632" w:rsidP="00053632">
            <w:pPr>
              <w:pStyle w:val="paragraph"/>
              <w:spacing w:before="0" w:beforeAutospacing="0" w:after="0" w:afterAutospacing="0"/>
              <w:textAlignment w:val="baseline"/>
              <w:rPr>
                <w:rStyle w:val="normaltextrun"/>
                <w:rFonts w:asciiTheme="minorHAnsi" w:hAnsiTheme="minorHAnsi" w:cstheme="minorHAnsi"/>
                <w:b/>
              </w:rPr>
            </w:pPr>
            <w:r w:rsidRPr="00F51F95">
              <w:rPr>
                <w:rStyle w:val="normaltextrun"/>
                <w:rFonts w:asciiTheme="minorHAnsi" w:hAnsiTheme="minorHAnsi" w:cstheme="minorHAnsi"/>
                <w:b/>
              </w:rPr>
              <w:t>Qualifications and Minimum Requirements</w:t>
            </w:r>
          </w:p>
          <w:p w14:paraId="12A8D8C8"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5+ years of experience in Human Resources. </w:t>
            </w:r>
          </w:p>
          <w:p w14:paraId="72911FEF"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Bachelor’s degree in HR, Business Administration, or a similar discipline </w:t>
            </w:r>
          </w:p>
          <w:p w14:paraId="44830544"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Prior experience in a nonprofit organization, USG program implementation experience preferred. </w:t>
            </w:r>
          </w:p>
          <w:p w14:paraId="716DDBD7"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Proficiency in Microsoft Office and HR Information Systems  </w:t>
            </w:r>
          </w:p>
          <w:p w14:paraId="1E97B4A7"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Exceptional communication and interpersonal skills </w:t>
            </w:r>
          </w:p>
          <w:p w14:paraId="3CFA33B9" w14:textId="77777777"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Familiarity with recruitment and screening techniques and practices </w:t>
            </w:r>
          </w:p>
          <w:p w14:paraId="659F1DDE" w14:textId="24EBE5C6"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Understanding of labor laws and regulations in countries with program implementations within Latin America &amp; Caribbean. </w:t>
            </w:r>
          </w:p>
          <w:p w14:paraId="24AF6386" w14:textId="7D7B0FD5" w:rsidR="00CB606B" w:rsidRPr="00F51F95" w:rsidRDefault="002E2DA9" w:rsidP="002E2DA9">
            <w:pPr>
              <w:pStyle w:val="paragraph"/>
              <w:numPr>
                <w:ilvl w:val="0"/>
                <w:numId w:val="32"/>
              </w:numPr>
              <w:spacing w:before="0" w:beforeAutospacing="0" w:after="0" w:afterAutospacing="0"/>
              <w:textAlignment w:val="baseline"/>
              <w:rPr>
                <w:rStyle w:val="normaltextrun"/>
                <w:rFonts w:asciiTheme="minorHAnsi" w:hAnsiTheme="minorHAnsi" w:cstheme="minorHAnsi"/>
              </w:rPr>
            </w:pPr>
            <w:r w:rsidRPr="00F51F95">
              <w:rPr>
                <w:rStyle w:val="normaltextrun"/>
                <w:rFonts w:asciiTheme="minorHAnsi" w:hAnsiTheme="minorHAnsi" w:cstheme="minorHAnsi"/>
              </w:rPr>
              <w:t xml:space="preserve">Written and oral fluency in Spanish </w:t>
            </w:r>
            <w:r w:rsidR="00430F58" w:rsidRPr="00F51F95">
              <w:rPr>
                <w:rStyle w:val="normaltextrun"/>
                <w:rFonts w:asciiTheme="minorHAnsi" w:hAnsiTheme="minorHAnsi" w:cstheme="minorHAnsi"/>
              </w:rPr>
              <w:t>required.</w:t>
            </w:r>
          </w:p>
          <w:p w14:paraId="62CC29EF" w14:textId="5BCD5665"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 xml:space="preserve">Expertise in federal, state, and other applicable rules and regulations required for the </w:t>
            </w:r>
            <w:r w:rsidR="00AC4605" w:rsidRPr="00F51F95">
              <w:rPr>
                <w:rStyle w:val="normaltextrun"/>
                <w:rFonts w:asciiTheme="minorHAnsi" w:hAnsiTheme="minorHAnsi" w:cstheme="minorHAnsi"/>
              </w:rPr>
              <w:t>position.</w:t>
            </w:r>
            <w:r w:rsidRPr="00F51F95">
              <w:rPr>
                <w:rStyle w:val="normaltextrun"/>
                <w:rFonts w:asciiTheme="minorHAnsi" w:hAnsiTheme="minorHAnsi" w:cstheme="minorHAnsi"/>
              </w:rPr>
              <w:t xml:space="preserve"> </w:t>
            </w:r>
          </w:p>
          <w:p w14:paraId="4D719CC7" w14:textId="2B3E28E6"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 xml:space="preserve">Ability to develop high-quality full sections of reports and/or proposals that do </w:t>
            </w:r>
            <w:r w:rsidR="00AC4605" w:rsidRPr="00F51F95">
              <w:rPr>
                <w:rStyle w:val="normaltextrun"/>
                <w:rFonts w:asciiTheme="minorHAnsi" w:hAnsiTheme="minorHAnsi" w:cstheme="minorHAnsi"/>
              </w:rPr>
              <w:t>not require</w:t>
            </w:r>
            <w:r w:rsidRPr="00F51F95">
              <w:rPr>
                <w:rStyle w:val="normaltextrun"/>
                <w:rFonts w:asciiTheme="minorHAnsi" w:hAnsiTheme="minorHAnsi" w:cstheme="minorHAnsi"/>
              </w:rPr>
              <w:t xml:space="preserve"> significant </w:t>
            </w:r>
            <w:r w:rsidR="00AC4605" w:rsidRPr="00F51F95">
              <w:rPr>
                <w:rStyle w:val="normaltextrun"/>
                <w:rFonts w:asciiTheme="minorHAnsi" w:hAnsiTheme="minorHAnsi" w:cstheme="minorHAnsi"/>
              </w:rPr>
              <w:t>editing.</w:t>
            </w:r>
          </w:p>
          <w:p w14:paraId="1A985ECE" w14:textId="527614F4" w:rsidR="002E2DA9" w:rsidRPr="00F51F95" w:rsidRDefault="002E2DA9" w:rsidP="002E2DA9">
            <w:pPr>
              <w:pStyle w:val="paragraph"/>
              <w:numPr>
                <w:ilvl w:val="0"/>
                <w:numId w:val="32"/>
              </w:numPr>
              <w:spacing w:after="0"/>
              <w:textAlignment w:val="baseline"/>
              <w:rPr>
                <w:rStyle w:val="normaltextrun"/>
                <w:rFonts w:asciiTheme="minorHAnsi" w:hAnsiTheme="minorHAnsi" w:cstheme="minorHAnsi"/>
              </w:rPr>
            </w:pPr>
            <w:r w:rsidRPr="00F51F95">
              <w:rPr>
                <w:rStyle w:val="normaltextrun"/>
                <w:rFonts w:asciiTheme="minorHAnsi" w:hAnsiTheme="minorHAnsi" w:cstheme="minorHAnsi"/>
              </w:rPr>
              <w:t xml:space="preserve">Ability to competently lead donor, partner, staff, and/or other high-level </w:t>
            </w:r>
            <w:r w:rsidR="00430F58" w:rsidRPr="00F51F95">
              <w:rPr>
                <w:rStyle w:val="normaltextrun"/>
                <w:rFonts w:asciiTheme="minorHAnsi" w:hAnsiTheme="minorHAnsi" w:cstheme="minorHAnsi"/>
              </w:rPr>
              <w:t>stakeholder’s</w:t>
            </w:r>
            <w:r w:rsidRPr="00F51F95">
              <w:rPr>
                <w:rStyle w:val="normaltextrun"/>
                <w:rFonts w:asciiTheme="minorHAnsi" w:hAnsiTheme="minorHAnsi" w:cstheme="minorHAnsi"/>
              </w:rPr>
              <w:t xml:space="preserve"> </w:t>
            </w:r>
            <w:r w:rsidR="00AC4605" w:rsidRPr="00F51F95">
              <w:rPr>
                <w:rStyle w:val="normaltextrun"/>
                <w:rFonts w:asciiTheme="minorHAnsi" w:hAnsiTheme="minorHAnsi" w:cstheme="minorHAnsi"/>
              </w:rPr>
              <w:t>meetings.</w:t>
            </w:r>
            <w:r w:rsidRPr="00F51F95">
              <w:rPr>
                <w:rStyle w:val="normaltextrun"/>
                <w:rFonts w:asciiTheme="minorHAnsi" w:hAnsiTheme="minorHAnsi" w:cstheme="minorHAnsi"/>
              </w:rPr>
              <w:t xml:space="preserve"> </w:t>
            </w:r>
          </w:p>
          <w:p w14:paraId="38AAA188" w14:textId="5E73464D" w:rsidR="002E2DA9" w:rsidRPr="00F51F95" w:rsidRDefault="002E2DA9" w:rsidP="002E2DA9">
            <w:pPr>
              <w:pStyle w:val="paragraph"/>
              <w:numPr>
                <w:ilvl w:val="0"/>
                <w:numId w:val="32"/>
              </w:numPr>
              <w:spacing w:before="0" w:beforeAutospacing="0" w:after="0" w:afterAutospacing="0"/>
              <w:textAlignment w:val="baseline"/>
              <w:rPr>
                <w:rStyle w:val="normaltextrun"/>
                <w:rFonts w:asciiTheme="minorHAnsi" w:hAnsiTheme="minorHAnsi" w:cstheme="minorHAnsi"/>
              </w:rPr>
            </w:pPr>
            <w:r w:rsidRPr="00F51F95">
              <w:rPr>
                <w:rStyle w:val="normaltextrun"/>
                <w:rFonts w:asciiTheme="minorHAnsi" w:hAnsiTheme="minorHAnsi" w:cstheme="minorHAnsi"/>
              </w:rPr>
              <w:t xml:space="preserve">Ability to manage 2-3 staff and/or </w:t>
            </w:r>
            <w:r w:rsidR="00430F58" w:rsidRPr="00F51F95">
              <w:rPr>
                <w:rStyle w:val="normaltextrun"/>
                <w:rFonts w:asciiTheme="minorHAnsi" w:hAnsiTheme="minorHAnsi" w:cstheme="minorHAnsi"/>
              </w:rPr>
              <w:t>interns.</w:t>
            </w:r>
          </w:p>
          <w:p w14:paraId="37382FEB" w14:textId="7EE608F2" w:rsidR="7A491289" w:rsidRPr="00F51F95" w:rsidRDefault="7A491289" w:rsidP="276F7090">
            <w:pPr>
              <w:pStyle w:val="paragraph"/>
              <w:numPr>
                <w:ilvl w:val="0"/>
                <w:numId w:val="32"/>
              </w:numPr>
              <w:spacing w:before="0" w:beforeAutospacing="0" w:after="0" w:afterAutospacing="0"/>
              <w:rPr>
                <w:rStyle w:val="normaltextrun"/>
                <w:rFonts w:asciiTheme="minorHAnsi" w:hAnsiTheme="minorHAnsi" w:cstheme="minorHAnsi"/>
              </w:rPr>
            </w:pPr>
            <w:r w:rsidRPr="00F51F95">
              <w:rPr>
                <w:rStyle w:val="normaltextrun"/>
                <w:rFonts w:asciiTheme="minorHAnsi" w:hAnsiTheme="minorHAnsi" w:cstheme="minorHAnsi"/>
              </w:rPr>
              <w:t>Ability to travel up to 25% of the time.</w:t>
            </w:r>
          </w:p>
          <w:p w14:paraId="43046890" w14:textId="3FDBB657" w:rsidR="7AC39F5C" w:rsidRPr="00F51F95" w:rsidRDefault="7AC39F5C" w:rsidP="276F7090">
            <w:pPr>
              <w:pStyle w:val="paragraph"/>
              <w:numPr>
                <w:ilvl w:val="0"/>
                <w:numId w:val="32"/>
              </w:numPr>
              <w:spacing w:before="0" w:beforeAutospacing="0" w:after="0" w:afterAutospacing="0"/>
              <w:rPr>
                <w:rStyle w:val="normaltextrun"/>
                <w:rFonts w:asciiTheme="minorHAnsi" w:hAnsiTheme="minorHAnsi" w:cstheme="minorHAnsi"/>
              </w:rPr>
            </w:pPr>
            <w:r w:rsidRPr="00F51F95">
              <w:rPr>
                <w:rFonts w:asciiTheme="minorHAnsi" w:hAnsiTheme="minorHAnsi" w:cstheme="minorHAnsi"/>
              </w:rPr>
              <w:t xml:space="preserve">Must be able to travel internationally to and from the United States without need for visa sponsorship.   </w:t>
            </w:r>
          </w:p>
          <w:p w14:paraId="3687F8A6" w14:textId="77777777" w:rsidR="005C5C5C" w:rsidRPr="00F51F95" w:rsidRDefault="005C5C5C" w:rsidP="00053632">
            <w:pPr>
              <w:pStyle w:val="paragraph"/>
              <w:spacing w:before="0" w:beforeAutospacing="0" w:after="0" w:afterAutospacing="0"/>
              <w:textAlignment w:val="baseline"/>
              <w:rPr>
                <w:rStyle w:val="eop"/>
                <w:rFonts w:asciiTheme="minorHAnsi" w:hAnsiTheme="minorHAnsi" w:cstheme="minorHAnsi"/>
              </w:rPr>
            </w:pPr>
          </w:p>
          <w:p w14:paraId="37D08116" w14:textId="3408666F" w:rsidR="00053632" w:rsidRPr="00F51F95" w:rsidRDefault="00053632" w:rsidP="00053632">
            <w:pPr>
              <w:pStyle w:val="paragraph"/>
              <w:spacing w:before="0" w:beforeAutospacing="0" w:after="0" w:afterAutospacing="0"/>
              <w:textAlignment w:val="baseline"/>
              <w:rPr>
                <w:rStyle w:val="eop"/>
                <w:rFonts w:asciiTheme="minorHAnsi" w:hAnsiTheme="minorHAnsi" w:cstheme="minorHAnsi"/>
                <w:b/>
              </w:rPr>
            </w:pPr>
            <w:r w:rsidRPr="00F51F95">
              <w:rPr>
                <w:rStyle w:val="eop"/>
                <w:rFonts w:asciiTheme="minorHAnsi" w:hAnsiTheme="minorHAnsi" w:cstheme="minorHAnsi"/>
              </w:rPr>
              <w:t> </w:t>
            </w:r>
            <w:r w:rsidR="006B0BB4" w:rsidRPr="00F51F95">
              <w:rPr>
                <w:rStyle w:val="eop"/>
                <w:rFonts w:asciiTheme="minorHAnsi" w:hAnsiTheme="minorHAnsi" w:cstheme="minorHAnsi"/>
                <w:b/>
              </w:rPr>
              <w:t>Preferred</w:t>
            </w:r>
          </w:p>
          <w:p w14:paraId="707153F3" w14:textId="77777777" w:rsidR="00111EB2" w:rsidRPr="00F51F95" w:rsidRDefault="001F7D0C" w:rsidP="002E2DA9">
            <w:pPr>
              <w:pStyle w:val="paragraph"/>
              <w:numPr>
                <w:ilvl w:val="0"/>
                <w:numId w:val="34"/>
              </w:numPr>
              <w:spacing w:before="0" w:beforeAutospacing="0" w:after="0" w:afterAutospacing="0"/>
              <w:textAlignment w:val="baseline"/>
              <w:rPr>
                <w:rFonts w:asciiTheme="minorHAnsi" w:hAnsiTheme="minorHAnsi" w:cstheme="minorHAnsi"/>
              </w:rPr>
            </w:pPr>
            <w:r w:rsidRPr="00F51F95">
              <w:rPr>
                <w:rFonts w:asciiTheme="minorHAnsi" w:hAnsiTheme="minorHAnsi" w:cstheme="minorHAnsi"/>
              </w:rPr>
              <w:t>Master’s degree in human resources</w:t>
            </w:r>
          </w:p>
          <w:p w14:paraId="17A417B3" w14:textId="4A49132C" w:rsidR="002E2DA9" w:rsidRPr="00F51F95" w:rsidRDefault="002E2DA9" w:rsidP="002E2DA9">
            <w:pPr>
              <w:pStyle w:val="paragraph"/>
              <w:numPr>
                <w:ilvl w:val="0"/>
                <w:numId w:val="34"/>
              </w:numPr>
              <w:spacing w:before="0" w:beforeAutospacing="0" w:after="0" w:afterAutospacing="0"/>
              <w:textAlignment w:val="baseline"/>
              <w:rPr>
                <w:rFonts w:asciiTheme="minorHAnsi" w:hAnsiTheme="minorHAnsi" w:cstheme="minorHAnsi"/>
              </w:rPr>
            </w:pPr>
            <w:r w:rsidRPr="00F51F95">
              <w:rPr>
                <w:rFonts w:asciiTheme="minorHAnsi" w:hAnsiTheme="minorHAnsi" w:cstheme="minorHAnsi"/>
              </w:rPr>
              <w:t>Proficiency in French and Portuguese</w:t>
            </w:r>
          </w:p>
        </w:tc>
      </w:tr>
      <w:tr w:rsidR="00EE610A" w:rsidRPr="00A01A5B" w14:paraId="17A417B6" w14:textId="77777777" w:rsidTr="7BBF5BE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F51F95" w:rsidRDefault="00EE610A" w:rsidP="00EE610A">
            <w:pPr>
              <w:pStyle w:val="Heading2"/>
              <w:rPr>
                <w:rFonts w:cstheme="minorHAnsi"/>
              </w:rPr>
            </w:pPr>
            <w:r w:rsidRPr="00F51F95">
              <w:rPr>
                <w:rFonts w:cstheme="minorHAnsi"/>
              </w:rPr>
              <w:lastRenderedPageBreak/>
              <w:t>Supervisory Responsibilities</w:t>
            </w:r>
          </w:p>
        </w:tc>
      </w:tr>
      <w:tr w:rsidR="00EE610A" w:rsidRPr="00A01A5B" w14:paraId="17A417B8" w14:textId="77777777" w:rsidTr="7BBF5BE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58F99234" w:rsidR="00EE610A" w:rsidRPr="00F51F95" w:rsidRDefault="00C373C3" w:rsidP="00EE610A">
            <w:pPr>
              <w:rPr>
                <w:rFonts w:cstheme="minorHAnsi"/>
                <w:highlight w:val="yellow"/>
              </w:rPr>
            </w:pPr>
            <w:r w:rsidRPr="000770CF">
              <w:rPr>
                <w:rFonts w:cstheme="minorHAnsi"/>
                <w:sz w:val="24"/>
                <w:szCs w:val="28"/>
              </w:rPr>
              <w:t>None</w:t>
            </w:r>
          </w:p>
        </w:tc>
      </w:tr>
      <w:tr w:rsidR="00EE610A" w:rsidRPr="00A01A5B" w14:paraId="17A417BA" w14:textId="77777777" w:rsidTr="7BBF5BE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F51F95" w:rsidRDefault="00EE610A" w:rsidP="00EE610A">
            <w:pPr>
              <w:pStyle w:val="Heading2"/>
              <w:rPr>
                <w:rFonts w:cstheme="minorHAnsi"/>
              </w:rPr>
            </w:pPr>
            <w:r w:rsidRPr="00F51F95">
              <w:rPr>
                <w:rFonts w:cstheme="minorHAnsi"/>
              </w:rPr>
              <w:lastRenderedPageBreak/>
              <w:t>Working Conditions, Equipment &amp; Physical Demands</w:t>
            </w:r>
          </w:p>
        </w:tc>
      </w:tr>
      <w:tr w:rsidR="00B32D98" w:rsidRPr="000770CF" w14:paraId="17A417BF" w14:textId="77777777" w:rsidTr="7BBF5BE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0770CF" w:rsidRDefault="00EE610A" w:rsidP="008D7E78">
            <w:pPr>
              <w:rPr>
                <w:rFonts w:cstheme="minorHAnsi"/>
                <w:sz w:val="24"/>
                <w:szCs w:val="28"/>
              </w:rPr>
            </w:pPr>
            <w:r w:rsidRPr="000770CF">
              <w:rPr>
                <w:rFonts w:cstheme="minorHAnsi"/>
                <w:sz w:val="24"/>
                <w:szCs w:val="28"/>
              </w:rPr>
              <w:t xml:space="preserve">The </w:t>
            </w:r>
            <w:r w:rsidRPr="000770CF">
              <w:rPr>
                <w:rFonts w:eastAsia="Times New Roman" w:cstheme="minorHAnsi"/>
                <w:sz w:val="24"/>
                <w:szCs w:val="28"/>
              </w:rPr>
              <w:t>incumbent</w:t>
            </w:r>
            <w:r w:rsidRPr="000770CF">
              <w:rPr>
                <w:rFonts w:cstheme="minorHAnsi"/>
                <w:sz w:val="24"/>
                <w:szCs w:val="28"/>
              </w:rPr>
              <w:t xml:space="preserve"> in this position works in an office environment. The incumbent in this position will utilize the following equipment and shall have the following physical demands:</w:t>
            </w:r>
          </w:p>
          <w:p w14:paraId="17A417BC" w14:textId="4A893729" w:rsidR="00EE610A" w:rsidRPr="000770CF" w:rsidRDefault="00EE610A" w:rsidP="00EE610A">
            <w:pPr>
              <w:pStyle w:val="ListParagraph"/>
              <w:numPr>
                <w:ilvl w:val="0"/>
                <w:numId w:val="9"/>
              </w:numPr>
              <w:rPr>
                <w:rFonts w:cstheme="minorHAnsi"/>
                <w:color w:val="auto"/>
                <w:sz w:val="24"/>
                <w:szCs w:val="28"/>
              </w:rPr>
            </w:pPr>
            <w:r w:rsidRPr="000770CF">
              <w:rPr>
                <w:rFonts w:cstheme="minorHAnsi"/>
                <w:b/>
                <w:color w:val="auto"/>
                <w:sz w:val="24"/>
                <w:szCs w:val="28"/>
              </w:rPr>
              <w:t>Equipment</w:t>
            </w:r>
            <w:r w:rsidRPr="000770CF">
              <w:rPr>
                <w:rFonts w:cstheme="minorHAnsi"/>
                <w:color w:val="auto"/>
                <w:sz w:val="24"/>
                <w:szCs w:val="28"/>
              </w:rPr>
              <w:t>: Computer, Printer, Facsimile, Telephone</w:t>
            </w:r>
          </w:p>
          <w:p w14:paraId="3F3EB351" w14:textId="0B531A14" w:rsidR="000C6322" w:rsidRPr="000770CF" w:rsidRDefault="00EE610A" w:rsidP="008D7E78">
            <w:pPr>
              <w:pStyle w:val="ListParagraph"/>
              <w:numPr>
                <w:ilvl w:val="0"/>
                <w:numId w:val="9"/>
              </w:numPr>
              <w:rPr>
                <w:rFonts w:cstheme="minorHAnsi"/>
                <w:color w:val="auto"/>
                <w:sz w:val="24"/>
                <w:szCs w:val="28"/>
              </w:rPr>
            </w:pPr>
            <w:r w:rsidRPr="000770CF">
              <w:rPr>
                <w:rFonts w:cstheme="minorHAnsi"/>
                <w:b/>
                <w:color w:val="auto"/>
                <w:sz w:val="24"/>
                <w:szCs w:val="28"/>
              </w:rPr>
              <w:t>Physical Demands</w:t>
            </w:r>
            <w:r w:rsidRPr="000770CF">
              <w:rPr>
                <w:rFonts w:cstheme="minorHAnsi"/>
                <w:color w:val="auto"/>
                <w:sz w:val="24"/>
                <w:szCs w:val="28"/>
              </w:rPr>
              <w:t>: Usage of equipment and light lifting to utilize and maintain equipment.</w:t>
            </w:r>
          </w:p>
          <w:p w14:paraId="0670CC32" w14:textId="0C5EBC07" w:rsidR="0D4C9B2B" w:rsidRPr="000770CF" w:rsidRDefault="0D4C9B2B" w:rsidP="276F7090">
            <w:pPr>
              <w:pStyle w:val="ListParagraph"/>
              <w:numPr>
                <w:ilvl w:val="0"/>
                <w:numId w:val="9"/>
              </w:numPr>
              <w:rPr>
                <w:rFonts w:cstheme="minorHAnsi"/>
                <w:b/>
                <w:bCs/>
                <w:color w:val="auto"/>
                <w:sz w:val="24"/>
                <w:szCs w:val="24"/>
              </w:rPr>
            </w:pPr>
            <w:r w:rsidRPr="000770CF">
              <w:rPr>
                <w:rFonts w:cstheme="minorHAnsi"/>
                <w:b/>
                <w:bCs/>
                <w:color w:val="auto"/>
                <w:sz w:val="24"/>
                <w:szCs w:val="24"/>
              </w:rPr>
              <w:t xml:space="preserve">Travel Requirement: </w:t>
            </w:r>
            <w:r w:rsidRPr="000770CF">
              <w:rPr>
                <w:rFonts w:cstheme="minorHAnsi"/>
                <w:color w:val="auto"/>
                <w:sz w:val="24"/>
                <w:szCs w:val="24"/>
              </w:rPr>
              <w:t xml:space="preserve">Ability to travel up to </w:t>
            </w:r>
            <w:r w:rsidR="002144BE">
              <w:rPr>
                <w:rFonts w:cstheme="minorHAnsi"/>
                <w:color w:val="auto"/>
                <w:sz w:val="24"/>
                <w:szCs w:val="24"/>
              </w:rPr>
              <w:t>2</w:t>
            </w:r>
            <w:r w:rsidRPr="000770CF">
              <w:rPr>
                <w:rFonts w:cstheme="minorHAnsi"/>
                <w:color w:val="auto"/>
                <w:sz w:val="24"/>
                <w:szCs w:val="24"/>
              </w:rPr>
              <w:t xml:space="preserve">5% of </w:t>
            </w:r>
            <w:r w:rsidR="005806E8" w:rsidRPr="000770CF">
              <w:rPr>
                <w:rFonts w:cstheme="minorHAnsi"/>
                <w:color w:val="auto"/>
                <w:sz w:val="24"/>
                <w:szCs w:val="24"/>
              </w:rPr>
              <w:t>the time</w:t>
            </w:r>
            <w:r w:rsidRPr="000770CF">
              <w:rPr>
                <w:rFonts w:cstheme="minorHAnsi"/>
                <w:color w:val="auto"/>
                <w:sz w:val="24"/>
                <w:szCs w:val="24"/>
              </w:rPr>
              <w:t>.</w:t>
            </w:r>
          </w:p>
          <w:p w14:paraId="17A417BE" w14:textId="77777777" w:rsidR="00EE610A" w:rsidRPr="000770CF" w:rsidRDefault="00EE610A" w:rsidP="00EE610A">
            <w:pPr>
              <w:rPr>
                <w:rFonts w:cstheme="minorHAnsi"/>
                <w:sz w:val="24"/>
                <w:szCs w:val="28"/>
              </w:rPr>
            </w:pPr>
            <w:r w:rsidRPr="000770CF">
              <w:rPr>
                <w:rFonts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0770CF" w:rsidRDefault="00EE610A" w:rsidP="003C5CF7">
      <w:pPr>
        <w:ind w:left="630" w:right="630"/>
        <w:rPr>
          <w:rFonts w:cstheme="minorHAnsi"/>
          <w:sz w:val="24"/>
          <w:szCs w:val="28"/>
        </w:rPr>
      </w:pPr>
      <w:r w:rsidRPr="000770CF">
        <w:rPr>
          <w:rFonts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0770CF"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0770CF" w:rsidRDefault="00EE610A" w:rsidP="00EE610A">
            <w:pPr>
              <w:rPr>
                <w:rFonts w:cstheme="minorHAnsi"/>
                <w:b/>
                <w:sz w:val="24"/>
                <w:szCs w:val="28"/>
              </w:rPr>
            </w:pPr>
            <w:r w:rsidRPr="000770CF">
              <w:rPr>
                <w:rFonts w:cstheme="minorHAnsi"/>
                <w:b/>
                <w:sz w:val="24"/>
                <w:szCs w:val="28"/>
              </w:rPr>
              <w:t>Employee Signature</w:t>
            </w:r>
          </w:p>
        </w:tc>
        <w:tc>
          <w:tcPr>
            <w:tcW w:w="3756" w:type="dxa"/>
            <w:tcBorders>
              <w:bottom w:val="single" w:sz="4" w:space="0" w:color="auto"/>
            </w:tcBorders>
            <w:vAlign w:val="bottom"/>
          </w:tcPr>
          <w:p w14:paraId="17A417C2" w14:textId="77777777" w:rsidR="00EE610A" w:rsidRPr="000770CF" w:rsidRDefault="00EE610A" w:rsidP="00EE610A">
            <w:pPr>
              <w:rPr>
                <w:rFonts w:cstheme="minorHAnsi"/>
                <w:sz w:val="24"/>
                <w:szCs w:val="28"/>
              </w:rPr>
            </w:pPr>
          </w:p>
        </w:tc>
        <w:tc>
          <w:tcPr>
            <w:tcW w:w="3192" w:type="dxa"/>
            <w:tcBorders>
              <w:bottom w:val="single" w:sz="4" w:space="0" w:color="auto"/>
            </w:tcBorders>
            <w:vAlign w:val="bottom"/>
          </w:tcPr>
          <w:p w14:paraId="17A417C3" w14:textId="77777777" w:rsidR="00EE610A" w:rsidRPr="000770CF" w:rsidRDefault="00EE610A" w:rsidP="00EE610A">
            <w:pPr>
              <w:rPr>
                <w:rFonts w:cstheme="minorHAnsi"/>
                <w:b/>
                <w:sz w:val="24"/>
                <w:szCs w:val="28"/>
              </w:rPr>
            </w:pPr>
            <w:r w:rsidRPr="000770CF">
              <w:rPr>
                <w:rFonts w:cstheme="minorHAnsi"/>
                <w:b/>
                <w:sz w:val="24"/>
                <w:szCs w:val="28"/>
              </w:rPr>
              <w:t>Date</w:t>
            </w:r>
          </w:p>
        </w:tc>
      </w:tr>
      <w:tr w:rsidR="00B32D98" w:rsidRPr="000770CF"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0770CF" w:rsidRDefault="00EE610A" w:rsidP="00EE610A">
            <w:pPr>
              <w:rPr>
                <w:rFonts w:cstheme="minorHAnsi"/>
                <w:b/>
                <w:sz w:val="24"/>
                <w:szCs w:val="28"/>
              </w:rPr>
            </w:pPr>
            <w:r w:rsidRPr="000770CF">
              <w:rPr>
                <w:rFonts w:cstheme="minorHAnsi"/>
                <w:b/>
                <w:sz w:val="24"/>
                <w:szCs w:val="28"/>
              </w:rPr>
              <w:t>Supervisor Signature</w:t>
            </w:r>
          </w:p>
        </w:tc>
        <w:tc>
          <w:tcPr>
            <w:tcW w:w="3756" w:type="dxa"/>
            <w:tcBorders>
              <w:top w:val="single" w:sz="4" w:space="0" w:color="auto"/>
              <w:bottom w:val="single" w:sz="4" w:space="0" w:color="auto"/>
            </w:tcBorders>
            <w:vAlign w:val="bottom"/>
          </w:tcPr>
          <w:p w14:paraId="17A417C6" w14:textId="77777777" w:rsidR="00EE610A" w:rsidRPr="000770CF" w:rsidRDefault="00EE610A" w:rsidP="00EE610A">
            <w:pPr>
              <w:rPr>
                <w:rFonts w:cstheme="minorHAnsi"/>
                <w:sz w:val="24"/>
                <w:szCs w:val="28"/>
              </w:rPr>
            </w:pPr>
          </w:p>
        </w:tc>
        <w:tc>
          <w:tcPr>
            <w:tcW w:w="3192" w:type="dxa"/>
            <w:tcBorders>
              <w:top w:val="single" w:sz="4" w:space="0" w:color="auto"/>
              <w:bottom w:val="single" w:sz="4" w:space="0" w:color="auto"/>
            </w:tcBorders>
            <w:vAlign w:val="bottom"/>
          </w:tcPr>
          <w:p w14:paraId="17A417C7" w14:textId="77777777" w:rsidR="00EE610A" w:rsidRPr="000770CF" w:rsidRDefault="00EE610A" w:rsidP="00EE610A">
            <w:pPr>
              <w:rPr>
                <w:rFonts w:cstheme="minorHAnsi"/>
                <w:b/>
                <w:sz w:val="24"/>
                <w:szCs w:val="28"/>
              </w:rPr>
            </w:pPr>
            <w:r w:rsidRPr="000770CF">
              <w:rPr>
                <w:rFonts w:cstheme="minorHAnsi"/>
                <w:b/>
                <w:sz w:val="24"/>
                <w:szCs w:val="28"/>
              </w:rPr>
              <w:t>Date</w:t>
            </w:r>
          </w:p>
        </w:tc>
      </w:tr>
    </w:tbl>
    <w:p w14:paraId="17A417C9" w14:textId="77777777" w:rsidR="00EE610A" w:rsidRPr="00F51F95" w:rsidRDefault="00EE610A" w:rsidP="00EE610A">
      <w:pPr>
        <w:spacing w:before="240"/>
        <w:rPr>
          <w:rFonts w:cstheme="minorHAnsi"/>
          <w:sz w:val="20"/>
          <w:szCs w:val="20"/>
        </w:rPr>
      </w:pPr>
    </w:p>
    <w:p w14:paraId="17A417CA" w14:textId="77777777" w:rsidR="00D4283B" w:rsidRPr="00AE6A44" w:rsidRDefault="00D4283B" w:rsidP="00AE6A44"/>
    <w:sectPr w:rsidR="00D4283B" w:rsidRPr="00AE6A44"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9A3CCB" w14:textId="77777777" w:rsidR="005B578C" w:rsidRDefault="005B578C" w:rsidP="0007684F">
      <w:pPr>
        <w:spacing w:after="0" w:line="240" w:lineRule="auto"/>
      </w:pPr>
      <w:r>
        <w:separator/>
      </w:r>
    </w:p>
  </w:endnote>
  <w:endnote w:type="continuationSeparator" w:id="0">
    <w:p w14:paraId="19866AE3" w14:textId="77777777" w:rsidR="005B578C" w:rsidRDefault="005B578C" w:rsidP="0007684F">
      <w:pPr>
        <w:spacing w:after="0" w:line="240" w:lineRule="auto"/>
      </w:pPr>
      <w:r>
        <w:continuationSeparator/>
      </w:r>
    </w:p>
  </w:endnote>
  <w:endnote w:type="continuationNotice" w:id="1">
    <w:p w14:paraId="4BA5101B" w14:textId="77777777" w:rsidR="005B578C" w:rsidRDefault="005B57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9D8A44" w14:textId="77777777" w:rsidR="005B578C" w:rsidRDefault="005B578C" w:rsidP="0007684F">
      <w:pPr>
        <w:spacing w:after="0" w:line="240" w:lineRule="auto"/>
      </w:pPr>
      <w:r>
        <w:separator/>
      </w:r>
    </w:p>
  </w:footnote>
  <w:footnote w:type="continuationSeparator" w:id="0">
    <w:p w14:paraId="3513B0DC" w14:textId="77777777" w:rsidR="005B578C" w:rsidRDefault="005B578C" w:rsidP="0007684F">
      <w:pPr>
        <w:spacing w:after="0" w:line="240" w:lineRule="auto"/>
      </w:pPr>
      <w:r>
        <w:continuationSeparator/>
      </w:r>
    </w:p>
  </w:footnote>
  <w:footnote w:type="continuationNotice" w:id="1">
    <w:p w14:paraId="4C5CD178" w14:textId="77777777" w:rsidR="005B578C" w:rsidRDefault="005B57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08C200"/>
    <w:multiLevelType w:val="hybridMultilevel"/>
    <w:tmpl w:val="51884CE6"/>
    <w:lvl w:ilvl="0" w:tplc="91B43814">
      <w:start w:val="1"/>
      <w:numFmt w:val="bullet"/>
      <w:lvlText w:val=""/>
      <w:lvlJc w:val="left"/>
      <w:pPr>
        <w:ind w:left="720" w:hanging="360"/>
      </w:pPr>
      <w:rPr>
        <w:rFonts w:ascii="Symbol" w:hAnsi="Symbol" w:hint="default"/>
      </w:rPr>
    </w:lvl>
    <w:lvl w:ilvl="1" w:tplc="D97CEE92">
      <w:start w:val="1"/>
      <w:numFmt w:val="bullet"/>
      <w:lvlText w:val="o"/>
      <w:lvlJc w:val="left"/>
      <w:pPr>
        <w:ind w:left="1440" w:hanging="360"/>
      </w:pPr>
      <w:rPr>
        <w:rFonts w:ascii="Courier New" w:hAnsi="Courier New" w:hint="default"/>
      </w:rPr>
    </w:lvl>
    <w:lvl w:ilvl="2" w:tplc="E1A033EE">
      <w:start w:val="1"/>
      <w:numFmt w:val="bullet"/>
      <w:lvlText w:val=""/>
      <w:lvlJc w:val="left"/>
      <w:pPr>
        <w:ind w:left="2160" w:hanging="360"/>
      </w:pPr>
      <w:rPr>
        <w:rFonts w:ascii="Wingdings" w:hAnsi="Wingdings" w:hint="default"/>
      </w:rPr>
    </w:lvl>
    <w:lvl w:ilvl="3" w:tplc="831EBDF6">
      <w:start w:val="1"/>
      <w:numFmt w:val="bullet"/>
      <w:lvlText w:val=""/>
      <w:lvlJc w:val="left"/>
      <w:pPr>
        <w:ind w:left="2880" w:hanging="360"/>
      </w:pPr>
      <w:rPr>
        <w:rFonts w:ascii="Symbol" w:hAnsi="Symbol" w:hint="default"/>
      </w:rPr>
    </w:lvl>
    <w:lvl w:ilvl="4" w:tplc="3FF031CA">
      <w:start w:val="1"/>
      <w:numFmt w:val="bullet"/>
      <w:lvlText w:val="o"/>
      <w:lvlJc w:val="left"/>
      <w:pPr>
        <w:ind w:left="3600" w:hanging="360"/>
      </w:pPr>
      <w:rPr>
        <w:rFonts w:ascii="Courier New" w:hAnsi="Courier New" w:hint="default"/>
      </w:rPr>
    </w:lvl>
    <w:lvl w:ilvl="5" w:tplc="86A01974">
      <w:start w:val="1"/>
      <w:numFmt w:val="bullet"/>
      <w:lvlText w:val=""/>
      <w:lvlJc w:val="left"/>
      <w:pPr>
        <w:ind w:left="4320" w:hanging="360"/>
      </w:pPr>
      <w:rPr>
        <w:rFonts w:ascii="Wingdings" w:hAnsi="Wingdings" w:hint="default"/>
      </w:rPr>
    </w:lvl>
    <w:lvl w:ilvl="6" w:tplc="D0D05E60">
      <w:start w:val="1"/>
      <w:numFmt w:val="bullet"/>
      <w:lvlText w:val=""/>
      <w:lvlJc w:val="left"/>
      <w:pPr>
        <w:ind w:left="5040" w:hanging="360"/>
      </w:pPr>
      <w:rPr>
        <w:rFonts w:ascii="Symbol" w:hAnsi="Symbol" w:hint="default"/>
      </w:rPr>
    </w:lvl>
    <w:lvl w:ilvl="7" w:tplc="1BDAD0CC">
      <w:start w:val="1"/>
      <w:numFmt w:val="bullet"/>
      <w:lvlText w:val="o"/>
      <w:lvlJc w:val="left"/>
      <w:pPr>
        <w:ind w:left="5760" w:hanging="360"/>
      </w:pPr>
      <w:rPr>
        <w:rFonts w:ascii="Courier New" w:hAnsi="Courier New" w:hint="default"/>
      </w:rPr>
    </w:lvl>
    <w:lvl w:ilvl="8" w:tplc="CB3A2D30">
      <w:start w:val="1"/>
      <w:numFmt w:val="bullet"/>
      <w:lvlText w:val=""/>
      <w:lvlJc w:val="left"/>
      <w:pPr>
        <w:ind w:left="6480" w:hanging="360"/>
      </w:pPr>
      <w:rPr>
        <w:rFonts w:ascii="Wingdings" w:hAnsi="Wingdings" w:hint="default"/>
      </w:r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66234A"/>
    <w:multiLevelType w:val="hybridMultilevel"/>
    <w:tmpl w:val="2154FCDE"/>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D26579"/>
    <w:multiLevelType w:val="multilevel"/>
    <w:tmpl w:val="306C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8"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0A2812"/>
    <w:multiLevelType w:val="hybridMultilevel"/>
    <w:tmpl w:val="EAE85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8121715">
    <w:abstractNumId w:val="15"/>
  </w:num>
  <w:num w:numId="2" w16cid:durableId="286205047">
    <w:abstractNumId w:val="22"/>
  </w:num>
  <w:num w:numId="3" w16cid:durableId="1954511968">
    <w:abstractNumId w:val="18"/>
  </w:num>
  <w:num w:numId="4" w16cid:durableId="558588477">
    <w:abstractNumId w:val="4"/>
  </w:num>
  <w:num w:numId="5" w16cid:durableId="1774321699">
    <w:abstractNumId w:val="19"/>
  </w:num>
  <w:num w:numId="6" w16cid:durableId="586812678">
    <w:abstractNumId w:val="28"/>
  </w:num>
  <w:num w:numId="7" w16cid:durableId="1532524266">
    <w:abstractNumId w:val="5"/>
  </w:num>
  <w:num w:numId="8" w16cid:durableId="1074087304">
    <w:abstractNumId w:val="10"/>
  </w:num>
  <w:num w:numId="9" w16cid:durableId="1465731083">
    <w:abstractNumId w:val="12"/>
  </w:num>
  <w:num w:numId="10" w16cid:durableId="919370237">
    <w:abstractNumId w:val="17"/>
  </w:num>
  <w:num w:numId="11" w16cid:durableId="368264960">
    <w:abstractNumId w:val="29"/>
  </w:num>
  <w:num w:numId="12" w16cid:durableId="972951437">
    <w:abstractNumId w:val="13"/>
  </w:num>
  <w:num w:numId="13" w16cid:durableId="2134976889">
    <w:abstractNumId w:val="1"/>
  </w:num>
  <w:num w:numId="14" w16cid:durableId="1693460336">
    <w:abstractNumId w:val="9"/>
  </w:num>
  <w:num w:numId="15" w16cid:durableId="1232042562">
    <w:abstractNumId w:val="11"/>
  </w:num>
  <w:num w:numId="16" w16cid:durableId="1522861081">
    <w:abstractNumId w:val="34"/>
  </w:num>
  <w:num w:numId="17" w16cid:durableId="307900076">
    <w:abstractNumId w:val="35"/>
  </w:num>
  <w:num w:numId="18" w16cid:durableId="18508616">
    <w:abstractNumId w:val="3"/>
  </w:num>
  <w:num w:numId="19" w16cid:durableId="787628093">
    <w:abstractNumId w:val="2"/>
  </w:num>
  <w:num w:numId="20" w16cid:durableId="1361204782">
    <w:abstractNumId w:val="14"/>
  </w:num>
  <w:num w:numId="21" w16cid:durableId="1445417570">
    <w:abstractNumId w:val="26"/>
  </w:num>
  <w:num w:numId="22" w16cid:durableId="1671253750">
    <w:abstractNumId w:val="27"/>
  </w:num>
  <w:num w:numId="23"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4" w16cid:durableId="1406493148">
    <w:abstractNumId w:val="33"/>
    <w:lvlOverride w:ilvl="0">
      <w:lvl w:ilvl="0">
        <w:numFmt w:val="bullet"/>
        <w:lvlText w:val=""/>
        <w:lvlJc w:val="left"/>
        <w:pPr>
          <w:tabs>
            <w:tab w:val="num" w:pos="720"/>
          </w:tabs>
          <w:ind w:left="720" w:hanging="360"/>
        </w:pPr>
        <w:rPr>
          <w:rFonts w:ascii="Symbol" w:hAnsi="Symbol" w:hint="default"/>
          <w:sz w:val="20"/>
        </w:rPr>
      </w:lvl>
    </w:lvlOverride>
  </w:num>
  <w:num w:numId="25"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6" w16cid:durableId="781723940">
    <w:abstractNumId w:val="31"/>
  </w:num>
  <w:num w:numId="27" w16cid:durableId="1023895922">
    <w:abstractNumId w:val="0"/>
  </w:num>
  <w:num w:numId="28" w16cid:durableId="2100788286">
    <w:abstractNumId w:val="23"/>
  </w:num>
  <w:num w:numId="29" w16cid:durableId="1557157996">
    <w:abstractNumId w:val="25"/>
  </w:num>
  <w:num w:numId="30" w16cid:durableId="114179929">
    <w:abstractNumId w:val="20"/>
  </w:num>
  <w:num w:numId="31" w16cid:durableId="2092266961">
    <w:abstractNumId w:val="16"/>
  </w:num>
  <w:num w:numId="32" w16cid:durableId="557712843">
    <w:abstractNumId w:val="30"/>
  </w:num>
  <w:num w:numId="33" w16cid:durableId="414670730">
    <w:abstractNumId w:val="24"/>
  </w:num>
  <w:num w:numId="34" w16cid:durableId="2039042491">
    <w:abstractNumId w:val="21"/>
  </w:num>
  <w:num w:numId="35" w16cid:durableId="482821780">
    <w:abstractNumId w:val="32"/>
  </w:num>
  <w:num w:numId="36" w16cid:durableId="109394200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35101"/>
    <w:rsid w:val="00053632"/>
    <w:rsid w:val="0007684F"/>
    <w:rsid w:val="000770CF"/>
    <w:rsid w:val="00094145"/>
    <w:rsid w:val="000C6322"/>
    <w:rsid w:val="00111EB2"/>
    <w:rsid w:val="00121FBC"/>
    <w:rsid w:val="00152A35"/>
    <w:rsid w:val="00157411"/>
    <w:rsid w:val="00166BA7"/>
    <w:rsid w:val="00171DB3"/>
    <w:rsid w:val="00187D04"/>
    <w:rsid w:val="001A78CA"/>
    <w:rsid w:val="001C16DF"/>
    <w:rsid w:val="001D5BB5"/>
    <w:rsid w:val="001F7D0C"/>
    <w:rsid w:val="002144BE"/>
    <w:rsid w:val="002176FC"/>
    <w:rsid w:val="002516C8"/>
    <w:rsid w:val="002670F8"/>
    <w:rsid w:val="00270B2C"/>
    <w:rsid w:val="00277DC0"/>
    <w:rsid w:val="002E2DA9"/>
    <w:rsid w:val="002E3D9D"/>
    <w:rsid w:val="002F1785"/>
    <w:rsid w:val="00327566"/>
    <w:rsid w:val="00345405"/>
    <w:rsid w:val="003536FA"/>
    <w:rsid w:val="00363D26"/>
    <w:rsid w:val="00391A11"/>
    <w:rsid w:val="003A328F"/>
    <w:rsid w:val="003B21E7"/>
    <w:rsid w:val="003C5CF7"/>
    <w:rsid w:val="003C6617"/>
    <w:rsid w:val="003D13FC"/>
    <w:rsid w:val="003F1F15"/>
    <w:rsid w:val="004176E6"/>
    <w:rsid w:val="00430F58"/>
    <w:rsid w:val="004424BE"/>
    <w:rsid w:val="004465A2"/>
    <w:rsid w:val="0044752D"/>
    <w:rsid w:val="0045330D"/>
    <w:rsid w:val="0049323B"/>
    <w:rsid w:val="004A2421"/>
    <w:rsid w:val="004B1BC1"/>
    <w:rsid w:val="004C223A"/>
    <w:rsid w:val="004F495D"/>
    <w:rsid w:val="00517198"/>
    <w:rsid w:val="00561D90"/>
    <w:rsid w:val="005725F2"/>
    <w:rsid w:val="00573F28"/>
    <w:rsid w:val="005806E8"/>
    <w:rsid w:val="005B578C"/>
    <w:rsid w:val="005C5C5C"/>
    <w:rsid w:val="005E0494"/>
    <w:rsid w:val="005E308A"/>
    <w:rsid w:val="00601965"/>
    <w:rsid w:val="0060235F"/>
    <w:rsid w:val="006046E6"/>
    <w:rsid w:val="00621E6C"/>
    <w:rsid w:val="00624D17"/>
    <w:rsid w:val="00640433"/>
    <w:rsid w:val="00652CA1"/>
    <w:rsid w:val="00681A8B"/>
    <w:rsid w:val="00696371"/>
    <w:rsid w:val="006A711D"/>
    <w:rsid w:val="006B0BB4"/>
    <w:rsid w:val="006B3651"/>
    <w:rsid w:val="006D3472"/>
    <w:rsid w:val="006F1A8B"/>
    <w:rsid w:val="00701E60"/>
    <w:rsid w:val="00702109"/>
    <w:rsid w:val="00703D5C"/>
    <w:rsid w:val="007152C7"/>
    <w:rsid w:val="007213BE"/>
    <w:rsid w:val="007223A7"/>
    <w:rsid w:val="00736D6C"/>
    <w:rsid w:val="00776635"/>
    <w:rsid w:val="00777BC9"/>
    <w:rsid w:val="00784D35"/>
    <w:rsid w:val="0079053D"/>
    <w:rsid w:val="007953EE"/>
    <w:rsid w:val="007A5C07"/>
    <w:rsid w:val="007A6333"/>
    <w:rsid w:val="007C6CAC"/>
    <w:rsid w:val="007D63A3"/>
    <w:rsid w:val="007E0F65"/>
    <w:rsid w:val="00814A00"/>
    <w:rsid w:val="00827221"/>
    <w:rsid w:val="00844818"/>
    <w:rsid w:val="008806E3"/>
    <w:rsid w:val="00882744"/>
    <w:rsid w:val="008860EC"/>
    <w:rsid w:val="00890334"/>
    <w:rsid w:val="008A3F6F"/>
    <w:rsid w:val="008D085A"/>
    <w:rsid w:val="008D4238"/>
    <w:rsid w:val="008D7E78"/>
    <w:rsid w:val="008E2F0D"/>
    <w:rsid w:val="008E3C70"/>
    <w:rsid w:val="00932948"/>
    <w:rsid w:val="00940379"/>
    <w:rsid w:val="0094111B"/>
    <w:rsid w:val="00962A97"/>
    <w:rsid w:val="00965B3E"/>
    <w:rsid w:val="00971FB6"/>
    <w:rsid w:val="00975AE2"/>
    <w:rsid w:val="009762EF"/>
    <w:rsid w:val="00991D6F"/>
    <w:rsid w:val="00995263"/>
    <w:rsid w:val="009953CA"/>
    <w:rsid w:val="009A0341"/>
    <w:rsid w:val="009C2417"/>
    <w:rsid w:val="009D4D64"/>
    <w:rsid w:val="009F2A82"/>
    <w:rsid w:val="00A01A5B"/>
    <w:rsid w:val="00A34DB6"/>
    <w:rsid w:val="00AA35CB"/>
    <w:rsid w:val="00AA4E6F"/>
    <w:rsid w:val="00AC4605"/>
    <w:rsid w:val="00AD0E54"/>
    <w:rsid w:val="00AD498D"/>
    <w:rsid w:val="00AE30ED"/>
    <w:rsid w:val="00AE35BC"/>
    <w:rsid w:val="00AE6A44"/>
    <w:rsid w:val="00AF697E"/>
    <w:rsid w:val="00B11402"/>
    <w:rsid w:val="00B23E7E"/>
    <w:rsid w:val="00B270B1"/>
    <w:rsid w:val="00B32D98"/>
    <w:rsid w:val="00B41285"/>
    <w:rsid w:val="00B52D3E"/>
    <w:rsid w:val="00B5360E"/>
    <w:rsid w:val="00B541B0"/>
    <w:rsid w:val="00B60C5B"/>
    <w:rsid w:val="00B825A1"/>
    <w:rsid w:val="00B90597"/>
    <w:rsid w:val="00BC5335"/>
    <w:rsid w:val="00C016E5"/>
    <w:rsid w:val="00C1072F"/>
    <w:rsid w:val="00C16FAD"/>
    <w:rsid w:val="00C21CE2"/>
    <w:rsid w:val="00C373C3"/>
    <w:rsid w:val="00C44DA4"/>
    <w:rsid w:val="00C9332F"/>
    <w:rsid w:val="00C9683F"/>
    <w:rsid w:val="00CA717E"/>
    <w:rsid w:val="00CB606B"/>
    <w:rsid w:val="00CC4345"/>
    <w:rsid w:val="00CE5BE7"/>
    <w:rsid w:val="00D4283B"/>
    <w:rsid w:val="00D57701"/>
    <w:rsid w:val="00D636A0"/>
    <w:rsid w:val="00D77C0B"/>
    <w:rsid w:val="00D91A21"/>
    <w:rsid w:val="00DC6DF8"/>
    <w:rsid w:val="00DD3427"/>
    <w:rsid w:val="00DE34E7"/>
    <w:rsid w:val="00DF47BE"/>
    <w:rsid w:val="00DF7098"/>
    <w:rsid w:val="00E22904"/>
    <w:rsid w:val="00E250B0"/>
    <w:rsid w:val="00E30666"/>
    <w:rsid w:val="00E30F12"/>
    <w:rsid w:val="00EA28ED"/>
    <w:rsid w:val="00EA4E88"/>
    <w:rsid w:val="00EB5085"/>
    <w:rsid w:val="00EC1054"/>
    <w:rsid w:val="00ED2EAB"/>
    <w:rsid w:val="00EE610A"/>
    <w:rsid w:val="00F040DA"/>
    <w:rsid w:val="00F13DFB"/>
    <w:rsid w:val="00F21703"/>
    <w:rsid w:val="00F31197"/>
    <w:rsid w:val="00F41755"/>
    <w:rsid w:val="00F51F95"/>
    <w:rsid w:val="00F55648"/>
    <w:rsid w:val="00F61B49"/>
    <w:rsid w:val="00F64BDB"/>
    <w:rsid w:val="00F9158C"/>
    <w:rsid w:val="00FA449F"/>
    <w:rsid w:val="00FA716B"/>
    <w:rsid w:val="00FE2BC3"/>
    <w:rsid w:val="01E30CC6"/>
    <w:rsid w:val="05DF59FC"/>
    <w:rsid w:val="079C13E7"/>
    <w:rsid w:val="09ACCC24"/>
    <w:rsid w:val="0A0B7877"/>
    <w:rsid w:val="0B6EE204"/>
    <w:rsid w:val="0B7B32C8"/>
    <w:rsid w:val="0D4C9B2B"/>
    <w:rsid w:val="0DC3B5CA"/>
    <w:rsid w:val="10444B22"/>
    <w:rsid w:val="12EADF18"/>
    <w:rsid w:val="17E398EE"/>
    <w:rsid w:val="1BE161CF"/>
    <w:rsid w:val="2174F873"/>
    <w:rsid w:val="276F7090"/>
    <w:rsid w:val="2AD3D6F1"/>
    <w:rsid w:val="2D6430A8"/>
    <w:rsid w:val="3069CA11"/>
    <w:rsid w:val="3566B94B"/>
    <w:rsid w:val="35FAA617"/>
    <w:rsid w:val="42EB7E46"/>
    <w:rsid w:val="452F27FF"/>
    <w:rsid w:val="4C7A393F"/>
    <w:rsid w:val="4D725747"/>
    <w:rsid w:val="4EDC04C5"/>
    <w:rsid w:val="59E905B1"/>
    <w:rsid w:val="5D0BA2D7"/>
    <w:rsid w:val="6237E380"/>
    <w:rsid w:val="6245C02E"/>
    <w:rsid w:val="63FDF02C"/>
    <w:rsid w:val="66995CC0"/>
    <w:rsid w:val="69D0FD82"/>
    <w:rsid w:val="6A80F876"/>
    <w:rsid w:val="6A9704ED"/>
    <w:rsid w:val="72DF0EEB"/>
    <w:rsid w:val="793F13DE"/>
    <w:rsid w:val="7A491289"/>
    <w:rsid w:val="7A75DAE0"/>
    <w:rsid w:val="7AC39F5C"/>
    <w:rsid w:val="7BBF5BE7"/>
    <w:rsid w:val="7D5B3B9B"/>
    <w:rsid w:val="7EDEC430"/>
    <w:rsid w:val="7EE4E29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383CFD7A-1BAA-4995-A7F8-C7479D24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AD0E54"/>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248924821">
      <w:bodyDiv w:val="1"/>
      <w:marLeft w:val="0"/>
      <w:marRight w:val="0"/>
      <w:marTop w:val="0"/>
      <w:marBottom w:val="0"/>
      <w:divBdr>
        <w:top w:val="none" w:sz="0" w:space="0" w:color="auto"/>
        <w:left w:val="none" w:sz="0" w:space="0" w:color="auto"/>
        <w:bottom w:val="none" w:sz="0" w:space="0" w:color="auto"/>
        <w:right w:val="none" w:sz="0" w:space="0" w:color="auto"/>
      </w:divBdr>
      <w:divsChild>
        <w:div w:id="86582839">
          <w:marLeft w:val="0"/>
          <w:marRight w:val="0"/>
          <w:marTop w:val="0"/>
          <w:marBottom w:val="0"/>
          <w:divBdr>
            <w:top w:val="none" w:sz="0" w:space="0" w:color="auto"/>
            <w:left w:val="none" w:sz="0" w:space="0" w:color="auto"/>
            <w:bottom w:val="none" w:sz="0" w:space="0" w:color="auto"/>
            <w:right w:val="none" w:sz="0" w:space="0" w:color="auto"/>
          </w:divBdr>
        </w:div>
        <w:div w:id="123429582">
          <w:marLeft w:val="0"/>
          <w:marRight w:val="0"/>
          <w:marTop w:val="0"/>
          <w:marBottom w:val="0"/>
          <w:divBdr>
            <w:top w:val="none" w:sz="0" w:space="0" w:color="auto"/>
            <w:left w:val="none" w:sz="0" w:space="0" w:color="auto"/>
            <w:bottom w:val="none" w:sz="0" w:space="0" w:color="auto"/>
            <w:right w:val="none" w:sz="0" w:space="0" w:color="auto"/>
          </w:divBdr>
        </w:div>
        <w:div w:id="234055153">
          <w:marLeft w:val="0"/>
          <w:marRight w:val="0"/>
          <w:marTop w:val="0"/>
          <w:marBottom w:val="0"/>
          <w:divBdr>
            <w:top w:val="none" w:sz="0" w:space="0" w:color="auto"/>
            <w:left w:val="none" w:sz="0" w:space="0" w:color="auto"/>
            <w:bottom w:val="none" w:sz="0" w:space="0" w:color="auto"/>
            <w:right w:val="none" w:sz="0" w:space="0" w:color="auto"/>
          </w:divBdr>
        </w:div>
        <w:div w:id="280303276">
          <w:marLeft w:val="0"/>
          <w:marRight w:val="0"/>
          <w:marTop w:val="0"/>
          <w:marBottom w:val="0"/>
          <w:divBdr>
            <w:top w:val="none" w:sz="0" w:space="0" w:color="auto"/>
            <w:left w:val="none" w:sz="0" w:space="0" w:color="auto"/>
            <w:bottom w:val="none" w:sz="0" w:space="0" w:color="auto"/>
            <w:right w:val="none" w:sz="0" w:space="0" w:color="auto"/>
          </w:divBdr>
        </w:div>
        <w:div w:id="580143588">
          <w:marLeft w:val="0"/>
          <w:marRight w:val="0"/>
          <w:marTop w:val="0"/>
          <w:marBottom w:val="0"/>
          <w:divBdr>
            <w:top w:val="none" w:sz="0" w:space="0" w:color="auto"/>
            <w:left w:val="none" w:sz="0" w:space="0" w:color="auto"/>
            <w:bottom w:val="none" w:sz="0" w:space="0" w:color="auto"/>
            <w:right w:val="none" w:sz="0" w:space="0" w:color="auto"/>
          </w:divBdr>
        </w:div>
        <w:div w:id="797836980">
          <w:marLeft w:val="0"/>
          <w:marRight w:val="0"/>
          <w:marTop w:val="0"/>
          <w:marBottom w:val="0"/>
          <w:divBdr>
            <w:top w:val="none" w:sz="0" w:space="0" w:color="auto"/>
            <w:left w:val="none" w:sz="0" w:space="0" w:color="auto"/>
            <w:bottom w:val="none" w:sz="0" w:space="0" w:color="auto"/>
            <w:right w:val="none" w:sz="0" w:space="0" w:color="auto"/>
          </w:divBdr>
        </w:div>
        <w:div w:id="835069631">
          <w:marLeft w:val="0"/>
          <w:marRight w:val="0"/>
          <w:marTop w:val="0"/>
          <w:marBottom w:val="0"/>
          <w:divBdr>
            <w:top w:val="none" w:sz="0" w:space="0" w:color="auto"/>
            <w:left w:val="none" w:sz="0" w:space="0" w:color="auto"/>
            <w:bottom w:val="none" w:sz="0" w:space="0" w:color="auto"/>
            <w:right w:val="none" w:sz="0" w:space="0" w:color="auto"/>
          </w:divBdr>
        </w:div>
        <w:div w:id="882330681">
          <w:marLeft w:val="0"/>
          <w:marRight w:val="0"/>
          <w:marTop w:val="0"/>
          <w:marBottom w:val="0"/>
          <w:divBdr>
            <w:top w:val="none" w:sz="0" w:space="0" w:color="auto"/>
            <w:left w:val="none" w:sz="0" w:space="0" w:color="auto"/>
            <w:bottom w:val="none" w:sz="0" w:space="0" w:color="auto"/>
            <w:right w:val="none" w:sz="0" w:space="0" w:color="auto"/>
          </w:divBdr>
        </w:div>
        <w:div w:id="903953902">
          <w:marLeft w:val="0"/>
          <w:marRight w:val="0"/>
          <w:marTop w:val="0"/>
          <w:marBottom w:val="0"/>
          <w:divBdr>
            <w:top w:val="none" w:sz="0" w:space="0" w:color="auto"/>
            <w:left w:val="none" w:sz="0" w:space="0" w:color="auto"/>
            <w:bottom w:val="none" w:sz="0" w:space="0" w:color="auto"/>
            <w:right w:val="none" w:sz="0" w:space="0" w:color="auto"/>
          </w:divBdr>
        </w:div>
        <w:div w:id="1295065136">
          <w:marLeft w:val="0"/>
          <w:marRight w:val="0"/>
          <w:marTop w:val="0"/>
          <w:marBottom w:val="0"/>
          <w:divBdr>
            <w:top w:val="none" w:sz="0" w:space="0" w:color="auto"/>
            <w:left w:val="none" w:sz="0" w:space="0" w:color="auto"/>
            <w:bottom w:val="none" w:sz="0" w:space="0" w:color="auto"/>
            <w:right w:val="none" w:sz="0" w:space="0" w:color="auto"/>
          </w:divBdr>
        </w:div>
        <w:div w:id="1490824111">
          <w:marLeft w:val="0"/>
          <w:marRight w:val="0"/>
          <w:marTop w:val="0"/>
          <w:marBottom w:val="0"/>
          <w:divBdr>
            <w:top w:val="none" w:sz="0" w:space="0" w:color="auto"/>
            <w:left w:val="none" w:sz="0" w:space="0" w:color="auto"/>
            <w:bottom w:val="none" w:sz="0" w:space="0" w:color="auto"/>
            <w:right w:val="none" w:sz="0" w:space="0" w:color="auto"/>
          </w:divBdr>
        </w:div>
        <w:div w:id="1572345862">
          <w:marLeft w:val="0"/>
          <w:marRight w:val="0"/>
          <w:marTop w:val="0"/>
          <w:marBottom w:val="0"/>
          <w:divBdr>
            <w:top w:val="none" w:sz="0" w:space="0" w:color="auto"/>
            <w:left w:val="none" w:sz="0" w:space="0" w:color="auto"/>
            <w:bottom w:val="none" w:sz="0" w:space="0" w:color="auto"/>
            <w:right w:val="none" w:sz="0" w:space="0" w:color="auto"/>
          </w:divBdr>
        </w:div>
        <w:div w:id="1599487357">
          <w:marLeft w:val="0"/>
          <w:marRight w:val="0"/>
          <w:marTop w:val="0"/>
          <w:marBottom w:val="0"/>
          <w:divBdr>
            <w:top w:val="none" w:sz="0" w:space="0" w:color="auto"/>
            <w:left w:val="none" w:sz="0" w:space="0" w:color="auto"/>
            <w:bottom w:val="none" w:sz="0" w:space="0" w:color="auto"/>
            <w:right w:val="none" w:sz="0" w:space="0" w:color="auto"/>
          </w:divBdr>
        </w:div>
        <w:div w:id="1724597816">
          <w:marLeft w:val="0"/>
          <w:marRight w:val="0"/>
          <w:marTop w:val="0"/>
          <w:marBottom w:val="0"/>
          <w:divBdr>
            <w:top w:val="none" w:sz="0" w:space="0" w:color="auto"/>
            <w:left w:val="none" w:sz="0" w:space="0" w:color="auto"/>
            <w:bottom w:val="none" w:sz="0" w:space="0" w:color="auto"/>
            <w:right w:val="none" w:sz="0" w:space="0" w:color="auto"/>
          </w:divBdr>
        </w:div>
        <w:div w:id="1969778333">
          <w:marLeft w:val="0"/>
          <w:marRight w:val="0"/>
          <w:marTop w:val="0"/>
          <w:marBottom w:val="0"/>
          <w:divBdr>
            <w:top w:val="none" w:sz="0" w:space="0" w:color="auto"/>
            <w:left w:val="none" w:sz="0" w:space="0" w:color="auto"/>
            <w:bottom w:val="none" w:sz="0" w:space="0" w:color="auto"/>
            <w:right w:val="none" w:sz="0" w:space="0" w:color="auto"/>
          </w:divBdr>
        </w:div>
        <w:div w:id="2068987637">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874922160">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 w:id="204899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25388"/>
    <w:rsid w:val="00120948"/>
    <w:rsid w:val="002061E2"/>
    <w:rsid w:val="00270B2C"/>
    <w:rsid w:val="002F5173"/>
    <w:rsid w:val="00443E59"/>
    <w:rsid w:val="00495715"/>
    <w:rsid w:val="005E5D86"/>
    <w:rsid w:val="006C1745"/>
    <w:rsid w:val="00755809"/>
    <w:rsid w:val="007B186A"/>
    <w:rsid w:val="008F42CC"/>
    <w:rsid w:val="00910700"/>
    <w:rsid w:val="00A25CFE"/>
    <w:rsid w:val="00A94568"/>
    <w:rsid w:val="00AA1539"/>
    <w:rsid w:val="00B3060D"/>
    <w:rsid w:val="00B607DC"/>
    <w:rsid w:val="00B66D43"/>
    <w:rsid w:val="00C016E5"/>
    <w:rsid w:val="00DA45A9"/>
    <w:rsid w:val="00F27E94"/>
    <w:rsid w:val="00F633E3"/>
    <w:rsid w:val="00FE7B6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22F3512-773A-452F-8C9C-EEE7CCA0F8DC}"/>
</file>

<file path=docProps/app.xml><?xml version="1.0" encoding="utf-8"?>
<Properties xmlns="http://schemas.openxmlformats.org/officeDocument/2006/extended-properties" xmlns:vt="http://schemas.openxmlformats.org/officeDocument/2006/docPropsVTypes">
  <Template>Normal</Template>
  <TotalTime>1</TotalTime>
  <Pages>6</Pages>
  <Words>1573</Words>
  <Characters>8652</Characters>
  <Application>Microsoft Office Word</Application>
  <DocSecurity>0</DocSecurity>
  <Lines>72</Lines>
  <Paragraphs>20</Paragraphs>
  <ScaleCrop>false</ScaleCrop>
  <Company>Partners of the Americas</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Paola Sarmiento</cp:lastModifiedBy>
  <cp:revision>33</cp:revision>
  <cp:lastPrinted>2012-07-31T21:41:00Z</cp:lastPrinted>
  <dcterms:created xsi:type="dcterms:W3CDTF">2023-11-07T17:13:00Z</dcterms:created>
  <dcterms:modified xsi:type="dcterms:W3CDTF">2024-06-14T16:55:00Z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